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A2C5" w14:textId="77777777" w:rsidR="0056146D" w:rsidRDefault="00000000">
      <w:pPr>
        <w:pStyle w:val="Title"/>
        <w:ind w:left="2" w:hanging="4"/>
        <w:rPr>
          <w:b w:val="0"/>
          <w:bCs w:val="0"/>
          <w:u w:val="none"/>
        </w:rPr>
      </w:pPr>
      <w:bookmarkStart w:id="0" w:name="_heading=h.6nzpo7ao7p2q" w:colFirst="0" w:colLast="0"/>
      <w:bookmarkEnd w:id="0"/>
      <w:r>
        <w:rPr>
          <w:b w:val="0"/>
          <w:bCs w:val="0"/>
          <w:u w:val="none"/>
        </w:rPr>
        <w:t xml:space="preserve">Colorado State Board of Human Services </w:t>
      </w:r>
    </w:p>
    <w:p w14:paraId="0B9F14D8" w14:textId="77777777" w:rsidR="0056146D" w:rsidRDefault="0056146D">
      <w:pPr>
        <w:pStyle w:val="Title"/>
        <w:ind w:left="2" w:hanging="4"/>
        <w:rPr>
          <w:b w:val="0"/>
          <w:bCs w:val="0"/>
          <w:u w:val="none"/>
        </w:rPr>
      </w:pPr>
      <w:bookmarkStart w:id="1" w:name="_heading=h.m4f5x99tctqn" w:colFirst="0" w:colLast="0"/>
      <w:bookmarkEnd w:id="1"/>
    </w:p>
    <w:p w14:paraId="70EF5B90" w14:textId="77777777" w:rsidR="0056146D" w:rsidRDefault="00000000" w:rsidP="003D255D">
      <w:pPr>
        <w:pStyle w:val="Heading1"/>
        <w:rPr>
          <w:rFonts w:ascii="Arial" w:hAnsi="Arial" w:cs="Arial"/>
          <w:sz w:val="36"/>
          <w:szCs w:val="36"/>
        </w:rPr>
      </w:pPr>
      <w:bookmarkStart w:id="2" w:name="_heading=h.xwclnjczts54" w:colFirst="0" w:colLast="0"/>
      <w:bookmarkEnd w:id="2"/>
      <w:r w:rsidRPr="003D255D">
        <w:rPr>
          <w:rFonts w:ascii="Arial" w:hAnsi="Arial" w:cs="Arial"/>
          <w:sz w:val="36"/>
          <w:szCs w:val="36"/>
        </w:rPr>
        <w:t>RULEMAKING PACKET</w:t>
      </w:r>
    </w:p>
    <w:p w14:paraId="6244BA69" w14:textId="77777777" w:rsidR="003D255D" w:rsidRPr="003D255D" w:rsidRDefault="003D255D" w:rsidP="003D255D"/>
    <w:p w14:paraId="5C61B7C1" w14:textId="77777777" w:rsidR="0056146D" w:rsidRPr="003D255D" w:rsidRDefault="00000000" w:rsidP="003D255D">
      <w:pPr>
        <w:pStyle w:val="Heading2"/>
      </w:pPr>
      <w:bookmarkStart w:id="3" w:name="_heading=h.t8flpgdtv47e" w:colFirst="0" w:colLast="0"/>
      <w:bookmarkEnd w:id="3"/>
      <w:r w:rsidRPr="003D255D">
        <w:t>1: Summary of Proposed Rule Change</w:t>
      </w:r>
    </w:p>
    <w:p w14:paraId="2BD35868" w14:textId="77777777" w:rsidR="0056146D"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6196FF1B" w14:textId="77777777" w:rsidR="009D5B98" w:rsidRDefault="009D5B98" w:rsidP="009D5B98">
      <w:pPr>
        <w:spacing w:before="240" w:after="240"/>
        <w:ind w:hanging="2"/>
        <w:rPr>
          <w:rFonts w:ascii="Trebuchet MS" w:eastAsia="Trebuchet MS" w:hAnsi="Trebuchet MS" w:cs="Trebuchet MS"/>
        </w:rPr>
      </w:pPr>
      <w:r>
        <w:rPr>
          <w:rFonts w:ascii="Trebuchet MS" w:eastAsia="Trebuchet MS" w:hAnsi="Trebuchet MS" w:cs="Trebuchet MS"/>
        </w:rPr>
        <w:t>A 2025 Colorado Supreme Court (2025CO28, People in the Int. of B.C.B.) found that the definition of “affected by” in Volume 7 (“Social Services Rules”) is inconsistent with the plain meaning of the current statute CRS 19-1-103(1)(a)(IV). This rule change is necessary to align the definition used in Volume 7 with the Court’s legal interpretation of current statute.</w:t>
      </w:r>
    </w:p>
    <w:p w14:paraId="3D762FD5" w14:textId="4AA2C61C" w:rsidR="0056146D" w:rsidRDefault="009D5B98" w:rsidP="009D5B98">
      <w:pPr>
        <w:spacing w:before="240" w:after="240"/>
        <w:ind w:hanging="2"/>
      </w:pPr>
      <w:r>
        <w:t xml:space="preserve"> </w:t>
      </w:r>
    </w:p>
    <w:p w14:paraId="7A15D465" w14:textId="77777777" w:rsidR="0056146D" w:rsidRDefault="00000000" w:rsidP="003D255D">
      <w:pPr>
        <w:pStyle w:val="Heading2"/>
        <w:rPr>
          <w:b/>
          <w:bCs/>
        </w:rPr>
      </w:pPr>
      <w:r>
        <w:t xml:space="preserve">2: Procedural Analysis: </w:t>
      </w:r>
    </w:p>
    <w:p w14:paraId="3282149D" w14:textId="77777777" w:rsidR="0056146D"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color w:val="3D3D3D"/>
          <w:sz w:val="22"/>
          <w:szCs w:val="22"/>
          <w:shd w:val="clear" w:color="auto" w:fill="E6E6E6"/>
        </w:rPr>
        <w:t xml:space="preserve">State Board of Human </w:t>
      </w:r>
      <w:proofErr w:type="gramStart"/>
      <w:r>
        <w:rPr>
          <w:rFonts w:ascii="Trebuchet MS" w:eastAsia="Trebuchet MS" w:hAnsi="Trebuchet MS" w:cs="Trebuchet MS"/>
          <w:color w:val="3D3D3D"/>
          <w:sz w:val="22"/>
          <w:szCs w:val="22"/>
          <w:shd w:val="clear" w:color="auto" w:fill="E6E6E6"/>
        </w:rPr>
        <w:t>Services</w:t>
      </w:r>
      <w:r>
        <w:rPr>
          <w:rFonts w:ascii="Trebuchet MS" w:eastAsia="Trebuchet MS" w:hAnsi="Trebuchet MS" w:cs="Trebuchet MS"/>
          <w:sz w:val="22"/>
          <w:szCs w:val="22"/>
        </w:rPr>
        <w:t xml:space="preserve">  [</w:t>
      </w:r>
      <w:proofErr w:type="gramEnd"/>
      <w:r>
        <w:rPr>
          <w:rFonts w:ascii="Trebuchet MS" w:eastAsia="Trebuchet MS" w:hAnsi="Trebuchet MS" w:cs="Trebuchet MS"/>
          <w:sz w:val="22"/>
          <w:szCs w:val="22"/>
        </w:rPr>
        <w:t>NOTE: This selection indicates the entity adopting the rule.]</w:t>
      </w:r>
    </w:p>
    <w:p w14:paraId="435D907E" w14:textId="77777777" w:rsidR="0056146D" w:rsidRDefault="0056146D">
      <w:pPr>
        <w:ind w:hanging="2"/>
        <w:rPr>
          <w:rFonts w:ascii="Trebuchet MS" w:eastAsia="Trebuchet MS" w:hAnsi="Trebuchet MS" w:cs="Trebuchet MS"/>
          <w:sz w:val="22"/>
          <w:szCs w:val="22"/>
        </w:rPr>
      </w:pPr>
    </w:p>
    <w:p w14:paraId="777D1A38" w14:textId="77777777" w:rsidR="0056146D"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color w:val="000000"/>
          <w:sz w:val="22"/>
          <w:szCs w:val="22"/>
          <w:shd w:val="clear" w:color="auto" w:fill="E8EAED"/>
        </w:rPr>
        <w:t xml:space="preserve">Regular </w:t>
      </w:r>
      <w:proofErr w:type="gramStart"/>
      <w:r>
        <w:rPr>
          <w:rFonts w:ascii="Trebuchet MS" w:eastAsia="Trebuchet MS" w:hAnsi="Trebuchet MS" w:cs="Trebuchet MS"/>
          <w:color w:val="000000"/>
          <w:sz w:val="22"/>
          <w:szCs w:val="22"/>
          <w:shd w:val="clear" w:color="auto" w:fill="E8EAED"/>
        </w:rPr>
        <w:t>Rule</w:t>
      </w:r>
      <w:r>
        <w:rPr>
          <w:rFonts w:ascii="Trebuchet MS" w:eastAsia="Trebuchet MS" w:hAnsi="Trebuchet MS" w:cs="Trebuchet MS"/>
          <w:sz w:val="22"/>
          <w:szCs w:val="22"/>
        </w:rPr>
        <w:t>[</w:t>
      </w:r>
      <w:proofErr w:type="gramEnd"/>
      <w:r>
        <w:rPr>
          <w:rFonts w:ascii="Trebuchet MS" w:eastAsia="Trebuchet MS" w:hAnsi="Trebuchet MS" w:cs="Trebuchet MS"/>
          <w:sz w:val="22"/>
          <w:szCs w:val="22"/>
        </w:rPr>
        <w:t>NOTE: This selection indicates the type of rule to be adopted. If Emergency, please include justification below in (b)(ii)]</w:t>
      </w:r>
    </w:p>
    <w:p w14:paraId="1563DE7E" w14:textId="77777777" w:rsidR="0056146D" w:rsidRDefault="0056146D">
      <w:pPr>
        <w:ind w:hanging="2"/>
        <w:rPr>
          <w:rFonts w:ascii="Trebuchet MS" w:eastAsia="Trebuchet MS" w:hAnsi="Trebuchet MS" w:cs="Trebuchet MS"/>
          <w:sz w:val="22"/>
          <w:szCs w:val="22"/>
        </w:rPr>
      </w:pPr>
    </w:p>
    <w:p w14:paraId="335B3CE6" w14:textId="77777777" w:rsidR="0056146D"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color w:val="000000"/>
          <w:sz w:val="22"/>
          <w:szCs w:val="22"/>
          <w:shd w:val="clear" w:color="auto" w:fill="E8EAED"/>
        </w:rPr>
        <w:t>Not An Emergency Rule</w:t>
      </w:r>
      <w:r>
        <w:rPr>
          <w:rFonts w:ascii="Trebuchet MS" w:eastAsia="Trebuchet MS" w:hAnsi="Trebuchet MS" w:cs="Trebuchet MS"/>
          <w:sz w:val="22"/>
          <w:szCs w:val="22"/>
        </w:rPr>
        <w:t xml:space="preserve"> [NOTE: Pick one only if Emergency.]</w:t>
      </w:r>
    </w:p>
    <w:p w14:paraId="4E3C1513" w14:textId="7035CD4F" w:rsidR="0056146D"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proofErr w:type="gramStart"/>
      <w:r>
        <w:rPr>
          <w:rFonts w:ascii="Trebuchet MS" w:eastAsia="Trebuchet MS" w:hAnsi="Trebuchet MS" w:cs="Trebuchet MS"/>
          <w:sz w:val="22"/>
          <w:szCs w:val="22"/>
        </w:rPr>
        <w:t>:</w:t>
      </w:r>
      <w:r w:rsidR="009D5B98">
        <w:rPr>
          <w:rFonts w:ascii="Trebuchet MS" w:eastAsia="Trebuchet MS" w:hAnsi="Trebuchet MS" w:cs="Trebuchet MS"/>
          <w:sz w:val="22"/>
          <w:szCs w:val="22"/>
        </w:rPr>
        <w:t xml:space="preserve">  N</w:t>
      </w:r>
      <w:proofErr w:type="gramEnd"/>
      <w:r w:rsidR="009D5B98">
        <w:rPr>
          <w:rFonts w:ascii="Trebuchet MS" w:eastAsia="Trebuchet MS" w:hAnsi="Trebuchet MS" w:cs="Trebuchet MS"/>
          <w:sz w:val="22"/>
          <w:szCs w:val="22"/>
        </w:rPr>
        <w:t>/A</w:t>
      </w:r>
    </w:p>
    <w:p w14:paraId="404D33F7" w14:textId="77777777" w:rsidR="009D5B98" w:rsidRDefault="009D5B98">
      <w:pPr>
        <w:ind w:left="720"/>
        <w:rPr>
          <w:rFonts w:ascii="Trebuchet MS" w:eastAsia="Trebuchet MS" w:hAnsi="Trebuchet MS" w:cs="Trebuchet MS"/>
          <w:sz w:val="22"/>
          <w:szCs w:val="22"/>
        </w:rPr>
      </w:pPr>
    </w:p>
    <w:p w14:paraId="26A44EF1" w14:textId="3A149536" w:rsidR="0056146D" w:rsidRPr="009D5B98" w:rsidRDefault="00000000" w:rsidP="009D5B98">
      <w:pPr>
        <w:numPr>
          <w:ilvl w:val="0"/>
          <w:numId w:val="1"/>
        </w:numPr>
        <w:ind w:left="0" w:hanging="2"/>
        <w:rPr>
          <w:rFonts w:ascii="Trebuchet MS" w:eastAsia="Trebuchet MS" w:hAnsi="Trebuchet MS" w:cs="Trebuchet MS"/>
          <w:sz w:val="22"/>
          <w:szCs w:val="22"/>
        </w:rPr>
      </w:pPr>
      <w:r w:rsidRPr="009D5B98">
        <w:rPr>
          <w:rFonts w:ascii="Trebuchet MS" w:eastAsia="Trebuchet MS" w:hAnsi="Trebuchet MS" w:cs="Trebuchet MS"/>
          <w:sz w:val="22"/>
          <w:szCs w:val="22"/>
        </w:rPr>
        <w:t>This package contains the following types of rules: [NOTE: Check all that apply.]</w:t>
      </w:r>
    </w:p>
    <w:p w14:paraId="087528AE" w14:textId="77777777" w:rsidR="0056146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w:t>
      </w:r>
      <w:r>
        <w:rPr>
          <w:rFonts w:ascii="Trebuchet MS" w:eastAsia="Trebuchet MS" w:hAnsi="Trebuchet MS" w:cs="Trebuchet MS"/>
        </w:rPr>
        <w:t>X</w:t>
      </w:r>
      <w:r>
        <w:rPr>
          <w:rFonts w:ascii="Trebuchet MS" w:eastAsia="Trebuchet MS" w:hAnsi="Trebuchet MS" w:cs="Trebuchet MS"/>
          <w:sz w:val="22"/>
          <w:szCs w:val="22"/>
        </w:rPr>
        <w:t xml:space="preserve"> Amended Rules                            </w:t>
      </w:r>
    </w:p>
    <w:p w14:paraId="11A6465F" w14:textId="77777777" w:rsidR="0056146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32E675F7" w14:textId="77777777" w:rsidR="0056146D" w:rsidRDefault="0056146D">
      <w:pPr>
        <w:ind w:hanging="2"/>
        <w:rPr>
          <w:rFonts w:ascii="Trebuchet MS" w:eastAsia="Trebuchet MS" w:hAnsi="Trebuchet MS" w:cs="Trebuchet MS"/>
          <w:sz w:val="22"/>
          <w:szCs w:val="22"/>
        </w:rPr>
      </w:pPr>
    </w:p>
    <w:p w14:paraId="4E485B32" w14:textId="77777777" w:rsidR="0056146D"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First SBHS Read Month: __10/2026_____   e) Second SBHS Read Month: ___11/2026 ____</w:t>
      </w:r>
    </w:p>
    <w:p w14:paraId="48DF7E88" w14:textId="77777777" w:rsidR="0056146D" w:rsidRDefault="0056146D">
      <w:pPr>
        <w:ind w:hanging="2"/>
        <w:rPr>
          <w:rFonts w:ascii="Trebuchet MS" w:eastAsia="Trebuchet MS" w:hAnsi="Trebuchet MS" w:cs="Trebuchet MS"/>
          <w:sz w:val="22"/>
          <w:szCs w:val="22"/>
        </w:rPr>
      </w:pPr>
    </w:p>
    <w:p w14:paraId="4105FA6D" w14:textId="77777777" w:rsidR="0056146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Effective Date: ___12/1/</w:t>
      </w:r>
      <w:proofErr w:type="gramStart"/>
      <w:r>
        <w:rPr>
          <w:rFonts w:ascii="Trebuchet MS" w:eastAsia="Trebuchet MS" w:hAnsi="Trebuchet MS" w:cs="Trebuchet MS"/>
          <w:sz w:val="22"/>
          <w:szCs w:val="22"/>
        </w:rPr>
        <w:t>2026__</w:t>
      </w:r>
      <w:proofErr w:type="gramEnd"/>
      <w:r>
        <w:rPr>
          <w:rFonts w:ascii="Trebuchet MS" w:eastAsia="Trebuchet MS" w:hAnsi="Trebuchet MS" w:cs="Trebuchet MS"/>
          <w:sz w:val="22"/>
          <w:szCs w:val="22"/>
        </w:rPr>
        <w:t xml:space="preserve">_____        g) Effective Dates </w:t>
      </w:r>
      <w:proofErr w:type="gramStart"/>
      <w:r>
        <w:rPr>
          <w:rFonts w:ascii="Trebuchet MS" w:eastAsia="Trebuchet MS" w:hAnsi="Trebuchet MS" w:cs="Trebuchet MS"/>
          <w:sz w:val="22"/>
          <w:szCs w:val="22"/>
        </w:rPr>
        <w:t>is</w:t>
      </w:r>
      <w:proofErr w:type="gramEnd"/>
      <w:r>
        <w:rPr>
          <w:rFonts w:ascii="Trebuchet MS" w:eastAsia="Trebuchet MS" w:hAnsi="Trebuchet MS" w:cs="Trebuchet MS"/>
          <w:sz w:val="22"/>
          <w:szCs w:val="22"/>
        </w:rPr>
        <w:t xml:space="preserve">: </w:t>
      </w:r>
      <w:r>
        <w:rPr>
          <w:rFonts w:ascii="Trebuchet MS" w:eastAsia="Trebuchet MS" w:hAnsi="Trebuchet MS" w:cs="Trebuchet MS"/>
          <w:color w:val="000000"/>
          <w:sz w:val="22"/>
          <w:szCs w:val="22"/>
          <w:shd w:val="clear" w:color="auto" w:fill="E8EAED"/>
        </w:rPr>
        <w:t>Discretionary</w:t>
      </w:r>
    </w:p>
    <w:p w14:paraId="1D650B54" w14:textId="77777777" w:rsidR="0056146D" w:rsidRDefault="0056146D">
      <w:pPr>
        <w:ind w:hanging="2"/>
        <w:rPr>
          <w:rFonts w:ascii="Trebuchet MS" w:eastAsia="Trebuchet MS" w:hAnsi="Trebuchet MS" w:cs="Trebuchet MS"/>
          <w:sz w:val="22"/>
          <w:szCs w:val="22"/>
        </w:rPr>
      </w:pPr>
    </w:p>
    <w:p w14:paraId="4870664A" w14:textId="77777777" w:rsidR="0056146D" w:rsidRDefault="00000000" w:rsidP="003D255D">
      <w:pPr>
        <w:pStyle w:val="Heading2"/>
        <w:rPr>
          <w:b/>
          <w:bCs/>
        </w:rPr>
      </w:pPr>
      <w:bookmarkStart w:id="4" w:name="_heading=h.9tqzgrkd0q5" w:colFirst="0" w:colLast="0"/>
      <w:bookmarkEnd w:id="4"/>
      <w:r>
        <w:t>3: Regulatory Analysis:</w:t>
      </w:r>
    </w:p>
    <w:p w14:paraId="1B10F762" w14:textId="77777777" w:rsidR="0056146D" w:rsidRDefault="00000000">
      <w:pPr>
        <w:spacing w:before="24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3B17000F" w14:textId="16545386" w:rsidR="009D5B98" w:rsidRDefault="009D5B98" w:rsidP="009D5B98">
      <w:pPr>
        <w:spacing w:before="240"/>
        <w:rPr>
          <w:rFonts w:ascii="Trebuchet MS" w:eastAsia="Trebuchet MS" w:hAnsi="Trebuchet MS" w:cs="Trebuchet MS"/>
        </w:rPr>
      </w:pPr>
      <w:r>
        <w:rPr>
          <w:rFonts w:ascii="Trebuchet MS" w:eastAsia="Trebuchet MS" w:hAnsi="Trebuchet MS" w:cs="Trebuchet MS"/>
        </w:rPr>
        <w:t xml:space="preserve">All county departments of human or social services and healthcare providers reporting concerns of abuse or neglect related to substance </w:t>
      </w:r>
      <w:proofErr w:type="gramStart"/>
      <w:r>
        <w:rPr>
          <w:rFonts w:ascii="Trebuchet MS" w:eastAsia="Trebuchet MS" w:hAnsi="Trebuchet MS" w:cs="Trebuchet MS"/>
        </w:rPr>
        <w:t>exposed</w:t>
      </w:r>
      <w:proofErr w:type="gramEnd"/>
      <w:r>
        <w:rPr>
          <w:rFonts w:ascii="Trebuchet MS" w:eastAsia="Trebuchet MS" w:hAnsi="Trebuchet MS" w:cs="Trebuchet MS"/>
        </w:rPr>
        <w:t xml:space="preserve"> newborns. Families </w:t>
      </w:r>
      <w:proofErr w:type="gramStart"/>
      <w:r>
        <w:rPr>
          <w:rFonts w:ascii="Trebuchet MS" w:eastAsia="Trebuchet MS" w:hAnsi="Trebuchet MS" w:cs="Trebuchet MS"/>
        </w:rPr>
        <w:t>impacted</w:t>
      </w:r>
      <w:proofErr w:type="gramEnd"/>
      <w:r>
        <w:rPr>
          <w:rFonts w:ascii="Trebuchet MS" w:eastAsia="Trebuchet MS" w:hAnsi="Trebuchet MS" w:cs="Trebuchet MS"/>
        </w:rPr>
        <w:t xml:space="preserve"> by prenatal substance use.</w:t>
      </w:r>
    </w:p>
    <w:p w14:paraId="0A38E26E" w14:textId="77777777" w:rsidR="009D5B98" w:rsidRDefault="009D5B98" w:rsidP="009D5B98">
      <w:pPr>
        <w:spacing w:before="240"/>
        <w:rPr>
          <w:rFonts w:ascii="Trebuchet MS" w:eastAsia="Trebuchet MS" w:hAnsi="Trebuchet MS" w:cs="Trebuchet MS"/>
          <w:sz w:val="22"/>
          <w:szCs w:val="22"/>
        </w:rPr>
      </w:pPr>
    </w:p>
    <w:p w14:paraId="11C12072" w14:textId="77777777" w:rsidR="0056146D" w:rsidRDefault="00000000">
      <w:pPr>
        <w:spacing w:after="24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6F2F0898" w14:textId="77777777" w:rsidR="009D5B98" w:rsidRDefault="009D5B98">
      <w:pPr>
        <w:spacing w:after="240"/>
        <w:rPr>
          <w:rFonts w:ascii="Trebuchet MS" w:eastAsia="Trebuchet MS" w:hAnsi="Trebuchet MS" w:cs="Trebuchet MS"/>
          <w:sz w:val="22"/>
          <w:szCs w:val="22"/>
        </w:rPr>
      </w:pPr>
    </w:p>
    <w:p w14:paraId="6A450ED0" w14:textId="77777777" w:rsidR="009D5B98" w:rsidRDefault="009D5B98" w:rsidP="009D5B98">
      <w:pPr>
        <w:ind w:left="2" w:hanging="4"/>
        <w:rPr>
          <w:rFonts w:ascii="Trebuchet MS" w:eastAsia="Trebuchet MS" w:hAnsi="Trebuchet MS" w:cs="Trebuchet MS"/>
        </w:rPr>
      </w:pPr>
      <w:proofErr w:type="gramStart"/>
      <w:r>
        <w:rPr>
          <w:rFonts w:ascii="Trebuchet MS" w:eastAsia="Trebuchet MS" w:hAnsi="Trebuchet MS" w:cs="Trebuchet MS"/>
        </w:rPr>
        <w:t>All county</w:t>
      </w:r>
      <w:proofErr w:type="gramEnd"/>
      <w:r>
        <w:rPr>
          <w:rFonts w:ascii="Trebuchet MS" w:eastAsia="Trebuchet MS" w:hAnsi="Trebuchet MS" w:cs="Trebuchet MS"/>
        </w:rPr>
        <w:t xml:space="preserve"> departments of human or social services will be impacted as they may need to revise their screening and assessment procedures regarding the new definition. The revised definition helps clarify what affected by alcohol or substance exposure means in the context of assessing reports of abuse and neglect for substance exposed newborns. </w:t>
      </w:r>
    </w:p>
    <w:p w14:paraId="76562E81" w14:textId="77777777" w:rsidR="009D5B98" w:rsidRDefault="009D5B98" w:rsidP="009D5B98">
      <w:pPr>
        <w:ind w:left="2" w:hanging="4"/>
        <w:rPr>
          <w:rFonts w:ascii="Trebuchet MS" w:eastAsia="Trebuchet MS" w:hAnsi="Trebuchet MS" w:cs="Trebuchet MS"/>
        </w:rPr>
      </w:pPr>
    </w:p>
    <w:p w14:paraId="63430F1C" w14:textId="77777777" w:rsidR="009D5B98" w:rsidRDefault="009D5B98" w:rsidP="009D5B98">
      <w:pPr>
        <w:ind w:left="2" w:hanging="4"/>
        <w:rPr>
          <w:rFonts w:ascii="Trebuchet MS" w:eastAsia="Trebuchet MS" w:hAnsi="Trebuchet MS" w:cs="Trebuchet MS"/>
        </w:rPr>
      </w:pPr>
      <w:r>
        <w:rPr>
          <w:rFonts w:ascii="Trebuchet MS" w:eastAsia="Trebuchet MS" w:hAnsi="Trebuchet MS" w:cs="Trebuchet MS"/>
        </w:rPr>
        <w:t xml:space="preserve">Families may benefit from this rule change as evidence from a clinical assessment will be necessary to fulfill </w:t>
      </w:r>
      <w:proofErr w:type="gramStart"/>
      <w:r>
        <w:rPr>
          <w:rFonts w:ascii="Trebuchet MS" w:eastAsia="Trebuchet MS" w:hAnsi="Trebuchet MS" w:cs="Trebuchet MS"/>
        </w:rPr>
        <w:t>this criteria</w:t>
      </w:r>
      <w:proofErr w:type="gramEnd"/>
      <w:r>
        <w:rPr>
          <w:rFonts w:ascii="Trebuchet MS" w:eastAsia="Trebuchet MS" w:hAnsi="Trebuchet MS" w:cs="Trebuchet MS"/>
        </w:rPr>
        <w:t xml:space="preserve"> when assessing concerns of abuse or neglect. </w:t>
      </w:r>
    </w:p>
    <w:p w14:paraId="1EA795F1" w14:textId="77777777" w:rsidR="009D5B98" w:rsidRDefault="009D5B98" w:rsidP="009D5B98">
      <w:pPr>
        <w:ind w:left="2" w:hanging="4"/>
        <w:rPr>
          <w:rFonts w:ascii="Trebuchet MS" w:eastAsia="Trebuchet MS" w:hAnsi="Trebuchet MS" w:cs="Trebuchet MS"/>
        </w:rPr>
      </w:pPr>
    </w:p>
    <w:p w14:paraId="1E300031" w14:textId="77777777" w:rsidR="009D5B98" w:rsidRDefault="009D5B98" w:rsidP="009D5B98">
      <w:pPr>
        <w:ind w:left="2" w:hanging="4"/>
        <w:rPr>
          <w:rFonts w:ascii="Trebuchet MS" w:eastAsia="Trebuchet MS" w:hAnsi="Trebuchet MS" w:cs="Trebuchet MS"/>
        </w:rPr>
      </w:pPr>
      <w:r>
        <w:rPr>
          <w:rFonts w:ascii="Trebuchet MS" w:eastAsia="Trebuchet MS" w:hAnsi="Trebuchet MS" w:cs="Trebuchet MS"/>
        </w:rPr>
        <w:t xml:space="preserve">Healthcare providers reporting concerns of abuse or neglect related to substance </w:t>
      </w:r>
      <w:proofErr w:type="gramStart"/>
      <w:r>
        <w:rPr>
          <w:rFonts w:ascii="Trebuchet MS" w:eastAsia="Trebuchet MS" w:hAnsi="Trebuchet MS" w:cs="Trebuchet MS"/>
        </w:rPr>
        <w:t>exposed</w:t>
      </w:r>
      <w:proofErr w:type="gramEnd"/>
      <w:r>
        <w:rPr>
          <w:rFonts w:ascii="Trebuchet MS" w:eastAsia="Trebuchet MS" w:hAnsi="Trebuchet MS" w:cs="Trebuchet MS"/>
        </w:rPr>
        <w:t xml:space="preserve"> newborns may bear the burden of this rule change as it will be necessary for them to complete a clinical assessment to support their concerns.</w:t>
      </w:r>
    </w:p>
    <w:p w14:paraId="32840FC6" w14:textId="77777777" w:rsidR="009D5B98" w:rsidRDefault="009D5B98" w:rsidP="009D5B98">
      <w:pPr>
        <w:ind w:left="2" w:hanging="4"/>
        <w:rPr>
          <w:rFonts w:ascii="Trebuchet MS" w:eastAsia="Trebuchet MS" w:hAnsi="Trebuchet MS" w:cs="Trebuchet MS"/>
        </w:rPr>
      </w:pPr>
    </w:p>
    <w:p w14:paraId="43F44E8D" w14:textId="0F5DECB5" w:rsidR="009D5B98" w:rsidRDefault="009D5B98" w:rsidP="009D5B98">
      <w:pPr>
        <w:spacing w:after="240"/>
        <w:rPr>
          <w:rFonts w:ascii="Trebuchet MS" w:eastAsia="Trebuchet MS" w:hAnsi="Trebuchet MS" w:cs="Trebuchet MS"/>
        </w:rPr>
      </w:pPr>
      <w:r>
        <w:rPr>
          <w:rFonts w:ascii="Trebuchet MS" w:eastAsia="Trebuchet MS" w:hAnsi="Trebuchet MS" w:cs="Trebuchet MS"/>
        </w:rPr>
        <w:t>No populations are anticipated to be adversely affected by these changes.</w:t>
      </w:r>
    </w:p>
    <w:p w14:paraId="431C381F" w14:textId="77777777" w:rsidR="009D5B98" w:rsidRDefault="009D5B98">
      <w:pPr>
        <w:spacing w:before="240" w:after="240"/>
        <w:rPr>
          <w:rFonts w:ascii="Trebuchet MS" w:eastAsia="Trebuchet MS" w:hAnsi="Trebuchet MS" w:cs="Trebuchet MS"/>
          <w:sz w:val="22"/>
          <w:szCs w:val="22"/>
        </w:rPr>
      </w:pPr>
    </w:p>
    <w:p w14:paraId="0355CDC1" w14:textId="40BD8ECD"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15491ACE" w14:textId="77777777" w:rsidR="009D5B98" w:rsidRDefault="009D5B98" w:rsidP="009D5B98">
      <w:pPr>
        <w:widowControl w:val="0"/>
        <w:rPr>
          <w:rFonts w:ascii="Trebuchet MS" w:eastAsia="Trebuchet MS" w:hAnsi="Trebuchet MS" w:cs="Trebuchet MS"/>
          <w:sz w:val="22"/>
          <w:szCs w:val="22"/>
        </w:rPr>
      </w:pPr>
      <w:r>
        <w:rPr>
          <w:rFonts w:ascii="Trebuchet MS" w:eastAsia="Trebuchet MS" w:hAnsi="Trebuchet MS" w:cs="Trebuchet MS"/>
          <w:sz w:val="22"/>
          <w:szCs w:val="22"/>
        </w:rPr>
        <w:t>§26-1-107(5)(b), C.R.S. (2025)</w:t>
      </w:r>
    </w:p>
    <w:p w14:paraId="309606B6" w14:textId="77777777" w:rsidR="009D5B98" w:rsidRDefault="009D5B98" w:rsidP="009D5B98">
      <w:pPr>
        <w:widowControl w:val="0"/>
        <w:rPr>
          <w:rFonts w:ascii="Trebuchet MS" w:eastAsia="Trebuchet MS" w:hAnsi="Trebuchet MS" w:cs="Trebuchet MS"/>
          <w:sz w:val="22"/>
          <w:szCs w:val="22"/>
        </w:rPr>
      </w:pPr>
    </w:p>
    <w:p w14:paraId="068C3E9A" w14:textId="77777777" w:rsidR="009D5B98" w:rsidRDefault="009D5B98" w:rsidP="009D5B98">
      <w:pPr>
        <w:widowControl w:val="0"/>
        <w:rPr>
          <w:rFonts w:ascii="Trebuchet MS" w:eastAsia="Trebuchet MS" w:hAnsi="Trebuchet MS" w:cs="Trebuchet MS"/>
          <w:sz w:val="22"/>
          <w:szCs w:val="22"/>
        </w:rPr>
      </w:pPr>
      <w:r>
        <w:rPr>
          <w:rFonts w:ascii="Trebuchet MS" w:eastAsia="Trebuchet MS" w:hAnsi="Trebuchet MS" w:cs="Trebuchet MS"/>
          <w:sz w:val="22"/>
          <w:szCs w:val="22"/>
        </w:rPr>
        <w:t>(5)(b) The state board shall have authority to adopt “board rules” for programs administered and services provided by the state department as set forth in this title and in title 27, C.R.S.</w:t>
      </w:r>
    </w:p>
    <w:p w14:paraId="4D4A3C30" w14:textId="77777777" w:rsidR="009D5B98" w:rsidRDefault="009D5B98" w:rsidP="009D5B98">
      <w:pPr>
        <w:widowControl w:val="0"/>
        <w:rPr>
          <w:rFonts w:ascii="Trebuchet MS" w:eastAsia="Trebuchet MS" w:hAnsi="Trebuchet MS" w:cs="Trebuchet MS"/>
          <w:sz w:val="22"/>
          <w:szCs w:val="22"/>
        </w:rPr>
      </w:pPr>
    </w:p>
    <w:p w14:paraId="33F3D7A7" w14:textId="77777777" w:rsidR="009D5B98" w:rsidRDefault="009D5B98" w:rsidP="009D5B98">
      <w:pPr>
        <w:widowControl w:val="0"/>
        <w:rPr>
          <w:rFonts w:ascii="Trebuchet MS" w:eastAsia="Trebuchet MS" w:hAnsi="Trebuchet MS" w:cs="Trebuchet MS"/>
          <w:sz w:val="22"/>
          <w:szCs w:val="22"/>
        </w:rPr>
      </w:pPr>
      <w:r>
        <w:rPr>
          <w:rFonts w:ascii="Trebuchet MS" w:eastAsia="Trebuchet MS" w:hAnsi="Trebuchet MS" w:cs="Trebuchet MS"/>
          <w:sz w:val="22"/>
          <w:szCs w:val="22"/>
        </w:rPr>
        <w:t>§26-1-111, C.R.S. (2024)</w:t>
      </w:r>
    </w:p>
    <w:p w14:paraId="2CA4EFD2" w14:textId="77777777" w:rsidR="009D5B98" w:rsidRDefault="009D5B98" w:rsidP="009D5B98">
      <w:pPr>
        <w:widowControl w:val="0"/>
        <w:rPr>
          <w:rFonts w:ascii="Trebuchet MS" w:eastAsia="Trebuchet MS" w:hAnsi="Trebuchet MS" w:cs="Trebuchet MS"/>
          <w:sz w:val="22"/>
          <w:szCs w:val="22"/>
        </w:rPr>
      </w:pPr>
    </w:p>
    <w:p w14:paraId="4E911013" w14:textId="77777777" w:rsidR="009D5B98" w:rsidRDefault="009D5B98" w:rsidP="009D5B98">
      <w:pPr>
        <w:widowControl w:val="0"/>
        <w:rPr>
          <w:rFonts w:ascii="Trebuchet MS" w:eastAsia="Trebuchet MS" w:hAnsi="Trebuchet MS" w:cs="Trebuchet MS"/>
          <w:sz w:val="22"/>
          <w:szCs w:val="22"/>
        </w:rPr>
      </w:pPr>
      <w:r>
        <w:rPr>
          <w:rFonts w:ascii="Trebuchet MS" w:eastAsia="Trebuchet MS" w:hAnsi="Trebuchet MS" w:cs="Trebuchet MS"/>
          <w:sz w:val="22"/>
          <w:szCs w:val="22"/>
        </w:rPr>
        <w:t>State department to promulgate rules for public assistance and welfare</w:t>
      </w:r>
    </w:p>
    <w:p w14:paraId="586C8A9D" w14:textId="2E227901" w:rsidR="009D5B98" w:rsidRDefault="009D5B98" w:rsidP="009D5B98">
      <w:pPr>
        <w:spacing w:before="240" w:after="240"/>
        <w:rPr>
          <w:rFonts w:ascii="Trebuchet MS" w:eastAsia="Trebuchet MS" w:hAnsi="Trebuchet MS" w:cs="Trebuchet MS"/>
          <w:b/>
          <w:bCs/>
          <w:sz w:val="22"/>
          <w:szCs w:val="22"/>
        </w:rPr>
      </w:pPr>
      <w:r>
        <w:rPr>
          <w:rFonts w:ascii="Trebuchet MS" w:eastAsia="Trebuchet MS" w:hAnsi="Trebuchet MS" w:cs="Trebuchet MS"/>
          <w:sz w:val="22"/>
          <w:szCs w:val="22"/>
        </w:rPr>
        <w:t>activities.</w:t>
      </w:r>
    </w:p>
    <w:p w14:paraId="2B4ACB91" w14:textId="570E9FF2" w:rsidR="0056146D" w:rsidRDefault="00000000">
      <w:pPr>
        <w:spacing w:before="240" w:after="24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7EC8905B" w14:textId="77777777" w:rsidR="009D5B98" w:rsidRDefault="009D5B98" w:rsidP="009D5B98">
      <w:pPr>
        <w:widowControl w:val="0"/>
        <w:rPr>
          <w:rFonts w:ascii="Trebuchet MS" w:eastAsia="Trebuchet MS" w:hAnsi="Trebuchet MS" w:cs="Trebuchet MS"/>
        </w:rPr>
      </w:pPr>
      <w:r>
        <w:rPr>
          <w:rFonts w:ascii="Trebuchet MS" w:eastAsia="Trebuchet MS" w:hAnsi="Trebuchet MS" w:cs="Trebuchet MS"/>
        </w:rPr>
        <w:t>§26-5-102(1)(a</w:t>
      </w:r>
      <w:proofErr w:type="gramStart"/>
      <w:r>
        <w:rPr>
          <w:rFonts w:ascii="Trebuchet MS" w:eastAsia="Trebuchet MS" w:hAnsi="Trebuchet MS" w:cs="Trebuchet MS"/>
        </w:rPr>
        <w:t>),C.R.S.</w:t>
      </w:r>
      <w:proofErr w:type="gramEnd"/>
      <w:r>
        <w:rPr>
          <w:rFonts w:ascii="Trebuchet MS" w:eastAsia="Trebuchet MS" w:hAnsi="Trebuchet MS" w:cs="Trebuchet MS"/>
        </w:rPr>
        <w:t xml:space="preserve"> (2024)</w:t>
      </w:r>
    </w:p>
    <w:p w14:paraId="6F56DF1A" w14:textId="77777777" w:rsidR="009D5B98" w:rsidRDefault="009D5B98" w:rsidP="009D5B98">
      <w:pPr>
        <w:widowControl w:val="0"/>
        <w:rPr>
          <w:rFonts w:ascii="Trebuchet MS" w:eastAsia="Trebuchet MS" w:hAnsi="Trebuchet MS" w:cs="Trebuchet MS"/>
          <w:b/>
          <w:bCs/>
          <w:sz w:val="22"/>
          <w:szCs w:val="22"/>
        </w:rPr>
      </w:pPr>
    </w:p>
    <w:p w14:paraId="116A792F" w14:textId="77777777" w:rsidR="009D5B98"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(1)(</w:t>
      </w:r>
      <w:proofErr w:type="gramStart"/>
      <w:r>
        <w:rPr>
          <w:rFonts w:ascii="Trebuchet MS" w:eastAsia="Trebuchet MS" w:hAnsi="Trebuchet MS" w:cs="Trebuchet MS"/>
          <w:sz w:val="22"/>
          <w:szCs w:val="22"/>
        </w:rPr>
        <w:t>a)The</w:t>
      </w:r>
      <w:proofErr w:type="gramEnd"/>
      <w:r>
        <w:rPr>
          <w:rFonts w:ascii="Trebuchet MS" w:eastAsia="Trebuchet MS" w:hAnsi="Trebuchet MS" w:cs="Trebuchet MS"/>
          <w:sz w:val="22"/>
          <w:szCs w:val="22"/>
        </w:rPr>
        <w:t xml:space="preserve"> state board shall adopt rules to establish a program of child welfare services administered by the state department or supervised by the state department and administered by the county departments, and, where applicable, in accordance with the conditions accompanying available federal funds for such purpose. . .</w:t>
      </w:r>
    </w:p>
    <w:p w14:paraId="26D26454" w14:textId="51F0794E" w:rsidR="0056146D"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 </w:t>
      </w:r>
      <w:r w:rsidR="00000000">
        <w:rPr>
          <w:rFonts w:ascii="Trebuchet MS" w:eastAsia="Trebuchet MS" w:hAnsi="Trebuchet MS" w:cs="Trebuchet MS"/>
          <w:sz w:val="22"/>
          <w:szCs w:val="22"/>
        </w:rPr>
        <w:t xml:space="preserve">e) Does this rule incorporate material by reference? </w:t>
      </w:r>
      <w:r w:rsidR="00000000">
        <w:rPr>
          <w:rFonts w:ascii="Trebuchet MS" w:eastAsia="Trebuchet MS" w:hAnsi="Trebuchet MS" w:cs="Trebuchet MS"/>
          <w:color w:val="000000"/>
          <w:sz w:val="22"/>
          <w:szCs w:val="22"/>
          <w:u w:val="single"/>
          <w:shd w:val="clear" w:color="auto" w:fill="E8EAED"/>
        </w:rPr>
        <w:t>No</w:t>
      </w:r>
    </w:p>
    <w:p w14:paraId="705FACAD" w14:textId="77777777"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f) Does this repeat language found in statute? </w:t>
      </w:r>
      <w:r>
        <w:rPr>
          <w:rFonts w:ascii="Trebuchet MS" w:eastAsia="Trebuchet MS" w:hAnsi="Trebuchet MS" w:cs="Trebuchet MS"/>
          <w:color w:val="000000"/>
          <w:sz w:val="22"/>
          <w:szCs w:val="22"/>
          <w:u w:val="single"/>
          <w:shd w:val="clear" w:color="auto" w:fill="E8EAED"/>
        </w:rPr>
        <w:t>Yes</w:t>
      </w:r>
    </w:p>
    <w:p w14:paraId="2170519A" w14:textId="77777777"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g) If the response to either (e) or (f) above were “yes,” please explain: </w:t>
      </w:r>
    </w:p>
    <w:p w14:paraId="0901AB02" w14:textId="77777777" w:rsidR="009D5B98" w:rsidRDefault="009D5B98">
      <w:pPr>
        <w:spacing w:before="240" w:after="240"/>
        <w:rPr>
          <w:rFonts w:ascii="Trebuchet MS" w:eastAsia="Trebuchet MS" w:hAnsi="Trebuchet MS" w:cs="Trebuchet MS"/>
        </w:rPr>
      </w:pPr>
    </w:p>
    <w:p w14:paraId="6FE888F3" w14:textId="01E6A983" w:rsidR="009D5B98" w:rsidRDefault="009D5B98">
      <w:pPr>
        <w:spacing w:before="240" w:after="240"/>
        <w:rPr>
          <w:rFonts w:ascii="Trebuchet MS" w:eastAsia="Trebuchet MS" w:hAnsi="Trebuchet MS" w:cs="Trebuchet MS"/>
          <w:sz w:val="22"/>
          <w:szCs w:val="22"/>
        </w:rPr>
      </w:pPr>
      <w:r>
        <w:rPr>
          <w:rFonts w:ascii="Trebuchet MS" w:eastAsia="Trebuchet MS" w:hAnsi="Trebuchet MS" w:cs="Trebuchet MS"/>
        </w:rPr>
        <w:t>Statutory language from CRS 19-1-103(1)(a)(IV) was used to revise the current definition in rule.</w:t>
      </w:r>
    </w:p>
    <w:p w14:paraId="40F42431" w14:textId="77777777" w:rsidR="009D5B98" w:rsidRDefault="009D5B98">
      <w:pPr>
        <w:spacing w:before="240" w:after="240"/>
        <w:rPr>
          <w:rFonts w:ascii="Trebuchet MS" w:eastAsia="Trebuchet MS" w:hAnsi="Trebuchet MS" w:cs="Trebuchet MS"/>
          <w:sz w:val="22"/>
          <w:szCs w:val="22"/>
        </w:rPr>
      </w:pPr>
    </w:p>
    <w:p w14:paraId="55673551" w14:textId="200A29D9"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h) Data Description [NOTE: List and explain any data, such as studies, federal announcements, or questionnaires, which were relied upon when developing this rule?]</w:t>
      </w:r>
    </w:p>
    <w:p w14:paraId="0B997FA1" w14:textId="3DC0A132" w:rsidR="009D5B98" w:rsidRDefault="009D5B98">
      <w:pPr>
        <w:spacing w:before="240" w:after="240"/>
        <w:rPr>
          <w:rFonts w:ascii="Trebuchet MS" w:eastAsia="Trebuchet MS" w:hAnsi="Trebuchet MS" w:cs="Trebuchet MS"/>
        </w:rPr>
      </w:pPr>
      <w:r>
        <w:rPr>
          <w:rFonts w:ascii="Trebuchet MS" w:eastAsia="Trebuchet MS" w:hAnsi="Trebuchet MS" w:cs="Trebuchet MS"/>
        </w:rPr>
        <w:t>This rule focuses on revising current rule definition and does not consider any data or studies.</w:t>
      </w:r>
    </w:p>
    <w:p w14:paraId="2272019E" w14:textId="77777777" w:rsidR="009D5B98" w:rsidRDefault="009D5B98">
      <w:pPr>
        <w:spacing w:before="240" w:after="240"/>
        <w:ind w:left="2" w:hanging="2"/>
        <w:rPr>
          <w:rFonts w:ascii="Trebuchet MS" w:eastAsia="Trebuchet MS" w:hAnsi="Trebuchet MS" w:cs="Trebuchet MS"/>
          <w:sz w:val="22"/>
          <w:szCs w:val="22"/>
        </w:rPr>
      </w:pPr>
    </w:p>
    <w:p w14:paraId="54E1D528" w14:textId="77777777" w:rsidR="009D5B98" w:rsidRDefault="00000000">
      <w:pPr>
        <w:spacing w:before="240" w:after="240"/>
        <w:ind w:left="2" w:hanging="2"/>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[NOTE: Describe any alternatives that were seriously considered. Are there any less costly or less intrusive ways to accomplish the purpose(s) of this </w:t>
      </w:r>
      <w:proofErr w:type="gramStart"/>
      <w:r>
        <w:rPr>
          <w:rFonts w:ascii="Trebuchet MS" w:eastAsia="Trebuchet MS" w:hAnsi="Trebuchet MS" w:cs="Trebuchet MS"/>
          <w:sz w:val="22"/>
          <w:szCs w:val="22"/>
        </w:rPr>
        <w:t>rule ?</w:t>
      </w:r>
      <w:proofErr w:type="gramEnd"/>
      <w:r>
        <w:rPr>
          <w:rFonts w:ascii="Trebuchet MS" w:eastAsia="Trebuchet MS" w:hAnsi="Trebuchet MS" w:cs="Trebuchet MS"/>
          <w:sz w:val="22"/>
          <w:szCs w:val="22"/>
        </w:rPr>
        <w:t xml:space="preserve"> Answer should NEVER be just “no alternative” answer should include “no alternative because…”]   </w:t>
      </w:r>
    </w:p>
    <w:p w14:paraId="3A7EC073" w14:textId="2BA9C7C2" w:rsidR="009D5B98" w:rsidRDefault="00000000" w:rsidP="009D5B98">
      <w:pPr>
        <w:spacing w:before="240" w:after="240"/>
        <w:ind w:left="2" w:hanging="2"/>
        <w:rPr>
          <w:rFonts w:ascii="Trebuchet MS" w:eastAsia="Trebuchet MS" w:hAnsi="Trebuchet MS" w:cs="Trebuchet MS"/>
        </w:rPr>
      </w:pPr>
      <w:r>
        <w:rPr>
          <w:rFonts w:ascii="Trebuchet MS" w:eastAsia="Trebuchet MS" w:hAnsi="Trebuchet MS" w:cs="Trebuchet MS"/>
          <w:sz w:val="22"/>
          <w:szCs w:val="22"/>
        </w:rPr>
        <w:t xml:space="preserve">  </w:t>
      </w:r>
      <w:r w:rsidR="009D5B98">
        <w:rPr>
          <w:rFonts w:ascii="Trebuchet MS" w:eastAsia="Trebuchet MS" w:hAnsi="Trebuchet MS" w:cs="Trebuchet MS"/>
        </w:rPr>
        <w:t xml:space="preserve">There was consideration not to make </w:t>
      </w:r>
      <w:proofErr w:type="gramStart"/>
      <w:r w:rsidR="009D5B98">
        <w:rPr>
          <w:rFonts w:ascii="Trebuchet MS" w:eastAsia="Trebuchet MS" w:hAnsi="Trebuchet MS" w:cs="Trebuchet MS"/>
        </w:rPr>
        <w:t>rule</w:t>
      </w:r>
      <w:proofErr w:type="gramEnd"/>
      <w:r w:rsidR="009D5B98">
        <w:rPr>
          <w:rFonts w:ascii="Trebuchet MS" w:eastAsia="Trebuchet MS" w:hAnsi="Trebuchet MS" w:cs="Trebuchet MS"/>
        </w:rPr>
        <w:t xml:space="preserve">. However, it was determined that if the Colorado Supreme Court finds that a rule is inconsistent with statute, then the rule is likely not valid or enforceable. If a </w:t>
      </w:r>
      <w:proofErr w:type="gramStart"/>
      <w:r w:rsidR="009D5B98">
        <w:rPr>
          <w:rFonts w:ascii="Trebuchet MS" w:eastAsia="Trebuchet MS" w:hAnsi="Trebuchet MS" w:cs="Trebuchet MS"/>
        </w:rPr>
        <w:t>caseworker</w:t>
      </w:r>
      <w:proofErr w:type="gramEnd"/>
      <w:r w:rsidR="009D5B98">
        <w:rPr>
          <w:rFonts w:ascii="Trebuchet MS" w:eastAsia="Trebuchet MS" w:hAnsi="Trebuchet MS" w:cs="Trebuchet MS"/>
        </w:rPr>
        <w:t xml:space="preserve"> attempted to use the current rule in a determination of abuse or neglect, and the matter went to court, the finding would not be upheld.</w:t>
      </w:r>
      <w:bookmarkStart w:id="5" w:name="_heading=h.5uycbolmbsq5" w:colFirst="0" w:colLast="0"/>
      <w:bookmarkEnd w:id="5"/>
    </w:p>
    <w:p w14:paraId="46E26628" w14:textId="77777777" w:rsidR="009D5B98" w:rsidRPr="009D5B98" w:rsidRDefault="009D5B98" w:rsidP="009D5B98">
      <w:pPr>
        <w:spacing w:before="240" w:after="240"/>
        <w:ind w:left="2" w:hanging="2"/>
        <w:rPr>
          <w:rFonts w:ascii="Trebuchet MS" w:eastAsia="Trebuchet MS" w:hAnsi="Trebuchet MS" w:cs="Trebuchet MS"/>
          <w:b/>
          <w:bCs/>
          <w:sz w:val="22"/>
          <w:szCs w:val="22"/>
        </w:rPr>
      </w:pPr>
    </w:p>
    <w:p w14:paraId="33695D38" w14:textId="3EBED85A" w:rsidR="0056146D" w:rsidRDefault="00000000" w:rsidP="003D255D">
      <w:pPr>
        <w:pStyle w:val="Heading2"/>
        <w:rPr>
          <w:b/>
          <w:bCs/>
        </w:rPr>
      </w:pPr>
      <w:r>
        <w:t>4</w:t>
      </w:r>
      <w:proofErr w:type="gramStart"/>
      <w:r>
        <w:t>.  Fiscal</w:t>
      </w:r>
      <w:proofErr w:type="gramEnd"/>
      <w:r>
        <w:t xml:space="preserve"> Impact </w:t>
      </w:r>
    </w:p>
    <w:p w14:paraId="6C29FF9D" w14:textId="77777777" w:rsidR="0056146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04CDC1B7" w14:textId="648D4C04" w:rsidR="009D5B98" w:rsidRDefault="00000000">
      <w:pPr>
        <w:spacing w:before="24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352CCC72" w14:textId="77777777" w:rsidR="009D5B98" w:rsidRDefault="009D5B98" w:rsidP="009D5B98">
      <w:pPr>
        <w:spacing w:before="240"/>
        <w:rPr>
          <w:rFonts w:ascii="Trebuchet MS" w:eastAsia="Trebuchet MS" w:hAnsi="Trebuchet MS" w:cs="Trebuchet MS"/>
        </w:rPr>
      </w:pPr>
      <w:r>
        <w:rPr>
          <w:rFonts w:ascii="Trebuchet MS" w:eastAsia="Trebuchet MS" w:hAnsi="Trebuchet MS" w:cs="Trebuchet MS"/>
        </w:rPr>
        <w:t>There is no state fiscal impact because these rules clarify definitions. There is no required change to Trails.</w:t>
      </w:r>
    </w:p>
    <w:p w14:paraId="21710A2C" w14:textId="7B4585D9" w:rsidR="0056146D" w:rsidRDefault="009D5B98" w:rsidP="009D5B98">
      <w:pPr>
        <w:spacing w:before="240"/>
        <w:rPr>
          <w:rFonts w:ascii="Trebuchet MS" w:eastAsia="Trebuchet MS" w:hAnsi="Trebuchet MS" w:cs="Trebuchet MS"/>
          <w:sz w:val="22"/>
          <w:szCs w:val="22"/>
        </w:rPr>
      </w:pPr>
      <w:r>
        <w:rPr>
          <w:rFonts w:ascii="Trebuchet MS" w:eastAsia="Trebuchet MS" w:hAnsi="Trebuchet MS" w:cs="Trebuchet MS"/>
          <w:sz w:val="22"/>
          <w:szCs w:val="22"/>
        </w:rPr>
        <w:t xml:space="preserve"> </w:t>
      </w:r>
    </w:p>
    <w:p w14:paraId="5E1627D7" w14:textId="77777777" w:rsidR="009D5B98" w:rsidRDefault="009D5B98">
      <w:pPr>
        <w:rPr>
          <w:rFonts w:ascii="Trebuchet MS" w:eastAsia="Trebuchet MS" w:hAnsi="Trebuchet MS" w:cs="Trebuchet MS"/>
          <w:sz w:val="22"/>
          <w:szCs w:val="22"/>
        </w:rPr>
      </w:pPr>
    </w:p>
    <w:p w14:paraId="2E211BDD" w14:textId="77777777" w:rsidR="009D5B98" w:rsidRDefault="00000000" w:rsidP="009D5B98">
      <w:pPr>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19EC9A89" w14:textId="77777777" w:rsidR="009D5B98" w:rsidRDefault="009D5B98" w:rsidP="009D5B98">
      <w:pPr>
        <w:rPr>
          <w:rFonts w:ascii="Trebuchet MS" w:eastAsia="Trebuchet MS" w:hAnsi="Trebuchet MS" w:cs="Trebuchet MS"/>
          <w:sz w:val="22"/>
          <w:szCs w:val="22"/>
        </w:rPr>
      </w:pPr>
    </w:p>
    <w:p w14:paraId="713F24DF" w14:textId="77777777" w:rsidR="009D5B98" w:rsidRDefault="009D5B98" w:rsidP="009D5B98">
      <w:pPr>
        <w:rPr>
          <w:rFonts w:ascii="Trebuchet MS" w:eastAsia="Trebuchet MS" w:hAnsi="Trebuchet MS" w:cs="Trebuchet MS"/>
        </w:rPr>
      </w:pPr>
      <w:r>
        <w:rPr>
          <w:rFonts w:ascii="Trebuchet MS" w:eastAsia="Trebuchet MS" w:hAnsi="Trebuchet MS" w:cs="Trebuchet MS"/>
        </w:rPr>
        <w:lastRenderedPageBreak/>
        <w:t>No county fiscal impact as the only changes will be practice changes that will be absorbed by current staff workload.</w:t>
      </w:r>
    </w:p>
    <w:p w14:paraId="1CB7823D" w14:textId="4B28A497" w:rsidR="0056146D" w:rsidRDefault="009D5B98" w:rsidP="009D5B98">
      <w:pPr>
        <w:rPr>
          <w:rFonts w:ascii="Trebuchet MS" w:eastAsia="Trebuchet MS" w:hAnsi="Trebuchet MS" w:cs="Trebuchet MS"/>
          <w:sz w:val="22"/>
          <w:szCs w:val="22"/>
        </w:rPr>
      </w:pPr>
      <w:r>
        <w:rPr>
          <w:rFonts w:ascii="Trebuchet MS" w:eastAsia="Trebuchet MS" w:hAnsi="Trebuchet MS" w:cs="Trebuchet MS"/>
          <w:sz w:val="22"/>
          <w:szCs w:val="22"/>
        </w:rPr>
        <w:t xml:space="preserve"> </w:t>
      </w:r>
    </w:p>
    <w:p w14:paraId="5427F2A2" w14:textId="77777777" w:rsidR="009D5B98" w:rsidRDefault="009D5B98">
      <w:pPr>
        <w:ind w:left="720"/>
        <w:rPr>
          <w:rFonts w:ascii="Trebuchet MS" w:eastAsia="Trebuchet MS" w:hAnsi="Trebuchet MS" w:cs="Trebuchet MS"/>
          <w:sz w:val="22"/>
          <w:szCs w:val="22"/>
        </w:rPr>
      </w:pPr>
    </w:p>
    <w:p w14:paraId="470C2B56" w14:textId="77777777" w:rsidR="0056146D" w:rsidRDefault="00000000">
      <w:pPr>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6E422062" w14:textId="77777777" w:rsidR="009D5B98" w:rsidRDefault="009D5B98">
      <w:pPr>
        <w:rPr>
          <w:rFonts w:ascii="Trebuchet MS" w:eastAsia="Trebuchet MS" w:hAnsi="Trebuchet MS" w:cs="Trebuchet MS"/>
        </w:rPr>
      </w:pPr>
    </w:p>
    <w:p w14:paraId="6056D608" w14:textId="744DF879" w:rsidR="009D5B98" w:rsidRDefault="009D5B98">
      <w:pPr>
        <w:rPr>
          <w:rFonts w:ascii="Trebuchet MS" w:eastAsia="Trebuchet MS" w:hAnsi="Trebuchet MS" w:cs="Trebuchet MS"/>
          <w:sz w:val="22"/>
          <w:szCs w:val="22"/>
        </w:rPr>
      </w:pPr>
      <w:r>
        <w:rPr>
          <w:rFonts w:ascii="Trebuchet MS" w:eastAsia="Trebuchet MS" w:hAnsi="Trebuchet MS" w:cs="Trebuchet MS"/>
        </w:rPr>
        <w:t>No federal fiscal impact as these rules are clarification changes and do not impact any funding streams.</w:t>
      </w:r>
    </w:p>
    <w:p w14:paraId="597EC505" w14:textId="77777777" w:rsidR="009D5B98" w:rsidRDefault="009D5B98">
      <w:pPr>
        <w:ind w:left="720"/>
        <w:rPr>
          <w:rFonts w:ascii="Trebuchet MS" w:eastAsia="Trebuchet MS" w:hAnsi="Trebuchet MS" w:cs="Trebuchet MS"/>
          <w:sz w:val="22"/>
          <w:szCs w:val="22"/>
        </w:rPr>
      </w:pPr>
    </w:p>
    <w:p w14:paraId="4FC0119F" w14:textId="77777777" w:rsidR="009D5B98" w:rsidRDefault="009D5B98">
      <w:pPr>
        <w:ind w:left="720"/>
        <w:rPr>
          <w:rFonts w:ascii="Trebuchet MS" w:eastAsia="Trebuchet MS" w:hAnsi="Trebuchet MS" w:cs="Trebuchet MS"/>
          <w:sz w:val="22"/>
          <w:szCs w:val="22"/>
        </w:rPr>
      </w:pPr>
    </w:p>
    <w:p w14:paraId="6149A1D0" w14:textId="77777777" w:rsidR="0056146D" w:rsidRDefault="00000000">
      <w:pPr>
        <w:spacing w:after="240"/>
        <w:rPr>
          <w:rFonts w:ascii="Trebuchet MS" w:eastAsia="Trebuchet MS" w:hAnsi="Trebuchet MS" w:cs="Trebuchet MS"/>
          <w:sz w:val="22"/>
          <w:szCs w:val="22"/>
        </w:rPr>
      </w:pPr>
      <w:r>
        <w:rPr>
          <w:rFonts w:ascii="Trebuchet MS" w:eastAsia="Trebuchet MS" w:hAnsi="Trebuchet MS" w:cs="Trebuchet MS"/>
          <w:sz w:val="22"/>
          <w:szCs w:val="22"/>
        </w:rPr>
        <w:t>d) Other Fiscal (such as providers, local governments, etc.)</w:t>
      </w:r>
    </w:p>
    <w:p w14:paraId="4EA64897" w14:textId="686B952C" w:rsidR="0056146D" w:rsidRDefault="009D5B98">
      <w:pPr>
        <w:rPr>
          <w:rFonts w:ascii="Trebuchet MS" w:eastAsia="Trebuchet MS" w:hAnsi="Trebuchet MS" w:cs="Trebuchet MS"/>
          <w:sz w:val="22"/>
          <w:szCs w:val="22"/>
        </w:rPr>
      </w:pPr>
      <w:r w:rsidRPr="009D5B98">
        <w:rPr>
          <w:rFonts w:ascii="Trebuchet MS" w:eastAsia="Trebuchet MS" w:hAnsi="Trebuchet MS" w:cs="Trebuchet MS"/>
          <w:sz w:val="22"/>
          <w:szCs w:val="22"/>
        </w:rPr>
        <w:t>There are no other fiscal impacts.</w:t>
      </w:r>
    </w:p>
    <w:p w14:paraId="6CD6C825" w14:textId="77777777" w:rsidR="009D5B98" w:rsidRDefault="009D5B98">
      <w:pPr>
        <w:rPr>
          <w:rFonts w:ascii="Trebuchet MS" w:eastAsia="Trebuchet MS" w:hAnsi="Trebuchet MS" w:cs="Trebuchet MS"/>
          <w:sz w:val="22"/>
          <w:szCs w:val="22"/>
          <w:highlight w:val="green"/>
        </w:rPr>
      </w:pPr>
    </w:p>
    <w:p w14:paraId="5C3BB054" w14:textId="77777777" w:rsidR="0056146D" w:rsidRDefault="00000000" w:rsidP="003D255D">
      <w:pPr>
        <w:pStyle w:val="Heading2"/>
        <w:rPr>
          <w:b/>
          <w:bCs/>
        </w:rPr>
      </w:pPr>
      <w:bookmarkStart w:id="6" w:name="_heading=h.1yyzzitvkn4" w:colFirst="0" w:colLast="0"/>
      <w:bookmarkEnd w:id="6"/>
      <w:r>
        <w:t>5. Stakeholder Comment Summary</w:t>
      </w:r>
    </w:p>
    <w:p w14:paraId="78E880CC" w14:textId="77777777"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a) Development [NOTE: The following individuals and/or entities were included in the development of these proposed rules (such as other Program Areas, Legislative Liaison, and Sub-PAC)]  </w:t>
      </w:r>
    </w:p>
    <w:p w14:paraId="50486F56" w14:textId="77777777" w:rsidR="009D5B98"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Many partners were involved in the development of this rulemaking packet including individuals with lived experience, county child welfare departments, Colorado Department of Human Services, Colorado Behavioral Health Administration, Colorado Court Improvement Program, Colorado Department of Public Health, Colorado Evaluation Action Lab, Office of the Child’s Representative, Office of Parents Respondent Counsel, Elephant Circle, Illuminate Colorado, The National Center on Substance Abuse and Child Welfare, Kempe Foundation, perinatal healthcare providers.</w:t>
      </w:r>
    </w:p>
    <w:p w14:paraId="0115BD0D" w14:textId="1DA4A486" w:rsidR="0056146D" w:rsidRDefault="009D5B98" w:rsidP="009D5B98">
      <w:pPr>
        <w:spacing w:before="240" w:after="240"/>
        <w:rPr>
          <w:rFonts w:ascii="Trebuchet MS" w:eastAsia="Trebuchet MS" w:hAnsi="Trebuchet MS" w:cs="Trebuchet MS"/>
          <w:sz w:val="22"/>
          <w:szCs w:val="22"/>
          <w:highlight w:val="green"/>
        </w:rPr>
      </w:pPr>
      <w:r>
        <w:rPr>
          <w:rFonts w:ascii="Trebuchet MS" w:eastAsia="Trebuchet MS" w:hAnsi="Trebuchet MS" w:cs="Trebuchet MS"/>
          <w:sz w:val="22"/>
          <w:szCs w:val="22"/>
          <w:highlight w:val="green"/>
        </w:rPr>
        <w:t xml:space="preserve"> </w:t>
      </w:r>
    </w:p>
    <w:p w14:paraId="3A0246A8" w14:textId="77777777"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2D9B093E" w14:textId="77777777" w:rsidR="009D5B98"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County child welfare departments, Colorado Department of Human Services, Colorado Behavioral Health Administration, Colorado Court Improvement Program, Colorado Department of Public Health, Colorado Evaluation Action Lab, Office of the Child’s Representative, Office of Parents Respondent Counsel, Elephant Circle, Illuminate Colorado, Kempe Foundation,</w:t>
      </w:r>
      <w:r>
        <w:t xml:space="preserve"> </w:t>
      </w:r>
      <w:r>
        <w:rPr>
          <w:rFonts w:ascii="Trebuchet MS" w:eastAsia="Trebuchet MS" w:hAnsi="Trebuchet MS" w:cs="Trebuchet MS"/>
          <w:sz w:val="22"/>
          <w:szCs w:val="22"/>
        </w:rPr>
        <w:t>Colorado Perinatal Care Quality Collaborative.</w:t>
      </w:r>
    </w:p>
    <w:p w14:paraId="3E891A54" w14:textId="681CA2B6" w:rsidR="009D5B98"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 </w:t>
      </w:r>
    </w:p>
    <w:p w14:paraId="7ADDB4B1" w14:textId="5DE91E77"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76EA82C7" w14:textId="1DA7FE56" w:rsidR="009D5B98" w:rsidRDefault="009D5B98" w:rsidP="009D5B98">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N/A</w:t>
      </w:r>
    </w:p>
    <w:p w14:paraId="13CAB1FF" w14:textId="77777777" w:rsidR="009D5B98" w:rsidRDefault="009D5B98" w:rsidP="009D5B98">
      <w:pPr>
        <w:spacing w:before="240" w:after="240"/>
        <w:rPr>
          <w:rFonts w:ascii="Trebuchet MS" w:eastAsia="Trebuchet MS" w:hAnsi="Trebuchet MS" w:cs="Trebuchet MS"/>
          <w:sz w:val="22"/>
          <w:szCs w:val="22"/>
        </w:rPr>
      </w:pPr>
    </w:p>
    <w:p w14:paraId="4BC138D2" w14:textId="67B070F6" w:rsidR="0056146D" w:rsidRDefault="00000000">
      <w:pPr>
        <w:spacing w:before="240" w:after="24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4EADBE95" w14:textId="77777777" w:rsidR="0056146D" w:rsidRDefault="00000000">
      <w:pPr>
        <w:spacing w:before="240" w:after="240"/>
        <w:ind w:hanging="2"/>
        <w:rPr>
          <w:rFonts w:ascii="Trebuchet MS" w:eastAsia="Trebuchet MS" w:hAnsi="Trebuchet MS" w:cs="Trebuchet MS"/>
          <w:i/>
          <w:iCs/>
          <w:sz w:val="22"/>
          <w:szCs w:val="22"/>
          <w:shd w:val="clear" w:color="auto" w:fill="E8EAED"/>
        </w:rPr>
      </w:pPr>
      <w:r>
        <w:rPr>
          <w:rFonts w:ascii="Trebuchet MS" w:eastAsia="Trebuchet MS" w:hAnsi="Trebuchet MS" w:cs="Trebuchet MS"/>
          <w:sz w:val="22"/>
          <w:szCs w:val="22"/>
        </w:rPr>
        <w:t xml:space="preserve">Have these rules been reviewed by the appropriate Sub-PAC? </w:t>
      </w:r>
      <w:r>
        <w:rPr>
          <w:rFonts w:ascii="Trebuchet MS" w:eastAsia="Trebuchet MS" w:hAnsi="Trebuchet MS" w:cs="Trebuchet MS"/>
          <w:sz w:val="22"/>
          <w:szCs w:val="22"/>
          <w:shd w:val="clear" w:color="auto" w:fill="E8EAED"/>
        </w:rPr>
        <w:t>Yes</w:t>
      </w:r>
      <w:r>
        <w:rPr>
          <w:rFonts w:ascii="Trebuchet MS" w:eastAsia="Trebuchet MS" w:hAnsi="Trebuchet MS" w:cs="Trebuchet MS"/>
          <w:color w:val="000000"/>
          <w:sz w:val="22"/>
          <w:szCs w:val="22"/>
          <w:shd w:val="clear" w:color="auto" w:fill="E8EAED"/>
        </w:rPr>
        <w:t xml:space="preserve"> </w:t>
      </w:r>
    </w:p>
    <w:p w14:paraId="7A75425A"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lastRenderedPageBreak/>
        <w:t>Date Presented: 7/7/2026</w:t>
      </w:r>
    </w:p>
    <w:p w14:paraId="7F7F69EE"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What issues were raised: Counties identified a need to ensure cross education of child welfare professionals and healthcare providers. </w:t>
      </w:r>
    </w:p>
    <w:p w14:paraId="560FDDC0"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Passed unanimously </w:t>
      </w:r>
    </w:p>
    <w:p w14:paraId="39BAE631" w14:textId="77777777" w:rsidR="0056146D" w:rsidRDefault="0056146D">
      <w:pPr>
        <w:spacing w:before="240" w:after="240"/>
        <w:ind w:hanging="2"/>
        <w:rPr>
          <w:rFonts w:ascii="Trebuchet MS" w:eastAsia="Trebuchet MS" w:hAnsi="Trebuchet MS" w:cs="Trebuchet MS"/>
          <w:sz w:val="22"/>
          <w:szCs w:val="22"/>
        </w:rPr>
      </w:pPr>
    </w:p>
    <w:p w14:paraId="521DBEAA" w14:textId="77777777" w:rsidR="0056146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5A2869EE" w14:textId="77777777" w:rsidR="0056146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Presented at Finance Sub-PAC? </w:t>
      </w:r>
      <w:r>
        <w:rPr>
          <w:rFonts w:ascii="Trebuchet MS" w:eastAsia="Trebuchet MS" w:hAnsi="Trebuchet MS" w:cs="Trebuchet MS"/>
          <w:sz w:val="22"/>
          <w:szCs w:val="22"/>
          <w:shd w:val="clear" w:color="auto" w:fill="E8EAED"/>
        </w:rPr>
        <w:t>Yes</w:t>
      </w:r>
    </w:p>
    <w:p w14:paraId="5B74B80F" w14:textId="2FB791FE"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 7/9/2026</w:t>
      </w:r>
    </w:p>
    <w:p w14:paraId="27C6072B"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issues were raised: None</w:t>
      </w:r>
    </w:p>
    <w:p w14:paraId="730DCFCA"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Finance Sub-PAC Vote Count: Passes Unanimously </w:t>
      </w:r>
    </w:p>
    <w:p w14:paraId="73E96A0C"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why: </w:t>
      </w:r>
    </w:p>
    <w:p w14:paraId="5C963D54" w14:textId="77777777" w:rsidR="0056146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ABB99CF" w14:textId="77777777" w:rsidR="0056146D" w:rsidRDefault="00000000">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rPr>
          <w:rFonts w:ascii="Trebuchet MS" w:eastAsia="Trebuchet MS" w:hAnsi="Trebuchet MS" w:cs="Trebuchet MS"/>
          <w:b/>
          <w:bCs/>
          <w:i/>
          <w:iCs/>
          <w:color w:val="000000"/>
          <w:sz w:val="22"/>
          <w:szCs w:val="22"/>
          <w:shd w:val="clear" w:color="auto" w:fill="E8EAED"/>
        </w:rPr>
        <w:t>Pending (Indicate date in "date presented" field, below)</w:t>
      </w:r>
    </w:p>
    <w:p w14:paraId="5A0848F4"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8/6/2026</w:t>
      </w:r>
    </w:p>
    <w:p w14:paraId="0AE39FAC"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p>
    <w:p w14:paraId="59713398" w14:textId="77777777" w:rsidR="0056146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p>
    <w:p w14:paraId="66D52B34" w14:textId="77777777" w:rsidR="0056146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4CC73B0C" w14:textId="12311401" w:rsidR="009D5B98"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Were comments received by other stakeholders on the proposed rules? </w:t>
      </w:r>
      <w:proofErr w:type="gramStart"/>
      <w:r>
        <w:rPr>
          <w:rFonts w:ascii="Trebuchet MS" w:eastAsia="Trebuchet MS" w:hAnsi="Trebuchet MS" w:cs="Trebuchet MS"/>
          <w:b/>
          <w:bCs/>
          <w:i/>
          <w:iCs/>
          <w:color w:val="000000"/>
          <w:sz w:val="22"/>
          <w:szCs w:val="22"/>
          <w:shd w:val="clear" w:color="auto" w:fill="E8EAED"/>
        </w:rPr>
        <w:t>Yes</w:t>
      </w:r>
      <w:r>
        <w:rPr>
          <w:rFonts w:ascii="Trebuchet MS" w:eastAsia="Trebuchet MS" w:hAnsi="Trebuchet MS" w:cs="Trebuchet MS"/>
          <w:b/>
          <w:bCs/>
          <w:i/>
          <w:iCs/>
          <w:sz w:val="22"/>
          <w:szCs w:val="22"/>
        </w:rPr>
        <w:t xml:space="preserve">  </w:t>
      </w:r>
      <w:r>
        <w:rPr>
          <w:rFonts w:ascii="Trebuchet MS" w:eastAsia="Trebuchet MS" w:hAnsi="Trebuchet MS" w:cs="Trebuchet MS"/>
          <w:sz w:val="22"/>
          <w:szCs w:val="22"/>
        </w:rPr>
        <w:t>[</w:t>
      </w:r>
      <w:proofErr w:type="gramEnd"/>
      <w:r>
        <w:rPr>
          <w:rFonts w:ascii="Trebuchet MS" w:eastAsia="Trebuchet MS" w:hAnsi="Trebuchet MS" w:cs="Trebuchet MS"/>
          <w:sz w:val="22"/>
          <w:szCs w:val="22"/>
        </w:rPr>
        <w:t>NOTE: If answer is “yes,” please summarize comments below, including stakeholder groups engaged and dates, if applicable.]</w:t>
      </w:r>
    </w:p>
    <w:tbl>
      <w:tblPr>
        <w:tblStyle w:val="af"/>
        <w:tblW w:w="10224" w:type="dxa"/>
        <w:tblInd w:w="10" w:type="dxa"/>
        <w:tblLayout w:type="fixed"/>
        <w:tblLook w:val="04A0" w:firstRow="1" w:lastRow="0" w:firstColumn="1" w:lastColumn="0" w:noHBand="0" w:noVBand="1"/>
      </w:tblPr>
      <w:tblGrid>
        <w:gridCol w:w="10224"/>
      </w:tblGrid>
      <w:tr w:rsidR="009D5B98" w14:paraId="50E57BC5" w14:textId="77777777" w:rsidTr="009D5B98">
        <w:tc>
          <w:tcPr>
            <w:tcW w:w="10224" w:type="dxa"/>
          </w:tcPr>
          <w:p w14:paraId="1DF6738F" w14:textId="77777777" w:rsidR="009D5B98" w:rsidRDefault="009D5B98" w:rsidP="00014CE7">
            <w:pPr>
              <w:ind w:left="2" w:hanging="4"/>
              <w:rPr>
                <w:rFonts w:ascii="Trebuchet MS" w:eastAsia="Trebuchet MS" w:hAnsi="Trebuchet MS" w:cs="Trebuchet MS"/>
                <w:sz w:val="22"/>
                <w:szCs w:val="22"/>
              </w:rPr>
            </w:pPr>
            <w:r>
              <w:rPr>
                <w:rFonts w:ascii="Trebuchet MS" w:eastAsia="Trebuchet MS" w:hAnsi="Trebuchet MS" w:cs="Trebuchet MS"/>
                <w:sz w:val="22"/>
                <w:szCs w:val="22"/>
              </w:rPr>
              <w:t>Participants reached consensus on the core draft definition, that a child is considered affected by alcohol or substance exposure when there is evidence of prenatal exposure identified through a clinical assessment of the newborn. However, there was significant discussion about whether the definition should explicitly state that a positive toxicology test is sufficient to meet the clinical assessment requirement.</w:t>
            </w:r>
            <w:r>
              <w:t xml:space="preserve"> </w:t>
            </w:r>
            <w:r>
              <w:rPr>
                <w:rFonts w:ascii="Trebuchet MS" w:eastAsia="Trebuchet MS" w:hAnsi="Trebuchet MS" w:cs="Trebuchet MS"/>
                <w:sz w:val="22"/>
                <w:szCs w:val="22"/>
              </w:rPr>
              <w:t xml:space="preserve">Those who opposed including this language argued that it places undue emphasis on toxicology testing, potentially reinforcing stigma and bias and conflicting with current healthcare practices, which generally discourage routine or mandatory testing without a clinical need or parental consent. They expressed concern that if healthcare providers increase use of toxicology testing there could be an increase in the number of families becoming unnecessarily involved in the child welfare system. </w:t>
            </w:r>
          </w:p>
          <w:p w14:paraId="7898ED59" w14:textId="77777777" w:rsidR="009D5B98" w:rsidRDefault="009D5B98" w:rsidP="00014CE7">
            <w:pPr>
              <w:ind w:left="2" w:hanging="4"/>
              <w:rPr>
                <w:rFonts w:ascii="Trebuchet MS" w:eastAsia="Trebuchet MS" w:hAnsi="Trebuchet MS" w:cs="Trebuchet MS"/>
                <w:sz w:val="22"/>
                <w:szCs w:val="22"/>
              </w:rPr>
            </w:pPr>
            <w:r>
              <w:rPr>
                <w:rFonts w:ascii="Trebuchet MS" w:eastAsia="Trebuchet MS" w:hAnsi="Trebuchet MS" w:cs="Trebuchet MS"/>
                <w:sz w:val="22"/>
                <w:szCs w:val="22"/>
              </w:rPr>
              <w:t>Some participants also questioned the need for the child welfare rules to change as a response to the Colorado Supreme Court’s decision and the consideration that decision was given in the rule making process.</w:t>
            </w:r>
            <w:r>
              <w:t xml:space="preserve"> </w:t>
            </w:r>
            <w:r>
              <w:rPr>
                <w:rFonts w:ascii="Trebuchet MS" w:eastAsia="Trebuchet MS" w:hAnsi="Trebuchet MS" w:cs="Trebuchet MS"/>
                <w:sz w:val="22"/>
                <w:szCs w:val="22"/>
              </w:rPr>
              <w:t xml:space="preserve">Those who supported retaining the language argued that it provides important clarity for county </w:t>
            </w:r>
            <w:proofErr w:type="gramStart"/>
            <w:r>
              <w:rPr>
                <w:rFonts w:ascii="Trebuchet MS" w:eastAsia="Trebuchet MS" w:hAnsi="Trebuchet MS" w:cs="Trebuchet MS"/>
                <w:sz w:val="22"/>
                <w:szCs w:val="22"/>
              </w:rPr>
              <w:t>caseworkers</w:t>
            </w:r>
            <w:proofErr w:type="gramEnd"/>
            <w:r>
              <w:rPr>
                <w:rFonts w:ascii="Trebuchet MS" w:eastAsia="Trebuchet MS" w:hAnsi="Trebuchet MS" w:cs="Trebuchet MS"/>
                <w:sz w:val="22"/>
                <w:szCs w:val="22"/>
              </w:rPr>
              <w:t xml:space="preserve"> by making clear that a positive toxicology test can satisfy the clinical </w:t>
            </w:r>
            <w:r>
              <w:rPr>
                <w:rFonts w:ascii="Trebuchet MS" w:eastAsia="Trebuchet MS" w:hAnsi="Trebuchet MS" w:cs="Trebuchet MS"/>
                <w:sz w:val="22"/>
                <w:szCs w:val="22"/>
              </w:rPr>
              <w:lastRenderedPageBreak/>
              <w:t>assessment standard. They also emphasized the need to align the rule with the Colorado Supreme Court's interpretation, which specifically identified toxicology testing as meeting the criteria for determining that a child is affected. Proponents also did not agree that the change would increase child welfare involvement. According to CRS 19-1-103(1)(a)(IV) “affected by” is only one of two elements required for an adjudication of dependency and neglect due to prenatal substance exposure. The second element of “threatened by” is still required and remains unchanged. Ultimately, the majority supported keeping the language for clarity and legal alignment.</w:t>
            </w:r>
          </w:p>
          <w:p w14:paraId="12BBFCFF" w14:textId="77777777" w:rsidR="009D5B98" w:rsidRDefault="009D5B98" w:rsidP="00014CE7">
            <w:pPr>
              <w:ind w:left="2" w:hanging="4"/>
              <w:rPr>
                <w:rFonts w:ascii="Trebuchet MS" w:eastAsia="Trebuchet MS" w:hAnsi="Trebuchet MS" w:cs="Trebuchet MS"/>
                <w:sz w:val="22"/>
                <w:szCs w:val="22"/>
              </w:rPr>
            </w:pPr>
          </w:p>
        </w:tc>
      </w:tr>
    </w:tbl>
    <w:p w14:paraId="041608F7" w14:textId="77777777" w:rsidR="0056146D" w:rsidRDefault="0056146D">
      <w:pPr>
        <w:ind w:left="720"/>
        <w:rPr>
          <w:rFonts w:ascii="Trebuchet MS" w:eastAsia="Trebuchet MS" w:hAnsi="Trebuchet MS" w:cs="Trebuchet MS"/>
          <w:sz w:val="22"/>
          <w:szCs w:val="22"/>
        </w:rPr>
      </w:pPr>
    </w:p>
    <w:p w14:paraId="5C62A832" w14:textId="77777777" w:rsidR="0056146D" w:rsidRDefault="0056146D">
      <w:pPr>
        <w:rPr>
          <w:rFonts w:ascii="Trebuchet MS" w:eastAsia="Trebuchet MS" w:hAnsi="Trebuchet MS" w:cs="Trebuchet MS"/>
          <w:sz w:val="22"/>
          <w:szCs w:val="22"/>
          <w:highlight w:val="green"/>
        </w:rPr>
      </w:pPr>
    </w:p>
    <w:p w14:paraId="4FDB7668" w14:textId="77777777" w:rsidR="0056146D" w:rsidRDefault="0056146D">
      <w:pPr>
        <w:spacing w:before="240" w:after="240"/>
        <w:ind w:hanging="2"/>
        <w:rPr>
          <w:rFonts w:ascii="Trebuchet MS" w:eastAsia="Trebuchet MS" w:hAnsi="Trebuchet MS" w:cs="Trebuchet MS"/>
          <w:sz w:val="22"/>
          <w:szCs w:val="22"/>
        </w:rPr>
      </w:pPr>
    </w:p>
    <w:p w14:paraId="315A515E" w14:textId="77777777" w:rsidR="0056146D" w:rsidRDefault="0056146D">
      <w:pPr>
        <w:spacing w:before="240" w:after="240"/>
        <w:rPr>
          <w:rFonts w:ascii="Trebuchet MS" w:eastAsia="Trebuchet MS" w:hAnsi="Trebuchet MS" w:cs="Trebuchet MS"/>
          <w:sz w:val="22"/>
          <w:szCs w:val="22"/>
        </w:rPr>
      </w:pPr>
    </w:p>
    <w:p w14:paraId="70F057F7" w14:textId="77777777" w:rsidR="0056146D" w:rsidRDefault="0056146D">
      <w:pPr>
        <w:spacing w:before="240" w:after="240"/>
        <w:ind w:hanging="2"/>
        <w:rPr>
          <w:rFonts w:ascii="Trebuchet MS" w:eastAsia="Trebuchet MS" w:hAnsi="Trebuchet MS" w:cs="Trebuchet MS"/>
          <w:i/>
          <w:iCs/>
          <w:sz w:val="22"/>
          <w:szCs w:val="22"/>
        </w:rPr>
      </w:pPr>
    </w:p>
    <w:p w14:paraId="4F6B903F" w14:textId="77777777" w:rsidR="0056146D" w:rsidRDefault="0056146D">
      <w:pPr>
        <w:spacing w:before="240" w:after="240"/>
        <w:ind w:hanging="2"/>
        <w:rPr>
          <w:rFonts w:ascii="Trebuchet MS" w:eastAsia="Trebuchet MS" w:hAnsi="Trebuchet MS" w:cs="Trebuchet MS"/>
          <w:i/>
          <w:iCs/>
          <w:sz w:val="22"/>
          <w:szCs w:val="22"/>
        </w:rPr>
        <w:sectPr w:rsidR="0056146D">
          <w:headerReference w:type="even" r:id="rId9"/>
          <w:headerReference w:type="default" r:id="rId10"/>
          <w:footerReference w:type="even" r:id="rId11"/>
          <w:footerReference w:type="default" r:id="rId12"/>
          <w:headerReference w:type="first" r:id="rId13"/>
          <w:footerReference w:type="first" r:id="rId14"/>
          <w:pgSz w:w="12240" w:h="15840"/>
          <w:pgMar w:top="720" w:right="1008" w:bottom="720" w:left="1008" w:header="720" w:footer="720" w:gutter="0"/>
          <w:pgNumType w:start="1"/>
          <w:cols w:space="720"/>
        </w:sectPr>
      </w:pPr>
    </w:p>
    <w:p w14:paraId="32D8CAF2" w14:textId="77777777" w:rsidR="009D5B98" w:rsidRDefault="009D5B98">
      <w:pPr>
        <w:pBdr>
          <w:top w:val="nil"/>
          <w:left w:val="nil"/>
          <w:bottom w:val="nil"/>
          <w:right w:val="nil"/>
          <w:between w:val="nil"/>
        </w:pBdr>
        <w:ind w:left="1" w:hanging="3"/>
        <w:rPr>
          <w:color w:val="000000"/>
          <w:sz w:val="28"/>
          <w:szCs w:val="28"/>
        </w:rPr>
      </w:pPr>
    </w:p>
    <w:p w14:paraId="3E7C7634" w14:textId="2AB7541E" w:rsidR="009D5B98" w:rsidRDefault="0042696C" w:rsidP="003D255D">
      <w:pPr>
        <w:pStyle w:val="Heading2"/>
      </w:pPr>
      <w:r>
        <w:t>6</w:t>
      </w:r>
      <w:r w:rsidR="009D5B98">
        <w:t xml:space="preserve">. </w:t>
      </w:r>
      <w:r w:rsidR="009D5B98">
        <w:t>Proposed Rules</w:t>
      </w:r>
    </w:p>
    <w:p w14:paraId="5453A9AB" w14:textId="77777777" w:rsidR="009D5B98" w:rsidRDefault="009D5B98">
      <w:pPr>
        <w:pBdr>
          <w:top w:val="nil"/>
          <w:left w:val="nil"/>
          <w:bottom w:val="nil"/>
          <w:right w:val="nil"/>
          <w:between w:val="nil"/>
        </w:pBdr>
        <w:ind w:left="1" w:hanging="3"/>
        <w:rPr>
          <w:color w:val="000000"/>
          <w:sz w:val="28"/>
          <w:szCs w:val="28"/>
        </w:rPr>
      </w:pPr>
    </w:p>
    <w:p w14:paraId="6C89A1EB" w14:textId="41EE7F3B" w:rsidR="0056146D" w:rsidRDefault="00000000">
      <w:pPr>
        <w:pBdr>
          <w:top w:val="nil"/>
          <w:left w:val="nil"/>
          <w:bottom w:val="nil"/>
          <w:right w:val="nil"/>
          <w:between w:val="nil"/>
        </w:pBdr>
        <w:ind w:left="1" w:hanging="3"/>
        <w:rPr>
          <w:color w:val="000000"/>
          <w:sz w:val="28"/>
          <w:szCs w:val="28"/>
        </w:rPr>
      </w:pPr>
      <w:r>
        <w:rPr>
          <w:color w:val="000000"/>
          <w:sz w:val="28"/>
          <w:szCs w:val="28"/>
        </w:rPr>
        <w:t>(12 CCR 2509-1)</w:t>
      </w:r>
    </w:p>
    <w:p w14:paraId="459BB6DD" w14:textId="77777777" w:rsidR="009D5B98" w:rsidRDefault="009D5B98">
      <w:pPr>
        <w:pBdr>
          <w:top w:val="nil"/>
          <w:left w:val="nil"/>
          <w:bottom w:val="nil"/>
          <w:right w:val="nil"/>
          <w:between w:val="nil"/>
        </w:pBdr>
        <w:ind w:left="1" w:hanging="3"/>
        <w:rPr>
          <w:color w:val="000000"/>
          <w:sz w:val="28"/>
          <w:szCs w:val="28"/>
        </w:rPr>
      </w:pPr>
    </w:p>
    <w:p w14:paraId="771596D3" w14:textId="77777777" w:rsidR="0056146D" w:rsidRDefault="0056146D">
      <w:pPr>
        <w:pBdr>
          <w:top w:val="nil"/>
          <w:left w:val="nil"/>
          <w:bottom w:val="nil"/>
          <w:right w:val="nil"/>
          <w:between w:val="nil"/>
        </w:pBdr>
        <w:ind w:left="1" w:hanging="3"/>
        <w:rPr>
          <w:color w:val="000000"/>
        </w:rPr>
      </w:pPr>
    </w:p>
    <w:p w14:paraId="12481092" w14:textId="77777777" w:rsidR="0056146D" w:rsidRDefault="00000000">
      <w:pPr>
        <w:pBdr>
          <w:top w:val="nil"/>
          <w:left w:val="nil"/>
          <w:bottom w:val="nil"/>
          <w:right w:val="nil"/>
          <w:between w:val="nil"/>
        </w:pBdr>
        <w:tabs>
          <w:tab w:val="left" w:pos="720"/>
          <w:tab w:val="left" w:pos="1440"/>
          <w:tab w:val="left" w:pos="2160"/>
        </w:tabs>
        <w:ind w:hanging="2"/>
        <w:rPr>
          <w:b/>
          <w:bCs/>
          <w:color w:val="000000"/>
        </w:rPr>
      </w:pPr>
      <w:r>
        <w:rPr>
          <w:b/>
          <w:bCs/>
          <w:color w:val="000000"/>
        </w:rPr>
        <w:t xml:space="preserve">7.000.2 </w:t>
      </w:r>
      <w:r>
        <w:rPr>
          <w:b/>
          <w:bCs/>
          <w:color w:val="000000"/>
        </w:rPr>
        <w:tab/>
        <w:t>DEFINITIONS [Rev. eff. 1/1/16]</w:t>
      </w:r>
    </w:p>
    <w:p w14:paraId="71B06483" w14:textId="77777777" w:rsidR="0056146D" w:rsidRDefault="0056146D">
      <w:pPr>
        <w:pBdr>
          <w:top w:val="nil"/>
          <w:left w:val="nil"/>
          <w:bottom w:val="nil"/>
          <w:right w:val="nil"/>
          <w:between w:val="nil"/>
        </w:pBdr>
        <w:tabs>
          <w:tab w:val="left" w:pos="720"/>
          <w:tab w:val="left" w:pos="1440"/>
          <w:tab w:val="left" w:pos="2160"/>
        </w:tabs>
        <w:ind w:hanging="2"/>
        <w:rPr>
          <w:b/>
          <w:bCs/>
          <w:color w:val="000000"/>
        </w:rPr>
      </w:pPr>
    </w:p>
    <w:p w14:paraId="170CEDA1" w14:textId="77777777" w:rsidR="0056146D" w:rsidRDefault="00000000">
      <w:pPr>
        <w:numPr>
          <w:ilvl w:val="0"/>
          <w:numId w:val="2"/>
        </w:numPr>
        <w:pBdr>
          <w:top w:val="nil"/>
          <w:left w:val="nil"/>
          <w:bottom w:val="nil"/>
          <w:right w:val="nil"/>
          <w:between w:val="nil"/>
        </w:pBdr>
        <w:tabs>
          <w:tab w:val="left" w:pos="720"/>
          <w:tab w:val="left" w:pos="1440"/>
          <w:tab w:val="left" w:pos="2160"/>
        </w:tabs>
        <w:rPr>
          <w:color w:val="000000"/>
        </w:rPr>
      </w:pPr>
      <w:r>
        <w:rPr>
          <w:color w:val="000000"/>
        </w:rPr>
        <w:t>The following are definitions of commonly used terms used in these rules:</w:t>
      </w:r>
    </w:p>
    <w:p w14:paraId="6604ECAA" w14:textId="77777777" w:rsidR="0056146D" w:rsidRDefault="00000000">
      <w:pPr>
        <w:pBdr>
          <w:top w:val="nil"/>
          <w:left w:val="nil"/>
          <w:bottom w:val="nil"/>
          <w:right w:val="nil"/>
          <w:between w:val="nil"/>
        </w:pBdr>
        <w:tabs>
          <w:tab w:val="left" w:pos="720"/>
          <w:tab w:val="left" w:pos="1440"/>
          <w:tab w:val="left" w:pos="2160"/>
        </w:tabs>
        <w:ind w:left="718"/>
        <w:rPr>
          <w:color w:val="000000"/>
        </w:rPr>
      </w:pPr>
      <w:r>
        <w:rPr>
          <w:color w:val="000000"/>
        </w:rPr>
        <w:t xml:space="preserve">“Abuse” or “child abuse and/or neglect” is defined in Section 19-1-103(1) and 19-3-102(1), C.R.S. </w:t>
      </w:r>
    </w:p>
    <w:p w14:paraId="65F811EB" w14:textId="77777777" w:rsidR="0056146D" w:rsidRDefault="0056146D">
      <w:pPr>
        <w:pBdr>
          <w:top w:val="nil"/>
          <w:left w:val="nil"/>
          <w:bottom w:val="nil"/>
          <w:right w:val="nil"/>
          <w:between w:val="nil"/>
        </w:pBdr>
        <w:tabs>
          <w:tab w:val="left" w:pos="720"/>
          <w:tab w:val="left" w:pos="1440"/>
          <w:tab w:val="left" w:pos="2160"/>
        </w:tabs>
        <w:ind w:left="718"/>
        <w:rPr>
          <w:color w:val="000000"/>
        </w:rPr>
      </w:pPr>
    </w:p>
    <w:p w14:paraId="78D44E3E" w14:textId="77777777" w:rsidR="0056146D" w:rsidRDefault="00000000">
      <w:pPr>
        <w:pBdr>
          <w:top w:val="nil"/>
          <w:left w:val="nil"/>
          <w:bottom w:val="nil"/>
          <w:right w:val="nil"/>
          <w:between w:val="nil"/>
        </w:pBdr>
        <w:tabs>
          <w:tab w:val="left" w:pos="720"/>
          <w:tab w:val="left" w:pos="1440"/>
          <w:tab w:val="left" w:pos="2160"/>
        </w:tabs>
        <w:ind w:left="718"/>
        <w:rPr>
          <w:color w:val="000000"/>
        </w:rPr>
      </w:pPr>
      <w:r>
        <w:rPr>
          <w:color w:val="000000"/>
        </w:rPr>
        <w:t xml:space="preserve">“Actual knowledge” means direct and clear awareness of something, such as a fact or condition. </w:t>
      </w:r>
    </w:p>
    <w:p w14:paraId="03CA939E" w14:textId="77777777" w:rsidR="0056146D" w:rsidRDefault="0056146D">
      <w:pPr>
        <w:pBdr>
          <w:top w:val="nil"/>
          <w:left w:val="nil"/>
          <w:bottom w:val="nil"/>
          <w:right w:val="nil"/>
          <w:between w:val="nil"/>
        </w:pBdr>
        <w:tabs>
          <w:tab w:val="left" w:pos="720"/>
          <w:tab w:val="left" w:pos="1440"/>
          <w:tab w:val="left" w:pos="2160"/>
        </w:tabs>
        <w:ind w:left="718"/>
        <w:rPr>
          <w:color w:val="000000"/>
        </w:rPr>
      </w:pPr>
    </w:p>
    <w:p w14:paraId="0D8DC7E1" w14:textId="77777777" w:rsidR="0056146D" w:rsidRDefault="00000000">
      <w:pPr>
        <w:pBdr>
          <w:top w:val="nil"/>
          <w:left w:val="nil"/>
          <w:bottom w:val="nil"/>
          <w:right w:val="nil"/>
          <w:between w:val="nil"/>
        </w:pBdr>
        <w:tabs>
          <w:tab w:val="left" w:pos="720"/>
          <w:tab w:val="left" w:pos="1440"/>
          <w:tab w:val="left" w:pos="2160"/>
        </w:tabs>
        <w:ind w:left="718"/>
        <w:rPr>
          <w:color w:val="000000"/>
        </w:rPr>
      </w:pPr>
      <w:r>
        <w:rPr>
          <w:color w:val="000000"/>
        </w:rPr>
        <w:t xml:space="preserve">“Affected by alcohol or substance exposure.” A child is born affected by alcohol or substance exposure </w:t>
      </w:r>
      <w:sdt>
        <w:sdtPr>
          <w:tag w:val="goog_rdk_0"/>
          <w:id w:val="769713459"/>
        </w:sdtPr>
        <w:sdtContent>
          <w:del w:id="7" w:author="Bryan, Shannon" w:date="2026-06-11T09:00:00Z">
            <w:r>
              <w:rPr>
                <w:color w:val="000000"/>
              </w:rPr>
              <w:delText>when it impacts the child’s physical, developmental, and/or behavioral response.</w:delText>
            </w:r>
          </w:del>
        </w:sdtContent>
      </w:sdt>
      <w:sdt>
        <w:sdtPr>
          <w:tag w:val="goog_rdk_1"/>
          <w:id w:val="951834815"/>
        </w:sdtPr>
        <w:sdtContent>
          <w:ins w:id="8" w:author="Bryan, Shannon" w:date="2026-06-11T09:00:00Z">
            <w:r>
              <w:rPr>
                <w:color w:val="000000"/>
              </w:rPr>
              <w:t xml:space="preserve">if there is evidence of prenatal alcohol or substance exposure through a clinical assessment of the newborn child, which may or may not include a positive toxicology test. </w:t>
            </w:r>
          </w:ins>
        </w:sdtContent>
      </w:sdt>
    </w:p>
    <w:p w14:paraId="1339AE0D" w14:textId="77777777" w:rsidR="0056146D" w:rsidRDefault="0056146D">
      <w:pPr>
        <w:ind w:hanging="2"/>
        <w:rPr>
          <w:sz w:val="22"/>
          <w:szCs w:val="22"/>
        </w:rPr>
      </w:pPr>
    </w:p>
    <w:sectPr w:rsidR="0056146D">
      <w:headerReference w:type="default" r:id="rId15"/>
      <w:footerReference w:type="default" r:id="rId16"/>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4539" w14:textId="77777777" w:rsidR="00955318" w:rsidRDefault="00955318">
      <w:r>
        <w:separator/>
      </w:r>
    </w:p>
  </w:endnote>
  <w:endnote w:type="continuationSeparator" w:id="0">
    <w:p w14:paraId="4A45C194" w14:textId="77777777" w:rsidR="00955318" w:rsidRDefault="0095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2F8701DF-747C-4F74-A085-4102061F3139}"/>
    <w:embedBold r:id="rId2" w:fontKey="{A812E1B7-6DE1-4481-8DB5-467CA8E23E3B}"/>
  </w:font>
  <w:font w:name="Georgia">
    <w:panose1 w:val="02040502050405020303"/>
    <w:charset w:val="00"/>
    <w:family w:val="roman"/>
    <w:pitch w:val="variable"/>
    <w:sig w:usb0="00000287" w:usb1="00000000" w:usb2="00000000" w:usb3="00000000" w:csb0="0000009F" w:csb1="00000000"/>
    <w:embedItalic r:id="rId3" w:fontKey="{4E49BFD5-45D9-4905-8C65-553BD4FD8078}"/>
  </w:font>
  <w:font w:name="Trebuchet MS">
    <w:panose1 w:val="020B0603020202020204"/>
    <w:charset w:val="00"/>
    <w:family w:val="swiss"/>
    <w:pitch w:val="variable"/>
    <w:sig w:usb0="00000687" w:usb1="00000000" w:usb2="00000000" w:usb3="00000000" w:csb0="0000009F" w:csb1="00000000"/>
    <w:embedRegular r:id="rId4" w:fontKey="{6B1BB34E-4854-40DF-804A-5A49493A7536}"/>
    <w:embedBold r:id="rId5" w:fontKey="{71734B9E-D245-478D-BFE3-77BB4CA06C19}"/>
    <w:embedItalic r:id="rId6" w:fontKey="{AAC31AE4-4C00-4A89-90B9-615DF97375C6}"/>
    <w:embedBoldItalic r:id="rId7" w:fontKey="{80B70C4C-147B-4202-8149-4D94497FA135}"/>
  </w:font>
  <w:font w:name="MS Gothic">
    <w:altName w:val="ＭＳ ゴシック"/>
    <w:panose1 w:val="020B0609070205080204"/>
    <w:charset w:val="80"/>
    <w:family w:val="modern"/>
    <w:pitch w:val="fixed"/>
    <w:sig w:usb0="E00002FF" w:usb1="6AC7FDFB" w:usb2="08000012" w:usb3="00000000" w:csb0="0002009F" w:csb1="00000000"/>
    <w:embedRegular r:id="rId8" w:subsetted="1" w:fontKey="{C55C2F35-41B0-404D-93D9-1D8E47547A1A}"/>
  </w:font>
  <w:font w:name="Calibri">
    <w:panose1 w:val="020F0502020204030204"/>
    <w:charset w:val="00"/>
    <w:family w:val="swiss"/>
    <w:pitch w:val="variable"/>
    <w:sig w:usb0="E4002EFF" w:usb1="C200247B" w:usb2="00000009" w:usb3="00000000" w:csb0="000001FF" w:csb1="00000000"/>
    <w:embedRegular r:id="rId9" w:fontKey="{304801D9-D410-4300-AA18-540C4DC9BA28}"/>
  </w:font>
  <w:font w:name="Cambria">
    <w:panose1 w:val="02040503050406030204"/>
    <w:charset w:val="00"/>
    <w:family w:val="roman"/>
    <w:pitch w:val="variable"/>
    <w:sig w:usb0="E00006FF" w:usb1="420024FF" w:usb2="02000000" w:usb3="00000000" w:csb0="0000019F" w:csb1="00000000"/>
    <w:embedRegular r:id="rId10" w:fontKey="{C4025E71-6028-4AD8-99E1-058E39589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9338" w14:textId="77777777" w:rsidR="0056146D" w:rsidRDefault="0056146D">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CED7" w14:textId="77777777" w:rsidR="0056146D"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9D5B98">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DC29" w14:textId="77777777" w:rsidR="0056146D" w:rsidRDefault="0056146D">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25F3" w14:textId="754D7153" w:rsidR="0056146D"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9D5B98">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C768" w14:textId="77777777" w:rsidR="00955318" w:rsidRDefault="00955318">
      <w:r>
        <w:separator/>
      </w:r>
    </w:p>
  </w:footnote>
  <w:footnote w:type="continuationSeparator" w:id="0">
    <w:p w14:paraId="26332E11" w14:textId="77777777" w:rsidR="00955318" w:rsidRDefault="00955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56B9" w14:textId="77777777" w:rsidR="0056146D" w:rsidRDefault="0056146D">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D7D1" w14:textId="77777777" w:rsidR="0056146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w:t>
    </w:r>
    <w:r>
      <w:rPr>
        <w:rFonts w:ascii="Trebuchet MS" w:eastAsia="Trebuchet MS" w:hAnsi="Trebuchet MS" w:cs="Trebuchet MS"/>
        <w:b/>
        <w:bCs/>
        <w:color w:val="000000"/>
      </w:rPr>
      <w:t>Revised Definition of Affected by Alcohol or Substance Exposure</w:t>
    </w:r>
  </w:p>
  <w:p w14:paraId="01A15801" w14:textId="77777777" w:rsidR="0056146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CDHS </w:t>
    </w:r>
    <w:proofErr w:type="gramStart"/>
    <w:r>
      <w:rPr>
        <w:rFonts w:ascii="Trebuchet MS" w:eastAsia="Trebuchet MS" w:hAnsi="Trebuchet MS" w:cs="Trebuchet MS"/>
        <w:b/>
        <w:bCs/>
        <w:color w:val="000000"/>
      </w:rPr>
      <w:t>Tracking #</w:t>
    </w:r>
    <w:r>
      <w:rPr>
        <w:rFonts w:ascii="Trebuchet MS" w:eastAsia="Trebuchet MS" w:hAnsi="Trebuchet MS" w:cs="Trebuchet MS"/>
        <w:color w:val="000000"/>
      </w:rPr>
      <w:t>:</w:t>
    </w:r>
    <w:proofErr w:type="gramEnd"/>
    <w:r>
      <w:rPr>
        <w:rFonts w:ascii="Trebuchet MS" w:eastAsia="Trebuchet MS" w:hAnsi="Trebuchet MS" w:cs="Trebuchet MS"/>
        <w:color w:val="000000"/>
      </w:rPr>
      <w:t xml:space="preserve"> </w:t>
    </w:r>
    <w:r>
      <w:rPr>
        <w:rFonts w:ascii="Trebuchet MS" w:eastAsia="Trebuchet MS" w:hAnsi="Trebuchet MS" w:cs="Trebuchet MS"/>
        <w:b/>
        <w:bCs/>
        <w:color w:val="000000"/>
      </w:rPr>
      <w:t>25-06-30-01</w:t>
    </w:r>
  </w:p>
  <w:p w14:paraId="25B9C122" w14:textId="77777777" w:rsidR="0056146D" w:rsidRDefault="0056146D">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6232F39E" w14:textId="77777777" w:rsidR="0056146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Office, Division &amp; Program: OCACS/DCW</w:t>
    </w:r>
    <w:r>
      <w:rPr>
        <w:rFonts w:ascii="Trebuchet MS" w:eastAsia="Trebuchet MS" w:hAnsi="Trebuchet MS" w:cs="Trebuchet MS"/>
        <w:color w:val="000000"/>
      </w:rPr>
      <w:tab/>
      <w:t xml:space="preserve">   Rule Author: Shannon Bryan</w:t>
    </w:r>
  </w:p>
  <w:p w14:paraId="57B8D791" w14:textId="77777777" w:rsidR="0056146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CCR Series Amended: </w:t>
    </w:r>
    <w:r>
      <w:rPr>
        <w:rFonts w:ascii="Trebuchet MS" w:eastAsia="Trebuchet MS" w:hAnsi="Trebuchet MS" w:cs="Trebuchet MS"/>
        <w:color w:val="000000"/>
        <w:shd w:val="clear" w:color="auto" w:fill="E8EAED"/>
      </w:rPr>
      <w:t>12 CCR 2509-1</w:t>
    </w:r>
    <w:r>
      <w:rPr>
        <w:rFonts w:ascii="Trebuchet MS" w:eastAsia="Trebuchet MS" w:hAnsi="Trebuchet MS" w:cs="Trebuchet MS"/>
        <w:color w:val="000000"/>
      </w:rPr>
      <w:t xml:space="preserve">                        Phone/Email:</w:t>
    </w:r>
    <w:r>
      <w:t xml:space="preserve"> </w:t>
    </w:r>
    <w:r>
      <w:rPr>
        <w:rFonts w:ascii="Trebuchet MS" w:eastAsia="Trebuchet MS" w:hAnsi="Trebuchet MS" w:cs="Trebuchet MS"/>
        <w:color w:val="000000"/>
      </w:rPr>
      <w:t xml:space="preserve">shannon.bryan@state.co.us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0DFA" w14:textId="77777777" w:rsidR="0056146D" w:rsidRDefault="0056146D">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8BC2" w14:textId="77777777" w:rsidR="0056146D" w:rsidRDefault="0056146D">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85D8F"/>
    <w:multiLevelType w:val="multilevel"/>
    <w:tmpl w:val="661A79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4AE750AF"/>
    <w:multiLevelType w:val="multilevel"/>
    <w:tmpl w:val="1E96DC22"/>
    <w:lvl w:ilvl="0">
      <w:start w:val="1"/>
      <w:numFmt w:val="upperLetter"/>
      <w:lvlText w:val="%1."/>
      <w:lvlJc w:val="left"/>
      <w:pPr>
        <w:ind w:left="718" w:hanging="72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num w:numId="1" w16cid:durableId="1497451965">
    <w:abstractNumId w:val="0"/>
  </w:num>
  <w:num w:numId="2" w16cid:durableId="55012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46D"/>
    <w:rsid w:val="003D255D"/>
    <w:rsid w:val="0042696C"/>
    <w:rsid w:val="0056146D"/>
    <w:rsid w:val="006B21FA"/>
    <w:rsid w:val="00955318"/>
    <w:rsid w:val="009D5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9913"/>
  <w15:docId w15:val="{2C9EBBD0-C43D-4F11-ACBE-6DBB97E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96C"/>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rsid w:val="003D255D"/>
    <w:pPr>
      <w:keepNext/>
      <w:jc w:val="both"/>
      <w:outlineLvl w:val="1"/>
    </w:pPr>
    <w:rPr>
      <w:rFonts w:eastAsia="Bookman Old Style"/>
      <w:sz w:val="36"/>
      <w:szCs w:val="36"/>
      <w:u w:val="single"/>
    </w:rPr>
  </w:style>
  <w:style w:type="paragraph" w:styleId="Heading3">
    <w:name w:val="heading 3"/>
    <w:basedOn w:val="Normal"/>
    <w:next w:val="Normal"/>
    <w:uiPriority w:val="9"/>
    <w:semiHidden/>
    <w:unhideWhenUsed/>
    <w:qFormat/>
    <w:pPr>
      <w:keepNext/>
      <w:ind w:left="1440" w:firstLine="72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s4y4Qx2jqkWsNYXNaLn1mV5eA==">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72B5D0-807C-43EC-AEB9-3557BC271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CDHS</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Zinth</cp:lastModifiedBy>
  <cp:revision>2</cp:revision>
  <dcterms:created xsi:type="dcterms:W3CDTF">2026-08-31T16:15:00Z</dcterms:created>
  <dcterms:modified xsi:type="dcterms:W3CDTF">2026-08-31T16:40:00Z</dcterms:modified>
</cp:coreProperties>
</file>