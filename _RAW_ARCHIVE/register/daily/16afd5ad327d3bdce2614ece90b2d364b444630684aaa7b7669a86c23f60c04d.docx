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5023" w14:textId="77777777" w:rsidR="00E44551" w:rsidRPr="004001D8" w:rsidRDefault="00E44551" w:rsidP="00E44551">
      <w:pPr>
        <w:widowControl w:val="0"/>
        <w:tabs>
          <w:tab w:val="center" w:pos="4392"/>
        </w:tabs>
        <w:spacing w:after="200" w:line="240" w:lineRule="exact"/>
        <w:jc w:val="right"/>
        <w:rPr>
          <w:b/>
          <w:szCs w:val="20"/>
        </w:rPr>
      </w:pPr>
      <w:r w:rsidRPr="004001D8">
        <w:rPr>
          <w:b/>
          <w:bCs w:val="0"/>
          <w:szCs w:val="20"/>
        </w:rPr>
        <w:t xml:space="preserve">DORA </w:t>
      </w:r>
      <w:r w:rsidRPr="004001D8">
        <w:rPr>
          <w:b/>
          <w:szCs w:val="20"/>
        </w:rPr>
        <w:t>0</w:t>
      </w:r>
      <w:r w:rsidRPr="004001D8">
        <w:rPr>
          <w:b/>
          <w:bCs w:val="0"/>
          <w:szCs w:val="20"/>
        </w:rPr>
        <w:t>9</w:t>
      </w:r>
      <w:r w:rsidRPr="004001D8">
        <w:rPr>
          <w:b/>
          <w:szCs w:val="20"/>
        </w:rPr>
        <w:t>/</w:t>
      </w:r>
      <w:r w:rsidRPr="004001D8">
        <w:rPr>
          <w:b/>
          <w:bCs w:val="0"/>
          <w:szCs w:val="20"/>
        </w:rPr>
        <w:t>30</w:t>
      </w:r>
      <w:r w:rsidRPr="004001D8">
        <w:rPr>
          <w:b/>
          <w:szCs w:val="20"/>
        </w:rPr>
        <w:t>/2026</w:t>
      </w:r>
    </w:p>
    <w:p w14:paraId="00BEABB4" w14:textId="468436F0" w:rsidR="005D255D" w:rsidRPr="004001D8" w:rsidRDefault="00E44551" w:rsidP="00835852">
      <w:pPr>
        <w:pStyle w:val="Heading1"/>
      </w:pPr>
      <w:r w:rsidRPr="004001D8">
        <w:t xml:space="preserve">FINAL REGULATIONS - </w:t>
      </w:r>
      <w:r w:rsidR="005D255D" w:rsidRPr="004001D8">
        <w:t xml:space="preserve">CHAPTER </w:t>
      </w:r>
      <w:r w:rsidR="00FA7283" w:rsidRPr="004001D8">
        <w:t>W-</w:t>
      </w:r>
      <w:r w:rsidR="005D255D" w:rsidRPr="004001D8">
        <w:t>11 - WILDLIFE PARKS AND UNREGULATED WILDLIF</w:t>
      </w:r>
      <w:r w:rsidRPr="004001D8">
        <w:t>E</w:t>
      </w:r>
    </w:p>
    <w:p w14:paraId="49DFCE5C" w14:textId="77777777" w:rsidR="00E44551" w:rsidRPr="004001D8" w:rsidRDefault="00E44551" w:rsidP="00835852">
      <w:pPr>
        <w:spacing w:after="240"/>
        <w:rPr>
          <w:b/>
          <w:bCs w:val="0"/>
        </w:rPr>
      </w:pPr>
      <w:r w:rsidRPr="00835852">
        <w:rPr>
          <w:b/>
          <w:bCs w:val="0"/>
        </w:rPr>
        <w:t>Note</w:t>
      </w:r>
      <w:r w:rsidRPr="004001D8">
        <w:t xml:space="preserve">: Amendments to the Rules are </w:t>
      </w:r>
      <w:ins w:id="0" w:author="Hernandez, Hilary" w:date="2025-08-06T12:18:00Z">
        <w:r w:rsidRPr="004001D8">
          <w:t xml:space="preserve">added in red text </w:t>
        </w:r>
      </w:ins>
      <w:r w:rsidRPr="004001D8">
        <w:t xml:space="preserve">and </w:t>
      </w:r>
      <w:ins w:id="1" w:author="Hernandez, Hilary" w:date="2025-08-06T12:18:00Z">
        <w:r w:rsidRPr="004001D8">
          <w:t>del</w:t>
        </w:r>
      </w:ins>
      <w:ins w:id="2" w:author="Hernandez, Hilary" w:date="2025-08-06T12:19:00Z">
        <w:r w:rsidRPr="004001D8">
          <w:t>etions are in red text with strikethrough.</w:t>
        </w:r>
      </w:ins>
    </w:p>
    <w:p w14:paraId="7A29AC47" w14:textId="5F5DB89D" w:rsidR="0043233A" w:rsidRPr="004001D8" w:rsidRDefault="000C247D" w:rsidP="00835852">
      <w:pPr>
        <w:pStyle w:val="Heading2"/>
      </w:pPr>
      <w:bookmarkStart w:id="3" w:name="ARTICLEII"/>
      <w:bookmarkStart w:id="4" w:name="_Toc182991394"/>
      <w:bookmarkEnd w:id="3"/>
      <w:r w:rsidRPr="004001D8">
        <w:t xml:space="preserve">ARTICLE II </w:t>
      </w:r>
      <w:r w:rsidR="00C1193B" w:rsidRPr="004001D8">
        <w:t>-</w:t>
      </w:r>
      <w:r w:rsidRPr="004001D8">
        <w:t xml:space="preserve"> </w:t>
      </w:r>
      <w:r w:rsidR="003D3164" w:rsidRPr="00835852">
        <w:t>License</w:t>
      </w:r>
      <w:r w:rsidR="003D3164" w:rsidRPr="004001D8">
        <w:t xml:space="preserve"> Requirements, License Exemptions, License Types, Application and Record Requirements, and License Renewal.</w:t>
      </w:r>
      <w:bookmarkEnd w:id="4"/>
    </w:p>
    <w:p w14:paraId="31B2991B" w14:textId="77777777" w:rsidR="004001D8" w:rsidRPr="004001D8" w:rsidRDefault="004001D8" w:rsidP="00835852">
      <w:pPr>
        <w:pStyle w:val="Heading3"/>
      </w:pPr>
      <w:bookmarkStart w:id="5" w:name="E1102"/>
      <w:bookmarkStart w:id="6" w:name="E1107"/>
      <w:bookmarkStart w:id="7" w:name="_Toc182991400"/>
      <w:bookmarkEnd w:id="5"/>
      <w:r w:rsidRPr="004001D8">
        <w:t xml:space="preserve">#1107 – </w:t>
      </w:r>
      <w:r w:rsidRPr="00835852">
        <w:t>Expiration</w:t>
      </w:r>
      <w:r w:rsidRPr="004001D8">
        <w:t xml:space="preserve"> and Renewal of Licenses</w:t>
      </w:r>
      <w:bookmarkEnd w:id="6"/>
      <w:bookmarkEnd w:id="7"/>
    </w:p>
    <w:p w14:paraId="2BA87E05"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 xml:space="preserve">Licenses are nontransferable and, </w:t>
      </w:r>
      <w:proofErr w:type="gramStart"/>
      <w:r w:rsidRPr="004001D8">
        <w:rPr>
          <w:szCs w:val="20"/>
        </w:rPr>
        <w:t>with the exception of</w:t>
      </w:r>
      <w:proofErr w:type="gramEnd"/>
      <w:r w:rsidRPr="004001D8">
        <w:rPr>
          <w:szCs w:val="20"/>
        </w:rPr>
        <w:t xml:space="preserve"> Non-commercial Wildlife Park Licenses, shall expire December 31 of each year. Licenses may be renewed upon </w:t>
      </w:r>
      <w:del w:id="8" w:author="Hernandez, Hilary" w:date="2026-07-29T09:17:00Z" w16du:dateUtc="2026-07-29T15:17:00Z">
        <w:r w:rsidRPr="004001D8" w:rsidDel="00133CEC">
          <w:rPr>
            <w:szCs w:val="20"/>
          </w:rPr>
          <w:delText xml:space="preserve">written </w:delText>
        </w:r>
      </w:del>
      <w:r w:rsidRPr="004001D8">
        <w:rPr>
          <w:szCs w:val="20"/>
        </w:rPr>
        <w:t xml:space="preserve">request and payment of the required fee without submitting a new application. All record keeping and reporting requirements must be met prior to license renewal. If the license is not renewed by December 31, the licensee may not </w:t>
      </w:r>
      <w:proofErr w:type="gramStart"/>
      <w:r w:rsidRPr="004001D8">
        <w:rPr>
          <w:szCs w:val="20"/>
        </w:rPr>
        <w:t>buy, purchase</w:t>
      </w:r>
      <w:proofErr w:type="gramEnd"/>
      <w:r w:rsidRPr="004001D8">
        <w:rPr>
          <w:szCs w:val="20"/>
        </w:rPr>
        <w:t xml:space="preserve">, sell, trade, broker, barter, transport or participate in any activity authorized by the license until it is renewed. Wildlife held pursuant to the license must be lawfully disposed of within 60 days of expiration if the license is not renewed.  </w:t>
      </w:r>
    </w:p>
    <w:p w14:paraId="79F75E27"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 xml:space="preserve">All licensees required to renew their licenses annually must submit an annual report prior to license renewal that identifies all animals by species on the facility by species, number, and sex; and any required USDA or DOW tag number or tattoo.  </w:t>
      </w:r>
    </w:p>
    <w:p w14:paraId="21E4044B"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 xml:space="preserve">All facilities authorized to possess animals from the families </w:t>
      </w:r>
      <w:r w:rsidRPr="004001D8">
        <w:rPr>
          <w:i/>
          <w:iCs/>
          <w:szCs w:val="20"/>
        </w:rPr>
        <w:t>Canidae</w:t>
      </w:r>
      <w:r w:rsidRPr="004001D8">
        <w:rPr>
          <w:szCs w:val="20"/>
        </w:rPr>
        <w:t xml:space="preserve">, </w:t>
      </w:r>
      <w:r w:rsidRPr="004001D8">
        <w:rPr>
          <w:i/>
          <w:iCs/>
          <w:szCs w:val="20"/>
        </w:rPr>
        <w:t>Felidae</w:t>
      </w:r>
      <w:r w:rsidRPr="004001D8">
        <w:rPr>
          <w:szCs w:val="20"/>
        </w:rPr>
        <w:t xml:space="preserve"> or </w:t>
      </w:r>
      <w:r w:rsidRPr="004001D8">
        <w:rPr>
          <w:i/>
          <w:iCs/>
          <w:szCs w:val="20"/>
        </w:rPr>
        <w:t>Ursidae</w:t>
      </w:r>
      <w:r w:rsidRPr="004001D8">
        <w:rPr>
          <w:szCs w:val="20"/>
        </w:rPr>
        <w:t xml:space="preserve"> must submit an updated facility contingency plan as required in #1102. The contingency plan shall be reviewed upon renewal of a license and updated as necessary, including but not limited to, the current number of animals held </w:t>
      </w:r>
      <w:proofErr w:type="gramStart"/>
      <w:r w:rsidRPr="004001D8">
        <w:rPr>
          <w:szCs w:val="20"/>
        </w:rPr>
        <w:t>from</w:t>
      </w:r>
      <w:proofErr w:type="gramEnd"/>
      <w:r w:rsidRPr="004001D8">
        <w:rPr>
          <w:szCs w:val="20"/>
        </w:rPr>
        <w:t xml:space="preserve"> these three families.</w:t>
      </w:r>
    </w:p>
    <w:p w14:paraId="43856A1E"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 xml:space="preserve">A renewal application submitted by any facility authorized to possess animals from the families </w:t>
      </w:r>
      <w:r w:rsidRPr="004001D8">
        <w:rPr>
          <w:i/>
          <w:iCs/>
          <w:szCs w:val="20"/>
        </w:rPr>
        <w:t>Canidae</w:t>
      </w:r>
      <w:r w:rsidRPr="004001D8">
        <w:rPr>
          <w:szCs w:val="20"/>
        </w:rPr>
        <w:t xml:space="preserve">, </w:t>
      </w:r>
      <w:r w:rsidRPr="004001D8">
        <w:rPr>
          <w:i/>
          <w:iCs/>
          <w:szCs w:val="20"/>
        </w:rPr>
        <w:t>Felidae</w:t>
      </w:r>
      <w:r w:rsidRPr="004001D8">
        <w:rPr>
          <w:szCs w:val="20"/>
        </w:rPr>
        <w:t xml:space="preserve"> or </w:t>
      </w:r>
      <w:r w:rsidRPr="004001D8">
        <w:rPr>
          <w:i/>
          <w:iCs/>
          <w:szCs w:val="20"/>
        </w:rPr>
        <w:t>Ursidae</w:t>
      </w:r>
      <w:r w:rsidRPr="004001D8">
        <w:rPr>
          <w:szCs w:val="20"/>
        </w:rPr>
        <w:t xml:space="preserve"> will not be approved unless the financial assurance requirements in #1102 remain in effect.</w:t>
      </w:r>
    </w:p>
    <w:p w14:paraId="7044D591"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All commercial park licensees must certify that they maintain their commercial status based on the criteria listed in #1105.</w:t>
      </w:r>
    </w:p>
    <w:p w14:paraId="1BC1FF42"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All Wildlife Sanctuary licensees must certify that they maintain their nonprofit status as specified in #1105.</w:t>
      </w:r>
    </w:p>
    <w:p w14:paraId="7C6A49E2"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 xml:space="preserve">Non-compliance with the provisions of applicable statutes and these regulations is subject to revocation of the license in accordance with provisions of 24-4-104 C.R.S. and 33-6-106 C.R.S. If the license is revoked, the owner or his agent shall lawfully dispose of all wildlife held pursuant to the license within 60 days of license revocation. If a licensee is convicted of cruelty to/neglect of animals, the license shall be revoked. </w:t>
      </w:r>
    </w:p>
    <w:p w14:paraId="14A16B2D" w14:textId="77777777" w:rsidR="004001D8" w:rsidRPr="004001D8" w:rsidRDefault="004001D8" w:rsidP="004001D8">
      <w:pPr>
        <w:pStyle w:val="ListParagraph"/>
        <w:widowControl w:val="0"/>
        <w:numPr>
          <w:ilvl w:val="0"/>
          <w:numId w:val="50"/>
        </w:numPr>
        <w:tabs>
          <w:tab w:val="left" w:pos="-1080"/>
          <w:tab w:val="left" w:pos="-720"/>
          <w:tab w:val="left" w:pos="0"/>
          <w:tab w:val="left" w:pos="360"/>
          <w:tab w:val="left" w:pos="1080"/>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after="240" w:line="240" w:lineRule="exact"/>
        <w:ind w:left="1080"/>
        <w:contextualSpacing w:val="0"/>
        <w:rPr>
          <w:szCs w:val="20"/>
        </w:rPr>
      </w:pPr>
      <w:r w:rsidRPr="004001D8">
        <w:rPr>
          <w:szCs w:val="20"/>
        </w:rPr>
        <w:t>Renewal of a license is contingent upon the licensee's compliance with relevant state statutes, federal regulations, and the provisions of these regulations.</w:t>
      </w:r>
    </w:p>
    <w:p w14:paraId="3A4A1249" w14:textId="6C267C79" w:rsidR="0043233A" w:rsidRPr="004001D8" w:rsidRDefault="0043233A" w:rsidP="004001D8">
      <w:pPr>
        <w:pStyle w:val="par2"/>
        <w:spacing w:after="240"/>
        <w:ind w:left="0" w:firstLine="0"/>
        <w:rPr>
          <w:szCs w:val="20"/>
        </w:rPr>
      </w:pPr>
    </w:p>
    <w:p w14:paraId="40D5E649" w14:textId="7F98C468" w:rsidR="00AA2573" w:rsidRPr="004001D8" w:rsidRDefault="005D255D" w:rsidP="00E44551">
      <w:pPr>
        <w:jc w:val="right"/>
        <w:rPr>
          <w:b/>
          <w:szCs w:val="20"/>
        </w:rPr>
      </w:pPr>
      <w:r w:rsidRPr="004001D8">
        <w:rPr>
          <w:szCs w:val="20"/>
        </w:rPr>
        <w:br w:type="page"/>
      </w:r>
      <w:r w:rsidR="00E44551" w:rsidRPr="004001D8">
        <w:rPr>
          <w:b/>
          <w:bCs w:val="0"/>
          <w:szCs w:val="20"/>
        </w:rPr>
        <w:lastRenderedPageBreak/>
        <w:t xml:space="preserve">DORA </w:t>
      </w:r>
      <w:r w:rsidR="00E44551" w:rsidRPr="004001D8">
        <w:rPr>
          <w:b/>
          <w:szCs w:val="20"/>
        </w:rPr>
        <w:t>0</w:t>
      </w:r>
      <w:r w:rsidR="00E44551" w:rsidRPr="004001D8">
        <w:rPr>
          <w:b/>
          <w:bCs w:val="0"/>
          <w:szCs w:val="20"/>
        </w:rPr>
        <w:t>9</w:t>
      </w:r>
      <w:r w:rsidR="00E44551" w:rsidRPr="004001D8">
        <w:rPr>
          <w:b/>
          <w:szCs w:val="20"/>
        </w:rPr>
        <w:t>/</w:t>
      </w:r>
      <w:r w:rsidR="00E44551" w:rsidRPr="004001D8">
        <w:rPr>
          <w:b/>
          <w:bCs w:val="0"/>
          <w:szCs w:val="20"/>
        </w:rPr>
        <w:t>30</w:t>
      </w:r>
      <w:r w:rsidR="00E44551" w:rsidRPr="004001D8">
        <w:rPr>
          <w:b/>
          <w:szCs w:val="20"/>
        </w:rPr>
        <w:t>/2026</w:t>
      </w:r>
    </w:p>
    <w:p w14:paraId="68F05D00" w14:textId="77777777" w:rsidR="00AA2573" w:rsidRPr="004001D8" w:rsidRDefault="00AA2573" w:rsidP="00673D45">
      <w:pPr>
        <w:pStyle w:val="upar1"/>
        <w:jc w:val="right"/>
        <w:rPr>
          <w:b/>
          <w:bCs w:val="0"/>
          <w:szCs w:val="20"/>
        </w:rPr>
      </w:pPr>
      <w:r w:rsidRPr="004001D8">
        <w:rPr>
          <w:b/>
          <w:szCs w:val="20"/>
        </w:rPr>
        <w:t>Basis and Purpose</w:t>
      </w:r>
    </w:p>
    <w:p w14:paraId="682CCB13" w14:textId="77777777" w:rsidR="00AA2573" w:rsidRPr="004001D8" w:rsidRDefault="00AA2573" w:rsidP="00673D45">
      <w:pPr>
        <w:pStyle w:val="upar1"/>
        <w:jc w:val="right"/>
        <w:rPr>
          <w:b/>
          <w:bCs w:val="0"/>
          <w:szCs w:val="20"/>
        </w:rPr>
      </w:pPr>
      <w:r w:rsidRPr="004001D8">
        <w:rPr>
          <w:b/>
          <w:szCs w:val="20"/>
        </w:rPr>
        <w:t>Chapter W-11 - Wildlife Parks and Unregulated Wildlife</w:t>
      </w:r>
    </w:p>
    <w:p w14:paraId="19777E55" w14:textId="77777777" w:rsidR="00AA2573" w:rsidRPr="004001D8" w:rsidRDefault="00AA2573" w:rsidP="00673D45">
      <w:pPr>
        <w:pStyle w:val="upar1"/>
        <w:jc w:val="center"/>
        <w:rPr>
          <w:szCs w:val="20"/>
        </w:rPr>
      </w:pPr>
    </w:p>
    <w:p w14:paraId="697C4CC7" w14:textId="77777777" w:rsidR="003255D4" w:rsidRPr="004001D8" w:rsidRDefault="003255D4" w:rsidP="00835852">
      <w:pPr>
        <w:pStyle w:val="Heading2"/>
      </w:pPr>
      <w:r w:rsidRPr="004001D8">
        <w:t>Basis and Purpose:</w:t>
      </w:r>
    </w:p>
    <w:p w14:paraId="17E33813" w14:textId="77777777" w:rsidR="00C667E0" w:rsidRPr="00C6230B" w:rsidRDefault="00C667E0" w:rsidP="00C667E0">
      <w:pPr>
        <w:tabs>
          <w:tab w:val="left" w:pos="720"/>
          <w:tab w:val="left" w:pos="1440"/>
        </w:tabs>
        <w:rPr>
          <w:b/>
          <w:bCs w:val="0"/>
          <w:u w:val="single"/>
          <w:lang w:val="x-none" w:eastAsia="x-none"/>
        </w:rPr>
      </w:pPr>
      <w:r w:rsidRPr="00C6230B">
        <w:rPr>
          <w:b/>
          <w:u w:val="single"/>
          <w:lang w:eastAsia="x-none"/>
        </w:rPr>
        <w:t>Updating regulations to implement the new licensing system in June of 2027</w:t>
      </w:r>
    </w:p>
    <w:p w14:paraId="15AAF22F" w14:textId="77777777" w:rsidR="00A73AB0" w:rsidRPr="004001D8" w:rsidRDefault="00A73AB0" w:rsidP="00A73AB0">
      <w:pPr>
        <w:spacing w:line="276" w:lineRule="auto"/>
        <w:rPr>
          <w:szCs w:val="20"/>
          <w:highlight w:val="yellow"/>
        </w:rPr>
      </w:pPr>
    </w:p>
    <w:p w14:paraId="7166203E" w14:textId="45A182A8" w:rsidR="00C667E0" w:rsidRDefault="00C667E0" w:rsidP="00C667E0">
      <w:pPr>
        <w:widowControl w:val="0"/>
        <w:autoSpaceDE w:val="0"/>
        <w:autoSpaceDN w:val="0"/>
        <w:spacing w:line="276" w:lineRule="auto"/>
        <w:rPr>
          <w:rFonts w:eastAsia="Trebuchet MS"/>
        </w:rPr>
      </w:pPr>
      <w:r w:rsidRPr="00142644">
        <w:rPr>
          <w:rFonts w:eastAsia="Trebuchet MS"/>
        </w:rPr>
        <w:t xml:space="preserve">In </w:t>
      </w:r>
      <w:r>
        <w:rPr>
          <w:rFonts w:eastAsia="Trebuchet MS"/>
        </w:rPr>
        <w:t xml:space="preserve">June of 2027 CPW will be moving to a new licensing system. As part of </w:t>
      </w:r>
      <w:r>
        <w:rPr>
          <w:rFonts w:eastAsia="Trebuchet MS"/>
          <w:bCs w:val="0"/>
        </w:rPr>
        <w:t>the</w:t>
      </w:r>
      <w:r>
        <w:rPr>
          <w:rFonts w:eastAsia="Trebuchet MS"/>
        </w:rPr>
        <w:t xml:space="preserve"> change most of the CPW products will be changing from physical products to electronic products or e-products. To</w:t>
      </w:r>
      <w:r w:rsidRPr="00142644">
        <w:rPr>
          <w:rFonts w:eastAsia="Trebuchet MS"/>
        </w:rPr>
        <w:t xml:space="preserve"> make th</w:t>
      </w:r>
      <w:r>
        <w:rPr>
          <w:rFonts w:eastAsia="Trebuchet MS"/>
        </w:rPr>
        <w:t>is</w:t>
      </w:r>
      <w:r w:rsidRPr="00142644">
        <w:rPr>
          <w:rFonts w:eastAsia="Trebuchet MS"/>
        </w:rPr>
        <w:t xml:space="preserve"> switch to e-products the regulations need to be updated with the new terminology and procedures. As the go live for the new system is June 8</w:t>
      </w:r>
      <w:r w:rsidRPr="00142644">
        <w:rPr>
          <w:rFonts w:eastAsia="Trebuchet MS"/>
          <w:vertAlign w:val="superscript"/>
        </w:rPr>
        <w:t>th</w:t>
      </w:r>
      <w:r w:rsidRPr="00142644">
        <w:rPr>
          <w:rFonts w:eastAsia="Trebuchet MS"/>
        </w:rPr>
        <w:t xml:space="preserve">, 2027, it is important that we keep regulations for both physical and e-products while we are adopting these changes. </w:t>
      </w:r>
      <w:r>
        <w:rPr>
          <w:rFonts w:eastAsia="Trebuchet MS"/>
        </w:rPr>
        <w:t>This change</w:t>
      </w:r>
      <w:r w:rsidRPr="00142644">
        <w:rPr>
          <w:rFonts w:eastAsia="Trebuchet MS"/>
        </w:rPr>
        <w:t xml:space="preserve"> remove</w:t>
      </w:r>
      <w:r>
        <w:rPr>
          <w:rFonts w:eastAsia="Trebuchet MS"/>
        </w:rPr>
        <w:t>s the</w:t>
      </w:r>
      <w:r w:rsidRPr="00142644">
        <w:rPr>
          <w:rFonts w:eastAsia="Trebuchet MS"/>
        </w:rPr>
        <w:t xml:space="preserve"> reference to paper forms where they are no longer going to be accepted as customers will instead fill out paperwork electronically.</w:t>
      </w:r>
    </w:p>
    <w:p w14:paraId="486EE064" w14:textId="77777777" w:rsidR="00C667E0" w:rsidRPr="00142644" w:rsidRDefault="00C667E0" w:rsidP="00C667E0">
      <w:pPr>
        <w:widowControl w:val="0"/>
        <w:autoSpaceDE w:val="0"/>
        <w:autoSpaceDN w:val="0"/>
        <w:spacing w:line="276" w:lineRule="auto"/>
        <w:rPr>
          <w:rFonts w:eastAsia="Trebuchet MS"/>
          <w:bCs w:val="0"/>
        </w:rPr>
      </w:pPr>
    </w:p>
    <w:p w14:paraId="5824E671" w14:textId="77777777" w:rsidR="00A73AB0" w:rsidRPr="004001D8" w:rsidRDefault="00A73AB0" w:rsidP="00A73AB0">
      <w:pPr>
        <w:widowControl w:val="0"/>
        <w:spacing w:after="240"/>
        <w:rPr>
          <w:b/>
          <w:bCs w:val="0"/>
          <w:szCs w:val="20"/>
          <w:lang w:eastAsia="x-none"/>
        </w:rPr>
      </w:pPr>
      <w:r w:rsidRPr="004001D8">
        <w:rPr>
          <w:szCs w:val="20"/>
          <w:lang w:eastAsia="x-none"/>
        </w:rPr>
        <w:t xml:space="preserve">The statements of basis and purpose for these regulations can be obtained from the Colorado Division of Parks and Wildlife, Office of the Regulations Manager by emailing </w:t>
      </w:r>
      <w:hyperlink r:id="rId8" w:history="1">
        <w:r w:rsidRPr="004001D8">
          <w:rPr>
            <w:color w:val="0000FF"/>
            <w:szCs w:val="20"/>
            <w:u w:val="single"/>
            <w:lang w:eastAsia="x-none"/>
          </w:rPr>
          <w:t>dnr_cpw_planning@state.co.us</w:t>
        </w:r>
      </w:hyperlink>
      <w:r w:rsidRPr="004001D8">
        <w:rPr>
          <w:szCs w:val="20"/>
          <w:lang w:eastAsia="x-none"/>
        </w:rPr>
        <w:t xml:space="preserve"> or by visiting the Division of Parks and Wildlife headquarters at 6060 Broadway, Denver, CO, 80216.</w:t>
      </w:r>
    </w:p>
    <w:p w14:paraId="1AA974DD" w14:textId="77777777" w:rsidR="00A73AB0" w:rsidRPr="004001D8" w:rsidRDefault="00A73AB0" w:rsidP="00A73AB0">
      <w:pPr>
        <w:spacing w:after="240"/>
        <w:rPr>
          <w:b/>
          <w:szCs w:val="20"/>
        </w:rPr>
      </w:pPr>
      <w:r w:rsidRPr="004001D8">
        <w:rPr>
          <w:b/>
          <w:szCs w:val="20"/>
        </w:rPr>
        <w:t>The primary statutory authority for these regulations can be found in § 24-4-103, C.R.S., and the state Wildlife Act, §§ 33-1-101 to 33-6-209, C.R.S., specifically including, but not limited to: §§ 33-1-106, C.R.S.</w:t>
      </w:r>
    </w:p>
    <w:p w14:paraId="71F506C4" w14:textId="387912F8" w:rsidR="00A73AB0" w:rsidRPr="004001D8" w:rsidRDefault="00A73AB0" w:rsidP="00A73AB0">
      <w:pPr>
        <w:rPr>
          <w:b/>
          <w:szCs w:val="20"/>
        </w:rPr>
      </w:pPr>
      <w:r w:rsidRPr="004001D8">
        <w:rPr>
          <w:b/>
          <w:szCs w:val="20"/>
        </w:rPr>
        <w:t xml:space="preserve">EFFECTIVE DATE - THESE REGULATIONS SHALL BECOME EFFECTIVE </w:t>
      </w:r>
      <w:r w:rsidR="00E44551" w:rsidRPr="004001D8">
        <w:rPr>
          <w:b/>
          <w:szCs w:val="20"/>
        </w:rPr>
        <w:t xml:space="preserve">JANUARY </w:t>
      </w:r>
      <w:r w:rsidRPr="004001D8">
        <w:rPr>
          <w:b/>
          <w:szCs w:val="20"/>
        </w:rPr>
        <w:t xml:space="preserve">1, </w:t>
      </w:r>
      <w:proofErr w:type="gramStart"/>
      <w:r w:rsidRPr="004001D8">
        <w:rPr>
          <w:b/>
          <w:szCs w:val="20"/>
        </w:rPr>
        <w:t>202</w:t>
      </w:r>
      <w:r w:rsidR="00E44551" w:rsidRPr="004001D8">
        <w:rPr>
          <w:b/>
          <w:szCs w:val="20"/>
        </w:rPr>
        <w:t>7</w:t>
      </w:r>
      <w:proofErr w:type="gramEnd"/>
      <w:r w:rsidRPr="004001D8">
        <w:rPr>
          <w:b/>
          <w:szCs w:val="20"/>
        </w:rPr>
        <w:t xml:space="preserve"> AND SHALL REMAIN IN FULL FORCE AND EFFECT UNTIL REPEALED, AMENDED OR SUPERSEDED.</w:t>
      </w:r>
    </w:p>
    <w:p w14:paraId="60118E27" w14:textId="77777777" w:rsidR="00A73AB0" w:rsidRPr="004001D8" w:rsidRDefault="00A73AB0" w:rsidP="00A73AB0">
      <w:pPr>
        <w:rPr>
          <w:b/>
          <w:szCs w:val="20"/>
        </w:rPr>
      </w:pPr>
    </w:p>
    <w:p w14:paraId="1C875F3D" w14:textId="6F468CA9" w:rsidR="00A73AB0" w:rsidRPr="004001D8" w:rsidRDefault="00A73AB0" w:rsidP="00A73AB0">
      <w:pPr>
        <w:rPr>
          <w:b/>
          <w:szCs w:val="20"/>
        </w:rPr>
      </w:pPr>
      <w:r w:rsidRPr="004001D8">
        <w:rPr>
          <w:b/>
          <w:szCs w:val="20"/>
        </w:rPr>
        <w:t xml:space="preserve">APPROVED AND ADOPTED BY THE PARKS AND WILDLIFE COMMISSION OF THE STATE OF COLORADO THIS 4TH DAY OF </w:t>
      </w:r>
      <w:proofErr w:type="gramStart"/>
      <w:r w:rsidR="00E44551" w:rsidRPr="004001D8">
        <w:rPr>
          <w:b/>
          <w:szCs w:val="20"/>
        </w:rPr>
        <w:t>NOVEMBER</w:t>
      </w:r>
      <w:r w:rsidRPr="004001D8">
        <w:rPr>
          <w:b/>
          <w:szCs w:val="20"/>
        </w:rPr>
        <w:t>,</w:t>
      </w:r>
      <w:proofErr w:type="gramEnd"/>
      <w:r w:rsidRPr="004001D8">
        <w:rPr>
          <w:b/>
          <w:szCs w:val="20"/>
        </w:rPr>
        <w:t xml:space="preserve"> 2026.</w:t>
      </w:r>
    </w:p>
    <w:p w14:paraId="105D5E50" w14:textId="77777777" w:rsidR="00A73AB0" w:rsidRPr="004001D8" w:rsidRDefault="00A73AB0" w:rsidP="00A73AB0">
      <w:pPr>
        <w:autoSpaceDE w:val="0"/>
        <w:autoSpaceDN w:val="0"/>
        <w:adjustRightInd w:val="0"/>
        <w:jc w:val="right"/>
        <w:rPr>
          <w:b/>
          <w:bCs w:val="0"/>
          <w:color w:val="000000"/>
          <w:szCs w:val="20"/>
        </w:rPr>
      </w:pPr>
    </w:p>
    <w:p w14:paraId="68F7CA8C" w14:textId="77777777" w:rsidR="00A73AB0" w:rsidRPr="004001D8" w:rsidRDefault="00A73AB0" w:rsidP="00A73AB0">
      <w:pPr>
        <w:autoSpaceDE w:val="0"/>
        <w:autoSpaceDN w:val="0"/>
        <w:adjustRightInd w:val="0"/>
        <w:jc w:val="right"/>
        <w:rPr>
          <w:b/>
          <w:bCs w:val="0"/>
          <w:color w:val="000000"/>
          <w:szCs w:val="20"/>
        </w:rPr>
      </w:pPr>
    </w:p>
    <w:p w14:paraId="76ECF6B4" w14:textId="77777777" w:rsidR="004F187C" w:rsidRPr="004001D8" w:rsidRDefault="004F187C" w:rsidP="00A73AB0">
      <w:pPr>
        <w:widowControl w:val="0"/>
        <w:spacing w:after="240"/>
        <w:rPr>
          <w:szCs w:val="20"/>
        </w:rPr>
      </w:pPr>
    </w:p>
    <w:sectPr w:rsidR="004F187C" w:rsidRPr="004001D8" w:rsidSect="00ED58F1">
      <w:footerReference w:type="even"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3622" w14:textId="77777777" w:rsidR="003D6160" w:rsidRDefault="003D6160">
      <w:r>
        <w:separator/>
      </w:r>
    </w:p>
  </w:endnote>
  <w:endnote w:type="continuationSeparator" w:id="0">
    <w:p w14:paraId="39D37759" w14:textId="77777777" w:rsidR="003D6160" w:rsidRDefault="003D6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A350" w14:textId="77777777" w:rsidR="003D3164" w:rsidRDefault="003D31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6A7EE8BC" w14:textId="77777777" w:rsidR="003D3164" w:rsidRDefault="003D3164">
    <w:pPr>
      <w:framePr w:w="8784" w:h="221" w:hRule="exact" w:wrap="notBeside" w:vAnchor="page" w:hAnchor="text" w:y="14832"/>
      <w:widowControl w:val="0"/>
      <w:tabs>
        <w:tab w:val="left" w:pos="-1080"/>
        <w:tab w:val="left" w:pos="-720"/>
        <w:tab w:val="left" w:pos="0"/>
        <w:tab w:val="left" w:pos="360"/>
        <w:tab w:val="left" w:pos="720"/>
        <w:tab w:val="left" w:pos="1080"/>
        <w:tab w:val="left" w:pos="1435"/>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atLeast"/>
      <w:jc w:val="center"/>
      <w:rPr>
        <w:vanish/>
      </w:rPr>
    </w:pPr>
  </w:p>
  <w:p w14:paraId="21B368BD" w14:textId="77777777" w:rsidR="003D3164" w:rsidRDefault="003D3164">
    <w:pPr>
      <w:widowControl w:val="0"/>
      <w:tabs>
        <w:tab w:val="left" w:pos="-1080"/>
        <w:tab w:val="left" w:pos="-720"/>
        <w:tab w:val="left" w:pos="0"/>
        <w:tab w:val="left" w:pos="360"/>
        <w:tab w:val="left" w:pos="720"/>
        <w:tab w:val="left" w:pos="1080"/>
        <w:tab w:val="left" w:pos="1435"/>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884459"/>
      <w:docPartObj>
        <w:docPartGallery w:val="Page Numbers (Bottom of Page)"/>
        <w:docPartUnique/>
      </w:docPartObj>
    </w:sdtPr>
    <w:sdtEndPr>
      <w:rPr>
        <w:noProof/>
      </w:rPr>
    </w:sdtEndPr>
    <w:sdtContent>
      <w:p w14:paraId="130E948B" w14:textId="4243C21F" w:rsidR="003D3164" w:rsidRDefault="003D3164">
        <w:pPr>
          <w:pStyle w:val="Footer"/>
          <w:jc w:val="center"/>
        </w:pPr>
        <w:r>
          <w:fldChar w:fldCharType="begin"/>
        </w:r>
        <w:r>
          <w:instrText xml:space="preserve"> PAGE   \* MERGEFORMAT </w:instrText>
        </w:r>
        <w:r>
          <w:fldChar w:fldCharType="separate"/>
        </w:r>
        <w:r w:rsidR="00CA70C4">
          <w:rPr>
            <w:noProof/>
          </w:rPr>
          <w:t>20</w:t>
        </w:r>
        <w:r>
          <w:rPr>
            <w:noProof/>
          </w:rPr>
          <w:fldChar w:fldCharType="end"/>
        </w:r>
      </w:p>
    </w:sdtContent>
  </w:sdt>
  <w:p w14:paraId="31655244" w14:textId="77777777" w:rsidR="003D3164" w:rsidRDefault="003D3164">
    <w:pPr>
      <w:widowControl w:val="0"/>
      <w:tabs>
        <w:tab w:val="left" w:pos="-1080"/>
        <w:tab w:val="left" w:pos="-720"/>
        <w:tab w:val="left" w:pos="0"/>
        <w:tab w:val="left" w:pos="360"/>
        <w:tab w:val="left" w:pos="720"/>
        <w:tab w:val="left" w:pos="1080"/>
        <w:tab w:val="left" w:pos="1435"/>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1EF3" w14:textId="77777777" w:rsidR="003D6160" w:rsidRDefault="003D6160">
      <w:r>
        <w:separator/>
      </w:r>
    </w:p>
  </w:footnote>
  <w:footnote w:type="continuationSeparator" w:id="0">
    <w:p w14:paraId="574FD918" w14:textId="77777777" w:rsidR="003D6160" w:rsidRDefault="003D61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0D52183"/>
    <w:multiLevelType w:val="hybridMultilevel"/>
    <w:tmpl w:val="99EED8BE"/>
    <w:lvl w:ilvl="0" w:tplc="4D6EF36C">
      <w:start w:val="1"/>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13E66A8"/>
    <w:multiLevelType w:val="hybridMultilevel"/>
    <w:tmpl w:val="2A042F52"/>
    <w:lvl w:ilvl="0" w:tplc="8F38BC7E">
      <w:start w:val="1"/>
      <w:numFmt w:val="decimal"/>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41A0AFE"/>
    <w:multiLevelType w:val="hybridMultilevel"/>
    <w:tmpl w:val="5E241EBA"/>
    <w:lvl w:ilvl="0" w:tplc="F1DE9AC0">
      <w:start w:val="1"/>
      <w:numFmt w:val="upperLetter"/>
      <w:lvlText w:val="%1."/>
      <w:lvlJc w:val="left"/>
      <w:pPr>
        <w:ind w:left="1080" w:hanging="360"/>
      </w:pPr>
      <w:rPr>
        <w:rFonts w:hint="default"/>
      </w:rPr>
    </w:lvl>
    <w:lvl w:ilvl="1" w:tplc="35824C7E">
      <w:start w:val="1"/>
      <w:numFmt w:val="decimal"/>
      <w:lvlText w:val="%2."/>
      <w:lvlJc w:val="left"/>
      <w:pPr>
        <w:ind w:left="1800" w:hanging="360"/>
      </w:pPr>
      <w:rPr>
        <w:rFonts w:hint="default"/>
      </w:rPr>
    </w:lvl>
    <w:lvl w:ilvl="2" w:tplc="67405B3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6C01A93"/>
    <w:multiLevelType w:val="hybridMultilevel"/>
    <w:tmpl w:val="53E4E936"/>
    <w:lvl w:ilvl="0" w:tplc="B7245A72">
      <w:start w:val="1"/>
      <w:numFmt w:val="decimal"/>
      <w:lvlText w:val="%1."/>
      <w:lvlJc w:val="left"/>
      <w:pPr>
        <w:ind w:left="2160" w:hanging="360"/>
      </w:pPr>
      <w:rPr>
        <w:rFonts w:hint="default"/>
      </w:rPr>
    </w:lvl>
    <w:lvl w:ilvl="1" w:tplc="B6DCAF94">
      <w:start w:val="1"/>
      <w:numFmt w:val="upp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09B46A42"/>
    <w:multiLevelType w:val="hybridMultilevel"/>
    <w:tmpl w:val="58E4AF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0F82DD6"/>
    <w:multiLevelType w:val="hybridMultilevel"/>
    <w:tmpl w:val="BA6E97A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4273E40"/>
    <w:multiLevelType w:val="hybridMultilevel"/>
    <w:tmpl w:val="C7F47C9E"/>
    <w:lvl w:ilvl="0" w:tplc="4D6EF36C">
      <w:start w:val="1"/>
      <w:numFmt w:val="upperLetter"/>
      <w:lvlText w:val="%1."/>
      <w:lvlJc w:val="left"/>
      <w:pPr>
        <w:ind w:left="1080" w:hanging="360"/>
      </w:pPr>
      <w:rPr>
        <w:rFonts w:hint="default"/>
      </w:rPr>
    </w:lvl>
    <w:lvl w:ilvl="1" w:tplc="7AD256F2">
      <w:start w:val="1"/>
      <w:numFmt w:val="decimal"/>
      <w:lvlText w:val="%2."/>
      <w:lvlJc w:val="left"/>
      <w:pPr>
        <w:ind w:left="1800" w:hanging="360"/>
      </w:pPr>
      <w:rPr>
        <w:rFonts w:hint="default"/>
      </w:rPr>
    </w:lvl>
    <w:lvl w:ilvl="2" w:tplc="5194F53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5A61B4"/>
    <w:multiLevelType w:val="hybridMultilevel"/>
    <w:tmpl w:val="1BCE1CE0"/>
    <w:lvl w:ilvl="0" w:tplc="0409001B">
      <w:start w:val="1"/>
      <w:numFmt w:val="lowerRoman"/>
      <w:lvlText w:val="%1."/>
      <w:lvlJc w:val="right"/>
      <w:pPr>
        <w:ind w:left="720" w:hanging="360"/>
      </w:pPr>
      <w:rPr>
        <w:rFonts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1C4466"/>
    <w:multiLevelType w:val="hybridMultilevel"/>
    <w:tmpl w:val="7DEC6940"/>
    <w:lvl w:ilvl="0" w:tplc="E2A2E4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32F6919"/>
    <w:multiLevelType w:val="hybridMultilevel"/>
    <w:tmpl w:val="68E6B222"/>
    <w:lvl w:ilvl="0" w:tplc="0409001B">
      <w:start w:val="1"/>
      <w:numFmt w:val="lowerRoman"/>
      <w:lvlText w:val="%1."/>
      <w:lvlJc w:val="right"/>
      <w:pPr>
        <w:ind w:left="2520" w:hanging="360"/>
      </w:pPr>
      <w:rPr>
        <w:rFonts w:cs="Times New Roman"/>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26233C0A"/>
    <w:multiLevelType w:val="hybridMultilevel"/>
    <w:tmpl w:val="16424668"/>
    <w:lvl w:ilvl="0" w:tplc="77F20BD0">
      <w:start w:val="1"/>
      <w:numFmt w:val="upperLetter"/>
      <w:lvlText w:val="%1."/>
      <w:lvlJc w:val="left"/>
      <w:pPr>
        <w:ind w:left="1080" w:hanging="360"/>
      </w:pPr>
      <w:rPr>
        <w:rFonts w:hint="default"/>
      </w:rPr>
    </w:lvl>
    <w:lvl w:ilvl="1" w:tplc="BA420E1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8D35FFF"/>
    <w:multiLevelType w:val="hybridMultilevel"/>
    <w:tmpl w:val="B2F61F86"/>
    <w:lvl w:ilvl="0" w:tplc="EDB4D2CA">
      <w:start w:val="1"/>
      <w:numFmt w:val="decimal"/>
      <w:lvlText w:val="%1."/>
      <w:lvlJc w:val="left"/>
      <w:pPr>
        <w:ind w:left="1440" w:hanging="360"/>
      </w:pPr>
      <w:rPr>
        <w:rFonts w:hint="default"/>
      </w:rPr>
    </w:lvl>
    <w:lvl w:ilvl="1" w:tplc="32704174">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BE827E6"/>
    <w:multiLevelType w:val="hybridMultilevel"/>
    <w:tmpl w:val="4018522E"/>
    <w:lvl w:ilvl="0" w:tplc="3DA8B12E">
      <w:start w:val="1"/>
      <w:numFmt w:val="decimal"/>
      <w:lvlText w:val="%1."/>
      <w:lvlJc w:val="left"/>
      <w:pPr>
        <w:ind w:left="1440" w:hanging="360"/>
      </w:pPr>
      <w:rPr>
        <w:rFonts w:hint="default"/>
      </w:rPr>
    </w:lvl>
    <w:lvl w:ilvl="1" w:tplc="FAC02F8A">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0020693"/>
    <w:multiLevelType w:val="hybridMultilevel"/>
    <w:tmpl w:val="2CAC0ECE"/>
    <w:lvl w:ilvl="0" w:tplc="4D6EF36C">
      <w:start w:val="1"/>
      <w:numFmt w:val="upperLetter"/>
      <w:lvlText w:val="%1."/>
      <w:lvlJc w:val="left"/>
      <w:pPr>
        <w:ind w:left="1080" w:hanging="360"/>
      </w:pPr>
      <w:rPr>
        <w:rFonts w:hint="default"/>
      </w:rPr>
    </w:lvl>
    <w:lvl w:ilvl="1" w:tplc="8F38BC7E">
      <w:start w:val="1"/>
      <w:numFmt w:val="decimal"/>
      <w:lvlText w:val="%2."/>
      <w:lvlJc w:val="left"/>
      <w:pPr>
        <w:ind w:left="1800" w:hanging="360"/>
      </w:pPr>
      <w:rPr>
        <w:rFonts w:hint="default"/>
      </w:rPr>
    </w:lvl>
    <w:lvl w:ilvl="2" w:tplc="E4786C44">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AE3D28"/>
    <w:multiLevelType w:val="hybridMultilevel"/>
    <w:tmpl w:val="6512BA38"/>
    <w:lvl w:ilvl="0" w:tplc="4E36FC7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4001A63"/>
    <w:multiLevelType w:val="hybridMultilevel"/>
    <w:tmpl w:val="F08A990A"/>
    <w:lvl w:ilvl="0" w:tplc="0409001B">
      <w:start w:val="1"/>
      <w:numFmt w:val="lowerRoman"/>
      <w:lvlText w:val="%1."/>
      <w:lvlJc w:val="right"/>
      <w:pPr>
        <w:ind w:left="720" w:hanging="360"/>
      </w:pPr>
      <w:rPr>
        <w:rFonts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DC05BE"/>
    <w:multiLevelType w:val="hybridMultilevel"/>
    <w:tmpl w:val="4412B8BE"/>
    <w:lvl w:ilvl="0" w:tplc="F1DE9AC0">
      <w:start w:val="1"/>
      <w:numFmt w:val="upperLetter"/>
      <w:lvlText w:val="%1."/>
      <w:lvlJc w:val="left"/>
      <w:pPr>
        <w:ind w:left="1080" w:hanging="360"/>
      </w:pPr>
      <w:rPr>
        <w:rFonts w:hint="default"/>
      </w:rPr>
    </w:lvl>
    <w:lvl w:ilvl="1" w:tplc="35824C7E">
      <w:start w:val="1"/>
      <w:numFmt w:val="decimal"/>
      <w:lvlText w:val="%2."/>
      <w:lvlJc w:val="left"/>
      <w:pPr>
        <w:ind w:left="1800" w:hanging="360"/>
      </w:pPr>
      <w:rPr>
        <w:rFonts w:hint="default"/>
      </w:rPr>
    </w:lvl>
    <w:lvl w:ilvl="2" w:tplc="E2A2E438">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7277F08"/>
    <w:multiLevelType w:val="hybridMultilevel"/>
    <w:tmpl w:val="A4EA4CE4"/>
    <w:lvl w:ilvl="0" w:tplc="4D6EF36C">
      <w:start w:val="1"/>
      <w:numFmt w:val="upperLetter"/>
      <w:lvlText w:val="%1."/>
      <w:lvlJc w:val="left"/>
      <w:pPr>
        <w:ind w:left="1080" w:hanging="360"/>
      </w:pPr>
      <w:rPr>
        <w:rFonts w:hint="default"/>
      </w:rPr>
    </w:lvl>
    <w:lvl w:ilvl="1" w:tplc="E2A2E438">
      <w:start w:val="1"/>
      <w:numFmt w:val="decimal"/>
      <w:lvlText w:val="%2."/>
      <w:lvlJc w:val="left"/>
      <w:pPr>
        <w:ind w:left="1800" w:hanging="360"/>
      </w:pPr>
      <w:rPr>
        <w:rFonts w:hint="default"/>
      </w:rPr>
    </w:lvl>
    <w:lvl w:ilvl="2" w:tplc="946A4D5C">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2B2493"/>
    <w:multiLevelType w:val="hybridMultilevel"/>
    <w:tmpl w:val="BEFC724C"/>
    <w:lvl w:ilvl="0" w:tplc="4D6EF36C">
      <w:start w:val="1"/>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B2E13CB"/>
    <w:multiLevelType w:val="hybridMultilevel"/>
    <w:tmpl w:val="C2BAFD3E"/>
    <w:lvl w:ilvl="0" w:tplc="0409001B">
      <w:start w:val="1"/>
      <w:numFmt w:val="lowerRoman"/>
      <w:lvlText w:val="%1."/>
      <w:lvlJc w:val="right"/>
      <w:pPr>
        <w:ind w:left="720" w:hanging="360"/>
      </w:pPr>
    </w:lvl>
    <w:lvl w:ilvl="1" w:tplc="93E40B64">
      <w:start w:val="1"/>
      <w:numFmt w:val="decimal"/>
      <w:lvlText w:val="%2."/>
      <w:lvlJc w:val="left"/>
      <w:pPr>
        <w:ind w:left="1440" w:hanging="360"/>
      </w:pPr>
      <w:rPr>
        <w:rFonts w:ascii="Arial" w:hAnsi="Arial" w:hint="default"/>
        <w:b w:val="0"/>
        <w:i w:val="0"/>
        <w:sz w:val="20"/>
      </w:rPr>
    </w:lvl>
    <w:lvl w:ilvl="2" w:tplc="BE1CEC12">
      <w:start w:val="1"/>
      <w:numFmt w:val="decimal"/>
      <w:lvlText w:val="%3."/>
      <w:lvlJc w:val="left"/>
      <w:pPr>
        <w:ind w:left="2340" w:hanging="360"/>
      </w:pPr>
      <w:rPr>
        <w:rFonts w:hint="default"/>
      </w:rPr>
    </w:lvl>
    <w:lvl w:ilvl="3" w:tplc="27DEF7FA">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586D1A"/>
    <w:multiLevelType w:val="hybridMultilevel"/>
    <w:tmpl w:val="827A2A44"/>
    <w:lvl w:ilvl="0" w:tplc="0409001B">
      <w:start w:val="1"/>
      <w:numFmt w:val="lowerRoman"/>
      <w:lvlText w:val="%1."/>
      <w:lvlJc w:val="right"/>
      <w:pPr>
        <w:ind w:left="2520" w:hanging="360"/>
      </w:pPr>
      <w:rPr>
        <w:rFonts w:cs="Times New Roman"/>
      </w:rPr>
    </w:lvl>
    <w:lvl w:ilvl="1" w:tplc="04090013">
      <w:start w:val="1"/>
      <w:numFmt w:val="upperRoman"/>
      <w:lvlText w:val="%2."/>
      <w:lvlJc w:val="righ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3F8A5364"/>
    <w:multiLevelType w:val="hybridMultilevel"/>
    <w:tmpl w:val="D7C410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1CD2494"/>
    <w:multiLevelType w:val="hybridMultilevel"/>
    <w:tmpl w:val="EB3E2CF8"/>
    <w:lvl w:ilvl="0" w:tplc="4D6EF36C">
      <w:start w:val="1"/>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6D92878"/>
    <w:multiLevelType w:val="hybridMultilevel"/>
    <w:tmpl w:val="6B7007A0"/>
    <w:lvl w:ilvl="0" w:tplc="3754E0BA">
      <w:start w:val="1"/>
      <w:numFmt w:val="lowerLetter"/>
      <w:lvlText w:val="%1."/>
      <w:lvlJc w:val="left"/>
      <w:pPr>
        <w:tabs>
          <w:tab w:val="num" w:pos="1800"/>
        </w:tabs>
        <w:ind w:left="1800" w:hanging="360"/>
      </w:pPr>
      <w:rPr>
        <w:rFonts w:hint="default"/>
      </w:rPr>
    </w:lvl>
    <w:lvl w:ilvl="1" w:tplc="4E36FC72">
      <w:start w:val="1"/>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15:restartNumberingAfterBreak="0">
    <w:nsid w:val="498E1B08"/>
    <w:multiLevelType w:val="hybridMultilevel"/>
    <w:tmpl w:val="54500B72"/>
    <w:lvl w:ilvl="0" w:tplc="93E40B64">
      <w:start w:val="1"/>
      <w:numFmt w:val="decimal"/>
      <w:lvlText w:val="%1."/>
      <w:lvlJc w:val="left"/>
      <w:pPr>
        <w:ind w:left="1800" w:hanging="360"/>
      </w:pPr>
      <w:rPr>
        <w:rFonts w:ascii="Arial" w:hAnsi="Arial" w:hint="default"/>
        <w:b w:val="0"/>
        <w:i w:val="0"/>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4EC2391A"/>
    <w:multiLevelType w:val="hybridMultilevel"/>
    <w:tmpl w:val="D91C9C02"/>
    <w:lvl w:ilvl="0" w:tplc="E2A2E438">
      <w:start w:val="1"/>
      <w:numFmt w:val="decimal"/>
      <w:lvlText w:val="%1."/>
      <w:lvlJc w:val="left"/>
      <w:pPr>
        <w:ind w:left="288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FE2465E"/>
    <w:multiLevelType w:val="hybridMultilevel"/>
    <w:tmpl w:val="AA1C8348"/>
    <w:lvl w:ilvl="0" w:tplc="7AD256F2">
      <w:start w:val="1"/>
      <w:numFmt w:val="decimal"/>
      <w:lvlText w:val="%1."/>
      <w:lvlJc w:val="left"/>
      <w:pPr>
        <w:ind w:left="288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2FA7579"/>
    <w:multiLevelType w:val="hybridMultilevel"/>
    <w:tmpl w:val="1DA80A70"/>
    <w:lvl w:ilvl="0" w:tplc="4D6EF3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792D8D"/>
    <w:multiLevelType w:val="hybridMultilevel"/>
    <w:tmpl w:val="BD74C0BE"/>
    <w:lvl w:ilvl="0" w:tplc="4D6EF36C">
      <w:start w:val="1"/>
      <w:numFmt w:val="upperLetter"/>
      <w:lvlText w:val="%1."/>
      <w:lvlJc w:val="left"/>
      <w:pPr>
        <w:ind w:left="1080" w:hanging="360"/>
      </w:pPr>
      <w:rPr>
        <w:rFonts w:hint="default"/>
      </w:rPr>
    </w:lvl>
    <w:lvl w:ilvl="1" w:tplc="F40AB05C">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7E36EB6"/>
    <w:multiLevelType w:val="hybridMultilevel"/>
    <w:tmpl w:val="FEE64DE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91D6ED0"/>
    <w:multiLevelType w:val="hybridMultilevel"/>
    <w:tmpl w:val="3FC26A48"/>
    <w:lvl w:ilvl="0" w:tplc="F1DE9A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D320E55"/>
    <w:multiLevelType w:val="hybridMultilevel"/>
    <w:tmpl w:val="28661A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DAF4285"/>
    <w:multiLevelType w:val="hybridMultilevel"/>
    <w:tmpl w:val="349EFBA6"/>
    <w:lvl w:ilvl="0" w:tplc="04090015">
      <w:start w:val="1"/>
      <w:numFmt w:val="upp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5EE704BD"/>
    <w:multiLevelType w:val="hybridMultilevel"/>
    <w:tmpl w:val="622A594A"/>
    <w:lvl w:ilvl="0" w:tplc="76EA8AA0">
      <w:start w:val="27"/>
      <w:numFmt w:val="lowerLetter"/>
      <w:lvlText w:val="%1."/>
      <w:lvlJc w:val="left"/>
      <w:pPr>
        <w:ind w:left="1800" w:hanging="360"/>
      </w:pPr>
      <w:rPr>
        <w:rFonts w:hint="default"/>
      </w:rPr>
    </w:lvl>
    <w:lvl w:ilvl="1" w:tplc="96ACC3F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3462E3"/>
    <w:multiLevelType w:val="hybridMultilevel"/>
    <w:tmpl w:val="C61CAB8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5" w15:restartNumberingAfterBreak="0">
    <w:nsid w:val="675D1603"/>
    <w:multiLevelType w:val="hybridMultilevel"/>
    <w:tmpl w:val="5262DFB0"/>
    <w:lvl w:ilvl="0" w:tplc="12768610">
      <w:start w:val="9"/>
      <w:numFmt w:val="decimal"/>
      <w:lvlText w:val="%1."/>
      <w:lvlJc w:val="left"/>
      <w:pPr>
        <w:tabs>
          <w:tab w:val="num" w:pos="1440"/>
        </w:tabs>
        <w:ind w:left="1440" w:hanging="360"/>
      </w:pPr>
      <w:rPr>
        <w:rFonts w:hint="default"/>
      </w:rPr>
    </w:lvl>
    <w:lvl w:ilvl="1" w:tplc="42041720">
      <w:start w:val="1"/>
      <w:numFmt w:val="decimal"/>
      <w:lvlText w:val="%2."/>
      <w:lvlJc w:val="left"/>
      <w:pPr>
        <w:ind w:left="2160" w:hanging="360"/>
      </w:pPr>
      <w:rPr>
        <w:rFonts w:hint="default"/>
      </w:rPr>
    </w:lvl>
    <w:lvl w:ilvl="2" w:tplc="006ECDBC">
      <w:start w:val="1"/>
      <w:numFmt w:val="upperLetter"/>
      <w:lvlText w:val="%3."/>
      <w:lvlJc w:val="left"/>
      <w:pPr>
        <w:ind w:left="3060" w:hanging="360"/>
      </w:pPr>
      <w:rPr>
        <w:rFont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6" w15:restartNumberingAfterBreak="0">
    <w:nsid w:val="6C1124F8"/>
    <w:multiLevelType w:val="hybridMultilevel"/>
    <w:tmpl w:val="9E64FB5A"/>
    <w:lvl w:ilvl="0" w:tplc="0409001B">
      <w:start w:val="1"/>
      <w:numFmt w:val="lowerRoman"/>
      <w:lvlText w:val="%1."/>
      <w:lvlJc w:val="right"/>
      <w:pPr>
        <w:ind w:left="2520" w:hanging="360"/>
      </w:pPr>
      <w:rPr>
        <w:rFonts w:cs="Times New Roman"/>
      </w:rPr>
    </w:lvl>
    <w:lvl w:ilvl="1" w:tplc="93E40B64">
      <w:start w:val="1"/>
      <w:numFmt w:val="decimal"/>
      <w:lvlText w:val="%2."/>
      <w:lvlJc w:val="left"/>
      <w:pPr>
        <w:ind w:left="3240" w:hanging="360"/>
      </w:pPr>
      <w:rPr>
        <w:rFonts w:ascii="Arial" w:hAnsi="Arial" w:hint="default"/>
        <w:b w:val="0"/>
        <w:i w:val="0"/>
        <w:sz w:val="20"/>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7" w15:restartNumberingAfterBreak="0">
    <w:nsid w:val="6E405FD1"/>
    <w:multiLevelType w:val="hybridMultilevel"/>
    <w:tmpl w:val="5B4002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E4639E6"/>
    <w:multiLevelType w:val="hybridMultilevel"/>
    <w:tmpl w:val="D5BC2088"/>
    <w:lvl w:ilvl="0" w:tplc="141CCB9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70361668"/>
    <w:multiLevelType w:val="hybridMultilevel"/>
    <w:tmpl w:val="6C4860CC"/>
    <w:lvl w:ilvl="0" w:tplc="F1DE9AC0">
      <w:start w:val="1"/>
      <w:numFmt w:val="upp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31218912">
    <w:abstractNumId w:val="9"/>
  </w:num>
  <w:num w:numId="2" w16cid:durableId="372116808">
    <w:abstractNumId w:val="7"/>
  </w:num>
  <w:num w:numId="3" w16cid:durableId="876896043">
    <w:abstractNumId w:val="6"/>
  </w:num>
  <w:num w:numId="4" w16cid:durableId="1106777234">
    <w:abstractNumId w:val="5"/>
  </w:num>
  <w:num w:numId="5" w16cid:durableId="285432447">
    <w:abstractNumId w:val="4"/>
  </w:num>
  <w:num w:numId="6" w16cid:durableId="290598751">
    <w:abstractNumId w:val="8"/>
  </w:num>
  <w:num w:numId="7" w16cid:durableId="1282298875">
    <w:abstractNumId w:val="3"/>
  </w:num>
  <w:num w:numId="8" w16cid:durableId="1707173063">
    <w:abstractNumId w:val="2"/>
  </w:num>
  <w:num w:numId="9" w16cid:durableId="1377045621">
    <w:abstractNumId w:val="1"/>
  </w:num>
  <w:num w:numId="10" w16cid:durableId="642082923">
    <w:abstractNumId w:val="0"/>
  </w:num>
  <w:num w:numId="11" w16cid:durableId="462963684">
    <w:abstractNumId w:val="33"/>
  </w:num>
  <w:num w:numId="12" w16cid:durableId="1350789010">
    <w:abstractNumId w:val="24"/>
  </w:num>
  <w:num w:numId="13" w16cid:durableId="1273246986">
    <w:abstractNumId w:val="39"/>
  </w:num>
  <w:num w:numId="14" w16cid:durableId="50614401">
    <w:abstractNumId w:val="42"/>
  </w:num>
  <w:num w:numId="15" w16cid:durableId="1375353564">
    <w:abstractNumId w:val="45"/>
  </w:num>
  <w:num w:numId="16" w16cid:durableId="1857034395">
    <w:abstractNumId w:val="14"/>
  </w:num>
  <w:num w:numId="17" w16cid:durableId="943850978">
    <w:abstractNumId w:val="37"/>
  </w:num>
  <w:num w:numId="18" w16cid:durableId="1608852997">
    <w:abstractNumId w:val="28"/>
  </w:num>
  <w:num w:numId="19" w16cid:durableId="1990983821">
    <w:abstractNumId w:val="16"/>
  </w:num>
  <w:num w:numId="20" w16cid:durableId="2143647486">
    <w:abstractNumId w:val="36"/>
  </w:num>
  <w:num w:numId="21" w16cid:durableId="537670877">
    <w:abstractNumId w:val="32"/>
  </w:num>
  <w:num w:numId="22" w16cid:durableId="1012222673">
    <w:abstractNumId w:val="38"/>
  </w:num>
  <w:num w:numId="23" w16cid:durableId="1317342975">
    <w:abstractNumId w:val="10"/>
  </w:num>
  <w:num w:numId="24" w16cid:durableId="1109272670">
    <w:abstractNumId w:val="27"/>
  </w:num>
  <w:num w:numId="25" w16cid:durableId="2042512147">
    <w:abstractNumId w:val="17"/>
  </w:num>
  <w:num w:numId="26" w16cid:durableId="20135606">
    <w:abstractNumId w:val="25"/>
  </w:num>
  <w:num w:numId="27" w16cid:durableId="1682076746">
    <w:abstractNumId w:val="29"/>
  </w:num>
  <w:num w:numId="28" w16cid:durableId="186330684">
    <w:abstractNumId w:val="48"/>
  </w:num>
  <w:num w:numId="29" w16cid:durableId="382095908">
    <w:abstractNumId w:val="19"/>
  </w:num>
  <w:num w:numId="30" w16cid:durableId="1949385576">
    <w:abstractNumId w:val="30"/>
  </w:num>
  <w:num w:numId="31" w16cid:durableId="2011328262">
    <w:abstractNumId w:val="46"/>
  </w:num>
  <w:num w:numId="32" w16cid:durableId="1300263930">
    <w:abstractNumId w:val="34"/>
  </w:num>
  <w:num w:numId="33" w16cid:durableId="923808281">
    <w:abstractNumId w:val="35"/>
  </w:num>
  <w:num w:numId="34" w16cid:durableId="2131433797">
    <w:abstractNumId w:val="44"/>
  </w:num>
  <w:num w:numId="35" w16cid:durableId="1220940833">
    <w:abstractNumId w:val="43"/>
  </w:num>
  <w:num w:numId="36" w16cid:durableId="148861435">
    <w:abstractNumId w:val="18"/>
  </w:num>
  <w:num w:numId="37" w16cid:durableId="2047752592">
    <w:abstractNumId w:val="23"/>
  </w:num>
  <w:num w:numId="38" w16cid:durableId="2019506495">
    <w:abstractNumId w:val="11"/>
  </w:num>
  <w:num w:numId="39" w16cid:durableId="196821541">
    <w:abstractNumId w:val="20"/>
  </w:num>
  <w:num w:numId="40" w16cid:durableId="114180378">
    <w:abstractNumId w:val="47"/>
  </w:num>
  <w:num w:numId="41" w16cid:durableId="2091386397">
    <w:abstractNumId w:val="40"/>
  </w:num>
  <w:num w:numId="42" w16cid:durableId="824392528">
    <w:abstractNumId w:val="49"/>
  </w:num>
  <w:num w:numId="43" w16cid:durableId="1604066856">
    <w:abstractNumId w:val="12"/>
  </w:num>
  <w:num w:numId="44" w16cid:durableId="1624846141">
    <w:abstractNumId w:val="26"/>
  </w:num>
  <w:num w:numId="45" w16cid:durableId="1340156170">
    <w:abstractNumId w:val="13"/>
  </w:num>
  <w:num w:numId="46" w16cid:durableId="1959138138">
    <w:abstractNumId w:val="41"/>
  </w:num>
  <w:num w:numId="47" w16cid:durableId="488521149">
    <w:abstractNumId w:val="22"/>
  </w:num>
  <w:num w:numId="48" w16cid:durableId="1225795514">
    <w:abstractNumId w:val="21"/>
  </w:num>
  <w:num w:numId="49" w16cid:durableId="768549118">
    <w:abstractNumId w:val="31"/>
  </w:num>
  <w:num w:numId="50" w16cid:durableId="8500081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68"/>
    <w:rsid w:val="0000169F"/>
    <w:rsid w:val="00002D95"/>
    <w:rsid w:val="00043068"/>
    <w:rsid w:val="0004323C"/>
    <w:rsid w:val="00052BCD"/>
    <w:rsid w:val="000A3DE9"/>
    <w:rsid w:val="000C247D"/>
    <w:rsid w:val="000C2574"/>
    <w:rsid w:val="000D029B"/>
    <w:rsid w:val="000D38A8"/>
    <w:rsid w:val="00100061"/>
    <w:rsid w:val="001059EC"/>
    <w:rsid w:val="001A0B18"/>
    <w:rsid w:val="001C7473"/>
    <w:rsid w:val="001D2D60"/>
    <w:rsid w:val="002110A8"/>
    <w:rsid w:val="002E0A40"/>
    <w:rsid w:val="00313B64"/>
    <w:rsid w:val="003245F9"/>
    <w:rsid w:val="003255D4"/>
    <w:rsid w:val="00382F93"/>
    <w:rsid w:val="003C2E88"/>
    <w:rsid w:val="003C40CE"/>
    <w:rsid w:val="003D2E68"/>
    <w:rsid w:val="003D3164"/>
    <w:rsid w:val="003D6160"/>
    <w:rsid w:val="003E4BAD"/>
    <w:rsid w:val="004001D8"/>
    <w:rsid w:val="00424266"/>
    <w:rsid w:val="0043233A"/>
    <w:rsid w:val="004452D7"/>
    <w:rsid w:val="00470B97"/>
    <w:rsid w:val="004836B1"/>
    <w:rsid w:val="00483804"/>
    <w:rsid w:val="00494889"/>
    <w:rsid w:val="004D5721"/>
    <w:rsid w:val="004E5466"/>
    <w:rsid w:val="004F187C"/>
    <w:rsid w:val="004F3032"/>
    <w:rsid w:val="005240AB"/>
    <w:rsid w:val="0053406D"/>
    <w:rsid w:val="00542B41"/>
    <w:rsid w:val="00555898"/>
    <w:rsid w:val="005A17F4"/>
    <w:rsid w:val="005B362F"/>
    <w:rsid w:val="005D255D"/>
    <w:rsid w:val="005D2E70"/>
    <w:rsid w:val="005D5C58"/>
    <w:rsid w:val="005D790A"/>
    <w:rsid w:val="005F7E2A"/>
    <w:rsid w:val="00612883"/>
    <w:rsid w:val="00614C5A"/>
    <w:rsid w:val="00635A23"/>
    <w:rsid w:val="00673D45"/>
    <w:rsid w:val="006850CA"/>
    <w:rsid w:val="006933CF"/>
    <w:rsid w:val="006A457D"/>
    <w:rsid w:val="006C0175"/>
    <w:rsid w:val="006C13E0"/>
    <w:rsid w:val="006F3A73"/>
    <w:rsid w:val="00700EB4"/>
    <w:rsid w:val="007367A0"/>
    <w:rsid w:val="00740306"/>
    <w:rsid w:val="00745B40"/>
    <w:rsid w:val="00750BC8"/>
    <w:rsid w:val="00751510"/>
    <w:rsid w:val="007602EA"/>
    <w:rsid w:val="007708DD"/>
    <w:rsid w:val="00787402"/>
    <w:rsid w:val="00793571"/>
    <w:rsid w:val="007D1D27"/>
    <w:rsid w:val="00800C03"/>
    <w:rsid w:val="00810208"/>
    <w:rsid w:val="00820348"/>
    <w:rsid w:val="008237A3"/>
    <w:rsid w:val="00835852"/>
    <w:rsid w:val="00854426"/>
    <w:rsid w:val="00872BFE"/>
    <w:rsid w:val="00893862"/>
    <w:rsid w:val="008B5778"/>
    <w:rsid w:val="008C53C6"/>
    <w:rsid w:val="008F3564"/>
    <w:rsid w:val="00922728"/>
    <w:rsid w:val="009929E6"/>
    <w:rsid w:val="009A12B4"/>
    <w:rsid w:val="009A78AB"/>
    <w:rsid w:val="009C06C8"/>
    <w:rsid w:val="009C0FF4"/>
    <w:rsid w:val="009D7AF8"/>
    <w:rsid w:val="009E7E6F"/>
    <w:rsid w:val="00A05103"/>
    <w:rsid w:val="00A0582B"/>
    <w:rsid w:val="00A34556"/>
    <w:rsid w:val="00A73AB0"/>
    <w:rsid w:val="00A744C3"/>
    <w:rsid w:val="00AA108E"/>
    <w:rsid w:val="00AA2573"/>
    <w:rsid w:val="00B05426"/>
    <w:rsid w:val="00B251F0"/>
    <w:rsid w:val="00BA62EE"/>
    <w:rsid w:val="00BA710A"/>
    <w:rsid w:val="00BE46D6"/>
    <w:rsid w:val="00C109C1"/>
    <w:rsid w:val="00C1193B"/>
    <w:rsid w:val="00C22700"/>
    <w:rsid w:val="00C540DA"/>
    <w:rsid w:val="00C56F77"/>
    <w:rsid w:val="00C624B1"/>
    <w:rsid w:val="00C667E0"/>
    <w:rsid w:val="00C66EB5"/>
    <w:rsid w:val="00C85697"/>
    <w:rsid w:val="00C95743"/>
    <w:rsid w:val="00CA53A7"/>
    <w:rsid w:val="00CA70C4"/>
    <w:rsid w:val="00CB7793"/>
    <w:rsid w:val="00CE64A9"/>
    <w:rsid w:val="00CF2BA0"/>
    <w:rsid w:val="00CF76D0"/>
    <w:rsid w:val="00D03740"/>
    <w:rsid w:val="00D24BE5"/>
    <w:rsid w:val="00D35D5C"/>
    <w:rsid w:val="00D42425"/>
    <w:rsid w:val="00D8064C"/>
    <w:rsid w:val="00D92C6F"/>
    <w:rsid w:val="00DC0D06"/>
    <w:rsid w:val="00DF0958"/>
    <w:rsid w:val="00DF126A"/>
    <w:rsid w:val="00E44551"/>
    <w:rsid w:val="00E5285A"/>
    <w:rsid w:val="00E751D8"/>
    <w:rsid w:val="00EB6D75"/>
    <w:rsid w:val="00EC5B06"/>
    <w:rsid w:val="00ED58F1"/>
    <w:rsid w:val="00ED68C9"/>
    <w:rsid w:val="00EF2BE1"/>
    <w:rsid w:val="00F25EAE"/>
    <w:rsid w:val="00F30FD8"/>
    <w:rsid w:val="00FA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E60B0B"/>
  <w15:chartTrackingRefBased/>
  <w15:docId w15:val="{A1DA3240-23B6-4FD4-BC4E-208291DE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bCs/>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573"/>
  </w:style>
  <w:style w:type="paragraph" w:styleId="Heading1">
    <w:name w:val="heading 1"/>
    <w:basedOn w:val="Title1"/>
    <w:next w:val="Normal"/>
    <w:link w:val="Heading1Char"/>
    <w:uiPriority w:val="99"/>
    <w:qFormat/>
    <w:rsid w:val="00DF126A"/>
    <w:pPr>
      <w:spacing w:after="240"/>
      <w:outlineLvl w:val="0"/>
    </w:pPr>
    <w:rPr>
      <w:szCs w:val="20"/>
    </w:rPr>
  </w:style>
  <w:style w:type="paragraph" w:styleId="Heading2">
    <w:name w:val="heading 2"/>
    <w:basedOn w:val="Heading1"/>
    <w:next w:val="Normal"/>
    <w:link w:val="Heading2Char"/>
    <w:uiPriority w:val="99"/>
    <w:qFormat/>
    <w:rsid w:val="00835852"/>
    <w:pPr>
      <w:outlineLvl w:val="1"/>
    </w:pPr>
  </w:style>
  <w:style w:type="paragraph" w:styleId="Heading3">
    <w:name w:val="heading 3"/>
    <w:basedOn w:val="Normal"/>
    <w:next w:val="Normal"/>
    <w:link w:val="Heading3Char"/>
    <w:uiPriority w:val="99"/>
    <w:qFormat/>
    <w:rsid w:val="00835852"/>
    <w:pPr>
      <w:keepNext/>
      <w:spacing w:after="200"/>
      <w:outlineLvl w:val="2"/>
    </w:pPr>
    <w:rPr>
      <w:b/>
      <w:bCs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F126A"/>
    <w:rPr>
      <w:rFonts w:ascii="Arial" w:hAnsi="Arial" w:cs="Arial"/>
      <w:b/>
      <w:bCs w:val="0"/>
    </w:rPr>
  </w:style>
  <w:style w:type="character" w:customStyle="1" w:styleId="Heading2Char">
    <w:name w:val="Heading 2 Char"/>
    <w:basedOn w:val="DefaultParagraphFont"/>
    <w:link w:val="Heading2"/>
    <w:uiPriority w:val="99"/>
    <w:rsid w:val="00835852"/>
    <w:rPr>
      <w:b/>
      <w:bCs w:val="0"/>
      <w:szCs w:val="20"/>
    </w:rPr>
  </w:style>
  <w:style w:type="character" w:customStyle="1" w:styleId="Heading3Char">
    <w:name w:val="Heading 3 Char"/>
    <w:basedOn w:val="DefaultParagraphFont"/>
    <w:link w:val="Heading3"/>
    <w:uiPriority w:val="99"/>
    <w:rsid w:val="00835852"/>
    <w:rPr>
      <w:b/>
      <w:bCs w:val="0"/>
      <w:szCs w:val="20"/>
    </w:rPr>
  </w:style>
  <w:style w:type="paragraph" w:customStyle="1" w:styleId="Department">
    <w:name w:val="Department"/>
    <w:uiPriority w:val="99"/>
    <w:rsid w:val="00872BFE"/>
    <w:pPr>
      <w:jc w:val="center"/>
    </w:pPr>
    <w:rPr>
      <w:b/>
      <w:bCs w:val="0"/>
      <w:caps/>
      <w:sz w:val="28"/>
      <w:szCs w:val="28"/>
    </w:rPr>
  </w:style>
  <w:style w:type="paragraph" w:customStyle="1" w:styleId="Agency">
    <w:name w:val="Agency"/>
    <w:basedOn w:val="Normal"/>
    <w:uiPriority w:val="99"/>
    <w:rsid w:val="00872BFE"/>
    <w:pPr>
      <w:jc w:val="center"/>
    </w:pPr>
    <w:rPr>
      <w:b/>
      <w:bCs w:val="0"/>
      <w:sz w:val="28"/>
      <w:szCs w:val="28"/>
    </w:rPr>
  </w:style>
  <w:style w:type="paragraph" w:customStyle="1" w:styleId="CCRNumber">
    <w:name w:val="CCR Number"/>
    <w:uiPriority w:val="99"/>
    <w:rsid w:val="00872BFE"/>
    <w:pPr>
      <w:spacing w:before="240"/>
      <w:jc w:val="center"/>
    </w:pPr>
    <w:rPr>
      <w:b/>
      <w:bCs w:val="0"/>
      <w:caps/>
      <w:sz w:val="24"/>
      <w:szCs w:val="24"/>
    </w:rPr>
  </w:style>
  <w:style w:type="paragraph" w:customStyle="1" w:styleId="CCRTitle">
    <w:name w:val="CCR Title"/>
    <w:uiPriority w:val="99"/>
    <w:rsid w:val="00872BFE"/>
    <w:pPr>
      <w:spacing w:before="240"/>
      <w:jc w:val="center"/>
    </w:pPr>
    <w:rPr>
      <w:b/>
      <w:bCs w:val="0"/>
      <w:caps/>
      <w:sz w:val="24"/>
      <w:szCs w:val="24"/>
    </w:rPr>
  </w:style>
  <w:style w:type="paragraph" w:customStyle="1" w:styleId="Title1">
    <w:name w:val="Title1"/>
    <w:basedOn w:val="Normal"/>
    <w:uiPriority w:val="99"/>
    <w:rsid w:val="00872BFE"/>
    <w:pPr>
      <w:tabs>
        <w:tab w:val="left" w:pos="720"/>
        <w:tab w:val="left" w:pos="1440"/>
        <w:tab w:val="left" w:pos="2160"/>
      </w:tabs>
      <w:ind w:left="720" w:hanging="720"/>
    </w:pPr>
    <w:rPr>
      <w:b/>
      <w:bCs w:val="0"/>
    </w:rPr>
  </w:style>
  <w:style w:type="paragraph" w:customStyle="1" w:styleId="Title5">
    <w:name w:val="Title5"/>
    <w:basedOn w:val="Title2"/>
    <w:uiPriority w:val="99"/>
    <w:rsid w:val="00872BFE"/>
  </w:style>
  <w:style w:type="character" w:customStyle="1" w:styleId="cite">
    <w:name w:val="cite"/>
    <w:basedOn w:val="DefaultParagraphFont"/>
    <w:uiPriority w:val="99"/>
    <w:rsid w:val="00872BFE"/>
    <w:rPr>
      <w:color w:val="008080"/>
    </w:rPr>
  </w:style>
  <w:style w:type="paragraph" w:customStyle="1" w:styleId="par1">
    <w:name w:val="par1"/>
    <w:basedOn w:val="Normal"/>
    <w:uiPriority w:val="99"/>
    <w:rsid w:val="00872BFE"/>
    <w:pPr>
      <w:tabs>
        <w:tab w:val="left" w:pos="720"/>
        <w:tab w:val="left" w:pos="1440"/>
        <w:tab w:val="left" w:pos="2160"/>
      </w:tabs>
      <w:ind w:left="720" w:hanging="720"/>
    </w:pPr>
  </w:style>
  <w:style w:type="paragraph" w:customStyle="1" w:styleId="cp">
    <w:name w:val="cp"/>
    <w:basedOn w:val="Normal"/>
    <w:uiPriority w:val="99"/>
    <w:rsid w:val="00872BFE"/>
    <w:pPr>
      <w:jc w:val="center"/>
    </w:pPr>
  </w:style>
  <w:style w:type="paragraph" w:customStyle="1" w:styleId="par2">
    <w:name w:val="par2"/>
    <w:basedOn w:val="par1"/>
    <w:uiPriority w:val="99"/>
    <w:rsid w:val="00872BFE"/>
    <w:pPr>
      <w:ind w:left="1440"/>
    </w:pPr>
  </w:style>
  <w:style w:type="paragraph" w:customStyle="1" w:styleId="upar2">
    <w:name w:val="upar2"/>
    <w:basedOn w:val="upar1"/>
    <w:uiPriority w:val="99"/>
    <w:rsid w:val="00872BFE"/>
    <w:pPr>
      <w:ind w:left="720"/>
    </w:pPr>
  </w:style>
  <w:style w:type="paragraph" w:customStyle="1" w:styleId="upar1">
    <w:name w:val="upar1"/>
    <w:basedOn w:val="Normal"/>
    <w:link w:val="upar1Char"/>
    <w:uiPriority w:val="99"/>
    <w:rsid w:val="00872BFE"/>
    <w:pPr>
      <w:tabs>
        <w:tab w:val="left" w:pos="720"/>
        <w:tab w:val="left" w:pos="1440"/>
      </w:tabs>
    </w:pPr>
  </w:style>
  <w:style w:type="paragraph" w:customStyle="1" w:styleId="upar3">
    <w:name w:val="upar3"/>
    <w:basedOn w:val="upar1"/>
    <w:uiPriority w:val="99"/>
    <w:rsid w:val="00872BFE"/>
    <w:pPr>
      <w:ind w:left="1440"/>
    </w:pPr>
  </w:style>
  <w:style w:type="paragraph" w:customStyle="1" w:styleId="Title2">
    <w:name w:val="Title2"/>
    <w:basedOn w:val="Title1"/>
    <w:uiPriority w:val="99"/>
    <w:rsid w:val="00872BFE"/>
  </w:style>
  <w:style w:type="paragraph" w:customStyle="1" w:styleId="Title3">
    <w:name w:val="Title3"/>
    <w:basedOn w:val="Title2"/>
    <w:uiPriority w:val="99"/>
    <w:rsid w:val="00872BFE"/>
  </w:style>
  <w:style w:type="paragraph" w:customStyle="1" w:styleId="Title4">
    <w:name w:val="Title4"/>
    <w:basedOn w:val="Title2"/>
    <w:uiPriority w:val="99"/>
    <w:rsid w:val="00872BFE"/>
  </w:style>
  <w:style w:type="paragraph" w:customStyle="1" w:styleId="upar4">
    <w:name w:val="upar4"/>
    <w:basedOn w:val="upar1"/>
    <w:uiPriority w:val="99"/>
    <w:rsid w:val="00872BFE"/>
    <w:pPr>
      <w:ind w:left="2160"/>
    </w:pPr>
  </w:style>
  <w:style w:type="paragraph" w:customStyle="1" w:styleId="par3">
    <w:name w:val="par3"/>
    <w:basedOn w:val="par1"/>
    <w:uiPriority w:val="99"/>
    <w:rsid w:val="00872BFE"/>
    <w:pPr>
      <w:ind w:left="2160"/>
    </w:pPr>
  </w:style>
  <w:style w:type="paragraph" w:customStyle="1" w:styleId="par4">
    <w:name w:val="par4"/>
    <w:basedOn w:val="par1"/>
    <w:uiPriority w:val="99"/>
    <w:rsid w:val="00872BFE"/>
    <w:pPr>
      <w:ind w:left="2880"/>
    </w:pPr>
  </w:style>
  <w:style w:type="paragraph" w:customStyle="1" w:styleId="figure-caption">
    <w:name w:val="figure-caption"/>
    <w:basedOn w:val="Normal"/>
    <w:uiPriority w:val="99"/>
    <w:rsid w:val="00872BFE"/>
    <w:rPr>
      <w:color w:val="800080"/>
    </w:rPr>
  </w:style>
  <w:style w:type="paragraph" w:customStyle="1" w:styleId="figure-orientation">
    <w:name w:val="figure-orientation"/>
    <w:basedOn w:val="Normal"/>
    <w:uiPriority w:val="99"/>
    <w:rsid w:val="00872BFE"/>
    <w:rPr>
      <w:color w:val="800080"/>
    </w:rPr>
  </w:style>
  <w:style w:type="paragraph" w:customStyle="1" w:styleId="figure-filename">
    <w:name w:val="figure-filename"/>
    <w:basedOn w:val="Normal"/>
    <w:uiPriority w:val="99"/>
    <w:rsid w:val="00872BFE"/>
    <w:rPr>
      <w:color w:val="800080"/>
    </w:rPr>
  </w:style>
  <w:style w:type="paragraph" w:customStyle="1" w:styleId="par5">
    <w:name w:val="par5"/>
    <w:basedOn w:val="par1"/>
    <w:uiPriority w:val="99"/>
    <w:rsid w:val="00872BFE"/>
    <w:pPr>
      <w:ind w:left="3600"/>
    </w:pPr>
  </w:style>
  <w:style w:type="paragraph" w:customStyle="1" w:styleId="upar5">
    <w:name w:val="upar5"/>
    <w:basedOn w:val="upar1"/>
    <w:uiPriority w:val="99"/>
    <w:rsid w:val="00872BFE"/>
    <w:pPr>
      <w:ind w:left="2880"/>
    </w:pPr>
  </w:style>
  <w:style w:type="character" w:customStyle="1" w:styleId="provision">
    <w:name w:val="provision"/>
    <w:uiPriority w:val="99"/>
    <w:rsid w:val="00872BFE"/>
    <w:rPr>
      <w:rFonts w:ascii="Arial" w:hAnsi="Arial" w:cs="Arial"/>
      <w:color w:val="333399"/>
      <w:sz w:val="20"/>
      <w:szCs w:val="20"/>
    </w:rPr>
  </w:style>
  <w:style w:type="character" w:customStyle="1" w:styleId="eff">
    <w:name w:val="eff"/>
    <w:basedOn w:val="DefaultParagraphFont"/>
    <w:uiPriority w:val="99"/>
    <w:rsid w:val="00872BFE"/>
    <w:rPr>
      <w:rFonts w:ascii="Arial" w:hAnsi="Arial" w:cs="Arial"/>
      <w:i/>
      <w:iCs/>
      <w:color w:val="0000FF"/>
      <w:sz w:val="20"/>
      <w:szCs w:val="20"/>
    </w:rPr>
  </w:style>
  <w:style w:type="paragraph" w:customStyle="1" w:styleId="Title6">
    <w:name w:val="Title6"/>
    <w:basedOn w:val="Title2"/>
    <w:uiPriority w:val="99"/>
    <w:rsid w:val="00872BFE"/>
  </w:style>
  <w:style w:type="paragraph" w:customStyle="1" w:styleId="par6">
    <w:name w:val="par6"/>
    <w:basedOn w:val="par1"/>
    <w:uiPriority w:val="99"/>
    <w:rsid w:val="00872BFE"/>
    <w:pPr>
      <w:ind w:left="4320"/>
    </w:pPr>
  </w:style>
  <w:style w:type="paragraph" w:customStyle="1" w:styleId="upar6">
    <w:name w:val="upar6"/>
    <w:basedOn w:val="upar1"/>
    <w:uiPriority w:val="99"/>
    <w:rsid w:val="00872BFE"/>
    <w:pPr>
      <w:ind w:left="3600"/>
    </w:pPr>
  </w:style>
  <w:style w:type="paragraph" w:customStyle="1" w:styleId="par7">
    <w:name w:val="par7"/>
    <w:basedOn w:val="par6"/>
    <w:uiPriority w:val="99"/>
    <w:rsid w:val="00872BFE"/>
  </w:style>
  <w:style w:type="paragraph" w:customStyle="1" w:styleId="upar7">
    <w:name w:val="upar7"/>
    <w:basedOn w:val="upar6"/>
    <w:uiPriority w:val="99"/>
    <w:rsid w:val="00872BFE"/>
  </w:style>
  <w:style w:type="paragraph" w:customStyle="1" w:styleId="upar8">
    <w:name w:val="upar8"/>
    <w:basedOn w:val="upar6"/>
    <w:uiPriority w:val="99"/>
    <w:rsid w:val="00872BFE"/>
  </w:style>
  <w:style w:type="paragraph" w:customStyle="1" w:styleId="upar9">
    <w:name w:val="upar9"/>
    <w:basedOn w:val="par6"/>
    <w:uiPriority w:val="99"/>
    <w:rsid w:val="00872BFE"/>
  </w:style>
  <w:style w:type="paragraph" w:customStyle="1" w:styleId="par8">
    <w:name w:val="par8"/>
    <w:basedOn w:val="par7"/>
    <w:uiPriority w:val="99"/>
    <w:rsid w:val="00872BFE"/>
  </w:style>
  <w:style w:type="character" w:customStyle="1" w:styleId="InlineGraphic">
    <w:name w:val="Inline Graphic"/>
    <w:basedOn w:val="DefaultParagraphFont"/>
    <w:uiPriority w:val="99"/>
    <w:rsid w:val="00872BFE"/>
    <w:rPr>
      <w:rFonts w:ascii="Arial" w:hAnsi="Arial" w:cs="Arial"/>
      <w:color w:val="FF6600"/>
      <w:sz w:val="20"/>
      <w:szCs w:val="20"/>
    </w:rPr>
  </w:style>
  <w:style w:type="paragraph" w:customStyle="1" w:styleId="Footnote">
    <w:name w:val="Footnote"/>
    <w:basedOn w:val="Normal"/>
    <w:uiPriority w:val="99"/>
    <w:rsid w:val="00872BFE"/>
    <w:pPr>
      <w:spacing w:before="120"/>
    </w:pPr>
    <w:rPr>
      <w:sz w:val="16"/>
      <w:szCs w:val="16"/>
    </w:rPr>
  </w:style>
  <w:style w:type="paragraph" w:styleId="BodyText2">
    <w:name w:val="Body Text 2"/>
    <w:basedOn w:val="Normal"/>
    <w:link w:val="BodyText2Char"/>
    <w:uiPriority w:val="99"/>
    <w:rsid w:val="005D255D"/>
    <w:pPr>
      <w:widowControl w:val="0"/>
      <w:tabs>
        <w:tab w:val="left" w:pos="-1080"/>
        <w:tab w:val="left" w:pos="-720"/>
        <w:tab w:val="left" w:pos="0"/>
        <w:tab w:val="left" w:pos="360"/>
        <w:tab w:val="left" w:pos="720"/>
        <w:tab w:val="left" w:pos="1080"/>
        <w:tab w:val="left" w:pos="1435"/>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exact"/>
      <w:ind w:left="1080" w:hanging="360"/>
    </w:pPr>
  </w:style>
  <w:style w:type="character" w:customStyle="1" w:styleId="BodyText2Char">
    <w:name w:val="Body Text 2 Char"/>
    <w:basedOn w:val="DefaultParagraphFont"/>
    <w:link w:val="BodyText2"/>
    <w:uiPriority w:val="99"/>
    <w:semiHidden/>
    <w:rPr>
      <w:rFonts w:ascii="Arial" w:hAnsi="Arial" w:cs="Arial"/>
      <w:sz w:val="19"/>
      <w:szCs w:val="19"/>
    </w:rPr>
  </w:style>
  <w:style w:type="paragraph" w:customStyle="1" w:styleId="Document3">
    <w:name w:val="Document[3]"/>
    <w:basedOn w:val="Normal"/>
    <w:uiPriority w:val="99"/>
    <w:rsid w:val="005D255D"/>
    <w:pPr>
      <w:widowControl w:val="0"/>
    </w:pPr>
    <w:rPr>
      <w:b/>
      <w:bCs w:val="0"/>
    </w:rPr>
  </w:style>
  <w:style w:type="paragraph" w:customStyle="1" w:styleId="Document5">
    <w:name w:val="Document[5]"/>
    <w:basedOn w:val="Normal"/>
    <w:uiPriority w:val="99"/>
    <w:rsid w:val="005D255D"/>
    <w:pPr>
      <w:widowControl w:val="0"/>
    </w:pPr>
  </w:style>
  <w:style w:type="paragraph" w:styleId="BodyTextIndent2">
    <w:name w:val="Body Text Indent 2"/>
    <w:basedOn w:val="Normal"/>
    <w:link w:val="BodyTextIndent2Char"/>
    <w:uiPriority w:val="99"/>
    <w:rsid w:val="005D255D"/>
    <w:pPr>
      <w:widowControl w:val="0"/>
      <w:tabs>
        <w:tab w:val="left" w:pos="-1080"/>
        <w:tab w:val="left" w:pos="-720"/>
        <w:tab w:val="left" w:pos="0"/>
        <w:tab w:val="left" w:pos="360"/>
        <w:tab w:val="left" w:pos="720"/>
        <w:tab w:val="left" w:pos="1080"/>
        <w:tab w:val="left" w:pos="1435"/>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exact"/>
      <w:ind w:left="1080"/>
    </w:pPr>
  </w:style>
  <w:style w:type="character" w:customStyle="1" w:styleId="BodyTextIndent2Char">
    <w:name w:val="Body Text Indent 2 Char"/>
    <w:basedOn w:val="DefaultParagraphFont"/>
    <w:link w:val="BodyTextIndent2"/>
    <w:uiPriority w:val="99"/>
    <w:semiHidden/>
    <w:rPr>
      <w:rFonts w:ascii="Arial" w:hAnsi="Arial" w:cs="Arial"/>
      <w:sz w:val="19"/>
      <w:szCs w:val="19"/>
    </w:rPr>
  </w:style>
  <w:style w:type="paragraph" w:styleId="PlainText">
    <w:name w:val="Plain Text"/>
    <w:basedOn w:val="Normal"/>
    <w:link w:val="PlainTextChar"/>
    <w:uiPriority w:val="99"/>
    <w:rsid w:val="005D255D"/>
    <w:rPr>
      <w:rFonts w:ascii="Courier New" w:hAnsi="Courier New" w:cs="Courier New"/>
      <w:b/>
      <w:bCs w:val="0"/>
      <w:szCs w:val="20"/>
    </w:rPr>
  </w:style>
  <w:style w:type="character" w:customStyle="1" w:styleId="PlainTextChar">
    <w:name w:val="Plain Text Char"/>
    <w:basedOn w:val="DefaultParagraphFont"/>
    <w:link w:val="PlainText"/>
    <w:uiPriority w:val="99"/>
    <w:semiHidden/>
    <w:rPr>
      <w:rFonts w:ascii="Courier New" w:hAnsi="Courier New" w:cs="Courier New"/>
      <w:sz w:val="20"/>
      <w:szCs w:val="20"/>
    </w:rPr>
  </w:style>
  <w:style w:type="paragraph" w:styleId="Footer">
    <w:name w:val="footer"/>
    <w:basedOn w:val="Normal"/>
    <w:link w:val="FooterChar"/>
    <w:uiPriority w:val="99"/>
    <w:rsid w:val="005D255D"/>
    <w:pPr>
      <w:tabs>
        <w:tab w:val="center" w:pos="4320"/>
        <w:tab w:val="right" w:pos="8640"/>
      </w:tabs>
    </w:pPr>
  </w:style>
  <w:style w:type="character" w:customStyle="1" w:styleId="FooterChar">
    <w:name w:val="Footer Char"/>
    <w:basedOn w:val="DefaultParagraphFont"/>
    <w:link w:val="Footer"/>
    <w:uiPriority w:val="99"/>
    <w:rPr>
      <w:rFonts w:ascii="Arial" w:hAnsi="Arial" w:cs="Arial"/>
      <w:sz w:val="19"/>
      <w:szCs w:val="19"/>
    </w:rPr>
  </w:style>
  <w:style w:type="character" w:styleId="PageNumber">
    <w:name w:val="page number"/>
    <w:basedOn w:val="DefaultParagraphFont"/>
    <w:uiPriority w:val="99"/>
    <w:rsid w:val="005D255D"/>
  </w:style>
  <w:style w:type="paragraph" w:styleId="BodyTextIndent3">
    <w:name w:val="Body Text Indent 3"/>
    <w:basedOn w:val="Normal"/>
    <w:link w:val="BodyTextIndent3Char"/>
    <w:uiPriority w:val="99"/>
    <w:rsid w:val="005D255D"/>
    <w:pPr>
      <w:widowControl w:val="0"/>
      <w:tabs>
        <w:tab w:val="left" w:pos="-1080"/>
        <w:tab w:val="left" w:pos="-720"/>
        <w:tab w:val="left" w:pos="0"/>
        <w:tab w:val="left" w:pos="360"/>
        <w:tab w:val="left" w:pos="720"/>
        <w:tab w:val="left" w:pos="1080"/>
        <w:tab w:val="left" w:pos="1435"/>
        <w:tab w:val="left" w:pos="1800"/>
        <w:tab w:val="left" w:pos="2160"/>
        <w:tab w:val="left" w:pos="2539"/>
        <w:tab w:val="left" w:pos="2880"/>
        <w:tab w:val="left" w:pos="3240"/>
        <w:tab w:val="left" w:pos="3600"/>
        <w:tab w:val="left" w:pos="3864"/>
        <w:tab w:val="left" w:pos="4085"/>
        <w:tab w:val="left" w:pos="4306"/>
        <w:tab w:val="left" w:pos="4526"/>
        <w:tab w:val="left" w:pos="4747"/>
        <w:tab w:val="left" w:pos="4968"/>
        <w:tab w:val="left" w:pos="5189"/>
        <w:tab w:val="left" w:pos="5410"/>
        <w:tab w:val="left" w:pos="5630"/>
        <w:tab w:val="left" w:pos="5851"/>
        <w:tab w:val="left" w:pos="6072"/>
        <w:tab w:val="left" w:pos="6293"/>
        <w:tab w:val="left" w:pos="6514"/>
        <w:tab w:val="left" w:pos="6734"/>
        <w:tab w:val="left" w:pos="6955"/>
        <w:tab w:val="left" w:pos="7176"/>
        <w:tab w:val="left" w:pos="7397"/>
        <w:tab w:val="left" w:pos="7618"/>
        <w:tab w:val="left" w:pos="7838"/>
        <w:tab w:val="left" w:pos="8059"/>
        <w:tab w:val="left" w:pos="8280"/>
      </w:tabs>
      <w:spacing w:line="240" w:lineRule="exact"/>
      <w:ind w:left="1435" w:hanging="355"/>
    </w:pPr>
  </w:style>
  <w:style w:type="character" w:customStyle="1" w:styleId="BodyTextIndent3Char">
    <w:name w:val="Body Text Indent 3 Char"/>
    <w:basedOn w:val="DefaultParagraphFont"/>
    <w:link w:val="BodyTextIndent3"/>
    <w:uiPriority w:val="99"/>
    <w:semiHidden/>
    <w:rPr>
      <w:rFonts w:ascii="Arial" w:hAnsi="Arial" w:cs="Arial"/>
      <w:sz w:val="16"/>
      <w:szCs w:val="16"/>
    </w:rPr>
  </w:style>
  <w:style w:type="paragraph" w:customStyle="1" w:styleId="FirstLetter">
    <w:name w:val="FirstLetter"/>
    <w:basedOn w:val="Normal"/>
    <w:uiPriority w:val="99"/>
    <w:rsid w:val="005D255D"/>
    <w:pPr>
      <w:tabs>
        <w:tab w:val="left" w:pos="0"/>
        <w:tab w:val="left" w:pos="360"/>
        <w:tab w:val="left" w:pos="720"/>
        <w:tab w:val="left" w:pos="1080"/>
        <w:tab w:val="left" w:pos="2160"/>
      </w:tabs>
      <w:ind w:left="1080" w:hanging="360"/>
    </w:pPr>
    <w:rPr>
      <w:color w:val="000000"/>
    </w:rPr>
  </w:style>
  <w:style w:type="paragraph" w:customStyle="1" w:styleId="FirstNumber">
    <w:name w:val="FirstNumber"/>
    <w:basedOn w:val="Normal"/>
    <w:uiPriority w:val="99"/>
    <w:rsid w:val="005D255D"/>
    <w:pPr>
      <w:tabs>
        <w:tab w:val="left" w:pos="0"/>
      </w:tabs>
      <w:ind w:left="1440" w:hanging="360"/>
    </w:pPr>
    <w:rPr>
      <w:color w:val="000000"/>
    </w:rPr>
  </w:style>
  <w:style w:type="paragraph" w:customStyle="1" w:styleId="SecondLetter">
    <w:name w:val="SecondLetter"/>
    <w:basedOn w:val="Normal"/>
    <w:uiPriority w:val="99"/>
    <w:rsid w:val="005D255D"/>
    <w:pPr>
      <w:tabs>
        <w:tab w:val="left" w:pos="360"/>
        <w:tab w:val="left" w:pos="1800"/>
      </w:tabs>
      <w:ind w:left="1800" w:hanging="360"/>
    </w:pPr>
    <w:rPr>
      <w:color w:val="000000"/>
    </w:rPr>
  </w:style>
  <w:style w:type="paragraph" w:customStyle="1" w:styleId="SecondNumber">
    <w:name w:val="SecondNumber"/>
    <w:basedOn w:val="Normal"/>
    <w:uiPriority w:val="99"/>
    <w:rsid w:val="005D255D"/>
    <w:pPr>
      <w:tabs>
        <w:tab w:val="left" w:pos="1800"/>
        <w:tab w:val="left" w:pos="2160"/>
        <w:tab w:val="left" w:pos="2520"/>
      </w:tabs>
      <w:ind w:left="2160" w:hanging="360"/>
    </w:pPr>
    <w:rPr>
      <w:color w:val="000000"/>
    </w:rPr>
  </w:style>
  <w:style w:type="paragraph" w:styleId="NormalWeb">
    <w:name w:val="Normal (Web)"/>
    <w:basedOn w:val="Normal"/>
    <w:uiPriority w:val="99"/>
    <w:rsid w:val="005D255D"/>
    <w:pPr>
      <w:spacing w:before="100" w:beforeAutospacing="1" w:after="100" w:afterAutospacing="1"/>
    </w:pPr>
    <w:rPr>
      <w:sz w:val="24"/>
      <w:szCs w:val="24"/>
    </w:rPr>
  </w:style>
  <w:style w:type="character" w:styleId="Hyperlink">
    <w:name w:val="Hyperlink"/>
    <w:basedOn w:val="DefaultParagraphFont"/>
    <w:uiPriority w:val="99"/>
    <w:unhideWhenUsed/>
    <w:rsid w:val="00E5285A"/>
    <w:rPr>
      <w:color w:val="0000FF"/>
      <w:u w:val="single"/>
    </w:rPr>
  </w:style>
  <w:style w:type="paragraph" w:customStyle="1" w:styleId="Default">
    <w:name w:val="Default"/>
    <w:rsid w:val="004F3032"/>
    <w:pPr>
      <w:autoSpaceDE w:val="0"/>
      <w:autoSpaceDN w:val="0"/>
      <w:adjustRightInd w:val="0"/>
    </w:pPr>
    <w:rPr>
      <w:color w:val="000000"/>
      <w:sz w:val="24"/>
      <w:szCs w:val="24"/>
    </w:rPr>
  </w:style>
  <w:style w:type="character" w:styleId="FollowedHyperlink">
    <w:name w:val="FollowedHyperlink"/>
    <w:basedOn w:val="DefaultParagraphFont"/>
    <w:uiPriority w:val="99"/>
    <w:semiHidden/>
    <w:unhideWhenUsed/>
    <w:rsid w:val="00CA53A7"/>
    <w:rPr>
      <w:color w:val="800080"/>
      <w:u w:val="single"/>
    </w:rPr>
  </w:style>
  <w:style w:type="paragraph" w:styleId="Header">
    <w:name w:val="header"/>
    <w:basedOn w:val="Normal"/>
    <w:link w:val="HeaderChar"/>
    <w:uiPriority w:val="99"/>
    <w:unhideWhenUsed/>
    <w:rsid w:val="00750BC8"/>
    <w:pPr>
      <w:tabs>
        <w:tab w:val="center" w:pos="4680"/>
        <w:tab w:val="right" w:pos="9360"/>
      </w:tabs>
    </w:pPr>
  </w:style>
  <w:style w:type="character" w:customStyle="1" w:styleId="HeaderChar">
    <w:name w:val="Header Char"/>
    <w:basedOn w:val="DefaultParagraphFont"/>
    <w:link w:val="Header"/>
    <w:uiPriority w:val="99"/>
    <w:rsid w:val="00750BC8"/>
    <w:rPr>
      <w:rFonts w:ascii="Arial" w:hAnsi="Arial" w:cs="Arial"/>
      <w:sz w:val="19"/>
      <w:szCs w:val="19"/>
    </w:rPr>
  </w:style>
  <w:style w:type="character" w:customStyle="1" w:styleId="upar1Char">
    <w:name w:val="upar1 Char"/>
    <w:link w:val="upar1"/>
    <w:uiPriority w:val="99"/>
    <w:locked/>
    <w:rsid w:val="00CB7793"/>
    <w:rPr>
      <w:rFonts w:ascii="Arial" w:hAnsi="Arial" w:cs="Arial"/>
      <w:sz w:val="19"/>
      <w:szCs w:val="19"/>
    </w:rPr>
  </w:style>
  <w:style w:type="paragraph" w:styleId="BalloonText">
    <w:name w:val="Balloon Text"/>
    <w:basedOn w:val="Normal"/>
    <w:link w:val="BalloonTextChar"/>
    <w:uiPriority w:val="99"/>
    <w:semiHidden/>
    <w:unhideWhenUsed/>
    <w:rsid w:val="004323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233A"/>
    <w:rPr>
      <w:rFonts w:ascii="Segoe UI" w:hAnsi="Segoe UI" w:cs="Segoe UI"/>
      <w:sz w:val="18"/>
      <w:szCs w:val="18"/>
    </w:rPr>
  </w:style>
  <w:style w:type="paragraph" w:styleId="Title">
    <w:name w:val="Title"/>
    <w:basedOn w:val="upar1"/>
    <w:next w:val="Normal"/>
    <w:link w:val="TitleChar"/>
    <w:uiPriority w:val="10"/>
    <w:qFormat/>
    <w:rsid w:val="000C247D"/>
    <w:pPr>
      <w:jc w:val="center"/>
    </w:pPr>
    <w:rPr>
      <w:b/>
      <w:bCs w:val="0"/>
      <w:szCs w:val="20"/>
    </w:rPr>
  </w:style>
  <w:style w:type="character" w:customStyle="1" w:styleId="TitleChar">
    <w:name w:val="Title Char"/>
    <w:basedOn w:val="DefaultParagraphFont"/>
    <w:link w:val="Title"/>
    <w:uiPriority w:val="10"/>
    <w:rsid w:val="000C247D"/>
    <w:rPr>
      <w:rFonts w:ascii="Arial" w:hAnsi="Arial" w:cs="Arial"/>
      <w:b/>
      <w:bCs w:val="0"/>
    </w:rPr>
  </w:style>
  <w:style w:type="paragraph" w:styleId="Subtitle">
    <w:name w:val="Subtitle"/>
    <w:basedOn w:val="upar1"/>
    <w:next w:val="Normal"/>
    <w:link w:val="SubtitleChar"/>
    <w:uiPriority w:val="11"/>
    <w:qFormat/>
    <w:rsid w:val="000C247D"/>
    <w:pPr>
      <w:jc w:val="center"/>
    </w:pPr>
    <w:rPr>
      <w:b/>
      <w:bCs w:val="0"/>
      <w:szCs w:val="20"/>
    </w:rPr>
  </w:style>
  <w:style w:type="character" w:customStyle="1" w:styleId="SubtitleChar">
    <w:name w:val="Subtitle Char"/>
    <w:basedOn w:val="DefaultParagraphFont"/>
    <w:link w:val="Subtitle"/>
    <w:uiPriority w:val="11"/>
    <w:rsid w:val="000C247D"/>
    <w:rPr>
      <w:rFonts w:ascii="Arial" w:hAnsi="Arial" w:cs="Arial"/>
      <w:b/>
      <w:bCs w:val="0"/>
    </w:rPr>
  </w:style>
  <w:style w:type="paragraph" w:styleId="ListParagraph">
    <w:name w:val="List Paragraph"/>
    <w:basedOn w:val="Normal"/>
    <w:uiPriority w:val="34"/>
    <w:qFormat/>
    <w:rsid w:val="000C247D"/>
    <w:pPr>
      <w:ind w:left="720"/>
      <w:contextualSpacing/>
    </w:pPr>
  </w:style>
  <w:style w:type="character" w:styleId="CommentReference">
    <w:name w:val="annotation reference"/>
    <w:basedOn w:val="DefaultParagraphFont"/>
    <w:uiPriority w:val="99"/>
    <w:semiHidden/>
    <w:unhideWhenUsed/>
    <w:rsid w:val="005240AB"/>
    <w:rPr>
      <w:sz w:val="16"/>
      <w:szCs w:val="16"/>
    </w:rPr>
  </w:style>
  <w:style w:type="paragraph" w:styleId="CommentText">
    <w:name w:val="annotation text"/>
    <w:basedOn w:val="Normal"/>
    <w:link w:val="CommentTextChar"/>
    <w:uiPriority w:val="99"/>
    <w:semiHidden/>
    <w:unhideWhenUsed/>
    <w:rsid w:val="005240AB"/>
    <w:rPr>
      <w:szCs w:val="20"/>
    </w:rPr>
  </w:style>
  <w:style w:type="character" w:customStyle="1" w:styleId="CommentTextChar">
    <w:name w:val="Comment Text Char"/>
    <w:basedOn w:val="DefaultParagraphFont"/>
    <w:link w:val="CommentText"/>
    <w:uiPriority w:val="99"/>
    <w:semiHidden/>
    <w:rsid w:val="005240AB"/>
    <w:rPr>
      <w:rFonts w:ascii="Arial" w:hAnsi="Arial" w:cs="Arial"/>
    </w:rPr>
  </w:style>
  <w:style w:type="paragraph" w:styleId="CommentSubject">
    <w:name w:val="annotation subject"/>
    <w:basedOn w:val="CommentText"/>
    <w:next w:val="CommentText"/>
    <w:link w:val="CommentSubjectChar"/>
    <w:uiPriority w:val="99"/>
    <w:semiHidden/>
    <w:unhideWhenUsed/>
    <w:rsid w:val="005240AB"/>
    <w:rPr>
      <w:b/>
      <w:bCs w:val="0"/>
    </w:rPr>
  </w:style>
  <w:style w:type="character" w:customStyle="1" w:styleId="CommentSubjectChar">
    <w:name w:val="Comment Subject Char"/>
    <w:basedOn w:val="CommentTextChar"/>
    <w:link w:val="CommentSubject"/>
    <w:uiPriority w:val="99"/>
    <w:semiHidden/>
    <w:rsid w:val="005240AB"/>
    <w:rPr>
      <w:rFonts w:ascii="Arial" w:hAnsi="Arial" w:cs="Arial"/>
      <w:b/>
      <w:bCs w:val="0"/>
    </w:rPr>
  </w:style>
  <w:style w:type="paragraph" w:styleId="TOC1">
    <w:name w:val="toc 1"/>
    <w:basedOn w:val="Normal"/>
    <w:next w:val="Normal"/>
    <w:autoRedefine/>
    <w:uiPriority w:val="39"/>
    <w:unhideWhenUsed/>
    <w:rsid w:val="00B251F0"/>
    <w:pPr>
      <w:spacing w:after="100"/>
    </w:pPr>
  </w:style>
  <w:style w:type="paragraph" w:styleId="TOC2">
    <w:name w:val="toc 2"/>
    <w:basedOn w:val="Normal"/>
    <w:next w:val="Normal"/>
    <w:autoRedefine/>
    <w:uiPriority w:val="39"/>
    <w:unhideWhenUsed/>
    <w:rsid w:val="00B251F0"/>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CRTemplate_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7ACAE-ADDC-4CAF-A41D-DA28FFC5F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CCRTemplate_v2</Template>
  <TotalTime>155</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Chapter 11 - Wildlife Parks and Unregulated Wildlife</vt:lpstr>
    </vt:vector>
  </TitlesOfParts>
  <Company>Colorado Secretary of State</Company>
  <LinksUpToDate>false</LinksUpToDate>
  <CharactersWithSpaces>4300</CharactersWithSpaces>
  <SharedDoc>false</SharedDoc>
  <HLinks>
    <vt:vector size="78" baseType="variant">
      <vt:variant>
        <vt:i4>327692</vt:i4>
      </vt:variant>
      <vt:variant>
        <vt:i4>48</vt:i4>
      </vt:variant>
      <vt:variant>
        <vt:i4>0</vt:i4>
      </vt:variant>
      <vt:variant>
        <vt:i4>5</vt:i4>
      </vt:variant>
      <vt:variant>
        <vt:lpwstr/>
      </vt:variant>
      <vt:variant>
        <vt:lpwstr>BandP</vt:lpwstr>
      </vt:variant>
      <vt:variant>
        <vt:i4>84</vt:i4>
      </vt:variant>
      <vt:variant>
        <vt:i4>45</vt:i4>
      </vt:variant>
      <vt:variant>
        <vt:i4>0</vt:i4>
      </vt:variant>
      <vt:variant>
        <vt:i4>5</vt:i4>
      </vt:variant>
      <vt:variant>
        <vt:lpwstr/>
      </vt:variant>
      <vt:variant>
        <vt:lpwstr>e1116</vt:lpwstr>
      </vt:variant>
      <vt:variant>
        <vt:i4>84</vt:i4>
      </vt:variant>
      <vt:variant>
        <vt:i4>42</vt:i4>
      </vt:variant>
      <vt:variant>
        <vt:i4>0</vt:i4>
      </vt:variant>
      <vt:variant>
        <vt:i4>5</vt:i4>
      </vt:variant>
      <vt:variant>
        <vt:lpwstr/>
      </vt:variant>
      <vt:variant>
        <vt:lpwstr>E1115</vt:lpwstr>
      </vt:variant>
      <vt:variant>
        <vt:i4>84</vt:i4>
      </vt:variant>
      <vt:variant>
        <vt:i4>39</vt:i4>
      </vt:variant>
      <vt:variant>
        <vt:i4>0</vt:i4>
      </vt:variant>
      <vt:variant>
        <vt:i4>5</vt:i4>
      </vt:variant>
      <vt:variant>
        <vt:lpwstr/>
      </vt:variant>
      <vt:variant>
        <vt:lpwstr>E1114</vt:lpwstr>
      </vt:variant>
      <vt:variant>
        <vt:i4>84</vt:i4>
      </vt:variant>
      <vt:variant>
        <vt:i4>36</vt:i4>
      </vt:variant>
      <vt:variant>
        <vt:i4>0</vt:i4>
      </vt:variant>
      <vt:variant>
        <vt:i4>5</vt:i4>
      </vt:variant>
      <vt:variant>
        <vt:lpwstr/>
      </vt:variant>
      <vt:variant>
        <vt:lpwstr>E1113</vt:lpwstr>
      </vt:variant>
      <vt:variant>
        <vt:i4>84</vt:i4>
      </vt:variant>
      <vt:variant>
        <vt:i4>33</vt:i4>
      </vt:variant>
      <vt:variant>
        <vt:i4>0</vt:i4>
      </vt:variant>
      <vt:variant>
        <vt:i4>5</vt:i4>
      </vt:variant>
      <vt:variant>
        <vt:lpwstr/>
      </vt:variant>
      <vt:variant>
        <vt:lpwstr>E1112</vt:lpwstr>
      </vt:variant>
      <vt:variant>
        <vt:i4>84</vt:i4>
      </vt:variant>
      <vt:variant>
        <vt:i4>30</vt:i4>
      </vt:variant>
      <vt:variant>
        <vt:i4>0</vt:i4>
      </vt:variant>
      <vt:variant>
        <vt:i4>5</vt:i4>
      </vt:variant>
      <vt:variant>
        <vt:lpwstr/>
      </vt:variant>
      <vt:variant>
        <vt:lpwstr>E1111</vt:lpwstr>
      </vt:variant>
      <vt:variant>
        <vt:i4>84</vt:i4>
      </vt:variant>
      <vt:variant>
        <vt:i4>27</vt:i4>
      </vt:variant>
      <vt:variant>
        <vt:i4>0</vt:i4>
      </vt:variant>
      <vt:variant>
        <vt:i4>5</vt:i4>
      </vt:variant>
      <vt:variant>
        <vt:lpwstr/>
      </vt:variant>
      <vt:variant>
        <vt:lpwstr>E1110</vt:lpwstr>
      </vt:variant>
      <vt:variant>
        <vt:i4>65620</vt:i4>
      </vt:variant>
      <vt:variant>
        <vt:i4>24</vt:i4>
      </vt:variant>
      <vt:variant>
        <vt:i4>0</vt:i4>
      </vt:variant>
      <vt:variant>
        <vt:i4>5</vt:i4>
      </vt:variant>
      <vt:variant>
        <vt:lpwstr/>
      </vt:variant>
      <vt:variant>
        <vt:lpwstr>E1109</vt:lpwstr>
      </vt:variant>
      <vt:variant>
        <vt:i4>65620</vt:i4>
      </vt:variant>
      <vt:variant>
        <vt:i4>21</vt:i4>
      </vt:variant>
      <vt:variant>
        <vt:i4>0</vt:i4>
      </vt:variant>
      <vt:variant>
        <vt:i4>5</vt:i4>
      </vt:variant>
      <vt:variant>
        <vt:lpwstr/>
      </vt:variant>
      <vt:variant>
        <vt:lpwstr>E1108</vt:lpwstr>
      </vt:variant>
      <vt:variant>
        <vt:i4>65620</vt:i4>
      </vt:variant>
      <vt:variant>
        <vt:i4>18</vt:i4>
      </vt:variant>
      <vt:variant>
        <vt:i4>0</vt:i4>
      </vt:variant>
      <vt:variant>
        <vt:i4>5</vt:i4>
      </vt:variant>
      <vt:variant>
        <vt:lpwstr/>
      </vt:variant>
      <vt:variant>
        <vt:lpwstr>E1107</vt:lpwstr>
      </vt:variant>
      <vt:variant>
        <vt:i4>65620</vt:i4>
      </vt:variant>
      <vt:variant>
        <vt:i4>15</vt:i4>
      </vt:variant>
      <vt:variant>
        <vt:i4>0</vt:i4>
      </vt:variant>
      <vt:variant>
        <vt:i4>5</vt:i4>
      </vt:variant>
      <vt:variant>
        <vt:lpwstr/>
      </vt:variant>
      <vt:variant>
        <vt:lpwstr>E1106</vt:lpwstr>
      </vt:variant>
      <vt:variant>
        <vt:i4>65620</vt:i4>
      </vt:variant>
      <vt:variant>
        <vt:i4>12</vt:i4>
      </vt:variant>
      <vt:variant>
        <vt:i4>0</vt:i4>
      </vt:variant>
      <vt:variant>
        <vt:i4>5</vt:i4>
      </vt:variant>
      <vt:variant>
        <vt:lpwstr/>
      </vt:variant>
      <vt:variant>
        <vt:lpwstr>E1105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Wildlife Parks and Unregulated Wildlife</dc:title>
  <dc:subject>Chapter 11 - Wildlife Parks and Unregulated Wildlife</dc:subject>
  <dc:creator>CPW Regulations</dc:creator>
  <cp:keywords>Chapter 11 - Wildlife Parks and Unregulated Wildlife</cp:keywords>
  <dc:description/>
  <cp:lastModifiedBy>Vornholt, Molly</cp:lastModifiedBy>
  <cp:revision>15</cp:revision>
  <cp:lastPrinted>2005-09-01T21:35:00Z</cp:lastPrinted>
  <dcterms:created xsi:type="dcterms:W3CDTF">2024-11-05T16:16:00Z</dcterms:created>
  <dcterms:modified xsi:type="dcterms:W3CDTF">2026-09-30T18:34:00Z</dcterms:modified>
</cp:coreProperties>
</file>