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856BD" w:rsidRDefault="001856BD">
      <w:pPr>
        <w:pStyle w:val="Title"/>
        <w:ind w:left="2" w:hanging="4"/>
        <w:rPr>
          <w:b w:val="0"/>
          <w:bCs w:val="0"/>
          <w:u w:val="none"/>
        </w:rPr>
      </w:pPr>
      <w:bookmarkStart w:id="0" w:name="_heading=h.dnlcl4orza6i" w:colFirst="0" w:colLast="0"/>
      <w:bookmarkEnd w:id="0"/>
    </w:p>
    <w:p w14:paraId="00000002" w14:textId="77777777" w:rsidR="001856BD" w:rsidRDefault="00000000">
      <w:pPr>
        <w:pStyle w:val="Title"/>
        <w:ind w:left="2" w:hanging="4"/>
        <w:rPr>
          <w:b w:val="0"/>
          <w:bCs w:val="0"/>
          <w:u w:val="none"/>
        </w:rPr>
      </w:pPr>
      <w:r>
        <w:rPr>
          <w:b w:val="0"/>
          <w:bCs w:val="0"/>
          <w:u w:val="none"/>
        </w:rPr>
        <w:t xml:space="preserve">Colorado State Board of Human Services </w:t>
      </w:r>
    </w:p>
    <w:p w14:paraId="00000003" w14:textId="77777777" w:rsidR="001856BD" w:rsidRDefault="001856BD">
      <w:pPr>
        <w:pStyle w:val="Title"/>
        <w:ind w:left="2" w:hanging="4"/>
        <w:rPr>
          <w:b w:val="0"/>
          <w:bCs w:val="0"/>
          <w:u w:val="none"/>
        </w:rPr>
      </w:pPr>
      <w:bookmarkStart w:id="1" w:name="_heading=h.5jfe9csh8oox" w:colFirst="0" w:colLast="0"/>
      <w:bookmarkEnd w:id="1"/>
    </w:p>
    <w:p w14:paraId="00000004" w14:textId="77777777" w:rsidR="001856BD" w:rsidRDefault="00000000">
      <w:pPr>
        <w:pStyle w:val="Heading1"/>
        <w:ind w:left="2" w:hanging="4"/>
        <w:rPr>
          <w:rFonts w:ascii="Arial" w:eastAsia="Arial" w:hAnsi="Arial" w:cs="Arial"/>
          <w:sz w:val="36"/>
          <w:szCs w:val="36"/>
        </w:rPr>
      </w:pPr>
      <w:bookmarkStart w:id="2" w:name="_heading=h.obxuxyt8y2fi" w:colFirst="0" w:colLast="0"/>
      <w:bookmarkEnd w:id="2"/>
      <w:r>
        <w:rPr>
          <w:rFonts w:ascii="Arial" w:eastAsia="Arial" w:hAnsi="Arial" w:cs="Arial"/>
          <w:sz w:val="36"/>
          <w:szCs w:val="36"/>
        </w:rPr>
        <w:t>RULEMAKING PACKET</w:t>
      </w:r>
    </w:p>
    <w:p w14:paraId="00000005" w14:textId="77777777" w:rsidR="001856BD" w:rsidRDefault="001856BD">
      <w:pPr>
        <w:ind w:hanging="2"/>
        <w:rPr>
          <w:sz w:val="22"/>
          <w:szCs w:val="22"/>
        </w:rPr>
      </w:pPr>
    </w:p>
    <w:p w14:paraId="00000006" w14:textId="77777777" w:rsidR="001856BD" w:rsidRDefault="00000000">
      <w:pPr>
        <w:pStyle w:val="Heading2"/>
      </w:pPr>
      <w:bookmarkStart w:id="3" w:name="_heading=h.ofx6g2j7z8if" w:colFirst="0" w:colLast="0"/>
      <w:bookmarkEnd w:id="3"/>
      <w:r>
        <w:t>1: Summary of Proposed Rule Change</w:t>
      </w:r>
    </w:p>
    <w:p w14:paraId="00000007" w14:textId="77777777" w:rsidR="001856BD" w:rsidRDefault="00000000">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Explain in </w:t>
      </w:r>
      <w:r>
        <w:rPr>
          <w:rFonts w:ascii="Trebuchet MS" w:eastAsia="Trebuchet MS" w:hAnsi="Trebuchet MS" w:cs="Trebuchet MS"/>
          <w:b/>
          <w:bCs/>
          <w:sz w:val="22"/>
          <w:szCs w:val="22"/>
        </w:rPr>
        <w:t>plain language</w:t>
      </w:r>
      <w:r>
        <w:rPr>
          <w:rFonts w:ascii="Trebuchet MS" w:eastAsia="Trebuchet MS" w:hAnsi="Trebuchet MS" w:cs="Trebuchet MS"/>
          <w:sz w:val="22"/>
          <w:szCs w:val="22"/>
        </w:rPr>
        <w:t xml:space="preserve"> why the rule or rule change is necessary and what the program hopes to accomplish through this rule. </w:t>
      </w:r>
      <w:r>
        <w:rPr>
          <w:rFonts w:ascii="Trebuchet MS" w:eastAsia="Trebuchet MS" w:hAnsi="Trebuchet MS" w:cs="Trebuchet MS"/>
          <w:b/>
          <w:bCs/>
          <w:sz w:val="22"/>
          <w:szCs w:val="22"/>
        </w:rPr>
        <w:t>1500 Char max</w:t>
      </w:r>
    </w:p>
    <w:p w14:paraId="00000008" w14:textId="77777777" w:rsidR="001856B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This rule packet strikes language and processes that no longer align with the current definitions of or the use of Core Services at the county level.</w:t>
      </w:r>
    </w:p>
    <w:p w14:paraId="00000009" w14:textId="77777777" w:rsidR="001856BD" w:rsidRDefault="001856BD">
      <w:pPr>
        <w:widowControl w:val="0"/>
        <w:ind w:firstLine="0"/>
        <w:rPr>
          <w:rFonts w:ascii="Trebuchet MS" w:eastAsia="Trebuchet MS" w:hAnsi="Trebuchet MS" w:cs="Trebuchet MS"/>
          <w:sz w:val="22"/>
          <w:szCs w:val="22"/>
        </w:rPr>
      </w:pPr>
    </w:p>
    <w:p w14:paraId="0000000A" w14:textId="77777777" w:rsidR="001856BD" w:rsidRDefault="00000000">
      <w:pPr>
        <w:widowControl w:val="0"/>
        <w:ind w:left="-2" w:firstLine="0"/>
        <w:rPr>
          <w:rFonts w:ascii="Trebuchet MS" w:eastAsia="Trebuchet MS" w:hAnsi="Trebuchet MS" w:cs="Trebuchet MS"/>
          <w:sz w:val="22"/>
          <w:szCs w:val="22"/>
        </w:rPr>
      </w:pPr>
      <w:r>
        <w:rPr>
          <w:rFonts w:ascii="Trebuchet MS" w:eastAsia="Trebuchet MS" w:hAnsi="Trebuchet MS" w:cs="Trebuchet MS"/>
          <w:sz w:val="22"/>
          <w:szCs w:val="22"/>
        </w:rPr>
        <w:t>This rule packet aligns language and processes in rule to streamline and simplify each county’s understanding and use of Core Services.</w:t>
      </w:r>
    </w:p>
    <w:p w14:paraId="0000000B" w14:textId="77777777" w:rsidR="001856BD" w:rsidRDefault="001856BD">
      <w:pPr>
        <w:ind w:left="2" w:hanging="4"/>
        <w:rPr>
          <w:rFonts w:ascii="Trebuchet MS" w:eastAsia="Trebuchet MS" w:hAnsi="Trebuchet MS" w:cs="Trebuchet MS"/>
          <w:highlight w:val="green"/>
        </w:rPr>
      </w:pPr>
    </w:p>
    <w:p w14:paraId="0000000C" w14:textId="77777777" w:rsidR="001856BD" w:rsidRDefault="001856BD">
      <w:pPr>
        <w:ind w:left="2" w:hanging="4"/>
        <w:rPr>
          <w:rFonts w:ascii="Trebuchet MS" w:eastAsia="Trebuchet MS" w:hAnsi="Trebuchet MS" w:cs="Trebuchet MS"/>
          <w:b/>
          <w:bCs/>
          <w:sz w:val="22"/>
          <w:szCs w:val="22"/>
        </w:rPr>
      </w:pPr>
    </w:p>
    <w:p w14:paraId="0000000D" w14:textId="77777777" w:rsidR="001856BD" w:rsidRDefault="00000000">
      <w:pPr>
        <w:pStyle w:val="Heading2"/>
      </w:pPr>
      <w:bookmarkStart w:id="4" w:name="_heading=h.16e4k91kh7sh" w:colFirst="0" w:colLast="0"/>
      <w:bookmarkEnd w:id="4"/>
      <w:r>
        <w:t xml:space="preserve">2: Procedural Analysis: </w:t>
      </w:r>
    </w:p>
    <w:p w14:paraId="0000000E" w14:textId="77777777" w:rsidR="001856BD" w:rsidRDefault="00000000">
      <w:pPr>
        <w:numPr>
          <w:ilvl w:val="0"/>
          <w:numId w:val="1"/>
        </w:numPr>
        <w:ind w:hanging="2"/>
        <w:rPr>
          <w:rFonts w:ascii="Trebuchet MS" w:eastAsia="Trebuchet MS" w:hAnsi="Trebuchet MS" w:cs="Trebuchet MS"/>
          <w:sz w:val="22"/>
          <w:szCs w:val="22"/>
          <w:highlight w:val="white"/>
        </w:rPr>
      </w:pPr>
      <w:r>
        <w:rPr>
          <w:rFonts w:ascii="Trebuchet MS" w:eastAsia="Trebuchet MS" w:hAnsi="Trebuchet MS" w:cs="Trebuchet MS"/>
          <w:sz w:val="22"/>
          <w:szCs w:val="22"/>
          <w:highlight w:val="white"/>
        </w:rPr>
        <w:t>State Board of Human Services [NOTE: This selection indicates the entity adopting the rule.]</w:t>
      </w:r>
    </w:p>
    <w:p w14:paraId="0000000F" w14:textId="77777777" w:rsidR="001856BD" w:rsidRDefault="001856BD">
      <w:pPr>
        <w:ind w:hanging="2"/>
        <w:rPr>
          <w:rFonts w:ascii="Trebuchet MS" w:eastAsia="Trebuchet MS" w:hAnsi="Trebuchet MS" w:cs="Trebuchet MS"/>
          <w:sz w:val="22"/>
          <w:szCs w:val="22"/>
          <w:highlight w:val="white"/>
        </w:rPr>
      </w:pPr>
    </w:p>
    <w:p w14:paraId="00000010" w14:textId="77777777" w:rsidR="001856BD" w:rsidRDefault="00000000">
      <w:pPr>
        <w:numPr>
          <w:ilvl w:val="0"/>
          <w:numId w:val="1"/>
        </w:numPr>
        <w:ind w:hanging="2"/>
        <w:rPr>
          <w:rFonts w:ascii="Trebuchet MS" w:eastAsia="Trebuchet MS" w:hAnsi="Trebuchet MS" w:cs="Trebuchet MS"/>
          <w:sz w:val="22"/>
          <w:szCs w:val="22"/>
          <w:highlight w:val="white"/>
        </w:rPr>
      </w:pPr>
      <w:proofErr w:type="gramStart"/>
      <w:r>
        <w:rPr>
          <w:rFonts w:ascii="Trebuchet MS" w:eastAsia="Trebuchet MS" w:hAnsi="Trebuchet MS" w:cs="Trebuchet MS"/>
          <w:sz w:val="22"/>
          <w:szCs w:val="22"/>
          <w:highlight w:val="white"/>
        </w:rPr>
        <w:t>Regular  [</w:t>
      </w:r>
      <w:proofErr w:type="gramEnd"/>
      <w:r>
        <w:rPr>
          <w:rFonts w:ascii="Trebuchet MS" w:eastAsia="Trebuchet MS" w:hAnsi="Trebuchet MS" w:cs="Trebuchet MS"/>
          <w:sz w:val="22"/>
          <w:szCs w:val="22"/>
          <w:highlight w:val="white"/>
        </w:rPr>
        <w:t>NOTE: This selection indicates the type of rule to be adopted. If Emergency, please include justification below in (b)(ii)]</w:t>
      </w:r>
    </w:p>
    <w:p w14:paraId="00000011" w14:textId="77777777" w:rsidR="001856BD" w:rsidRDefault="001856BD">
      <w:pPr>
        <w:ind w:hanging="2"/>
        <w:rPr>
          <w:rFonts w:ascii="Trebuchet MS" w:eastAsia="Trebuchet MS" w:hAnsi="Trebuchet MS" w:cs="Trebuchet MS"/>
          <w:sz w:val="22"/>
          <w:szCs w:val="22"/>
          <w:highlight w:val="white"/>
        </w:rPr>
      </w:pPr>
    </w:p>
    <w:p w14:paraId="00000012" w14:textId="77777777" w:rsidR="001856BD" w:rsidRDefault="00000000">
      <w:pPr>
        <w:numPr>
          <w:ilvl w:val="1"/>
          <w:numId w:val="1"/>
        </w:numPr>
        <w:ind w:hanging="2"/>
        <w:rPr>
          <w:rFonts w:ascii="Trebuchet MS" w:eastAsia="Trebuchet MS" w:hAnsi="Trebuchet MS" w:cs="Trebuchet MS"/>
          <w:sz w:val="22"/>
          <w:szCs w:val="22"/>
          <w:highlight w:val="white"/>
        </w:rPr>
      </w:pPr>
      <w:r>
        <w:rPr>
          <w:rFonts w:ascii="Trebuchet MS" w:eastAsia="Trebuchet MS" w:hAnsi="Trebuchet MS" w:cs="Trebuchet MS"/>
          <w:sz w:val="22"/>
          <w:szCs w:val="22"/>
          <w:highlight w:val="white"/>
        </w:rPr>
        <w:t xml:space="preserve"> N/A [NOTE: Pick one only if Emergency.]</w:t>
      </w:r>
    </w:p>
    <w:p w14:paraId="00000013" w14:textId="77777777" w:rsidR="001856BD" w:rsidRDefault="00000000">
      <w:pPr>
        <w:numPr>
          <w:ilvl w:val="1"/>
          <w:numId w:val="1"/>
        </w:numPr>
        <w:ind w:hanging="2"/>
        <w:rPr>
          <w:rFonts w:ascii="Trebuchet MS" w:eastAsia="Trebuchet MS" w:hAnsi="Trebuchet MS" w:cs="Trebuchet MS"/>
          <w:sz w:val="22"/>
          <w:szCs w:val="22"/>
          <w:highlight w:val="white"/>
        </w:rPr>
      </w:pPr>
      <w:r>
        <w:rPr>
          <w:rFonts w:ascii="Trebuchet MS" w:eastAsia="Trebuchet MS" w:hAnsi="Trebuchet MS" w:cs="Trebuchet MS"/>
          <w:sz w:val="22"/>
          <w:szCs w:val="22"/>
          <w:highlight w:val="white"/>
        </w:rPr>
        <w:t>Justification for Emergency:</w:t>
      </w:r>
    </w:p>
    <w:p w14:paraId="00000014" w14:textId="77777777" w:rsidR="001856BD" w:rsidRDefault="001856BD">
      <w:pPr>
        <w:ind w:firstLine="0"/>
        <w:rPr>
          <w:rFonts w:ascii="Trebuchet MS" w:eastAsia="Trebuchet MS" w:hAnsi="Trebuchet MS" w:cs="Trebuchet MS"/>
          <w:highlight w:val="white"/>
        </w:rPr>
      </w:pPr>
    </w:p>
    <w:p w14:paraId="00000015" w14:textId="77777777" w:rsidR="001856BD" w:rsidRDefault="00000000">
      <w:pPr>
        <w:ind w:firstLine="0"/>
        <w:rPr>
          <w:rFonts w:ascii="Trebuchet MS" w:eastAsia="Trebuchet MS" w:hAnsi="Trebuchet MS" w:cs="Trebuchet MS"/>
          <w:sz w:val="22"/>
          <w:szCs w:val="22"/>
          <w:highlight w:val="white"/>
        </w:rPr>
      </w:pPr>
      <w:r>
        <w:rPr>
          <w:rFonts w:ascii="Trebuchet MS" w:eastAsia="Trebuchet MS" w:hAnsi="Trebuchet MS" w:cs="Trebuchet MS"/>
          <w:highlight w:val="white"/>
        </w:rPr>
        <w:t>N/A</w:t>
      </w:r>
    </w:p>
    <w:p w14:paraId="00000016" w14:textId="77777777" w:rsidR="001856BD" w:rsidRDefault="001856BD">
      <w:pPr>
        <w:ind w:firstLine="0"/>
        <w:rPr>
          <w:rFonts w:ascii="Trebuchet MS" w:eastAsia="Trebuchet MS" w:hAnsi="Trebuchet MS" w:cs="Trebuchet MS"/>
          <w:sz w:val="22"/>
          <w:szCs w:val="22"/>
        </w:rPr>
      </w:pPr>
    </w:p>
    <w:p w14:paraId="00000017" w14:textId="77777777" w:rsidR="001856BD" w:rsidRDefault="001856BD">
      <w:pPr>
        <w:ind w:firstLine="0"/>
        <w:rPr>
          <w:rFonts w:ascii="Trebuchet MS" w:eastAsia="Trebuchet MS" w:hAnsi="Trebuchet MS" w:cs="Trebuchet MS"/>
          <w:sz w:val="22"/>
          <w:szCs w:val="22"/>
        </w:rPr>
      </w:pPr>
    </w:p>
    <w:p w14:paraId="00000018" w14:textId="77777777" w:rsidR="001856BD" w:rsidRDefault="00000000">
      <w:pPr>
        <w:numPr>
          <w:ilvl w:val="0"/>
          <w:numId w:val="1"/>
        </w:numPr>
        <w:ind w:hanging="2"/>
        <w:rPr>
          <w:rFonts w:ascii="Trebuchet MS" w:eastAsia="Trebuchet MS" w:hAnsi="Trebuchet MS" w:cs="Trebuchet MS"/>
          <w:sz w:val="22"/>
          <w:szCs w:val="22"/>
        </w:rPr>
      </w:pPr>
      <w:r>
        <w:rPr>
          <w:rFonts w:ascii="Trebuchet MS" w:eastAsia="Trebuchet MS" w:hAnsi="Trebuchet MS" w:cs="Trebuchet MS"/>
          <w:sz w:val="22"/>
          <w:szCs w:val="22"/>
        </w:rPr>
        <w:t>This package contains the following types of rules: [NOTE: Check all that apply.]</w:t>
      </w:r>
    </w:p>
    <w:p w14:paraId="00000019" w14:textId="77777777" w:rsidR="001856BD"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New Rules                              X Amended Rules                            </w:t>
      </w:r>
    </w:p>
    <w:p w14:paraId="0000001A" w14:textId="77777777" w:rsidR="001856BD"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Repealed Rules                       </w:t>
      </w:r>
      <w:r>
        <w:rPr>
          <w:rFonts w:ascii="MS Gothic" w:eastAsia="MS Gothic" w:hAnsi="MS Gothic" w:cs="MS Gothic"/>
          <w:sz w:val="22"/>
          <w:szCs w:val="22"/>
        </w:rPr>
        <w:t>☐</w:t>
      </w:r>
      <w:r>
        <w:rPr>
          <w:rFonts w:ascii="Trebuchet MS" w:eastAsia="Trebuchet MS" w:hAnsi="Trebuchet MS" w:cs="Trebuchet MS"/>
          <w:sz w:val="22"/>
          <w:szCs w:val="22"/>
        </w:rPr>
        <w:t xml:space="preserve"> Reviewed Rules</w:t>
      </w:r>
    </w:p>
    <w:p w14:paraId="0000001B" w14:textId="77777777" w:rsidR="001856BD" w:rsidRDefault="001856BD">
      <w:pPr>
        <w:ind w:hanging="2"/>
        <w:rPr>
          <w:rFonts w:ascii="Trebuchet MS" w:eastAsia="Trebuchet MS" w:hAnsi="Trebuchet MS" w:cs="Trebuchet MS"/>
          <w:sz w:val="22"/>
          <w:szCs w:val="22"/>
        </w:rPr>
      </w:pPr>
    </w:p>
    <w:p w14:paraId="0000001C" w14:textId="77777777" w:rsidR="001856BD" w:rsidRDefault="00000000">
      <w:pPr>
        <w:numPr>
          <w:ilvl w:val="0"/>
          <w:numId w:val="1"/>
        </w:numPr>
        <w:ind w:hanging="2"/>
        <w:rPr>
          <w:rFonts w:ascii="Trebuchet MS" w:eastAsia="Trebuchet MS" w:hAnsi="Trebuchet MS" w:cs="Trebuchet MS"/>
          <w:sz w:val="22"/>
          <w:szCs w:val="22"/>
        </w:rPr>
      </w:pPr>
      <w:r>
        <w:rPr>
          <w:rFonts w:ascii="Trebuchet MS" w:eastAsia="Trebuchet MS" w:hAnsi="Trebuchet MS" w:cs="Trebuchet MS"/>
          <w:sz w:val="22"/>
          <w:szCs w:val="22"/>
        </w:rPr>
        <w:t>First SBHS Read Month: September 2026   e) Second SBHS Read Month: October 2026</w:t>
      </w:r>
    </w:p>
    <w:p w14:paraId="0000001D" w14:textId="77777777" w:rsidR="001856BD" w:rsidRDefault="001856BD">
      <w:pPr>
        <w:ind w:hanging="2"/>
        <w:rPr>
          <w:rFonts w:ascii="Trebuchet MS" w:eastAsia="Trebuchet MS" w:hAnsi="Trebuchet MS" w:cs="Trebuchet MS"/>
          <w:sz w:val="22"/>
          <w:szCs w:val="22"/>
        </w:rPr>
      </w:pPr>
    </w:p>
    <w:p w14:paraId="0000001E" w14:textId="77777777" w:rsidR="001856BD"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f)</w:t>
      </w:r>
      <w:r>
        <w:rPr>
          <w:rFonts w:ascii="Trebuchet MS" w:eastAsia="Trebuchet MS" w:hAnsi="Trebuchet MS" w:cs="Trebuchet MS"/>
          <w:sz w:val="22"/>
          <w:szCs w:val="22"/>
        </w:rPr>
        <w:tab/>
        <w:t xml:space="preserve">Effective Date: November 30, </w:t>
      </w:r>
      <w:proofErr w:type="gramStart"/>
      <w:r>
        <w:rPr>
          <w:rFonts w:ascii="Trebuchet MS" w:eastAsia="Trebuchet MS" w:hAnsi="Trebuchet MS" w:cs="Trebuchet MS"/>
          <w:sz w:val="22"/>
          <w:szCs w:val="22"/>
        </w:rPr>
        <w:t>2026</w:t>
      </w:r>
      <w:proofErr w:type="gramEnd"/>
      <w:r>
        <w:rPr>
          <w:rFonts w:ascii="Trebuchet MS" w:eastAsia="Trebuchet MS" w:hAnsi="Trebuchet MS" w:cs="Trebuchet MS"/>
          <w:sz w:val="22"/>
          <w:szCs w:val="22"/>
        </w:rPr>
        <w:t xml:space="preserve">        g) Effective Dates </w:t>
      </w:r>
      <w:proofErr w:type="gramStart"/>
      <w:r>
        <w:rPr>
          <w:rFonts w:ascii="Trebuchet MS" w:eastAsia="Trebuchet MS" w:hAnsi="Trebuchet MS" w:cs="Trebuchet MS"/>
          <w:sz w:val="22"/>
          <w:szCs w:val="22"/>
        </w:rPr>
        <w:t>is</w:t>
      </w:r>
      <w:proofErr w:type="gramEnd"/>
      <w:r>
        <w:rPr>
          <w:rFonts w:ascii="Trebuchet MS" w:eastAsia="Trebuchet MS" w:hAnsi="Trebuchet MS" w:cs="Trebuchet MS"/>
          <w:sz w:val="22"/>
          <w:szCs w:val="22"/>
        </w:rPr>
        <w:t>: Discretionary</w:t>
      </w:r>
    </w:p>
    <w:p w14:paraId="0000001F" w14:textId="77777777" w:rsidR="001856BD" w:rsidRDefault="001856BD">
      <w:pPr>
        <w:ind w:hanging="2"/>
        <w:rPr>
          <w:rFonts w:ascii="Trebuchet MS" w:eastAsia="Trebuchet MS" w:hAnsi="Trebuchet MS" w:cs="Trebuchet MS"/>
          <w:sz w:val="22"/>
          <w:szCs w:val="22"/>
        </w:rPr>
      </w:pPr>
    </w:p>
    <w:p w14:paraId="00000020" w14:textId="77777777" w:rsidR="001856BD" w:rsidRDefault="00000000">
      <w:pPr>
        <w:pStyle w:val="Heading2"/>
      </w:pPr>
      <w:bookmarkStart w:id="5" w:name="_heading=h.kpypo7rm0phu" w:colFirst="0" w:colLast="0"/>
      <w:bookmarkEnd w:id="5"/>
      <w:r>
        <w:t>3: Regulatory Analysis:</w:t>
      </w:r>
    </w:p>
    <w:p w14:paraId="00000021" w14:textId="77777777" w:rsidR="001856BD"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a) List of groups impacted by this rule. [NOTE: List groups of </w:t>
      </w:r>
      <w:proofErr w:type="gramStart"/>
      <w:r>
        <w:rPr>
          <w:rFonts w:ascii="Trebuchet MS" w:eastAsia="Trebuchet MS" w:hAnsi="Trebuchet MS" w:cs="Trebuchet MS"/>
          <w:sz w:val="22"/>
          <w:szCs w:val="22"/>
        </w:rPr>
        <w:t>persons</w:t>
      </w:r>
      <w:proofErr w:type="gramEnd"/>
      <w:r>
        <w:rPr>
          <w:rFonts w:ascii="Trebuchet MS" w:eastAsia="Trebuchet MS" w:hAnsi="Trebuchet MS" w:cs="Trebuchet MS"/>
          <w:sz w:val="22"/>
          <w:szCs w:val="22"/>
        </w:rPr>
        <w:t xml:space="preserve"> will benefit, bear the burdens or be adversely impacted by this rule.] </w:t>
      </w:r>
    </w:p>
    <w:p w14:paraId="00000022" w14:textId="77777777" w:rsidR="001856BD" w:rsidRDefault="001856BD">
      <w:pPr>
        <w:ind w:firstLine="0"/>
        <w:rPr>
          <w:rFonts w:ascii="Trebuchet MS" w:eastAsia="Trebuchet MS" w:hAnsi="Trebuchet MS" w:cs="Trebuchet MS"/>
          <w:sz w:val="22"/>
          <w:szCs w:val="22"/>
        </w:rPr>
      </w:pPr>
    </w:p>
    <w:p w14:paraId="00000023" w14:textId="77777777" w:rsidR="001856BD" w:rsidRDefault="00000000">
      <w:pPr>
        <w:ind w:left="2" w:hanging="4"/>
        <w:rPr>
          <w:rFonts w:ascii="Trebuchet MS" w:eastAsia="Trebuchet MS" w:hAnsi="Trebuchet MS" w:cs="Trebuchet MS"/>
          <w:sz w:val="22"/>
          <w:szCs w:val="22"/>
          <w:highlight w:val="green"/>
        </w:rPr>
      </w:pPr>
      <w:r>
        <w:rPr>
          <w:rFonts w:ascii="Trebuchet MS" w:eastAsia="Trebuchet MS" w:hAnsi="Trebuchet MS" w:cs="Trebuchet MS"/>
          <w:sz w:val="22"/>
          <w:szCs w:val="22"/>
          <w:highlight w:val="white"/>
        </w:rPr>
        <w:lastRenderedPageBreak/>
        <w:t>County Departments of Human Services as they provide Core Services to eligible families.</w:t>
      </w:r>
    </w:p>
    <w:p w14:paraId="00000024" w14:textId="77777777" w:rsidR="001856BD" w:rsidRDefault="001856BD">
      <w:pPr>
        <w:ind w:left="2" w:hanging="4"/>
        <w:rPr>
          <w:rFonts w:ascii="Trebuchet MS" w:eastAsia="Trebuchet MS" w:hAnsi="Trebuchet MS" w:cs="Trebuchet MS"/>
          <w:sz w:val="22"/>
          <w:szCs w:val="22"/>
          <w:highlight w:val="green"/>
        </w:rPr>
      </w:pPr>
    </w:p>
    <w:p w14:paraId="00000025" w14:textId="77777777" w:rsidR="001856BD" w:rsidRDefault="00000000">
      <w:pPr>
        <w:spacing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Describe the qualitative and quantitative impact. [NOTE: How will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impact those groups listed above?  How many people will be impacted?  What are the short-term and long-term consequences of this rule?]</w:t>
      </w:r>
    </w:p>
    <w:p w14:paraId="00000026" w14:textId="77777777" w:rsidR="001856BD" w:rsidRDefault="001856BD">
      <w:pPr>
        <w:widowControl w:val="0"/>
        <w:ind w:hanging="2"/>
        <w:rPr>
          <w:rFonts w:ascii="Trebuchet MS" w:eastAsia="Trebuchet MS" w:hAnsi="Trebuchet MS" w:cs="Trebuchet MS"/>
          <w:sz w:val="22"/>
          <w:szCs w:val="22"/>
        </w:rPr>
      </w:pPr>
    </w:p>
    <w:p w14:paraId="00000027" w14:textId="77777777" w:rsidR="001856B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County Departments of Human Services are expected to benefit from these revisions as they provide clarity to sections of Volume 7 that have historically resulted in administrative confusion and inconsistent application of Core Services. </w:t>
      </w:r>
    </w:p>
    <w:p w14:paraId="00000028" w14:textId="77777777" w:rsidR="001856BD" w:rsidRDefault="001856BD">
      <w:pPr>
        <w:widowControl w:val="0"/>
        <w:ind w:hanging="2"/>
        <w:rPr>
          <w:rFonts w:ascii="Trebuchet MS" w:eastAsia="Trebuchet MS" w:hAnsi="Trebuchet MS" w:cs="Trebuchet MS"/>
          <w:sz w:val="22"/>
          <w:szCs w:val="22"/>
        </w:rPr>
      </w:pPr>
    </w:p>
    <w:p w14:paraId="00000029" w14:textId="77777777" w:rsidR="001856B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No populations are expected to be adversely affected by these changes.</w:t>
      </w:r>
    </w:p>
    <w:p w14:paraId="0000002A" w14:textId="77777777" w:rsidR="001856BD" w:rsidRDefault="001856BD">
      <w:pPr>
        <w:widowControl w:val="0"/>
        <w:ind w:hanging="2"/>
        <w:rPr>
          <w:rFonts w:ascii="Trebuchet MS" w:eastAsia="Trebuchet MS" w:hAnsi="Trebuchet MS" w:cs="Trebuchet MS"/>
          <w:sz w:val="22"/>
          <w:szCs w:val="22"/>
        </w:rPr>
      </w:pPr>
    </w:p>
    <w:p w14:paraId="0000002B" w14:textId="77777777" w:rsidR="001856B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In the immediate term, county departments may utilize Core Services to secure funding for critical resource gaps and essential family support services that currently face significant underfunding.</w:t>
      </w:r>
    </w:p>
    <w:p w14:paraId="0000002C" w14:textId="77777777" w:rsidR="001856BD" w:rsidRDefault="001856BD">
      <w:pPr>
        <w:widowControl w:val="0"/>
        <w:ind w:hanging="2"/>
        <w:rPr>
          <w:rFonts w:ascii="Trebuchet MS" w:eastAsia="Trebuchet MS" w:hAnsi="Trebuchet MS" w:cs="Trebuchet MS"/>
          <w:sz w:val="22"/>
          <w:szCs w:val="22"/>
        </w:rPr>
      </w:pPr>
    </w:p>
    <w:p w14:paraId="0000002D" w14:textId="77777777" w:rsidR="001856B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In the long term, these changes are anticipated to have a positive impact on the precision of statewide performance metrics for Core Services, while simultaneously empowering county departments to pinpoint strategic opportunities for fiscal planning and resource allocation.</w:t>
      </w:r>
    </w:p>
    <w:p w14:paraId="0000002E" w14:textId="77777777" w:rsidR="001856BD" w:rsidRDefault="001856BD">
      <w:pPr>
        <w:ind w:left="2" w:hanging="4"/>
        <w:rPr>
          <w:rFonts w:ascii="Trebuchet MS" w:eastAsia="Trebuchet MS" w:hAnsi="Trebuchet MS" w:cs="Trebuchet MS"/>
          <w:highlight w:val="green"/>
        </w:rPr>
      </w:pPr>
    </w:p>
    <w:p w14:paraId="0000002F" w14:textId="77777777" w:rsidR="001856BD" w:rsidRDefault="001856BD">
      <w:pPr>
        <w:ind w:left="2" w:hanging="4"/>
        <w:rPr>
          <w:rFonts w:ascii="Trebuchet MS" w:eastAsia="Trebuchet MS" w:hAnsi="Trebuchet MS" w:cs="Trebuchet MS"/>
          <w:highlight w:val="green"/>
        </w:rPr>
      </w:pPr>
    </w:p>
    <w:p w14:paraId="00000030" w14:textId="77777777" w:rsidR="001856BD"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c) State Board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[NOTE: Provide statutory citations that authorize SBHS to promulgate rules.]</w:t>
      </w:r>
    </w:p>
    <w:p w14:paraId="00000031" w14:textId="77777777" w:rsidR="001856BD" w:rsidRDefault="001856BD">
      <w:pPr>
        <w:ind w:left="2" w:hanging="4"/>
        <w:rPr>
          <w:rFonts w:ascii="Trebuchet MS" w:eastAsia="Trebuchet MS" w:hAnsi="Trebuchet MS" w:cs="Trebuchet MS"/>
          <w:sz w:val="22"/>
          <w:szCs w:val="22"/>
        </w:rPr>
      </w:pPr>
    </w:p>
    <w:p w14:paraId="00000032" w14:textId="77777777" w:rsidR="001856BD" w:rsidRDefault="00000000">
      <w:pPr>
        <w:ind w:left="2" w:hanging="4"/>
        <w:rPr>
          <w:rFonts w:ascii="Trebuchet MS" w:eastAsia="Trebuchet MS" w:hAnsi="Trebuchet MS" w:cs="Trebuchet MS"/>
          <w:sz w:val="20"/>
          <w:szCs w:val="20"/>
          <w:highlight w:val="white"/>
        </w:rPr>
      </w:pPr>
      <w:r>
        <w:rPr>
          <w:rFonts w:ascii="Trebuchet MS" w:eastAsia="Trebuchet MS" w:hAnsi="Trebuchet MS" w:cs="Trebuchet MS"/>
          <w:sz w:val="22"/>
          <w:szCs w:val="22"/>
          <w:highlight w:val="white"/>
        </w:rPr>
        <w:t>26-1-107(5)(b), (6)(a)</w:t>
      </w:r>
    </w:p>
    <w:p w14:paraId="00000033" w14:textId="77777777" w:rsidR="001856BD" w:rsidRDefault="00000000">
      <w:pPr>
        <w:spacing w:before="240" w:after="240"/>
        <w:ind w:firstLine="0"/>
        <w:rPr>
          <w:rFonts w:ascii="Trebuchet MS" w:eastAsia="Trebuchet MS" w:hAnsi="Trebuchet MS" w:cs="Trebuchet MS"/>
          <w:sz w:val="22"/>
          <w:szCs w:val="22"/>
          <w:u w:val="single"/>
        </w:rPr>
      </w:pPr>
      <w:r>
        <w:rPr>
          <w:rFonts w:ascii="Trebuchet MS" w:eastAsia="Trebuchet MS" w:hAnsi="Trebuchet MS" w:cs="Trebuchet MS"/>
          <w:sz w:val="22"/>
          <w:szCs w:val="22"/>
        </w:rPr>
        <w:t>d) Program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Give federal and/or state citations and a summary of the language authorizing the rule-making </w:t>
      </w:r>
      <w:r>
        <w:rPr>
          <w:rFonts w:ascii="Trebuchet MS" w:eastAsia="Trebuchet MS" w:hAnsi="Trebuchet MS" w:cs="Trebuchet MS"/>
          <w:sz w:val="22"/>
          <w:szCs w:val="22"/>
          <w:u w:val="single"/>
        </w:rPr>
        <w:t>function</w:t>
      </w:r>
      <w:r>
        <w:rPr>
          <w:rFonts w:ascii="Trebuchet MS" w:eastAsia="Trebuchet MS" w:hAnsi="Trebuchet MS" w:cs="Trebuchet MS"/>
          <w:sz w:val="22"/>
          <w:szCs w:val="22"/>
        </w:rPr>
        <w:t xml:space="preserve"> AND </w:t>
      </w:r>
      <w:r>
        <w:rPr>
          <w:rFonts w:ascii="Trebuchet MS" w:eastAsia="Trebuchet MS" w:hAnsi="Trebuchet MS" w:cs="Trebuchet MS"/>
          <w:sz w:val="22"/>
          <w:szCs w:val="22"/>
          <w:u w:val="single"/>
        </w:rPr>
        <w:t>authority.]</w:t>
      </w:r>
    </w:p>
    <w:p w14:paraId="00000034" w14:textId="77777777" w:rsidR="001856BD" w:rsidRDefault="00000000">
      <w:pPr>
        <w:ind w:left="2" w:hanging="4"/>
        <w:rPr>
          <w:rFonts w:ascii="Trebuchet MS" w:eastAsia="Trebuchet MS" w:hAnsi="Trebuchet MS" w:cs="Trebuchet MS"/>
          <w:sz w:val="20"/>
          <w:szCs w:val="20"/>
          <w:highlight w:val="white"/>
        </w:rPr>
      </w:pPr>
      <w:r>
        <w:rPr>
          <w:rFonts w:ascii="Trebuchet MS" w:eastAsia="Trebuchet MS" w:hAnsi="Trebuchet MS" w:cs="Trebuchet MS"/>
          <w:sz w:val="22"/>
          <w:szCs w:val="22"/>
          <w:highlight w:val="white"/>
        </w:rPr>
        <w:t>26-5.5-104, C.R.S.</w:t>
      </w:r>
    </w:p>
    <w:p w14:paraId="00000035" w14:textId="77777777" w:rsidR="001856BD" w:rsidRDefault="001856BD">
      <w:pPr>
        <w:ind w:left="2" w:hanging="4"/>
        <w:rPr>
          <w:rFonts w:ascii="Trebuchet MS" w:eastAsia="Trebuchet MS" w:hAnsi="Trebuchet MS" w:cs="Trebuchet MS"/>
          <w:sz w:val="22"/>
          <w:szCs w:val="22"/>
          <w:u w:val="single"/>
        </w:rPr>
      </w:pPr>
    </w:p>
    <w:p w14:paraId="00000036" w14:textId="77777777" w:rsidR="001856BD" w:rsidRDefault="001856BD">
      <w:pPr>
        <w:ind w:left="2" w:hanging="4"/>
        <w:rPr>
          <w:rFonts w:ascii="Trebuchet MS" w:eastAsia="Trebuchet MS" w:hAnsi="Trebuchet MS" w:cs="Trebuchet MS"/>
          <w:sz w:val="22"/>
          <w:szCs w:val="22"/>
          <w:u w:val="single"/>
        </w:rPr>
      </w:pPr>
    </w:p>
    <w:p w14:paraId="00000037" w14:textId="77777777" w:rsidR="001856BD" w:rsidRDefault="00000000">
      <w:pPr>
        <w:ind w:left="2" w:hanging="4"/>
        <w:rPr>
          <w:rFonts w:ascii="Trebuchet MS" w:eastAsia="Trebuchet MS" w:hAnsi="Trebuchet MS" w:cs="Trebuchet MS"/>
          <w:b/>
          <w:bCs/>
          <w:sz w:val="22"/>
          <w:szCs w:val="22"/>
        </w:rPr>
      </w:pPr>
      <w:r>
        <w:rPr>
          <w:rFonts w:ascii="Trebuchet MS" w:eastAsia="Trebuchet MS" w:hAnsi="Trebuchet MS" w:cs="Trebuchet MS"/>
          <w:sz w:val="22"/>
          <w:szCs w:val="22"/>
        </w:rPr>
        <w:t xml:space="preserve">e) Does this rule incorporate material by reference? </w:t>
      </w:r>
      <w:r>
        <w:rPr>
          <w:rFonts w:ascii="Trebuchet MS" w:eastAsia="Trebuchet MS" w:hAnsi="Trebuchet MS" w:cs="Trebuchet MS"/>
          <w:b/>
          <w:bCs/>
          <w:sz w:val="22"/>
          <w:szCs w:val="22"/>
        </w:rPr>
        <w:t>No.</w:t>
      </w:r>
    </w:p>
    <w:p w14:paraId="00000038" w14:textId="77777777" w:rsidR="001856BD" w:rsidRDefault="00000000">
      <w:pPr>
        <w:spacing w:before="240" w:after="240"/>
        <w:ind w:firstLine="0"/>
        <w:rPr>
          <w:b/>
          <w:bCs/>
        </w:rPr>
      </w:pPr>
      <w:r>
        <w:rPr>
          <w:rFonts w:ascii="Trebuchet MS" w:eastAsia="Trebuchet MS" w:hAnsi="Trebuchet MS" w:cs="Trebuchet MS"/>
          <w:sz w:val="22"/>
          <w:szCs w:val="22"/>
        </w:rPr>
        <w:t xml:space="preserve">f) Does this repeat language found in statute? </w:t>
      </w:r>
      <w:r>
        <w:rPr>
          <w:rFonts w:ascii="Trebuchet MS" w:eastAsia="Trebuchet MS" w:hAnsi="Trebuchet MS" w:cs="Trebuchet MS"/>
          <w:b/>
          <w:bCs/>
          <w:sz w:val="22"/>
          <w:szCs w:val="22"/>
        </w:rPr>
        <w:t>No.</w:t>
      </w:r>
    </w:p>
    <w:p w14:paraId="00000039" w14:textId="77777777" w:rsidR="001856BD"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g) If the response to any of e) or f) above were “yes,” please explain in detail for each “yes” response: </w:t>
      </w:r>
    </w:p>
    <w:p w14:paraId="0000003A" w14:textId="77777777" w:rsidR="001856BD" w:rsidRDefault="00000000">
      <w:pPr>
        <w:widowControl w:val="0"/>
        <w:ind w:firstLine="0"/>
        <w:rPr>
          <w:rFonts w:ascii="Trebuchet MS" w:eastAsia="Trebuchet MS" w:hAnsi="Trebuchet MS" w:cs="Trebuchet MS"/>
          <w:b/>
          <w:bCs/>
          <w:sz w:val="22"/>
          <w:szCs w:val="22"/>
          <w:highlight w:val="white"/>
        </w:rPr>
      </w:pPr>
      <w:r>
        <w:rPr>
          <w:rFonts w:ascii="Trebuchet MS" w:eastAsia="Trebuchet MS" w:hAnsi="Trebuchet MS" w:cs="Trebuchet MS"/>
          <w:b/>
          <w:bCs/>
          <w:sz w:val="22"/>
          <w:szCs w:val="22"/>
          <w:highlight w:val="white"/>
        </w:rPr>
        <w:t>N/A</w:t>
      </w:r>
    </w:p>
    <w:p w14:paraId="0000003B" w14:textId="77777777" w:rsidR="001856BD"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h) Data Description [NOTE: List and explain any data, such as studies, federal announcements, or questionnaires, which were relied upon when developing this rule?]</w:t>
      </w:r>
    </w:p>
    <w:p w14:paraId="0000003C" w14:textId="77777777" w:rsidR="001856BD" w:rsidRDefault="00000000">
      <w:pPr>
        <w:widowControl w:val="0"/>
        <w:ind w:firstLine="0"/>
        <w:rPr>
          <w:rFonts w:ascii="Trebuchet MS" w:eastAsia="Trebuchet MS" w:hAnsi="Trebuchet MS" w:cs="Trebuchet MS"/>
          <w:sz w:val="22"/>
          <w:szCs w:val="22"/>
        </w:rPr>
      </w:pPr>
      <w:r>
        <w:rPr>
          <w:rFonts w:ascii="Trebuchet MS" w:eastAsia="Trebuchet MS" w:hAnsi="Trebuchet MS" w:cs="Trebuchet MS"/>
          <w:b/>
          <w:bCs/>
          <w:sz w:val="22"/>
          <w:szCs w:val="22"/>
          <w:highlight w:val="white"/>
        </w:rPr>
        <w:t>N/A</w:t>
      </w:r>
    </w:p>
    <w:p w14:paraId="0000003D" w14:textId="77777777" w:rsidR="001856BD" w:rsidRDefault="00000000">
      <w:pPr>
        <w:spacing w:before="240" w:after="240"/>
        <w:ind w:left="2" w:hanging="2"/>
        <w:rPr>
          <w:rFonts w:ascii="Trebuchet MS" w:eastAsia="Trebuchet MS" w:hAnsi="Trebuchet MS" w:cs="Trebuchet MS"/>
          <w:b/>
          <w:bCs/>
          <w:sz w:val="22"/>
          <w:szCs w:val="22"/>
        </w:rPr>
      </w:pPr>
      <w:proofErr w:type="spellStart"/>
      <w:r>
        <w:rPr>
          <w:rFonts w:ascii="Trebuchet MS" w:eastAsia="Trebuchet MS" w:hAnsi="Trebuchet MS" w:cs="Trebuchet MS"/>
          <w:sz w:val="22"/>
          <w:szCs w:val="22"/>
        </w:rPr>
        <w:t>i</w:t>
      </w:r>
      <w:proofErr w:type="spellEnd"/>
      <w:r>
        <w:rPr>
          <w:rFonts w:ascii="Trebuchet MS" w:eastAsia="Trebuchet MS" w:hAnsi="Trebuchet MS" w:cs="Trebuchet MS"/>
          <w:sz w:val="22"/>
          <w:szCs w:val="22"/>
        </w:rPr>
        <w:t xml:space="preserve">) Alternatives to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Explain why the program chose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rather than taking no action or using another alternative. [NOTE: Describe any alternatives that were seriously </w:t>
      </w:r>
      <w:r>
        <w:rPr>
          <w:rFonts w:ascii="Trebuchet MS" w:eastAsia="Trebuchet MS" w:hAnsi="Trebuchet MS" w:cs="Trebuchet MS"/>
          <w:sz w:val="22"/>
          <w:szCs w:val="22"/>
        </w:rPr>
        <w:lastRenderedPageBreak/>
        <w:t xml:space="preserve">considered. Are there any less costly or less intrusive ways to accomplish the purpose(s) of this </w:t>
      </w:r>
      <w:proofErr w:type="gramStart"/>
      <w:r>
        <w:rPr>
          <w:rFonts w:ascii="Trebuchet MS" w:eastAsia="Trebuchet MS" w:hAnsi="Trebuchet MS" w:cs="Trebuchet MS"/>
          <w:sz w:val="22"/>
          <w:szCs w:val="22"/>
        </w:rPr>
        <w:t>rule ?</w:t>
      </w:r>
      <w:proofErr w:type="gramEnd"/>
      <w:r>
        <w:rPr>
          <w:rFonts w:ascii="Trebuchet MS" w:eastAsia="Trebuchet MS" w:hAnsi="Trebuchet MS" w:cs="Trebuchet MS"/>
          <w:sz w:val="22"/>
          <w:szCs w:val="22"/>
        </w:rPr>
        <w:t xml:space="preserve"> Answer should NEVER be just “no alternative” answer should include “no alternative because…”]     </w:t>
      </w:r>
    </w:p>
    <w:p w14:paraId="0000003E" w14:textId="77777777" w:rsidR="001856B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No alternatives were considered.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was selected because the current rule has not been opened since 2019 and changes to terminology, process, and use of Core Services </w:t>
      </w:r>
      <w:proofErr w:type="gramStart"/>
      <w:r>
        <w:rPr>
          <w:rFonts w:ascii="Trebuchet MS" w:eastAsia="Trebuchet MS" w:hAnsi="Trebuchet MS" w:cs="Trebuchet MS"/>
          <w:sz w:val="22"/>
          <w:szCs w:val="22"/>
        </w:rPr>
        <w:t>has</w:t>
      </w:r>
      <w:proofErr w:type="gramEnd"/>
      <w:r>
        <w:rPr>
          <w:rFonts w:ascii="Trebuchet MS" w:eastAsia="Trebuchet MS" w:hAnsi="Trebuchet MS" w:cs="Trebuchet MS"/>
          <w:sz w:val="22"/>
          <w:szCs w:val="22"/>
        </w:rPr>
        <w:t xml:space="preserve"> changed since then.</w:t>
      </w:r>
    </w:p>
    <w:p w14:paraId="0000003F" w14:textId="77777777" w:rsidR="001856BD" w:rsidRDefault="001856BD">
      <w:pPr>
        <w:widowControl w:val="0"/>
        <w:ind w:hanging="2"/>
        <w:rPr>
          <w:rFonts w:ascii="Trebuchet MS" w:eastAsia="Trebuchet MS" w:hAnsi="Trebuchet MS" w:cs="Trebuchet MS"/>
          <w:sz w:val="22"/>
          <w:szCs w:val="22"/>
        </w:rPr>
      </w:pPr>
    </w:p>
    <w:p w14:paraId="00000040" w14:textId="77777777" w:rsidR="001856BD" w:rsidRDefault="00000000">
      <w:pPr>
        <w:pStyle w:val="Heading2"/>
        <w:spacing w:before="240" w:after="240"/>
        <w:ind w:hanging="2"/>
      </w:pPr>
      <w:bookmarkStart w:id="6" w:name="_heading=h.2ruufyjg0bko" w:colFirst="0" w:colLast="0"/>
      <w:bookmarkEnd w:id="6"/>
      <w:r>
        <w:t>4</w:t>
      </w:r>
      <w:proofErr w:type="gramStart"/>
      <w:r>
        <w:t>.  Fiscal</w:t>
      </w:r>
      <w:proofErr w:type="gramEnd"/>
      <w:r>
        <w:t xml:space="preserve"> Impact </w:t>
      </w:r>
    </w:p>
    <w:p w14:paraId="00000041"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requires one of the categories listed below to devote resources without receiving additional funding, please explain why the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is required and what consultation has occurred with those who will need to devote resources. [Answer should never be just “no impact” answer should include “no impact because….”]</w:t>
      </w:r>
    </w:p>
    <w:p w14:paraId="00000042" w14:textId="77777777" w:rsidR="001856BD"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a) State Fiscal Impact (Identify all state agencies with a fiscal impact, including any Colorado Benefits Management System (CBMS) change request costs required to implement this rule change)</w:t>
      </w:r>
    </w:p>
    <w:p w14:paraId="00000043" w14:textId="77777777" w:rsidR="001856BD" w:rsidRDefault="001856BD">
      <w:pPr>
        <w:ind w:left="720" w:firstLine="0"/>
        <w:rPr>
          <w:rFonts w:ascii="Trebuchet MS" w:eastAsia="Trebuchet MS" w:hAnsi="Trebuchet MS" w:cs="Trebuchet MS"/>
          <w:b/>
          <w:bCs/>
          <w:sz w:val="22"/>
          <w:szCs w:val="22"/>
        </w:rPr>
      </w:pPr>
    </w:p>
    <w:p w14:paraId="00000044" w14:textId="77777777" w:rsidR="001856BD" w:rsidRDefault="00000000">
      <w:pPr>
        <w:widowControl w:val="0"/>
        <w:ind w:hanging="2"/>
        <w:rPr>
          <w:rFonts w:ascii="Trebuchet MS" w:eastAsia="Trebuchet MS" w:hAnsi="Trebuchet MS" w:cs="Trebuchet MS"/>
          <w:b/>
          <w:bCs/>
          <w:sz w:val="22"/>
          <w:szCs w:val="22"/>
        </w:rPr>
      </w:pPr>
      <w:r>
        <w:rPr>
          <w:rFonts w:ascii="Trebuchet MS" w:eastAsia="Trebuchet MS" w:hAnsi="Trebuchet MS" w:cs="Trebuchet MS"/>
          <w:sz w:val="22"/>
          <w:szCs w:val="22"/>
        </w:rPr>
        <w:t>No state fiscal impact is anticipated with the addition of these rules. The Division of Child Welfare (DCW) has designated personnel responsible for the oversight of Core Services across the state.</w:t>
      </w:r>
    </w:p>
    <w:p w14:paraId="00000045" w14:textId="77777777" w:rsidR="001856BD" w:rsidRDefault="001856BD">
      <w:pPr>
        <w:ind w:left="720" w:firstLine="0"/>
        <w:rPr>
          <w:rFonts w:ascii="Trebuchet MS" w:eastAsia="Trebuchet MS" w:hAnsi="Trebuchet MS" w:cs="Trebuchet MS"/>
          <w:b/>
          <w:bCs/>
          <w:sz w:val="22"/>
          <w:szCs w:val="22"/>
        </w:rPr>
      </w:pPr>
    </w:p>
    <w:p w14:paraId="00000046" w14:textId="77777777" w:rsidR="001856BD" w:rsidRDefault="001856BD">
      <w:pPr>
        <w:ind w:firstLine="0"/>
        <w:rPr>
          <w:rFonts w:ascii="Trebuchet MS" w:eastAsia="Trebuchet MS" w:hAnsi="Trebuchet MS" w:cs="Trebuchet MS"/>
          <w:sz w:val="22"/>
          <w:szCs w:val="22"/>
        </w:rPr>
      </w:pPr>
    </w:p>
    <w:p w14:paraId="00000047" w14:textId="77777777" w:rsidR="001856BD"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County Fiscal Impact  </w:t>
      </w:r>
    </w:p>
    <w:p w14:paraId="00000048" w14:textId="77777777" w:rsidR="001856BD" w:rsidRDefault="001856BD">
      <w:pPr>
        <w:ind w:left="720" w:firstLine="0"/>
        <w:rPr>
          <w:rFonts w:ascii="Trebuchet MS" w:eastAsia="Trebuchet MS" w:hAnsi="Trebuchet MS" w:cs="Trebuchet MS"/>
          <w:b/>
          <w:bCs/>
          <w:sz w:val="22"/>
          <w:szCs w:val="22"/>
        </w:rPr>
      </w:pPr>
    </w:p>
    <w:p w14:paraId="00000049" w14:textId="77777777" w:rsidR="001856BD" w:rsidRDefault="00000000">
      <w:pPr>
        <w:widowControl w:val="0"/>
        <w:ind w:hanging="2"/>
        <w:rPr>
          <w:rFonts w:ascii="Trebuchet MS" w:eastAsia="Trebuchet MS" w:hAnsi="Trebuchet MS" w:cs="Trebuchet MS"/>
        </w:rPr>
      </w:pPr>
      <w:r>
        <w:rPr>
          <w:rFonts w:ascii="Trebuchet MS" w:eastAsia="Trebuchet MS" w:hAnsi="Trebuchet MS" w:cs="Trebuchet MS"/>
          <w:sz w:val="22"/>
          <w:szCs w:val="22"/>
        </w:rPr>
        <w:t>No county fiscal impact is anticipated with the addition of these rules. The sixty-four (64) county departments within Colorado presently utilize these rules to establish annual fiscal planning for Core Services. Furthermore, counties have designated personnel responsible for this administrative process, alongside staff who facilitate the determination of program eligibility and the strategic allocation of Core Services.</w:t>
      </w:r>
    </w:p>
    <w:p w14:paraId="0000004A" w14:textId="77777777" w:rsidR="001856BD" w:rsidRDefault="001856BD">
      <w:pPr>
        <w:ind w:left="2" w:hanging="4"/>
        <w:rPr>
          <w:rFonts w:ascii="Trebuchet MS" w:eastAsia="Trebuchet MS" w:hAnsi="Trebuchet MS" w:cs="Trebuchet MS"/>
          <w:highlight w:val="green"/>
        </w:rPr>
      </w:pPr>
    </w:p>
    <w:p w14:paraId="0000004B" w14:textId="77777777" w:rsidR="001856BD" w:rsidRDefault="001856BD">
      <w:pPr>
        <w:ind w:left="2" w:hanging="4"/>
        <w:rPr>
          <w:rFonts w:ascii="Trebuchet MS" w:eastAsia="Trebuchet MS" w:hAnsi="Trebuchet MS" w:cs="Trebuchet MS"/>
          <w:highlight w:val="green"/>
        </w:rPr>
      </w:pPr>
    </w:p>
    <w:p w14:paraId="0000004C" w14:textId="77777777" w:rsidR="001856BD"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c) Federal Fiscal Impact</w:t>
      </w:r>
    </w:p>
    <w:p w14:paraId="0000004D" w14:textId="77777777" w:rsidR="001856BD" w:rsidRDefault="001856BD">
      <w:pPr>
        <w:ind w:left="720" w:firstLine="0"/>
        <w:rPr>
          <w:rFonts w:ascii="Trebuchet MS" w:eastAsia="Trebuchet MS" w:hAnsi="Trebuchet MS" w:cs="Trebuchet MS"/>
          <w:b/>
          <w:bCs/>
          <w:sz w:val="22"/>
          <w:szCs w:val="22"/>
        </w:rPr>
      </w:pPr>
    </w:p>
    <w:p w14:paraId="0000004E" w14:textId="77777777" w:rsidR="001856BD" w:rsidRDefault="00000000">
      <w:pPr>
        <w:ind w:left="2" w:hanging="4"/>
        <w:rPr>
          <w:rFonts w:ascii="Trebuchet MS" w:eastAsia="Trebuchet MS" w:hAnsi="Trebuchet MS" w:cs="Trebuchet MS"/>
          <w:b/>
          <w:bCs/>
          <w:sz w:val="20"/>
          <w:szCs w:val="20"/>
        </w:rPr>
      </w:pPr>
      <w:r>
        <w:rPr>
          <w:rFonts w:ascii="Trebuchet MS" w:eastAsia="Trebuchet MS" w:hAnsi="Trebuchet MS" w:cs="Trebuchet MS"/>
          <w:sz w:val="22"/>
          <w:szCs w:val="22"/>
        </w:rPr>
        <w:t>There is no anticipated Federal fiscal impact.</w:t>
      </w:r>
    </w:p>
    <w:p w14:paraId="0000004F" w14:textId="77777777" w:rsidR="001856BD" w:rsidRDefault="001856BD">
      <w:pPr>
        <w:ind w:left="720" w:firstLine="0"/>
        <w:rPr>
          <w:rFonts w:ascii="Trebuchet MS" w:eastAsia="Trebuchet MS" w:hAnsi="Trebuchet MS" w:cs="Trebuchet MS"/>
          <w:b/>
          <w:bCs/>
          <w:sz w:val="22"/>
          <w:szCs w:val="22"/>
        </w:rPr>
      </w:pPr>
    </w:p>
    <w:p w14:paraId="00000050" w14:textId="77777777" w:rsidR="001856BD" w:rsidRDefault="001856BD">
      <w:pPr>
        <w:ind w:firstLine="0"/>
        <w:rPr>
          <w:rFonts w:ascii="Trebuchet MS" w:eastAsia="Trebuchet MS" w:hAnsi="Trebuchet MS" w:cs="Trebuchet MS"/>
          <w:sz w:val="22"/>
          <w:szCs w:val="22"/>
        </w:rPr>
      </w:pPr>
    </w:p>
    <w:p w14:paraId="00000051" w14:textId="77777777" w:rsidR="001856BD" w:rsidRDefault="00000000">
      <w:pPr>
        <w:spacing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d) Other Fiscal (such as providers, local governments, etc.)</w:t>
      </w:r>
    </w:p>
    <w:p w14:paraId="00000052" w14:textId="77777777" w:rsidR="001856BD" w:rsidRDefault="00000000">
      <w:pPr>
        <w:spacing w:after="200"/>
        <w:ind w:left="2" w:hanging="4"/>
        <w:rPr>
          <w:rFonts w:ascii="Trebuchet MS" w:eastAsia="Trebuchet MS" w:hAnsi="Trebuchet MS" w:cs="Trebuchet MS"/>
          <w:sz w:val="22"/>
          <w:szCs w:val="22"/>
        </w:rPr>
      </w:pPr>
      <w:r>
        <w:rPr>
          <w:rFonts w:ascii="Trebuchet MS" w:eastAsia="Trebuchet MS" w:hAnsi="Trebuchet MS" w:cs="Trebuchet MS"/>
          <w:sz w:val="22"/>
          <w:szCs w:val="22"/>
        </w:rPr>
        <w:t>No other fiscal impact.</w:t>
      </w:r>
    </w:p>
    <w:p w14:paraId="00000053" w14:textId="77777777" w:rsidR="001856BD" w:rsidRDefault="001856BD">
      <w:pPr>
        <w:spacing w:after="200"/>
        <w:ind w:left="2" w:hanging="4"/>
        <w:rPr>
          <w:rFonts w:ascii="Trebuchet MS" w:eastAsia="Trebuchet MS" w:hAnsi="Trebuchet MS" w:cs="Trebuchet MS"/>
          <w:sz w:val="22"/>
          <w:szCs w:val="22"/>
        </w:rPr>
      </w:pPr>
    </w:p>
    <w:p w14:paraId="00000054" w14:textId="77777777" w:rsidR="001856BD" w:rsidRDefault="00000000">
      <w:pPr>
        <w:pStyle w:val="Heading2"/>
        <w:spacing w:after="240"/>
      </w:pPr>
      <w:bookmarkStart w:id="7" w:name="_heading=h.w4g0zs370jkn" w:colFirst="0" w:colLast="0"/>
      <w:bookmarkEnd w:id="7"/>
      <w:r>
        <w:lastRenderedPageBreak/>
        <w:t>5. Stakeholder Comment Summary</w:t>
      </w:r>
    </w:p>
    <w:p w14:paraId="00000055" w14:textId="77777777" w:rsidR="001856BD" w:rsidRDefault="00000000">
      <w:pPr>
        <w:spacing w:before="240"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 xml:space="preserve">a) Development [NOTE: The following individuals and/or entities were included in the development of these proposed rules (such as other Program Areas, Legislative Liaison, and Sub-PAC)]  </w:t>
      </w:r>
    </w:p>
    <w:p w14:paraId="00000056" w14:textId="77777777" w:rsidR="001856BD" w:rsidRDefault="00000000">
      <w:pPr>
        <w:widowControl w:val="0"/>
        <w:ind w:hanging="2"/>
        <w:rPr>
          <w:rFonts w:ascii="Trebuchet MS" w:eastAsia="Trebuchet MS" w:hAnsi="Trebuchet MS" w:cs="Trebuchet MS"/>
          <w:b/>
          <w:bCs/>
          <w:sz w:val="22"/>
          <w:szCs w:val="22"/>
        </w:rPr>
      </w:pPr>
      <w:r>
        <w:rPr>
          <w:rFonts w:ascii="Trebuchet MS" w:eastAsia="Trebuchet MS" w:hAnsi="Trebuchet MS" w:cs="Trebuchet MS"/>
          <w:sz w:val="22"/>
          <w:szCs w:val="22"/>
        </w:rPr>
        <w:t>Child Welfare Prevention Task Group (CWPTG), Core Services and Child Welfare Group, County Prevention Partner Group, Child Welfare Sub-PAC.</w:t>
      </w:r>
    </w:p>
    <w:p w14:paraId="00000057" w14:textId="77777777" w:rsidR="001856BD" w:rsidRDefault="001856BD">
      <w:pPr>
        <w:ind w:left="2" w:hanging="4"/>
        <w:rPr>
          <w:rFonts w:ascii="Trebuchet MS" w:eastAsia="Trebuchet MS" w:hAnsi="Trebuchet MS" w:cs="Trebuchet MS"/>
          <w:b/>
          <w:bCs/>
          <w:sz w:val="22"/>
          <w:szCs w:val="22"/>
        </w:rPr>
      </w:pPr>
    </w:p>
    <w:p w14:paraId="00000058" w14:textId="77777777" w:rsidR="001856BD"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b) This Rule-Making Package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The following individuals and/or entities were contacted and informed that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was proposed for consideration by the State Board of Human Services]</w:t>
      </w:r>
    </w:p>
    <w:p w14:paraId="00000059" w14:textId="77777777" w:rsidR="001856B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Child Welfare Prevention Task Group (CWPTG), Core Services and Child Welfare Group, County Prevention Partner Group, Child Welfare Sub-PAC.</w:t>
      </w:r>
    </w:p>
    <w:p w14:paraId="0000005A" w14:textId="77777777" w:rsidR="001856BD" w:rsidRDefault="001856BD">
      <w:pPr>
        <w:ind w:left="2" w:hanging="4"/>
        <w:rPr>
          <w:rFonts w:ascii="Trebuchet MS" w:eastAsia="Trebuchet MS" w:hAnsi="Trebuchet MS" w:cs="Trebuchet MS"/>
          <w:sz w:val="22"/>
          <w:szCs w:val="22"/>
        </w:rPr>
      </w:pPr>
    </w:p>
    <w:p w14:paraId="0000005B" w14:textId="77777777" w:rsidR="001856BD" w:rsidRDefault="001856BD">
      <w:pPr>
        <w:ind w:left="2" w:hanging="4"/>
        <w:rPr>
          <w:rFonts w:ascii="Trebuchet MS" w:eastAsia="Trebuchet MS" w:hAnsi="Trebuchet MS" w:cs="Trebuchet MS"/>
          <w:sz w:val="22"/>
          <w:szCs w:val="22"/>
        </w:rPr>
      </w:pPr>
    </w:p>
    <w:p w14:paraId="0000005C" w14:textId="77777777" w:rsidR="001856BD"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 xml:space="preserve">c) Other State Agencies [NOTE: Are other State Agencies (such as HCPF or CDPHE) impacted by these rules?  If so, have they been contacted and provided input on the proposed rules?] </w:t>
      </w:r>
    </w:p>
    <w:p w14:paraId="0000005D" w14:textId="77777777" w:rsidR="001856BD" w:rsidRDefault="001856BD">
      <w:pPr>
        <w:ind w:left="2" w:hanging="4"/>
        <w:rPr>
          <w:rFonts w:ascii="Trebuchet MS" w:eastAsia="Trebuchet MS" w:hAnsi="Trebuchet MS" w:cs="Trebuchet MS"/>
          <w:sz w:val="22"/>
          <w:szCs w:val="22"/>
        </w:rPr>
      </w:pPr>
    </w:p>
    <w:p w14:paraId="0000005E" w14:textId="77777777" w:rsidR="001856BD" w:rsidRDefault="00000000">
      <w:pPr>
        <w:widowControl w:val="0"/>
        <w:ind w:hanging="2"/>
        <w:rPr>
          <w:rFonts w:ascii="Trebuchet MS" w:eastAsia="Trebuchet MS" w:hAnsi="Trebuchet MS" w:cs="Trebuchet MS"/>
        </w:rPr>
      </w:pPr>
      <w:r>
        <w:rPr>
          <w:rFonts w:ascii="Trebuchet MS" w:eastAsia="Trebuchet MS" w:hAnsi="Trebuchet MS" w:cs="Trebuchet MS"/>
          <w:sz w:val="22"/>
          <w:szCs w:val="22"/>
        </w:rPr>
        <w:t>The Colorado Department of Health Care Policy and Financing (HCPF) and Behavioral Health Administration (BHA) had representatives present during the scheduled open sessions.</w:t>
      </w:r>
    </w:p>
    <w:p w14:paraId="0000005F" w14:textId="77777777" w:rsidR="001856BD" w:rsidRDefault="001856BD">
      <w:pPr>
        <w:ind w:left="2" w:hanging="4"/>
        <w:rPr>
          <w:rFonts w:ascii="Trebuchet MS" w:eastAsia="Trebuchet MS" w:hAnsi="Trebuchet MS" w:cs="Trebuchet MS"/>
          <w:highlight w:val="green"/>
        </w:rPr>
      </w:pPr>
    </w:p>
    <w:p w14:paraId="00000060" w14:textId="77777777" w:rsidR="001856BD"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d) Sub-Policy Advisory Committee (Sub-PAC) – Subject Matter and Finance</w:t>
      </w:r>
    </w:p>
    <w:p w14:paraId="00000061"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Have these rules been reviewed by the appropriate Sub-PAC? </w:t>
      </w:r>
      <w:r>
        <w:rPr>
          <w:rFonts w:ascii="Trebuchet MS" w:eastAsia="Trebuchet MS" w:hAnsi="Trebuchet MS" w:cs="Trebuchet MS"/>
          <w:b/>
          <w:bCs/>
          <w:sz w:val="22"/>
          <w:szCs w:val="22"/>
        </w:rPr>
        <w:t>Yes</w:t>
      </w:r>
    </w:p>
    <w:p w14:paraId="00000062"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Date Presented: May 7, 2026</w:t>
      </w:r>
    </w:p>
    <w:p w14:paraId="00000063"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What issues were raised: No issues were raised. Upon request </w:t>
      </w:r>
      <w:proofErr w:type="gramStart"/>
      <w:r>
        <w:rPr>
          <w:rFonts w:ascii="Trebuchet MS" w:eastAsia="Trebuchet MS" w:hAnsi="Trebuchet MS" w:cs="Trebuchet MS"/>
          <w:sz w:val="22"/>
          <w:szCs w:val="22"/>
        </w:rPr>
        <w:t>by</w:t>
      </w:r>
      <w:proofErr w:type="gramEnd"/>
      <w:r>
        <w:rPr>
          <w:rFonts w:ascii="Trebuchet MS" w:eastAsia="Trebuchet MS" w:hAnsi="Trebuchet MS" w:cs="Trebuchet MS"/>
          <w:sz w:val="22"/>
          <w:szCs w:val="22"/>
        </w:rPr>
        <w:t xml:space="preserve"> members, language was integrated into specified sections to provide clarity regarding designated county staff that can approve the extension of Core Services.</w:t>
      </w:r>
    </w:p>
    <w:p w14:paraId="00000064"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Vote Count: Unanimous approval</w:t>
      </w:r>
    </w:p>
    <w:p w14:paraId="00000065"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If not Presented, explain why: </w:t>
      </w:r>
    </w:p>
    <w:p w14:paraId="00000066" w14:textId="77777777" w:rsidR="001856BD"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N/A</w:t>
      </w:r>
    </w:p>
    <w:p w14:paraId="00000067"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ab/>
        <w:t xml:space="preserve">Presented at Finance Sub-PAC? </w:t>
      </w:r>
      <w:r>
        <w:rPr>
          <w:rFonts w:ascii="Trebuchet MS" w:eastAsia="Trebuchet MS" w:hAnsi="Trebuchet MS" w:cs="Trebuchet MS"/>
          <w:b/>
          <w:bCs/>
          <w:sz w:val="22"/>
          <w:szCs w:val="22"/>
        </w:rPr>
        <w:t>Yes</w:t>
      </w:r>
    </w:p>
    <w:p w14:paraId="00000068"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Finance Sub-PAC Date Presented: July 9, 2026</w:t>
      </w:r>
    </w:p>
    <w:p w14:paraId="00000069"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Finance Sub-PAC issues were raised: N/A</w:t>
      </w:r>
    </w:p>
    <w:p w14:paraId="0000006A"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Finance Sub-PAC Vote Count: Unanimous approval</w:t>
      </w:r>
    </w:p>
    <w:p w14:paraId="0000006B" w14:textId="77777777" w:rsidR="001856BD" w:rsidRDefault="001856BD">
      <w:pPr>
        <w:spacing w:before="240" w:after="240"/>
        <w:ind w:hanging="2"/>
        <w:rPr>
          <w:rFonts w:ascii="Trebuchet MS" w:eastAsia="Trebuchet MS" w:hAnsi="Trebuchet MS" w:cs="Trebuchet MS"/>
          <w:sz w:val="22"/>
          <w:szCs w:val="22"/>
        </w:rPr>
      </w:pPr>
    </w:p>
    <w:p w14:paraId="0000006C"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lastRenderedPageBreak/>
        <w:t>If not Presented at Finance Sub-PAC explain why: N/A</w:t>
      </w:r>
    </w:p>
    <w:p w14:paraId="0000006D"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e) Policy Advisory Committee (PAC)</w:t>
      </w:r>
    </w:p>
    <w:p w14:paraId="0000006E" w14:textId="77777777" w:rsidR="001856BD" w:rsidRDefault="00000000">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Have these rules been approved by PAC?</w:t>
      </w:r>
      <w:r>
        <w:rPr>
          <w:rFonts w:ascii="Trebuchet MS" w:eastAsia="Trebuchet MS" w:hAnsi="Trebuchet MS" w:cs="Trebuchet MS"/>
          <w:b/>
          <w:bCs/>
          <w:i/>
          <w:iCs/>
          <w:sz w:val="22"/>
          <w:szCs w:val="22"/>
        </w:rPr>
        <w:t xml:space="preserve"> </w:t>
      </w:r>
      <w:r>
        <w:rPr>
          <w:rFonts w:ascii="Trebuchet MS" w:eastAsia="Trebuchet MS" w:hAnsi="Trebuchet MS" w:cs="Trebuchet MS"/>
          <w:b/>
          <w:bCs/>
          <w:sz w:val="22"/>
          <w:szCs w:val="22"/>
        </w:rPr>
        <w:t>Scheduled</w:t>
      </w:r>
    </w:p>
    <w:p w14:paraId="0000006F"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Date Presented: August 6, 2026</w:t>
      </w:r>
    </w:p>
    <w:p w14:paraId="00000070" w14:textId="77777777" w:rsidR="001856B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r>
        <w:rPr>
          <w:rFonts w:ascii="Trebuchet MS" w:eastAsia="Trebuchet MS" w:hAnsi="Trebuchet MS" w:cs="Trebuchet MS"/>
          <w:sz w:val="22"/>
          <w:szCs w:val="22"/>
          <w:highlight w:val="green"/>
        </w:rPr>
        <w:t>ANSWER HERE</w:t>
      </w:r>
    </w:p>
    <w:p w14:paraId="00000071" w14:textId="77777777" w:rsidR="001856B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Vote Count: </w:t>
      </w:r>
      <w:r>
        <w:rPr>
          <w:rFonts w:ascii="Trebuchet MS" w:eastAsia="Trebuchet MS" w:hAnsi="Trebuchet MS" w:cs="Trebuchet MS"/>
          <w:sz w:val="22"/>
          <w:szCs w:val="22"/>
          <w:highlight w:val="green"/>
        </w:rPr>
        <w:t>ANSWER HERE</w:t>
      </w:r>
    </w:p>
    <w:p w14:paraId="00000072"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 Other Comments</w:t>
      </w:r>
    </w:p>
    <w:p w14:paraId="00000073" w14:textId="77777777" w:rsidR="001856BD" w:rsidRDefault="001856BD">
      <w:pPr>
        <w:spacing w:before="240" w:after="240"/>
        <w:ind w:hanging="2"/>
        <w:rPr>
          <w:rFonts w:ascii="Trebuchet MS" w:eastAsia="Trebuchet MS" w:hAnsi="Trebuchet MS" w:cs="Trebuchet MS"/>
          <w:sz w:val="22"/>
          <w:szCs w:val="22"/>
        </w:rPr>
      </w:pPr>
    </w:p>
    <w:p w14:paraId="00000074" w14:textId="77777777" w:rsidR="001856B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Were comments received by other stakeholders on the proposed rules? [NOTE: If answer is “yes,” please summarize comments below, including stakeholder groups engaged and dates, if applicable.]</w:t>
      </w:r>
    </w:p>
    <w:p w14:paraId="00000075" w14:textId="77777777" w:rsidR="001856BD" w:rsidRDefault="00000000">
      <w:pPr>
        <w:ind w:left="2" w:hanging="4"/>
        <w:rPr>
          <w:rFonts w:ascii="Trebuchet MS" w:eastAsia="Trebuchet MS" w:hAnsi="Trebuchet MS" w:cs="Trebuchet MS"/>
          <w:sz w:val="20"/>
          <w:szCs w:val="20"/>
          <w:highlight w:val="white"/>
        </w:rPr>
      </w:pPr>
      <w:r>
        <w:rPr>
          <w:rFonts w:ascii="Trebuchet MS" w:eastAsia="Trebuchet MS" w:hAnsi="Trebuchet MS" w:cs="Trebuchet MS"/>
          <w:sz w:val="22"/>
          <w:szCs w:val="22"/>
          <w:highlight w:val="white"/>
        </w:rPr>
        <w:t>On January 20, 2026, the invitation to review the rules during three (3) virtual stakeholder sessions was discussed with the Core Services and Child Welfare Group. Those virtual sessions were held on March 10, 13, and 16 to address each proposed addition or change. The invitation was also shared with the Child Welfare Prevention Task Group (CWPTG), the County Prevention Partner Group, and advertised in the monthly Prevention and Core Services state-wide newsletter. In addition to county departments of human services staff, HCPF, BHA, provider, and state staff attended the sessions. A stakeholder session was held June 24, 2026, from 1:00 until 2:00 pm via Google Meet.</w:t>
      </w:r>
    </w:p>
    <w:p w14:paraId="00000076" w14:textId="77777777" w:rsidR="001856BD" w:rsidRDefault="001856BD">
      <w:pPr>
        <w:ind w:left="2" w:hanging="4"/>
        <w:rPr>
          <w:rFonts w:ascii="Trebuchet MS" w:eastAsia="Trebuchet MS" w:hAnsi="Trebuchet MS" w:cs="Trebuchet MS"/>
          <w:sz w:val="20"/>
          <w:szCs w:val="20"/>
          <w:highlight w:val="white"/>
        </w:rPr>
      </w:pPr>
    </w:p>
    <w:p w14:paraId="00000077" w14:textId="77777777" w:rsidR="001856BD" w:rsidRDefault="001856BD">
      <w:pPr>
        <w:ind w:left="2" w:hanging="4"/>
        <w:rPr>
          <w:rFonts w:ascii="Trebuchet MS" w:eastAsia="Trebuchet MS" w:hAnsi="Trebuchet MS" w:cs="Trebuchet MS"/>
          <w:sz w:val="20"/>
          <w:szCs w:val="20"/>
          <w:highlight w:val="white"/>
        </w:rPr>
      </w:pPr>
    </w:p>
    <w:p w14:paraId="00000078" w14:textId="77777777" w:rsidR="001856BD" w:rsidRDefault="001856BD">
      <w:pPr>
        <w:ind w:left="2" w:hanging="4"/>
        <w:rPr>
          <w:rFonts w:ascii="Trebuchet MS" w:eastAsia="Trebuchet MS" w:hAnsi="Trebuchet MS" w:cs="Trebuchet MS"/>
          <w:sz w:val="20"/>
          <w:szCs w:val="20"/>
          <w:highlight w:val="white"/>
        </w:rPr>
      </w:pPr>
    </w:p>
    <w:p w14:paraId="00000079" w14:textId="77777777" w:rsidR="001856BD" w:rsidRDefault="001856BD">
      <w:pPr>
        <w:ind w:left="2" w:hanging="4"/>
        <w:rPr>
          <w:rFonts w:ascii="Trebuchet MS" w:eastAsia="Trebuchet MS" w:hAnsi="Trebuchet MS" w:cs="Trebuchet MS"/>
          <w:sz w:val="20"/>
          <w:szCs w:val="20"/>
          <w:highlight w:val="white"/>
        </w:rPr>
      </w:pPr>
    </w:p>
    <w:p w14:paraId="0000007A" w14:textId="77777777" w:rsidR="001856BD" w:rsidRDefault="001856BD">
      <w:pPr>
        <w:ind w:left="2" w:hanging="4"/>
        <w:rPr>
          <w:rFonts w:ascii="Trebuchet MS" w:eastAsia="Trebuchet MS" w:hAnsi="Trebuchet MS" w:cs="Trebuchet MS"/>
          <w:sz w:val="20"/>
          <w:szCs w:val="20"/>
          <w:highlight w:val="white"/>
        </w:rPr>
      </w:pPr>
    </w:p>
    <w:p w14:paraId="0000007B" w14:textId="77777777" w:rsidR="001856BD" w:rsidRDefault="001856BD">
      <w:pPr>
        <w:ind w:left="2" w:hanging="4"/>
        <w:rPr>
          <w:rFonts w:ascii="Trebuchet MS" w:eastAsia="Trebuchet MS" w:hAnsi="Trebuchet MS" w:cs="Trebuchet MS"/>
          <w:sz w:val="20"/>
          <w:szCs w:val="20"/>
          <w:highlight w:val="white"/>
        </w:rPr>
      </w:pPr>
    </w:p>
    <w:p w14:paraId="0000007C" w14:textId="77777777" w:rsidR="001856BD" w:rsidRDefault="001856BD">
      <w:pPr>
        <w:ind w:left="2" w:hanging="4"/>
        <w:rPr>
          <w:rFonts w:ascii="Trebuchet MS" w:eastAsia="Trebuchet MS" w:hAnsi="Trebuchet MS" w:cs="Trebuchet MS"/>
          <w:sz w:val="20"/>
          <w:szCs w:val="20"/>
          <w:highlight w:val="white"/>
        </w:rPr>
      </w:pPr>
    </w:p>
    <w:p w14:paraId="0000007D" w14:textId="77777777" w:rsidR="001856BD" w:rsidRDefault="001856BD">
      <w:pPr>
        <w:ind w:left="2" w:hanging="4"/>
        <w:rPr>
          <w:rFonts w:ascii="Trebuchet MS" w:eastAsia="Trebuchet MS" w:hAnsi="Trebuchet MS" w:cs="Trebuchet MS"/>
          <w:sz w:val="20"/>
          <w:szCs w:val="20"/>
          <w:highlight w:val="white"/>
        </w:rPr>
      </w:pPr>
    </w:p>
    <w:p w14:paraId="0000007E" w14:textId="77777777" w:rsidR="001856BD" w:rsidRDefault="001856BD">
      <w:pPr>
        <w:ind w:left="2" w:hanging="4"/>
        <w:rPr>
          <w:rFonts w:ascii="Trebuchet MS" w:eastAsia="Trebuchet MS" w:hAnsi="Trebuchet MS" w:cs="Trebuchet MS"/>
          <w:sz w:val="20"/>
          <w:szCs w:val="20"/>
          <w:highlight w:val="white"/>
        </w:rPr>
      </w:pPr>
    </w:p>
    <w:p w14:paraId="0000007F" w14:textId="77777777" w:rsidR="001856BD" w:rsidRDefault="001856BD">
      <w:pPr>
        <w:ind w:left="2" w:hanging="4"/>
        <w:rPr>
          <w:rFonts w:ascii="Trebuchet MS" w:eastAsia="Trebuchet MS" w:hAnsi="Trebuchet MS" w:cs="Trebuchet MS"/>
          <w:sz w:val="20"/>
          <w:szCs w:val="20"/>
          <w:highlight w:val="white"/>
        </w:rPr>
      </w:pPr>
    </w:p>
    <w:p w14:paraId="00000080" w14:textId="77777777" w:rsidR="001856BD" w:rsidRDefault="001856BD">
      <w:pPr>
        <w:ind w:left="2" w:hanging="4"/>
        <w:rPr>
          <w:rFonts w:ascii="Trebuchet MS" w:eastAsia="Trebuchet MS" w:hAnsi="Trebuchet MS" w:cs="Trebuchet MS"/>
          <w:sz w:val="20"/>
          <w:szCs w:val="20"/>
          <w:highlight w:val="white"/>
        </w:rPr>
      </w:pPr>
    </w:p>
    <w:p w14:paraId="00000081" w14:textId="77777777" w:rsidR="001856BD" w:rsidRDefault="001856BD">
      <w:pPr>
        <w:ind w:left="2" w:hanging="4"/>
        <w:rPr>
          <w:rFonts w:ascii="Trebuchet MS" w:eastAsia="Trebuchet MS" w:hAnsi="Trebuchet MS" w:cs="Trebuchet MS"/>
          <w:sz w:val="20"/>
          <w:szCs w:val="20"/>
          <w:highlight w:val="white"/>
        </w:rPr>
      </w:pPr>
    </w:p>
    <w:p w14:paraId="00000082" w14:textId="77777777" w:rsidR="001856BD" w:rsidRDefault="001856BD">
      <w:pPr>
        <w:ind w:left="2" w:hanging="4"/>
        <w:rPr>
          <w:rFonts w:ascii="Trebuchet MS" w:eastAsia="Trebuchet MS" w:hAnsi="Trebuchet MS" w:cs="Trebuchet MS"/>
          <w:sz w:val="20"/>
          <w:szCs w:val="20"/>
          <w:highlight w:val="white"/>
        </w:rPr>
      </w:pPr>
    </w:p>
    <w:p w14:paraId="00000083" w14:textId="77777777" w:rsidR="001856BD" w:rsidRDefault="001856BD">
      <w:pPr>
        <w:ind w:left="2" w:hanging="4"/>
        <w:rPr>
          <w:rFonts w:ascii="Trebuchet MS" w:eastAsia="Trebuchet MS" w:hAnsi="Trebuchet MS" w:cs="Trebuchet MS"/>
          <w:sz w:val="20"/>
          <w:szCs w:val="20"/>
          <w:highlight w:val="white"/>
        </w:rPr>
      </w:pPr>
    </w:p>
    <w:p w14:paraId="00000084" w14:textId="77777777" w:rsidR="001856BD" w:rsidRDefault="001856BD">
      <w:pPr>
        <w:ind w:left="2" w:hanging="4"/>
        <w:rPr>
          <w:rFonts w:ascii="Trebuchet MS" w:eastAsia="Trebuchet MS" w:hAnsi="Trebuchet MS" w:cs="Trebuchet MS"/>
          <w:sz w:val="20"/>
          <w:szCs w:val="20"/>
          <w:highlight w:val="white"/>
        </w:rPr>
      </w:pPr>
    </w:p>
    <w:p w14:paraId="00000085" w14:textId="77777777" w:rsidR="001856BD" w:rsidRDefault="001856BD">
      <w:pPr>
        <w:ind w:left="2" w:hanging="4"/>
        <w:rPr>
          <w:rFonts w:ascii="Trebuchet MS" w:eastAsia="Trebuchet MS" w:hAnsi="Trebuchet MS" w:cs="Trebuchet MS"/>
          <w:sz w:val="20"/>
          <w:szCs w:val="20"/>
          <w:highlight w:val="white"/>
        </w:rPr>
      </w:pPr>
    </w:p>
    <w:p w14:paraId="00000086" w14:textId="77777777" w:rsidR="001856BD" w:rsidRDefault="001856BD">
      <w:pPr>
        <w:ind w:left="2" w:hanging="4"/>
        <w:rPr>
          <w:rFonts w:ascii="Trebuchet MS" w:eastAsia="Trebuchet MS" w:hAnsi="Trebuchet MS" w:cs="Trebuchet MS"/>
          <w:sz w:val="20"/>
          <w:szCs w:val="20"/>
          <w:highlight w:val="white"/>
        </w:rPr>
      </w:pPr>
    </w:p>
    <w:p w14:paraId="00000087" w14:textId="77777777" w:rsidR="001856BD" w:rsidRDefault="001856BD">
      <w:pPr>
        <w:ind w:left="2" w:hanging="4"/>
        <w:rPr>
          <w:rFonts w:ascii="Trebuchet MS" w:eastAsia="Trebuchet MS" w:hAnsi="Trebuchet MS" w:cs="Trebuchet MS"/>
          <w:sz w:val="20"/>
          <w:szCs w:val="20"/>
          <w:highlight w:val="white"/>
        </w:rPr>
      </w:pPr>
    </w:p>
    <w:p w14:paraId="00000088" w14:textId="77777777" w:rsidR="001856BD" w:rsidRDefault="001856BD">
      <w:pPr>
        <w:ind w:left="2" w:hanging="4"/>
        <w:rPr>
          <w:rFonts w:ascii="Trebuchet MS" w:eastAsia="Trebuchet MS" w:hAnsi="Trebuchet MS" w:cs="Trebuchet MS"/>
          <w:sz w:val="20"/>
          <w:szCs w:val="20"/>
          <w:highlight w:val="white"/>
        </w:rPr>
      </w:pPr>
    </w:p>
    <w:p w14:paraId="00000089" w14:textId="77777777" w:rsidR="001856BD" w:rsidRDefault="001856BD">
      <w:pPr>
        <w:ind w:left="2" w:hanging="4"/>
        <w:rPr>
          <w:rFonts w:ascii="Trebuchet MS" w:eastAsia="Trebuchet MS" w:hAnsi="Trebuchet MS" w:cs="Trebuchet MS"/>
          <w:sz w:val="20"/>
          <w:szCs w:val="20"/>
          <w:highlight w:val="white"/>
        </w:rPr>
      </w:pPr>
    </w:p>
    <w:p w14:paraId="0000008A" w14:textId="77777777" w:rsidR="001856BD" w:rsidRDefault="001856BD">
      <w:pPr>
        <w:ind w:left="2" w:hanging="4"/>
        <w:rPr>
          <w:rFonts w:ascii="Trebuchet MS" w:eastAsia="Trebuchet MS" w:hAnsi="Trebuchet MS" w:cs="Trebuchet MS"/>
          <w:sz w:val="20"/>
          <w:szCs w:val="20"/>
          <w:highlight w:val="white"/>
        </w:rPr>
      </w:pPr>
    </w:p>
    <w:p w14:paraId="0000008B" w14:textId="77777777" w:rsidR="001856BD" w:rsidRDefault="001856BD">
      <w:pPr>
        <w:ind w:left="2" w:hanging="4"/>
        <w:rPr>
          <w:rFonts w:ascii="Trebuchet MS" w:eastAsia="Trebuchet MS" w:hAnsi="Trebuchet MS" w:cs="Trebuchet MS"/>
          <w:sz w:val="20"/>
          <w:szCs w:val="20"/>
          <w:highlight w:val="white"/>
        </w:rPr>
      </w:pPr>
    </w:p>
    <w:p w14:paraId="0000008C" w14:textId="77777777" w:rsidR="001856BD" w:rsidRDefault="001856BD">
      <w:pPr>
        <w:ind w:left="2" w:hanging="4"/>
        <w:rPr>
          <w:rFonts w:ascii="Trebuchet MS" w:eastAsia="Trebuchet MS" w:hAnsi="Trebuchet MS" w:cs="Trebuchet MS"/>
          <w:sz w:val="20"/>
          <w:szCs w:val="20"/>
          <w:highlight w:val="white"/>
        </w:rPr>
      </w:pPr>
    </w:p>
    <w:p w14:paraId="0000008D" w14:textId="77777777" w:rsidR="001856BD" w:rsidRDefault="001856BD">
      <w:pPr>
        <w:ind w:left="2" w:hanging="4"/>
        <w:rPr>
          <w:rFonts w:ascii="Trebuchet MS" w:eastAsia="Trebuchet MS" w:hAnsi="Trebuchet MS" w:cs="Trebuchet MS"/>
          <w:sz w:val="20"/>
          <w:szCs w:val="20"/>
          <w:highlight w:val="white"/>
        </w:rPr>
      </w:pPr>
    </w:p>
    <w:p w14:paraId="0000008E" w14:textId="77777777" w:rsidR="001856BD" w:rsidRDefault="001856BD">
      <w:pPr>
        <w:ind w:left="2" w:hanging="4"/>
        <w:rPr>
          <w:rFonts w:ascii="Trebuchet MS" w:eastAsia="Trebuchet MS" w:hAnsi="Trebuchet MS" w:cs="Trebuchet MS"/>
          <w:sz w:val="20"/>
          <w:szCs w:val="20"/>
          <w:highlight w:val="white"/>
        </w:rPr>
      </w:pPr>
    </w:p>
    <w:p w14:paraId="0000008F" w14:textId="77777777" w:rsidR="001856BD" w:rsidRDefault="001856BD">
      <w:pPr>
        <w:ind w:left="2" w:hanging="4"/>
        <w:rPr>
          <w:rFonts w:ascii="Trebuchet MS" w:eastAsia="Trebuchet MS" w:hAnsi="Trebuchet MS" w:cs="Trebuchet MS"/>
          <w:sz w:val="20"/>
          <w:szCs w:val="20"/>
          <w:highlight w:val="white"/>
        </w:rPr>
      </w:pPr>
    </w:p>
    <w:p w14:paraId="00000090" w14:textId="77777777" w:rsidR="001856BD" w:rsidRDefault="001856BD">
      <w:pPr>
        <w:ind w:left="2" w:hanging="4"/>
        <w:rPr>
          <w:rFonts w:ascii="Trebuchet MS" w:eastAsia="Trebuchet MS" w:hAnsi="Trebuchet MS" w:cs="Trebuchet MS"/>
          <w:sz w:val="20"/>
          <w:szCs w:val="20"/>
          <w:highlight w:val="white"/>
        </w:rPr>
      </w:pPr>
    </w:p>
    <w:p w14:paraId="00000092" w14:textId="77777777" w:rsidR="001856BD" w:rsidRDefault="00000000">
      <w:pPr>
        <w:pStyle w:val="Heading2"/>
        <w:spacing w:after="240"/>
      </w:pPr>
      <w:bookmarkStart w:id="8" w:name="_heading=h.5d2ny2h7ehad" w:colFirst="0" w:colLast="0"/>
      <w:bookmarkStart w:id="9" w:name="_heading=h.tm0mfoydw2ed" w:colFirst="0" w:colLast="0"/>
      <w:bookmarkEnd w:id="8"/>
      <w:bookmarkEnd w:id="9"/>
      <w:r>
        <w:t>6. Proposed Rules</w:t>
      </w:r>
    </w:p>
    <w:p w14:paraId="00000093" w14:textId="77777777" w:rsidR="001856BD" w:rsidRDefault="00000000">
      <w:pPr>
        <w:spacing w:after="240"/>
        <w:ind w:left="2" w:hanging="4"/>
        <w:rPr>
          <w:b/>
          <w:bCs/>
        </w:rPr>
      </w:pPr>
      <w:r>
        <w:rPr>
          <w:b/>
          <w:bCs/>
        </w:rPr>
        <w:t>DEPARTMENT OF HUMAN SERVICES</w:t>
      </w:r>
    </w:p>
    <w:p w14:paraId="00000094" w14:textId="77777777" w:rsidR="001856BD" w:rsidRDefault="00000000">
      <w:pPr>
        <w:pBdr>
          <w:top w:val="nil"/>
          <w:left w:val="nil"/>
          <w:bottom w:val="nil"/>
          <w:right w:val="nil"/>
          <w:between w:val="nil"/>
        </w:pBdr>
        <w:ind w:hanging="2"/>
        <w:rPr>
          <w:b/>
          <w:bCs/>
          <w:color w:val="000000"/>
        </w:rPr>
      </w:pPr>
      <w:r>
        <w:rPr>
          <w:b/>
          <w:bCs/>
          <w:color w:val="000000"/>
        </w:rPr>
        <w:t>Social Services Rules</w:t>
      </w:r>
    </w:p>
    <w:p w14:paraId="00000095" w14:textId="77777777" w:rsidR="001856BD" w:rsidRDefault="001856BD">
      <w:pPr>
        <w:pBdr>
          <w:top w:val="nil"/>
          <w:left w:val="nil"/>
          <w:bottom w:val="nil"/>
          <w:right w:val="nil"/>
          <w:between w:val="nil"/>
        </w:pBdr>
        <w:ind w:hanging="2"/>
        <w:rPr>
          <w:b/>
          <w:bCs/>
          <w:color w:val="000000"/>
        </w:rPr>
      </w:pPr>
    </w:p>
    <w:p w14:paraId="00000096" w14:textId="77777777" w:rsidR="001856BD" w:rsidRDefault="00000000">
      <w:pPr>
        <w:pBdr>
          <w:top w:val="nil"/>
          <w:left w:val="nil"/>
          <w:bottom w:val="nil"/>
          <w:right w:val="nil"/>
          <w:between w:val="nil"/>
        </w:pBdr>
        <w:ind w:hanging="2"/>
        <w:rPr>
          <w:b/>
          <w:bCs/>
          <w:color w:val="000000"/>
        </w:rPr>
      </w:pPr>
      <w:r>
        <w:rPr>
          <w:b/>
          <w:bCs/>
          <w:color w:val="000000"/>
        </w:rPr>
        <w:t>COUNTY RESPONSIBILITIES, STAFF TRAINING AND QUALIFICATIONS, CLIENT RIGHTS, CONFIDENTIALITY</w:t>
      </w:r>
    </w:p>
    <w:p w14:paraId="00000097" w14:textId="77777777" w:rsidR="001856BD" w:rsidRDefault="001856BD">
      <w:pPr>
        <w:pBdr>
          <w:top w:val="nil"/>
          <w:left w:val="nil"/>
          <w:bottom w:val="nil"/>
          <w:right w:val="nil"/>
          <w:between w:val="nil"/>
        </w:pBdr>
        <w:ind w:hanging="2"/>
        <w:rPr>
          <w:b/>
          <w:bCs/>
          <w:color w:val="000000"/>
        </w:rPr>
      </w:pPr>
    </w:p>
    <w:p w14:paraId="00000098" w14:textId="77777777" w:rsidR="001856BD" w:rsidRDefault="00000000">
      <w:pPr>
        <w:pBdr>
          <w:top w:val="nil"/>
          <w:left w:val="nil"/>
          <w:bottom w:val="nil"/>
          <w:right w:val="nil"/>
          <w:between w:val="nil"/>
        </w:pBdr>
        <w:ind w:hanging="2"/>
        <w:rPr>
          <w:b/>
          <w:bCs/>
          <w:color w:val="000000"/>
        </w:rPr>
      </w:pPr>
      <w:r>
        <w:rPr>
          <w:b/>
          <w:bCs/>
          <w:color w:val="000000"/>
        </w:rPr>
        <w:t>12 CCR 2509-7</w:t>
      </w:r>
    </w:p>
    <w:p w14:paraId="00000099" w14:textId="77777777" w:rsidR="001856BD" w:rsidRDefault="001856BD">
      <w:pPr>
        <w:pBdr>
          <w:top w:val="nil"/>
          <w:left w:val="nil"/>
          <w:bottom w:val="nil"/>
          <w:right w:val="nil"/>
          <w:between w:val="nil"/>
        </w:pBdr>
        <w:ind w:hanging="2"/>
        <w:rPr>
          <w:color w:val="000000"/>
        </w:rPr>
      </w:pPr>
    </w:p>
    <w:p w14:paraId="0000009A" w14:textId="77777777" w:rsidR="001856BD" w:rsidRDefault="00000000">
      <w:pPr>
        <w:pBdr>
          <w:top w:val="nil"/>
          <w:left w:val="nil"/>
          <w:bottom w:val="nil"/>
          <w:right w:val="nil"/>
          <w:between w:val="nil"/>
        </w:pBdr>
        <w:ind w:hanging="2"/>
        <w:rPr>
          <w:color w:val="000000"/>
        </w:rPr>
      </w:pPr>
      <w:r>
        <w:rPr>
          <w:color w:val="000000"/>
        </w:rPr>
        <w:t>[Editor’s Notes follow the text of the rules at the end of this CCR Document.]</w:t>
      </w:r>
    </w:p>
    <w:p w14:paraId="0000009B" w14:textId="77777777" w:rsidR="001856BD" w:rsidRDefault="001856BD">
      <w:pPr>
        <w:pBdr>
          <w:top w:val="nil"/>
          <w:left w:val="nil"/>
          <w:bottom w:val="nil"/>
          <w:right w:val="nil"/>
          <w:between w:val="nil"/>
        </w:pBdr>
        <w:ind w:hanging="2"/>
        <w:rPr>
          <w:color w:val="000000"/>
        </w:rPr>
      </w:pPr>
    </w:p>
    <w:p w14:paraId="0000009C" w14:textId="77777777" w:rsidR="001856BD" w:rsidRDefault="00000000">
      <w:pPr>
        <w:pBdr>
          <w:top w:val="nil"/>
          <w:left w:val="nil"/>
          <w:bottom w:val="nil"/>
          <w:right w:val="nil"/>
          <w:between w:val="nil"/>
        </w:pBdr>
        <w:ind w:hanging="2"/>
        <w:rPr>
          <w:color w:val="000000"/>
        </w:rPr>
      </w:pPr>
      <w:r>
        <w:rPr>
          <w:color w:val="000000"/>
        </w:rPr>
        <w:t xml:space="preserve">Amendments to these rules are in Track Changes. </w:t>
      </w:r>
    </w:p>
    <w:p w14:paraId="0000009D" w14:textId="77777777" w:rsidR="001856BD" w:rsidRDefault="00000000">
      <w:pPr>
        <w:pBdr>
          <w:top w:val="nil"/>
          <w:left w:val="nil"/>
          <w:bottom w:val="nil"/>
          <w:right w:val="nil"/>
          <w:between w:val="nil"/>
        </w:pBdr>
        <w:ind w:hanging="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_________________________________________________________________________</w:t>
      </w:r>
    </w:p>
    <w:p w14:paraId="0000009E" w14:textId="77777777" w:rsidR="001856BD" w:rsidRDefault="00000000">
      <w:pPr>
        <w:pStyle w:val="Heading3"/>
        <w:ind w:hanging="2"/>
        <w:rPr>
          <w:rFonts w:ascii="Arial" w:eastAsia="Arial" w:hAnsi="Arial" w:cs="Arial"/>
          <w:b/>
          <w:bCs/>
          <w:sz w:val="24"/>
          <w:szCs w:val="24"/>
          <w:u w:val="none"/>
        </w:rPr>
      </w:pPr>
      <w:bookmarkStart w:id="10" w:name="_heading=h.km1cjmcpcxsq" w:colFirst="0" w:colLast="0"/>
      <w:bookmarkEnd w:id="10"/>
      <w:r>
        <w:rPr>
          <w:rFonts w:ascii="Arial" w:eastAsia="Arial" w:hAnsi="Arial" w:cs="Arial"/>
          <w:b/>
          <w:bCs/>
          <w:sz w:val="24"/>
          <w:szCs w:val="24"/>
          <w:u w:val="none"/>
        </w:rPr>
        <w:t xml:space="preserve">7.607.3 </w:t>
      </w:r>
      <w:r>
        <w:rPr>
          <w:rFonts w:ascii="Arial" w:eastAsia="Arial" w:hAnsi="Arial" w:cs="Arial"/>
          <w:b/>
          <w:bCs/>
          <w:sz w:val="24"/>
          <w:szCs w:val="24"/>
          <w:u w:val="none"/>
        </w:rPr>
        <w:tab/>
        <w:t>PURCHASE OF PROGRAM SERVICES</w:t>
      </w:r>
    </w:p>
    <w:p w14:paraId="0000009F" w14:textId="77777777" w:rsidR="001856BD" w:rsidRDefault="001856BD">
      <w:pPr>
        <w:pBdr>
          <w:top w:val="nil"/>
          <w:left w:val="nil"/>
          <w:bottom w:val="nil"/>
          <w:right w:val="nil"/>
          <w:between w:val="nil"/>
        </w:pBdr>
        <w:ind w:hanging="2"/>
        <w:rPr>
          <w:color w:val="000000"/>
        </w:rPr>
      </w:pPr>
    </w:p>
    <w:p w14:paraId="000000A0" w14:textId="77777777" w:rsidR="001856BD" w:rsidRDefault="00000000">
      <w:pPr>
        <w:numPr>
          <w:ilvl w:val="0"/>
          <w:numId w:val="2"/>
        </w:numPr>
        <w:pBdr>
          <w:top w:val="nil"/>
          <w:left w:val="nil"/>
          <w:bottom w:val="nil"/>
          <w:right w:val="nil"/>
          <w:between w:val="nil"/>
        </w:pBdr>
        <w:rPr>
          <w:color w:val="000000"/>
        </w:rPr>
      </w:pPr>
      <w:r>
        <w:rPr>
          <w:color w:val="000000"/>
        </w:rPr>
        <w:t>Contractual Program Services</w:t>
      </w:r>
    </w:p>
    <w:p w14:paraId="000000A1" w14:textId="77777777" w:rsidR="001856BD" w:rsidRDefault="001856BD">
      <w:pPr>
        <w:pBdr>
          <w:top w:val="nil"/>
          <w:left w:val="nil"/>
          <w:bottom w:val="nil"/>
          <w:right w:val="nil"/>
          <w:between w:val="nil"/>
        </w:pBdr>
        <w:ind w:firstLine="0"/>
        <w:rPr>
          <w:color w:val="000000"/>
        </w:rPr>
      </w:pPr>
    </w:p>
    <w:p w14:paraId="000000A2" w14:textId="77777777" w:rsidR="001856BD" w:rsidRDefault="00000000">
      <w:pPr>
        <w:pBdr>
          <w:top w:val="nil"/>
          <w:left w:val="nil"/>
          <w:bottom w:val="nil"/>
          <w:right w:val="nil"/>
          <w:between w:val="nil"/>
        </w:pBdr>
        <w:tabs>
          <w:tab w:val="left" w:pos="1440"/>
        </w:tabs>
        <w:ind w:left="1440" w:hanging="720"/>
        <w:rPr>
          <w:color w:val="000000"/>
        </w:rPr>
      </w:pPr>
      <w:r>
        <w:rPr>
          <w:color w:val="000000"/>
        </w:rPr>
        <w:t>1.</w:t>
      </w:r>
      <w:r>
        <w:rPr>
          <w:color w:val="000000"/>
        </w:rPr>
        <w:tab/>
        <w:t>Services may be obtained by purchase for specific clients using the standardized form contracts, identified by number in the paragraph below. Standardized form contracts comply with federal and state statutes and/or regulations for the purchase of service.</w:t>
      </w:r>
    </w:p>
    <w:p w14:paraId="000000A3" w14:textId="77777777" w:rsidR="001856BD" w:rsidRDefault="001856BD">
      <w:pPr>
        <w:pBdr>
          <w:top w:val="nil"/>
          <w:left w:val="nil"/>
          <w:bottom w:val="nil"/>
          <w:right w:val="nil"/>
          <w:between w:val="nil"/>
        </w:pBdr>
        <w:ind w:firstLine="0"/>
        <w:rPr>
          <w:color w:val="000000"/>
        </w:rPr>
      </w:pPr>
    </w:p>
    <w:p w14:paraId="000000A4" w14:textId="77777777" w:rsidR="001856BD" w:rsidRDefault="00000000">
      <w:pPr>
        <w:pBdr>
          <w:top w:val="nil"/>
          <w:left w:val="nil"/>
          <w:bottom w:val="nil"/>
          <w:right w:val="nil"/>
          <w:between w:val="nil"/>
        </w:pBdr>
        <w:spacing w:after="240"/>
        <w:ind w:left="2160" w:hanging="720"/>
        <w:rPr>
          <w:color w:val="000000"/>
        </w:rPr>
      </w:pPr>
      <w:r>
        <w:rPr>
          <w:color w:val="000000"/>
        </w:rPr>
        <w:t>e.</w:t>
      </w:r>
      <w:r>
        <w:rPr>
          <w:color w:val="000000"/>
        </w:rPr>
        <w:tab/>
        <w:t>Evaluation shall include the cost of the examination as well as any written and/or verbal interpretation of the results of the psychological or physical evaluation.</w:t>
      </w:r>
    </w:p>
    <w:p w14:paraId="000000A5" w14:textId="77777777" w:rsidR="001856BD" w:rsidRDefault="00000000">
      <w:pPr>
        <w:pBdr>
          <w:top w:val="nil"/>
          <w:left w:val="nil"/>
          <w:bottom w:val="nil"/>
          <w:right w:val="nil"/>
          <w:between w:val="nil"/>
        </w:pBdr>
        <w:ind w:left="2160" w:firstLine="0"/>
        <w:rPr>
          <w:color w:val="000000"/>
        </w:rPr>
      </w:pPr>
      <w:r>
        <w:rPr>
          <w:color w:val="000000"/>
        </w:rPr>
        <w:t>Core Services</w:t>
      </w:r>
      <w:sdt>
        <w:sdtPr>
          <w:tag w:val="goog_rdk_0"/>
          <w:id w:val="-1549060366"/>
        </w:sdtPr>
        <w:sdtContent>
          <w:del w:id="11" w:author="Amy Sciangula" w:date="2026-05-15T17:10:00Z">
            <w:r>
              <w:rPr>
                <w:color w:val="000000"/>
              </w:rPr>
              <w:delText xml:space="preserve"> Program Services</w:delText>
            </w:r>
          </w:del>
        </w:sdtContent>
      </w:sdt>
      <w:r>
        <w:rPr>
          <w:color w:val="000000"/>
        </w:rPr>
        <w:t xml:space="preserve">: County departments with state approved Core Services </w:t>
      </w:r>
      <w:sdt>
        <w:sdtPr>
          <w:tag w:val="goog_rdk_1"/>
          <w:id w:val="-2021180293"/>
        </w:sdtPr>
        <w:sdtContent>
          <w:ins w:id="12" w:author="Amy Sciangula" w:date="2026-05-16T09:07:00Z">
            <w:r>
              <w:rPr>
                <w:color w:val="000000"/>
              </w:rPr>
              <w:t>P</w:t>
            </w:r>
          </w:ins>
        </w:sdtContent>
      </w:sdt>
      <w:sdt>
        <w:sdtPr>
          <w:tag w:val="goog_rdk_2"/>
          <w:id w:val="-875061842"/>
        </w:sdtPr>
        <w:sdtContent>
          <w:del w:id="13" w:author="Amy Sciangula" w:date="2026-05-16T09:07:00Z">
            <w:r>
              <w:rPr>
                <w:color w:val="000000"/>
              </w:rPr>
              <w:delText>p</w:delText>
            </w:r>
          </w:del>
        </w:sdtContent>
      </w:sdt>
      <w:r>
        <w:rPr>
          <w:color w:val="000000"/>
        </w:rPr>
        <w:t xml:space="preserve">lans may use Form FPP-1 or develop and use their own contract for the purchase of Core </w:t>
      </w:r>
      <w:sdt>
        <w:sdtPr>
          <w:tag w:val="goog_rdk_3"/>
          <w:id w:val="1282014918"/>
        </w:sdtPr>
        <w:sdtContent>
          <w:ins w:id="14" w:author="Amy Sciangula" w:date="2026-05-16T09:07:00Z">
            <w:r>
              <w:rPr>
                <w:color w:val="000000"/>
              </w:rPr>
              <w:t>s</w:t>
            </w:r>
          </w:ins>
        </w:sdtContent>
      </w:sdt>
      <w:sdt>
        <w:sdtPr>
          <w:tag w:val="goog_rdk_4"/>
          <w:id w:val="1558505136"/>
        </w:sdtPr>
        <w:sdtContent>
          <w:del w:id="15" w:author="Amy Sciangula" w:date="2026-05-16T09:07:00Z">
            <w:r>
              <w:rPr>
                <w:color w:val="000000"/>
              </w:rPr>
              <w:delText>S</w:delText>
            </w:r>
          </w:del>
        </w:sdtContent>
      </w:sdt>
      <w:r>
        <w:rPr>
          <w:color w:val="000000"/>
        </w:rPr>
        <w:t>ervices. County developed contracts shall meet the contract content requirements provided in Section 7.607.4, D.</w:t>
      </w:r>
    </w:p>
    <w:p w14:paraId="000000A6" w14:textId="77777777" w:rsidR="001856BD" w:rsidRDefault="001856BD">
      <w:pPr>
        <w:pBdr>
          <w:top w:val="nil"/>
          <w:left w:val="nil"/>
          <w:bottom w:val="nil"/>
          <w:right w:val="nil"/>
          <w:between w:val="nil"/>
        </w:pBdr>
        <w:ind w:firstLine="0"/>
        <w:rPr>
          <w:rFonts w:ascii="Trebuchet MS" w:eastAsia="Trebuchet MS" w:hAnsi="Trebuchet MS" w:cs="Trebuchet MS"/>
          <w:color w:val="000000"/>
          <w:sz w:val="22"/>
          <w:szCs w:val="22"/>
        </w:rPr>
      </w:pPr>
    </w:p>
    <w:p w14:paraId="000000A7" w14:textId="77777777" w:rsidR="001856BD" w:rsidRDefault="001856BD">
      <w:pPr>
        <w:pBdr>
          <w:top w:val="nil"/>
          <w:left w:val="nil"/>
          <w:bottom w:val="nil"/>
          <w:right w:val="nil"/>
          <w:between w:val="nil"/>
        </w:pBdr>
        <w:ind w:hanging="2"/>
        <w:rPr>
          <w:rFonts w:ascii="Trebuchet MS" w:eastAsia="Trebuchet MS" w:hAnsi="Trebuchet MS" w:cs="Trebuchet MS"/>
          <w:color w:val="000000"/>
          <w:sz w:val="22"/>
          <w:szCs w:val="22"/>
        </w:rPr>
      </w:pPr>
    </w:p>
    <w:p w14:paraId="000000A8" w14:textId="77777777" w:rsidR="001856BD" w:rsidRDefault="001856BD">
      <w:pPr>
        <w:pBdr>
          <w:top w:val="nil"/>
          <w:left w:val="nil"/>
          <w:bottom w:val="nil"/>
          <w:right w:val="nil"/>
          <w:between w:val="nil"/>
        </w:pBdr>
        <w:ind w:hanging="2"/>
        <w:rPr>
          <w:rFonts w:ascii="Trebuchet MS" w:eastAsia="Trebuchet MS" w:hAnsi="Trebuchet MS" w:cs="Trebuchet MS"/>
          <w:color w:val="000000"/>
          <w:sz w:val="22"/>
          <w:szCs w:val="22"/>
        </w:rPr>
      </w:pPr>
    </w:p>
    <w:p w14:paraId="000000A9" w14:textId="77777777" w:rsidR="001856BD" w:rsidRDefault="001856BD">
      <w:pPr>
        <w:pBdr>
          <w:top w:val="nil"/>
          <w:left w:val="nil"/>
          <w:bottom w:val="nil"/>
          <w:right w:val="nil"/>
          <w:between w:val="nil"/>
        </w:pBdr>
        <w:ind w:hanging="2"/>
        <w:jc w:val="center"/>
        <w:rPr>
          <w:sz w:val="22"/>
          <w:szCs w:val="22"/>
        </w:rPr>
      </w:pPr>
    </w:p>
    <w:sectPr w:rsidR="001856BD">
      <w:headerReference w:type="even" r:id="rId8"/>
      <w:headerReference w:type="default" r:id="rId9"/>
      <w:footerReference w:type="even" r:id="rId10"/>
      <w:footerReference w:type="default" r:id="rId11"/>
      <w:headerReference w:type="first" r:id="rId12"/>
      <w:footerReference w:type="first" r:id="rId13"/>
      <w:pgSz w:w="12240" w:h="15840"/>
      <w:pgMar w:top="720" w:right="1008" w:bottom="720"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1D5B4" w14:textId="77777777" w:rsidR="007D684C" w:rsidRDefault="007D684C">
      <w:r>
        <w:separator/>
      </w:r>
    </w:p>
  </w:endnote>
  <w:endnote w:type="continuationSeparator" w:id="0">
    <w:p w14:paraId="0ECD15E7" w14:textId="77777777" w:rsidR="007D684C" w:rsidRDefault="007D6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B5361114-D87A-4162-BBFC-5260F70514BE}"/>
    <w:embedBold r:id="rId2" w:fontKey="{91A004C8-8AA7-44DF-80B2-30840D30AC88}"/>
  </w:font>
  <w:font w:name="Georgia">
    <w:panose1 w:val="02040502050405020303"/>
    <w:charset w:val="00"/>
    <w:family w:val="auto"/>
    <w:pitch w:val="default"/>
    <w:embedItalic r:id="rId3" w:fontKey="{C16496A4-F1D5-4F2E-A39C-EBC71CB42479}"/>
  </w:font>
  <w:font w:name="Trebuchet MS">
    <w:panose1 w:val="020B0603020202020204"/>
    <w:charset w:val="00"/>
    <w:family w:val="swiss"/>
    <w:pitch w:val="variable"/>
    <w:sig w:usb0="00000687" w:usb1="00000000" w:usb2="00000000" w:usb3="00000000" w:csb0="0000009F" w:csb1="00000000"/>
    <w:embedRegular r:id="rId4" w:fontKey="{D5A1F3AC-635C-44C2-B50F-7569746C198F}"/>
    <w:embedBold r:id="rId5" w:fontKey="{D3E725AA-1121-4642-9ACA-866CF77D1C49}"/>
    <w:embedItalic r:id="rId6" w:fontKey="{250D0094-0479-4900-A714-DBE2985A7D18}"/>
    <w:embedBoldItalic r:id="rId7" w:fontKey="{65F3A9E6-AC81-4881-9D4F-D3D26FB8B29E}"/>
  </w:font>
  <w:font w:name="MS Gothic">
    <w:altName w:val="ＭＳ ゴシック"/>
    <w:panose1 w:val="020B0609070205080204"/>
    <w:charset w:val="80"/>
    <w:family w:val="modern"/>
    <w:pitch w:val="fixed"/>
    <w:sig w:usb0="E00002FF" w:usb1="6AC7FDFB" w:usb2="08000012" w:usb3="00000000" w:csb0="0002009F" w:csb1="00000000"/>
    <w:embedRegular r:id="rId8" w:subsetted="1" w:fontKey="{312A98A2-5859-489A-B377-27469790A788}"/>
  </w:font>
  <w:font w:name="Calibri">
    <w:panose1 w:val="020F0502020204030204"/>
    <w:charset w:val="00"/>
    <w:family w:val="swiss"/>
    <w:pitch w:val="variable"/>
    <w:sig w:usb0="E4002EFF" w:usb1="C200247B" w:usb2="00000009" w:usb3="00000000" w:csb0="000001FF" w:csb1="00000000"/>
    <w:embedRegular r:id="rId9" w:fontKey="{77E2D895-01B3-4E1F-B350-741820F26B70}"/>
  </w:font>
  <w:font w:name="Cambria">
    <w:panose1 w:val="02040503050406030204"/>
    <w:charset w:val="00"/>
    <w:family w:val="roman"/>
    <w:pitch w:val="variable"/>
    <w:sig w:usb0="E00006FF" w:usb1="420024FF" w:usb2="02000000" w:usb3="00000000" w:csb0="0000019F" w:csb1="00000000"/>
    <w:embedRegular r:id="rId10" w:fontKey="{9B45A696-A17E-4E19-BC80-30CD29E542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2" w14:textId="77777777" w:rsidR="001856BD" w:rsidRDefault="001856BD">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3" w14:textId="5B99892C" w:rsidR="001856BD"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Analysis 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sidR="002F2624">
      <w:rPr>
        <w:b/>
        <w:bCs/>
        <w:noProof/>
        <w:color w:val="000000"/>
        <w:sz w:val="22"/>
        <w:szCs w:val="22"/>
      </w:rPr>
      <w:t>1</w:t>
    </w:r>
    <w:r>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4" w14:textId="77777777" w:rsidR="001856BD" w:rsidRDefault="001856BD">
    <w:pPr>
      <w:pBdr>
        <w:top w:val="nil"/>
        <w:left w:val="nil"/>
        <w:bottom w:val="nil"/>
        <w:right w:val="nil"/>
        <w:between w:val="nil"/>
      </w:pBdr>
      <w:tabs>
        <w:tab w:val="center" w:pos="4320"/>
        <w:tab w:val="right" w:pos="864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B66EE" w14:textId="77777777" w:rsidR="007D684C" w:rsidRDefault="007D684C">
      <w:r>
        <w:separator/>
      </w:r>
    </w:p>
  </w:footnote>
  <w:footnote w:type="continuationSeparator" w:id="0">
    <w:p w14:paraId="3020D476" w14:textId="77777777" w:rsidR="007D684C" w:rsidRDefault="007D6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A" w14:textId="77777777" w:rsidR="001856BD" w:rsidRDefault="001856BD">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B" w14:textId="77777777" w:rsidR="001856B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Title of Proposed Rule</w:t>
    </w:r>
    <w:r>
      <w:rPr>
        <w:rFonts w:ascii="Trebuchet MS" w:eastAsia="Trebuchet MS" w:hAnsi="Trebuchet MS" w:cs="Trebuchet MS"/>
        <w:color w:val="000000"/>
      </w:rPr>
      <w:t xml:space="preserve">: Core Services Program Rule Revisions (12 CCR 2509-7) [For: 26-03-31-04]                      </w:t>
    </w:r>
  </w:p>
  <w:p w14:paraId="000000AC" w14:textId="77777777" w:rsidR="001856B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CDHS Tracking #</w:t>
    </w:r>
    <w:r>
      <w:rPr>
        <w:rFonts w:ascii="Trebuchet MS" w:eastAsia="Trebuchet MS" w:hAnsi="Trebuchet MS" w:cs="Trebuchet MS"/>
        <w:color w:val="000000"/>
      </w:rPr>
      <w:t>: 26-03-31-04</w:t>
    </w:r>
  </w:p>
  <w:p w14:paraId="000000AD" w14:textId="77777777" w:rsidR="001856BD" w:rsidRDefault="001856BD">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p w14:paraId="000000AE" w14:textId="77777777" w:rsidR="001856B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 xml:space="preserve">Office, Division &amp; Program: OCACS, DCW                   Rule Author: Amy </w:t>
    </w:r>
    <w:proofErr w:type="spellStart"/>
    <w:r>
      <w:rPr>
        <w:rFonts w:ascii="Trebuchet MS" w:eastAsia="Trebuchet MS" w:hAnsi="Trebuchet MS" w:cs="Trebuchet MS"/>
        <w:color w:val="000000"/>
      </w:rPr>
      <w:t>Sciangula</w:t>
    </w:r>
    <w:proofErr w:type="spellEnd"/>
  </w:p>
  <w:p w14:paraId="000000AF" w14:textId="77777777" w:rsidR="001856B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 xml:space="preserve">CCR Series Amended: 12 CCR 2509-7                         Phone/Email: </w:t>
    </w:r>
    <w:hyperlink r:id="rId1">
      <w:r>
        <w:rPr>
          <w:rFonts w:ascii="Trebuchet MS" w:eastAsia="Trebuchet MS" w:hAnsi="Trebuchet MS" w:cs="Trebuchet MS"/>
          <w:color w:val="0000FF"/>
          <w:u w:val="single"/>
        </w:rPr>
        <w:t>amy.sciangula@state.co.us</w:t>
      </w:r>
    </w:hyperlink>
  </w:p>
  <w:p w14:paraId="000000B0" w14:textId="77777777" w:rsidR="001856BD" w:rsidRDefault="001856BD">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1" w14:textId="77777777" w:rsidR="001856BD" w:rsidRDefault="001856BD">
    <w:pPr>
      <w:pBdr>
        <w:top w:val="nil"/>
        <w:left w:val="nil"/>
        <w:bottom w:val="nil"/>
        <w:right w:val="nil"/>
        <w:between w:val="nil"/>
      </w:pBdr>
      <w:tabs>
        <w:tab w:val="center" w:pos="4320"/>
        <w:tab w:val="right" w:pos="864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067EC"/>
    <w:multiLevelType w:val="multilevel"/>
    <w:tmpl w:val="369C58B2"/>
    <w:lvl w:ilvl="0">
      <w:start w:val="6"/>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599285A"/>
    <w:multiLevelType w:val="multilevel"/>
    <w:tmpl w:val="41084E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71204004">
    <w:abstractNumId w:val="1"/>
  </w:num>
  <w:num w:numId="2" w16cid:durableId="57455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6BD"/>
    <w:rsid w:val="001856BD"/>
    <w:rsid w:val="002F2624"/>
    <w:rsid w:val="007D684C"/>
    <w:rsid w:val="00B32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D5291E-C8A9-4B39-9101-E5E81C553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Bookman Old Style" w:eastAsia="Bookman Old Style" w:hAnsi="Bookman Old Style" w:cs="Bookman Old Style"/>
      <w:b/>
      <w:bCs/>
    </w:rPr>
  </w:style>
  <w:style w:type="paragraph" w:styleId="Heading2">
    <w:name w:val="heading 2"/>
    <w:basedOn w:val="Normal"/>
    <w:next w:val="Normal"/>
    <w:uiPriority w:val="9"/>
    <w:unhideWhenUsed/>
    <w:qFormat/>
    <w:pPr>
      <w:keepNext/>
      <w:ind w:left="2" w:hanging="4"/>
      <w:outlineLvl w:val="1"/>
    </w:pPr>
    <w:rPr>
      <w:sz w:val="36"/>
      <w:szCs w:val="36"/>
    </w:rPr>
  </w:style>
  <w:style w:type="paragraph" w:styleId="Heading3">
    <w:name w:val="heading 3"/>
    <w:basedOn w:val="Normal"/>
    <w:next w:val="Normal"/>
    <w:uiPriority w:val="9"/>
    <w:unhideWhenUsed/>
    <w:qFormat/>
    <w:pPr>
      <w:keepNext/>
      <w:ind w:left="1440" w:firstLine="720"/>
      <w:outlineLvl w:val="2"/>
    </w:pPr>
    <w:rPr>
      <w:rFonts w:ascii="Bookman Old Style" w:eastAsia="Bookman Old Style" w:hAnsi="Bookman Old Style" w:cs="Bookman Old Style"/>
      <w:sz w:val="22"/>
      <w:szCs w:val="22"/>
      <w:u w:val="single"/>
    </w:r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hyperlink" Target="mailto:amy.sciangula@state.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dYzL9NLRLDBCzlK66FMVGBt8g==">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1412</Words>
  <Characters>8050</Characters>
  <Application>Microsoft Office Word</Application>
  <DocSecurity>0</DocSecurity>
  <Lines>67</Lines>
  <Paragraphs>18</Paragraphs>
  <ScaleCrop>false</ScaleCrop>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Zinth</cp:lastModifiedBy>
  <cp:revision>2</cp:revision>
  <dcterms:created xsi:type="dcterms:W3CDTF">2026-07-31T18:57:00Z</dcterms:created>
  <dcterms:modified xsi:type="dcterms:W3CDTF">2026-07-31T18:57:00Z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bec9043f-1d85-46ee-af11-0448dca3fdef</vt:lpwstr>
  </property>
</Properties>
</file>