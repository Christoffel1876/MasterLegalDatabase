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4535F" w14:textId="77777777" w:rsidR="006030F9" w:rsidRPr="00856016" w:rsidRDefault="006030F9" w:rsidP="007F7653">
      <w:pPr>
        <w:pStyle w:val="Department"/>
        <w:spacing w:before="240"/>
        <w:jc w:val="left"/>
      </w:pPr>
      <w:bookmarkStart w:id="0" w:name="_Toc3705296"/>
      <w:bookmarkStart w:id="1" w:name="_Toc274829433"/>
      <w:bookmarkStart w:id="2" w:name="_Toc295479935"/>
      <w:bookmarkStart w:id="3" w:name="_Toc444850406"/>
      <w:r w:rsidRPr="00856016">
        <w:t>COLORADO DEPARTMENT OF REGULATORY AGENCIES</w:t>
      </w:r>
    </w:p>
    <w:p w14:paraId="0CFF3FE7" w14:textId="77777777" w:rsidR="006030F9" w:rsidRPr="00856016" w:rsidRDefault="006030F9" w:rsidP="006030F9">
      <w:pPr>
        <w:pStyle w:val="Agency"/>
        <w:rPr>
          <w:rFonts w:cs="Arial"/>
        </w:rPr>
      </w:pPr>
      <w:r w:rsidRPr="00856016">
        <w:rPr>
          <w:rFonts w:cs="Arial"/>
        </w:rPr>
        <w:t>Public Utilities Commission</w:t>
      </w:r>
    </w:p>
    <w:p w14:paraId="374332F9" w14:textId="77777777" w:rsidR="006030F9" w:rsidRPr="00856016" w:rsidRDefault="006030F9" w:rsidP="006030F9">
      <w:pPr>
        <w:pStyle w:val="CCRNumber"/>
      </w:pPr>
      <w:r w:rsidRPr="00856016">
        <w:t>4 </w:t>
      </w:r>
      <w:proofErr w:type="gramStart"/>
      <w:r w:rsidRPr="00856016">
        <w:rPr>
          <w:i/>
          <w:iCs/>
        </w:rPr>
        <w:t>Code</w:t>
      </w:r>
      <w:proofErr w:type="gramEnd"/>
      <w:r w:rsidRPr="00856016">
        <w:rPr>
          <w:i/>
          <w:iCs/>
        </w:rPr>
        <w:t xml:space="preserve"> of Colorado Regulations </w:t>
      </w:r>
      <w:r w:rsidRPr="00856016">
        <w:t>(CCR) 723-3</w:t>
      </w:r>
    </w:p>
    <w:p w14:paraId="2DCEC144" w14:textId="77777777" w:rsidR="00E55212" w:rsidRDefault="006030F9" w:rsidP="006030F9">
      <w:pPr>
        <w:pStyle w:val="CCRTitle"/>
        <w:tabs>
          <w:tab w:val="center" w:pos="4680"/>
          <w:tab w:val="right" w:pos="9360"/>
        </w:tabs>
      </w:pPr>
      <w:r w:rsidRPr="00856016">
        <w:t>PART 3</w:t>
      </w:r>
    </w:p>
    <w:p w14:paraId="28073AD2" w14:textId="6D4C93CB" w:rsidR="006030F9" w:rsidRPr="00E55212" w:rsidRDefault="006030F9" w:rsidP="00E55212">
      <w:pPr>
        <w:pStyle w:val="Heading1"/>
        <w:jc w:val="center"/>
        <w:rPr>
          <w:rFonts w:ascii="Arial" w:hAnsi="Arial" w:cs="Arial"/>
          <w:sz w:val="28"/>
          <w:szCs w:val="28"/>
        </w:rPr>
      </w:pPr>
      <w:r w:rsidRPr="00856016">
        <w:br/>
      </w:r>
      <w:r w:rsidRPr="00E55212">
        <w:rPr>
          <w:rFonts w:ascii="Arial" w:hAnsi="Arial" w:cs="Arial"/>
          <w:sz w:val="28"/>
          <w:szCs w:val="28"/>
        </w:rPr>
        <w:t>RULES REGULATING ELECTRIC UTILITIES</w:t>
      </w:r>
    </w:p>
    <w:p w14:paraId="180135B9" w14:textId="27C15D4D" w:rsidR="006030F9" w:rsidRPr="00E55212" w:rsidRDefault="006030F9" w:rsidP="00E55212">
      <w:pPr>
        <w:pStyle w:val="Heading2"/>
        <w:rPr>
          <w:rFonts w:cs="Arial"/>
        </w:rPr>
      </w:pPr>
      <w:bookmarkStart w:id="4" w:name="_Toc444850405"/>
      <w:bookmarkStart w:id="5" w:name="_Toc218838288"/>
      <w:bookmarkEnd w:id="0"/>
      <w:r w:rsidRPr="00E55212">
        <w:rPr>
          <w:rFonts w:cs="Arial"/>
        </w:rPr>
        <w:t>BASIS, PURPOSE, AND STATUTORY AUTHORITY</w:t>
      </w:r>
      <w:bookmarkEnd w:id="4"/>
      <w:bookmarkEnd w:id="5"/>
    </w:p>
    <w:p w14:paraId="5F482370" w14:textId="6A91010D" w:rsidR="00804192" w:rsidRPr="00856016" w:rsidRDefault="00804192" w:rsidP="00E55212">
      <w:pPr>
        <w:pStyle w:val="upar1"/>
        <w:rPr>
          <w:szCs w:val="24"/>
        </w:rPr>
      </w:pPr>
      <w:r w:rsidRPr="00856016">
        <w:rPr>
          <w:szCs w:val="24"/>
        </w:rPr>
        <w:t xml:space="preserve">The basis and purpose of these rules is to describe the electric service to be provided by jurisdictional utilities and master meter operators to their customers; to designate the manner of regulation over such utilities and master meter operators; and to describe the services these utilities and master meter operators shall provide.  In addition, these rules identify the specific provisions applicable to public utilities or other </w:t>
      </w:r>
      <w:proofErr w:type="gramStart"/>
      <w:r w:rsidRPr="00856016">
        <w:rPr>
          <w:szCs w:val="24"/>
        </w:rPr>
        <w:t>persons</w:t>
      </w:r>
      <w:proofErr w:type="gramEnd"/>
      <w:r w:rsidRPr="00856016">
        <w:rPr>
          <w:szCs w:val="24"/>
        </w:rPr>
        <w:t xml:space="preserve"> over which the Commission has limited jurisdiction.  These rules address a wide variety of subject areas including, but not limited to, service interruption, meter testing and accuracy, safety, customer information, customer deposits, rate schedules and tariffs, discontinuance of service, master meter operations, flexible regulation, procedures for administering the Low-Income Energy Assistance Act, electric service low-income program, cost allocation between regulated and unregulated operations, recovery of costs, the acquisition of renewable energy, small power producers and cogeneration facilities, and appeals regarding local government land use decisions.  The statutory authority for these rules can be found at §§ 29-20-108, 40-1-103.5, 40-2-108, 40-2-124(2), </w:t>
      </w:r>
      <w:ins w:id="6" w:author="Author">
        <w:r w:rsidR="00C17E4C" w:rsidRPr="00856016">
          <w:rPr>
            <w:szCs w:val="24"/>
          </w:rPr>
          <w:t xml:space="preserve">40-2-132.5, </w:t>
        </w:r>
      </w:ins>
      <w:r w:rsidRPr="00856016">
        <w:rPr>
          <w:szCs w:val="24"/>
        </w:rPr>
        <w:t>40-2-202, 40-2-203, 40-3-102, 40-3-102.5, 40-3-103, 40-3-104.3, 40-3-106, 40-3-111, 40-3-114, 40-4-101, 40-4-106, 40-4-108, 40-4-109, 40-5-103, 40-7-113.5, 40-7-116.5, 40</w:t>
      </w:r>
      <w:r w:rsidRPr="00856016">
        <w:rPr>
          <w:szCs w:val="24"/>
        </w:rPr>
        <w:noBreakHyphen/>
        <w:t>8.7</w:t>
      </w:r>
      <w:r w:rsidRPr="00856016">
        <w:rPr>
          <w:szCs w:val="24"/>
        </w:rPr>
        <w:noBreakHyphen/>
        <w:t>105(5), and 40-9.5-107(5), C.R.S.</w:t>
      </w:r>
      <w:bookmarkStart w:id="7" w:name="_Toc235617276"/>
      <w:bookmarkEnd w:id="1"/>
      <w:bookmarkEnd w:id="2"/>
      <w:bookmarkEnd w:id="3"/>
    </w:p>
    <w:p w14:paraId="47942E05" w14:textId="77777777" w:rsidR="006030F9" w:rsidRPr="00E55212" w:rsidRDefault="006030F9" w:rsidP="00E55212">
      <w:pPr>
        <w:pStyle w:val="Heading2"/>
        <w:rPr>
          <w:rFonts w:cs="Arial"/>
        </w:rPr>
      </w:pPr>
      <w:bookmarkStart w:id="8" w:name="_Toc218838289"/>
      <w:r w:rsidRPr="00E55212">
        <w:rPr>
          <w:rFonts w:cs="Arial"/>
        </w:rPr>
        <w:t>GENERAL PROVISIONS</w:t>
      </w:r>
      <w:bookmarkEnd w:id="8"/>
    </w:p>
    <w:p w14:paraId="1AB65B59" w14:textId="77777777" w:rsidR="006030F9" w:rsidRPr="00856016" w:rsidRDefault="006030F9" w:rsidP="006030F9">
      <w:pPr>
        <w:pStyle w:val="Title3"/>
        <w:rPr>
          <w:szCs w:val="24"/>
        </w:rPr>
      </w:pPr>
      <w:bookmarkStart w:id="9" w:name="_Toc295479936"/>
      <w:bookmarkStart w:id="10" w:name="_Toc444850407"/>
      <w:bookmarkStart w:id="11" w:name="_Toc218838290"/>
      <w:r w:rsidRPr="00856016">
        <w:rPr>
          <w:szCs w:val="24"/>
        </w:rPr>
        <w:t>3000.</w:t>
      </w:r>
      <w:r w:rsidRPr="00856016">
        <w:rPr>
          <w:szCs w:val="24"/>
        </w:rPr>
        <w:tab/>
        <w:t>Scope and Applicability.</w:t>
      </w:r>
      <w:bookmarkEnd w:id="9"/>
      <w:bookmarkEnd w:id="10"/>
      <w:bookmarkEnd w:id="11"/>
    </w:p>
    <w:p w14:paraId="2CD6DA41" w14:textId="77777777" w:rsidR="006030F9" w:rsidRPr="00E90A3A" w:rsidRDefault="006030F9" w:rsidP="00E90A3A">
      <w:pPr>
        <w:pStyle w:val="par1"/>
      </w:pPr>
      <w:r w:rsidRPr="00E90A3A">
        <w:t>(a)</w:t>
      </w:r>
      <w:r w:rsidRPr="00E90A3A">
        <w:tab/>
        <w:t>Absent a specific statute, rule, or Commission Order which provides otherwise, all rules in this Part 3 (the 3000 series) shall apply to all jurisdictional electric utilities and electric master meter operators and to Commission proceedings concerning electric utilities or electric master meter operators providing electric service.</w:t>
      </w:r>
    </w:p>
    <w:p w14:paraId="497FAF4D" w14:textId="77777777" w:rsidR="006030F9" w:rsidRPr="00E90A3A" w:rsidRDefault="006030F9" w:rsidP="00E90A3A">
      <w:pPr>
        <w:pStyle w:val="par1"/>
      </w:pPr>
      <w:r w:rsidRPr="00E90A3A">
        <w:lastRenderedPageBreak/>
        <w:t>(b)</w:t>
      </w:r>
      <w:r w:rsidRPr="00E90A3A">
        <w:tab/>
        <w:t xml:space="preserve">The following rules in </w:t>
      </w:r>
      <w:proofErr w:type="gramStart"/>
      <w:r w:rsidRPr="00E90A3A">
        <w:t>this Part</w:t>
      </w:r>
      <w:proofErr w:type="gramEnd"/>
      <w:r w:rsidRPr="00E90A3A">
        <w:t xml:space="preserve"> 3 shall apply to cooperative electric associations which have elected to exempt themselves from the Public Utilities Law pursuant to § 40-9.5-103, C.R.S.</w:t>
      </w:r>
    </w:p>
    <w:p w14:paraId="427505F3" w14:textId="77777777" w:rsidR="006030F9" w:rsidRPr="00E90A3A" w:rsidRDefault="006030F9" w:rsidP="00E90A3A">
      <w:pPr>
        <w:pStyle w:val="par2"/>
      </w:pPr>
      <w:r w:rsidRPr="00E90A3A">
        <w:t>(I)</w:t>
      </w:r>
      <w:r w:rsidRPr="00E90A3A">
        <w:tab/>
        <w:t>Paragraphs 3002 (a)(I), (a)(II), (a)(IV), (a)(V), (a)(XVI), (b), and (c) concerning the filing of applications for certificate of public convenience and necessity for franchise or service territory, for certificate amendments, to merge or transfer, or for appeals of local government actions.</w:t>
      </w:r>
    </w:p>
    <w:p w14:paraId="1E72011D" w14:textId="77777777" w:rsidR="006030F9" w:rsidRPr="00E90A3A" w:rsidRDefault="006030F9" w:rsidP="00E90A3A">
      <w:pPr>
        <w:pStyle w:val="par2"/>
      </w:pPr>
      <w:r w:rsidRPr="00E90A3A">
        <w:t>(II)</w:t>
      </w:r>
      <w:r w:rsidRPr="00E90A3A">
        <w:tab/>
        <w:t>Paragraphs 3005 (a)(III), (IV), (d), (e), (g), and (h) concerning records under RUS accounting system and preservation of records.</w:t>
      </w:r>
    </w:p>
    <w:p w14:paraId="16A1741A" w14:textId="77777777" w:rsidR="006030F9" w:rsidRPr="00E90A3A" w:rsidRDefault="006030F9" w:rsidP="00E90A3A">
      <w:pPr>
        <w:pStyle w:val="par2"/>
      </w:pPr>
      <w:r w:rsidRPr="00E90A3A">
        <w:t>(III)</w:t>
      </w:r>
      <w:r w:rsidRPr="00E90A3A">
        <w:tab/>
        <w:t>Paragraphs 3006 (a), (b), (c), (d), and (e) concerning the filing of annual reports, designation for service of process, and election of applicability of Title 40, Article 8.5.</w:t>
      </w:r>
    </w:p>
    <w:p w14:paraId="4AEFD69F" w14:textId="77777777" w:rsidR="006030F9" w:rsidRPr="00E90A3A" w:rsidRDefault="006030F9" w:rsidP="00E90A3A">
      <w:pPr>
        <w:pStyle w:val="par2"/>
      </w:pPr>
      <w:r w:rsidRPr="00E90A3A">
        <w:t>(IV)</w:t>
      </w:r>
      <w:r w:rsidRPr="00E90A3A">
        <w:tab/>
        <w:t>Paragraphs 3008 (b) and (d) concerning incorporation by reference.</w:t>
      </w:r>
    </w:p>
    <w:p w14:paraId="6E096F0C" w14:textId="77777777" w:rsidR="006030F9" w:rsidRPr="00E90A3A" w:rsidRDefault="006030F9" w:rsidP="00E90A3A">
      <w:pPr>
        <w:pStyle w:val="par2"/>
      </w:pPr>
      <w:r w:rsidRPr="00E90A3A">
        <w:t>(V)</w:t>
      </w:r>
      <w:r w:rsidRPr="00E90A3A">
        <w:tab/>
        <w:t xml:space="preserve">Rules 3100 and 3103 concerning </w:t>
      </w:r>
      <w:proofErr w:type="gramStart"/>
      <w:r w:rsidRPr="00E90A3A">
        <w:t>application</w:t>
      </w:r>
      <w:proofErr w:type="gramEnd"/>
      <w:r w:rsidRPr="00E90A3A">
        <w:t xml:space="preserve"> for and amendment of a certificate of public convenience and necessity relating to a franchise.</w:t>
      </w:r>
    </w:p>
    <w:p w14:paraId="7AF5FEAA" w14:textId="77777777" w:rsidR="006030F9" w:rsidRPr="00E90A3A" w:rsidRDefault="006030F9" w:rsidP="00E90A3A">
      <w:pPr>
        <w:pStyle w:val="par2"/>
      </w:pPr>
      <w:r w:rsidRPr="00E90A3A">
        <w:t>(VI)</w:t>
      </w:r>
      <w:r w:rsidRPr="00E90A3A">
        <w:tab/>
        <w:t xml:space="preserve">Rules 3101 and 3103 concerning </w:t>
      </w:r>
      <w:proofErr w:type="gramStart"/>
      <w:r w:rsidRPr="00E90A3A">
        <w:t>application</w:t>
      </w:r>
      <w:proofErr w:type="gramEnd"/>
      <w:r w:rsidRPr="00E90A3A">
        <w:t xml:space="preserve"> for and amendment of a certificate of public convenience and necessity relating to service territory.</w:t>
      </w:r>
    </w:p>
    <w:p w14:paraId="4A37C1C2" w14:textId="77777777" w:rsidR="006030F9" w:rsidRPr="00E90A3A" w:rsidRDefault="006030F9" w:rsidP="00E90A3A">
      <w:pPr>
        <w:pStyle w:val="par2"/>
      </w:pPr>
      <w:r w:rsidRPr="00E90A3A">
        <w:t>(VII)</w:t>
      </w:r>
      <w:r w:rsidRPr="00E90A3A">
        <w:tab/>
        <w:t>Rule 3104 concerning application to transfer assets, to obtain a controlling interest, or to merge with another entity.</w:t>
      </w:r>
    </w:p>
    <w:p w14:paraId="58110F02" w14:textId="77777777" w:rsidR="006030F9" w:rsidRPr="00E90A3A" w:rsidRDefault="006030F9" w:rsidP="00E90A3A">
      <w:pPr>
        <w:pStyle w:val="par2"/>
      </w:pPr>
      <w:r w:rsidRPr="00E90A3A">
        <w:t>(VIII)</w:t>
      </w:r>
      <w:r w:rsidRPr="00E90A3A">
        <w:tab/>
        <w:t>Rule 3204 concerning incidents occurring in connection with the operation of facilities.</w:t>
      </w:r>
    </w:p>
    <w:p w14:paraId="2179B045" w14:textId="77777777" w:rsidR="006030F9" w:rsidRPr="00E90A3A" w:rsidRDefault="006030F9" w:rsidP="00E90A3A">
      <w:pPr>
        <w:pStyle w:val="par2"/>
      </w:pPr>
      <w:r w:rsidRPr="00E90A3A">
        <w:t>(IX)</w:t>
      </w:r>
      <w:r w:rsidRPr="00E90A3A">
        <w:tab/>
        <w:t>Paragraphs 3207 (a) and (b) concerning construction and expansion of distribution facilities.</w:t>
      </w:r>
    </w:p>
    <w:p w14:paraId="546C1A29" w14:textId="77777777" w:rsidR="006030F9" w:rsidRPr="00E90A3A" w:rsidRDefault="006030F9" w:rsidP="00E90A3A">
      <w:pPr>
        <w:pStyle w:val="par2"/>
      </w:pPr>
      <w:r w:rsidRPr="00E90A3A">
        <w:t>(X)</w:t>
      </w:r>
      <w:r w:rsidRPr="00E90A3A">
        <w:tab/>
        <w:t>Rules 3250 through 3253 concerning major event reporting.</w:t>
      </w:r>
    </w:p>
    <w:p w14:paraId="52348197" w14:textId="77777777" w:rsidR="006030F9" w:rsidRPr="00E90A3A" w:rsidRDefault="006030F9" w:rsidP="00E90A3A">
      <w:pPr>
        <w:pStyle w:val="par2"/>
      </w:pPr>
      <w:r w:rsidRPr="00E90A3A">
        <w:t>(XI)</w:t>
      </w:r>
      <w:r w:rsidRPr="00E90A3A">
        <w:tab/>
        <w:t>Rule 3411 concerning the Low-Income Energy Assistance Act unless the cooperative electric association has exempted themselves pursuant to paragraph 3411(a).</w:t>
      </w:r>
    </w:p>
    <w:p w14:paraId="435C70DF" w14:textId="77777777" w:rsidR="006030F9" w:rsidRPr="00E90A3A" w:rsidRDefault="006030F9" w:rsidP="00E90A3A">
      <w:pPr>
        <w:pStyle w:val="par2"/>
      </w:pPr>
      <w:r w:rsidRPr="00E90A3A">
        <w:t>(XII)</w:t>
      </w:r>
      <w:r w:rsidRPr="00E90A3A">
        <w:tab/>
        <w:t>Rules 3650(b), 3651, 3652, 3654(b), (d) through (</w:t>
      </w:r>
      <w:proofErr w:type="spellStart"/>
      <w:r w:rsidRPr="00E90A3A">
        <w:t>i</w:t>
      </w:r>
      <w:proofErr w:type="spellEnd"/>
      <w:r w:rsidRPr="00E90A3A">
        <w:t>), and (l); 3655(h)-(m); 3659(a)(I) through (a)(V), (b) and (d) through (</w:t>
      </w:r>
      <w:proofErr w:type="spellStart"/>
      <w:r w:rsidRPr="00E90A3A">
        <w:t>i</w:t>
      </w:r>
      <w:proofErr w:type="spellEnd"/>
      <w:r w:rsidRPr="00E90A3A">
        <w:t>), 3660(l), 3661(b), (c), (g), and (</w:t>
      </w:r>
      <w:proofErr w:type="spellStart"/>
      <w:r w:rsidRPr="00E90A3A">
        <w:t>i</w:t>
      </w:r>
      <w:proofErr w:type="spellEnd"/>
      <w:r w:rsidRPr="00E90A3A">
        <w:t xml:space="preserve">), 3662(a)(I), (a)(II), (a)(IV) through (a)(X), (a)(XIII), (a)(XV), (b), (d) and (e), and 3667. </w:t>
      </w:r>
    </w:p>
    <w:p w14:paraId="4C62EDE2" w14:textId="77777777" w:rsidR="006030F9" w:rsidRPr="00E90A3A" w:rsidRDefault="006030F9" w:rsidP="00E90A3A">
      <w:pPr>
        <w:pStyle w:val="par2"/>
      </w:pPr>
      <w:r w:rsidRPr="00E90A3A">
        <w:lastRenderedPageBreak/>
        <w:t>(XIII)</w:t>
      </w:r>
      <w:r w:rsidRPr="00E90A3A">
        <w:tab/>
        <w:t>Rules 3700 through 3707 concerning appeals of local governmental land use decisions actions.</w:t>
      </w:r>
    </w:p>
    <w:p w14:paraId="0A4CCCE6" w14:textId="77777777" w:rsidR="006030F9" w:rsidRPr="00E90A3A" w:rsidRDefault="006030F9" w:rsidP="00E90A3A">
      <w:pPr>
        <w:pStyle w:val="par1"/>
      </w:pPr>
      <w:r w:rsidRPr="00E90A3A">
        <w:t>(c)</w:t>
      </w:r>
      <w:r w:rsidRPr="00E90A3A">
        <w:tab/>
        <w:t>The following rules in this Part 3 shall apply to cooperative electric generation and transmission associations.</w:t>
      </w:r>
    </w:p>
    <w:p w14:paraId="3F5D4635" w14:textId="77777777" w:rsidR="006030F9" w:rsidRPr="00E90A3A" w:rsidRDefault="006030F9" w:rsidP="00E90A3A">
      <w:pPr>
        <w:pStyle w:val="par2"/>
      </w:pPr>
      <w:r w:rsidRPr="00E90A3A">
        <w:t>(I)</w:t>
      </w:r>
      <w:r w:rsidRPr="00E90A3A">
        <w:tab/>
        <w:t>Paragraphs 3002 (a)(III), (a)(XVI), (b), and (c) concerning the filing of applications for certificates of public convenience and necessity for facilities or for appeals of local government actions.</w:t>
      </w:r>
    </w:p>
    <w:p w14:paraId="785B30FF" w14:textId="77777777" w:rsidR="006030F9" w:rsidRPr="00E90A3A" w:rsidRDefault="006030F9" w:rsidP="00E90A3A">
      <w:pPr>
        <w:pStyle w:val="par2"/>
      </w:pPr>
      <w:r w:rsidRPr="00E90A3A">
        <w:t>(II)</w:t>
      </w:r>
      <w:r w:rsidRPr="00E90A3A">
        <w:tab/>
        <w:t>Paragraph 3006(j) concerning the filing of electric resource planning reports.</w:t>
      </w:r>
    </w:p>
    <w:p w14:paraId="5D73AD5B" w14:textId="77777777" w:rsidR="006030F9" w:rsidRPr="00E90A3A" w:rsidRDefault="006030F9" w:rsidP="00E90A3A">
      <w:pPr>
        <w:pStyle w:val="par2"/>
      </w:pPr>
      <w:proofErr w:type="gramStart"/>
      <w:r w:rsidRPr="00E90A3A">
        <w:t>(III)</w:t>
      </w:r>
      <w:r w:rsidRPr="00E90A3A">
        <w:tab/>
        <w:t>Rule</w:t>
      </w:r>
      <w:proofErr w:type="gramEnd"/>
      <w:r w:rsidRPr="00E90A3A">
        <w:t xml:space="preserve"> 3102 concerning applications for certificates of public convenience and necessity for facilities.</w:t>
      </w:r>
    </w:p>
    <w:p w14:paraId="39CE6CAD" w14:textId="77777777" w:rsidR="006030F9" w:rsidRPr="00E90A3A" w:rsidRDefault="006030F9" w:rsidP="00E90A3A">
      <w:pPr>
        <w:pStyle w:val="par2"/>
      </w:pPr>
      <w:r w:rsidRPr="00E90A3A">
        <w:t>(IV)</w:t>
      </w:r>
      <w:r w:rsidRPr="00E90A3A">
        <w:tab/>
        <w:t>Rule 3103 concerning amendments to certificates of public convenience and necessity for facilities.</w:t>
      </w:r>
    </w:p>
    <w:p w14:paraId="3F2C02E9" w14:textId="77777777" w:rsidR="006030F9" w:rsidRPr="00E90A3A" w:rsidRDefault="006030F9" w:rsidP="00E90A3A">
      <w:pPr>
        <w:pStyle w:val="par2"/>
      </w:pPr>
      <w:r w:rsidRPr="00E90A3A">
        <w:t>(V)</w:t>
      </w:r>
      <w:r w:rsidRPr="00E90A3A">
        <w:tab/>
        <w:t>Rule 3104 concerning application to transfer, to obtain a controlling interest, or to merger with another entity.</w:t>
      </w:r>
    </w:p>
    <w:p w14:paraId="16788B39" w14:textId="77777777" w:rsidR="006030F9" w:rsidRPr="00E90A3A" w:rsidRDefault="006030F9" w:rsidP="00E90A3A">
      <w:pPr>
        <w:pStyle w:val="par2"/>
      </w:pPr>
      <w:r w:rsidRPr="00E90A3A">
        <w:t>(VI)</w:t>
      </w:r>
      <w:r w:rsidRPr="00E90A3A">
        <w:tab/>
        <w:t>Rule 3200 concerning construction, installation, maintenance, and operation of facilities.</w:t>
      </w:r>
    </w:p>
    <w:p w14:paraId="2981D6BC" w14:textId="77777777" w:rsidR="006030F9" w:rsidRPr="00E90A3A" w:rsidRDefault="006030F9" w:rsidP="00E90A3A">
      <w:pPr>
        <w:pStyle w:val="par2"/>
      </w:pPr>
      <w:r w:rsidRPr="00E90A3A">
        <w:t>(VII)</w:t>
      </w:r>
      <w:r w:rsidRPr="00E90A3A">
        <w:tab/>
        <w:t>Rule 3204 concerning incidents occurring in connection with the operation of facilities.</w:t>
      </w:r>
    </w:p>
    <w:p w14:paraId="7517B9A5" w14:textId="77777777" w:rsidR="006030F9" w:rsidRPr="00E90A3A" w:rsidRDefault="006030F9" w:rsidP="00E90A3A">
      <w:pPr>
        <w:pStyle w:val="par2"/>
      </w:pPr>
      <w:r w:rsidRPr="00E90A3A">
        <w:t>(VIII)</w:t>
      </w:r>
      <w:r w:rsidRPr="00E90A3A">
        <w:tab/>
        <w:t>Rule 3205 concerning construction or expansion of generating capacity.</w:t>
      </w:r>
    </w:p>
    <w:p w14:paraId="2A39D67E" w14:textId="77777777" w:rsidR="006030F9" w:rsidRPr="00E90A3A" w:rsidRDefault="006030F9" w:rsidP="00E90A3A">
      <w:pPr>
        <w:pStyle w:val="par2"/>
      </w:pPr>
      <w:r w:rsidRPr="00E90A3A">
        <w:t>(IX)</w:t>
      </w:r>
      <w:r w:rsidRPr="00E90A3A">
        <w:tab/>
        <w:t>Rule 3206 concerning construction or extension of transmission facilities.</w:t>
      </w:r>
    </w:p>
    <w:p w14:paraId="07E67AD1" w14:textId="77777777" w:rsidR="006030F9" w:rsidRPr="00E90A3A" w:rsidRDefault="006030F9" w:rsidP="00E90A3A">
      <w:pPr>
        <w:pStyle w:val="par2"/>
      </w:pPr>
      <w:r w:rsidRPr="00E90A3A">
        <w:t>(X)</w:t>
      </w:r>
      <w:r w:rsidRPr="00E90A3A">
        <w:tab/>
        <w:t>Paragraph 3253(a) concerning major event reporting.</w:t>
      </w:r>
    </w:p>
    <w:p w14:paraId="30024BA4" w14:textId="77777777" w:rsidR="006030F9" w:rsidRPr="00E90A3A" w:rsidRDefault="006030F9" w:rsidP="00E90A3A">
      <w:pPr>
        <w:pStyle w:val="par2"/>
      </w:pPr>
      <w:r w:rsidRPr="00E90A3A">
        <w:t>(XI)</w:t>
      </w:r>
      <w:r w:rsidRPr="00E90A3A">
        <w:tab/>
        <w:t>Rules 3602, 3605, and 3618(a) concerning electric resource planning.</w:t>
      </w:r>
    </w:p>
    <w:p w14:paraId="631C9064" w14:textId="77777777" w:rsidR="006030F9" w:rsidRPr="00E90A3A" w:rsidRDefault="006030F9" w:rsidP="00E90A3A">
      <w:pPr>
        <w:pStyle w:val="par2"/>
      </w:pPr>
      <w:r w:rsidRPr="00E90A3A">
        <w:t>(XII)</w:t>
      </w:r>
      <w:r w:rsidRPr="00E90A3A">
        <w:tab/>
        <w:t>Rules 3650(e), 3651, 3652, 3662(f), and 3668(d) concerning the RES.</w:t>
      </w:r>
    </w:p>
    <w:p w14:paraId="59DC46E9" w14:textId="77777777" w:rsidR="006030F9" w:rsidRPr="00E90A3A" w:rsidRDefault="006030F9" w:rsidP="00E90A3A">
      <w:pPr>
        <w:pStyle w:val="par2"/>
      </w:pPr>
      <w:r w:rsidRPr="00E90A3A">
        <w:t>(XIII)</w:t>
      </w:r>
      <w:r w:rsidRPr="00E90A3A">
        <w:tab/>
        <w:t>Rules 3700 through 3707 concerning appeals of local government actions.</w:t>
      </w:r>
    </w:p>
    <w:p w14:paraId="729938C6" w14:textId="77777777" w:rsidR="006030F9" w:rsidRPr="00E90A3A" w:rsidRDefault="006030F9" w:rsidP="00E90A3A">
      <w:pPr>
        <w:pStyle w:val="par2"/>
      </w:pPr>
      <w:r w:rsidRPr="00E90A3A">
        <w:t>(XIV)</w:t>
      </w:r>
      <w:r w:rsidRPr="00E90A3A">
        <w:tab/>
        <w:t>Rules 3750 through 3757 concerning regional electricity market participation.</w:t>
      </w:r>
    </w:p>
    <w:p w14:paraId="7B2405DA" w14:textId="77777777" w:rsidR="006030F9" w:rsidRPr="00E90A3A" w:rsidRDefault="006030F9" w:rsidP="00E90A3A">
      <w:pPr>
        <w:pStyle w:val="par1"/>
      </w:pPr>
      <w:r w:rsidRPr="00E90A3A">
        <w:lastRenderedPageBreak/>
        <w:t>(d)</w:t>
      </w:r>
      <w:r w:rsidRPr="00E90A3A">
        <w:tab/>
        <w:t xml:space="preserve">The following rules in this Part 3 shall apply to municipally owned utilities, which are qualifying retail utilities: </w:t>
      </w:r>
    </w:p>
    <w:p w14:paraId="30017B33" w14:textId="77777777" w:rsidR="006030F9" w:rsidRPr="00E90A3A" w:rsidRDefault="006030F9" w:rsidP="00E90A3A">
      <w:pPr>
        <w:pStyle w:val="par2"/>
      </w:pPr>
      <w:r w:rsidRPr="00E90A3A">
        <w:t>(I)</w:t>
      </w:r>
      <w:r w:rsidRPr="00E90A3A">
        <w:tab/>
        <w:t>Rules 3650(c), 3651, 3652, 3653, 3654(b), (c), (d) through (</w:t>
      </w:r>
      <w:proofErr w:type="spellStart"/>
      <w:r w:rsidRPr="00E90A3A">
        <w:t>i</w:t>
      </w:r>
      <w:proofErr w:type="spellEnd"/>
      <w:r w:rsidRPr="00E90A3A">
        <w:t>) and (l); 3659(a)(I) through (a)(V), (b), (d) through (</w:t>
      </w:r>
      <w:proofErr w:type="spellStart"/>
      <w:r w:rsidRPr="00E90A3A">
        <w:t>i</w:t>
      </w:r>
      <w:proofErr w:type="spellEnd"/>
      <w:r w:rsidRPr="00E90A3A">
        <w:t>), 3666, and 3668(d).</w:t>
      </w:r>
    </w:p>
    <w:p w14:paraId="43E028DF" w14:textId="77777777" w:rsidR="006030F9" w:rsidRPr="00E90A3A" w:rsidRDefault="006030F9" w:rsidP="00E90A3A">
      <w:pPr>
        <w:pStyle w:val="par1"/>
      </w:pPr>
      <w:r w:rsidRPr="00E90A3A">
        <w:t>(e)</w:t>
      </w:r>
      <w:r w:rsidRPr="00E90A3A">
        <w:tab/>
        <w:t xml:space="preserve">The following rules in </w:t>
      </w:r>
      <w:proofErr w:type="gramStart"/>
      <w:r w:rsidRPr="00E90A3A">
        <w:t>this Part</w:t>
      </w:r>
      <w:proofErr w:type="gramEnd"/>
      <w:r w:rsidRPr="00E90A3A">
        <w:t xml:space="preserve"> </w:t>
      </w:r>
      <w:proofErr w:type="gramStart"/>
      <w:r w:rsidRPr="00E90A3A">
        <w:t>3 shall</w:t>
      </w:r>
      <w:proofErr w:type="gramEnd"/>
      <w:r w:rsidRPr="00E90A3A">
        <w:t xml:space="preserve"> apply to municipally owned utilities which are not qualifying retail utilities.</w:t>
      </w:r>
    </w:p>
    <w:p w14:paraId="256DB510" w14:textId="55CF4EA8" w:rsidR="006030F9" w:rsidRPr="00E90A3A" w:rsidRDefault="006030F9" w:rsidP="00E90A3A">
      <w:pPr>
        <w:pStyle w:val="par2"/>
      </w:pPr>
      <w:r w:rsidRPr="00E90A3A">
        <w:t>(I)</w:t>
      </w:r>
      <w:r w:rsidRPr="00E90A3A">
        <w:tab/>
        <w:t>Paragraph 3650(d).</w:t>
      </w:r>
      <w:bookmarkEnd w:id="7"/>
    </w:p>
    <w:p w14:paraId="60ED7E9B" w14:textId="77777777" w:rsidR="001837E4" w:rsidRPr="00E55212" w:rsidRDefault="00A51536" w:rsidP="00E55212">
      <w:pPr>
        <w:pStyle w:val="Title3"/>
        <w:rPr>
          <w:szCs w:val="24"/>
        </w:rPr>
      </w:pPr>
      <w:bookmarkStart w:id="12" w:name="_Toc235617277"/>
      <w:r w:rsidRPr="00E55212">
        <w:rPr>
          <w:szCs w:val="24"/>
        </w:rPr>
        <w:t>3001.</w:t>
      </w:r>
      <w:r w:rsidRPr="00E55212">
        <w:rPr>
          <w:szCs w:val="24"/>
        </w:rPr>
        <w:tab/>
        <w:t>Definitions.</w:t>
      </w:r>
      <w:bookmarkEnd w:id="12"/>
    </w:p>
    <w:p w14:paraId="121EDB33" w14:textId="77777777" w:rsidR="001837E4" w:rsidRPr="00E55212" w:rsidRDefault="00A51536" w:rsidP="00E55212">
      <w:pPr>
        <w:pStyle w:val="upar1"/>
        <w:rPr>
          <w:szCs w:val="24"/>
        </w:rPr>
      </w:pPr>
      <w:r w:rsidRPr="00E55212">
        <w:rPr>
          <w:szCs w:val="24"/>
        </w:rPr>
        <w:t xml:space="preserve">The following definitions apply throughout </w:t>
      </w:r>
      <w:proofErr w:type="gramStart"/>
      <w:r w:rsidRPr="00E55212">
        <w:rPr>
          <w:szCs w:val="24"/>
        </w:rPr>
        <w:t>this Part</w:t>
      </w:r>
      <w:proofErr w:type="gramEnd"/>
      <w:r w:rsidRPr="00E55212">
        <w:rPr>
          <w:szCs w:val="24"/>
        </w:rPr>
        <w:t xml:space="preserve"> 3, except where a specific rule or statute provides otherwise.  In addition to the definitions here, the definitions found in the Public Utilities Law and Part 1 apply to these rules.  In the event of a conflict between these definitions and a statutory definition, the statutory definition shall apply.  In the event of a conflict between these definitions and a definition in Part 1, these definitions shall apply.</w:t>
      </w:r>
    </w:p>
    <w:p w14:paraId="44CBF3AA" w14:textId="77777777" w:rsidR="001837E4" w:rsidRPr="00E90A3A" w:rsidRDefault="00A51536" w:rsidP="00E90A3A">
      <w:pPr>
        <w:pStyle w:val="par1"/>
      </w:pPr>
      <w:r w:rsidRPr="00E90A3A">
        <w:t>(a)</w:t>
      </w:r>
      <w:r w:rsidRPr="00E90A3A">
        <w:tab/>
        <w:t>"Advanced metering infrastructure" means an integrated system of smart electric utility meters and communication networks that enables two-way communication between an electric utility's data systems and the meter's internet protocol address and allows the electric utility to measure electricity usage and/or connect or disconnect service remotely.</w:t>
      </w:r>
    </w:p>
    <w:p w14:paraId="5F4FAD2D" w14:textId="60F109A8" w:rsidR="001837E4" w:rsidRPr="00E90A3A" w:rsidRDefault="00A51536" w:rsidP="00E90A3A">
      <w:pPr>
        <w:pStyle w:val="par1"/>
      </w:pPr>
      <w:ins w:id="13" w:author="Author">
        <w:r w:rsidRPr="00E90A3A">
          <w:t>(b)</w:t>
        </w:r>
        <w:r w:rsidRPr="00E90A3A">
          <w:tab/>
          <w:t xml:space="preserve">“Affordable </w:t>
        </w:r>
        <w:r w:rsidR="00416BC7">
          <w:t>h</w:t>
        </w:r>
        <w:r w:rsidRPr="00E90A3A">
          <w:t>ousing” means housing that:</w:t>
        </w:r>
      </w:ins>
    </w:p>
    <w:p w14:paraId="0EB3912F" w14:textId="596C6411" w:rsidR="001837E4" w:rsidRPr="00E90A3A" w:rsidRDefault="00A51536" w:rsidP="00E90A3A">
      <w:pPr>
        <w:pStyle w:val="par2"/>
      </w:pPr>
      <w:ins w:id="14" w:author="Author">
        <w:r w:rsidRPr="00E90A3A">
          <w:t>(</w:t>
        </w:r>
        <w:r w:rsidR="00E55212" w:rsidRPr="00E90A3A">
          <w:t>I</w:t>
        </w:r>
        <w:r w:rsidRPr="00E90A3A">
          <w:t>)</w:t>
        </w:r>
        <w:r w:rsidRPr="00E90A3A">
          <w:tab/>
          <w:t>has received loans, grants, equity, bonds, or tax credits from any source to support the creation, preservation, or rehabilitation of affordable housing that, as a condition of funding, encumbers the property with a restricted use covenant or similar recorded agreement to ensure affordability; or has been income restricted under a local inclusionary zoning ordinance or other regulation or program;</w:t>
        </w:r>
      </w:ins>
    </w:p>
    <w:p w14:paraId="19D578E4" w14:textId="7B70EF3F" w:rsidR="001837E4" w:rsidRPr="00E90A3A" w:rsidRDefault="00A51536" w:rsidP="00E90A3A">
      <w:pPr>
        <w:pStyle w:val="par2"/>
      </w:pPr>
      <w:ins w:id="15" w:author="Author">
        <w:r w:rsidRPr="00E90A3A">
          <w:t>(</w:t>
        </w:r>
        <w:r w:rsidR="00E55212" w:rsidRPr="00E90A3A">
          <w:t>II</w:t>
        </w:r>
        <w:r w:rsidRPr="00E90A3A">
          <w:t>)</w:t>
        </w:r>
        <w:r w:rsidRPr="00E90A3A">
          <w:tab/>
        </w:r>
        <w:r w:rsidR="00A92CBD" w:rsidRPr="00E90A3A">
          <w:t>r</w:t>
        </w:r>
        <w:r w:rsidRPr="00E90A3A">
          <w:t>estricts or limits maximum rental or sale price for households of any given size at a given area median income, as established annually by the United States Department of Housing and Urban Development; and</w:t>
        </w:r>
      </w:ins>
    </w:p>
    <w:p w14:paraId="2D8B7AE0" w14:textId="2CF49E68" w:rsidR="001837E4" w:rsidRPr="00E90A3A" w:rsidRDefault="00A51536" w:rsidP="00E90A3A">
      <w:pPr>
        <w:pStyle w:val="par2"/>
      </w:pPr>
      <w:ins w:id="16" w:author="Author">
        <w:r w:rsidRPr="00E90A3A">
          <w:t>(</w:t>
        </w:r>
        <w:r w:rsidR="00E55212" w:rsidRPr="00E90A3A">
          <w:t>III)</w:t>
        </w:r>
        <w:r w:rsidRPr="00E90A3A">
          <w:tab/>
        </w:r>
        <w:r w:rsidR="00A92CBD" w:rsidRPr="00E90A3A">
          <w:t>e</w:t>
        </w:r>
        <w:r w:rsidRPr="00E90A3A">
          <w:t>nsures occupancy by low- to moderate-income households for a specified period detailed in a restrictive use covenant or similar recorded agreement.</w:t>
        </w:r>
      </w:ins>
    </w:p>
    <w:p w14:paraId="5AF5B81E" w14:textId="3F5846C5" w:rsidR="001837E4" w:rsidRPr="00E55212" w:rsidRDefault="00A51536">
      <w:pPr>
        <w:pStyle w:val="par1"/>
        <w:rPr>
          <w:rFonts w:cs="Arial"/>
        </w:rPr>
        <w:pPrChange w:id="17" w:author="Author">
          <w:pPr>
            <w:widowControl w:val="0"/>
            <w:pBdr>
              <w:top w:val="nil"/>
              <w:left w:val="nil"/>
              <w:bottom w:val="nil"/>
              <w:right w:val="nil"/>
              <w:between w:val="nil"/>
            </w:pBdr>
            <w:tabs>
              <w:tab w:val="left" w:pos="720"/>
              <w:tab w:val="left" w:pos="1440"/>
              <w:tab w:val="left" w:pos="2160"/>
            </w:tabs>
            <w:spacing w:before="240" w:after="0" w:line="240" w:lineRule="auto"/>
            <w:ind w:left="720" w:hanging="720"/>
          </w:pPr>
        </w:pPrChange>
      </w:pPr>
      <w:r w:rsidRPr="00E55212">
        <w:rPr>
          <w:rFonts w:cs="Arial"/>
        </w:rPr>
        <w:lastRenderedPageBreak/>
        <w:t>(</w:t>
      </w:r>
      <w:ins w:id="18" w:author="Author">
        <w:r w:rsidRPr="00E55212">
          <w:rPr>
            <w:rFonts w:cs="Arial"/>
          </w:rPr>
          <w:t>c</w:t>
        </w:r>
      </w:ins>
      <w:del w:id="19" w:author="Author">
        <w:r w:rsidRPr="00E55212">
          <w:rPr>
            <w:rFonts w:cs="Arial"/>
          </w:rPr>
          <w:delText>b</w:delText>
        </w:r>
      </w:del>
      <w:r w:rsidRPr="00E55212">
        <w:rPr>
          <w:rFonts w:cs="Arial"/>
        </w:rPr>
        <w:t>)</w:t>
      </w:r>
      <w:r w:rsidRPr="00E55212">
        <w:rPr>
          <w:rFonts w:cs="Arial"/>
        </w:rPr>
        <w:tab/>
        <w:t>"Affiliate" of a utility means a subsidiary of a utility, a parent corporation of a public utility, a joint venture organized as a separate corporation or partnership to the extent of the individual utility’s involvement with the joint venture, a subsidiary of a parent corporation of a utility or where the utility or the parent corporation has a controlling interest over an entity.</w:t>
      </w:r>
    </w:p>
    <w:p w14:paraId="1FA54173" w14:textId="76C9351B" w:rsidR="001837E4" w:rsidRPr="00E55212" w:rsidRDefault="00A51536">
      <w:pPr>
        <w:pStyle w:val="par1"/>
        <w:rPr>
          <w:rFonts w:cs="Arial"/>
        </w:rPr>
        <w:pPrChange w:id="20" w:author="Author">
          <w:pPr>
            <w:widowControl w:val="0"/>
            <w:pBdr>
              <w:top w:val="nil"/>
              <w:left w:val="nil"/>
              <w:bottom w:val="nil"/>
              <w:right w:val="nil"/>
              <w:between w:val="nil"/>
            </w:pBdr>
            <w:tabs>
              <w:tab w:val="left" w:pos="720"/>
              <w:tab w:val="left" w:pos="1440"/>
              <w:tab w:val="left" w:pos="2160"/>
            </w:tabs>
            <w:spacing w:before="240" w:after="0" w:line="240" w:lineRule="auto"/>
            <w:ind w:left="720" w:hanging="720"/>
          </w:pPr>
        </w:pPrChange>
      </w:pPr>
      <w:r w:rsidRPr="00E55212">
        <w:rPr>
          <w:rFonts w:cs="Arial"/>
        </w:rPr>
        <w:t>(</w:t>
      </w:r>
      <w:ins w:id="21" w:author="Author">
        <w:r w:rsidRPr="00E55212">
          <w:rPr>
            <w:rFonts w:cs="Arial"/>
          </w:rPr>
          <w:t>d</w:t>
        </w:r>
      </w:ins>
      <w:del w:id="22" w:author="Author">
        <w:r w:rsidRPr="00E55212">
          <w:rPr>
            <w:rFonts w:cs="Arial"/>
          </w:rPr>
          <w:delText>c</w:delText>
        </w:r>
      </w:del>
      <w:r w:rsidRPr="00E55212">
        <w:rPr>
          <w:rFonts w:cs="Arial"/>
        </w:rPr>
        <w:t>)</w:t>
      </w:r>
      <w:r w:rsidRPr="00E55212">
        <w:rPr>
          <w:rFonts w:cs="Arial"/>
        </w:rPr>
        <w:tab/>
        <w:t xml:space="preserve">"Aggregated data" means customer data, alone or in combination with non-customer data, resulting from processing (e.g., average of a group of customers) and/or the compilation of customer data of one or more customers from which all unique identifiers and personal information </w:t>
      </w:r>
      <w:proofErr w:type="gramStart"/>
      <w:r w:rsidRPr="00E55212">
        <w:rPr>
          <w:rFonts w:cs="Arial"/>
        </w:rPr>
        <w:t>has</w:t>
      </w:r>
      <w:proofErr w:type="gramEnd"/>
      <w:r w:rsidRPr="00E55212">
        <w:rPr>
          <w:rFonts w:cs="Arial"/>
        </w:rPr>
        <w:t xml:space="preserve"> been removed.</w:t>
      </w:r>
    </w:p>
    <w:p w14:paraId="21CC977F" w14:textId="4E5A89EF" w:rsidR="001837E4" w:rsidRPr="00E55212" w:rsidRDefault="00A51536">
      <w:pPr>
        <w:pStyle w:val="par1"/>
        <w:rPr>
          <w:rFonts w:cs="Arial"/>
        </w:rPr>
        <w:pPrChange w:id="23" w:author="Author">
          <w:pPr>
            <w:widowControl w:val="0"/>
            <w:pBdr>
              <w:top w:val="nil"/>
              <w:left w:val="nil"/>
              <w:bottom w:val="nil"/>
              <w:right w:val="nil"/>
              <w:between w:val="nil"/>
            </w:pBdr>
            <w:tabs>
              <w:tab w:val="left" w:pos="720"/>
              <w:tab w:val="left" w:pos="1440"/>
              <w:tab w:val="left" w:pos="2160"/>
            </w:tabs>
            <w:spacing w:before="240" w:after="0" w:line="240" w:lineRule="auto"/>
            <w:ind w:left="720" w:hanging="720"/>
          </w:pPr>
        </w:pPrChange>
      </w:pPr>
      <w:ins w:id="24" w:author="Author">
        <w:r w:rsidRPr="00E55212">
          <w:rPr>
            <w:rFonts w:cs="Arial"/>
          </w:rPr>
          <w:t>(e)</w:t>
        </w:r>
        <w:r w:rsidRPr="00E55212">
          <w:rPr>
            <w:rFonts w:cs="Arial"/>
          </w:rPr>
          <w:tab/>
          <w:t>“All</w:t>
        </w:r>
        <w:r w:rsidR="001C3D6E" w:rsidRPr="00E55212">
          <w:rPr>
            <w:rFonts w:cs="Arial"/>
          </w:rPr>
          <w:t>-</w:t>
        </w:r>
        <w:r w:rsidRPr="00E55212">
          <w:rPr>
            <w:rFonts w:cs="Arial"/>
          </w:rPr>
          <w:t xml:space="preserve">electric homes” means housing, including affordable housing, that exclusively uses electricity for end uses. </w:t>
        </w:r>
        <w:r w:rsidR="00416BC7">
          <w:rPr>
            <w:rFonts w:cs="Arial"/>
          </w:rPr>
          <w:t xml:space="preserve"> </w:t>
        </w:r>
        <w:r w:rsidRPr="00E55212">
          <w:rPr>
            <w:rFonts w:cs="Arial"/>
          </w:rPr>
          <w:t>Construction plans for new all</w:t>
        </w:r>
        <w:r w:rsidR="00416BC7">
          <w:rPr>
            <w:rFonts w:cs="Arial"/>
          </w:rPr>
          <w:t>-</w:t>
        </w:r>
        <w:r w:rsidRPr="00E55212">
          <w:rPr>
            <w:rFonts w:cs="Arial"/>
          </w:rPr>
          <w:t xml:space="preserve">electric homes may not include </w:t>
        </w:r>
        <w:r w:rsidR="00BE58DD" w:rsidRPr="00E55212">
          <w:rPr>
            <w:rFonts w:cs="Arial"/>
          </w:rPr>
          <w:t xml:space="preserve">interconnection </w:t>
        </w:r>
        <w:proofErr w:type="gramStart"/>
        <w:r w:rsidR="00BE58DD" w:rsidRPr="00E55212">
          <w:rPr>
            <w:rFonts w:cs="Arial"/>
          </w:rPr>
          <w:t>to</w:t>
        </w:r>
        <w:proofErr w:type="gramEnd"/>
        <w:r w:rsidR="00BE58DD" w:rsidRPr="00E55212">
          <w:rPr>
            <w:rFonts w:cs="Arial"/>
          </w:rPr>
          <w:t xml:space="preserve"> the gas distribution system</w:t>
        </w:r>
        <w:r w:rsidRPr="00E55212">
          <w:rPr>
            <w:rFonts w:cs="Arial"/>
          </w:rPr>
          <w:t>.</w:t>
        </w:r>
      </w:ins>
    </w:p>
    <w:p w14:paraId="40DC97E3" w14:textId="12466884" w:rsidR="001837E4" w:rsidRPr="00E55212" w:rsidRDefault="00A51536">
      <w:pPr>
        <w:pStyle w:val="par1"/>
        <w:rPr>
          <w:rFonts w:cs="Arial"/>
        </w:rPr>
        <w:pPrChange w:id="25" w:author="Author">
          <w:pPr>
            <w:widowControl w:val="0"/>
            <w:pBdr>
              <w:top w:val="nil"/>
              <w:left w:val="nil"/>
              <w:bottom w:val="nil"/>
              <w:right w:val="nil"/>
              <w:between w:val="nil"/>
            </w:pBdr>
            <w:tabs>
              <w:tab w:val="left" w:pos="720"/>
              <w:tab w:val="left" w:pos="1440"/>
              <w:tab w:val="left" w:pos="2160"/>
            </w:tabs>
            <w:spacing w:before="240" w:after="0" w:line="240" w:lineRule="auto"/>
            <w:ind w:left="720" w:hanging="720"/>
          </w:pPr>
        </w:pPrChange>
      </w:pPr>
      <w:r w:rsidRPr="00E55212">
        <w:rPr>
          <w:rFonts w:cs="Arial"/>
        </w:rPr>
        <w:t>(</w:t>
      </w:r>
      <w:ins w:id="26" w:author="Author">
        <w:r w:rsidR="00FC1397" w:rsidRPr="00E55212">
          <w:rPr>
            <w:rFonts w:cs="Arial"/>
          </w:rPr>
          <w:t>f</w:t>
        </w:r>
      </w:ins>
      <w:del w:id="27" w:author="Author">
        <w:r w:rsidRPr="00E55212">
          <w:rPr>
            <w:rFonts w:cs="Arial"/>
          </w:rPr>
          <w:delText>d</w:delText>
        </w:r>
      </w:del>
      <w:r w:rsidRPr="00E55212">
        <w:rPr>
          <w:rFonts w:cs="Arial"/>
        </w:rPr>
        <w:t>)</w:t>
      </w:r>
      <w:r w:rsidRPr="00E55212">
        <w:rPr>
          <w:rFonts w:cs="Arial"/>
        </w:rPr>
        <w:tab/>
        <w:t>"Applicant for service" means a person who applies for utility service and who either has taken no previous utility service from that utility or has not taken utility service from that utility within the most recent 30 days.</w:t>
      </w:r>
    </w:p>
    <w:p w14:paraId="69BBB482" w14:textId="156511FF" w:rsidR="001837E4" w:rsidRPr="00E55212" w:rsidRDefault="00A51536">
      <w:pPr>
        <w:pStyle w:val="par1"/>
        <w:rPr>
          <w:rFonts w:cs="Arial"/>
        </w:rPr>
        <w:pPrChange w:id="28" w:author="Author">
          <w:pPr>
            <w:widowControl w:val="0"/>
            <w:pBdr>
              <w:top w:val="nil"/>
              <w:left w:val="nil"/>
              <w:bottom w:val="nil"/>
              <w:right w:val="nil"/>
              <w:between w:val="nil"/>
            </w:pBdr>
            <w:tabs>
              <w:tab w:val="left" w:pos="720"/>
              <w:tab w:val="left" w:pos="1440"/>
              <w:tab w:val="left" w:pos="2160"/>
            </w:tabs>
            <w:spacing w:before="240" w:after="0" w:line="240" w:lineRule="auto"/>
            <w:ind w:left="720" w:hanging="720"/>
          </w:pPr>
        </w:pPrChange>
      </w:pPr>
      <w:r w:rsidRPr="00E55212">
        <w:rPr>
          <w:rFonts w:cs="Arial"/>
        </w:rPr>
        <w:t>(</w:t>
      </w:r>
      <w:ins w:id="29" w:author="Author">
        <w:r w:rsidR="00FC1397" w:rsidRPr="00E55212">
          <w:rPr>
            <w:rFonts w:cs="Arial"/>
          </w:rPr>
          <w:t>g</w:t>
        </w:r>
      </w:ins>
      <w:del w:id="30" w:author="Author">
        <w:r w:rsidRPr="00E55212">
          <w:rPr>
            <w:rFonts w:cs="Arial"/>
          </w:rPr>
          <w:delText>e</w:delText>
        </w:r>
      </w:del>
      <w:r w:rsidRPr="00E55212">
        <w:rPr>
          <w:rFonts w:cs="Arial"/>
        </w:rPr>
        <w:t>)</w:t>
      </w:r>
      <w:r w:rsidRPr="00E55212">
        <w:rPr>
          <w:rFonts w:cs="Arial"/>
        </w:rPr>
        <w:tab/>
        <w:t>"Base rate" means charges used to recover costs of utility infrastructure and operations, including a return on capital investment, not otherwise recovered through a utility rate adjustment mechanism.</w:t>
      </w:r>
    </w:p>
    <w:p w14:paraId="6108BF48" w14:textId="35A9ABDF" w:rsidR="001837E4" w:rsidRPr="00E55212" w:rsidRDefault="00A51536">
      <w:pPr>
        <w:pStyle w:val="par1"/>
        <w:rPr>
          <w:rFonts w:cs="Arial"/>
        </w:rPr>
        <w:pPrChange w:id="31" w:author="Author">
          <w:pPr>
            <w:widowControl w:val="0"/>
            <w:pBdr>
              <w:top w:val="nil"/>
              <w:left w:val="nil"/>
              <w:bottom w:val="nil"/>
              <w:right w:val="nil"/>
              <w:between w:val="nil"/>
            </w:pBdr>
            <w:tabs>
              <w:tab w:val="left" w:pos="720"/>
              <w:tab w:val="left" w:pos="1440"/>
              <w:tab w:val="left" w:pos="2160"/>
            </w:tabs>
            <w:spacing w:before="240" w:after="0" w:line="240" w:lineRule="auto"/>
            <w:ind w:left="720" w:hanging="720"/>
          </w:pPr>
        </w:pPrChange>
      </w:pPr>
      <w:r w:rsidRPr="00E55212">
        <w:rPr>
          <w:rFonts w:cs="Arial"/>
        </w:rPr>
        <w:t>(</w:t>
      </w:r>
      <w:del w:id="32" w:author="Author">
        <w:r w:rsidRPr="00E55212">
          <w:rPr>
            <w:rFonts w:cs="Arial"/>
          </w:rPr>
          <w:delText>f</w:delText>
        </w:r>
      </w:del>
      <w:ins w:id="33" w:author="Author">
        <w:r w:rsidR="00FC1397" w:rsidRPr="00E55212">
          <w:rPr>
            <w:rFonts w:cs="Arial"/>
          </w:rPr>
          <w:t>h</w:t>
        </w:r>
      </w:ins>
      <w:r w:rsidRPr="00E55212">
        <w:rPr>
          <w:rFonts w:cs="Arial"/>
        </w:rPr>
        <w:t>)</w:t>
      </w:r>
      <w:r w:rsidRPr="00E55212">
        <w:rPr>
          <w:rFonts w:cs="Arial"/>
        </w:rPr>
        <w:tab/>
        <w:t>"Basis point" means one-hundredth of a percentage point (100 basis points = one percent).</w:t>
      </w:r>
    </w:p>
    <w:p w14:paraId="279F281E" w14:textId="1786ABA6" w:rsidR="001837E4" w:rsidRPr="00E55212" w:rsidRDefault="00A51536">
      <w:pPr>
        <w:pStyle w:val="par1"/>
        <w:rPr>
          <w:rFonts w:cs="Arial"/>
        </w:rPr>
        <w:pPrChange w:id="34" w:author="Author">
          <w:pPr>
            <w:widowControl w:val="0"/>
            <w:pBdr>
              <w:top w:val="nil"/>
              <w:left w:val="nil"/>
              <w:bottom w:val="nil"/>
              <w:right w:val="nil"/>
              <w:between w:val="nil"/>
            </w:pBdr>
            <w:tabs>
              <w:tab w:val="left" w:pos="720"/>
              <w:tab w:val="left" w:pos="1440"/>
              <w:tab w:val="left" w:pos="2160"/>
            </w:tabs>
            <w:spacing w:before="240" w:after="0" w:line="240" w:lineRule="auto"/>
            <w:ind w:left="720" w:hanging="720"/>
          </w:pPr>
        </w:pPrChange>
      </w:pPr>
      <w:r w:rsidRPr="00E55212">
        <w:rPr>
          <w:rFonts w:cs="Arial"/>
        </w:rPr>
        <w:t>(</w:t>
      </w:r>
      <w:proofErr w:type="spellStart"/>
      <w:ins w:id="35" w:author="Author">
        <w:r w:rsidR="00FC1397" w:rsidRPr="00E55212">
          <w:rPr>
            <w:rFonts w:cs="Arial"/>
          </w:rPr>
          <w:t>i</w:t>
        </w:r>
      </w:ins>
      <w:proofErr w:type="spellEnd"/>
      <w:del w:id="36" w:author="Author">
        <w:r w:rsidRPr="00E55212">
          <w:rPr>
            <w:rFonts w:cs="Arial"/>
          </w:rPr>
          <w:delText>g</w:delText>
        </w:r>
      </w:del>
      <w:r w:rsidRPr="00E55212">
        <w:rPr>
          <w:rFonts w:cs="Arial"/>
        </w:rPr>
        <w:t>)</w:t>
      </w:r>
      <w:r w:rsidRPr="00E55212">
        <w:rPr>
          <w:rFonts w:cs="Arial"/>
        </w:rPr>
        <w:tab/>
        <w:t>"Benefit of service" means the use of utility service by each person of legal age who resides at a premises to which service is delivered and who is not registered with the utility as the customer of record.</w:t>
      </w:r>
    </w:p>
    <w:p w14:paraId="1FD2BD26" w14:textId="2369A551" w:rsidR="001837E4" w:rsidRPr="00E55212" w:rsidRDefault="00A51536">
      <w:pPr>
        <w:pStyle w:val="par1"/>
        <w:rPr>
          <w:rFonts w:cs="Arial"/>
        </w:rPr>
        <w:pPrChange w:id="37" w:author="Author">
          <w:pPr>
            <w:widowControl w:val="0"/>
            <w:pBdr>
              <w:top w:val="nil"/>
              <w:left w:val="nil"/>
              <w:bottom w:val="nil"/>
              <w:right w:val="nil"/>
              <w:between w:val="nil"/>
            </w:pBdr>
            <w:tabs>
              <w:tab w:val="left" w:pos="720"/>
              <w:tab w:val="left" w:pos="1440"/>
              <w:tab w:val="left" w:pos="2160"/>
            </w:tabs>
            <w:spacing w:before="240" w:after="0" w:line="240" w:lineRule="auto"/>
            <w:ind w:left="720" w:hanging="720"/>
          </w:pPr>
        </w:pPrChange>
      </w:pPr>
      <w:r w:rsidRPr="00E55212">
        <w:rPr>
          <w:rFonts w:cs="Arial"/>
        </w:rPr>
        <w:t>(</w:t>
      </w:r>
      <w:ins w:id="38" w:author="Author">
        <w:r w:rsidR="00FC1397" w:rsidRPr="00E55212">
          <w:rPr>
            <w:rFonts w:cs="Arial"/>
          </w:rPr>
          <w:t>j</w:t>
        </w:r>
      </w:ins>
      <w:del w:id="39" w:author="Author">
        <w:r w:rsidRPr="00E55212">
          <w:rPr>
            <w:rFonts w:cs="Arial"/>
          </w:rPr>
          <w:delText>h</w:delText>
        </w:r>
      </w:del>
      <w:r w:rsidRPr="00E55212">
        <w:rPr>
          <w:rFonts w:cs="Arial"/>
        </w:rPr>
        <w:t>)</w:t>
      </w:r>
      <w:r w:rsidRPr="00E55212">
        <w:rPr>
          <w:rFonts w:cs="Arial"/>
        </w:rPr>
        <w:tab/>
        <w:t>"Commission" means the Colorado Public Utilities Commission.</w:t>
      </w:r>
    </w:p>
    <w:p w14:paraId="72AF21C2" w14:textId="6EC8FD46" w:rsidR="001837E4" w:rsidRPr="00E55212" w:rsidRDefault="00A51536">
      <w:pPr>
        <w:pStyle w:val="par1"/>
        <w:rPr>
          <w:rFonts w:cs="Arial"/>
        </w:rPr>
        <w:pPrChange w:id="40" w:author="Author">
          <w:pPr>
            <w:widowControl w:val="0"/>
            <w:pBdr>
              <w:top w:val="nil"/>
              <w:left w:val="nil"/>
              <w:bottom w:val="nil"/>
              <w:right w:val="nil"/>
              <w:between w:val="nil"/>
            </w:pBdr>
            <w:tabs>
              <w:tab w:val="left" w:pos="720"/>
              <w:tab w:val="left" w:pos="1440"/>
              <w:tab w:val="left" w:pos="2160"/>
            </w:tabs>
            <w:spacing w:before="240" w:after="0" w:line="240" w:lineRule="auto"/>
            <w:ind w:left="720" w:hanging="720"/>
          </w:pPr>
        </w:pPrChange>
      </w:pPr>
      <w:r w:rsidRPr="00E55212">
        <w:rPr>
          <w:rFonts w:cs="Arial"/>
        </w:rPr>
        <w:t>(</w:t>
      </w:r>
      <w:ins w:id="41" w:author="Author">
        <w:r w:rsidR="00FC1397" w:rsidRPr="00E55212">
          <w:rPr>
            <w:rFonts w:cs="Arial"/>
          </w:rPr>
          <w:t>k</w:t>
        </w:r>
      </w:ins>
      <w:del w:id="42" w:author="Author">
        <w:r w:rsidRPr="00E55212">
          <w:rPr>
            <w:rFonts w:cs="Arial"/>
          </w:rPr>
          <w:delText>i</w:delText>
        </w:r>
      </w:del>
      <w:r w:rsidRPr="00E55212">
        <w:rPr>
          <w:rFonts w:cs="Arial"/>
        </w:rPr>
        <w:t>)</w:t>
      </w:r>
      <w:r w:rsidRPr="00E55212">
        <w:rPr>
          <w:rFonts w:cs="Arial"/>
        </w:rPr>
        <w:tab/>
        <w:t>"Contracted agent" means any person that has contracted with a utility in compliance with rule 3030 to assist in the provision of regulated utility services (e.g., an affiliate or vendor).</w:t>
      </w:r>
    </w:p>
    <w:p w14:paraId="43AF1034" w14:textId="5B7CE7F6" w:rsidR="001837E4" w:rsidRPr="00E55212" w:rsidRDefault="00A51536">
      <w:pPr>
        <w:pStyle w:val="par1"/>
        <w:rPr>
          <w:rFonts w:cs="Arial"/>
        </w:rPr>
        <w:pPrChange w:id="43" w:author="Author">
          <w:pPr>
            <w:widowControl w:val="0"/>
            <w:pBdr>
              <w:top w:val="nil"/>
              <w:left w:val="nil"/>
              <w:bottom w:val="nil"/>
              <w:right w:val="nil"/>
              <w:between w:val="nil"/>
            </w:pBdr>
            <w:tabs>
              <w:tab w:val="left" w:pos="720"/>
              <w:tab w:val="left" w:pos="1440"/>
              <w:tab w:val="left" w:pos="2160"/>
            </w:tabs>
            <w:spacing w:before="240" w:after="0" w:line="240" w:lineRule="auto"/>
            <w:ind w:left="720" w:hanging="720"/>
          </w:pPr>
        </w:pPrChange>
      </w:pPr>
      <w:r w:rsidRPr="00E55212">
        <w:rPr>
          <w:rFonts w:cs="Arial"/>
        </w:rPr>
        <w:t>(</w:t>
      </w:r>
      <w:ins w:id="44" w:author="Author">
        <w:r w:rsidR="0008781C" w:rsidRPr="00E55212">
          <w:rPr>
            <w:rFonts w:cs="Arial"/>
          </w:rPr>
          <w:t>l</w:t>
        </w:r>
      </w:ins>
      <w:del w:id="45" w:author="Author">
        <w:r w:rsidRPr="00E55212">
          <w:rPr>
            <w:rFonts w:cs="Arial"/>
          </w:rPr>
          <w:delText>j</w:delText>
        </w:r>
      </w:del>
      <w:r w:rsidRPr="00E55212">
        <w:rPr>
          <w:rFonts w:cs="Arial"/>
        </w:rPr>
        <w:t>)</w:t>
      </w:r>
      <w:r w:rsidRPr="00E55212">
        <w:rPr>
          <w:rFonts w:cs="Arial"/>
        </w:rPr>
        <w:tab/>
        <w:t>“Craft labor certification” means all documentation and certification of payroll required for an energy sector public works project.</w:t>
      </w:r>
    </w:p>
    <w:p w14:paraId="2E0D7721" w14:textId="2ADC41B3" w:rsidR="001837E4" w:rsidRPr="00E55212" w:rsidRDefault="00A51536">
      <w:pPr>
        <w:pStyle w:val="par1"/>
        <w:rPr>
          <w:rFonts w:cs="Arial"/>
        </w:rPr>
        <w:pPrChange w:id="46" w:author="Author">
          <w:pPr>
            <w:widowControl w:val="0"/>
            <w:pBdr>
              <w:top w:val="nil"/>
              <w:left w:val="nil"/>
              <w:bottom w:val="nil"/>
              <w:right w:val="nil"/>
              <w:between w:val="nil"/>
            </w:pBdr>
            <w:tabs>
              <w:tab w:val="left" w:pos="720"/>
              <w:tab w:val="left" w:pos="1440"/>
              <w:tab w:val="left" w:pos="2160"/>
            </w:tabs>
            <w:spacing w:before="240" w:after="0" w:line="240" w:lineRule="auto"/>
            <w:ind w:left="720" w:hanging="720"/>
          </w:pPr>
        </w:pPrChange>
      </w:pPr>
      <w:r w:rsidRPr="00E55212">
        <w:rPr>
          <w:rFonts w:cs="Arial"/>
        </w:rPr>
        <w:t>(</w:t>
      </w:r>
      <w:ins w:id="47" w:author="Author">
        <w:r w:rsidR="0008781C" w:rsidRPr="00E55212">
          <w:rPr>
            <w:rFonts w:cs="Arial"/>
          </w:rPr>
          <w:t>m</w:t>
        </w:r>
      </w:ins>
      <w:del w:id="48" w:author="Author">
        <w:r w:rsidRPr="00E55212">
          <w:rPr>
            <w:rFonts w:cs="Arial"/>
          </w:rPr>
          <w:delText>k</w:delText>
        </w:r>
      </w:del>
      <w:r w:rsidRPr="00E55212">
        <w:rPr>
          <w:rFonts w:cs="Arial"/>
        </w:rPr>
        <w:t>)</w:t>
      </w:r>
      <w:r w:rsidRPr="00E55212">
        <w:rPr>
          <w:rFonts w:cs="Arial"/>
        </w:rPr>
        <w:tab/>
        <w:t xml:space="preserve">"Customer" means any person who is currently receiving utility service.  Any person who moves within a utility’s service territory and obtains utility service at a new location within 30 days shall be considered a "customer."  Unless stated in a </w:t>
      </w:r>
      <w:r w:rsidRPr="00E55212">
        <w:rPr>
          <w:rFonts w:cs="Arial"/>
        </w:rPr>
        <w:lastRenderedPageBreak/>
        <w:t>particular rule, "customer" applies to any class of customer as defined by the Commission or by utility tariff.</w:t>
      </w:r>
    </w:p>
    <w:p w14:paraId="559FF777" w14:textId="1B7E43C3" w:rsidR="001837E4" w:rsidRPr="00E55212" w:rsidRDefault="00A51536">
      <w:pPr>
        <w:pStyle w:val="par1"/>
        <w:rPr>
          <w:rFonts w:cs="Arial"/>
        </w:rPr>
        <w:pPrChange w:id="49" w:author="Author">
          <w:pPr>
            <w:widowControl w:val="0"/>
            <w:pBdr>
              <w:top w:val="nil"/>
              <w:left w:val="nil"/>
              <w:bottom w:val="nil"/>
              <w:right w:val="nil"/>
              <w:between w:val="nil"/>
            </w:pBdr>
            <w:tabs>
              <w:tab w:val="left" w:pos="720"/>
              <w:tab w:val="left" w:pos="1440"/>
              <w:tab w:val="left" w:pos="2160"/>
            </w:tabs>
            <w:spacing w:before="240" w:after="0" w:line="240" w:lineRule="auto"/>
            <w:ind w:left="720" w:hanging="720"/>
          </w:pPr>
        </w:pPrChange>
      </w:pPr>
      <w:r w:rsidRPr="00E55212">
        <w:rPr>
          <w:rFonts w:cs="Arial"/>
        </w:rPr>
        <w:t>(</w:t>
      </w:r>
      <w:ins w:id="50" w:author="Author">
        <w:r w:rsidR="00FC1397" w:rsidRPr="00E55212">
          <w:rPr>
            <w:rFonts w:cs="Arial"/>
          </w:rPr>
          <w:t>n</w:t>
        </w:r>
      </w:ins>
      <w:del w:id="51" w:author="Author">
        <w:r w:rsidRPr="00E55212">
          <w:rPr>
            <w:rFonts w:cs="Arial"/>
          </w:rPr>
          <w:delText>l</w:delText>
        </w:r>
      </w:del>
      <w:r w:rsidRPr="00E55212">
        <w:rPr>
          <w:rFonts w:cs="Arial"/>
        </w:rPr>
        <w:t>)</w:t>
      </w:r>
      <w:r w:rsidRPr="00E55212">
        <w:rPr>
          <w:rFonts w:cs="Arial"/>
        </w:rPr>
        <w:tab/>
        <w:t>"Customer data" means customer-specific data or information, excluding personal</w:t>
      </w:r>
      <w:r w:rsidRPr="00856016">
        <w:t xml:space="preserve"> </w:t>
      </w:r>
      <w:r w:rsidRPr="00E55212">
        <w:rPr>
          <w:rFonts w:cs="Arial"/>
        </w:rPr>
        <w:t>information as defined in paragraph 1004(x), that is:</w:t>
      </w:r>
    </w:p>
    <w:p w14:paraId="74E57F32" w14:textId="77777777" w:rsidR="001837E4" w:rsidRPr="00E55212" w:rsidRDefault="00A51536">
      <w:pPr>
        <w:pStyle w:val="par2"/>
        <w:pPrChange w:id="52" w:author="Author">
          <w:pPr>
            <w:widowControl w:val="0"/>
            <w:pBdr>
              <w:top w:val="nil"/>
              <w:left w:val="nil"/>
              <w:bottom w:val="nil"/>
              <w:right w:val="nil"/>
              <w:between w:val="nil"/>
            </w:pBdr>
            <w:tabs>
              <w:tab w:val="left" w:pos="720"/>
              <w:tab w:val="left" w:pos="1440"/>
              <w:tab w:val="left" w:pos="2160"/>
            </w:tabs>
            <w:spacing w:before="240" w:after="0" w:line="240" w:lineRule="auto"/>
            <w:ind w:left="1440" w:hanging="720"/>
          </w:pPr>
        </w:pPrChange>
      </w:pPr>
      <w:r w:rsidRPr="00E55212">
        <w:t>(I)</w:t>
      </w:r>
      <w:r w:rsidRPr="00E55212">
        <w:tab/>
        <w:t xml:space="preserve">collected from the electric meter by the utility and stored in its data systems (e.g., kWh, kW, voltage, VARs and power factor); </w:t>
      </w:r>
    </w:p>
    <w:p w14:paraId="234DA1BE" w14:textId="77777777" w:rsidR="001837E4" w:rsidRPr="00E55212" w:rsidRDefault="00A51536">
      <w:pPr>
        <w:pStyle w:val="par2"/>
        <w:pPrChange w:id="53" w:author="Author">
          <w:pPr>
            <w:widowControl w:val="0"/>
            <w:pBdr>
              <w:top w:val="nil"/>
              <w:left w:val="nil"/>
              <w:bottom w:val="nil"/>
              <w:right w:val="nil"/>
              <w:between w:val="nil"/>
            </w:pBdr>
            <w:tabs>
              <w:tab w:val="left" w:pos="720"/>
              <w:tab w:val="left" w:pos="1440"/>
              <w:tab w:val="left" w:pos="2160"/>
            </w:tabs>
            <w:spacing w:before="240" w:after="0" w:line="240" w:lineRule="auto"/>
            <w:ind w:left="1440" w:hanging="720"/>
          </w:pPr>
        </w:pPrChange>
      </w:pPr>
      <w:r w:rsidRPr="00E55212">
        <w:t>(II)</w:t>
      </w:r>
      <w:r w:rsidRPr="00E55212">
        <w:tab/>
        <w:t xml:space="preserve">combined with customer-specific energy usage information on bills issued to the customer for regulated utility service when not publicly or lawfully available to the </w:t>
      </w:r>
      <w:proofErr w:type="gramStart"/>
      <w:r w:rsidRPr="00E55212">
        <w:t>general public</w:t>
      </w:r>
      <w:proofErr w:type="gramEnd"/>
      <w:r w:rsidRPr="00E55212">
        <w:t>; or</w:t>
      </w:r>
    </w:p>
    <w:p w14:paraId="7442C42C" w14:textId="77777777" w:rsidR="001837E4" w:rsidRPr="00E55212" w:rsidRDefault="00A51536">
      <w:pPr>
        <w:pStyle w:val="par2"/>
        <w:pPrChange w:id="54" w:author="Author">
          <w:pPr>
            <w:widowControl w:val="0"/>
            <w:pBdr>
              <w:top w:val="nil"/>
              <w:left w:val="nil"/>
              <w:bottom w:val="nil"/>
              <w:right w:val="nil"/>
              <w:between w:val="nil"/>
            </w:pBdr>
            <w:tabs>
              <w:tab w:val="left" w:pos="720"/>
              <w:tab w:val="left" w:pos="1440"/>
              <w:tab w:val="left" w:pos="2160"/>
            </w:tabs>
            <w:spacing w:before="240" w:after="0" w:line="240" w:lineRule="auto"/>
            <w:ind w:left="1440" w:hanging="720"/>
          </w:pPr>
        </w:pPrChange>
      </w:pPr>
      <w:r w:rsidRPr="00E55212">
        <w:t>(III)</w:t>
      </w:r>
      <w:r w:rsidRPr="00E55212">
        <w:tab/>
        <w:t>about the customer’s participation in regulated utility programs, such as renewable energy, demand-side management, load management, or energy efficiency programs.</w:t>
      </w:r>
    </w:p>
    <w:p w14:paraId="406CB722" w14:textId="2A75EFEA" w:rsidR="001837E4" w:rsidRPr="00E55212" w:rsidRDefault="00A51536">
      <w:pPr>
        <w:pStyle w:val="par1"/>
        <w:rPr>
          <w:rFonts w:cs="Arial"/>
        </w:rPr>
        <w:pPrChange w:id="55" w:author="Author">
          <w:pPr>
            <w:pBdr>
              <w:top w:val="nil"/>
              <w:left w:val="nil"/>
              <w:bottom w:val="nil"/>
              <w:right w:val="nil"/>
              <w:between w:val="nil"/>
            </w:pBdr>
            <w:tabs>
              <w:tab w:val="left" w:pos="720"/>
              <w:tab w:val="left" w:pos="1440"/>
              <w:tab w:val="left" w:pos="2160"/>
            </w:tabs>
            <w:spacing w:before="240" w:after="0" w:line="240" w:lineRule="auto"/>
            <w:ind w:left="720" w:hanging="720"/>
          </w:pPr>
        </w:pPrChange>
      </w:pPr>
      <w:ins w:id="56" w:author="Author">
        <w:r w:rsidRPr="00E55212">
          <w:rPr>
            <w:rFonts w:cs="Arial"/>
          </w:rPr>
          <w:t>(</w:t>
        </w:r>
        <w:r w:rsidR="00FC1397" w:rsidRPr="00E55212">
          <w:rPr>
            <w:rFonts w:cs="Arial"/>
          </w:rPr>
          <w:t>o</w:t>
        </w:r>
        <w:r w:rsidRPr="00E55212">
          <w:rPr>
            <w:rFonts w:cs="Arial"/>
          </w:rPr>
          <w:t>)</w:t>
        </w:r>
        <w:r w:rsidRPr="00E55212">
          <w:rPr>
            <w:rFonts w:cs="Arial"/>
          </w:rPr>
          <w:tab/>
          <w:t xml:space="preserve">“Distributed </w:t>
        </w:r>
        <w:r w:rsidR="00416BC7">
          <w:rPr>
            <w:rFonts w:cs="Arial"/>
          </w:rPr>
          <w:t>E</w:t>
        </w:r>
        <w:r w:rsidRPr="00E55212">
          <w:rPr>
            <w:rFonts w:cs="Arial"/>
          </w:rPr>
          <w:t xml:space="preserve">nergy </w:t>
        </w:r>
        <w:r w:rsidR="00416BC7">
          <w:rPr>
            <w:rFonts w:cs="Arial"/>
          </w:rPr>
          <w:t>R</w:t>
        </w:r>
        <w:r w:rsidRPr="00E55212">
          <w:rPr>
            <w:rFonts w:cs="Arial"/>
          </w:rPr>
          <w:t>esources” or “DER” may include, but are not limited to, distributed generation, energy storage systems, electric vehicles, microgrids, fuel cells, and demand</w:t>
        </w:r>
        <w:r w:rsidR="00D768DD">
          <w:rPr>
            <w:rFonts w:cs="Arial"/>
          </w:rPr>
          <w:t>-</w:t>
        </w:r>
        <w:del w:id="57" w:author="Author">
          <w:r w:rsidRPr="00E55212" w:rsidDel="00D768DD">
            <w:rPr>
              <w:rFonts w:cs="Arial"/>
            </w:rPr>
            <w:delText xml:space="preserve"> </w:delText>
          </w:r>
        </w:del>
        <w:r w:rsidRPr="00E55212">
          <w:rPr>
            <w:rFonts w:cs="Arial"/>
          </w:rPr>
          <w:t>side management measures including energy efficiency, demand response, and demand flexibility that are deployed at the distribution grid level, on either the customer or utility side of the meter.  DER can be used to optimize energy use and generation to satisfy the energy, capacity, or ancillary service needs of the distribution grid.</w:t>
        </w:r>
      </w:ins>
    </w:p>
    <w:p w14:paraId="25BA639A" w14:textId="6499F0D1" w:rsidR="001837E4" w:rsidRPr="00E55212" w:rsidRDefault="00A51536">
      <w:pPr>
        <w:pStyle w:val="par1"/>
        <w:rPr>
          <w:rFonts w:cs="Arial"/>
        </w:rPr>
        <w:pPrChange w:id="58" w:author="Author">
          <w:pPr>
            <w:widowControl w:val="0"/>
            <w:pBdr>
              <w:top w:val="nil"/>
              <w:left w:val="nil"/>
              <w:bottom w:val="nil"/>
              <w:right w:val="nil"/>
              <w:between w:val="nil"/>
            </w:pBdr>
            <w:tabs>
              <w:tab w:val="left" w:pos="720"/>
              <w:tab w:val="left" w:pos="1440"/>
              <w:tab w:val="left" w:pos="2160"/>
            </w:tabs>
            <w:spacing w:before="240" w:after="0" w:line="240" w:lineRule="auto"/>
            <w:ind w:left="720" w:hanging="720"/>
          </w:pPr>
        </w:pPrChange>
      </w:pPr>
      <w:r w:rsidRPr="00E55212">
        <w:rPr>
          <w:rFonts w:cs="Arial"/>
        </w:rPr>
        <w:t>(</w:t>
      </w:r>
      <w:ins w:id="59" w:author="Author">
        <w:r w:rsidR="00FC1397" w:rsidRPr="00E55212">
          <w:rPr>
            <w:rFonts w:cs="Arial"/>
          </w:rPr>
          <w:t>p</w:t>
        </w:r>
      </w:ins>
      <w:del w:id="60" w:author="Author">
        <w:r w:rsidRPr="00E55212">
          <w:rPr>
            <w:rFonts w:cs="Arial"/>
          </w:rPr>
          <w:delText>m</w:delText>
        </w:r>
      </w:del>
      <w:r w:rsidRPr="00E55212">
        <w:rPr>
          <w:rFonts w:cs="Arial"/>
        </w:rPr>
        <w:t>)</w:t>
      </w:r>
      <w:r w:rsidRPr="00E55212">
        <w:rPr>
          <w:rFonts w:cs="Arial"/>
        </w:rPr>
        <w:tab/>
        <w:t>"Distribution facilities" are those lines designed to operate at the utility's distribution voltages in the area as defined in the utility’s tariffs including substation transformers that transform electricity to a distribution voltage and also includes other equipment within a transforming substation which is not integral to the circuitry of the utility’s transmission system.</w:t>
      </w:r>
    </w:p>
    <w:p w14:paraId="7A8BD306" w14:textId="6946A2D2" w:rsidR="001837E4" w:rsidRPr="00E55212" w:rsidRDefault="00A51536">
      <w:pPr>
        <w:pStyle w:val="par1"/>
        <w:rPr>
          <w:rFonts w:cs="Arial"/>
        </w:rPr>
        <w:pPrChange w:id="61" w:author="Author">
          <w:pPr>
            <w:widowControl w:val="0"/>
            <w:pBdr>
              <w:top w:val="nil"/>
              <w:left w:val="nil"/>
              <w:bottom w:val="nil"/>
              <w:right w:val="nil"/>
              <w:between w:val="nil"/>
            </w:pBdr>
            <w:tabs>
              <w:tab w:val="left" w:pos="720"/>
              <w:tab w:val="left" w:pos="1440"/>
              <w:tab w:val="left" w:pos="2160"/>
            </w:tabs>
            <w:spacing w:before="240" w:after="0" w:line="240" w:lineRule="auto"/>
            <w:ind w:left="720" w:hanging="720"/>
          </w:pPr>
        </w:pPrChange>
      </w:pPr>
      <w:r w:rsidRPr="00E55212">
        <w:rPr>
          <w:rFonts w:cs="Arial"/>
        </w:rPr>
        <w:t>(</w:t>
      </w:r>
      <w:ins w:id="62" w:author="Author">
        <w:r w:rsidR="007F7A22" w:rsidRPr="00E55212">
          <w:rPr>
            <w:rFonts w:cs="Arial"/>
          </w:rPr>
          <w:t>q</w:t>
        </w:r>
      </w:ins>
      <w:del w:id="63" w:author="Author">
        <w:r w:rsidRPr="00E55212">
          <w:rPr>
            <w:rFonts w:cs="Arial"/>
          </w:rPr>
          <w:delText>n</w:delText>
        </w:r>
      </w:del>
      <w:r w:rsidRPr="00E55212">
        <w:rPr>
          <w:rFonts w:cs="Arial"/>
        </w:rPr>
        <w:t>)</w:t>
      </w:r>
      <w:r w:rsidRPr="00E55212">
        <w:rPr>
          <w:rFonts w:cs="Arial"/>
        </w:rPr>
        <w:tab/>
        <w:t>"Emergency or safety event or circumstance" means a manmade or natural emergency event or safety circumstance:</w:t>
      </w:r>
    </w:p>
    <w:p w14:paraId="612B8357" w14:textId="77777777" w:rsidR="001837E4" w:rsidRPr="00E55212" w:rsidRDefault="00A51536">
      <w:pPr>
        <w:pStyle w:val="par2"/>
        <w:pPrChange w:id="64" w:author="Author">
          <w:pPr>
            <w:widowControl w:val="0"/>
            <w:pBdr>
              <w:top w:val="nil"/>
              <w:left w:val="nil"/>
              <w:bottom w:val="nil"/>
              <w:right w:val="nil"/>
              <w:between w:val="nil"/>
            </w:pBdr>
            <w:tabs>
              <w:tab w:val="left" w:pos="720"/>
              <w:tab w:val="left" w:pos="1440"/>
              <w:tab w:val="left" w:pos="2160"/>
            </w:tabs>
            <w:spacing w:before="240" w:after="0" w:line="240" w:lineRule="auto"/>
            <w:ind w:left="1440" w:hanging="720"/>
          </w:pPr>
        </w:pPrChange>
      </w:pPr>
      <w:r w:rsidRPr="00E55212">
        <w:t>(I)</w:t>
      </w:r>
      <w:r w:rsidRPr="00E55212">
        <w:tab/>
        <w:t>that prevents utility staff from being able to safely travel to or work at a customer's residence or place of business for purposes of reconnecting or making necessary repairs prior to reconnecting utility service; or</w:t>
      </w:r>
    </w:p>
    <w:p w14:paraId="5D5A8BAD" w14:textId="77777777" w:rsidR="001837E4" w:rsidRPr="00E55212" w:rsidRDefault="00A51536">
      <w:pPr>
        <w:pStyle w:val="par2"/>
        <w:pPrChange w:id="65" w:author="Author">
          <w:pPr>
            <w:widowControl w:val="0"/>
            <w:pBdr>
              <w:top w:val="nil"/>
              <w:left w:val="nil"/>
              <w:bottom w:val="nil"/>
              <w:right w:val="nil"/>
              <w:between w:val="nil"/>
            </w:pBdr>
            <w:tabs>
              <w:tab w:val="left" w:pos="720"/>
              <w:tab w:val="left" w:pos="1440"/>
              <w:tab w:val="left" w:pos="2160"/>
            </w:tabs>
            <w:spacing w:before="240" w:after="0" w:line="240" w:lineRule="auto"/>
            <w:ind w:left="1440" w:hanging="720"/>
          </w:pPr>
        </w:pPrChange>
      </w:pPr>
      <w:r w:rsidRPr="00E55212">
        <w:t>(II)</w:t>
      </w:r>
      <w:r w:rsidRPr="00E55212">
        <w:tab/>
        <w:t xml:space="preserve">for which a utility has dispatched utility staff members to help respond to the emergency or safety event or circumstance and, due to the timing or number of utility staff dispatched, the utility lacks sufficient trained staff to </w:t>
      </w:r>
      <w:r w:rsidRPr="00E55212">
        <w:lastRenderedPageBreak/>
        <w:t>reconnect or make necessary repairs prior to reconnecting utility service at a customer's residence or place of business;</w:t>
      </w:r>
      <w:r w:rsidRPr="00E55212">
        <w:rPr>
          <w:b/>
          <w:bCs/>
        </w:rPr>
        <w:t xml:space="preserve"> </w:t>
      </w:r>
      <w:r w:rsidRPr="00E55212">
        <w:t>and</w:t>
      </w:r>
    </w:p>
    <w:p w14:paraId="75AD5B57" w14:textId="77777777" w:rsidR="001837E4" w:rsidRPr="00E55212" w:rsidRDefault="00A51536">
      <w:pPr>
        <w:pStyle w:val="par2"/>
        <w:pPrChange w:id="66" w:author="Author">
          <w:pPr>
            <w:widowControl w:val="0"/>
            <w:pBdr>
              <w:top w:val="nil"/>
              <w:left w:val="nil"/>
              <w:bottom w:val="nil"/>
              <w:right w:val="nil"/>
              <w:between w:val="nil"/>
            </w:pBdr>
            <w:tabs>
              <w:tab w:val="left" w:pos="720"/>
              <w:tab w:val="left" w:pos="1440"/>
              <w:tab w:val="left" w:pos="2160"/>
            </w:tabs>
            <w:spacing w:before="240" w:after="0" w:line="240" w:lineRule="auto"/>
            <w:ind w:left="1440" w:hanging="720"/>
          </w:pPr>
        </w:pPrChange>
      </w:pPr>
      <w:r w:rsidRPr="00E55212">
        <w:t>(III)</w:t>
      </w:r>
      <w:r w:rsidRPr="00E55212">
        <w:tab/>
        <w:t>includes a severe weather event that one or more reputable weather forecasting sources forecasts to occur in the following twenty-four hours and that is more likely than not to result in dangerous travel or on-site outdoor or indoor work conditions for individuals in the path of the weather event.</w:t>
      </w:r>
    </w:p>
    <w:p w14:paraId="1695FD3D" w14:textId="1E3A81D9" w:rsidR="001837E4" w:rsidRPr="00E55212" w:rsidRDefault="00A51536">
      <w:pPr>
        <w:pStyle w:val="par1"/>
        <w:rPr>
          <w:rFonts w:cs="Arial"/>
        </w:rPr>
        <w:pPrChange w:id="67" w:author="Author">
          <w:pPr>
            <w:widowControl w:val="0"/>
            <w:pBdr>
              <w:top w:val="nil"/>
              <w:left w:val="nil"/>
              <w:bottom w:val="nil"/>
              <w:right w:val="nil"/>
              <w:between w:val="nil"/>
            </w:pBdr>
            <w:tabs>
              <w:tab w:val="left" w:pos="720"/>
              <w:tab w:val="left" w:pos="1440"/>
              <w:tab w:val="left" w:pos="2160"/>
            </w:tabs>
            <w:spacing w:before="240" w:after="0" w:line="240" w:lineRule="auto"/>
            <w:ind w:left="720" w:hanging="720"/>
          </w:pPr>
        </w:pPrChange>
      </w:pPr>
      <w:ins w:id="68" w:author="Author">
        <w:r w:rsidRPr="00E55212">
          <w:rPr>
            <w:rFonts w:cs="Arial"/>
          </w:rPr>
          <w:t>(</w:t>
        </w:r>
        <w:r w:rsidR="007F7A22" w:rsidRPr="00E55212">
          <w:rPr>
            <w:rFonts w:cs="Arial"/>
          </w:rPr>
          <w:t>r</w:t>
        </w:r>
        <w:r w:rsidRPr="00E55212">
          <w:rPr>
            <w:rFonts w:cs="Arial"/>
          </w:rPr>
          <w:t>)</w:t>
        </w:r>
        <w:r w:rsidRPr="00E55212">
          <w:rPr>
            <w:rFonts w:cs="Arial"/>
          </w:rPr>
          <w:tab/>
          <w:t xml:space="preserve">“Energization” or “energize” means connecting new customer load to the electrical grid or upgrading electrical capacity to provide upgraded service to an existing customer, including establishing adequate electrical capacity to provide for the required service. </w:t>
        </w:r>
        <w:r w:rsidR="00416BC7">
          <w:rPr>
            <w:rFonts w:cs="Arial"/>
          </w:rPr>
          <w:t xml:space="preserve"> </w:t>
        </w:r>
        <w:r w:rsidRPr="00E55212">
          <w:rPr>
            <w:rFonts w:cs="Arial"/>
          </w:rPr>
          <w:t>It does not include activities related to interconnecting distributed generation.</w:t>
        </w:r>
      </w:ins>
    </w:p>
    <w:p w14:paraId="1320BE8A" w14:textId="4AED0C3F" w:rsidR="001837E4" w:rsidRPr="00E55212" w:rsidRDefault="00A51536">
      <w:pPr>
        <w:pStyle w:val="par1"/>
        <w:rPr>
          <w:rFonts w:cs="Arial"/>
        </w:rPr>
        <w:pPrChange w:id="69" w:author="Author">
          <w:pPr>
            <w:pBdr>
              <w:top w:val="nil"/>
              <w:left w:val="nil"/>
              <w:bottom w:val="nil"/>
              <w:right w:val="nil"/>
              <w:between w:val="nil"/>
            </w:pBdr>
            <w:tabs>
              <w:tab w:val="left" w:pos="720"/>
              <w:tab w:val="left" w:pos="1440"/>
              <w:tab w:val="left" w:pos="2160"/>
            </w:tabs>
            <w:spacing w:before="240" w:after="0" w:line="240" w:lineRule="auto"/>
            <w:ind w:left="720" w:hanging="720"/>
          </w:pPr>
        </w:pPrChange>
      </w:pPr>
      <w:ins w:id="70" w:author="Author">
        <w:r w:rsidRPr="00E55212">
          <w:rPr>
            <w:rFonts w:cs="Arial"/>
          </w:rPr>
          <w:t>(</w:t>
        </w:r>
        <w:r w:rsidR="007F7A22" w:rsidRPr="00E55212">
          <w:rPr>
            <w:rFonts w:cs="Arial"/>
          </w:rPr>
          <w:t>s</w:t>
        </w:r>
        <w:r w:rsidRPr="00E55212">
          <w:rPr>
            <w:rFonts w:cs="Arial"/>
          </w:rPr>
          <w:t>)</w:t>
        </w:r>
        <w:r w:rsidRPr="00E55212">
          <w:rPr>
            <w:rFonts w:cs="Arial"/>
          </w:rPr>
          <w:tab/>
          <w:t xml:space="preserve">“Energization time period” means the elapsed </w:t>
        </w:r>
        <w:proofErr w:type="gramStart"/>
        <w:r w:rsidRPr="00E55212">
          <w:rPr>
            <w:rFonts w:cs="Arial"/>
          </w:rPr>
          <w:t>time period</w:t>
        </w:r>
        <w:proofErr w:type="gramEnd"/>
        <w:r w:rsidRPr="00E55212">
          <w:rPr>
            <w:rFonts w:cs="Arial"/>
          </w:rPr>
          <w:t xml:space="preserve"> beginning when the utility receives a substantially complete energization project application and ending when the electrical service is installed and energized.</w:t>
        </w:r>
      </w:ins>
    </w:p>
    <w:p w14:paraId="6A3A8281" w14:textId="278CC938" w:rsidR="001837E4" w:rsidRPr="00E55212" w:rsidRDefault="00A51536">
      <w:pPr>
        <w:pStyle w:val="par1"/>
        <w:rPr>
          <w:rFonts w:cs="Arial"/>
        </w:rPr>
        <w:pPrChange w:id="71" w:author="Author">
          <w:pPr>
            <w:widowControl w:val="0"/>
            <w:pBdr>
              <w:top w:val="nil"/>
              <w:left w:val="nil"/>
              <w:bottom w:val="nil"/>
              <w:right w:val="nil"/>
              <w:between w:val="nil"/>
            </w:pBdr>
            <w:tabs>
              <w:tab w:val="left" w:pos="720"/>
              <w:tab w:val="left" w:pos="1440"/>
              <w:tab w:val="left" w:pos="2160"/>
            </w:tabs>
            <w:spacing w:before="240" w:after="0" w:line="240" w:lineRule="auto"/>
            <w:ind w:left="720" w:hanging="720"/>
          </w:pPr>
        </w:pPrChange>
      </w:pPr>
      <w:r w:rsidRPr="00E55212">
        <w:rPr>
          <w:rFonts w:cs="Arial"/>
        </w:rPr>
        <w:t>(</w:t>
      </w:r>
      <w:ins w:id="72" w:author="Author">
        <w:r w:rsidR="007F7A22" w:rsidRPr="00E55212">
          <w:rPr>
            <w:rFonts w:cs="Arial"/>
          </w:rPr>
          <w:t>t</w:t>
        </w:r>
      </w:ins>
      <w:del w:id="73" w:author="Author">
        <w:r w:rsidRPr="00E55212">
          <w:rPr>
            <w:rFonts w:cs="Arial"/>
          </w:rPr>
          <w:delText>o</w:delText>
        </w:r>
      </w:del>
      <w:r w:rsidRPr="00E55212">
        <w:rPr>
          <w:rFonts w:cs="Arial"/>
        </w:rPr>
        <w:t>)</w:t>
      </w:r>
      <w:r w:rsidRPr="00E55212">
        <w:rPr>
          <w:rFonts w:cs="Arial"/>
        </w:rPr>
        <w:tab/>
        <w:t xml:space="preserve">"Energy assistance organization" means the nonprofit corporation established for low-income energy assistance pursuant </w:t>
      </w:r>
      <w:proofErr w:type="gramStart"/>
      <w:r w:rsidRPr="00E55212">
        <w:rPr>
          <w:rFonts w:cs="Arial"/>
        </w:rPr>
        <w:t>to § 40</w:t>
      </w:r>
      <w:proofErr w:type="gramEnd"/>
      <w:r w:rsidRPr="00E55212">
        <w:rPr>
          <w:rFonts w:cs="Arial"/>
        </w:rPr>
        <w:t>-8.5-104, C.R.S.</w:t>
      </w:r>
    </w:p>
    <w:p w14:paraId="61AD8EEA" w14:textId="0BCAFA3F" w:rsidR="001837E4" w:rsidRPr="00E55212" w:rsidRDefault="00A51536">
      <w:pPr>
        <w:pStyle w:val="par1"/>
        <w:rPr>
          <w:rFonts w:cs="Arial"/>
        </w:rPr>
        <w:pPrChange w:id="74" w:author="Author">
          <w:pPr>
            <w:widowControl w:val="0"/>
            <w:pBdr>
              <w:top w:val="nil"/>
              <w:left w:val="nil"/>
              <w:bottom w:val="nil"/>
              <w:right w:val="nil"/>
              <w:between w:val="nil"/>
            </w:pBdr>
            <w:tabs>
              <w:tab w:val="left" w:pos="720"/>
              <w:tab w:val="left" w:pos="1440"/>
              <w:tab w:val="left" w:pos="2160"/>
            </w:tabs>
            <w:spacing w:before="240" w:after="0" w:line="240" w:lineRule="auto"/>
            <w:ind w:left="720" w:hanging="720"/>
          </w:pPr>
        </w:pPrChange>
      </w:pPr>
      <w:r w:rsidRPr="00E55212">
        <w:rPr>
          <w:rFonts w:cs="Arial"/>
        </w:rPr>
        <w:t>(</w:t>
      </w:r>
      <w:ins w:id="75" w:author="Author">
        <w:r w:rsidR="007F7A22" w:rsidRPr="00E55212">
          <w:rPr>
            <w:rFonts w:cs="Arial"/>
          </w:rPr>
          <w:t>u</w:t>
        </w:r>
      </w:ins>
      <w:del w:id="76" w:author="Author">
        <w:r w:rsidRPr="00E55212">
          <w:rPr>
            <w:rFonts w:cs="Arial"/>
          </w:rPr>
          <w:delText>p</w:delText>
        </w:r>
      </w:del>
      <w:r w:rsidRPr="00E55212">
        <w:rPr>
          <w:rFonts w:cs="Arial"/>
        </w:rPr>
        <w:t>)</w:t>
      </w:r>
      <w:r w:rsidRPr="00E55212">
        <w:rPr>
          <w:rFonts w:cs="Arial"/>
        </w:rPr>
        <w:tab/>
        <w:t>“Energy Sector Public Works (ESPW) project” is a project pursuant to § 24-92-301, C.R.S., et seq., that for purposes of these rules:</w:t>
      </w:r>
    </w:p>
    <w:p w14:paraId="5A50911B" w14:textId="77777777" w:rsidR="001837E4" w:rsidRPr="00E55212" w:rsidRDefault="00A51536">
      <w:pPr>
        <w:pStyle w:val="par2"/>
        <w:pPrChange w:id="77" w:author="Author">
          <w:pPr>
            <w:widowControl w:val="0"/>
            <w:pBdr>
              <w:top w:val="nil"/>
              <w:left w:val="nil"/>
              <w:bottom w:val="nil"/>
              <w:right w:val="nil"/>
              <w:between w:val="nil"/>
            </w:pBdr>
            <w:tabs>
              <w:tab w:val="left" w:pos="720"/>
              <w:tab w:val="left" w:pos="1440"/>
              <w:tab w:val="left" w:pos="2160"/>
            </w:tabs>
            <w:spacing w:before="240" w:after="0" w:line="240" w:lineRule="auto"/>
            <w:ind w:left="1440" w:hanging="720"/>
          </w:pPr>
        </w:pPrChange>
      </w:pPr>
      <w:r w:rsidRPr="00E55212">
        <w:t>(I)</w:t>
      </w:r>
      <w:r w:rsidRPr="00E55212">
        <w:tab/>
        <w:t>for an investor-owned utility:</w:t>
      </w:r>
    </w:p>
    <w:p w14:paraId="5FDB9A70" w14:textId="77777777" w:rsidR="001837E4" w:rsidRPr="00E55212" w:rsidRDefault="00A51536" w:rsidP="00E55212">
      <w:pPr>
        <w:pStyle w:val="par3"/>
      </w:pPr>
      <w:r w:rsidRPr="00E55212">
        <w:t>(A)</w:t>
      </w:r>
      <w:r w:rsidRPr="00E55212">
        <w:tab/>
        <w:t>has the purpose of generating, transmitting, or distributing electricity to provide energy to Colorado individual consumers and businesses;</w:t>
      </w:r>
    </w:p>
    <w:p w14:paraId="06C0AE88" w14:textId="77777777" w:rsidR="001837E4" w:rsidRPr="00E55212" w:rsidRDefault="00A51536" w:rsidP="00E55212">
      <w:pPr>
        <w:pStyle w:val="par3"/>
      </w:pPr>
      <w:r w:rsidRPr="00E55212">
        <w:t>(B)</w:t>
      </w:r>
      <w:r w:rsidRPr="00E55212">
        <w:tab/>
        <w:t>is built by or for a utility, including any project for which energy is purchased through a power purchase or similar agreement;</w:t>
      </w:r>
    </w:p>
    <w:p w14:paraId="28F443D7" w14:textId="77777777" w:rsidR="001837E4" w:rsidRPr="00E55212" w:rsidRDefault="00A51536" w:rsidP="00E55212">
      <w:pPr>
        <w:pStyle w:val="par3"/>
      </w:pPr>
      <w:r w:rsidRPr="00E55212">
        <w:t>(C)</w:t>
      </w:r>
      <w:r w:rsidRPr="00E55212">
        <w:tab/>
        <w:t>has a total project cost of $1,000,000 or greater, of which the utility will request Commission approval for ratepayers to pay at least $500,000;</w:t>
      </w:r>
    </w:p>
    <w:p w14:paraId="3DDB5DEE" w14:textId="77777777" w:rsidR="001837E4" w:rsidRPr="00E55212" w:rsidRDefault="00A51536" w:rsidP="00E55212">
      <w:pPr>
        <w:pStyle w:val="par3"/>
      </w:pPr>
      <w:r w:rsidRPr="00E55212">
        <w:t>(D)</w:t>
      </w:r>
      <w:r w:rsidRPr="00E55212">
        <w:tab/>
        <w:t>is included for approval through any proceeding conducted by the Commission as part of an electric resource acquisition pursuant to rule 3600 et seq., or a request for a certificate of public convenience and necessity pursuant to § 40-5-101, C.R.S., et seq.; and</w:t>
      </w:r>
    </w:p>
    <w:p w14:paraId="23AF5099" w14:textId="77777777" w:rsidR="001837E4" w:rsidRPr="00E55212" w:rsidRDefault="00A51536" w:rsidP="00E55212">
      <w:pPr>
        <w:pStyle w:val="par3"/>
      </w:pPr>
      <w:r w:rsidRPr="00E55212">
        <w:lastRenderedPageBreak/>
        <w:t>(E)</w:t>
      </w:r>
      <w:r w:rsidRPr="00E55212">
        <w:tab/>
        <w:t>consists of either:</w:t>
      </w:r>
    </w:p>
    <w:p w14:paraId="17B3CEF5" w14:textId="77777777" w:rsidR="001837E4" w:rsidRPr="00E55212" w:rsidRDefault="00A51536" w:rsidP="00E55212">
      <w:pPr>
        <w:pStyle w:val="par4"/>
      </w:pPr>
      <w:r w:rsidRPr="00E55212">
        <w:t>(</w:t>
      </w:r>
      <w:proofErr w:type="spellStart"/>
      <w:r w:rsidRPr="00E55212">
        <w:t>i</w:t>
      </w:r>
      <w:proofErr w:type="spellEnd"/>
      <w:r w:rsidRPr="00E55212">
        <w:t>)</w:t>
      </w:r>
      <w:r w:rsidRPr="00E55212">
        <w:tab/>
        <w:t>electric power generation with a nameplate generation capacity of one megawatt or higher, or an energy storage system as defined by § 40-2-202, C.R.S., with an energy rating of one megawatt of power capacity or four megawatt hours of usable energy capacity or higher; or</w:t>
      </w:r>
    </w:p>
    <w:p w14:paraId="68174A85" w14:textId="77777777" w:rsidR="001837E4" w:rsidRPr="00E55212" w:rsidRDefault="00A51536" w:rsidP="00E55212">
      <w:pPr>
        <w:pStyle w:val="par4"/>
      </w:pPr>
      <w:r w:rsidRPr="00E55212">
        <w:t>(ii)</w:t>
      </w:r>
      <w:r w:rsidRPr="00E55212">
        <w:tab/>
        <w:t>pollution controls, electric transmission, electric vehicle charging infrastructure, or carbon capture and storage; and</w:t>
      </w:r>
    </w:p>
    <w:p w14:paraId="6092AF06" w14:textId="77777777" w:rsidR="001837E4" w:rsidRPr="00E55212" w:rsidRDefault="00A51536" w:rsidP="00E55212">
      <w:pPr>
        <w:pStyle w:val="par2"/>
      </w:pPr>
      <w:r w:rsidRPr="00E55212">
        <w:t>(II)</w:t>
      </w:r>
      <w:r w:rsidRPr="00E55212">
        <w:tab/>
        <w:t>for a cooperative electric generation and transmission association, any project in Colorado that:</w:t>
      </w:r>
    </w:p>
    <w:p w14:paraId="765169CB" w14:textId="77777777" w:rsidR="001837E4" w:rsidRPr="00E55212" w:rsidRDefault="00A51536" w:rsidP="00E55212">
      <w:pPr>
        <w:pStyle w:val="par3"/>
      </w:pPr>
      <w:r w:rsidRPr="00E55212">
        <w:t>(A)</w:t>
      </w:r>
      <w:r w:rsidRPr="00E55212">
        <w:tab/>
        <w:t>has the purpose of generating or distributing electricity for the purposes of providing energy to Colorado individual consumers and businesses from utility customer funding of $500,000 or more as approved by a cooperative electric association that is built by or for a utility;</w:t>
      </w:r>
    </w:p>
    <w:p w14:paraId="2C54912D" w14:textId="77777777" w:rsidR="001837E4" w:rsidRPr="00E55212" w:rsidRDefault="00A51536" w:rsidP="00E55212">
      <w:pPr>
        <w:pStyle w:val="par3"/>
      </w:pPr>
      <w:r w:rsidRPr="00E55212">
        <w:t>(B)</w:t>
      </w:r>
      <w:r w:rsidRPr="00E55212">
        <w:tab/>
        <w:t>has a total project cost of $1,000,000 or greater; and</w:t>
      </w:r>
    </w:p>
    <w:p w14:paraId="43522BB6" w14:textId="77777777" w:rsidR="001837E4" w:rsidRPr="00E55212" w:rsidRDefault="00A51536" w:rsidP="00E55212">
      <w:pPr>
        <w:pStyle w:val="par3"/>
      </w:pPr>
      <w:r w:rsidRPr="00E55212">
        <w:t>(C)</w:t>
      </w:r>
      <w:r w:rsidRPr="00E55212">
        <w:tab/>
        <w:t>consists of either:</w:t>
      </w:r>
    </w:p>
    <w:p w14:paraId="4263C015" w14:textId="77777777" w:rsidR="001837E4" w:rsidRPr="00E55212" w:rsidRDefault="00A51536" w:rsidP="00E55212">
      <w:pPr>
        <w:pStyle w:val="par4"/>
      </w:pPr>
      <w:r w:rsidRPr="00E55212">
        <w:t>(</w:t>
      </w:r>
      <w:proofErr w:type="spellStart"/>
      <w:r w:rsidRPr="00E55212">
        <w:t>i</w:t>
      </w:r>
      <w:proofErr w:type="spellEnd"/>
      <w:r w:rsidRPr="00E55212">
        <w:t>)</w:t>
      </w:r>
      <w:r w:rsidRPr="00E55212">
        <w:tab/>
        <w:t>electric power generation with a nameplate generation capacity of one megawatt or higher, or an energy storage system as defined by § 40-2-202, C.R.S., with an energy rating of one megawatt of power capacity or four megawatt hours of usable energy capacity or higher; or</w:t>
      </w:r>
    </w:p>
    <w:p w14:paraId="07CCACBD" w14:textId="77777777" w:rsidR="001837E4" w:rsidRPr="00E55212" w:rsidRDefault="00A51536" w:rsidP="00E55212">
      <w:pPr>
        <w:pStyle w:val="par4"/>
      </w:pPr>
      <w:r w:rsidRPr="00E55212">
        <w:t>(ii)</w:t>
      </w:r>
      <w:r w:rsidRPr="00E55212">
        <w:tab/>
        <w:t>pollution controls, electric transmission, electric vehicle charging infrastructure, or carbon capture and storage.</w:t>
      </w:r>
    </w:p>
    <w:p w14:paraId="520B9099" w14:textId="34B6C516" w:rsidR="001837E4" w:rsidRPr="00856016" w:rsidRDefault="00A51536" w:rsidP="00E55212">
      <w:pPr>
        <w:pStyle w:val="par1"/>
      </w:pPr>
      <w:r w:rsidRPr="00856016">
        <w:t>(</w:t>
      </w:r>
      <w:ins w:id="78" w:author="Author">
        <w:r w:rsidR="007F7A22" w:rsidRPr="00856016">
          <w:t>v</w:t>
        </w:r>
      </w:ins>
      <w:del w:id="79" w:author="Author">
        <w:r w:rsidRPr="00856016">
          <w:delText>q</w:delText>
        </w:r>
      </w:del>
      <w:r w:rsidRPr="00856016">
        <w:t>)</w:t>
      </w:r>
      <w:r w:rsidRPr="00856016">
        <w:tab/>
        <w:t xml:space="preserve">"Energy storage system" means a commercially available technology that </w:t>
      </w:r>
      <w:proofErr w:type="gramStart"/>
      <w:r w:rsidRPr="00856016">
        <w:t>is capable of retaining</w:t>
      </w:r>
      <w:proofErr w:type="gramEnd"/>
      <w:r w:rsidRPr="00856016">
        <w:t xml:space="preserve"> energy, storing the energy for </w:t>
      </w:r>
      <w:proofErr w:type="gramStart"/>
      <w:r w:rsidRPr="00856016">
        <w:t>a period of time</w:t>
      </w:r>
      <w:proofErr w:type="gramEnd"/>
      <w:r w:rsidRPr="00856016">
        <w:t>, and delivering the energy as electricity after storage by chemical, thermal, mechanical, or other means.</w:t>
      </w:r>
    </w:p>
    <w:p w14:paraId="20B7116E" w14:textId="2F03F42B" w:rsidR="001837E4" w:rsidRPr="00856016" w:rsidRDefault="00A51536" w:rsidP="00E55212">
      <w:pPr>
        <w:pStyle w:val="par1"/>
      </w:pPr>
      <w:r w:rsidRPr="00856016">
        <w:t>(</w:t>
      </w:r>
      <w:ins w:id="80" w:author="Author">
        <w:r w:rsidR="007F7A22" w:rsidRPr="00856016">
          <w:t>w</w:t>
        </w:r>
      </w:ins>
      <w:del w:id="81" w:author="Author">
        <w:r w:rsidRPr="00856016">
          <w:delText>r</w:delText>
        </w:r>
      </w:del>
      <w:r w:rsidRPr="00856016">
        <w:t>)</w:t>
      </w:r>
      <w:r w:rsidRPr="00856016">
        <w:tab/>
        <w:t>"Financial security" includes any stock, bond, note, or other evidence of indebtedness.</w:t>
      </w:r>
    </w:p>
    <w:p w14:paraId="2A246641" w14:textId="648BDDF6" w:rsidR="001837E4" w:rsidRPr="00856016" w:rsidRDefault="00A51536" w:rsidP="00E55212">
      <w:pPr>
        <w:pStyle w:val="par1"/>
      </w:pPr>
      <w:ins w:id="82" w:author="Author">
        <w:r w:rsidRPr="00856016">
          <w:t>(</w:t>
        </w:r>
        <w:r w:rsidR="007F7A22" w:rsidRPr="00856016">
          <w:t>x</w:t>
        </w:r>
        <w:r w:rsidRPr="00856016">
          <w:t>)</w:t>
        </w:r>
        <w:r w:rsidRPr="00856016">
          <w:tab/>
          <w:t xml:space="preserve">“Flexible interconnection or energization tariff” means a set of rules and requirements for expeditiously energizing new load or interconnecting a DER to a </w:t>
        </w:r>
        <w:r w:rsidRPr="00856016">
          <w:lastRenderedPageBreak/>
          <w:t>utility’s distribution system, which includes an agreement for curtailing the import or export of electricity from and to the distribution system.</w:t>
        </w:r>
      </w:ins>
    </w:p>
    <w:p w14:paraId="5173956B" w14:textId="7B57AD7F" w:rsidR="001837E4" w:rsidRPr="00856016" w:rsidRDefault="00A51536" w:rsidP="00E55212">
      <w:pPr>
        <w:pStyle w:val="par1"/>
      </w:pPr>
      <w:r w:rsidRPr="00856016">
        <w:t>(</w:t>
      </w:r>
      <w:del w:id="83" w:author="Author">
        <w:r w:rsidRPr="00856016">
          <w:delText>s</w:delText>
        </w:r>
      </w:del>
      <w:ins w:id="84" w:author="Author">
        <w:r w:rsidR="007F7A22" w:rsidRPr="00856016">
          <w:t>y</w:t>
        </w:r>
      </w:ins>
      <w:r w:rsidRPr="00856016">
        <w:t>)</w:t>
      </w:r>
      <w:r w:rsidRPr="00856016">
        <w:tab/>
        <w:t xml:space="preserve">"Generation facility" means a power plant that converts a primary energy resource into electricity.  Primary energy resources include, but are not limited </w:t>
      </w:r>
      <w:proofErr w:type="gramStart"/>
      <w:r w:rsidRPr="00856016">
        <w:t>to:</w:t>
      </w:r>
      <w:proofErr w:type="gramEnd"/>
      <w:r w:rsidRPr="00856016">
        <w:t xml:space="preserve">  nuclear resources, coal, natural gas, hydro, wind, solar, biomass, and geothermal.</w:t>
      </w:r>
    </w:p>
    <w:p w14:paraId="5A38007D" w14:textId="5C2B06D8" w:rsidR="001837E4" w:rsidRPr="00856016" w:rsidRDefault="00A51536" w:rsidP="00E55212">
      <w:pPr>
        <w:pStyle w:val="par1"/>
      </w:pPr>
      <w:r w:rsidRPr="00856016">
        <w:t>(</w:t>
      </w:r>
      <w:ins w:id="85" w:author="Author">
        <w:r w:rsidR="007F7A22" w:rsidRPr="00856016">
          <w:t>z</w:t>
        </w:r>
      </w:ins>
      <w:del w:id="86" w:author="Author">
        <w:r w:rsidRPr="00856016">
          <w:delText>t</w:delText>
        </w:r>
      </w:del>
      <w:r w:rsidRPr="00856016">
        <w:t>)</w:t>
      </w:r>
      <w:r w:rsidRPr="00856016">
        <w:tab/>
        <w:t>"Heavy load" means not less than 60 percent, but not more than 100 percent, of the nameplate-rated capacity of a meter.</w:t>
      </w:r>
    </w:p>
    <w:p w14:paraId="3177945A" w14:textId="74C06A23" w:rsidR="001837E4" w:rsidRPr="00856016" w:rsidRDefault="00A51536" w:rsidP="00E55212">
      <w:pPr>
        <w:pStyle w:val="par1"/>
      </w:pPr>
      <w:r w:rsidRPr="00856016">
        <w:t>(</w:t>
      </w:r>
      <w:ins w:id="87" w:author="Author">
        <w:r w:rsidR="007F7A22" w:rsidRPr="00856016">
          <w:t>aa</w:t>
        </w:r>
      </w:ins>
      <w:del w:id="88" w:author="Author">
        <w:r w:rsidRPr="00856016">
          <w:delText>u</w:delText>
        </w:r>
      </w:del>
      <w:r w:rsidRPr="00856016">
        <w:t>)</w:t>
      </w:r>
      <w:r w:rsidRPr="00856016">
        <w:tab/>
        <w:t>"Income qualified utility customer” or “</w:t>
      </w:r>
      <w:proofErr w:type="gramStart"/>
      <w:r w:rsidRPr="00856016">
        <w:t>low income</w:t>
      </w:r>
      <w:proofErr w:type="gramEnd"/>
      <w:r w:rsidRPr="00856016">
        <w:t xml:space="preserve"> customer” is a customer meeting the requirements of § 40-3-106(1)(d)(II), C.R.S.</w:t>
      </w:r>
    </w:p>
    <w:p w14:paraId="53830B79" w14:textId="4D90CE60" w:rsidR="001837E4" w:rsidRPr="00856016" w:rsidRDefault="00A51536" w:rsidP="00E55212">
      <w:pPr>
        <w:pStyle w:val="par1"/>
      </w:pPr>
      <w:r w:rsidRPr="00856016">
        <w:t>(</w:t>
      </w:r>
      <w:ins w:id="89" w:author="Author">
        <w:r w:rsidR="007F7A22" w:rsidRPr="00856016">
          <w:t>bb</w:t>
        </w:r>
      </w:ins>
      <w:del w:id="90" w:author="Author">
        <w:r w:rsidRPr="00856016">
          <w:delText>v</w:delText>
        </w:r>
      </w:del>
      <w:r w:rsidRPr="00856016">
        <w:t>)</w:t>
      </w:r>
      <w:r w:rsidRPr="00856016">
        <w:tab/>
        <w:t>"Informal complaint" means an informal complaint as defined and discussed in the Commission’s Rules Regulating Practice and Procedure.</w:t>
      </w:r>
    </w:p>
    <w:p w14:paraId="655C056F" w14:textId="6316785D" w:rsidR="001837E4" w:rsidRPr="00856016" w:rsidRDefault="00A51536" w:rsidP="00E55212">
      <w:pPr>
        <w:pStyle w:val="par1"/>
      </w:pPr>
      <w:r w:rsidRPr="00856016">
        <w:t>(</w:t>
      </w:r>
      <w:ins w:id="91" w:author="Author">
        <w:r w:rsidR="007F7A22" w:rsidRPr="00856016">
          <w:t>cc</w:t>
        </w:r>
      </w:ins>
      <w:del w:id="92" w:author="Author">
        <w:r w:rsidRPr="00856016">
          <w:delText>w</w:delText>
        </w:r>
      </w:del>
      <w:r w:rsidRPr="00856016">
        <w:t>)</w:t>
      </w:r>
      <w:r w:rsidRPr="00856016">
        <w:tab/>
        <w:t>"Light load" means approximately five to ten percent of the nameplate-rated capacity of a meter.</w:t>
      </w:r>
    </w:p>
    <w:p w14:paraId="1649636B" w14:textId="073DF294" w:rsidR="001837E4" w:rsidRPr="00856016" w:rsidRDefault="00A51536" w:rsidP="00E55212">
      <w:pPr>
        <w:pStyle w:val="par1"/>
      </w:pPr>
      <w:r w:rsidRPr="00856016">
        <w:t>(</w:t>
      </w:r>
      <w:ins w:id="93" w:author="Author">
        <w:r w:rsidR="007F7A22" w:rsidRPr="00856016">
          <w:t>dd</w:t>
        </w:r>
      </w:ins>
      <w:del w:id="94" w:author="Author">
        <w:r w:rsidRPr="00856016">
          <w:delText>x</w:delText>
        </w:r>
      </w:del>
      <w:r w:rsidRPr="00856016">
        <w:t>)</w:t>
      </w:r>
      <w:r w:rsidRPr="00856016">
        <w:tab/>
        <w:t>"Load" means the power consumed by an electric utility customer over time (measured in terms of either demand or energy or both).</w:t>
      </w:r>
    </w:p>
    <w:p w14:paraId="1877CF86" w14:textId="7CDE3838" w:rsidR="001837E4" w:rsidRPr="00856016" w:rsidRDefault="00A51536" w:rsidP="00E55212">
      <w:pPr>
        <w:pStyle w:val="par1"/>
      </w:pPr>
      <w:r w:rsidRPr="00856016">
        <w:t>(</w:t>
      </w:r>
      <w:ins w:id="95" w:author="Author">
        <w:r w:rsidR="007F7A22" w:rsidRPr="00856016">
          <w:t>ee</w:t>
        </w:r>
      </w:ins>
      <w:del w:id="96" w:author="Author">
        <w:r w:rsidRPr="00856016">
          <w:delText>y</w:delText>
        </w:r>
      </w:del>
      <w:r w:rsidRPr="00856016">
        <w:t>)</w:t>
      </w:r>
      <w:r w:rsidRPr="00856016">
        <w:tab/>
        <w:t>"Local government" means any Colorado county, municipality, city and county, home rule city or town, home rule city and county, or city or town operating under a territorial charter.</w:t>
      </w:r>
    </w:p>
    <w:p w14:paraId="4760FE61" w14:textId="7E0A79A5" w:rsidR="001837E4" w:rsidRPr="00856016" w:rsidRDefault="00A51536" w:rsidP="00E55212">
      <w:pPr>
        <w:pStyle w:val="par1"/>
      </w:pPr>
      <w:r w:rsidRPr="00856016">
        <w:t>(</w:t>
      </w:r>
      <w:ins w:id="97" w:author="Author">
        <w:r w:rsidR="007F7A22" w:rsidRPr="00856016">
          <w:t>ff</w:t>
        </w:r>
      </w:ins>
      <w:del w:id="98" w:author="Author">
        <w:r w:rsidRPr="00856016">
          <w:delText>z</w:delText>
        </w:r>
      </w:del>
      <w:r w:rsidRPr="00856016">
        <w:t>)</w:t>
      </w:r>
      <w:r w:rsidRPr="00856016">
        <w:tab/>
        <w:t>"Local office" means any Colorado office operated by a utility at which persons may make requests to establish or to discontinue utility service.  If the utility does not operate an office in Colorado, "local office" means any office operated by a utility at which persons may make requests to establish or to discontinue utility service in Colorado.</w:t>
      </w:r>
    </w:p>
    <w:p w14:paraId="6F0B99A4" w14:textId="6D2BF12B" w:rsidR="001837E4" w:rsidRPr="00856016" w:rsidRDefault="00A51536" w:rsidP="00E55212">
      <w:pPr>
        <w:pStyle w:val="par1"/>
      </w:pPr>
      <w:r w:rsidRPr="00856016">
        <w:t>(</w:t>
      </w:r>
      <w:ins w:id="99" w:author="Author">
        <w:r w:rsidR="007F7A22" w:rsidRPr="00856016">
          <w:t>gg</w:t>
        </w:r>
      </w:ins>
      <w:del w:id="100" w:author="Author">
        <w:r w:rsidRPr="00856016">
          <w:delText>aa</w:delText>
        </w:r>
      </w:del>
      <w:r w:rsidRPr="00856016">
        <w:t>)</w:t>
      </w:r>
      <w:r w:rsidRPr="00856016">
        <w:tab/>
        <w:t>"Main service terminal" means the point at which the utility’s metering connections terminate.</w:t>
      </w:r>
    </w:p>
    <w:p w14:paraId="2B121095" w14:textId="7CF54A44" w:rsidR="001837E4" w:rsidRPr="00856016" w:rsidRDefault="00A51536" w:rsidP="00E55212">
      <w:pPr>
        <w:pStyle w:val="par1"/>
      </w:pPr>
      <w:r w:rsidRPr="00856016">
        <w:t>(</w:t>
      </w:r>
      <w:proofErr w:type="spellStart"/>
      <w:ins w:id="101" w:author="Author">
        <w:r w:rsidR="007F7A22" w:rsidRPr="00856016">
          <w:t>hh</w:t>
        </w:r>
      </w:ins>
      <w:proofErr w:type="spellEnd"/>
      <w:del w:id="102" w:author="Author">
        <w:r w:rsidRPr="00856016">
          <w:delText>bb</w:delText>
        </w:r>
      </w:del>
      <w:r w:rsidRPr="00856016">
        <w:t>)</w:t>
      </w:r>
      <w:r w:rsidRPr="00856016">
        <w:tab/>
        <w:t>"Major event" means an event as defined in and consistent with IEEE Standard Number 1366-2003, Guide for Electric Power Distribution Reliability Indices.</w:t>
      </w:r>
    </w:p>
    <w:p w14:paraId="6F12DC19" w14:textId="50BA3733" w:rsidR="001837E4" w:rsidRPr="00856016" w:rsidRDefault="00A51536" w:rsidP="00E55212">
      <w:pPr>
        <w:pStyle w:val="par1"/>
      </w:pPr>
      <w:r w:rsidRPr="00856016">
        <w:t>(</w:t>
      </w:r>
      <w:ins w:id="103" w:author="Author">
        <w:r w:rsidR="007F7A22" w:rsidRPr="00856016">
          <w:t>ii</w:t>
        </w:r>
      </w:ins>
      <w:del w:id="104" w:author="Author">
        <w:r w:rsidRPr="00856016">
          <w:delText>cc</w:delText>
        </w:r>
      </w:del>
      <w:r w:rsidRPr="00856016">
        <w:t>)</w:t>
      </w:r>
      <w:r w:rsidRPr="00856016">
        <w:tab/>
        <w:t>"MVA" means mega-volt amperes and is the vector sum of the real power and the reactive power.</w:t>
      </w:r>
    </w:p>
    <w:p w14:paraId="41929F39" w14:textId="30724630" w:rsidR="001837E4" w:rsidRPr="00856016" w:rsidRDefault="00A51536" w:rsidP="00E55212">
      <w:pPr>
        <w:pStyle w:val="par1"/>
      </w:pPr>
      <w:r w:rsidRPr="00856016">
        <w:lastRenderedPageBreak/>
        <w:t>(</w:t>
      </w:r>
      <w:proofErr w:type="spellStart"/>
      <w:del w:id="105" w:author="Author">
        <w:r w:rsidRPr="00856016">
          <w:delText>dd</w:delText>
        </w:r>
      </w:del>
      <w:ins w:id="106" w:author="Author">
        <w:r w:rsidR="007F7A22" w:rsidRPr="00856016">
          <w:t>jj</w:t>
        </w:r>
      </w:ins>
      <w:proofErr w:type="spellEnd"/>
      <w:r w:rsidRPr="00856016">
        <w:t>)</w:t>
      </w:r>
      <w:r w:rsidRPr="00856016">
        <w:tab/>
        <w:t xml:space="preserve">"Non-standard customer data" means all customer data that </w:t>
      </w:r>
      <w:proofErr w:type="gramStart"/>
      <w:r w:rsidRPr="00856016">
        <w:t>are</w:t>
      </w:r>
      <w:proofErr w:type="gramEnd"/>
      <w:r w:rsidRPr="00856016">
        <w:t xml:space="preserve"> not standard customer data.</w:t>
      </w:r>
    </w:p>
    <w:p w14:paraId="30F3162A" w14:textId="1B7BB546" w:rsidR="001837E4" w:rsidRPr="00856016" w:rsidRDefault="00A51536" w:rsidP="00E55212">
      <w:pPr>
        <w:pStyle w:val="par1"/>
      </w:pPr>
      <w:r w:rsidRPr="00856016">
        <w:t>(</w:t>
      </w:r>
      <w:del w:id="107" w:author="Author">
        <w:r w:rsidRPr="00856016">
          <w:delText>ee</w:delText>
        </w:r>
      </w:del>
      <w:ins w:id="108" w:author="Author">
        <w:r w:rsidR="0008781C" w:rsidRPr="00856016">
          <w:t>kk</w:t>
        </w:r>
      </w:ins>
      <w:r w:rsidRPr="00856016">
        <w:t>)</w:t>
      </w:r>
      <w:r w:rsidRPr="00856016">
        <w:tab/>
        <w:t>"Output" means the energy and power produced by a generation system.</w:t>
      </w:r>
    </w:p>
    <w:p w14:paraId="78A61588" w14:textId="3EC14A1F" w:rsidR="001837E4" w:rsidRPr="00856016" w:rsidRDefault="00A51536" w:rsidP="00E55212">
      <w:pPr>
        <w:pStyle w:val="par1"/>
      </w:pPr>
      <w:r w:rsidRPr="00856016">
        <w:t>(</w:t>
      </w:r>
      <w:proofErr w:type="spellStart"/>
      <w:del w:id="109" w:author="Author">
        <w:r w:rsidRPr="00856016">
          <w:delText>ff</w:delText>
        </w:r>
      </w:del>
      <w:ins w:id="110" w:author="Author">
        <w:r w:rsidR="0008781C" w:rsidRPr="00856016">
          <w:t>ll</w:t>
        </w:r>
      </w:ins>
      <w:proofErr w:type="spellEnd"/>
      <w:r w:rsidRPr="00856016">
        <w:t>)</w:t>
      </w:r>
      <w:r w:rsidRPr="00856016">
        <w:tab/>
        <w:t>"Past due" means the point at which a utility can affect a customer’s account for regulated service due to non-payment of charges for regulated service.</w:t>
      </w:r>
    </w:p>
    <w:p w14:paraId="1694FF2A" w14:textId="05B692CF" w:rsidR="001837E4" w:rsidRPr="00856016" w:rsidRDefault="00A51536" w:rsidP="00E55212">
      <w:pPr>
        <w:pStyle w:val="par1"/>
      </w:pPr>
      <w:ins w:id="111" w:author="Author">
        <w:r w:rsidRPr="00856016">
          <w:t>(</w:t>
        </w:r>
        <w:r w:rsidR="0008781C" w:rsidRPr="00856016">
          <w:t>mm</w:t>
        </w:r>
        <w:r w:rsidRPr="00856016">
          <w:t>)</w:t>
        </w:r>
        <w:r w:rsidRPr="00856016">
          <w:tab/>
          <w:t xml:space="preserve">“Phased </w:t>
        </w:r>
        <w:r w:rsidR="00416BC7">
          <w:t>i</w:t>
        </w:r>
        <w:r w:rsidRPr="00856016">
          <w:t xml:space="preserve">nterconnection or </w:t>
        </w:r>
        <w:r w:rsidR="00416BC7">
          <w:t>e</w:t>
        </w:r>
        <w:r w:rsidRPr="00856016">
          <w:t xml:space="preserve">nergization </w:t>
        </w:r>
        <w:r w:rsidR="00416BC7">
          <w:t>a</w:t>
        </w:r>
        <w:r w:rsidRPr="00856016">
          <w:t>greement” means an agreement between a utility and a customer to provide certain levels of electrical service capacity on a guaranteed timeline, in exchange for the customer participating in the utility’s flexible interconnection or energization tariff while necessary grid upgrades are being completed.</w:t>
        </w:r>
      </w:ins>
    </w:p>
    <w:p w14:paraId="6D0DB25D" w14:textId="5A208CAA" w:rsidR="001837E4" w:rsidRPr="00856016" w:rsidRDefault="00A51536" w:rsidP="00E55212">
      <w:pPr>
        <w:pStyle w:val="par1"/>
      </w:pPr>
      <w:r w:rsidRPr="00856016">
        <w:t>(</w:t>
      </w:r>
      <w:proofErr w:type="spellStart"/>
      <w:del w:id="112" w:author="Author">
        <w:r w:rsidRPr="00856016">
          <w:delText>gg</w:delText>
        </w:r>
      </w:del>
      <w:ins w:id="113" w:author="Author">
        <w:r w:rsidR="0008781C" w:rsidRPr="00856016">
          <w:t>nn</w:t>
        </w:r>
      </w:ins>
      <w:proofErr w:type="spellEnd"/>
      <w:r w:rsidRPr="00856016">
        <w:t>)</w:t>
      </w:r>
      <w:r w:rsidRPr="00856016">
        <w:tab/>
        <w:t>"Powerline trail" means a multimodal trail that is: eight feet in width or wider; made of hard surface such as concrete or compacted gravel; used for recreational purposes or commuting in a manner that does not involve a motor vehicle; and located in an existing transmission or future transmission corridor.</w:t>
      </w:r>
    </w:p>
    <w:p w14:paraId="41809E42" w14:textId="4DB3A21E" w:rsidR="001837E4" w:rsidRPr="00856016" w:rsidRDefault="00A51536" w:rsidP="00E55212">
      <w:pPr>
        <w:pStyle w:val="par1"/>
      </w:pPr>
      <w:r w:rsidRPr="00856016">
        <w:t>(</w:t>
      </w:r>
      <w:proofErr w:type="spellStart"/>
      <w:del w:id="114" w:author="Author">
        <w:r w:rsidRPr="00856016">
          <w:delText>hh</w:delText>
        </w:r>
      </w:del>
      <w:ins w:id="115" w:author="Author">
        <w:r w:rsidR="0008781C" w:rsidRPr="00856016">
          <w:t>oo</w:t>
        </w:r>
      </w:ins>
      <w:proofErr w:type="spellEnd"/>
      <w:r w:rsidRPr="00856016">
        <w:t>)</w:t>
      </w:r>
      <w:r w:rsidRPr="00856016">
        <w:tab/>
        <w:t>“Project labor agreement,” pursuant to § 24-92-303(9), C.R.S., means a pre-hire collective bargaining agreement between a lead contractor and construction labor organization(s) covering the affected trades necessary to perform work on a project that establishes the terms and conditions of employment of the construction workforce and includes provisions that:</w:t>
      </w:r>
    </w:p>
    <w:p w14:paraId="7E442935" w14:textId="77777777" w:rsidR="001837E4" w:rsidRPr="00856016" w:rsidRDefault="00A51536" w:rsidP="00E55212">
      <w:pPr>
        <w:pStyle w:val="par2"/>
      </w:pPr>
      <w:r w:rsidRPr="00856016">
        <w:t>(I)</w:t>
      </w:r>
      <w:r w:rsidRPr="00856016">
        <w:tab/>
        <w:t>set forth effective, immediate, and mutually binding procedures for resolving jurisdictional labor disputes and grievances arising before the completion of work;</w:t>
      </w:r>
    </w:p>
    <w:p w14:paraId="17EDD14A" w14:textId="77777777" w:rsidR="001837E4" w:rsidRPr="00856016" w:rsidRDefault="00A51536" w:rsidP="00E55212">
      <w:pPr>
        <w:pStyle w:val="par2"/>
      </w:pPr>
      <w:r w:rsidRPr="00856016">
        <w:t>(II)</w:t>
      </w:r>
      <w:r w:rsidRPr="00856016">
        <w:tab/>
        <w:t>contain guarantees against strikes, lockouts, or similar actions;</w:t>
      </w:r>
    </w:p>
    <w:p w14:paraId="1982C140" w14:textId="77777777" w:rsidR="001837E4" w:rsidRPr="00856016" w:rsidRDefault="00A51536" w:rsidP="00E55212">
      <w:pPr>
        <w:pStyle w:val="par2"/>
      </w:pPr>
      <w:r w:rsidRPr="00856016">
        <w:t>(III)</w:t>
      </w:r>
      <w:r w:rsidRPr="00856016">
        <w:tab/>
        <w:t>ensure a reliable source of trained, skilled, and experienced construction craft labor;</w:t>
      </w:r>
    </w:p>
    <w:p w14:paraId="483C8506" w14:textId="77777777" w:rsidR="001837E4" w:rsidRPr="00856016" w:rsidRDefault="00A51536" w:rsidP="00E55212">
      <w:pPr>
        <w:pStyle w:val="par2"/>
      </w:pPr>
      <w:r w:rsidRPr="00856016">
        <w:t>(IV)</w:t>
      </w:r>
      <w:r w:rsidRPr="00856016">
        <w:tab/>
        <w:t xml:space="preserve">further public policy objectives regarding improved employment opportunities for minorities, women, or other economically disadvantaged populations in the construction industry, including persons </w:t>
      </w:r>
      <w:proofErr w:type="gramStart"/>
      <w:r w:rsidRPr="00856016">
        <w:t>from disproportionately impacted communities,</w:t>
      </w:r>
      <w:proofErr w:type="gramEnd"/>
      <w:r w:rsidRPr="00856016">
        <w:t xml:space="preserve"> to the extent permitted by state and federal law;</w:t>
      </w:r>
    </w:p>
    <w:p w14:paraId="54C809AD" w14:textId="77777777" w:rsidR="001837E4" w:rsidRPr="00856016" w:rsidRDefault="00A51536" w:rsidP="00E55212">
      <w:pPr>
        <w:pStyle w:val="par2"/>
      </w:pPr>
      <w:r w:rsidRPr="00856016">
        <w:t>(V)</w:t>
      </w:r>
      <w:r w:rsidRPr="00856016">
        <w:tab/>
        <w:t>permit the selection of the lowest qualified responsible bidder or lowest qualified responsible offeror without regard to union or non-union status at other construction sites; and</w:t>
      </w:r>
    </w:p>
    <w:p w14:paraId="19280B2A" w14:textId="77777777" w:rsidR="001837E4" w:rsidRPr="00856016" w:rsidRDefault="00A51536" w:rsidP="00E55212">
      <w:pPr>
        <w:pStyle w:val="par2"/>
      </w:pPr>
      <w:r w:rsidRPr="00856016">
        <w:lastRenderedPageBreak/>
        <w:t>(VI)</w:t>
      </w:r>
      <w:r w:rsidRPr="00856016">
        <w:tab/>
        <w:t>include other terms as the parties deem appropriate.</w:t>
      </w:r>
    </w:p>
    <w:p w14:paraId="30411184" w14:textId="737D0F98" w:rsidR="001837E4" w:rsidRPr="00856016" w:rsidRDefault="00A51536" w:rsidP="00E55212">
      <w:pPr>
        <w:pStyle w:val="par1"/>
      </w:pPr>
      <w:r w:rsidRPr="00856016">
        <w:t>(</w:t>
      </w:r>
      <w:del w:id="116" w:author="Author">
        <w:r w:rsidRPr="00856016">
          <w:delText>ii</w:delText>
        </w:r>
      </w:del>
      <w:ins w:id="117" w:author="Author">
        <w:r w:rsidR="0008781C" w:rsidRPr="00856016">
          <w:t>pp</w:t>
        </w:r>
      </w:ins>
      <w:r w:rsidRPr="00856016">
        <w:t>)</w:t>
      </w:r>
      <w:r w:rsidRPr="00856016">
        <w:tab/>
        <w:t>"Principal place of business" means the place, in or out of the State of Colorado, where the executive or managing principals who directly oversee the utility's operations in Colorado are located.</w:t>
      </w:r>
    </w:p>
    <w:p w14:paraId="4B49C4D4" w14:textId="614342EC" w:rsidR="001837E4" w:rsidRPr="00856016" w:rsidRDefault="00A51536" w:rsidP="00E55212">
      <w:pPr>
        <w:pStyle w:val="par1"/>
      </w:pPr>
      <w:r w:rsidRPr="00856016">
        <w:t>(</w:t>
      </w:r>
      <w:proofErr w:type="spellStart"/>
      <w:del w:id="118" w:author="Author">
        <w:r w:rsidRPr="00856016">
          <w:delText>jj</w:delText>
        </w:r>
      </w:del>
      <w:ins w:id="119" w:author="Author">
        <w:r w:rsidR="0008781C" w:rsidRPr="00856016">
          <w:t>qq</w:t>
        </w:r>
      </w:ins>
      <w:proofErr w:type="spellEnd"/>
      <w:r w:rsidRPr="00856016">
        <w:t>)</w:t>
      </w:r>
      <w:r w:rsidRPr="00856016">
        <w:tab/>
        <w:t xml:space="preserve">"Property owner" means the legal owner of government record for a parcel of real property within the service territory of a utility.  A utility may rely upon the records of a county clerk for the county within which a parcel of property is located to determine ownership of government </w:t>
      </w:r>
      <w:proofErr w:type="gramStart"/>
      <w:r w:rsidRPr="00856016">
        <w:t>record</w:t>
      </w:r>
      <w:proofErr w:type="gramEnd"/>
      <w:r w:rsidRPr="00856016">
        <w:t>.</w:t>
      </w:r>
    </w:p>
    <w:p w14:paraId="6810C49E" w14:textId="25B88ABE" w:rsidR="001837E4" w:rsidRPr="00856016" w:rsidRDefault="00A51536" w:rsidP="00E55212">
      <w:pPr>
        <w:pStyle w:val="par1"/>
      </w:pPr>
      <w:r w:rsidRPr="00856016">
        <w:t>(</w:t>
      </w:r>
      <w:proofErr w:type="spellStart"/>
      <w:del w:id="120" w:author="Author">
        <w:r w:rsidRPr="00856016">
          <w:delText>kk</w:delText>
        </w:r>
      </w:del>
      <w:ins w:id="121" w:author="Author">
        <w:r w:rsidR="0008781C" w:rsidRPr="00856016">
          <w:t>rr</w:t>
        </w:r>
      </w:ins>
      <w:proofErr w:type="spellEnd"/>
      <w:r w:rsidRPr="00856016">
        <w:t>)</w:t>
      </w:r>
      <w:r w:rsidRPr="00856016">
        <w:tab/>
        <w:t>"Qualifying communication" means one of the following methods of communicating with a utility customer about a possible upcoming disconnection of service:</w:t>
      </w:r>
    </w:p>
    <w:p w14:paraId="6653C5CD" w14:textId="77777777" w:rsidR="001837E4" w:rsidRPr="00856016" w:rsidRDefault="00A51536" w:rsidP="00E55212">
      <w:pPr>
        <w:pStyle w:val="par2"/>
      </w:pPr>
      <w:r w:rsidRPr="00856016">
        <w:t>(I)</w:t>
      </w:r>
      <w:r w:rsidRPr="00856016">
        <w:tab/>
        <w:t>a physical visit to the customer's premises during which a utility representative speaks with the customer and provides the customer utility assistance information or, if the customer is not available to speak, leaves notice of proposed disconnection and utility assistance information for the customer's review; or</w:t>
      </w:r>
    </w:p>
    <w:p w14:paraId="36D83299" w14:textId="77777777" w:rsidR="001837E4" w:rsidRPr="00856016" w:rsidRDefault="00A51536" w:rsidP="00E55212">
      <w:pPr>
        <w:pStyle w:val="par2"/>
      </w:pPr>
      <w:r w:rsidRPr="00856016">
        <w:t>(II)</w:t>
      </w:r>
      <w:r w:rsidRPr="00856016">
        <w:tab/>
        <w:t>a telephone call, text, or e-mail to the customer’s last-known telephone number or email address in which:</w:t>
      </w:r>
    </w:p>
    <w:p w14:paraId="1F19EB5B" w14:textId="77777777" w:rsidR="001837E4" w:rsidRPr="00856016" w:rsidRDefault="00A51536" w:rsidP="00E55212">
      <w:pPr>
        <w:pStyle w:val="par3"/>
      </w:pPr>
      <w:r w:rsidRPr="00856016">
        <w:t>(A)</w:t>
      </w:r>
      <w:r w:rsidRPr="00856016">
        <w:tab/>
        <w:t>the utility representative provides the customer with notice of proposed disconnection and utility assistance information; and</w:t>
      </w:r>
    </w:p>
    <w:p w14:paraId="4066B862" w14:textId="77777777" w:rsidR="001837E4" w:rsidRPr="00856016" w:rsidRDefault="00A51536" w:rsidP="00E55212">
      <w:pPr>
        <w:pStyle w:val="par3"/>
      </w:pPr>
      <w:r w:rsidRPr="00856016">
        <w:t>(B)</w:t>
      </w:r>
      <w:r w:rsidRPr="00856016">
        <w:tab/>
        <w:t xml:space="preserve">the utility representative either speaks directly with the customer over the </w:t>
      </w:r>
      <w:proofErr w:type="gramStart"/>
      <w:r w:rsidRPr="00856016">
        <w:t>telephone</w:t>
      </w:r>
      <w:proofErr w:type="gramEnd"/>
      <w:r w:rsidRPr="00856016">
        <w:t xml:space="preserve"> or the customer receives the utility representative’s text or email.</w:t>
      </w:r>
    </w:p>
    <w:p w14:paraId="3FBC5587" w14:textId="6D830B21" w:rsidR="001837E4" w:rsidRPr="00856016" w:rsidRDefault="00A51536" w:rsidP="00E55212">
      <w:pPr>
        <w:pStyle w:val="par1"/>
      </w:pPr>
      <w:r w:rsidRPr="00856016">
        <w:t>(</w:t>
      </w:r>
      <w:del w:id="122" w:author="Author">
        <w:r w:rsidRPr="00856016">
          <w:delText>ll</w:delText>
        </w:r>
      </w:del>
      <w:ins w:id="123" w:author="Author">
        <w:r w:rsidR="0008781C" w:rsidRPr="00856016">
          <w:t>ss</w:t>
        </w:r>
      </w:ins>
      <w:r w:rsidRPr="00856016">
        <w:t>)</w:t>
      </w:r>
      <w:r w:rsidRPr="00856016">
        <w:tab/>
        <w:t>"Rate adjustment mechanism" or "rate rider" means a charge added to a utility bill to recover a specific cost that is not part of the base rate.</w:t>
      </w:r>
    </w:p>
    <w:p w14:paraId="3729F249" w14:textId="729A89A1" w:rsidR="001837E4" w:rsidRPr="00856016" w:rsidRDefault="00A51536" w:rsidP="00E55212">
      <w:pPr>
        <w:pStyle w:val="par1"/>
      </w:pPr>
      <w:r w:rsidRPr="00856016">
        <w:t>(</w:t>
      </w:r>
      <w:proofErr w:type="spellStart"/>
      <w:del w:id="124" w:author="Author">
        <w:r w:rsidRPr="00856016">
          <w:delText>mm</w:delText>
        </w:r>
      </w:del>
      <w:ins w:id="125" w:author="Author">
        <w:r w:rsidR="0008781C" w:rsidRPr="00856016">
          <w:t>tt</w:t>
        </w:r>
      </w:ins>
      <w:proofErr w:type="spellEnd"/>
      <w:r w:rsidRPr="00856016">
        <w:t>)</w:t>
      </w:r>
      <w:r w:rsidRPr="00856016">
        <w:tab/>
        <w:t>"Reference standard" means suitable indicating electrical equipment permanently mounted in a utility's laboratory and used for no purpose other than testing rotating standards.</w:t>
      </w:r>
    </w:p>
    <w:p w14:paraId="5F40B6FB" w14:textId="468C7818" w:rsidR="001837E4" w:rsidRPr="00856016" w:rsidRDefault="00A51536" w:rsidP="00E55212">
      <w:pPr>
        <w:pStyle w:val="par1"/>
      </w:pPr>
      <w:r w:rsidRPr="00856016">
        <w:t>(</w:t>
      </w:r>
      <w:proofErr w:type="spellStart"/>
      <w:del w:id="126" w:author="Author">
        <w:r w:rsidRPr="00856016">
          <w:delText>nn</w:delText>
        </w:r>
      </w:del>
      <w:ins w:id="127" w:author="Author">
        <w:r w:rsidR="0008781C" w:rsidRPr="00856016">
          <w:t>uu</w:t>
        </w:r>
      </w:ins>
      <w:proofErr w:type="spellEnd"/>
      <w:r w:rsidRPr="00856016">
        <w:t>)</w:t>
      </w:r>
      <w:r w:rsidRPr="00856016">
        <w:tab/>
        <w:t>"Regulated charges" means charges billed by a utility to a customer if such charges are approved by the Commission or contained in a tariff of the utility.</w:t>
      </w:r>
    </w:p>
    <w:p w14:paraId="50B89A91" w14:textId="0447F81E" w:rsidR="001837E4" w:rsidRPr="00856016" w:rsidRDefault="00A51536" w:rsidP="00E55212">
      <w:pPr>
        <w:pStyle w:val="par1"/>
        <w:rPr>
          <w:color w:val="0070C0"/>
        </w:rPr>
      </w:pPr>
      <w:r w:rsidRPr="00856016">
        <w:t>(</w:t>
      </w:r>
      <w:proofErr w:type="spellStart"/>
      <w:del w:id="128" w:author="Author">
        <w:r w:rsidRPr="00856016">
          <w:delText>oo</w:delText>
        </w:r>
      </w:del>
      <w:ins w:id="129" w:author="Author">
        <w:r w:rsidR="0008781C" w:rsidRPr="00856016">
          <w:t>vv</w:t>
        </w:r>
      </w:ins>
      <w:proofErr w:type="spellEnd"/>
      <w:r w:rsidRPr="00856016">
        <w:t>)</w:t>
      </w:r>
      <w:r w:rsidRPr="00856016">
        <w:tab/>
        <w:t>"RFP" means request for proposals.</w:t>
      </w:r>
    </w:p>
    <w:p w14:paraId="550E8F48" w14:textId="47D4F9BB" w:rsidR="001837E4" w:rsidRPr="00856016" w:rsidRDefault="00A51536" w:rsidP="00E55212">
      <w:pPr>
        <w:pStyle w:val="par1"/>
      </w:pPr>
      <w:r w:rsidRPr="00856016">
        <w:lastRenderedPageBreak/>
        <w:t>(</w:t>
      </w:r>
      <w:del w:id="130" w:author="Author">
        <w:r w:rsidRPr="00856016">
          <w:delText>pp</w:delText>
        </w:r>
      </w:del>
      <w:ins w:id="131" w:author="Author">
        <w:r w:rsidR="0008781C" w:rsidRPr="00856016">
          <w:t>ww</w:t>
        </w:r>
      </w:ins>
      <w:r w:rsidRPr="00856016">
        <w:t>)</w:t>
      </w:r>
      <w:r w:rsidRPr="00856016">
        <w:tab/>
        <w:t>"Rotating standard" means a portable meter used for testing service meters.</w:t>
      </w:r>
    </w:p>
    <w:p w14:paraId="2A9B987F" w14:textId="312071A3" w:rsidR="001837E4" w:rsidRPr="00856016" w:rsidRDefault="00A51536" w:rsidP="00E55212">
      <w:pPr>
        <w:pStyle w:val="par1"/>
      </w:pPr>
      <w:r w:rsidRPr="00856016">
        <w:t>(</w:t>
      </w:r>
      <w:del w:id="132" w:author="Author">
        <w:r w:rsidRPr="00856016">
          <w:delText>qq</w:delText>
        </w:r>
      </w:del>
      <w:ins w:id="133" w:author="Author">
        <w:r w:rsidR="0008781C" w:rsidRPr="00856016">
          <w:t>xx</w:t>
        </w:r>
      </w:ins>
      <w:r w:rsidRPr="00856016">
        <w:t>)</w:t>
      </w:r>
      <w:r w:rsidRPr="00856016">
        <w:tab/>
        <w:t>"RUS" means the Rural Utilities Service of the United States Department of Agriculture, or its successor agencies.</w:t>
      </w:r>
    </w:p>
    <w:p w14:paraId="2E3603B9" w14:textId="7FAE00FC" w:rsidR="001837E4" w:rsidRPr="00856016" w:rsidRDefault="00A51536" w:rsidP="00E55212">
      <w:pPr>
        <w:pStyle w:val="par1"/>
      </w:pPr>
      <w:r w:rsidRPr="00856016">
        <w:t>(</w:t>
      </w:r>
      <w:proofErr w:type="spellStart"/>
      <w:del w:id="134" w:author="Author">
        <w:r w:rsidRPr="00856016">
          <w:delText>rr</w:delText>
        </w:r>
      </w:del>
      <w:ins w:id="135" w:author="Author">
        <w:r w:rsidR="0008781C" w:rsidRPr="00856016">
          <w:t>yy</w:t>
        </w:r>
      </w:ins>
      <w:proofErr w:type="spellEnd"/>
      <w:r w:rsidRPr="00856016">
        <w:t>)</w:t>
      </w:r>
      <w:r w:rsidRPr="00856016">
        <w:tab/>
        <w:t>"Service connection" is the location on the customer’s premises/facilities at which a point of delivery of power between the utility and the customer is established.  For example, in the case of a typical residential customer served from overhead secondary supply, this is the location at which the utility’s electric service drop conductors are physically connected to the customer’s electric service entrance conductors.</w:t>
      </w:r>
    </w:p>
    <w:p w14:paraId="6939A3E6" w14:textId="489EFC73" w:rsidR="001837E4" w:rsidRPr="00856016" w:rsidRDefault="00A51536" w:rsidP="00E55212">
      <w:pPr>
        <w:pStyle w:val="par1"/>
      </w:pPr>
      <w:r w:rsidRPr="00856016">
        <w:t>(</w:t>
      </w:r>
      <w:proofErr w:type="spellStart"/>
      <w:del w:id="136" w:author="Author">
        <w:r w:rsidRPr="00856016">
          <w:delText>ss</w:delText>
        </w:r>
      </w:del>
      <w:ins w:id="137" w:author="Author">
        <w:r w:rsidR="0008781C" w:rsidRPr="00856016">
          <w:t>zz</w:t>
        </w:r>
      </w:ins>
      <w:proofErr w:type="spellEnd"/>
      <w:r w:rsidRPr="00856016">
        <w:t>)</w:t>
      </w:r>
      <w:r w:rsidRPr="00856016">
        <w:tab/>
        <w:t>"Standard customer data" means customer data maintained by a utility in its systems in the ordinary course of business.</w:t>
      </w:r>
    </w:p>
    <w:p w14:paraId="6351AAA2" w14:textId="67D155DE" w:rsidR="001837E4" w:rsidRPr="00856016" w:rsidRDefault="00A51536" w:rsidP="00E55212">
      <w:pPr>
        <w:pStyle w:val="par1"/>
      </w:pPr>
      <w:ins w:id="138" w:author="Author">
        <w:r w:rsidRPr="00856016">
          <w:t>(</w:t>
        </w:r>
        <w:proofErr w:type="spellStart"/>
        <w:r w:rsidR="0008781C" w:rsidRPr="00856016">
          <w:t>aaa</w:t>
        </w:r>
        <w:proofErr w:type="spellEnd"/>
        <w:r w:rsidRPr="00856016">
          <w:t>)</w:t>
        </w:r>
        <w:r w:rsidRPr="00856016">
          <w:tab/>
          <w:t xml:space="preserve">“System upgrades” means the additions, modifications, and upgrades to the utility's distribution or Commission-jurisdictional transmission system, including customer-driven upgrades necessary to interconnect </w:t>
        </w:r>
        <w:r w:rsidR="00416BC7">
          <w:t>Di</w:t>
        </w:r>
        <w:r w:rsidRPr="00856016">
          <w:t xml:space="preserve">stributed </w:t>
        </w:r>
        <w:r w:rsidR="00416BC7">
          <w:t>E</w:t>
        </w:r>
        <w:r w:rsidRPr="00856016">
          <w:t xml:space="preserve">nergy </w:t>
        </w:r>
        <w:r w:rsidR="00416BC7">
          <w:t>R</w:t>
        </w:r>
        <w:r w:rsidRPr="00856016">
          <w:t>esources, energize or service-connect transportation and beneficial electrification measures, or facilitate service connections to affordable housing or infill housing.</w:t>
        </w:r>
        <w:r w:rsidR="00416BC7">
          <w:t xml:space="preserve"> </w:t>
        </w:r>
        <w:r w:rsidRPr="00856016">
          <w:t xml:space="preserve"> System upgrades do not include interconnection facilities.</w:t>
        </w:r>
      </w:ins>
    </w:p>
    <w:p w14:paraId="4F0C0143" w14:textId="70AFDAD8" w:rsidR="001837E4" w:rsidRPr="00856016" w:rsidRDefault="00A51536" w:rsidP="00E55212">
      <w:pPr>
        <w:pStyle w:val="par1"/>
      </w:pPr>
      <w:r w:rsidRPr="00856016">
        <w:t>(</w:t>
      </w:r>
      <w:proofErr w:type="spellStart"/>
      <w:del w:id="139" w:author="Author">
        <w:r w:rsidRPr="00856016">
          <w:delText>tt</w:delText>
        </w:r>
      </w:del>
      <w:ins w:id="140" w:author="Author">
        <w:r w:rsidR="0008781C" w:rsidRPr="00856016">
          <w:t>bbb</w:t>
        </w:r>
      </w:ins>
      <w:proofErr w:type="spellEnd"/>
      <w:r w:rsidRPr="00856016">
        <w:t>)</w:t>
      </w:r>
      <w:r w:rsidRPr="00856016">
        <w:tab/>
        <w:t>"Test year" means a twelve-month period that is examined to determine a utility's costs of service in a rate case.</w:t>
      </w:r>
    </w:p>
    <w:p w14:paraId="1A993D36" w14:textId="4B9FF283" w:rsidR="001837E4" w:rsidRPr="00856016" w:rsidRDefault="00A51536" w:rsidP="00E55212">
      <w:pPr>
        <w:pStyle w:val="par1"/>
      </w:pPr>
      <w:r w:rsidRPr="00856016">
        <w:t>(</w:t>
      </w:r>
      <w:del w:id="141" w:author="Author">
        <w:r w:rsidRPr="00856016">
          <w:delText>uu</w:delText>
        </w:r>
      </w:del>
      <w:ins w:id="142" w:author="Author">
        <w:r w:rsidR="0008781C" w:rsidRPr="00856016">
          <w:t>ccc</w:t>
        </w:r>
      </w:ins>
      <w:r w:rsidRPr="00856016">
        <w:t>)</w:t>
      </w:r>
      <w:r w:rsidRPr="00856016">
        <w:tab/>
        <w:t>"Third-party" means a person who is not the customer, an agent of the customer who has been designated by the customer with the utility and is acting of the customer’s behalf, a regulated utility serving the customer, or a contracted agent, of the utility.</w:t>
      </w:r>
    </w:p>
    <w:p w14:paraId="03CDFA3E" w14:textId="4D31F583" w:rsidR="001837E4" w:rsidRPr="00856016" w:rsidRDefault="00A51536" w:rsidP="00E55212">
      <w:pPr>
        <w:pStyle w:val="par1"/>
      </w:pPr>
      <w:r w:rsidRPr="00856016">
        <w:t>(</w:t>
      </w:r>
      <w:proofErr w:type="spellStart"/>
      <w:del w:id="143" w:author="Author">
        <w:r w:rsidRPr="00856016">
          <w:delText>vv</w:delText>
        </w:r>
      </w:del>
      <w:ins w:id="144" w:author="Author">
        <w:r w:rsidR="0008781C" w:rsidRPr="00856016">
          <w:t>ddd</w:t>
        </w:r>
      </w:ins>
      <w:proofErr w:type="spellEnd"/>
      <w:r w:rsidRPr="00856016">
        <w:t>)</w:t>
      </w:r>
      <w:r w:rsidRPr="00856016">
        <w:tab/>
        <w:t>"Transmission corridor" means a tract of land owned, occupied, or leased by a transmission provider as defined in § 33-45-102(11), C.R.S., or covered by an easement or right-of-way held by a transmission provider, where an electric transmission line is constructed, operated, or maintained at a voltage of 69 kilovolts or above.</w:t>
      </w:r>
    </w:p>
    <w:p w14:paraId="1005C3CA" w14:textId="3A2D743E" w:rsidR="001837E4" w:rsidRPr="00856016" w:rsidRDefault="00A51536" w:rsidP="00E55212">
      <w:pPr>
        <w:pStyle w:val="par1"/>
      </w:pPr>
      <w:r w:rsidRPr="00856016">
        <w:t>(</w:t>
      </w:r>
      <w:proofErr w:type="spellStart"/>
      <w:del w:id="145" w:author="Author">
        <w:r w:rsidRPr="00856016">
          <w:delText>ww</w:delText>
        </w:r>
      </w:del>
      <w:ins w:id="146" w:author="Author">
        <w:r w:rsidR="0008781C" w:rsidRPr="00856016">
          <w:t>eee</w:t>
        </w:r>
      </w:ins>
      <w:proofErr w:type="spellEnd"/>
      <w:r w:rsidRPr="00856016">
        <w:t>)</w:t>
      </w:r>
      <w:r w:rsidRPr="00856016">
        <w:tab/>
        <w:t>"Transmission facilities" are those lines and related substations designed and operating at voltage levels above the utility's voltages for distribution facilities, including but not limited to related substation facilities such as transformers, capacitor banks, or breakers that are integral to the circuitry of the utility’s transmission system.</w:t>
      </w:r>
    </w:p>
    <w:p w14:paraId="4834D6C0" w14:textId="762B6CE6" w:rsidR="001837E4" w:rsidRPr="00856016" w:rsidRDefault="00A51536" w:rsidP="00E55212">
      <w:pPr>
        <w:pStyle w:val="par1"/>
      </w:pPr>
      <w:r w:rsidRPr="00856016">
        <w:lastRenderedPageBreak/>
        <w:t>(</w:t>
      </w:r>
      <w:proofErr w:type="spellStart"/>
      <w:del w:id="147" w:author="Author">
        <w:r w:rsidRPr="00856016">
          <w:delText>xx</w:delText>
        </w:r>
      </w:del>
      <w:ins w:id="148" w:author="Author">
        <w:r w:rsidR="0008781C" w:rsidRPr="00856016">
          <w:t>fff</w:t>
        </w:r>
      </w:ins>
      <w:proofErr w:type="spellEnd"/>
      <w:r w:rsidRPr="00856016">
        <w:t>)</w:t>
      </w:r>
      <w:r w:rsidRPr="00856016">
        <w:tab/>
        <w:t>"Unique identifier" means a customer’s name, mailing address, telephone number, or email address that is displayed on a bill.</w:t>
      </w:r>
    </w:p>
    <w:p w14:paraId="2E1F70B2" w14:textId="54FD2C2E" w:rsidR="001837E4" w:rsidRPr="00856016" w:rsidRDefault="00A51536" w:rsidP="00E55212">
      <w:pPr>
        <w:pStyle w:val="par1"/>
      </w:pPr>
      <w:r w:rsidRPr="00856016">
        <w:t>(</w:t>
      </w:r>
      <w:proofErr w:type="spellStart"/>
      <w:del w:id="149" w:author="Author">
        <w:r w:rsidRPr="00856016">
          <w:delText>yy</w:delText>
        </w:r>
      </w:del>
      <w:ins w:id="150" w:author="Author">
        <w:r w:rsidR="0008781C" w:rsidRPr="00856016">
          <w:t>ggg</w:t>
        </w:r>
      </w:ins>
      <w:proofErr w:type="spellEnd"/>
      <w:r w:rsidRPr="00856016">
        <w:t>)</w:t>
      </w:r>
      <w:r w:rsidRPr="00856016">
        <w:tab/>
        <w:t xml:space="preserve">"Unregulated charges" means charges that are billed by a utility to a customer and that are not regulated or approved by the Commission, are not contained in a tariff filed with the </w:t>
      </w:r>
      <w:proofErr w:type="gramStart"/>
      <w:r w:rsidRPr="00856016">
        <w:t>Commission, and</w:t>
      </w:r>
      <w:proofErr w:type="gramEnd"/>
      <w:r w:rsidRPr="00856016">
        <w:t xml:space="preserve"> are for service or merchandise not required as a condition of receiving regulated utility service.</w:t>
      </w:r>
    </w:p>
    <w:p w14:paraId="07333A8E" w14:textId="7CCD29D1" w:rsidR="001837E4" w:rsidRPr="00856016" w:rsidRDefault="00A51536" w:rsidP="00E55212">
      <w:pPr>
        <w:pStyle w:val="par1"/>
      </w:pPr>
      <w:r w:rsidRPr="00856016">
        <w:t>(</w:t>
      </w:r>
      <w:proofErr w:type="spellStart"/>
      <w:del w:id="151" w:author="Author">
        <w:r w:rsidRPr="00856016">
          <w:delText>zz</w:delText>
        </w:r>
      </w:del>
      <w:ins w:id="152" w:author="Author">
        <w:r w:rsidR="0008781C" w:rsidRPr="00856016">
          <w:t>hhh</w:t>
        </w:r>
      </w:ins>
      <w:proofErr w:type="spellEnd"/>
      <w:r w:rsidRPr="00856016">
        <w:t>)</w:t>
      </w:r>
      <w:r w:rsidRPr="00856016">
        <w:tab/>
        <w:t>"Utility assistance information" means information that a utility representative provides a customer informing the customer that the customer may contact 1-866-HEAT-HELP (1-866-432-8435) to determine if the customer qualifies for utility bill payment assistance.</w:t>
      </w:r>
    </w:p>
    <w:p w14:paraId="5359FD8D" w14:textId="104F57E9" w:rsidR="001837E4" w:rsidRPr="00856016" w:rsidRDefault="00A51536" w:rsidP="00E55212">
      <w:pPr>
        <w:pStyle w:val="par1"/>
      </w:pPr>
      <w:r w:rsidRPr="00856016">
        <w:t>(</w:t>
      </w:r>
      <w:del w:id="153" w:author="Author">
        <w:r w:rsidRPr="00856016">
          <w:delText>aaa</w:delText>
        </w:r>
      </w:del>
      <w:ins w:id="154" w:author="Author">
        <w:r w:rsidR="0008781C" w:rsidRPr="00856016">
          <w:t>iii</w:t>
        </w:r>
      </w:ins>
      <w:r w:rsidRPr="00856016">
        <w:t>)</w:t>
      </w:r>
      <w:r w:rsidRPr="00856016">
        <w:tab/>
        <w:t>"Utility" means any public utility as defined in § 40-1-103, C.R.S., providing electric, steam, or associated services in the state of Colorado.</w:t>
      </w:r>
    </w:p>
    <w:p w14:paraId="3E60EB41" w14:textId="7A1053AD" w:rsidR="001837E4" w:rsidRPr="00856016" w:rsidRDefault="00A51536" w:rsidP="00E55212">
      <w:pPr>
        <w:pStyle w:val="par1"/>
      </w:pPr>
      <w:r w:rsidRPr="00856016">
        <w:t>(</w:t>
      </w:r>
      <w:proofErr w:type="spellStart"/>
      <w:del w:id="155" w:author="Author">
        <w:r w:rsidRPr="00856016">
          <w:delText>bbb</w:delText>
        </w:r>
      </w:del>
      <w:ins w:id="156" w:author="Author">
        <w:r w:rsidR="0008781C" w:rsidRPr="00856016">
          <w:t>jjj</w:t>
        </w:r>
      </w:ins>
      <w:proofErr w:type="spellEnd"/>
      <w:r w:rsidRPr="00856016">
        <w:t>)</w:t>
      </w:r>
      <w:r w:rsidRPr="00856016">
        <w:tab/>
        <w:t>"Utility service" or "service" means a service offering of a utility, which service offering is regulated by the Commission.</w:t>
      </w:r>
    </w:p>
    <w:p w14:paraId="272DFF12" w14:textId="7D0A0644" w:rsidR="001837E4" w:rsidRPr="00856016" w:rsidRDefault="00A51536" w:rsidP="00E55212">
      <w:pPr>
        <w:pStyle w:val="par1"/>
      </w:pPr>
      <w:r w:rsidRPr="00856016">
        <w:t>(</w:t>
      </w:r>
      <w:proofErr w:type="spellStart"/>
      <w:del w:id="157" w:author="Author">
        <w:r w:rsidRPr="00856016">
          <w:delText>ccc</w:delText>
        </w:r>
      </w:del>
      <w:ins w:id="158" w:author="Author">
        <w:r w:rsidR="0008781C" w:rsidRPr="00856016">
          <w:t>kkk</w:t>
        </w:r>
      </w:ins>
      <w:proofErr w:type="spellEnd"/>
      <w:r w:rsidRPr="00856016">
        <w:t>)</w:t>
      </w:r>
      <w:r w:rsidRPr="00856016">
        <w:tab/>
        <w:t>"Whole building data" means the sum of the monthly electric use for either all meters at a building on a parcel or real property or all buildings on a parcel of real property.</w:t>
      </w:r>
    </w:p>
    <w:p w14:paraId="7E2A2FA7" w14:textId="77777777" w:rsidR="00A92CBD" w:rsidRPr="00856016" w:rsidRDefault="00A92CBD" w:rsidP="00A92CBD">
      <w:pPr>
        <w:pStyle w:val="upar1"/>
        <w:jc w:val="center"/>
        <w:rPr>
          <w:szCs w:val="24"/>
        </w:rPr>
      </w:pPr>
      <w:bookmarkStart w:id="159" w:name="_Toc235617278"/>
      <w:r w:rsidRPr="00856016">
        <w:rPr>
          <w:szCs w:val="24"/>
        </w:rPr>
        <w:t>*           *           *           *</w:t>
      </w:r>
    </w:p>
    <w:p w14:paraId="33731959" w14:textId="77777777" w:rsidR="00A92CBD" w:rsidRPr="00856016" w:rsidRDefault="00A92CBD" w:rsidP="00A92CBD">
      <w:pPr>
        <w:pStyle w:val="upar1"/>
        <w:jc w:val="center"/>
        <w:rPr>
          <w:szCs w:val="24"/>
        </w:rPr>
      </w:pPr>
      <w:r w:rsidRPr="00856016">
        <w:rPr>
          <w:szCs w:val="24"/>
        </w:rPr>
        <w:t>[</w:t>
      </w:r>
      <w:r w:rsidRPr="00856016">
        <w:rPr>
          <w:spacing w:val="-1"/>
          <w:szCs w:val="24"/>
        </w:rPr>
        <w:t>i</w:t>
      </w:r>
      <w:r w:rsidRPr="00856016">
        <w:rPr>
          <w:szCs w:val="24"/>
        </w:rPr>
        <w:t>n</w:t>
      </w:r>
      <w:r w:rsidRPr="00856016">
        <w:rPr>
          <w:spacing w:val="2"/>
          <w:szCs w:val="24"/>
        </w:rPr>
        <w:t>d</w:t>
      </w:r>
      <w:r w:rsidRPr="00856016">
        <w:rPr>
          <w:spacing w:val="-1"/>
          <w:szCs w:val="24"/>
        </w:rPr>
        <w:t>i</w:t>
      </w:r>
      <w:r w:rsidRPr="00856016">
        <w:rPr>
          <w:spacing w:val="1"/>
          <w:szCs w:val="24"/>
        </w:rPr>
        <w:t>c</w:t>
      </w:r>
      <w:r w:rsidRPr="00856016">
        <w:rPr>
          <w:szCs w:val="24"/>
        </w:rPr>
        <w:t>ates</w:t>
      </w:r>
      <w:r w:rsidRPr="00856016">
        <w:rPr>
          <w:spacing w:val="-5"/>
          <w:szCs w:val="24"/>
        </w:rPr>
        <w:t> </w:t>
      </w:r>
      <w:r w:rsidRPr="00856016">
        <w:rPr>
          <w:szCs w:val="24"/>
        </w:rPr>
        <w:t>o</w:t>
      </w:r>
      <w:r w:rsidRPr="00856016">
        <w:rPr>
          <w:spacing w:val="4"/>
          <w:szCs w:val="24"/>
        </w:rPr>
        <w:t>m</w:t>
      </w:r>
      <w:r w:rsidRPr="00856016">
        <w:rPr>
          <w:spacing w:val="-1"/>
          <w:szCs w:val="24"/>
        </w:rPr>
        <w:t>i</w:t>
      </w:r>
      <w:r w:rsidRPr="00856016">
        <w:rPr>
          <w:spacing w:val="1"/>
          <w:szCs w:val="24"/>
        </w:rPr>
        <w:t>ss</w:t>
      </w:r>
      <w:r w:rsidRPr="00856016">
        <w:rPr>
          <w:spacing w:val="-1"/>
          <w:szCs w:val="24"/>
        </w:rPr>
        <w:t>i</w:t>
      </w:r>
      <w:r w:rsidRPr="00856016">
        <w:rPr>
          <w:szCs w:val="24"/>
        </w:rPr>
        <w:t>on</w:t>
      </w:r>
      <w:r w:rsidRPr="00856016">
        <w:rPr>
          <w:spacing w:val="-9"/>
          <w:szCs w:val="24"/>
        </w:rPr>
        <w:t> </w:t>
      </w:r>
      <w:r w:rsidRPr="00856016">
        <w:rPr>
          <w:szCs w:val="24"/>
        </w:rPr>
        <w:t>of una</w:t>
      </w:r>
      <w:r w:rsidRPr="00856016">
        <w:rPr>
          <w:spacing w:val="2"/>
          <w:szCs w:val="24"/>
        </w:rPr>
        <w:t>f</w:t>
      </w:r>
      <w:r w:rsidRPr="00856016">
        <w:rPr>
          <w:szCs w:val="24"/>
        </w:rPr>
        <w:t>fe</w:t>
      </w:r>
      <w:r w:rsidRPr="00856016">
        <w:rPr>
          <w:spacing w:val="1"/>
          <w:szCs w:val="24"/>
        </w:rPr>
        <w:t>c</w:t>
      </w:r>
      <w:r w:rsidRPr="00856016">
        <w:rPr>
          <w:szCs w:val="24"/>
        </w:rPr>
        <w:t>ted</w:t>
      </w:r>
      <w:r w:rsidRPr="00856016">
        <w:rPr>
          <w:spacing w:val="-10"/>
          <w:szCs w:val="24"/>
        </w:rPr>
        <w:t> </w:t>
      </w:r>
      <w:r w:rsidRPr="00856016">
        <w:rPr>
          <w:spacing w:val="1"/>
          <w:szCs w:val="24"/>
        </w:rPr>
        <w:t>r</w:t>
      </w:r>
      <w:r w:rsidRPr="00856016">
        <w:rPr>
          <w:spacing w:val="2"/>
          <w:szCs w:val="24"/>
        </w:rPr>
        <w:t>u</w:t>
      </w:r>
      <w:r w:rsidRPr="00856016">
        <w:rPr>
          <w:spacing w:val="-1"/>
          <w:szCs w:val="24"/>
        </w:rPr>
        <w:t>l</w:t>
      </w:r>
      <w:r w:rsidRPr="00856016">
        <w:rPr>
          <w:szCs w:val="24"/>
        </w:rPr>
        <w:t>e</w:t>
      </w:r>
      <w:r w:rsidRPr="00856016">
        <w:rPr>
          <w:spacing w:val="1"/>
          <w:szCs w:val="24"/>
        </w:rPr>
        <w:t>s</w:t>
      </w:r>
      <w:r w:rsidRPr="00856016">
        <w:rPr>
          <w:szCs w:val="24"/>
        </w:rPr>
        <w:t>]</w:t>
      </w:r>
    </w:p>
    <w:p w14:paraId="6D4D1304" w14:textId="5E524AD3" w:rsidR="00425E3E" w:rsidRPr="00E55212" w:rsidRDefault="00425E3E" w:rsidP="00E55212">
      <w:pPr>
        <w:pStyle w:val="Heading2"/>
        <w:rPr>
          <w:rFonts w:cs="Arial"/>
        </w:rPr>
      </w:pPr>
      <w:r w:rsidRPr="00E55212">
        <w:rPr>
          <w:rFonts w:cs="Arial"/>
        </w:rPr>
        <w:t>FACILITIES</w:t>
      </w:r>
    </w:p>
    <w:p w14:paraId="40DF6CE0" w14:textId="77777777" w:rsidR="00425E3E" w:rsidRPr="00856016" w:rsidRDefault="00425E3E" w:rsidP="00425E3E">
      <w:pPr>
        <w:pStyle w:val="upar1"/>
        <w:jc w:val="center"/>
        <w:rPr>
          <w:szCs w:val="24"/>
        </w:rPr>
      </w:pPr>
      <w:r w:rsidRPr="00856016">
        <w:rPr>
          <w:szCs w:val="24"/>
        </w:rPr>
        <w:t>*           *           *           *</w:t>
      </w:r>
    </w:p>
    <w:p w14:paraId="09DC8E55" w14:textId="4EDF21FC" w:rsidR="00425E3E" w:rsidRPr="00856016" w:rsidRDefault="00425E3E" w:rsidP="00850938">
      <w:pPr>
        <w:pStyle w:val="upar1"/>
        <w:jc w:val="center"/>
        <w:rPr>
          <w:szCs w:val="24"/>
        </w:rPr>
      </w:pPr>
      <w:r w:rsidRPr="00856016">
        <w:rPr>
          <w:szCs w:val="24"/>
        </w:rPr>
        <w:t>[</w:t>
      </w:r>
      <w:r w:rsidRPr="00856016">
        <w:rPr>
          <w:spacing w:val="-1"/>
          <w:szCs w:val="24"/>
        </w:rPr>
        <w:t>i</w:t>
      </w:r>
      <w:r w:rsidRPr="00856016">
        <w:rPr>
          <w:szCs w:val="24"/>
        </w:rPr>
        <w:t>n</w:t>
      </w:r>
      <w:r w:rsidRPr="00856016">
        <w:rPr>
          <w:spacing w:val="2"/>
          <w:szCs w:val="24"/>
        </w:rPr>
        <w:t>d</w:t>
      </w:r>
      <w:r w:rsidRPr="00856016">
        <w:rPr>
          <w:spacing w:val="-1"/>
          <w:szCs w:val="24"/>
        </w:rPr>
        <w:t>i</w:t>
      </w:r>
      <w:r w:rsidRPr="00856016">
        <w:rPr>
          <w:spacing w:val="1"/>
          <w:szCs w:val="24"/>
        </w:rPr>
        <w:t>c</w:t>
      </w:r>
      <w:r w:rsidRPr="00856016">
        <w:rPr>
          <w:szCs w:val="24"/>
        </w:rPr>
        <w:t>ates</w:t>
      </w:r>
      <w:r w:rsidRPr="00856016">
        <w:rPr>
          <w:spacing w:val="-5"/>
          <w:szCs w:val="24"/>
        </w:rPr>
        <w:t> </w:t>
      </w:r>
      <w:r w:rsidRPr="00856016">
        <w:rPr>
          <w:szCs w:val="24"/>
        </w:rPr>
        <w:t>o</w:t>
      </w:r>
      <w:r w:rsidRPr="00856016">
        <w:rPr>
          <w:spacing w:val="4"/>
          <w:szCs w:val="24"/>
        </w:rPr>
        <w:t>m</w:t>
      </w:r>
      <w:r w:rsidRPr="00856016">
        <w:rPr>
          <w:spacing w:val="-1"/>
          <w:szCs w:val="24"/>
        </w:rPr>
        <w:t>i</w:t>
      </w:r>
      <w:r w:rsidRPr="00856016">
        <w:rPr>
          <w:spacing w:val="1"/>
          <w:szCs w:val="24"/>
        </w:rPr>
        <w:t>ss</w:t>
      </w:r>
      <w:r w:rsidRPr="00856016">
        <w:rPr>
          <w:spacing w:val="-1"/>
          <w:szCs w:val="24"/>
        </w:rPr>
        <w:t>i</w:t>
      </w:r>
      <w:r w:rsidRPr="00856016">
        <w:rPr>
          <w:szCs w:val="24"/>
        </w:rPr>
        <w:t>on</w:t>
      </w:r>
      <w:r w:rsidRPr="00856016">
        <w:rPr>
          <w:spacing w:val="-9"/>
          <w:szCs w:val="24"/>
        </w:rPr>
        <w:t> </w:t>
      </w:r>
      <w:r w:rsidRPr="00856016">
        <w:rPr>
          <w:szCs w:val="24"/>
        </w:rPr>
        <w:t>of una</w:t>
      </w:r>
      <w:r w:rsidRPr="00856016">
        <w:rPr>
          <w:spacing w:val="2"/>
          <w:szCs w:val="24"/>
        </w:rPr>
        <w:t>f</w:t>
      </w:r>
      <w:r w:rsidRPr="00856016">
        <w:rPr>
          <w:szCs w:val="24"/>
        </w:rPr>
        <w:t>fe</w:t>
      </w:r>
      <w:r w:rsidRPr="00856016">
        <w:rPr>
          <w:spacing w:val="1"/>
          <w:szCs w:val="24"/>
        </w:rPr>
        <w:t>c</w:t>
      </w:r>
      <w:r w:rsidRPr="00856016">
        <w:rPr>
          <w:szCs w:val="24"/>
        </w:rPr>
        <w:t>ted</w:t>
      </w:r>
      <w:r w:rsidRPr="00856016">
        <w:rPr>
          <w:spacing w:val="-10"/>
          <w:szCs w:val="24"/>
        </w:rPr>
        <w:t> </w:t>
      </w:r>
      <w:r w:rsidRPr="00856016">
        <w:rPr>
          <w:spacing w:val="1"/>
          <w:szCs w:val="24"/>
        </w:rPr>
        <w:t>r</w:t>
      </w:r>
      <w:r w:rsidRPr="00856016">
        <w:rPr>
          <w:spacing w:val="2"/>
          <w:szCs w:val="24"/>
        </w:rPr>
        <w:t>u</w:t>
      </w:r>
      <w:r w:rsidRPr="00856016">
        <w:rPr>
          <w:spacing w:val="-1"/>
          <w:szCs w:val="24"/>
        </w:rPr>
        <w:t>l</w:t>
      </w:r>
      <w:r w:rsidRPr="00856016">
        <w:rPr>
          <w:szCs w:val="24"/>
        </w:rPr>
        <w:t>e</w:t>
      </w:r>
      <w:r w:rsidRPr="00856016">
        <w:rPr>
          <w:spacing w:val="1"/>
          <w:szCs w:val="24"/>
        </w:rPr>
        <w:t>s</w:t>
      </w:r>
      <w:r w:rsidRPr="00856016">
        <w:rPr>
          <w:szCs w:val="24"/>
        </w:rPr>
        <w:t>]</w:t>
      </w:r>
    </w:p>
    <w:p w14:paraId="360C4361" w14:textId="6152189A" w:rsidR="001837E4" w:rsidRPr="00856016" w:rsidRDefault="00A51536" w:rsidP="00E55212">
      <w:pPr>
        <w:pStyle w:val="Title3"/>
      </w:pPr>
      <w:bookmarkStart w:id="160" w:name="_Toc235617279"/>
      <w:bookmarkEnd w:id="159"/>
      <w:r w:rsidRPr="00856016">
        <w:t>3210. Line Extension.</w:t>
      </w:r>
      <w:bookmarkEnd w:id="160"/>
    </w:p>
    <w:p w14:paraId="0F81B330" w14:textId="589B1BDE" w:rsidR="001837E4" w:rsidRPr="00856016" w:rsidRDefault="00A51536" w:rsidP="00E55212">
      <w:pPr>
        <w:pStyle w:val="par1"/>
      </w:pPr>
      <w:r w:rsidRPr="00856016">
        <w:t>(a)</w:t>
      </w:r>
      <w:r w:rsidRPr="00856016">
        <w:tab/>
        <w:t>Each utility shall have tariffs which set out its line extension policies, procedures, and conditions.</w:t>
      </w:r>
    </w:p>
    <w:p w14:paraId="7DC3EED5" w14:textId="5188FCD9" w:rsidR="001837E4" w:rsidRPr="00856016" w:rsidRDefault="00A51536" w:rsidP="00E55212">
      <w:pPr>
        <w:pStyle w:val="par1"/>
      </w:pPr>
      <w:r w:rsidRPr="00856016">
        <w:t>(b)</w:t>
      </w:r>
      <w:r w:rsidRPr="00856016">
        <w:tab/>
        <w:t>Specific tariff provisions for making overhead or underground service connections, for transmission line extensions, and for distribution line extensions shall include the following.</w:t>
      </w:r>
    </w:p>
    <w:p w14:paraId="60AE5CA2" w14:textId="2A82B4E6" w:rsidR="001837E4" w:rsidRPr="00856016" w:rsidRDefault="00A51536" w:rsidP="00F70622">
      <w:pPr>
        <w:pStyle w:val="par2"/>
      </w:pPr>
      <w:r w:rsidRPr="00856016">
        <w:lastRenderedPageBreak/>
        <w:t>(I)</w:t>
      </w:r>
      <w:r w:rsidRPr="00856016">
        <w:tab/>
        <w:t>Service connections and distribution line extensions by customer class and the appropriate terms and conditions under which those connections and extensions will be made.</w:t>
      </w:r>
    </w:p>
    <w:p w14:paraId="1C24AB6A" w14:textId="73629CAA" w:rsidR="001837E4" w:rsidRPr="00856016" w:rsidRDefault="00A51536" w:rsidP="00F70622">
      <w:pPr>
        <w:pStyle w:val="par2"/>
      </w:pPr>
      <w:r w:rsidRPr="00856016">
        <w:t>(II)</w:t>
      </w:r>
      <w:r w:rsidRPr="00856016">
        <w:tab/>
        <w:t>Provisions requiring the utility to provide to a customer or to a potential customer, upon request, service connection information necessary to allow the customer's or potential customer's facilities to be connected to the utility's system.</w:t>
      </w:r>
    </w:p>
    <w:p w14:paraId="45D0BEF3" w14:textId="2921200B" w:rsidR="001837E4" w:rsidRPr="00856016" w:rsidRDefault="00A51536" w:rsidP="00F70622">
      <w:pPr>
        <w:pStyle w:val="par2"/>
      </w:pPr>
      <w:r w:rsidRPr="00856016">
        <w:t>(III)</w:t>
      </w:r>
      <w:r w:rsidRPr="00856016">
        <w:tab/>
        <w:t>Provisions requiring the utility to exercise due diligence in providing the customer or potential customer with an estimate of the anticipated cost of a connection or extension.</w:t>
      </w:r>
    </w:p>
    <w:p w14:paraId="743A4804" w14:textId="76D70A41" w:rsidR="001837E4" w:rsidRPr="00856016" w:rsidRDefault="00A51536" w:rsidP="00F70622">
      <w:pPr>
        <w:pStyle w:val="par2"/>
      </w:pPr>
      <w:r w:rsidRPr="00856016">
        <w:t>(IV)</w:t>
      </w:r>
      <w:r w:rsidRPr="00856016">
        <w:tab/>
        <w:t>Provisions addressing steps to ameliorate the rate and service impact upon existing customers, including equitably allowing future customers to share costs incurred by the initial or existing customers served by a connection or extension (as, for example, by including a refund of customer connection or extension payment when appropriate).</w:t>
      </w:r>
    </w:p>
    <w:p w14:paraId="7AE9B630" w14:textId="77777777" w:rsidR="001837E4" w:rsidRPr="00856016" w:rsidRDefault="00A51536" w:rsidP="00F70622">
      <w:pPr>
        <w:pStyle w:val="par2"/>
      </w:pPr>
      <w:r w:rsidRPr="00856016">
        <w:t>(V)</w:t>
      </w:r>
      <w:r w:rsidRPr="00856016">
        <w:tab/>
        <w:t>A description of specific customer categories (such as permanent, indeterminate, and temporary) within each customer class.</w:t>
      </w:r>
    </w:p>
    <w:p w14:paraId="0F2502EA" w14:textId="2167DB7D" w:rsidR="00606733" w:rsidRDefault="00A51536" w:rsidP="00606733">
      <w:pPr>
        <w:pStyle w:val="par2"/>
        <w:rPr>
          <w:ins w:id="161" w:author="Author"/>
        </w:rPr>
      </w:pPr>
      <w:ins w:id="162" w:author="Author">
        <w:r w:rsidRPr="00856016">
          <w:t>(VI)</w:t>
        </w:r>
        <w:r w:rsidR="00F70622">
          <w:tab/>
        </w:r>
        <w:r w:rsidRPr="00856016">
          <w:t xml:space="preserve">The costs associated with energization-driven upgrades to the </w:t>
        </w:r>
        <w:r w:rsidR="00850938" w:rsidRPr="00856016">
          <w:t xml:space="preserve">utility’s </w:t>
        </w:r>
        <w:r w:rsidRPr="00856016">
          <w:t>distribution</w:t>
        </w:r>
        <w:r w:rsidR="00606733">
          <w:t xml:space="preserve"> </w:t>
        </w:r>
        <w:r w:rsidRPr="00856016">
          <w:t xml:space="preserve">system are capped at the following amounts for each customer group below. </w:t>
        </w:r>
        <w:r w:rsidR="00F70622">
          <w:t xml:space="preserve"> </w:t>
        </w:r>
        <w:r w:rsidRPr="00856016">
          <w:t>Subject to Commission approval, costs exceeding the customer caps remain recoverable by the utility.</w:t>
        </w:r>
      </w:ins>
    </w:p>
    <w:p w14:paraId="5A46E017" w14:textId="7B87D2C9" w:rsidR="00606733" w:rsidRDefault="00A51536">
      <w:pPr>
        <w:pStyle w:val="par4"/>
        <w:rPr>
          <w:ins w:id="163" w:author="Author"/>
        </w:rPr>
        <w:pPrChange w:id="164" w:author="Author">
          <w:pPr>
            <w:pStyle w:val="par2"/>
          </w:pPr>
        </w:pPrChange>
      </w:pPr>
      <w:ins w:id="165" w:author="Author">
        <w:r w:rsidRPr="00856016">
          <w:t>(</w:t>
        </w:r>
        <w:proofErr w:type="spellStart"/>
        <w:r w:rsidRPr="00856016">
          <w:t>i</w:t>
        </w:r>
        <w:proofErr w:type="spellEnd"/>
        <w:r w:rsidRPr="00856016">
          <w:t>)</w:t>
        </w:r>
        <w:r w:rsidRPr="00856016">
          <w:tab/>
          <w:t>Affordable housing developments:</w:t>
        </w:r>
        <w:r w:rsidR="00606733">
          <w:t xml:space="preserve"> </w:t>
        </w:r>
        <w:r w:rsidRPr="00856016">
          <w:t xml:space="preserve"> $300 per residential unit per distribution system upgrade</w:t>
        </w:r>
        <w:r w:rsidR="00606733">
          <w:t>.</w:t>
        </w:r>
      </w:ins>
    </w:p>
    <w:p w14:paraId="22A7F544" w14:textId="0ADE3787" w:rsidR="00606733" w:rsidRDefault="00A51536">
      <w:pPr>
        <w:pStyle w:val="par4"/>
        <w:rPr>
          <w:ins w:id="166" w:author="Author"/>
        </w:rPr>
        <w:pPrChange w:id="167" w:author="Author">
          <w:pPr>
            <w:pStyle w:val="par2"/>
          </w:pPr>
        </w:pPrChange>
      </w:pPr>
      <w:ins w:id="168" w:author="Author">
        <w:r w:rsidRPr="00856016">
          <w:t>(ii)</w:t>
        </w:r>
        <w:r w:rsidRPr="00856016">
          <w:tab/>
          <w:t>New residential all</w:t>
        </w:r>
        <w:r w:rsidR="00416BC7">
          <w:t>-</w:t>
        </w:r>
        <w:r w:rsidRPr="00856016">
          <w:t>electric homes:</w:t>
        </w:r>
        <w:r w:rsidR="00606733">
          <w:t xml:space="preserve"> </w:t>
        </w:r>
        <w:r w:rsidRPr="00856016">
          <w:t xml:space="preserve"> $0 per distribution system upgrade</w:t>
        </w:r>
        <w:r w:rsidR="00606733">
          <w:t>.</w:t>
        </w:r>
      </w:ins>
    </w:p>
    <w:p w14:paraId="19C4C6CA" w14:textId="7C367DC0" w:rsidR="00606733" w:rsidRDefault="00A51536">
      <w:pPr>
        <w:pStyle w:val="par4"/>
        <w:rPr>
          <w:ins w:id="169" w:author="Author"/>
        </w:rPr>
        <w:pPrChange w:id="170" w:author="Author">
          <w:pPr>
            <w:pStyle w:val="par2"/>
          </w:pPr>
        </w:pPrChange>
      </w:pPr>
      <w:ins w:id="171" w:author="Author">
        <w:r w:rsidRPr="00856016">
          <w:t>(iii)</w:t>
        </w:r>
        <w:r w:rsidRPr="00856016">
          <w:tab/>
          <w:t>Existing residential customers electrifying transport:</w:t>
        </w:r>
        <w:r w:rsidR="00606733">
          <w:t xml:space="preserve"> </w:t>
        </w:r>
        <w:r w:rsidRPr="00856016">
          <w:t xml:space="preserve"> $0 per distribution system upgrade</w:t>
        </w:r>
        <w:r w:rsidR="00606733">
          <w:t>.</w:t>
        </w:r>
      </w:ins>
    </w:p>
    <w:p w14:paraId="53E209AE" w14:textId="641E857F" w:rsidR="001837E4" w:rsidRPr="00856016" w:rsidRDefault="00A51536">
      <w:pPr>
        <w:pStyle w:val="par4"/>
        <w:pPrChange w:id="172" w:author="Author">
          <w:pPr>
            <w:pStyle w:val="par2"/>
          </w:pPr>
        </w:pPrChange>
      </w:pPr>
      <w:ins w:id="173" w:author="Author">
        <w:r w:rsidRPr="00856016">
          <w:t>(iv)</w:t>
        </w:r>
        <w:r w:rsidRPr="00856016">
          <w:tab/>
          <w:t>Existing residential home end-uses that were previously supplied by a non-electric fuel source:</w:t>
        </w:r>
        <w:r w:rsidR="00606733">
          <w:t xml:space="preserve"> </w:t>
        </w:r>
        <w:r w:rsidRPr="00856016">
          <w:t xml:space="preserve"> $0 per distribution system upgrade.</w:t>
        </w:r>
      </w:ins>
    </w:p>
    <w:p w14:paraId="219A4768" w14:textId="52FECCAA" w:rsidR="001837E4" w:rsidRPr="00856016" w:rsidRDefault="00A51536" w:rsidP="00F70622">
      <w:pPr>
        <w:pStyle w:val="par1"/>
      </w:pPr>
      <w:r w:rsidRPr="00856016">
        <w:t>(c)</w:t>
      </w:r>
      <w:r w:rsidRPr="00856016">
        <w:tab/>
        <w:t xml:space="preserve">Upon request by a customer or a potential customer, the utility shall conduct a comparison of photovoltaic energy to any proposed distribution line extension if a customer or potential customer provides the utility with load data (estimated </w:t>
      </w:r>
      <w:r w:rsidRPr="00856016">
        <w:lastRenderedPageBreak/>
        <w:t xml:space="preserve">monthly kWh usage) requested by the utility to conduct the comparison and if the customer's or potential customer's peak demand is estimated to be less than 25 KW. </w:t>
      </w:r>
      <w:ins w:id="174" w:author="Author">
        <w:r w:rsidR="005B010C">
          <w:t xml:space="preserve"> </w:t>
        </w:r>
      </w:ins>
      <w:r w:rsidRPr="00856016">
        <w:t xml:space="preserve">In performing the comparison analysis, the utility will consider line extension distance, overhead/underground construction, terrain, other variable construction costs, and the probability of additions to the line extension during the life of the open extension period. </w:t>
      </w:r>
      <w:ins w:id="175" w:author="Author">
        <w:r w:rsidR="003B48B2">
          <w:t xml:space="preserve"> </w:t>
        </w:r>
      </w:ins>
      <w:r w:rsidRPr="00856016">
        <w:t xml:space="preserve">If the customer has a ratio of estimated monthly kWh usage divided by line extension mileage that is less than or equal to 1,000 (i.e., kWh/Mileage is &lt;=1,000), the utility shall provide the photovoltaic system cost comparison at no cost to the customer or potential customer. </w:t>
      </w:r>
      <w:ins w:id="176" w:author="Author">
        <w:r w:rsidR="003B48B2">
          <w:t xml:space="preserve"> </w:t>
        </w:r>
      </w:ins>
      <w:r w:rsidRPr="00856016">
        <w:t>If the ratio is greater than 1,000, the customer or potential customer shall bear the cost of the comparison, if the cost comparison is requested by the customer or potential customer.</w:t>
      </w:r>
    </w:p>
    <w:p w14:paraId="36B2298A" w14:textId="589EB6B5" w:rsidR="001837E4" w:rsidRPr="00856016" w:rsidRDefault="00A51536" w:rsidP="00F70622">
      <w:pPr>
        <w:pStyle w:val="par1"/>
      </w:pPr>
      <w:ins w:id="177" w:author="Author">
        <w:r w:rsidRPr="00856016">
          <w:t>(d)</w:t>
        </w:r>
        <w:r w:rsidRPr="00856016">
          <w:tab/>
          <w:t xml:space="preserve">A utility shall target the following </w:t>
        </w:r>
        <w:r w:rsidR="00347E77" w:rsidRPr="00856016">
          <w:t xml:space="preserve">energization </w:t>
        </w:r>
        <w:r w:rsidRPr="00856016">
          <w:t>time periods for connecting new customer load to the electrical grid</w:t>
        </w:r>
      </w:ins>
      <w:r w:rsidR="00850938" w:rsidRPr="00856016">
        <w:t xml:space="preserve"> </w:t>
      </w:r>
      <w:ins w:id="178" w:author="Author">
        <w:r w:rsidRPr="00856016">
          <w:t xml:space="preserve">or </w:t>
        </w:r>
        <w:r w:rsidR="00850938" w:rsidRPr="00856016">
          <w:t xml:space="preserve">for </w:t>
        </w:r>
        <w:r w:rsidRPr="00856016">
          <w:t>upgrading electrical capacity to provide upgrading service to an existing customer</w:t>
        </w:r>
        <w:r w:rsidR="00347E77" w:rsidRPr="00856016">
          <w:t>:</w:t>
        </w:r>
      </w:ins>
    </w:p>
    <w:p w14:paraId="6BF054EB" w14:textId="393F2528" w:rsidR="001837E4" w:rsidRPr="00856016" w:rsidRDefault="00A51536" w:rsidP="00F70622">
      <w:pPr>
        <w:pStyle w:val="par2"/>
      </w:pPr>
      <w:ins w:id="179" w:author="Author">
        <w:r w:rsidRPr="00856016">
          <w:t>(</w:t>
        </w:r>
        <w:r w:rsidR="00F70622">
          <w:t>I)</w:t>
        </w:r>
        <w:r w:rsidRPr="00856016">
          <w:tab/>
        </w:r>
        <w:r w:rsidR="00347E77" w:rsidRPr="00856016">
          <w:t xml:space="preserve">average energization </w:t>
        </w:r>
        <w:proofErr w:type="gramStart"/>
        <w:r w:rsidR="00347E77" w:rsidRPr="00856016">
          <w:t xml:space="preserve">time </w:t>
        </w:r>
        <w:r w:rsidRPr="00856016">
          <w:t>period</w:t>
        </w:r>
        <w:proofErr w:type="gramEnd"/>
        <w:r w:rsidRPr="00856016">
          <w:t>: 30 days</w:t>
        </w:r>
        <w:r w:rsidR="00606733">
          <w:t>; and</w:t>
        </w:r>
      </w:ins>
    </w:p>
    <w:p w14:paraId="7DF6A7A4" w14:textId="52DE5A0E" w:rsidR="001837E4" w:rsidRPr="00856016" w:rsidRDefault="00A51536" w:rsidP="00F70622">
      <w:pPr>
        <w:pStyle w:val="par2"/>
      </w:pPr>
      <w:ins w:id="180" w:author="Author">
        <w:r w:rsidRPr="00856016">
          <w:t>(</w:t>
        </w:r>
        <w:r w:rsidR="00F70622">
          <w:t>II</w:t>
        </w:r>
        <w:r w:rsidRPr="00856016">
          <w:t>)</w:t>
        </w:r>
        <w:r w:rsidRPr="00856016">
          <w:tab/>
        </w:r>
        <w:r w:rsidR="00347E77" w:rsidRPr="00856016">
          <w:t xml:space="preserve">maximum energization </w:t>
        </w:r>
        <w:proofErr w:type="gramStart"/>
        <w:r w:rsidR="00347E77" w:rsidRPr="00856016">
          <w:t xml:space="preserve">time </w:t>
        </w:r>
        <w:r w:rsidRPr="00856016">
          <w:t>period</w:t>
        </w:r>
        <w:proofErr w:type="gramEnd"/>
        <w:r w:rsidRPr="00856016">
          <w:t>: 90 days</w:t>
        </w:r>
        <w:r w:rsidR="00606733">
          <w:t>.</w:t>
        </w:r>
      </w:ins>
    </w:p>
    <w:p w14:paraId="7A8A2A8C" w14:textId="79D953D7" w:rsidR="001837E4" w:rsidRPr="00856016" w:rsidRDefault="00A51536">
      <w:pPr>
        <w:pStyle w:val="par1"/>
        <w:pPrChange w:id="181" w:author="Author">
          <w:pPr>
            <w:pBdr>
              <w:top w:val="nil"/>
              <w:left w:val="nil"/>
              <w:bottom w:val="nil"/>
              <w:right w:val="nil"/>
              <w:between w:val="nil"/>
            </w:pBdr>
            <w:spacing w:before="240" w:after="0" w:line="240" w:lineRule="auto"/>
            <w:ind w:left="720" w:hanging="720"/>
          </w:pPr>
        </w:pPrChange>
      </w:pPr>
      <w:ins w:id="182" w:author="Author">
        <w:r w:rsidRPr="00856016">
          <w:t>(e)</w:t>
        </w:r>
        <w:r w:rsidRPr="00856016">
          <w:tab/>
          <w:t xml:space="preserve">A utility shall notify an energization customer within 20 days if a submitted </w:t>
        </w:r>
        <w:r w:rsidR="00347E77" w:rsidRPr="00856016">
          <w:t xml:space="preserve">energization project </w:t>
        </w:r>
        <w:r w:rsidRPr="00856016">
          <w:t xml:space="preserve">application is determined not to be substantially </w:t>
        </w:r>
        <w:proofErr w:type="gramStart"/>
        <w:r w:rsidRPr="00856016">
          <w:t>complete, and</w:t>
        </w:r>
        <w:proofErr w:type="gramEnd"/>
        <w:r w:rsidRPr="00856016">
          <w:t xml:space="preserve"> specify the missing information that must be included for it to be considered substantially complete.</w:t>
        </w:r>
      </w:ins>
    </w:p>
    <w:p w14:paraId="218F3353" w14:textId="36DA8BFC" w:rsidR="001837E4" w:rsidRPr="00856016" w:rsidRDefault="00A51536">
      <w:pPr>
        <w:pStyle w:val="par1"/>
        <w:pPrChange w:id="183" w:author="Author">
          <w:pPr>
            <w:pBdr>
              <w:top w:val="nil"/>
              <w:left w:val="nil"/>
              <w:bottom w:val="nil"/>
              <w:right w:val="nil"/>
              <w:between w:val="nil"/>
            </w:pBdr>
            <w:spacing w:before="240" w:after="0" w:line="240" w:lineRule="auto"/>
            <w:ind w:left="720" w:hanging="720"/>
          </w:pPr>
        </w:pPrChange>
      </w:pPr>
      <w:ins w:id="184" w:author="Author">
        <w:r w:rsidRPr="00856016">
          <w:t>(f)</w:t>
        </w:r>
        <w:r w:rsidR="00F70622">
          <w:tab/>
        </w:r>
        <w:r w:rsidRPr="00856016">
          <w:t xml:space="preserve">A utility shall endeavor to respond promptly and reliably to </w:t>
        </w:r>
        <w:r w:rsidR="00DC2D1B" w:rsidRPr="00856016">
          <w:t>energization project applications</w:t>
        </w:r>
        <w:r w:rsidRPr="00856016">
          <w:t xml:space="preserve"> </w:t>
        </w:r>
        <w:r w:rsidR="00DC2D1B" w:rsidRPr="00856016">
          <w:t>for</w:t>
        </w:r>
        <w:r w:rsidRPr="00856016">
          <w:t xml:space="preserve"> new construction homes, consistent with the target time periods in paragraph 3210(d) and elsewhere in these </w:t>
        </w:r>
        <w:r w:rsidR="00F70622">
          <w:t>r</w:t>
        </w:r>
        <w:r w:rsidRPr="00856016">
          <w:t>ules.</w:t>
        </w:r>
      </w:ins>
    </w:p>
    <w:p w14:paraId="0DB0B160" w14:textId="6936163E" w:rsidR="001837E4" w:rsidRPr="00856016" w:rsidRDefault="00A51536" w:rsidP="00F70622">
      <w:pPr>
        <w:pStyle w:val="par2"/>
      </w:pPr>
      <w:ins w:id="185" w:author="Author">
        <w:r w:rsidRPr="00856016">
          <w:t>(</w:t>
        </w:r>
        <w:r w:rsidR="00F70622">
          <w:t>I</w:t>
        </w:r>
        <w:r w:rsidRPr="00856016">
          <w:t>)</w:t>
        </w:r>
        <w:r w:rsidRPr="00856016">
          <w:tab/>
          <w:t xml:space="preserve">Upon receiving an energization </w:t>
        </w:r>
        <w:r w:rsidR="00347E77" w:rsidRPr="00856016">
          <w:t>project application</w:t>
        </w:r>
        <w:r w:rsidRPr="00856016">
          <w:t xml:space="preserve"> from a new construction home prospective customer, the utility shall, within </w:t>
        </w:r>
        <w:r w:rsidR="00F70622">
          <w:t>ten</w:t>
        </w:r>
        <w:r w:rsidRPr="00856016">
          <w:t xml:space="preserve"> days, confirm receipt of the </w:t>
        </w:r>
        <w:r w:rsidR="00AC2B56" w:rsidRPr="00856016">
          <w:t>application</w:t>
        </w:r>
        <w:r w:rsidRPr="00856016">
          <w:t xml:space="preserve"> to the customer and clarify to the customer the necessary data needed for accurate cost projections.</w:t>
        </w:r>
      </w:ins>
    </w:p>
    <w:p w14:paraId="4E916885" w14:textId="3079E8AC" w:rsidR="001837E4" w:rsidRPr="00856016" w:rsidRDefault="00A51536" w:rsidP="00F70622">
      <w:pPr>
        <w:pStyle w:val="par2"/>
      </w:pPr>
      <w:ins w:id="186" w:author="Author">
        <w:r w:rsidRPr="00856016">
          <w:t>(</w:t>
        </w:r>
        <w:r w:rsidR="00F70622">
          <w:t>II</w:t>
        </w:r>
        <w:r w:rsidRPr="00856016">
          <w:t>)</w:t>
        </w:r>
        <w:r w:rsidRPr="00856016">
          <w:tab/>
          <w:t xml:space="preserve">Upon receiving </w:t>
        </w:r>
        <w:r w:rsidR="00AC2B56" w:rsidRPr="00856016">
          <w:t>an energization project application</w:t>
        </w:r>
        <w:r w:rsidRPr="00856016">
          <w:t xml:space="preserve"> with the necessary data from the customer, the utility shall provide </w:t>
        </w:r>
        <w:r w:rsidR="00AC2B56" w:rsidRPr="00856016">
          <w:t>a</w:t>
        </w:r>
        <w:r w:rsidRPr="00856016">
          <w:t xml:space="preserve"> cost projection within </w:t>
        </w:r>
        <w:r w:rsidR="00606733">
          <w:t>ten</w:t>
        </w:r>
        <w:r w:rsidRPr="00856016">
          <w:t xml:space="preserve"> days of the date the </w:t>
        </w:r>
        <w:r w:rsidR="00AC2B56" w:rsidRPr="00856016">
          <w:t>application</w:t>
        </w:r>
        <w:r w:rsidRPr="00856016">
          <w:t xml:space="preserve"> is </w:t>
        </w:r>
        <w:proofErr w:type="gramStart"/>
        <w:r w:rsidRPr="00856016">
          <w:t>received, or</w:t>
        </w:r>
        <w:proofErr w:type="gramEnd"/>
        <w:r w:rsidRPr="00856016">
          <w:t xml:space="preserve"> clarify any deficiency in the information provided within </w:t>
        </w:r>
        <w:r w:rsidR="00F70622">
          <w:t>ten</w:t>
        </w:r>
        <w:r w:rsidRPr="00856016">
          <w:t xml:space="preserve"> days.</w:t>
        </w:r>
      </w:ins>
    </w:p>
    <w:p w14:paraId="3B639C72" w14:textId="64DF836C" w:rsidR="001837E4" w:rsidRPr="00856016" w:rsidRDefault="00A51536" w:rsidP="00F70622">
      <w:pPr>
        <w:pStyle w:val="par2"/>
      </w:pPr>
      <w:ins w:id="187" w:author="Author">
        <w:r w:rsidRPr="00856016">
          <w:t>(</w:t>
        </w:r>
        <w:r w:rsidR="00F70622">
          <w:t>III</w:t>
        </w:r>
        <w:r w:rsidRPr="00856016">
          <w:t>)</w:t>
        </w:r>
        <w:r w:rsidRPr="00856016">
          <w:tab/>
          <w:t>Along with the cost projection, the utility shall include the relevant data and methodology used to develop the cost projection.</w:t>
        </w:r>
      </w:ins>
    </w:p>
    <w:p w14:paraId="77758AFE" w14:textId="44FE8CFC" w:rsidR="001837E4" w:rsidRPr="00856016" w:rsidRDefault="00A51536">
      <w:pPr>
        <w:pStyle w:val="par1"/>
        <w:pPrChange w:id="188" w:author="Author">
          <w:pPr>
            <w:pBdr>
              <w:top w:val="nil"/>
              <w:left w:val="nil"/>
              <w:bottom w:val="nil"/>
              <w:right w:val="nil"/>
              <w:between w:val="nil"/>
            </w:pBdr>
            <w:spacing w:before="240" w:after="0" w:line="240" w:lineRule="auto"/>
            <w:ind w:left="720" w:hanging="720"/>
          </w:pPr>
        </w:pPrChange>
      </w:pPr>
      <w:ins w:id="189" w:author="Author">
        <w:r w:rsidRPr="00856016">
          <w:lastRenderedPageBreak/>
          <w:t>(g)</w:t>
        </w:r>
        <w:r w:rsidR="00F70622">
          <w:tab/>
        </w:r>
        <w:r w:rsidRPr="00856016">
          <w:t xml:space="preserve">The utility shall provide a construction schedule that targets completion of any necessary upgrades to complete the energization request within 120 days of submission of the </w:t>
        </w:r>
        <w:r w:rsidR="00931061" w:rsidRPr="00856016">
          <w:t>energization project application</w:t>
        </w:r>
        <w:r w:rsidRPr="00856016">
          <w:t xml:space="preserve">. </w:t>
        </w:r>
        <w:r w:rsidR="00606733">
          <w:t xml:space="preserve"> </w:t>
        </w:r>
        <w:r w:rsidRPr="00856016">
          <w:t>In the event these targets cannot be realized, the utility shall provide the customer with a written explanation as to the reason for the delay and the projected dates for response to the cost request or completion of construction.</w:t>
        </w:r>
      </w:ins>
    </w:p>
    <w:p w14:paraId="73621A59" w14:textId="47606BAC" w:rsidR="001837E4" w:rsidRPr="00856016" w:rsidRDefault="00A51536">
      <w:pPr>
        <w:pStyle w:val="par1"/>
        <w:pPrChange w:id="190" w:author="Author">
          <w:pPr>
            <w:pBdr>
              <w:top w:val="nil"/>
              <w:left w:val="nil"/>
              <w:bottom w:val="nil"/>
              <w:right w:val="nil"/>
              <w:between w:val="nil"/>
            </w:pBdr>
            <w:spacing w:before="240" w:after="0" w:line="240" w:lineRule="auto"/>
            <w:ind w:left="720" w:hanging="720"/>
          </w:pPr>
        </w:pPrChange>
      </w:pPr>
      <w:ins w:id="191" w:author="Author">
        <w:r w:rsidRPr="00856016">
          <w:t>(h)</w:t>
        </w:r>
        <w:r w:rsidR="00F70622">
          <w:tab/>
        </w:r>
        <w:r w:rsidRPr="00856016">
          <w:t>A prospective</w:t>
        </w:r>
        <w:r w:rsidR="0074424D" w:rsidRPr="00856016">
          <w:t xml:space="preserve"> new construction home</w:t>
        </w:r>
        <w:r w:rsidRPr="00856016">
          <w:t xml:space="preserve"> interconnection or energization customer may request a third-party cost study </w:t>
        </w:r>
        <w:proofErr w:type="gramStart"/>
        <w:r w:rsidRPr="00856016">
          <w:t>in the event that</w:t>
        </w:r>
        <w:proofErr w:type="gramEnd"/>
        <w:r w:rsidRPr="00856016">
          <w:t xml:space="preserve"> the utility’s projected costs exceed $1 million.</w:t>
        </w:r>
      </w:ins>
    </w:p>
    <w:p w14:paraId="2FDA669B" w14:textId="77777777" w:rsidR="005A09F5" w:rsidRPr="00856016" w:rsidRDefault="005A09F5" w:rsidP="005A09F5">
      <w:pPr>
        <w:pStyle w:val="upar1"/>
        <w:jc w:val="center"/>
        <w:rPr>
          <w:szCs w:val="24"/>
        </w:rPr>
      </w:pPr>
      <w:r w:rsidRPr="00856016">
        <w:rPr>
          <w:szCs w:val="24"/>
        </w:rPr>
        <w:t>*           *           *           *</w:t>
      </w:r>
    </w:p>
    <w:p w14:paraId="1599ADB7" w14:textId="39A95A02" w:rsidR="001837E4" w:rsidRPr="00856016" w:rsidRDefault="005A09F5" w:rsidP="005A09F5">
      <w:pPr>
        <w:pStyle w:val="upar1"/>
        <w:jc w:val="center"/>
        <w:rPr>
          <w:szCs w:val="24"/>
        </w:rPr>
      </w:pPr>
      <w:r w:rsidRPr="00856016">
        <w:rPr>
          <w:szCs w:val="24"/>
        </w:rPr>
        <w:t>[</w:t>
      </w:r>
      <w:r w:rsidRPr="00856016">
        <w:rPr>
          <w:spacing w:val="-1"/>
          <w:szCs w:val="24"/>
        </w:rPr>
        <w:t>i</w:t>
      </w:r>
      <w:r w:rsidRPr="00856016">
        <w:rPr>
          <w:szCs w:val="24"/>
        </w:rPr>
        <w:t>n</w:t>
      </w:r>
      <w:r w:rsidRPr="00856016">
        <w:rPr>
          <w:spacing w:val="2"/>
          <w:szCs w:val="24"/>
        </w:rPr>
        <w:t>d</w:t>
      </w:r>
      <w:r w:rsidRPr="00856016">
        <w:rPr>
          <w:spacing w:val="-1"/>
          <w:szCs w:val="24"/>
        </w:rPr>
        <w:t>i</w:t>
      </w:r>
      <w:r w:rsidRPr="00856016">
        <w:rPr>
          <w:spacing w:val="1"/>
          <w:szCs w:val="24"/>
        </w:rPr>
        <w:t>c</w:t>
      </w:r>
      <w:r w:rsidRPr="00856016">
        <w:rPr>
          <w:szCs w:val="24"/>
        </w:rPr>
        <w:t>ates</w:t>
      </w:r>
      <w:r w:rsidRPr="00856016">
        <w:rPr>
          <w:spacing w:val="-5"/>
          <w:szCs w:val="24"/>
        </w:rPr>
        <w:t> </w:t>
      </w:r>
      <w:r w:rsidRPr="00856016">
        <w:rPr>
          <w:szCs w:val="24"/>
        </w:rPr>
        <w:t>o</w:t>
      </w:r>
      <w:r w:rsidRPr="00856016">
        <w:rPr>
          <w:spacing w:val="4"/>
          <w:szCs w:val="24"/>
        </w:rPr>
        <w:t>m</w:t>
      </w:r>
      <w:r w:rsidRPr="00856016">
        <w:rPr>
          <w:spacing w:val="-1"/>
          <w:szCs w:val="24"/>
        </w:rPr>
        <w:t>i</w:t>
      </w:r>
      <w:r w:rsidRPr="00856016">
        <w:rPr>
          <w:spacing w:val="1"/>
          <w:szCs w:val="24"/>
        </w:rPr>
        <w:t>ss</w:t>
      </w:r>
      <w:r w:rsidRPr="00856016">
        <w:rPr>
          <w:spacing w:val="-1"/>
          <w:szCs w:val="24"/>
        </w:rPr>
        <w:t>i</w:t>
      </w:r>
      <w:r w:rsidRPr="00856016">
        <w:rPr>
          <w:szCs w:val="24"/>
        </w:rPr>
        <w:t>on</w:t>
      </w:r>
      <w:r w:rsidRPr="00856016">
        <w:rPr>
          <w:spacing w:val="-9"/>
          <w:szCs w:val="24"/>
        </w:rPr>
        <w:t> </w:t>
      </w:r>
      <w:r w:rsidRPr="00856016">
        <w:rPr>
          <w:szCs w:val="24"/>
        </w:rPr>
        <w:t>of una</w:t>
      </w:r>
      <w:r w:rsidRPr="00856016">
        <w:rPr>
          <w:spacing w:val="2"/>
          <w:szCs w:val="24"/>
        </w:rPr>
        <w:t>f</w:t>
      </w:r>
      <w:r w:rsidRPr="00856016">
        <w:rPr>
          <w:szCs w:val="24"/>
        </w:rPr>
        <w:t>fe</w:t>
      </w:r>
      <w:r w:rsidRPr="00856016">
        <w:rPr>
          <w:spacing w:val="1"/>
          <w:szCs w:val="24"/>
        </w:rPr>
        <w:t>c</w:t>
      </w:r>
      <w:r w:rsidRPr="00856016">
        <w:rPr>
          <w:szCs w:val="24"/>
        </w:rPr>
        <w:t>ted</w:t>
      </w:r>
      <w:r w:rsidRPr="00856016">
        <w:rPr>
          <w:spacing w:val="-10"/>
          <w:szCs w:val="24"/>
        </w:rPr>
        <w:t> </w:t>
      </w:r>
      <w:r w:rsidRPr="00856016">
        <w:rPr>
          <w:spacing w:val="1"/>
          <w:szCs w:val="24"/>
        </w:rPr>
        <w:t>r</w:t>
      </w:r>
      <w:r w:rsidRPr="00856016">
        <w:rPr>
          <w:spacing w:val="2"/>
          <w:szCs w:val="24"/>
        </w:rPr>
        <w:t>u</w:t>
      </w:r>
      <w:r w:rsidRPr="00856016">
        <w:rPr>
          <w:spacing w:val="-1"/>
          <w:szCs w:val="24"/>
        </w:rPr>
        <w:t>l</w:t>
      </w:r>
      <w:r w:rsidRPr="00856016">
        <w:rPr>
          <w:szCs w:val="24"/>
        </w:rPr>
        <w:t>e</w:t>
      </w:r>
      <w:r w:rsidRPr="00856016">
        <w:rPr>
          <w:spacing w:val="1"/>
          <w:szCs w:val="24"/>
        </w:rPr>
        <w:t>s</w:t>
      </w:r>
      <w:r w:rsidRPr="00856016">
        <w:rPr>
          <w:szCs w:val="24"/>
        </w:rPr>
        <w:t>]</w:t>
      </w:r>
    </w:p>
    <w:p w14:paraId="43A9EFD1" w14:textId="77777777" w:rsidR="001837E4" w:rsidRPr="00856016" w:rsidRDefault="00A51536" w:rsidP="00F70622">
      <w:pPr>
        <w:pStyle w:val="Heading2"/>
      </w:pPr>
      <w:bookmarkStart w:id="192" w:name="_Toc235617280"/>
      <w:r w:rsidRPr="00856016">
        <w:t>DISTRIBUTION SYSTEM PLANNING</w:t>
      </w:r>
      <w:bookmarkEnd w:id="192"/>
    </w:p>
    <w:p w14:paraId="6961F074" w14:textId="77777777" w:rsidR="001837E4" w:rsidRPr="00856016" w:rsidRDefault="00A51536" w:rsidP="00F70622">
      <w:pPr>
        <w:pStyle w:val="Title3"/>
      </w:pPr>
      <w:bookmarkStart w:id="193" w:name="_Toc235617281"/>
      <w:r w:rsidRPr="00856016">
        <w:t>3525.</w:t>
      </w:r>
      <w:r w:rsidRPr="00856016">
        <w:tab/>
        <w:t>Applicability.</w:t>
      </w:r>
      <w:bookmarkEnd w:id="193"/>
    </w:p>
    <w:p w14:paraId="6D526F93" w14:textId="77777777" w:rsidR="001837E4" w:rsidRPr="00856016" w:rsidRDefault="00A51536" w:rsidP="00F70622">
      <w:pPr>
        <w:pStyle w:val="upar1"/>
      </w:pPr>
      <w:r w:rsidRPr="00856016">
        <w:t xml:space="preserve">This rule shall apply to all electric utilities in the state of Colorado </w:t>
      </w:r>
      <w:proofErr w:type="gramStart"/>
      <w:r w:rsidRPr="00856016">
        <w:t>that</w:t>
      </w:r>
      <w:proofErr w:type="gramEnd"/>
      <w:r w:rsidRPr="00856016">
        <w:t xml:space="preserve"> own distribution </w:t>
      </w:r>
      <w:proofErr w:type="gramStart"/>
      <w:r w:rsidRPr="00856016">
        <w:t>facilities</w:t>
      </w:r>
      <w:proofErr w:type="gramEnd"/>
      <w:r w:rsidRPr="00856016">
        <w:t xml:space="preserve"> except municipally owned electric utilities and cooperative electric associations that have voted to exempt themselves from the Public Utilities Law pursuant to § 40-9.5-104, C.R.S.</w:t>
      </w:r>
    </w:p>
    <w:p w14:paraId="0E8F47A7" w14:textId="77777777" w:rsidR="001837E4" w:rsidRPr="00856016" w:rsidRDefault="00A51536" w:rsidP="00AB6FC7">
      <w:pPr>
        <w:pStyle w:val="Title3"/>
      </w:pPr>
      <w:bookmarkStart w:id="194" w:name="_Toc235617282"/>
      <w:r w:rsidRPr="00856016">
        <w:t>3526.</w:t>
      </w:r>
      <w:r w:rsidRPr="00856016">
        <w:tab/>
        <w:t>Overview and Purpose.</w:t>
      </w:r>
      <w:bookmarkEnd w:id="194"/>
    </w:p>
    <w:p w14:paraId="29BC7EDA" w14:textId="656A6B8B" w:rsidR="001837E4" w:rsidRPr="00856016" w:rsidRDefault="00A51536" w:rsidP="00AB6FC7">
      <w:pPr>
        <w:pStyle w:val="upar1"/>
      </w:pPr>
      <w:r w:rsidRPr="00856016">
        <w:t>The purpose of these rules, as directed by § 40-2-132</w:t>
      </w:r>
      <w:del w:id="195" w:author="Author">
        <w:r w:rsidRPr="00856016">
          <w:delText>,</w:delText>
        </w:r>
      </w:del>
      <w:ins w:id="196" w:author="Author">
        <w:r w:rsidRPr="00856016">
          <w:t xml:space="preserve"> and § 40-2-132.5, C.R.S.</w:t>
        </w:r>
      </w:ins>
      <w:r w:rsidRPr="00856016">
        <w:t>, is to require electric utilities to file a Distribution System Plan (DSP) that enables the Commission to review and evaluate the utility’s investments in the distribution grid to ensure that they cost-effectively support grid adequacy, reliability and resilience</w:t>
      </w:r>
      <w:del w:id="197" w:author="Author">
        <w:r w:rsidRPr="00856016">
          <w:delText xml:space="preserve"> and </w:delText>
        </w:r>
      </w:del>
      <w:ins w:id="198" w:author="Author">
        <w:r w:rsidRPr="00856016">
          <w:t xml:space="preserve">; </w:t>
        </w:r>
      </w:ins>
      <w:r w:rsidRPr="00856016">
        <w:t>prepare for new expectations upon the distribution system</w:t>
      </w:r>
      <w:ins w:id="199" w:author="Author">
        <w:r w:rsidRPr="00856016">
          <w:t>;</w:t>
        </w:r>
      </w:ins>
      <w:del w:id="200" w:author="Author">
        <w:r w:rsidRPr="00856016">
          <w:delText>, while simultaneously</w:delText>
        </w:r>
      </w:del>
      <w:r w:rsidRPr="00856016">
        <w:t xml:space="preserve"> ensur</w:t>
      </w:r>
      <w:ins w:id="201" w:author="Author">
        <w:r w:rsidRPr="00856016">
          <w:t>e</w:t>
        </w:r>
      </w:ins>
      <w:del w:id="202" w:author="Author">
        <w:r w:rsidRPr="00856016">
          <w:delText>ing</w:delText>
        </w:r>
      </w:del>
      <w:r w:rsidRPr="00856016">
        <w:t xml:space="preserve"> progress toward priorities highlighted by state legislation, including but not limited to supporting diversification of energy supply through </w:t>
      </w:r>
      <w:ins w:id="203" w:author="Author">
        <w:r w:rsidR="00416BC7">
          <w:t>D</w:t>
        </w:r>
      </w:ins>
      <w:del w:id="204" w:author="Author">
        <w:r w:rsidRPr="00856016" w:rsidDel="00416BC7">
          <w:delText>d</w:delText>
        </w:r>
      </w:del>
      <w:r w:rsidRPr="00856016">
        <w:t xml:space="preserve">istributed </w:t>
      </w:r>
      <w:ins w:id="205" w:author="Author">
        <w:r w:rsidR="00416BC7">
          <w:t>E</w:t>
        </w:r>
      </w:ins>
      <w:del w:id="206" w:author="Author">
        <w:r w:rsidRPr="00856016" w:rsidDel="00606733">
          <w:delText>e</w:delText>
        </w:r>
      </w:del>
      <w:r w:rsidRPr="00856016">
        <w:t xml:space="preserve">nergy </w:t>
      </w:r>
      <w:ins w:id="207" w:author="Author">
        <w:r w:rsidR="00416BC7">
          <w:t>R</w:t>
        </w:r>
      </w:ins>
      <w:del w:id="208" w:author="Author">
        <w:r w:rsidRPr="00856016" w:rsidDel="00416BC7">
          <w:delText>r</w:delText>
        </w:r>
      </w:del>
      <w:r w:rsidRPr="00856016">
        <w:t>esources, expanding the utilization of non-wire alternatives that may reduce the need for conventional distribution grid investment, reducing greenhouse gas emissions, advancing building and transportation electrification, maintaining affordable customer rates, and promoting equity with regard to disproportionately impacted communities</w:t>
      </w:r>
      <w:ins w:id="209" w:author="Author">
        <w:r w:rsidRPr="00856016">
          <w:t>; and ensure the creation of sufficient hosting capacity across its distribution system to affordably and reliably implement the policies outlined in § 40-2-132.5(5)(a), C.R.S.</w:t>
        </w:r>
      </w:ins>
    </w:p>
    <w:p w14:paraId="3F5B38FA" w14:textId="77777777" w:rsidR="001837E4" w:rsidRPr="00856016" w:rsidRDefault="00A51536" w:rsidP="00AB6FC7">
      <w:pPr>
        <w:pStyle w:val="upar1"/>
      </w:pPr>
      <w:r w:rsidRPr="00856016">
        <w:t>These rules should also establish a proactive and transparent process for enhancing understanding of key distribution system characteristics.</w:t>
      </w:r>
    </w:p>
    <w:p w14:paraId="29A5A91C" w14:textId="77777777" w:rsidR="001837E4" w:rsidRPr="00856016" w:rsidRDefault="00A51536" w:rsidP="00AB6FC7">
      <w:pPr>
        <w:pStyle w:val="Title3"/>
      </w:pPr>
      <w:bookmarkStart w:id="210" w:name="_Toc235617283"/>
      <w:r w:rsidRPr="00856016">
        <w:lastRenderedPageBreak/>
        <w:t>3527.</w:t>
      </w:r>
      <w:r w:rsidRPr="00856016">
        <w:tab/>
        <w:t>Definitions.</w:t>
      </w:r>
      <w:bookmarkEnd w:id="210"/>
    </w:p>
    <w:p w14:paraId="53556C4A" w14:textId="77777777" w:rsidR="001837E4" w:rsidRPr="00856016" w:rsidRDefault="00A51536" w:rsidP="00AB6FC7">
      <w:pPr>
        <w:pStyle w:val="upar1"/>
      </w:pPr>
      <w:r w:rsidRPr="00856016">
        <w:t>The following definitions apply to rules 3525 through 3542.  In the event of a conflict between these definitions and a statutory definition, the statutory definition shall apply.</w:t>
      </w:r>
    </w:p>
    <w:p w14:paraId="0F2839EA" w14:textId="0262E9BC" w:rsidR="001837E4" w:rsidRPr="00856016" w:rsidRDefault="00A51536" w:rsidP="00AB6FC7">
      <w:pPr>
        <w:pStyle w:val="par1"/>
      </w:pPr>
      <w:ins w:id="211" w:author="Author">
        <w:r w:rsidRPr="00856016">
          <w:t>(a)</w:t>
        </w:r>
        <w:r w:rsidRPr="00856016">
          <w:tab/>
          <w:t>“Affordably” means minimizing system costs associated with providing distribution service over the short- and longer-term, while still meeting policy goals, for purposes of the Commission’s evaluation pursuant to § 40-2-132.5(7)(b)(II), C.R.S.</w:t>
        </w:r>
      </w:ins>
    </w:p>
    <w:p w14:paraId="1542701F" w14:textId="08434903" w:rsidR="001837E4" w:rsidRPr="00856016" w:rsidRDefault="00A51536" w:rsidP="00AB6FC7">
      <w:pPr>
        <w:pStyle w:val="par1"/>
      </w:pPr>
      <w:r w:rsidRPr="00856016">
        <w:t>(</w:t>
      </w:r>
      <w:del w:id="212" w:author="Author">
        <w:r w:rsidRPr="00856016">
          <w:delText>a</w:delText>
        </w:r>
      </w:del>
      <w:ins w:id="213" w:author="Author">
        <w:r w:rsidRPr="00856016">
          <w:t>b</w:t>
        </w:r>
      </w:ins>
      <w:r w:rsidRPr="00856016">
        <w:t>)</w:t>
      </w:r>
      <w:r w:rsidRPr="00856016">
        <w:tab/>
        <w:t>“Ancillary services” means the functions that maintain the proper flow and direction of electricity, address imbalances between supply and demand, and help the system recover after a power system event.  Ancillary services include but are not limited to synchronized regulation, contingency reserves, flexibility reserves, voltage and frequency response, power factor corrections, and spinning reserves.</w:t>
      </w:r>
    </w:p>
    <w:p w14:paraId="30D40BE3" w14:textId="4AD02911" w:rsidR="001837E4" w:rsidRPr="00856016" w:rsidRDefault="00A51536" w:rsidP="00AB6FC7">
      <w:pPr>
        <w:pStyle w:val="par1"/>
      </w:pPr>
      <w:r w:rsidRPr="00856016">
        <w:t>(</w:t>
      </w:r>
      <w:ins w:id="214" w:author="Author">
        <w:r w:rsidRPr="00856016">
          <w:t>c</w:t>
        </w:r>
      </w:ins>
      <w:r w:rsidRPr="00856016">
        <w:t>)</w:t>
      </w:r>
      <w:r w:rsidRPr="00856016">
        <w:tab/>
      </w:r>
      <w:ins w:id="215" w:author="Author">
        <w:r w:rsidRPr="00856016">
          <w:t xml:space="preserve">“Automated </w:t>
        </w:r>
        <w:r w:rsidR="00606733">
          <w:t>d</w:t>
        </w:r>
        <w:r w:rsidRPr="00856016">
          <w:t xml:space="preserve">istributed </w:t>
        </w:r>
        <w:r w:rsidR="00606733">
          <w:t>r</w:t>
        </w:r>
        <w:r w:rsidRPr="00856016">
          <w:t xml:space="preserve">esource </w:t>
        </w:r>
        <w:r w:rsidR="00606733">
          <w:t>m</w:t>
        </w:r>
        <w:r w:rsidRPr="00856016">
          <w:t xml:space="preserve">anagement" means a category of technologies that manage distributed generation or load and that may be used to reduce or eliminate the need for system upgrades to the distribution system, customer service connection, or electrical infrastructure on the customer side of the service meter. </w:t>
        </w:r>
        <w:r w:rsidR="00606733">
          <w:t xml:space="preserve"> </w:t>
        </w:r>
        <w:r w:rsidRPr="00856016">
          <w:t>These technologies include automated load management technologies, certified power control systems, and smart inverters</w:t>
        </w:r>
        <w:r w:rsidR="008000CD" w:rsidRPr="00856016">
          <w:t>.</w:t>
        </w:r>
      </w:ins>
    </w:p>
    <w:p w14:paraId="51D8C6E6" w14:textId="2D0D02F0" w:rsidR="001837E4" w:rsidRPr="00856016" w:rsidRDefault="00A51536" w:rsidP="00AB6FC7">
      <w:pPr>
        <w:pStyle w:val="par1"/>
      </w:pPr>
      <w:ins w:id="216" w:author="Author">
        <w:r w:rsidRPr="00856016">
          <w:t>(d)</w:t>
        </w:r>
        <w:r w:rsidRPr="00856016">
          <w:tab/>
        </w:r>
      </w:ins>
      <w:r w:rsidRPr="00856016">
        <w:t>“Capacity need” means a distribution grid capacity constraint or shortfall projected within a ten- year period.</w:t>
      </w:r>
    </w:p>
    <w:p w14:paraId="045351AE" w14:textId="2359D33B" w:rsidR="001837E4" w:rsidRPr="00856016" w:rsidRDefault="00A51536" w:rsidP="00AB6FC7">
      <w:pPr>
        <w:pStyle w:val="par1"/>
      </w:pPr>
      <w:ins w:id="217" w:author="Author">
        <w:r w:rsidRPr="00856016">
          <w:t>(e)</w:t>
        </w:r>
        <w:r w:rsidRPr="00856016">
          <w:tab/>
          <w:t xml:space="preserve">“Certified </w:t>
        </w:r>
        <w:r w:rsidR="00D41C72">
          <w:t>p</w:t>
        </w:r>
        <w:r w:rsidRPr="00856016">
          <w:t xml:space="preserve">ower </w:t>
        </w:r>
        <w:r w:rsidR="00D41C72">
          <w:t>c</w:t>
        </w:r>
        <w:r w:rsidRPr="00856016">
          <w:t xml:space="preserve">ontrol </w:t>
        </w:r>
        <w:r w:rsidR="00D41C72">
          <w:t>s</w:t>
        </w:r>
        <w:r w:rsidRPr="00856016">
          <w:t>ystem” means software or hardware serving as the interface of an automated distributed resource management system that can control the import and export of electricity, that has electricity import and export control set points, and that has been certified by a nationally recognized testing laboratory.</w:t>
        </w:r>
      </w:ins>
    </w:p>
    <w:p w14:paraId="0B7137D0" w14:textId="26CE8C34" w:rsidR="001837E4" w:rsidRPr="00856016" w:rsidRDefault="00A51536" w:rsidP="00AB6FC7">
      <w:pPr>
        <w:pStyle w:val="par1"/>
      </w:pPr>
      <w:r w:rsidRPr="00856016">
        <w:t>(</w:t>
      </w:r>
      <w:ins w:id="218" w:author="Author">
        <w:r w:rsidRPr="00856016">
          <w:t>f</w:t>
        </w:r>
      </w:ins>
      <w:del w:id="219" w:author="Author">
        <w:r w:rsidRPr="00856016">
          <w:delText>c</w:delText>
        </w:r>
      </w:del>
      <w:r w:rsidRPr="00856016">
        <w:t>)</w:t>
      </w:r>
      <w:r w:rsidRPr="00856016">
        <w:tab/>
        <w:t>“Demand flexibility” means the ability to help utilities manage or balance load by shifting electricity use across hours of the day to reshape customer load profiles or dynamically respond to system conditions while delivering end-use services (e.g., air conditioning, domestic hot water, electric vehicle charging) at the same or better quality and delivering net benefits to the system, customers, or society.  Demand flexibility often uses</w:t>
      </w:r>
      <w:ins w:id="220" w:author="Author">
        <w:r w:rsidR="00416BC7">
          <w:t xml:space="preserve"> D</w:t>
        </w:r>
      </w:ins>
      <w:del w:id="221" w:author="Author">
        <w:r w:rsidRPr="00856016" w:rsidDel="00416BC7">
          <w:delText>d</w:delText>
        </w:r>
      </w:del>
      <w:r w:rsidRPr="00856016">
        <w:t xml:space="preserve">istributed </w:t>
      </w:r>
      <w:del w:id="222" w:author="Author">
        <w:r w:rsidRPr="00856016" w:rsidDel="00416BC7">
          <w:delText>e</w:delText>
        </w:r>
      </w:del>
      <w:ins w:id="223" w:author="Author">
        <w:r w:rsidR="00416BC7">
          <w:t>E</w:t>
        </w:r>
      </w:ins>
      <w:r w:rsidRPr="00856016">
        <w:t xml:space="preserve">nergy </w:t>
      </w:r>
      <w:del w:id="224" w:author="Author">
        <w:r w:rsidRPr="00856016" w:rsidDel="00416BC7">
          <w:delText>r</w:delText>
        </w:r>
      </w:del>
      <w:ins w:id="225" w:author="Author">
        <w:r w:rsidR="00416BC7">
          <w:t>R</w:t>
        </w:r>
      </w:ins>
      <w:r w:rsidRPr="00856016">
        <w:t>esources, communication and/or control technologies.</w:t>
      </w:r>
    </w:p>
    <w:p w14:paraId="1176D180" w14:textId="666F2401" w:rsidR="001837E4" w:rsidRPr="00856016" w:rsidRDefault="00A51536" w:rsidP="00AB6FC7">
      <w:pPr>
        <w:pStyle w:val="par1"/>
      </w:pPr>
      <w:r w:rsidRPr="00856016">
        <w:lastRenderedPageBreak/>
        <w:t>(</w:t>
      </w:r>
      <w:ins w:id="226" w:author="Author">
        <w:r w:rsidRPr="00856016">
          <w:t>g</w:t>
        </w:r>
      </w:ins>
      <w:del w:id="227" w:author="Author">
        <w:r w:rsidRPr="00856016">
          <w:delText>d</w:delText>
        </w:r>
      </w:del>
      <w:r w:rsidRPr="00856016">
        <w:t>)</w:t>
      </w:r>
      <w:r w:rsidRPr="00856016">
        <w:tab/>
        <w:t>“Demand response measures” or “demand response” or “DR” means any modulation in customer electric usage at targeted times, including reduction of usage or shifting of usage from one time to another, or interruption or curtailment of electric usage, either with load control equipment or in response to incentives, a signal, or changes in the price of electricity designed to induce changes in electricity use at specific times.</w:t>
      </w:r>
    </w:p>
    <w:p w14:paraId="164FD20D" w14:textId="338B8130" w:rsidR="001837E4" w:rsidRPr="00856016" w:rsidRDefault="00A51536" w:rsidP="00AB6FC7">
      <w:pPr>
        <w:pStyle w:val="par1"/>
      </w:pPr>
      <w:ins w:id="228" w:author="Author">
        <w:r w:rsidRPr="00856016">
          <w:t>(h)</w:t>
        </w:r>
        <w:r w:rsidRPr="00856016">
          <w:tab/>
          <w:t xml:space="preserve">“Distributed </w:t>
        </w:r>
        <w:r w:rsidR="00D41C72">
          <w:t>E</w:t>
        </w:r>
        <w:r w:rsidRPr="00856016">
          <w:t xml:space="preserve">nergy </w:t>
        </w:r>
        <w:r w:rsidR="00D41C72">
          <w:t>R</w:t>
        </w:r>
        <w:r w:rsidRPr="00856016">
          <w:t xml:space="preserve">esource aggregator” or “DER aggregator” means a company or an organization that controls, monitors, and manages aggregated </w:t>
        </w:r>
        <w:r w:rsidR="00416BC7">
          <w:t>D</w:t>
        </w:r>
        <w:r w:rsidRPr="00856016">
          <w:t xml:space="preserve">istributed </w:t>
        </w:r>
        <w:r w:rsidR="00416BC7">
          <w:t>E</w:t>
        </w:r>
        <w:r w:rsidRPr="00856016">
          <w:t xml:space="preserve">nergy </w:t>
        </w:r>
        <w:r w:rsidR="00416BC7">
          <w:t>R</w:t>
        </w:r>
        <w:r w:rsidRPr="00856016">
          <w:t xml:space="preserve">esources to ensure performance of the aggregated </w:t>
        </w:r>
        <w:r w:rsidR="00416BC7">
          <w:t>D</w:t>
        </w:r>
        <w:r w:rsidRPr="00856016">
          <w:t xml:space="preserve">istributed </w:t>
        </w:r>
        <w:r w:rsidR="00416BC7">
          <w:t>E</w:t>
        </w:r>
        <w:r w:rsidRPr="00856016">
          <w:t xml:space="preserve">nergy </w:t>
        </w:r>
        <w:r w:rsidR="00416BC7">
          <w:t>R</w:t>
        </w:r>
        <w:r w:rsidRPr="00856016">
          <w:t>esources in a qualifying virtual power plant.</w:t>
        </w:r>
      </w:ins>
    </w:p>
    <w:p w14:paraId="0F39F931" w14:textId="6151C848" w:rsidR="001837E4" w:rsidRPr="00856016" w:rsidRDefault="00A51536" w:rsidP="00AB6FC7">
      <w:pPr>
        <w:pStyle w:val="par1"/>
      </w:pPr>
      <w:r w:rsidRPr="00856016">
        <w:t>(</w:t>
      </w:r>
      <w:proofErr w:type="spellStart"/>
      <w:ins w:id="229" w:author="Author">
        <w:r w:rsidRPr="00856016">
          <w:t>i</w:t>
        </w:r>
      </w:ins>
      <w:proofErr w:type="spellEnd"/>
      <w:del w:id="230" w:author="Author">
        <w:r w:rsidRPr="00856016">
          <w:delText>e</w:delText>
        </w:r>
      </w:del>
      <w:r w:rsidRPr="00856016">
        <w:t>)</w:t>
      </w:r>
      <w:r w:rsidRPr="00856016">
        <w:tab/>
        <w:t>“Direct current fast charger” means a high-power fast charging method of at least 50 kW capacity used to resupply an electric vehicle using direct current electricity, typically 208/480V three-phase.</w:t>
      </w:r>
    </w:p>
    <w:p w14:paraId="3E1996AE" w14:textId="779C0FAB" w:rsidR="001837E4" w:rsidRPr="00856016" w:rsidRDefault="00A51536" w:rsidP="00AB6FC7">
      <w:pPr>
        <w:pStyle w:val="par1"/>
      </w:pPr>
      <w:r w:rsidRPr="00856016">
        <w:t>(</w:t>
      </w:r>
      <w:ins w:id="231" w:author="Author">
        <w:r w:rsidRPr="00856016">
          <w:t>j</w:t>
        </w:r>
      </w:ins>
      <w:del w:id="232" w:author="Author">
        <w:r w:rsidRPr="00856016">
          <w:delText>f</w:delText>
        </w:r>
      </w:del>
      <w:r w:rsidRPr="00856016">
        <w:t>)</w:t>
      </w:r>
      <w:r w:rsidRPr="00856016">
        <w:tab/>
        <w:t xml:space="preserve">“Distributed </w:t>
      </w:r>
      <w:ins w:id="233" w:author="Author">
        <w:r w:rsidR="00C64CC6">
          <w:t>E</w:t>
        </w:r>
      </w:ins>
      <w:del w:id="234" w:author="Author">
        <w:r w:rsidRPr="00856016" w:rsidDel="00C64CC6">
          <w:delText>e</w:delText>
        </w:r>
      </w:del>
      <w:r w:rsidRPr="00856016">
        <w:t xml:space="preserve">nergy </w:t>
      </w:r>
      <w:ins w:id="235" w:author="Author">
        <w:r w:rsidR="00C64CC6">
          <w:t>R</w:t>
        </w:r>
      </w:ins>
      <w:del w:id="236" w:author="Author">
        <w:r w:rsidRPr="00856016" w:rsidDel="00C64CC6">
          <w:delText>r</w:delText>
        </w:r>
      </w:del>
      <w:r w:rsidRPr="00856016">
        <w:t>esources” or “DER” may include, but are not limited to, distributed generation, energy storage systems, electric vehicles, microgrids, fuel cells, and demand</w:t>
      </w:r>
      <w:ins w:id="237" w:author="Author">
        <w:r w:rsidR="00D768DD">
          <w:t>-</w:t>
        </w:r>
      </w:ins>
      <w:del w:id="238" w:author="Author">
        <w:r w:rsidRPr="00856016" w:rsidDel="00D768DD">
          <w:delText xml:space="preserve"> </w:delText>
        </w:r>
      </w:del>
      <w:r w:rsidRPr="00856016">
        <w:t>side management measures including energy efficiency, demand response, and demand flexibility that are deployed at the distribution grid level, on either the customer or utility side of the meter.  DER can be used to optimize energy use and generation to satisfy the energy, capacity, or ancillary service needs of the distribution grid.</w:t>
      </w:r>
    </w:p>
    <w:p w14:paraId="76B66ECB" w14:textId="3853838B" w:rsidR="001837E4" w:rsidRPr="00856016" w:rsidRDefault="00A51536" w:rsidP="00AB6FC7">
      <w:pPr>
        <w:pStyle w:val="par1"/>
      </w:pPr>
      <w:ins w:id="239" w:author="Author">
        <w:r w:rsidRPr="00856016">
          <w:t>(k)</w:t>
        </w:r>
        <w:r w:rsidRPr="00856016">
          <w:tab/>
          <w:t xml:space="preserve">“Distribution </w:t>
        </w:r>
        <w:r w:rsidR="00D41C72">
          <w:t>a</w:t>
        </w:r>
        <w:r w:rsidRPr="00856016">
          <w:t>ctivities” means capital investment and operations and maintenance expenses associated with equipment upgrades, repair and replacement programs, conductor replacements, conductor installations, pole repair and replacement, overhead rebuilds, inspection, modeling, asset data gathering, defect corrections, and major line rebuilds; and similar activities and investments, including information and operational technology investments, with the objective of enhancing the distribution system to meet state decarbonization goals and federal, state, regional, and local air quality and decarbonizations targets, standards, plans, and regulations.</w:t>
        </w:r>
      </w:ins>
    </w:p>
    <w:p w14:paraId="4FC55CED" w14:textId="0F8C0275" w:rsidR="001837E4" w:rsidRPr="00856016" w:rsidRDefault="00A51536" w:rsidP="00AB6FC7">
      <w:pPr>
        <w:pStyle w:val="par1"/>
      </w:pPr>
      <w:r w:rsidRPr="00856016">
        <w:t>(</w:t>
      </w:r>
      <w:ins w:id="240" w:author="Author">
        <w:r w:rsidRPr="00856016">
          <w:t>l</w:t>
        </w:r>
      </w:ins>
      <w:del w:id="241" w:author="Author">
        <w:r w:rsidRPr="00856016">
          <w:delText>g</w:delText>
        </w:r>
      </w:del>
      <w:r w:rsidRPr="00856016">
        <w:t>)</w:t>
      </w:r>
      <w:r w:rsidRPr="00856016">
        <w:tab/>
        <w:t>“Distribution system plan” or “DSP” means the compliance plan filed in accordance with rule 3528.</w:t>
      </w:r>
    </w:p>
    <w:p w14:paraId="618AE19D" w14:textId="1C376F8F" w:rsidR="001837E4" w:rsidRPr="00856016" w:rsidRDefault="00A51536" w:rsidP="00AB6FC7">
      <w:pPr>
        <w:pStyle w:val="par1"/>
      </w:pPr>
      <w:r w:rsidRPr="00856016">
        <w:t>(</w:t>
      </w:r>
      <w:del w:id="242" w:author="Author">
        <w:r w:rsidRPr="00856016">
          <w:delText>h</w:delText>
        </w:r>
      </w:del>
      <w:ins w:id="243" w:author="Author">
        <w:r w:rsidRPr="00856016">
          <w:t>m</w:t>
        </w:r>
      </w:ins>
      <w:r w:rsidRPr="00856016">
        <w:t>)</w:t>
      </w:r>
      <w:r w:rsidRPr="00856016">
        <w:tab/>
        <w:t>“Energy efficiency measures” are measures that target consumer behavior, equipment, or devices that result in the decrease in electricity usage of customers without detriment to end-use services.</w:t>
      </w:r>
      <w:ins w:id="244" w:author="Author">
        <w:r w:rsidRPr="00856016">
          <w:t xml:space="preserve"> </w:t>
        </w:r>
      </w:ins>
    </w:p>
    <w:p w14:paraId="27FE24FF" w14:textId="75559CA3" w:rsidR="001837E4" w:rsidRPr="00856016" w:rsidRDefault="00A51536" w:rsidP="00AB6FC7">
      <w:pPr>
        <w:pStyle w:val="par1"/>
      </w:pPr>
      <w:r w:rsidRPr="00856016">
        <w:lastRenderedPageBreak/>
        <w:t>(</w:t>
      </w:r>
      <w:ins w:id="245" w:author="Author">
        <w:r w:rsidRPr="00856016">
          <w:t>n</w:t>
        </w:r>
      </w:ins>
      <w:del w:id="246" w:author="Author">
        <w:r w:rsidRPr="00856016">
          <w:delText>i</w:delText>
        </w:r>
      </w:del>
      <w:r w:rsidRPr="00856016">
        <w:t>)</w:t>
      </w:r>
      <w:r w:rsidRPr="00856016">
        <w:tab/>
        <w:t>“Grid availability” means the hours per year when the utility makes the grid or a portion of the grid available for use not only by load but also by distributed generation and demand response.</w:t>
      </w:r>
    </w:p>
    <w:p w14:paraId="5BDDFFC2" w14:textId="420996E3" w:rsidR="001837E4" w:rsidRPr="00856016" w:rsidRDefault="00A51536" w:rsidP="00AB6FC7">
      <w:pPr>
        <w:pStyle w:val="par1"/>
      </w:pPr>
      <w:r w:rsidRPr="00856016">
        <w:t>(</w:t>
      </w:r>
      <w:ins w:id="247" w:author="Author">
        <w:r w:rsidRPr="00856016">
          <w:t>o</w:t>
        </w:r>
      </w:ins>
      <w:del w:id="248" w:author="Author">
        <w:r w:rsidRPr="00856016">
          <w:delText>j</w:delText>
        </w:r>
      </w:del>
      <w:r w:rsidRPr="00856016">
        <w:t>)</w:t>
      </w:r>
      <w:r w:rsidRPr="00856016">
        <w:tab/>
        <w:t>“Grid need” means the need for energy, capacity, ancillary services, reliability, or resiliency services to address a forecasted deficiency on the electric distribution system.</w:t>
      </w:r>
    </w:p>
    <w:p w14:paraId="6EA9AD5C" w14:textId="55736E44" w:rsidR="001837E4" w:rsidRPr="00856016" w:rsidRDefault="00A51536" w:rsidP="00AB6FC7">
      <w:pPr>
        <w:pStyle w:val="par1"/>
      </w:pPr>
      <w:r w:rsidRPr="00856016">
        <w:t>(</w:t>
      </w:r>
      <w:ins w:id="249" w:author="Author">
        <w:r w:rsidRPr="00856016">
          <w:t>p</w:t>
        </w:r>
      </w:ins>
      <w:del w:id="250" w:author="Author">
        <w:r w:rsidRPr="00856016">
          <w:delText>k</w:delText>
        </w:r>
      </w:del>
      <w:r w:rsidRPr="00856016">
        <w:t>)</w:t>
      </w:r>
      <w:r w:rsidRPr="00856016">
        <w:tab/>
        <w:t xml:space="preserve">“Hosting capacity” means the </w:t>
      </w:r>
      <w:ins w:id="251" w:author="Author">
        <w:r w:rsidRPr="00856016">
          <w:t xml:space="preserve">amount of </w:t>
        </w:r>
        <w:r w:rsidR="00C64CC6">
          <w:t>D</w:t>
        </w:r>
        <w:r w:rsidRPr="00856016">
          <w:t xml:space="preserve">istributed </w:t>
        </w:r>
        <w:r w:rsidR="00C64CC6">
          <w:t>E</w:t>
        </w:r>
        <w:r w:rsidRPr="00856016">
          <w:t xml:space="preserve">nergy </w:t>
        </w:r>
        <w:r w:rsidR="00C64CC6">
          <w:t>R</w:t>
        </w:r>
        <w:r w:rsidRPr="00856016">
          <w:t>esources or transportation or beneficial electrification</w:t>
        </w:r>
      </w:ins>
      <w:del w:id="252" w:author="Author">
        <w:r w:rsidRPr="00856016">
          <w:delText>amount of distributed generation, including distributed generation paired with non-exporting battery storage (and additional technologies including exporting battery storage to the extent reasonably feasible to model)</w:delText>
        </w:r>
      </w:del>
      <w:r w:rsidRPr="00856016">
        <w:t>, that can be interconnected</w:t>
      </w:r>
      <w:ins w:id="253" w:author="Author">
        <w:r w:rsidRPr="00856016">
          <w:t xml:space="preserve"> or energized</w:t>
        </w:r>
      </w:ins>
      <w:r w:rsidRPr="00856016">
        <w:t xml:space="preserve"> to the distribution system at a given time and at a given location under existing grid conditions</w:t>
      </w:r>
      <w:del w:id="254" w:author="Author">
        <w:r w:rsidRPr="00856016">
          <w:delText xml:space="preserve"> and operations</w:delText>
        </w:r>
      </w:del>
      <w:r w:rsidRPr="00856016">
        <w:t xml:space="preserve">, </w:t>
      </w:r>
      <w:ins w:id="255" w:author="Author">
        <w:r w:rsidRPr="00856016">
          <w:t xml:space="preserve">and that can operate </w:t>
        </w:r>
      </w:ins>
      <w:r w:rsidRPr="00856016">
        <w:t xml:space="preserve">without adversely impacting safety, power quality, reliability or other operational criteria, and without requiring </w:t>
      </w:r>
      <w:del w:id="256" w:author="Author">
        <w:r w:rsidRPr="00856016">
          <w:delText>electric infrastructure</w:delText>
        </w:r>
      </w:del>
      <w:ins w:id="257" w:author="Author">
        <w:r w:rsidRPr="00856016">
          <w:t>system</w:t>
        </w:r>
      </w:ins>
      <w:r w:rsidRPr="00856016">
        <w:t xml:space="preserve"> upgrades.</w:t>
      </w:r>
      <w:ins w:id="258" w:author="Author">
        <w:r w:rsidR="00D41C72">
          <w:t xml:space="preserve"> </w:t>
        </w:r>
        <w:r w:rsidRPr="00856016">
          <w:t xml:space="preserve"> Hosting capacity may be expressed in terms of load or generation profile.</w:t>
        </w:r>
      </w:ins>
    </w:p>
    <w:p w14:paraId="7E6C943C" w14:textId="233CCC31" w:rsidR="001837E4" w:rsidRPr="00856016" w:rsidRDefault="00A51536" w:rsidP="00AB6FC7">
      <w:pPr>
        <w:pStyle w:val="par1"/>
      </w:pPr>
      <w:ins w:id="259" w:author="Author">
        <w:r w:rsidRPr="00856016">
          <w:t>(q)</w:t>
        </w:r>
        <w:r w:rsidRPr="00856016">
          <w:tab/>
          <w:t xml:space="preserve">“Infill </w:t>
        </w:r>
        <w:r w:rsidR="00D41C72">
          <w:t>h</w:t>
        </w:r>
        <w:r w:rsidRPr="00856016">
          <w:t>ousing” means the development of housing within existing development patterns, as delineated by census urban areas established by the most recent federal decennial census</w:t>
        </w:r>
        <w:r w:rsidR="00D41C72">
          <w:t>.</w:t>
        </w:r>
      </w:ins>
    </w:p>
    <w:p w14:paraId="267FBEB4" w14:textId="7126B1C6" w:rsidR="001837E4" w:rsidRPr="00856016" w:rsidRDefault="00A51536" w:rsidP="00AB6FC7">
      <w:pPr>
        <w:pStyle w:val="par1"/>
      </w:pPr>
      <w:r w:rsidRPr="00856016">
        <w:t>(</w:t>
      </w:r>
      <w:ins w:id="260" w:author="Author">
        <w:r w:rsidRPr="00856016">
          <w:t>r</w:t>
        </w:r>
      </w:ins>
      <w:del w:id="261" w:author="Author">
        <w:r w:rsidRPr="00856016">
          <w:delText>l</w:delText>
        </w:r>
      </w:del>
      <w:r w:rsidRPr="00856016">
        <w:t>)</w:t>
      </w:r>
      <w:r w:rsidRPr="00856016">
        <w:tab/>
        <w:t xml:space="preserve">“Locational value” means an analysis of </w:t>
      </w:r>
      <w:del w:id="262" w:author="Author">
        <w:r w:rsidRPr="00856016" w:rsidDel="00C64CC6">
          <w:delText>d</w:delText>
        </w:r>
      </w:del>
      <w:ins w:id="263" w:author="Author">
        <w:r w:rsidR="00C64CC6">
          <w:t>D</w:t>
        </w:r>
      </w:ins>
      <w:r w:rsidRPr="00856016">
        <w:t xml:space="preserve">istributed </w:t>
      </w:r>
      <w:del w:id="264" w:author="Author">
        <w:r w:rsidRPr="00856016" w:rsidDel="00C64CC6">
          <w:delText>e</w:delText>
        </w:r>
      </w:del>
      <w:ins w:id="265" w:author="Author">
        <w:r w:rsidR="00C64CC6">
          <w:t>E</w:t>
        </w:r>
      </w:ins>
      <w:r w:rsidRPr="00856016">
        <w:t xml:space="preserve">nergy </w:t>
      </w:r>
      <w:ins w:id="266" w:author="Author">
        <w:r w:rsidR="00C64CC6">
          <w:t>R</w:t>
        </w:r>
      </w:ins>
      <w:del w:id="267" w:author="Author">
        <w:r w:rsidRPr="00856016" w:rsidDel="00C64CC6">
          <w:delText>r</w:delText>
        </w:r>
      </w:del>
      <w:r w:rsidRPr="00856016">
        <w:t>esources that incorporates location-specific incremental net benefits to the electric grid.</w:t>
      </w:r>
    </w:p>
    <w:p w14:paraId="0DC3D171" w14:textId="2E080109" w:rsidR="001837E4" w:rsidRPr="00856016" w:rsidRDefault="00A51536" w:rsidP="00AB6FC7">
      <w:pPr>
        <w:pStyle w:val="par1"/>
      </w:pPr>
      <w:r w:rsidRPr="00856016">
        <w:t>(</w:t>
      </w:r>
      <w:ins w:id="268" w:author="Author">
        <w:r w:rsidRPr="00856016">
          <w:t>s</w:t>
        </w:r>
      </w:ins>
      <w:del w:id="269" w:author="Author">
        <w:r w:rsidRPr="00856016">
          <w:delText>m</w:delText>
        </w:r>
      </w:del>
      <w:r w:rsidRPr="00856016">
        <w:t>)</w:t>
      </w:r>
      <w:r w:rsidRPr="00856016">
        <w:tab/>
        <w:t>“Major distribution grid project” means planned, proposed, or potential construction, reconfiguring, or upgrade of any electric distribution line, substation, or ancillary structure that meets the following criteria:  (1) is a project estimated to require an investment of more than $2 million on the distribution grid or more than $3 million on both the transmission and distribution grids; and (2) will be made at or near an existing or planned substation, or feeders or transformers  associated with a substation.</w:t>
      </w:r>
    </w:p>
    <w:p w14:paraId="2C468B8F" w14:textId="132C5909" w:rsidR="001837E4" w:rsidRPr="00856016" w:rsidRDefault="00A51536" w:rsidP="00AB6FC7">
      <w:pPr>
        <w:pStyle w:val="par1"/>
      </w:pPr>
      <w:r w:rsidRPr="00856016">
        <w:t>(</w:t>
      </w:r>
      <w:ins w:id="270" w:author="Author">
        <w:r w:rsidRPr="00856016">
          <w:t>t</w:t>
        </w:r>
      </w:ins>
      <w:del w:id="271" w:author="Author">
        <w:r w:rsidRPr="00856016">
          <w:delText>n</w:delText>
        </w:r>
      </w:del>
      <w:r w:rsidRPr="00856016">
        <w:t>)</w:t>
      </w:r>
      <w:r w:rsidRPr="00856016">
        <w:tab/>
        <w:t xml:space="preserve">“Microgrid” means a group of interconnected loads and </w:t>
      </w:r>
      <w:del w:id="272" w:author="Author">
        <w:r w:rsidRPr="00856016" w:rsidDel="00C64CC6">
          <w:delText>d</w:delText>
        </w:r>
      </w:del>
      <w:ins w:id="273" w:author="Author">
        <w:r w:rsidR="00C64CC6">
          <w:t>D</w:t>
        </w:r>
      </w:ins>
      <w:r w:rsidRPr="00856016">
        <w:t xml:space="preserve">istributed </w:t>
      </w:r>
      <w:del w:id="274" w:author="Author">
        <w:r w:rsidRPr="00856016" w:rsidDel="00C64CC6">
          <w:delText>e</w:delText>
        </w:r>
      </w:del>
      <w:ins w:id="275" w:author="Author">
        <w:r w:rsidR="00C64CC6">
          <w:t>E</w:t>
        </w:r>
      </w:ins>
      <w:r w:rsidRPr="00856016">
        <w:t xml:space="preserve">nergy </w:t>
      </w:r>
      <w:del w:id="276" w:author="Author">
        <w:r w:rsidRPr="00856016" w:rsidDel="00C64CC6">
          <w:delText>r</w:delText>
        </w:r>
      </w:del>
      <w:ins w:id="277" w:author="Author">
        <w:r w:rsidR="00C64CC6">
          <w:t>R</w:t>
        </w:r>
      </w:ins>
      <w:r w:rsidRPr="00856016">
        <w:t xml:space="preserve">esources within clearly defined electrical boundaries that can act as a single controllable entity with respect to the grid.  A microgrid </w:t>
      </w:r>
      <w:proofErr w:type="gramStart"/>
      <w:r w:rsidRPr="00856016">
        <w:t>is capable of connecting and disconnecting</w:t>
      </w:r>
      <w:proofErr w:type="gramEnd"/>
      <w:r w:rsidRPr="00856016">
        <w:t xml:space="preserve"> from the centralized grid to enable the microgrid to operate in both grid-connected or island-mode.</w:t>
      </w:r>
    </w:p>
    <w:p w14:paraId="2964A692" w14:textId="200FC924" w:rsidR="001837E4" w:rsidRPr="00856016" w:rsidRDefault="00A51536" w:rsidP="00AB6FC7">
      <w:pPr>
        <w:pStyle w:val="par1"/>
      </w:pPr>
      <w:r w:rsidRPr="00856016">
        <w:t>(</w:t>
      </w:r>
      <w:ins w:id="278" w:author="Author">
        <w:r w:rsidRPr="00856016">
          <w:t>u</w:t>
        </w:r>
      </w:ins>
      <w:del w:id="279" w:author="Author">
        <w:r w:rsidRPr="00856016">
          <w:delText>o</w:delText>
        </w:r>
      </w:del>
      <w:r w:rsidRPr="00856016">
        <w:t>)</w:t>
      </w:r>
      <w:r w:rsidRPr="00856016">
        <w:tab/>
        <w:t xml:space="preserve">“N-1 event” means an outage event of one distribution or transmission element such as a transformer, feeder, or transmission line that may cause load to shift to </w:t>
      </w:r>
      <w:r w:rsidRPr="00856016">
        <w:lastRenderedPageBreak/>
        <w:t xml:space="preserve">other elements as backup.  An N-1 event indicates a need for additional </w:t>
      </w:r>
      <w:proofErr w:type="gramStart"/>
      <w:r w:rsidRPr="00856016">
        <w:t>reliability capacity</w:t>
      </w:r>
      <w:proofErr w:type="gramEnd"/>
      <w:r w:rsidRPr="00856016">
        <w:t xml:space="preserve"> if it is determined to cause a potential overload on elements carrying energy to accommodate the event.</w:t>
      </w:r>
    </w:p>
    <w:p w14:paraId="1556FCAB" w14:textId="66B7DB5D" w:rsidR="001837E4" w:rsidRPr="00856016" w:rsidRDefault="00A51536" w:rsidP="00AB6FC7">
      <w:pPr>
        <w:pStyle w:val="par1"/>
      </w:pPr>
      <w:r w:rsidRPr="00856016">
        <w:t>(</w:t>
      </w:r>
      <w:ins w:id="280" w:author="Author">
        <w:r w:rsidR="00D768DD">
          <w:t>v</w:t>
        </w:r>
      </w:ins>
      <w:del w:id="281" w:author="Author">
        <w:r w:rsidRPr="00856016">
          <w:delText>p</w:delText>
        </w:r>
      </w:del>
      <w:r w:rsidRPr="00856016">
        <w:t>)</w:t>
      </w:r>
      <w:r w:rsidRPr="00856016">
        <w:tab/>
        <w:t xml:space="preserve">“Non-Wires Alternative” or “NWA” means the strategic deployment of </w:t>
      </w:r>
      <w:del w:id="282" w:author="Author">
        <w:r w:rsidRPr="00856016" w:rsidDel="00C64CC6">
          <w:delText>d</w:delText>
        </w:r>
      </w:del>
      <w:ins w:id="283" w:author="Author">
        <w:r w:rsidR="00C64CC6">
          <w:t>D</w:t>
        </w:r>
      </w:ins>
      <w:r w:rsidRPr="00856016">
        <w:t xml:space="preserve">istributed </w:t>
      </w:r>
      <w:del w:id="284" w:author="Author">
        <w:r w:rsidRPr="00856016" w:rsidDel="00C64CC6">
          <w:delText>e</w:delText>
        </w:r>
      </w:del>
      <w:ins w:id="285" w:author="Author">
        <w:r w:rsidR="00C64CC6">
          <w:t>E</w:t>
        </w:r>
      </w:ins>
      <w:r w:rsidRPr="00856016">
        <w:t xml:space="preserve">nergy </w:t>
      </w:r>
      <w:del w:id="286" w:author="Author">
        <w:r w:rsidRPr="00856016" w:rsidDel="00C64CC6">
          <w:delText>r</w:delText>
        </w:r>
      </w:del>
      <w:ins w:id="287" w:author="Author">
        <w:r w:rsidR="00C64CC6">
          <w:t>R</w:t>
        </w:r>
      </w:ins>
      <w:r w:rsidRPr="00856016">
        <w:t>esources by a utility or a third party and associated control or aggregation of systems and technologies intended to cost-effectively defer or avoid the need for Major Distribution Grid Projects.</w:t>
      </w:r>
    </w:p>
    <w:p w14:paraId="4527E67E" w14:textId="40FE71C0" w:rsidR="001837E4" w:rsidRPr="00856016" w:rsidRDefault="00D768DD" w:rsidP="00AB6FC7">
      <w:pPr>
        <w:pStyle w:val="par1"/>
      </w:pPr>
      <w:ins w:id="288" w:author="Author">
        <w:r>
          <w:t>(w</w:t>
        </w:r>
      </w:ins>
      <w:del w:id="289" w:author="Author">
        <w:r w:rsidR="00A51536" w:rsidRPr="00856016">
          <w:delText>q</w:delText>
        </w:r>
      </w:del>
      <w:r w:rsidR="00A51536" w:rsidRPr="00856016">
        <w:t>)</w:t>
      </w:r>
      <w:r w:rsidR="00A51536" w:rsidRPr="00856016">
        <w:tab/>
        <w:t xml:space="preserve">“Pilot” means a utility offering to test a new use or deployment of DER for a set </w:t>
      </w:r>
      <w:proofErr w:type="gramStart"/>
      <w:r w:rsidR="00A51536" w:rsidRPr="00856016">
        <w:t>period of time</w:t>
      </w:r>
      <w:proofErr w:type="gramEnd"/>
      <w:r w:rsidR="00A51536" w:rsidRPr="00856016">
        <w:t xml:space="preserve"> with a specified end date and number of customers, wherein the utility seeks to gain experience or expertise, and to inform the Commission.</w:t>
      </w:r>
    </w:p>
    <w:p w14:paraId="26C2365C" w14:textId="68672274" w:rsidR="001837E4" w:rsidRPr="00856016" w:rsidRDefault="00A51536" w:rsidP="00AB6FC7">
      <w:pPr>
        <w:pStyle w:val="par1"/>
      </w:pPr>
      <w:r w:rsidRPr="00856016">
        <w:t>(</w:t>
      </w:r>
      <w:ins w:id="290" w:author="Author">
        <w:r w:rsidR="00D768DD">
          <w:t>x</w:t>
        </w:r>
      </w:ins>
      <w:del w:id="291" w:author="Author">
        <w:r w:rsidRPr="00856016">
          <w:delText>r</w:delText>
        </w:r>
      </w:del>
      <w:r w:rsidRPr="00856016">
        <w:t>)</w:t>
      </w:r>
      <w:r w:rsidRPr="00856016">
        <w:tab/>
        <w:t>“Program” means an ongoing, long-term offering by the utility with no specified end date that utilizes or deploys DER on the distribution grid in a manner that provides system benefits or cost savings.</w:t>
      </w:r>
    </w:p>
    <w:p w14:paraId="03AC1EF3" w14:textId="36B6F6F1" w:rsidR="001837E4" w:rsidRPr="00856016" w:rsidRDefault="00A51536" w:rsidP="00AB6FC7">
      <w:pPr>
        <w:pStyle w:val="par1"/>
      </w:pPr>
      <w:r w:rsidRPr="00856016">
        <w:t>(</w:t>
      </w:r>
      <w:ins w:id="292" w:author="Author">
        <w:r w:rsidR="00D768DD">
          <w:t>y</w:t>
        </w:r>
      </w:ins>
      <w:del w:id="293" w:author="Author">
        <w:r w:rsidRPr="00856016">
          <w:delText>s</w:delText>
        </w:r>
      </w:del>
      <w:r w:rsidRPr="00856016">
        <w:t>)</w:t>
      </w:r>
      <w:r w:rsidRPr="00856016">
        <w:tab/>
        <w:t>“Ratable procurement” means the procurement of incremental DER capacity to defer or avoid long-term traditional utility infrastructure or grid needs driven by steady load growth.</w:t>
      </w:r>
    </w:p>
    <w:p w14:paraId="7D2BF43D" w14:textId="23ED2F35" w:rsidR="001837E4" w:rsidRPr="00856016" w:rsidRDefault="00A51536" w:rsidP="00AB6FC7">
      <w:pPr>
        <w:pStyle w:val="par1"/>
      </w:pPr>
      <w:r w:rsidRPr="00856016">
        <w:t>(</w:t>
      </w:r>
      <w:ins w:id="294" w:author="Author">
        <w:r w:rsidR="00D768DD">
          <w:t>z</w:t>
        </w:r>
      </w:ins>
      <w:del w:id="295" w:author="Author">
        <w:r w:rsidRPr="00856016">
          <w:delText>t</w:delText>
        </w:r>
      </w:del>
      <w:r w:rsidRPr="00856016">
        <w:t>)</w:t>
      </w:r>
      <w:r w:rsidRPr="00856016">
        <w:tab/>
        <w:t>“Reliability need” means a risk of failure requiring mitigation due to inadequate capacity or voltage support, or an N-1 event on the distribution grid.</w:t>
      </w:r>
    </w:p>
    <w:p w14:paraId="1A45CF8F" w14:textId="13522384" w:rsidR="001837E4" w:rsidRPr="00856016" w:rsidRDefault="00A51536" w:rsidP="00AB6FC7">
      <w:pPr>
        <w:pStyle w:val="par1"/>
      </w:pPr>
      <w:r w:rsidRPr="00856016">
        <w:t>(</w:t>
      </w:r>
      <w:del w:id="296" w:author="Author">
        <w:r w:rsidRPr="00856016">
          <w:delText>u</w:delText>
        </w:r>
      </w:del>
      <w:ins w:id="297" w:author="Author">
        <w:r w:rsidR="00D768DD">
          <w:t>aa</w:t>
        </w:r>
      </w:ins>
      <w:r w:rsidRPr="00856016">
        <w:t>)</w:t>
      </w:r>
      <w:r w:rsidRPr="00856016">
        <w:tab/>
        <w:t>“Resilience” is the ability of the distribution grid to withstand and reduce the magnitude and/or duration of disruptive events, which includes the capability to anticipate, absorb, adapt to, and/or rapidly recover from such an event.</w:t>
      </w:r>
    </w:p>
    <w:p w14:paraId="03385D1F" w14:textId="000FBA5D" w:rsidR="001837E4" w:rsidRPr="00856016" w:rsidRDefault="00A51536" w:rsidP="00AB6FC7">
      <w:pPr>
        <w:pStyle w:val="par1"/>
      </w:pPr>
      <w:ins w:id="298" w:author="Author">
        <w:r w:rsidRPr="00856016">
          <w:t>(</w:t>
        </w:r>
        <w:r w:rsidR="00D768DD">
          <w:t>bb</w:t>
        </w:r>
        <w:r w:rsidRPr="00856016">
          <w:t>)</w:t>
        </w:r>
        <w:r w:rsidRPr="00856016">
          <w:tab/>
        </w:r>
        <w:r w:rsidR="00DA33EE" w:rsidRPr="00856016">
          <w:rPr>
            <w:rFonts w:eastAsia="Arial"/>
          </w:rPr>
          <w:t>“Strategic” or “strategically” for purposes of the Commission’s evaluation pursuant to § 40-2-132.5(7)(b)(I), C.R.S., means purposefully designed to advance one or more of the applicable policies, targets, standards, plans, and regulations described in § 40-2-132.5(5)(a), or state energy policy goals including greenhouse gas emission reductions, beneficial electrification, increased reliability, and increased resiliency, and is not merely incidental or routine to those goals but is directed toward achieving them in a cost-effective and prioritized manner</w:t>
        </w:r>
        <w:r w:rsidR="00D41C72">
          <w:rPr>
            <w:rFonts w:eastAsia="Arial"/>
          </w:rPr>
          <w:t>;</w:t>
        </w:r>
        <w:r w:rsidR="00DA33EE" w:rsidRPr="00856016">
          <w:rPr>
            <w:rFonts w:eastAsia="Arial"/>
          </w:rPr>
          <w:t xml:space="preserve"> does not negatively impact any other policy goal</w:t>
        </w:r>
        <w:r w:rsidR="00D41C72">
          <w:rPr>
            <w:rFonts w:eastAsia="Arial"/>
          </w:rPr>
          <w:t>;</w:t>
        </w:r>
        <w:r w:rsidR="00DA33EE" w:rsidRPr="00856016">
          <w:rPr>
            <w:rFonts w:eastAsia="Arial"/>
          </w:rPr>
          <w:t xml:space="preserve"> maximizes utilization of the existing distribution system to the greatest extent practicable</w:t>
        </w:r>
        <w:r w:rsidR="00D41C72">
          <w:rPr>
            <w:rFonts w:eastAsia="Arial"/>
          </w:rPr>
          <w:t>; and</w:t>
        </w:r>
        <w:r w:rsidR="00DA33EE" w:rsidRPr="00856016">
          <w:rPr>
            <w:rFonts w:eastAsia="Arial"/>
          </w:rPr>
          <w:t xml:space="preserve"> offers specific grid benefits over time.</w:t>
        </w:r>
      </w:ins>
    </w:p>
    <w:p w14:paraId="24591C45" w14:textId="6A903ACA" w:rsidR="001837E4" w:rsidRPr="00856016" w:rsidRDefault="00A51536" w:rsidP="00AB6FC7">
      <w:pPr>
        <w:pStyle w:val="par1"/>
      </w:pPr>
      <w:ins w:id="299" w:author="Author">
        <w:r w:rsidRPr="00856016">
          <w:t>(</w:t>
        </w:r>
        <w:r w:rsidR="00D768DD">
          <w:t>cc</w:t>
        </w:r>
        <w:r w:rsidRPr="00856016">
          <w:t>)</w:t>
        </w:r>
        <w:r w:rsidRPr="00856016">
          <w:tab/>
          <w:t xml:space="preserve">“Type 1 distribution activities” are those qualifying distribution activities that the Commission determines the planned distribution activities and corresponding budgets affordably and strategically benefit or advance the applicable goals </w:t>
        </w:r>
        <w:r w:rsidRPr="00856016">
          <w:lastRenderedPageBreak/>
          <w:t xml:space="preserve">described in §40-2-132.5(7)(b)(I), C.R.S., or state energy policy goals such as greenhouse gas emissions, beneficial electrification, increased reliability, and increased resiliency. </w:t>
        </w:r>
      </w:ins>
    </w:p>
    <w:p w14:paraId="099E4AC7" w14:textId="2FFB8618" w:rsidR="001837E4" w:rsidRPr="00856016" w:rsidRDefault="00A51536" w:rsidP="00AB6FC7">
      <w:pPr>
        <w:pStyle w:val="par1"/>
      </w:pPr>
      <w:ins w:id="300" w:author="Author">
        <w:r w:rsidRPr="00856016">
          <w:t>(</w:t>
        </w:r>
        <w:r w:rsidR="00D768DD">
          <w:t>dd</w:t>
        </w:r>
        <w:r w:rsidRPr="00856016">
          <w:t>)</w:t>
        </w:r>
        <w:r w:rsidRPr="00856016">
          <w:tab/>
          <w:t>“Type 2 distribution activities” are those qualifying distribution activities that the Commission finds do not benefit or advance the goals in §</w:t>
        </w:r>
        <w:r w:rsidR="00D41C72">
          <w:t xml:space="preserve"> </w:t>
        </w:r>
        <w:r w:rsidRPr="00856016">
          <w:t xml:space="preserve">40-2-132.5(7)(b)(I), C.R.S., but may be recovered through the GMAC if the utility meets the criteria established in the performance-based framework described in </w:t>
        </w:r>
        <w:r w:rsidR="00D41C72">
          <w:t>r</w:t>
        </w:r>
        <w:r w:rsidRPr="00856016">
          <w:t xml:space="preserve">ule 3545. </w:t>
        </w:r>
      </w:ins>
    </w:p>
    <w:p w14:paraId="18A77841" w14:textId="5ED900A9" w:rsidR="001837E4" w:rsidRPr="00856016" w:rsidRDefault="00A51536" w:rsidP="00AB6FC7">
      <w:pPr>
        <w:pStyle w:val="par1"/>
      </w:pPr>
      <w:ins w:id="301" w:author="Author">
        <w:r w:rsidRPr="00856016">
          <w:t>(</w:t>
        </w:r>
        <w:r w:rsidR="00D768DD">
          <w:t>ee</w:t>
        </w:r>
        <w:r w:rsidRPr="00856016">
          <w:t>)</w:t>
        </w:r>
        <w:r w:rsidRPr="00856016">
          <w:tab/>
          <w:t>“Virtual Power Plant” or “VPP” means Commission-approved program that achieves the collective management of dispatchable demand or DERs connected to the utility distribution grid.</w:t>
        </w:r>
      </w:ins>
    </w:p>
    <w:p w14:paraId="6BBD25C9" w14:textId="77777777" w:rsidR="001837E4" w:rsidRPr="00856016" w:rsidRDefault="00A51536" w:rsidP="00AB6FC7">
      <w:pPr>
        <w:pStyle w:val="Title3"/>
      </w:pPr>
      <w:bookmarkStart w:id="302" w:name="_Toc235617284"/>
      <w:r w:rsidRPr="00856016">
        <w:t>3528.</w:t>
      </w:r>
      <w:r w:rsidRPr="00856016">
        <w:tab/>
        <w:t>Distribution System Plan Filing Requirements.</w:t>
      </w:r>
      <w:bookmarkEnd w:id="302"/>
    </w:p>
    <w:p w14:paraId="525F777F" w14:textId="77777777" w:rsidR="001837E4" w:rsidRPr="00856016" w:rsidRDefault="00A51536" w:rsidP="00AB6FC7">
      <w:pPr>
        <w:pStyle w:val="upar1"/>
      </w:pPr>
      <w:r w:rsidRPr="00856016">
        <w:t>A utility with over 500,000 customers shall file a DSP as an application, every two years, with the first DSP to be submitted on or before January 31, 2022.  A utility with 500,000 or fewer customers shall file a DSP as an application, every two years, with the first DSP to be submitted on or before January 31, 2023.</w:t>
      </w:r>
    </w:p>
    <w:p w14:paraId="33781722" w14:textId="77777777" w:rsidR="001837E4" w:rsidRPr="00856016" w:rsidRDefault="00A51536" w:rsidP="00AB6FC7">
      <w:pPr>
        <w:pStyle w:val="par1"/>
      </w:pPr>
      <w:r w:rsidRPr="00856016">
        <w:t>(a)</w:t>
      </w:r>
      <w:r w:rsidRPr="00856016">
        <w:tab/>
        <w:t>Each DSP application filing shall conform to the application requirements contained in rules 3002 and rule 1303 of the Commission’s Rules of Practice and Procedure.</w:t>
      </w:r>
    </w:p>
    <w:p w14:paraId="211C3E95" w14:textId="77777777" w:rsidR="001837E4" w:rsidRPr="00856016" w:rsidRDefault="00A51536" w:rsidP="00AB6FC7">
      <w:pPr>
        <w:pStyle w:val="par1"/>
      </w:pPr>
      <w:r w:rsidRPr="00856016">
        <w:t>(b)</w:t>
      </w:r>
      <w:r w:rsidRPr="00856016">
        <w:tab/>
        <w:t>Within 30 days of the filing of the application, the Commission shall issue a decision addressing whether the contents of the DSP meet Commission standards based on the information provided by the utility set forth in paragraph 3528(d).</w:t>
      </w:r>
    </w:p>
    <w:p w14:paraId="53999BB1" w14:textId="77777777" w:rsidR="001837E4" w:rsidRPr="00856016" w:rsidRDefault="00A51536" w:rsidP="00AB6FC7">
      <w:pPr>
        <w:pStyle w:val="par1"/>
      </w:pPr>
      <w:r w:rsidRPr="00856016">
        <w:t>(c)</w:t>
      </w:r>
      <w:r w:rsidRPr="00856016">
        <w:tab/>
        <w:t>If the DSP identifies major distribution grid projects that meet the NWA suitability screening criteria put forth in paragraph 3534(a), then the DSP proceeding shall consist of two phases.</w:t>
      </w:r>
    </w:p>
    <w:p w14:paraId="46F6ACAB" w14:textId="77777777" w:rsidR="001837E4" w:rsidRPr="00856016" w:rsidRDefault="00A51536" w:rsidP="00AB6FC7">
      <w:pPr>
        <w:pStyle w:val="par2"/>
      </w:pPr>
      <w:r w:rsidRPr="00856016">
        <w:t>(I)</w:t>
      </w:r>
      <w:r w:rsidRPr="00856016">
        <w:tab/>
        <w:t>Within the same proceeding and subject to paragraph 3528(b), the utility shall file a Phase II DSP within 120 days of the filing of the Commission’s order establishing the final Phase I DSP.</w:t>
      </w:r>
    </w:p>
    <w:p w14:paraId="004AEE06" w14:textId="77777777" w:rsidR="001837E4" w:rsidRPr="00856016" w:rsidRDefault="00A51536" w:rsidP="00AB6FC7">
      <w:pPr>
        <w:pStyle w:val="par3"/>
      </w:pPr>
      <w:r w:rsidRPr="00856016">
        <w:t>(A)</w:t>
      </w:r>
      <w:r w:rsidRPr="00856016">
        <w:tab/>
        <w:t>Within 30 days after the filing of the Phase II DSP, parties may submit comments pertaining to the Phase II DSP.</w:t>
      </w:r>
    </w:p>
    <w:p w14:paraId="5599FDBF" w14:textId="77777777" w:rsidR="001837E4" w:rsidRPr="00856016" w:rsidRDefault="00A51536" w:rsidP="00AB6FC7">
      <w:pPr>
        <w:pStyle w:val="par3"/>
      </w:pPr>
      <w:r w:rsidRPr="00856016">
        <w:t>(B)</w:t>
      </w:r>
      <w:r w:rsidRPr="00856016">
        <w:tab/>
        <w:t>Within 15 days after the deadline for initial comments on the Phase II DSP, parties may submit reply comments.</w:t>
      </w:r>
    </w:p>
    <w:p w14:paraId="0FA8709E" w14:textId="2857BA54" w:rsidR="001837E4" w:rsidRPr="00856016" w:rsidRDefault="00A51536" w:rsidP="00AB6FC7">
      <w:pPr>
        <w:pStyle w:val="par1"/>
      </w:pPr>
      <w:proofErr w:type="gramStart"/>
      <w:r w:rsidRPr="00856016">
        <w:lastRenderedPageBreak/>
        <w:t>(d)</w:t>
      </w:r>
      <w:r w:rsidRPr="00856016">
        <w:tab/>
        <w:t>If</w:t>
      </w:r>
      <w:proofErr w:type="gramEnd"/>
      <w:r w:rsidRPr="00856016">
        <w:t xml:space="preserve"> the utility claims that any of the requirements set forth in rules 3529 through </w:t>
      </w:r>
      <w:del w:id="303" w:author="Author">
        <w:r w:rsidRPr="00856016" w:rsidDel="00D222A5">
          <w:delText xml:space="preserve">3541 </w:delText>
        </w:r>
      </w:del>
      <w:ins w:id="304" w:author="Author">
        <w:r w:rsidR="00D222A5" w:rsidRPr="00856016">
          <w:t xml:space="preserve">3544 </w:t>
        </w:r>
      </w:ins>
      <w:r w:rsidRPr="00856016">
        <w:t>are not yet practicable to provide or are currently cost-prohibitive to provide, the utility shall indicate for each requirement:</w:t>
      </w:r>
    </w:p>
    <w:p w14:paraId="4BF5124C" w14:textId="77777777" w:rsidR="001837E4" w:rsidRPr="00856016" w:rsidRDefault="00A51536" w:rsidP="00AB6FC7">
      <w:pPr>
        <w:pStyle w:val="par2"/>
      </w:pPr>
      <w:r w:rsidRPr="00856016">
        <w:t>(I)</w:t>
      </w:r>
      <w:r w:rsidRPr="00856016">
        <w:tab/>
        <w:t>why the information is not yet practicable or is currently cost-prohibitive, what information could be provided in the alternative and how that alternative information would achieve planning and policy objectives;</w:t>
      </w:r>
    </w:p>
    <w:p w14:paraId="13CBD098" w14:textId="77777777" w:rsidR="001837E4" w:rsidRPr="00856016" w:rsidRDefault="00A51536" w:rsidP="00AB6FC7">
      <w:pPr>
        <w:pStyle w:val="par2"/>
      </w:pPr>
      <w:r w:rsidRPr="00856016">
        <w:t>(II)</w:t>
      </w:r>
      <w:r w:rsidRPr="00856016">
        <w:tab/>
        <w:t>how the information could be obtained in future filings, and if so, at what estimated cost, and on what timeframe;</w:t>
      </w:r>
    </w:p>
    <w:p w14:paraId="0D0E08AD" w14:textId="77777777" w:rsidR="001837E4" w:rsidRPr="00856016" w:rsidRDefault="00A51536" w:rsidP="00AB6FC7">
      <w:pPr>
        <w:pStyle w:val="par2"/>
      </w:pPr>
      <w:r w:rsidRPr="00856016">
        <w:t>(III)</w:t>
      </w:r>
      <w:r w:rsidRPr="00856016">
        <w:tab/>
        <w:t>what the benefits or limitations of filing the data in future reports would be as related to achieving the planning and policy objectives; and</w:t>
      </w:r>
    </w:p>
    <w:p w14:paraId="6E6F83D3" w14:textId="77777777" w:rsidR="001837E4" w:rsidRPr="00856016" w:rsidRDefault="00A51536" w:rsidP="00AB6FC7">
      <w:pPr>
        <w:pStyle w:val="par2"/>
      </w:pPr>
      <w:r w:rsidRPr="00856016">
        <w:t>(IV)</w:t>
      </w:r>
      <w:r w:rsidRPr="00856016">
        <w:tab/>
      </w:r>
      <w:proofErr w:type="gramStart"/>
      <w:r w:rsidRPr="00856016">
        <w:t>if</w:t>
      </w:r>
      <w:proofErr w:type="gramEnd"/>
      <w:r w:rsidRPr="00856016">
        <w:t xml:space="preserve"> the information cannot be provided in future reports, what information could be provided in the alternative and how it would achieve planning and policy objectives.</w:t>
      </w:r>
    </w:p>
    <w:p w14:paraId="47213195" w14:textId="77777777" w:rsidR="001837E4" w:rsidRPr="00856016" w:rsidRDefault="00A51536" w:rsidP="00AB6FC7">
      <w:pPr>
        <w:pStyle w:val="par1"/>
      </w:pPr>
      <w:r w:rsidRPr="00856016">
        <w:t>(e)</w:t>
      </w:r>
      <w:r w:rsidRPr="00856016">
        <w:tab/>
        <w:t>The utility shall file a final DSP action plan in accordance with rule 3536, including all required modifications, within 60 days of the Commission’s final decision.</w:t>
      </w:r>
    </w:p>
    <w:p w14:paraId="5F780BC0" w14:textId="77777777" w:rsidR="001837E4" w:rsidRPr="00856016" w:rsidRDefault="00A51536" w:rsidP="00AB6FC7">
      <w:pPr>
        <w:pStyle w:val="par1"/>
      </w:pPr>
      <w:r w:rsidRPr="00856016">
        <w:t>(f)</w:t>
      </w:r>
      <w:r w:rsidRPr="00856016">
        <w:tab/>
        <w:t xml:space="preserve">The utility may file, at any time, an application to amend the contents of a DSP approved pursuant to paragraph 3536(c).  Such an </w:t>
      </w:r>
      <w:proofErr w:type="gramStart"/>
      <w:r w:rsidRPr="00856016">
        <w:t>application shall</w:t>
      </w:r>
      <w:proofErr w:type="gramEnd"/>
      <w:r w:rsidRPr="00856016">
        <w:t xml:space="preserve"> meet the requirements of paragraphs 3002(b) and 3002(c)</w:t>
      </w:r>
      <w:proofErr w:type="gramStart"/>
      <w:r w:rsidRPr="00856016">
        <w:t>, shall</w:t>
      </w:r>
      <w:proofErr w:type="gramEnd"/>
      <w:r w:rsidRPr="00856016">
        <w:t xml:space="preserve"> identify each proposed amendment</w:t>
      </w:r>
      <w:proofErr w:type="gramStart"/>
      <w:r w:rsidRPr="00856016">
        <w:t>, shall</w:t>
      </w:r>
      <w:proofErr w:type="gramEnd"/>
      <w:r w:rsidRPr="00856016">
        <w:t xml:space="preserve"> state the reason for each proposed amendment, </w:t>
      </w:r>
      <w:proofErr w:type="gramStart"/>
      <w:r w:rsidRPr="00856016">
        <w:t>and shall</w:t>
      </w:r>
      <w:proofErr w:type="gramEnd"/>
      <w:r w:rsidRPr="00856016">
        <w:t xml:space="preserve"> be administered pursuant to the Commission's Rules Regulating Practice and Procedure.</w:t>
      </w:r>
    </w:p>
    <w:p w14:paraId="1B67B0CD" w14:textId="5C97D86E" w:rsidR="001837E4" w:rsidRPr="00856016" w:rsidRDefault="00A51536" w:rsidP="00AB6FC7">
      <w:pPr>
        <w:pStyle w:val="par1"/>
      </w:pPr>
      <w:r w:rsidRPr="00856016">
        <w:t>(g)</w:t>
      </w:r>
      <w:r w:rsidRPr="00856016">
        <w:tab/>
      </w:r>
      <w:ins w:id="305" w:author="Author">
        <w:r w:rsidRPr="00856016">
          <w:t xml:space="preserve">In developing its DSP, the utility shall consult with and provide opportunities for meaningful engagement and education through multilingual and culturally relevant outreach to disproportionately impacted communities, consistent with state-level recognized best practices for community outreach.  </w:t>
        </w:r>
      </w:ins>
      <w:r w:rsidRPr="00856016">
        <w:t xml:space="preserve">Utilities are encouraged to convene regular, informal stakeholder meetings to discuss DSP- related issues and to inform the contents of DSP applications.  The utility shall convene at least one stakeholder meeting at least 90 days prior to the filing of the DSP.  As part of these stakeholder meetings, the utility shall solicit input on future programs and/or pilots and solicit feedback on both the hosting capacity analysis and the web portal.  </w:t>
      </w:r>
      <w:del w:id="306" w:author="Author">
        <w:r w:rsidRPr="00856016">
          <w:delText xml:space="preserve">The utility shall make all reasonable efforts to engage local governments and community organizations representing disproportionately impacted communities.  </w:delText>
        </w:r>
      </w:del>
      <w:r w:rsidRPr="00856016">
        <w:t>The Commission may, at its discretion, require utilities to host stakeholder discussions regarding specific DSP topics.</w:t>
      </w:r>
    </w:p>
    <w:p w14:paraId="73F65919" w14:textId="77777777" w:rsidR="001837E4" w:rsidRPr="00856016" w:rsidRDefault="00A51536" w:rsidP="00AB6FC7">
      <w:pPr>
        <w:pStyle w:val="Title3"/>
      </w:pPr>
      <w:bookmarkStart w:id="307" w:name="_Toc235617285"/>
      <w:r w:rsidRPr="00856016">
        <w:lastRenderedPageBreak/>
        <w:t>3529.</w:t>
      </w:r>
      <w:r w:rsidRPr="00856016">
        <w:tab/>
        <w:t>Contents of the Distribution System Plan.</w:t>
      </w:r>
      <w:bookmarkEnd w:id="307"/>
    </w:p>
    <w:p w14:paraId="4CC50FDD" w14:textId="74DEB15E" w:rsidR="001837E4" w:rsidRPr="00856016" w:rsidRDefault="00A51536" w:rsidP="00AB6FC7">
      <w:pPr>
        <w:pStyle w:val="par1"/>
      </w:pPr>
      <w:r w:rsidRPr="00856016">
        <w:t>(a)</w:t>
      </w:r>
      <w:r w:rsidRPr="00856016">
        <w:tab/>
        <w:t xml:space="preserve">The utility shall file a Phase I DSP with the Commission that </w:t>
      </w:r>
      <w:ins w:id="308" w:author="Author">
        <w:r w:rsidRPr="00856016">
          <w:t xml:space="preserve">ensures the creation of sufficient hosting capacity across its distribution system to affordably and reliably implement the policies outlined in § 40-2-132.5(5)(a), C.R.S. </w:t>
        </w:r>
        <w:r w:rsidR="00D41C72">
          <w:t xml:space="preserve"> </w:t>
        </w:r>
        <w:r w:rsidRPr="00856016">
          <w:t xml:space="preserve">The DSP shall </w:t>
        </w:r>
      </w:ins>
      <w:r w:rsidRPr="00856016">
        <w:t>contain</w:t>
      </w:r>
      <w:del w:id="309" w:author="Author">
        <w:r w:rsidRPr="00856016">
          <w:delText>s</w:delText>
        </w:r>
      </w:del>
      <w:r w:rsidRPr="00856016">
        <w:t xml:space="preserve"> the information specified below.  When required by the Commission, the utility shall provide any relevant studies, additional data, and </w:t>
      </w:r>
      <w:proofErr w:type="gramStart"/>
      <w:r w:rsidRPr="00856016">
        <w:t>work-papers</w:t>
      </w:r>
      <w:proofErr w:type="gramEnd"/>
      <w:r w:rsidRPr="00856016">
        <w:t xml:space="preserve"> to support the information contained in the plan.  The DSP shall include the following:</w:t>
      </w:r>
    </w:p>
    <w:p w14:paraId="3EFE6DD2" w14:textId="77777777" w:rsidR="001837E4" w:rsidRPr="00856016" w:rsidRDefault="00A51536" w:rsidP="00AB6FC7">
      <w:pPr>
        <w:pStyle w:val="par2"/>
      </w:pPr>
      <w:r w:rsidRPr="00856016">
        <w:t>(I)</w:t>
      </w:r>
      <w:r w:rsidRPr="00856016">
        <w:tab/>
        <w:t>a description of the objectives of the DSP, including the utility’s ten-year vision for distribution grid capabilities and services that meet customer needs and state policy goals;</w:t>
      </w:r>
    </w:p>
    <w:p w14:paraId="41C7F7A4" w14:textId="77777777" w:rsidR="001837E4" w:rsidRPr="00856016" w:rsidRDefault="00A51536" w:rsidP="00AB6FC7">
      <w:pPr>
        <w:pStyle w:val="par2"/>
      </w:pPr>
      <w:r w:rsidRPr="00856016">
        <w:t>(II)</w:t>
      </w:r>
      <w:r w:rsidRPr="00856016">
        <w:tab/>
        <w:t xml:space="preserve">a description of how the distribution grid may evolve over the next five and ten years due to various factors, such as increasing DER penetration, the expansion of beneficial electrification programs and other electrification, advanced metering infrastructure, increasing demand flexibility, energy efficiency and other emerging technologies.  The utility should discuss the challenges and opportunities presented by the emergence of new technology as well as plans they </w:t>
      </w:r>
      <w:proofErr w:type="gramStart"/>
      <w:r w:rsidRPr="00856016">
        <w:t>have to</w:t>
      </w:r>
      <w:proofErr w:type="gramEnd"/>
      <w:r w:rsidRPr="00856016">
        <w:t xml:space="preserve"> adapt to or utilize these changes to the grid;</w:t>
      </w:r>
    </w:p>
    <w:p w14:paraId="2F742D10" w14:textId="77777777" w:rsidR="001837E4" w:rsidRPr="00856016" w:rsidRDefault="00A51536" w:rsidP="00AB6FC7">
      <w:pPr>
        <w:pStyle w:val="par2"/>
      </w:pPr>
      <w:r w:rsidRPr="00856016">
        <w:t>(III)</w:t>
      </w:r>
      <w:r w:rsidRPr="00856016">
        <w:tab/>
        <w:t>a description of the utility’s vision of how existing utility demand-side management measures and programs, as well as other existing distributed energy resource offerings, shall or could be utilized or modified to meet distribution system planning needs;</w:t>
      </w:r>
    </w:p>
    <w:p w14:paraId="16F19A87" w14:textId="77777777" w:rsidR="001837E4" w:rsidRPr="00856016" w:rsidRDefault="00A51536" w:rsidP="00AB6FC7">
      <w:pPr>
        <w:pStyle w:val="par2"/>
      </w:pPr>
      <w:r w:rsidRPr="00856016">
        <w:t>(IV)</w:t>
      </w:r>
      <w:r w:rsidRPr="00856016">
        <w:tab/>
        <w:t>distribution system forecasts, as described in rule 3530;</w:t>
      </w:r>
    </w:p>
    <w:p w14:paraId="4DC1ED1B" w14:textId="77777777" w:rsidR="001837E4" w:rsidRPr="00856016" w:rsidRDefault="00A51536" w:rsidP="00AB6FC7">
      <w:pPr>
        <w:pStyle w:val="par2"/>
      </w:pPr>
      <w:r w:rsidRPr="00856016">
        <w:t>(V)</w:t>
      </w:r>
      <w:r w:rsidRPr="00856016">
        <w:tab/>
        <w:t>an assessment of the existing distribution system, as described in rule 3531;</w:t>
      </w:r>
    </w:p>
    <w:p w14:paraId="23B20A43" w14:textId="77777777" w:rsidR="001837E4" w:rsidRPr="00856016" w:rsidRDefault="00A51536" w:rsidP="00AB6FC7">
      <w:pPr>
        <w:pStyle w:val="par2"/>
      </w:pPr>
      <w:r w:rsidRPr="00856016">
        <w:t>(VI)</w:t>
      </w:r>
      <w:r w:rsidRPr="00856016">
        <w:tab/>
        <w:t>an assessment of grid needs, as described in rule 3532;</w:t>
      </w:r>
    </w:p>
    <w:p w14:paraId="004083EF" w14:textId="77777777" w:rsidR="001837E4" w:rsidRPr="00856016" w:rsidRDefault="00A51536" w:rsidP="00AB6FC7">
      <w:pPr>
        <w:pStyle w:val="par2"/>
      </w:pPr>
      <w:r w:rsidRPr="00856016">
        <w:t>(VII)</w:t>
      </w:r>
      <w:r w:rsidRPr="00856016">
        <w:tab/>
        <w:t>a description of grid innovations and any proposed pilots and programs, as described in rule 3533;</w:t>
      </w:r>
    </w:p>
    <w:p w14:paraId="46122843" w14:textId="77777777" w:rsidR="001837E4" w:rsidRPr="00856016" w:rsidRDefault="00A51536" w:rsidP="00AB6FC7">
      <w:pPr>
        <w:pStyle w:val="par2"/>
      </w:pPr>
      <w:r w:rsidRPr="00856016">
        <w:t>(VIII)</w:t>
      </w:r>
      <w:r w:rsidRPr="00856016">
        <w:tab/>
        <w:t>NWA suitability screening results, as described in rule 3534;</w:t>
      </w:r>
    </w:p>
    <w:p w14:paraId="419F7446" w14:textId="77777777" w:rsidR="001837E4" w:rsidRPr="00856016" w:rsidRDefault="00A51536" w:rsidP="00AB6FC7">
      <w:pPr>
        <w:pStyle w:val="par2"/>
      </w:pPr>
      <w:r w:rsidRPr="00856016">
        <w:t>(IX)</w:t>
      </w:r>
      <w:r w:rsidRPr="00856016">
        <w:tab/>
        <w:t>a proposed NWA cost benefit analysis methodology, as described in rule 3535;</w:t>
      </w:r>
    </w:p>
    <w:p w14:paraId="1D3C72CE" w14:textId="77777777" w:rsidR="001837E4" w:rsidRPr="00856016" w:rsidRDefault="00A51536" w:rsidP="00AB6FC7">
      <w:pPr>
        <w:pStyle w:val="par2"/>
      </w:pPr>
      <w:r w:rsidRPr="00856016">
        <w:lastRenderedPageBreak/>
        <w:t>(X)</w:t>
      </w:r>
      <w:r w:rsidRPr="00856016">
        <w:tab/>
        <w:t>any proposed documents and model contracts that the utility intends to use for NWA solicitation or procurement;</w:t>
      </w:r>
    </w:p>
    <w:p w14:paraId="330D065A" w14:textId="77777777" w:rsidR="001837E4" w:rsidRPr="00856016" w:rsidRDefault="00A51536" w:rsidP="00AB6FC7">
      <w:pPr>
        <w:pStyle w:val="par2"/>
      </w:pPr>
      <w:r w:rsidRPr="00856016">
        <w:t>(XI)</w:t>
      </w:r>
      <w:r w:rsidRPr="00856016">
        <w:tab/>
        <w:t>a Phase I action plan, as described in rule 3536;</w:t>
      </w:r>
    </w:p>
    <w:p w14:paraId="15B98968" w14:textId="43E895E8" w:rsidR="001837E4" w:rsidRPr="00856016" w:rsidRDefault="00A51536" w:rsidP="00AB6FC7">
      <w:pPr>
        <w:pStyle w:val="par2"/>
      </w:pPr>
      <w:r w:rsidRPr="00856016">
        <w:t>(XII)</w:t>
      </w:r>
      <w:r w:rsidRPr="00856016">
        <w:tab/>
        <w:t>a proposal for cost recovery</w:t>
      </w:r>
      <w:ins w:id="310" w:author="Author">
        <w:r w:rsidRPr="00856016">
          <w:t xml:space="preserve">. </w:t>
        </w:r>
        <w:r w:rsidR="00D41C72">
          <w:t xml:space="preserve"> </w:t>
        </w:r>
        <w:r w:rsidRPr="00856016">
          <w:t>For a utility with more than 500,000 customers, the proposal shall identify and distinguish between Type 1 and Type 2 categories of distribution activities, and includes asset-level descriptions of specific proposed investments or anticipated actions for each category</w:t>
        </w:r>
        <w:r w:rsidR="00D41C72">
          <w:t>,</w:t>
        </w:r>
      </w:ins>
      <w:r w:rsidRPr="00856016">
        <w:t xml:space="preserve"> </w:t>
      </w:r>
      <w:del w:id="311" w:author="Author">
        <w:r w:rsidRPr="00856016">
          <w:delText xml:space="preserve">which may include an incentive, </w:delText>
        </w:r>
      </w:del>
      <w:r w:rsidRPr="00856016">
        <w:t>as described in rule 3538;</w:t>
      </w:r>
    </w:p>
    <w:p w14:paraId="09D9250A" w14:textId="77777777" w:rsidR="001837E4" w:rsidRPr="00856016" w:rsidRDefault="00A51536" w:rsidP="00AB6FC7">
      <w:pPr>
        <w:pStyle w:val="par2"/>
      </w:pPr>
      <w:r w:rsidRPr="00856016">
        <w:t>(XIII)</w:t>
      </w:r>
      <w:r w:rsidRPr="00856016">
        <w:tab/>
        <w:t>a security assessment, as described in rule 3539.</w:t>
      </w:r>
    </w:p>
    <w:p w14:paraId="6A6EA455" w14:textId="437B1B88" w:rsidR="001837E4" w:rsidRPr="00856016" w:rsidRDefault="00A51536" w:rsidP="00AB6FC7">
      <w:pPr>
        <w:pStyle w:val="par2"/>
      </w:pPr>
      <w:r w:rsidRPr="00856016">
        <w:t>(XIV)</w:t>
      </w:r>
      <w:r w:rsidRPr="00856016">
        <w:tab/>
        <w:t>a proposal for</w:t>
      </w:r>
      <w:ins w:id="312" w:author="Author">
        <w:r w:rsidRPr="00856016">
          <w:t>, or update on,</w:t>
        </w:r>
      </w:ins>
      <w:r w:rsidRPr="00856016">
        <w:t xml:space="preserve"> implementation of a web portal as described in paragraph 3541(d);</w:t>
      </w:r>
    </w:p>
    <w:p w14:paraId="31A33775" w14:textId="77777777" w:rsidR="001837E4" w:rsidRPr="00856016" w:rsidRDefault="00A51536" w:rsidP="00AB6FC7">
      <w:pPr>
        <w:pStyle w:val="par2"/>
      </w:pPr>
      <w:r w:rsidRPr="00856016">
        <w:t>(XV)</w:t>
      </w:r>
      <w:r w:rsidRPr="00856016">
        <w:tab/>
        <w:t>a description of the stakeholder engagement process, as described in paragraph 3528(g); and</w:t>
      </w:r>
    </w:p>
    <w:p w14:paraId="5D935087" w14:textId="160BDF04" w:rsidR="001837E4" w:rsidRPr="00856016" w:rsidRDefault="00A51536" w:rsidP="00AB6FC7">
      <w:pPr>
        <w:pStyle w:val="par2"/>
      </w:pPr>
      <w:r w:rsidRPr="00856016">
        <w:t>(XVI)</w:t>
      </w:r>
      <w:r w:rsidRPr="00856016">
        <w:tab/>
        <w:t>a description of how the utility has</w:t>
      </w:r>
      <w:ins w:id="313" w:author="Author">
        <w:r w:rsidRPr="00856016">
          <w:t xml:space="preserve"> and will</w:t>
        </w:r>
      </w:ins>
      <w:r w:rsidRPr="00856016">
        <w:t xml:space="preserve"> engage</w:t>
      </w:r>
      <w:del w:id="314" w:author="Author">
        <w:r w:rsidRPr="00856016">
          <w:delText>d, and plans to engage,</w:delText>
        </w:r>
      </w:del>
      <w:r w:rsidRPr="00856016">
        <w:t xml:space="preserve"> on </w:t>
      </w:r>
      <w:ins w:id="315" w:author="Author">
        <w:r w:rsidRPr="00856016">
          <w:t xml:space="preserve">its </w:t>
        </w:r>
      </w:ins>
      <w:r w:rsidRPr="00856016">
        <w:t xml:space="preserve">DSP with communities, </w:t>
      </w:r>
      <w:ins w:id="316" w:author="Author">
        <w:r w:rsidRPr="00856016">
          <w:t xml:space="preserve">including how it consulted with and provided opportunities for meaningful engagement consistent with </w:t>
        </w:r>
        <w:r w:rsidR="00D41C72">
          <w:t xml:space="preserve">paragraph </w:t>
        </w:r>
        <w:r w:rsidRPr="00856016">
          <w:t>3528(g) and education through multilingual and culturally relevant outreach to disproportionately impacted communities.</w:t>
        </w:r>
      </w:ins>
      <w:del w:id="317" w:author="Author">
        <w:r w:rsidRPr="00856016">
          <w:delText>particularly</w:delText>
        </w:r>
        <w:r w:rsidRPr="00856016" w:rsidDel="00D768DD">
          <w:delText xml:space="preserve"> </w:delText>
        </w:r>
        <w:r w:rsidRPr="00856016">
          <w:delText>disproportionately impacted communities</w:delText>
        </w:r>
        <w:r w:rsidRPr="00856016" w:rsidDel="00D41C72">
          <w:delText>,</w:delText>
        </w:r>
        <w:r w:rsidRPr="00856016">
          <w:delText xml:space="preserve"> and how</w:delText>
        </w:r>
        <w:r w:rsidRPr="00856016" w:rsidDel="00BC22A6">
          <w:delText xml:space="preserve"> </w:delText>
        </w:r>
        <w:r w:rsidRPr="00856016">
          <w:delText>t</w:delText>
        </w:r>
      </w:del>
      <w:ins w:id="318" w:author="Author">
        <w:r w:rsidR="00D41C72">
          <w:t xml:space="preserve">  </w:t>
        </w:r>
        <w:r w:rsidRPr="00856016">
          <w:t>T</w:t>
        </w:r>
      </w:ins>
      <w:r w:rsidRPr="00856016">
        <w:t>he utility</w:t>
      </w:r>
      <w:ins w:id="319" w:author="Author">
        <w:r w:rsidRPr="00856016">
          <w:t xml:space="preserve"> shall also address how it</w:t>
        </w:r>
      </w:ins>
      <w:r w:rsidRPr="00856016">
        <w:t xml:space="preserve"> has incorporated community climate, equity and resilience goals and priorities into the DSP and action plan</w:t>
      </w:r>
      <w:ins w:id="320" w:author="Author">
        <w:r w:rsidRPr="00856016">
          <w:t>;</w:t>
        </w:r>
      </w:ins>
      <w:del w:id="321" w:author="Author">
        <w:r w:rsidRPr="00856016">
          <w:delText>.</w:delText>
        </w:r>
      </w:del>
    </w:p>
    <w:p w14:paraId="778540C1" w14:textId="5B4324FA" w:rsidR="001837E4" w:rsidRPr="00856016" w:rsidRDefault="00A51536" w:rsidP="00AB6FC7">
      <w:pPr>
        <w:pStyle w:val="par2"/>
      </w:pPr>
      <w:ins w:id="322" w:author="Author">
        <w:r w:rsidRPr="00856016">
          <w:t>(XVII)</w:t>
        </w:r>
        <w:r w:rsidRPr="00856016">
          <w:tab/>
          <w:t>a process to identify and evaluate infill housing loads;</w:t>
        </w:r>
      </w:ins>
    </w:p>
    <w:p w14:paraId="4E1213AA" w14:textId="32101C4F" w:rsidR="001837E4" w:rsidRPr="00856016" w:rsidRDefault="00A51536" w:rsidP="00AB6FC7">
      <w:pPr>
        <w:pStyle w:val="par2"/>
      </w:pPr>
      <w:ins w:id="323" w:author="Author">
        <w:r w:rsidRPr="00856016">
          <w:t>(XVIII)</w:t>
        </w:r>
        <w:r w:rsidRPr="00856016">
          <w:tab/>
          <w:t xml:space="preserve">a performance-based framework as described in </w:t>
        </w:r>
        <w:r w:rsidR="00D41C72">
          <w:t>r</w:t>
        </w:r>
        <w:r w:rsidRPr="00856016">
          <w:t>ule 3544;</w:t>
        </w:r>
      </w:ins>
    </w:p>
    <w:p w14:paraId="26893BCC" w14:textId="197DA399" w:rsidR="001837E4" w:rsidRPr="00856016" w:rsidRDefault="00A51536" w:rsidP="00AB6FC7">
      <w:pPr>
        <w:pStyle w:val="par2"/>
      </w:pPr>
      <w:ins w:id="324" w:author="Author">
        <w:r w:rsidRPr="00856016">
          <w:t>(XIX)</w:t>
        </w:r>
        <w:r w:rsidRPr="00856016">
          <w:tab/>
          <w:t xml:space="preserve">a detailed analysis of its current qualified staffing plan and future staffing and workforce needs for each job classification involved in DSP development and implementation, consistent with the conditions in </w:t>
        </w:r>
        <w:r w:rsidR="00D41C72">
          <w:t>r</w:t>
        </w:r>
        <w:r w:rsidRPr="00856016">
          <w:t>ule 3543;</w:t>
        </w:r>
      </w:ins>
    </w:p>
    <w:p w14:paraId="78F821D8" w14:textId="6CB20C36" w:rsidR="002834F9" w:rsidRDefault="00A51536" w:rsidP="00AB6FC7">
      <w:pPr>
        <w:pStyle w:val="par2"/>
        <w:rPr>
          <w:ins w:id="325" w:author="Author"/>
        </w:rPr>
      </w:pPr>
      <w:ins w:id="326" w:author="Author">
        <w:r w:rsidRPr="00856016">
          <w:t>(XX)</w:t>
        </w:r>
        <w:r w:rsidRPr="00856016">
          <w:tab/>
          <w:t>an explanation of the methodology used for prioritizing capacity investments for</w:t>
        </w:r>
        <w:r w:rsidR="00B806F4">
          <w:t xml:space="preserve">: </w:t>
        </w:r>
        <w:r w:rsidRPr="00856016">
          <w:t xml:space="preserve"> areas of its distribution system that are at or near their hosting capacity limits</w:t>
        </w:r>
        <w:r w:rsidR="00B806F4">
          <w:t>;</w:t>
        </w:r>
        <w:r w:rsidRPr="00856016">
          <w:t xml:space="preserve"> areas that are projected to have energization loads that cannot be met without a system upgrade</w:t>
        </w:r>
        <w:r w:rsidR="00B806F4">
          <w:t>; and</w:t>
        </w:r>
        <w:r w:rsidRPr="00856016">
          <w:t xml:space="preserve"> improving infrastructure for income qualified or disproportionately impacted communities with residential capacity constraints.</w:t>
        </w:r>
        <w:r w:rsidR="00B806F4">
          <w:t xml:space="preserve">  </w:t>
        </w:r>
        <w:r w:rsidRPr="00856016">
          <w:t xml:space="preserve">The utility’s explanation shall include </w:t>
        </w:r>
        <w:r w:rsidRPr="00856016">
          <w:lastRenderedPageBreak/>
          <w:t xml:space="preserve">discussion of all relevant inputs and assumptions, as well as the list of investments corresponding to each of the scenarios required by </w:t>
        </w:r>
        <w:r w:rsidR="00B806F4">
          <w:t>r</w:t>
        </w:r>
        <w:r w:rsidRPr="00856016">
          <w:t>ule</w:t>
        </w:r>
      </w:ins>
      <w:del w:id="327" w:author="Author">
        <w:r w:rsidRPr="00856016">
          <w:delText xml:space="preserve">, </w:delText>
        </w:r>
      </w:del>
      <w:ins w:id="328" w:author="Author">
        <w:r w:rsidRPr="00856016">
          <w:t xml:space="preserve"> 3530.</w:t>
        </w:r>
        <w:r w:rsidR="00B806F4">
          <w:t xml:space="preserve"> </w:t>
        </w:r>
        <w:r w:rsidRPr="00856016">
          <w:t xml:space="preserve"> In developing its prioritization methodology, the utility shall consider past differences in service reliability between income qualified or disproportionately impacted communities, and non-income qualified or disproportionately impacted communities;</w:t>
        </w:r>
      </w:ins>
    </w:p>
    <w:p w14:paraId="4C85D1DE" w14:textId="77777777" w:rsidR="002834F9" w:rsidRDefault="00A51536" w:rsidP="00AB6FC7">
      <w:pPr>
        <w:pStyle w:val="par2"/>
        <w:rPr>
          <w:ins w:id="329" w:author="Author"/>
        </w:rPr>
      </w:pPr>
      <w:ins w:id="330" w:author="Author">
        <w:r w:rsidRPr="00856016">
          <w:t>(XXI)</w:t>
        </w:r>
        <w:r w:rsidRPr="00856016">
          <w:tab/>
          <w:t>a plan to prioritize reliability investments for disproportionately impacted communities based on the most recently approved Quality of Service Plan; and</w:t>
        </w:r>
      </w:ins>
    </w:p>
    <w:p w14:paraId="38B0C843" w14:textId="2647CA52" w:rsidR="002834F9" w:rsidRDefault="00A51536" w:rsidP="002834F9">
      <w:pPr>
        <w:pStyle w:val="par2"/>
        <w:rPr>
          <w:ins w:id="331" w:author="Author"/>
        </w:rPr>
      </w:pPr>
      <w:ins w:id="332" w:author="Author">
        <w:r w:rsidRPr="00856016">
          <w:t>(XXII)</w:t>
        </w:r>
        <w:r w:rsidRPr="00856016">
          <w:tab/>
          <w:t xml:space="preserve">to the extent available at the time of filing, an analysis that corresponds to the requirements in </w:t>
        </w:r>
        <w:r w:rsidR="00B806F4">
          <w:t>r</w:t>
        </w:r>
        <w:r w:rsidRPr="00856016">
          <w:t xml:space="preserve">ule 3210 and </w:t>
        </w:r>
        <w:r w:rsidR="00B806F4">
          <w:t>r</w:t>
        </w:r>
        <w:r w:rsidRPr="00856016">
          <w:t>ule 3853, including the average, median, and standard deviation time between receiving a substantially complete application for interconnection or energization and energizing the electrical service; and constraints and obstacles to each type of interconnection or energization, such a funding limitations, qualified staffing availability, or equipment availability.</w:t>
        </w:r>
        <w:bookmarkStart w:id="333" w:name="_Toc235617286"/>
      </w:ins>
    </w:p>
    <w:p w14:paraId="2EA10A63" w14:textId="30333CD0" w:rsidR="001837E4" w:rsidRPr="00856016" w:rsidRDefault="00A51536">
      <w:pPr>
        <w:pStyle w:val="Title3"/>
        <w:pPrChange w:id="334" w:author="Author">
          <w:pPr>
            <w:pStyle w:val="par2"/>
          </w:pPr>
        </w:pPrChange>
      </w:pPr>
      <w:r w:rsidRPr="00856016">
        <w:t>3530.</w:t>
      </w:r>
      <w:r w:rsidRPr="00856016">
        <w:tab/>
        <w:t>Distribution System Forecasts.</w:t>
      </w:r>
      <w:bookmarkEnd w:id="333"/>
    </w:p>
    <w:p w14:paraId="73183494" w14:textId="77777777" w:rsidR="001837E4" w:rsidRPr="00856016" w:rsidRDefault="00A51536" w:rsidP="00AB6FC7">
      <w:pPr>
        <w:pStyle w:val="par1"/>
      </w:pPr>
      <w:r w:rsidRPr="00856016">
        <w:t>(a)</w:t>
      </w:r>
      <w:r w:rsidRPr="00856016">
        <w:tab/>
        <w:t>Forecast requirements.  The utility shall prepare demand forecasts for each year within the ten-year planning period.  The utility shall also prepare ten-year forecasts for load growth on the distribution grid, including the growth of various types of DERs connected to the distribution grid.  Forecasts should be based on at least two growth scenarios (State Policy and High), including reasonably detailed predictions of the expected geographic areas of substantial growth within the distribution substation grid area and impacts on planning for the transmission and distribution system, including impacts due to DER adoption and increased demand flexibility and demand response within the utility’s service territory.  Forecasted growth should include the following:</w:t>
      </w:r>
    </w:p>
    <w:p w14:paraId="02A60FF3" w14:textId="77777777" w:rsidR="001837E4" w:rsidRPr="00856016" w:rsidRDefault="00A51536" w:rsidP="00AB6FC7">
      <w:pPr>
        <w:pStyle w:val="par2"/>
      </w:pPr>
      <w:r w:rsidRPr="00856016">
        <w:t>(I)</w:t>
      </w:r>
      <w:r w:rsidRPr="00856016">
        <w:tab/>
        <w:t>peak load growth at each substation, by year;</w:t>
      </w:r>
    </w:p>
    <w:p w14:paraId="37BE8C42" w14:textId="77777777" w:rsidR="001837E4" w:rsidRPr="00856016" w:rsidRDefault="00A51536" w:rsidP="00AB6FC7">
      <w:pPr>
        <w:pStyle w:val="par2"/>
      </w:pPr>
      <w:r w:rsidRPr="00856016">
        <w:t>(II)</w:t>
      </w:r>
      <w:r w:rsidRPr="00856016">
        <w:tab/>
        <w:t>peak load growth at each substation transformer by year;</w:t>
      </w:r>
    </w:p>
    <w:p w14:paraId="2417958D" w14:textId="77777777" w:rsidR="001837E4" w:rsidRPr="00856016" w:rsidRDefault="00A51536" w:rsidP="00AB6FC7">
      <w:pPr>
        <w:pStyle w:val="par2"/>
      </w:pPr>
      <w:r w:rsidRPr="00856016">
        <w:t>(III)</w:t>
      </w:r>
      <w:r w:rsidRPr="00856016">
        <w:tab/>
        <w:t>peak load growth on each feeder, by year;</w:t>
      </w:r>
    </w:p>
    <w:p w14:paraId="37D0F6F9" w14:textId="77777777" w:rsidR="001837E4" w:rsidRPr="00856016" w:rsidRDefault="00A51536" w:rsidP="00AB6FC7">
      <w:pPr>
        <w:pStyle w:val="par2"/>
      </w:pPr>
      <w:r w:rsidRPr="00856016">
        <w:t>(IV)</w:t>
      </w:r>
      <w:r w:rsidRPr="00856016">
        <w:tab/>
      </w:r>
      <w:proofErr w:type="gramStart"/>
      <w:r w:rsidRPr="00856016">
        <w:t>coincident</w:t>
      </w:r>
      <w:proofErr w:type="gramEnd"/>
      <w:r w:rsidRPr="00856016">
        <w:t xml:space="preserve"> peak and non-coincident peak load growth at substations, transformers, and feeders, by voltage class;</w:t>
      </w:r>
    </w:p>
    <w:p w14:paraId="669F8380" w14:textId="77777777" w:rsidR="001837E4" w:rsidRPr="00856016" w:rsidRDefault="00A51536" w:rsidP="00AB6FC7">
      <w:pPr>
        <w:pStyle w:val="par2"/>
      </w:pPr>
      <w:r w:rsidRPr="00856016">
        <w:lastRenderedPageBreak/>
        <w:t>(V)</w:t>
      </w:r>
      <w:r w:rsidRPr="00856016">
        <w:tab/>
        <w:t>load growth associated with beneficial electrification, by substation transformer and by feeder under each scenario in subparagraph 3530(a)(X);</w:t>
      </w:r>
    </w:p>
    <w:p w14:paraId="1084A590" w14:textId="207FFC44" w:rsidR="001837E4" w:rsidRPr="00856016" w:rsidRDefault="00A51536" w:rsidP="00AB6FC7">
      <w:pPr>
        <w:pStyle w:val="par2"/>
      </w:pPr>
      <w:r w:rsidRPr="00856016">
        <w:t>(VI)</w:t>
      </w:r>
      <w:r w:rsidRPr="00856016">
        <w:tab/>
        <w:t>load growth due to new planned neighborhoods or housing developments</w:t>
      </w:r>
      <w:ins w:id="335" w:author="Author">
        <w:r w:rsidRPr="00856016">
          <w:t>;</w:t>
        </w:r>
      </w:ins>
      <w:del w:id="336" w:author="Author">
        <w:r w:rsidRPr="00856016">
          <w:delText>,</w:delText>
        </w:r>
      </w:del>
    </w:p>
    <w:p w14:paraId="4BD0338B" w14:textId="77777777" w:rsidR="001837E4" w:rsidRPr="00856016" w:rsidRDefault="00A51536" w:rsidP="00AB6FC7">
      <w:pPr>
        <w:pStyle w:val="par2"/>
      </w:pPr>
      <w:r w:rsidRPr="00856016">
        <w:t>(VII)</w:t>
      </w:r>
      <w:r w:rsidRPr="00856016">
        <w:tab/>
        <w:t>net load impacts due to DER adoption under each scenario in subparagraph 3530(a)(X);</w:t>
      </w:r>
    </w:p>
    <w:p w14:paraId="0D56381C" w14:textId="1F5A5D70" w:rsidR="001837E4" w:rsidRPr="00856016" w:rsidRDefault="00A51536" w:rsidP="00AB6FC7">
      <w:pPr>
        <w:pStyle w:val="par2"/>
      </w:pPr>
      <w:r w:rsidRPr="00856016">
        <w:t>(VIII)</w:t>
      </w:r>
      <w:r w:rsidRPr="00856016">
        <w:tab/>
        <w:t>net load impacts due to demand</w:t>
      </w:r>
      <w:ins w:id="337" w:author="Author">
        <w:r w:rsidR="00D768DD">
          <w:t>-</w:t>
        </w:r>
      </w:ins>
      <w:del w:id="338" w:author="Author">
        <w:r w:rsidRPr="00856016" w:rsidDel="00D768DD">
          <w:delText xml:space="preserve"> </w:delText>
        </w:r>
      </w:del>
      <w:r w:rsidRPr="00856016">
        <w:t>side management, demand response, and demand flexibility;</w:t>
      </w:r>
    </w:p>
    <w:p w14:paraId="3FB35121" w14:textId="40D0E673" w:rsidR="001837E4" w:rsidRPr="00856016" w:rsidRDefault="00A51536" w:rsidP="00AB6FC7">
      <w:pPr>
        <w:pStyle w:val="par2"/>
      </w:pPr>
      <w:ins w:id="339" w:author="Author">
        <w:r w:rsidRPr="00856016">
          <w:t>(IX)</w:t>
        </w:r>
        <w:r w:rsidRPr="00856016">
          <w:tab/>
          <w:t>net load impact due to dispatchable distributed generation, pursuant to § 40-2-127.2</w:t>
        </w:r>
        <w:r w:rsidR="00E222D8" w:rsidRPr="00856016">
          <w:t>,</w:t>
        </w:r>
        <w:r w:rsidRPr="00856016">
          <w:t xml:space="preserve"> C.R.S.</w:t>
        </w:r>
      </w:ins>
    </w:p>
    <w:p w14:paraId="5D3C395A" w14:textId="368A4E3C" w:rsidR="001837E4" w:rsidRPr="00856016" w:rsidRDefault="00A51536" w:rsidP="00AB6FC7">
      <w:pPr>
        <w:pStyle w:val="par2"/>
      </w:pPr>
      <w:r w:rsidRPr="00856016">
        <w:t>(</w:t>
      </w:r>
      <w:del w:id="340" w:author="Author">
        <w:r w:rsidRPr="00856016" w:rsidDel="00803ACE">
          <w:delText>IX</w:delText>
        </w:r>
      </w:del>
      <w:ins w:id="341" w:author="Author">
        <w:r w:rsidR="00803ACE" w:rsidRPr="00856016">
          <w:t>X</w:t>
        </w:r>
      </w:ins>
      <w:r w:rsidRPr="00856016">
        <w:t>)</w:t>
      </w:r>
      <w:r w:rsidRPr="00856016">
        <w:tab/>
        <w:t xml:space="preserve">approved </w:t>
      </w:r>
      <w:ins w:id="342" w:author="Author">
        <w:r w:rsidRPr="00856016">
          <w:t xml:space="preserve">and anticipated </w:t>
        </w:r>
      </w:ins>
      <w:r w:rsidRPr="00856016">
        <w:t xml:space="preserve">CSG capacity </w:t>
      </w:r>
      <w:ins w:id="343" w:author="Author">
        <w:r w:rsidRPr="00856016">
          <w:t xml:space="preserve">pursuant to § 40-2-127, C.R.S </w:t>
        </w:r>
      </w:ins>
      <w:del w:id="344" w:author="Author">
        <w:r w:rsidRPr="00856016">
          <w:delText>in</w:delText>
        </w:r>
        <w:r w:rsidRPr="00856016" w:rsidDel="00EA47F9">
          <w:delText xml:space="preserve"> </w:delText>
        </w:r>
        <w:r w:rsidRPr="00856016">
          <w:delText>RES Plans</w:delText>
        </w:r>
      </w:del>
      <w:ins w:id="345" w:author="Author">
        <w:r w:rsidRPr="00856016">
          <w:t>and § 40-2-127.2</w:t>
        </w:r>
        <w:r w:rsidR="00E222D8" w:rsidRPr="00856016">
          <w:t>,</w:t>
        </w:r>
        <w:r w:rsidRPr="00856016">
          <w:t xml:space="preserve"> C.R.S</w:t>
        </w:r>
        <w:r w:rsidR="00E222D8" w:rsidRPr="00856016">
          <w:t>.</w:t>
        </w:r>
      </w:ins>
      <w:del w:id="346" w:author="Author">
        <w:r w:rsidRPr="00856016">
          <w:delText xml:space="preserve"> and anticipated CSG capacity additions beyond the current effective RES plans</w:delText>
        </w:r>
      </w:del>
      <w:r w:rsidRPr="00856016">
        <w:t>;</w:t>
      </w:r>
      <w:ins w:id="347" w:author="Author">
        <w:r w:rsidR="009A4B22" w:rsidRPr="00856016">
          <w:t xml:space="preserve"> and</w:t>
        </w:r>
      </w:ins>
    </w:p>
    <w:p w14:paraId="6A710DC8" w14:textId="5AD7B038" w:rsidR="001837E4" w:rsidRPr="00856016" w:rsidRDefault="00A51536" w:rsidP="00AB6FC7">
      <w:pPr>
        <w:pStyle w:val="par2"/>
      </w:pPr>
      <w:r w:rsidRPr="00856016">
        <w:t>(X</w:t>
      </w:r>
      <w:ins w:id="348" w:author="Author">
        <w:r w:rsidR="009A4B22" w:rsidRPr="00856016">
          <w:t>I</w:t>
        </w:r>
      </w:ins>
      <w:r w:rsidRPr="00856016">
        <w:t>)</w:t>
      </w:r>
      <w:r w:rsidRPr="00856016">
        <w:tab/>
        <w:t xml:space="preserve">forecasts of DERs and NWA should include ten-year scenarios that project expected growth of DERs and NWA, including expected geographic dispersion at the distribution feeder level and impacts on distribution planning.  Scenarios shall be designed to meet or exceed current state policy </w:t>
      </w:r>
      <w:ins w:id="349" w:author="Author">
        <w:r w:rsidRPr="00856016">
          <w:t xml:space="preserve">including but not limited to those referenced in § 40-2-132.5(5)(a), C.R.S., </w:t>
        </w:r>
      </w:ins>
      <w:del w:id="350" w:author="Author">
        <w:r w:rsidRPr="00856016">
          <w:delText xml:space="preserve">such as those </w:delText>
        </w:r>
      </w:del>
      <w:r w:rsidRPr="00856016">
        <w:t xml:space="preserve">related to greenhouse gas </w:t>
      </w:r>
      <w:del w:id="351" w:author="Author">
        <w:r w:rsidRPr="00856016">
          <w:delText xml:space="preserve">(GHG) </w:delText>
        </w:r>
      </w:del>
      <w:r w:rsidRPr="00856016">
        <w:t xml:space="preserve">reductions, increased use of DERs, electrification, distribution reliability, resiliency, and transmission system needs.  Scenarios shall include key inputs including growth of peak exported generation or net generation from distributed solar generation; growth of peak exported generation or net generation from distributed battery storage systems; and growth of peak exported generation or net generation from all other distributed generation. </w:t>
      </w:r>
      <w:ins w:id="352" w:author="Author">
        <w:r w:rsidR="002834F9">
          <w:t xml:space="preserve"> </w:t>
        </w:r>
        <w:r w:rsidRPr="00856016">
          <w:t>Scenarios shall also account for load and managed generation flexibility that has the potential to increase system capacity utilization, reduce the need for system upgrades, and lower system costs</w:t>
        </w:r>
        <w:r w:rsidR="002834F9">
          <w:t xml:space="preserve"> </w:t>
        </w:r>
        <w:r w:rsidRPr="00856016">
          <w:t>including by shifting demand to off-peak hours.</w:t>
        </w:r>
        <w:r w:rsidR="002834F9">
          <w:t xml:space="preserve">  </w:t>
        </w:r>
        <w:r w:rsidRPr="00856016">
          <w:t xml:space="preserve">The utility shall present corresponding investments along with each scenario. </w:t>
        </w:r>
        <w:r w:rsidR="00D926F1">
          <w:t xml:space="preserve"> </w:t>
        </w:r>
      </w:ins>
      <w:r w:rsidRPr="00856016">
        <w:t xml:space="preserve">Scenarios shall be based on the following </w:t>
      </w:r>
      <w:ins w:id="353" w:author="Author">
        <w:r w:rsidRPr="00856016">
          <w:t xml:space="preserve">additional </w:t>
        </w:r>
      </w:ins>
      <w:r w:rsidRPr="00856016">
        <w:t>criteria</w:t>
      </w:r>
      <w:ins w:id="354" w:author="Author">
        <w:r w:rsidR="002834F9">
          <w:t>.</w:t>
        </w:r>
      </w:ins>
      <w:del w:id="355" w:author="Author">
        <w:r w:rsidRPr="00856016" w:rsidDel="002834F9">
          <w:delText>:</w:delText>
        </w:r>
      </w:del>
    </w:p>
    <w:p w14:paraId="0E2A9491" w14:textId="77777777" w:rsidR="001837E4" w:rsidRPr="00856016" w:rsidRDefault="00A51536" w:rsidP="00AB6FC7">
      <w:pPr>
        <w:pStyle w:val="par3"/>
      </w:pPr>
      <w:r w:rsidRPr="00856016">
        <w:t>(A)</w:t>
      </w:r>
      <w:r w:rsidRPr="00856016">
        <w:tab/>
        <w:t>State Policy Goal Scenario:  Adopts a current forecast case for DER and NWA deployment for distribution planning at the feeder level, assuming compliance with current state policy goals.</w:t>
      </w:r>
    </w:p>
    <w:p w14:paraId="1292292A" w14:textId="3D59E2B3" w:rsidR="001837E4" w:rsidRPr="00856016" w:rsidRDefault="00A51536" w:rsidP="00AB6FC7">
      <w:pPr>
        <w:pStyle w:val="par3"/>
      </w:pPr>
      <w:r w:rsidRPr="00856016">
        <w:lastRenderedPageBreak/>
        <w:t>(B)</w:t>
      </w:r>
      <w:r w:rsidRPr="00856016">
        <w:tab/>
        <w:t xml:space="preserve">High Growth Scenario:  Adopts a high growth case for DERs.  This scenario should exceed state policy goals, which may include long-term </w:t>
      </w:r>
      <w:del w:id="356" w:author="Author">
        <w:r w:rsidRPr="00856016">
          <w:delText xml:space="preserve">GHG </w:delText>
        </w:r>
      </w:del>
      <w:ins w:id="357" w:author="Author">
        <w:r w:rsidRPr="00856016">
          <w:t xml:space="preserve">greenhouse gas </w:t>
        </w:r>
      </w:ins>
      <w:r w:rsidRPr="00856016">
        <w:t xml:space="preserve">reductions, and beneficial electrification at levels higher or faster than required in state statute or incurrent state policy goals.  Additionally, the High Growth Scenario may improve upon performance in areas of demand flexibility, distribution reliability, resiliency, and transmission system needs beyond a </w:t>
      </w:r>
      <w:proofErr w:type="gramStart"/>
      <w:r w:rsidRPr="00856016">
        <w:t>business as usual</w:t>
      </w:r>
      <w:proofErr w:type="gramEnd"/>
      <w:r w:rsidRPr="00856016">
        <w:t xml:space="preserve"> projection.</w:t>
      </w:r>
    </w:p>
    <w:p w14:paraId="0C41E35D" w14:textId="4FFCAAC6" w:rsidR="001837E4" w:rsidRPr="00856016" w:rsidRDefault="00D926F1">
      <w:pPr>
        <w:pStyle w:val="par2"/>
        <w:pPrChange w:id="358" w:author="Author">
          <w:pPr>
            <w:pBdr>
              <w:top w:val="nil"/>
              <w:left w:val="nil"/>
              <w:bottom w:val="nil"/>
              <w:right w:val="nil"/>
              <w:between w:val="nil"/>
            </w:pBdr>
            <w:tabs>
              <w:tab w:val="left" w:pos="1440"/>
            </w:tabs>
            <w:spacing w:before="240" w:after="0" w:line="240" w:lineRule="auto"/>
            <w:ind w:left="1440"/>
          </w:pPr>
        </w:pPrChange>
      </w:pPr>
      <w:ins w:id="359" w:author="Author">
        <w:r>
          <w:t>(XII)</w:t>
        </w:r>
        <w:r>
          <w:tab/>
        </w:r>
        <w:r w:rsidR="00A51536" w:rsidRPr="00856016">
          <w:t xml:space="preserve">When developing the scenarios described above, the utility shall use the most recent assumptions and inputs available at the time of filing. </w:t>
        </w:r>
        <w:r>
          <w:t xml:space="preserve"> </w:t>
        </w:r>
        <w:r w:rsidR="00A51536" w:rsidRPr="00856016">
          <w:t>The utility shall explain any updated or new assumptions compared to those used in the most recently filed Demand</w:t>
        </w:r>
        <w:r w:rsidR="00D768DD">
          <w:t>-</w:t>
        </w:r>
        <w:del w:id="360" w:author="Author">
          <w:r w:rsidR="00955E0A" w:rsidRPr="00856016" w:rsidDel="00D768DD">
            <w:delText xml:space="preserve"> </w:delText>
          </w:r>
        </w:del>
        <w:r w:rsidR="00D768DD">
          <w:t>s</w:t>
        </w:r>
        <w:r w:rsidR="00A51536" w:rsidRPr="00856016">
          <w:t>ide Management Plan, Transportation Electrification Plan, Beneficial Electrification Plan, Electric Resource Plan, gas forecasting, or strategic initiatives proceeding as required by the Commission.</w:t>
        </w:r>
      </w:ins>
    </w:p>
    <w:p w14:paraId="56BC159D" w14:textId="64993D8E" w:rsidR="001837E4" w:rsidRPr="00856016" w:rsidRDefault="00A51536" w:rsidP="00D926F1">
      <w:pPr>
        <w:pStyle w:val="par1"/>
      </w:pPr>
      <w:r w:rsidRPr="00856016">
        <w:t>(b)</w:t>
      </w:r>
      <w:r w:rsidRPr="00856016">
        <w:tab/>
        <w:t>The utility shall provide all assumptions and methodologies that are inputs into the forecasting scenarios in paragraph 3530(a)</w:t>
      </w:r>
      <w:ins w:id="361" w:author="Author">
        <w:r w:rsidRPr="00856016">
          <w:t>, and for any other forecasts relied upon in its application</w:t>
        </w:r>
      </w:ins>
      <w:r w:rsidRPr="00856016">
        <w:t>.</w:t>
      </w:r>
    </w:p>
    <w:p w14:paraId="08961609" w14:textId="28624534" w:rsidR="001837E4" w:rsidRPr="00856016" w:rsidRDefault="00A51536" w:rsidP="00D926F1">
      <w:pPr>
        <w:pStyle w:val="par1"/>
      </w:pPr>
      <w:ins w:id="362" w:author="Author">
        <w:r w:rsidRPr="00856016">
          <w:t>(</w:t>
        </w:r>
        <w:r w:rsidR="009A4B22" w:rsidRPr="00856016">
          <w:t>c</w:t>
        </w:r>
        <w:r w:rsidRPr="00856016">
          <w:t>)</w:t>
        </w:r>
        <w:r w:rsidRPr="00856016">
          <w:tab/>
          <w:t xml:space="preserve">The utility shall provide a 15-year rate forecast for each of the demand forecasts pursuant to </w:t>
        </w:r>
        <w:r w:rsidR="002834F9">
          <w:t>r</w:t>
        </w:r>
        <w:r w:rsidRPr="00856016">
          <w:t xml:space="preserve">ule 3530. </w:t>
        </w:r>
        <w:r w:rsidR="002834F9">
          <w:t xml:space="preserve"> </w:t>
        </w:r>
        <w:r w:rsidRPr="00856016">
          <w:t xml:space="preserve">The forecasts shall use the utility’s </w:t>
        </w:r>
        <w:r w:rsidR="00D70564" w:rsidRPr="00856016">
          <w:t>current</w:t>
        </w:r>
        <w:r w:rsidRPr="00856016">
          <w:t xml:space="preserve"> capital </w:t>
        </w:r>
        <w:r w:rsidR="00D70564" w:rsidRPr="00856016">
          <w:t>spending plan at the time of filing</w:t>
        </w:r>
        <w:r w:rsidRPr="00856016">
          <w:t>, the most recently approved customer class allocators, and average customer usage for each rate class</w:t>
        </w:r>
        <w:r w:rsidR="00D70564" w:rsidRPr="00856016">
          <w:t xml:space="preserve"> based on the load forecasts presented in the DSP</w:t>
        </w:r>
        <w:r w:rsidRPr="00856016">
          <w:t xml:space="preserve">. </w:t>
        </w:r>
        <w:r w:rsidR="002834F9">
          <w:t xml:space="preserve"> </w:t>
        </w:r>
        <w:r w:rsidRPr="00856016">
          <w:t>The rate forecasts shall be accompanied by the most recently available United States Bureau of Labor Statistics Consumer Price Index for Denver-Aurora-Lakewood, for all items and for the energy sector.</w:t>
        </w:r>
      </w:ins>
    </w:p>
    <w:p w14:paraId="00D7FD43" w14:textId="77777777" w:rsidR="001837E4" w:rsidRPr="00856016" w:rsidRDefault="00A51536" w:rsidP="00D926F1">
      <w:pPr>
        <w:pStyle w:val="Title3"/>
      </w:pPr>
      <w:bookmarkStart w:id="363" w:name="_Toc235617287"/>
      <w:r w:rsidRPr="00856016">
        <w:t>3531.</w:t>
      </w:r>
      <w:r w:rsidRPr="00856016">
        <w:tab/>
        <w:t>Assessment of Existing Distribution System.</w:t>
      </w:r>
      <w:bookmarkEnd w:id="363"/>
    </w:p>
    <w:p w14:paraId="791BAA56" w14:textId="77777777" w:rsidR="001837E4" w:rsidRPr="00856016" w:rsidRDefault="00A51536" w:rsidP="00D926F1">
      <w:pPr>
        <w:pStyle w:val="par1"/>
      </w:pPr>
      <w:r w:rsidRPr="00856016">
        <w:t>(a)</w:t>
      </w:r>
      <w:r w:rsidRPr="00856016">
        <w:tab/>
        <w:t>System overview and substation historical data.</w:t>
      </w:r>
    </w:p>
    <w:p w14:paraId="35628B85" w14:textId="77777777" w:rsidR="001837E4" w:rsidRPr="00856016" w:rsidRDefault="00A51536" w:rsidP="00D926F1">
      <w:pPr>
        <w:pStyle w:val="par2"/>
      </w:pPr>
      <w:r w:rsidRPr="00856016">
        <w:t>(I)</w:t>
      </w:r>
      <w:r w:rsidRPr="00856016">
        <w:tab/>
        <w:t>To identify and assess needs on the distribution system, each utility shall provide a map of existing and planned substations within its service territory, as well as tabular information about the current design capacity, and performance of each substation and substation transformer.  The assessment should also include the status of advanced metering infrastructure deployment which may be made by reference to other reports or filings.  At a minimum, this should include the following information for each substation and substation transformer on the utility’s distribution grid:</w:t>
      </w:r>
    </w:p>
    <w:p w14:paraId="208F5073" w14:textId="77777777" w:rsidR="001837E4" w:rsidRPr="00856016" w:rsidRDefault="00A51536" w:rsidP="00D926F1">
      <w:pPr>
        <w:pStyle w:val="par3"/>
      </w:pPr>
      <w:r w:rsidRPr="00856016">
        <w:lastRenderedPageBreak/>
        <w:t>(A)</w:t>
      </w:r>
      <w:r w:rsidRPr="00856016">
        <w:tab/>
        <w:t>maximum rated capacity of each substation transformer;</w:t>
      </w:r>
    </w:p>
    <w:p w14:paraId="350E0B2B" w14:textId="77777777" w:rsidR="001837E4" w:rsidRPr="00856016" w:rsidRDefault="00A51536" w:rsidP="00D926F1">
      <w:pPr>
        <w:pStyle w:val="par3"/>
      </w:pPr>
      <w:r w:rsidRPr="00856016">
        <w:t>(B)</w:t>
      </w:r>
      <w:r w:rsidRPr="00856016">
        <w:tab/>
        <w:t xml:space="preserve">peak hourly demand </w:t>
      </w:r>
      <w:proofErr w:type="gramStart"/>
      <w:r w:rsidRPr="00856016">
        <w:t>on</w:t>
      </w:r>
      <w:proofErr w:type="gramEnd"/>
      <w:r w:rsidRPr="00856016">
        <w:t xml:space="preserve"> each substation transformer for the past three years;</w:t>
      </w:r>
    </w:p>
    <w:p w14:paraId="76CF3DB8" w14:textId="77777777" w:rsidR="001837E4" w:rsidRPr="00856016" w:rsidRDefault="00A51536" w:rsidP="00D926F1">
      <w:pPr>
        <w:pStyle w:val="par3"/>
      </w:pPr>
      <w:r w:rsidRPr="00856016">
        <w:t>(C)</w:t>
      </w:r>
      <w:r w:rsidRPr="00856016">
        <w:tab/>
        <w:t>capacity margin for each substation transformer;</w:t>
      </w:r>
    </w:p>
    <w:p w14:paraId="077FB887" w14:textId="77777777" w:rsidR="001837E4" w:rsidRPr="00856016" w:rsidRDefault="00A51536" w:rsidP="00D926F1">
      <w:pPr>
        <w:pStyle w:val="par3"/>
      </w:pPr>
      <w:r w:rsidRPr="00856016">
        <w:t>(D)</w:t>
      </w:r>
      <w:r w:rsidRPr="00856016">
        <w:tab/>
        <w:t>advanced functionality capabilities of each substation transformer;</w:t>
      </w:r>
    </w:p>
    <w:p w14:paraId="49D6D01C" w14:textId="77777777" w:rsidR="001837E4" w:rsidRPr="00856016" w:rsidRDefault="00A51536" w:rsidP="00D926F1">
      <w:pPr>
        <w:pStyle w:val="par3"/>
      </w:pPr>
      <w:r w:rsidRPr="00856016">
        <w:t>(E)</w:t>
      </w:r>
      <w:r w:rsidRPr="00856016">
        <w:tab/>
        <w:t>number of feeders served by each substation and substation transformer;</w:t>
      </w:r>
    </w:p>
    <w:p w14:paraId="50FA9D6F" w14:textId="77777777" w:rsidR="001837E4" w:rsidRPr="00856016" w:rsidRDefault="00A51536" w:rsidP="00D926F1">
      <w:pPr>
        <w:pStyle w:val="par3"/>
      </w:pPr>
      <w:r w:rsidRPr="00856016">
        <w:t>(F)</w:t>
      </w:r>
      <w:r w:rsidRPr="00856016">
        <w:tab/>
        <w:t>maximum rated capacity of each feeder;</w:t>
      </w:r>
    </w:p>
    <w:p w14:paraId="39768E4E" w14:textId="77777777" w:rsidR="001837E4" w:rsidRPr="00856016" w:rsidRDefault="00A51536" w:rsidP="00D926F1">
      <w:pPr>
        <w:pStyle w:val="par3"/>
      </w:pPr>
      <w:r w:rsidRPr="00856016">
        <w:t>(G)</w:t>
      </w:r>
      <w:r w:rsidRPr="00856016">
        <w:tab/>
        <w:t>peak hourly demand on each feeder for the past three years;</w:t>
      </w:r>
    </w:p>
    <w:p w14:paraId="143E1E28" w14:textId="77777777" w:rsidR="001837E4" w:rsidRPr="00856016" w:rsidRDefault="00A51536" w:rsidP="00D926F1">
      <w:pPr>
        <w:pStyle w:val="par3"/>
      </w:pPr>
      <w:r w:rsidRPr="00856016">
        <w:t>(H)</w:t>
      </w:r>
      <w:r w:rsidRPr="00856016">
        <w:tab/>
        <w:t>capacity margin for each feeder;</w:t>
      </w:r>
    </w:p>
    <w:p w14:paraId="2E179383" w14:textId="77777777" w:rsidR="001837E4" w:rsidRPr="00856016" w:rsidRDefault="00A51536" w:rsidP="00D926F1">
      <w:pPr>
        <w:pStyle w:val="par3"/>
      </w:pPr>
      <w:r w:rsidRPr="00856016">
        <w:t>(I)</w:t>
      </w:r>
      <w:r w:rsidRPr="00856016">
        <w:tab/>
        <w:t>percentage of grid availability;</w:t>
      </w:r>
    </w:p>
    <w:p w14:paraId="5982DE28" w14:textId="77777777" w:rsidR="001837E4" w:rsidRPr="00856016" w:rsidRDefault="00A51536" w:rsidP="00D926F1">
      <w:pPr>
        <w:pStyle w:val="par3"/>
      </w:pPr>
      <w:r w:rsidRPr="00856016">
        <w:t>(J)</w:t>
      </w:r>
      <w:r w:rsidRPr="00856016">
        <w:tab/>
        <w:t>minimum daytime load;</w:t>
      </w:r>
    </w:p>
    <w:p w14:paraId="0C918F02" w14:textId="77777777" w:rsidR="001837E4" w:rsidRPr="00856016" w:rsidRDefault="00A51536" w:rsidP="00D926F1">
      <w:pPr>
        <w:pStyle w:val="par3"/>
      </w:pPr>
      <w:r w:rsidRPr="00856016">
        <w:t>(K)</w:t>
      </w:r>
      <w:r w:rsidRPr="00856016">
        <w:tab/>
        <w:t>aggregate miles of underground and overhead wires, categorized by voltage class;</w:t>
      </w:r>
    </w:p>
    <w:p w14:paraId="4727F779" w14:textId="77777777" w:rsidR="001837E4" w:rsidRPr="00856016" w:rsidRDefault="00A51536" w:rsidP="00D926F1">
      <w:pPr>
        <w:pStyle w:val="par3"/>
      </w:pPr>
      <w:r w:rsidRPr="00856016">
        <w:t>(L)</w:t>
      </w:r>
      <w:r w:rsidRPr="00856016">
        <w:tab/>
        <w:t>monitoring capabilities and data collection on the distribution system, such as the substations and feeders for which the utility has real-time supervisory control and data acquisition (SCADA) capability;</w:t>
      </w:r>
    </w:p>
    <w:p w14:paraId="634DBC30" w14:textId="77777777" w:rsidR="001837E4" w:rsidRPr="00856016" w:rsidRDefault="00A51536" w:rsidP="00D926F1">
      <w:pPr>
        <w:pStyle w:val="par3"/>
      </w:pPr>
      <w:r w:rsidRPr="00856016">
        <w:t>(M)</w:t>
      </w:r>
      <w:r w:rsidRPr="00856016">
        <w:tab/>
        <w:t>amount of distributed generation installed on the system (number of systems and nameplate capacity in kilowatts (kW) by generator types, organized by substation or feeder);</w:t>
      </w:r>
    </w:p>
    <w:p w14:paraId="38397878" w14:textId="77777777" w:rsidR="001837E4" w:rsidRPr="00856016" w:rsidRDefault="00A51536" w:rsidP="00D926F1">
      <w:pPr>
        <w:pStyle w:val="par3"/>
      </w:pPr>
      <w:r w:rsidRPr="00856016">
        <w:t>(N)</w:t>
      </w:r>
      <w:r w:rsidRPr="00856016">
        <w:tab/>
        <w:t>description of NWA on the system, organized by substation or feeder;</w:t>
      </w:r>
      <w:r w:rsidRPr="00856016">
        <w:rPr>
          <w:rFonts w:eastAsia="Calibri"/>
        </w:rPr>
        <w:t xml:space="preserve"> </w:t>
      </w:r>
      <w:r w:rsidRPr="00856016">
        <w:t>including annual cost savings and greenhouse gas emissions reductions;</w:t>
      </w:r>
    </w:p>
    <w:p w14:paraId="0FCF772D" w14:textId="77777777" w:rsidR="001837E4" w:rsidRPr="00856016" w:rsidRDefault="00A51536" w:rsidP="00D926F1">
      <w:pPr>
        <w:pStyle w:val="par3"/>
      </w:pPr>
      <w:r w:rsidRPr="00856016">
        <w:t>(O)</w:t>
      </w:r>
      <w:r w:rsidRPr="00856016">
        <w:tab/>
        <w:t>amount and locations of distributed storage installed on the system (number of systems and ratings, measured in kilowatts and kilowatt-hours (kW and kWh));</w:t>
      </w:r>
    </w:p>
    <w:p w14:paraId="251BBC30" w14:textId="77777777" w:rsidR="001837E4" w:rsidRPr="00856016" w:rsidRDefault="00A51536" w:rsidP="00D926F1">
      <w:pPr>
        <w:pStyle w:val="par3"/>
      </w:pPr>
      <w:r w:rsidRPr="00856016">
        <w:lastRenderedPageBreak/>
        <w:t>(P)</w:t>
      </w:r>
      <w:r w:rsidRPr="00856016">
        <w:tab/>
        <w:t>estimated number of EVs and Level 2 and DCFC EV charging stations organized by substation or feeder;</w:t>
      </w:r>
    </w:p>
    <w:p w14:paraId="340F31D0" w14:textId="77777777" w:rsidR="001837E4" w:rsidRPr="00856016" w:rsidRDefault="00A51536" w:rsidP="00D926F1">
      <w:pPr>
        <w:pStyle w:val="par3"/>
      </w:pPr>
      <w:r w:rsidRPr="00856016">
        <w:t>(Q)</w:t>
      </w:r>
      <w:r w:rsidRPr="00856016">
        <w:tab/>
        <w:t>estimated demand flexibility capacity on the system and historic utilization of those flexibility capabilities;</w:t>
      </w:r>
    </w:p>
    <w:p w14:paraId="45F6D121" w14:textId="04F740DE" w:rsidR="001837E4" w:rsidRPr="00856016" w:rsidRDefault="00A51536" w:rsidP="00D926F1">
      <w:pPr>
        <w:pStyle w:val="par3"/>
      </w:pPr>
      <w:r w:rsidRPr="00856016">
        <w:t>(R)</w:t>
      </w:r>
      <w:r w:rsidRPr="00856016">
        <w:tab/>
        <w:t>voltage and power quality data for the past three years;</w:t>
      </w:r>
      <w:del w:id="364" w:author="Author">
        <w:r w:rsidRPr="00856016" w:rsidDel="0006570F">
          <w:delText xml:space="preserve"> and</w:delText>
        </w:r>
      </w:del>
    </w:p>
    <w:p w14:paraId="28C1AD4A" w14:textId="006ECB52" w:rsidR="001837E4" w:rsidRPr="00856016" w:rsidRDefault="00A51536" w:rsidP="00D926F1">
      <w:pPr>
        <w:pStyle w:val="par3"/>
      </w:pPr>
      <w:r w:rsidRPr="00856016">
        <w:t>(S)</w:t>
      </w:r>
      <w:r w:rsidRPr="00856016">
        <w:tab/>
        <w:t>location of highly seasonal circuits as defined by subparagraph 3667(a)(IV)</w:t>
      </w:r>
      <w:del w:id="365" w:author="Author">
        <w:r w:rsidRPr="00856016" w:rsidDel="002834F9">
          <w:delText>.</w:delText>
        </w:r>
      </w:del>
      <w:ins w:id="366" w:author="Author">
        <w:r w:rsidR="002834F9">
          <w:t>; and</w:t>
        </w:r>
      </w:ins>
    </w:p>
    <w:p w14:paraId="2921C29B" w14:textId="47B6AEF8" w:rsidR="001837E4" w:rsidRPr="00856016" w:rsidRDefault="00A51536" w:rsidP="00D926F1">
      <w:pPr>
        <w:pStyle w:val="par3"/>
      </w:pPr>
      <w:ins w:id="367" w:author="Author">
        <w:r w:rsidRPr="00856016">
          <w:t>(T)</w:t>
        </w:r>
        <w:r w:rsidRPr="00856016">
          <w:tab/>
          <w:t>a comparison of projected and actual load levels for each distribution system asset for the most recently completed distribution planning year, along with the asset-specific loading models and their underlying assumptions.</w:t>
        </w:r>
      </w:ins>
    </w:p>
    <w:p w14:paraId="0F337C2B" w14:textId="77777777" w:rsidR="001837E4" w:rsidRPr="00856016" w:rsidRDefault="00A51536" w:rsidP="00D926F1">
      <w:pPr>
        <w:pStyle w:val="par2"/>
      </w:pPr>
      <w:r w:rsidRPr="00856016">
        <w:t>(II)</w:t>
      </w:r>
      <w:r w:rsidRPr="00856016">
        <w:tab/>
        <w:t>Hosting capacity analysis.</w:t>
      </w:r>
    </w:p>
    <w:p w14:paraId="452F3884" w14:textId="77777777" w:rsidR="001837E4" w:rsidRPr="00856016" w:rsidRDefault="00A51536" w:rsidP="00D926F1">
      <w:pPr>
        <w:pStyle w:val="par3"/>
      </w:pPr>
      <w:r w:rsidRPr="00856016">
        <w:t>(A)</w:t>
      </w:r>
      <w:r w:rsidRPr="00856016">
        <w:tab/>
        <w:t>As part of its DSP, each utility shall develop a hosting capacity analysis of the distribution system.</w:t>
      </w:r>
    </w:p>
    <w:p w14:paraId="3F97F0F3" w14:textId="77777777" w:rsidR="001837E4" w:rsidRPr="00856016" w:rsidRDefault="00A51536" w:rsidP="00D926F1">
      <w:pPr>
        <w:pStyle w:val="par3"/>
      </w:pPr>
      <w:r w:rsidRPr="00856016">
        <w:t>(B)</w:t>
      </w:r>
      <w:r w:rsidRPr="00856016">
        <w:tab/>
        <w:t>The analysis shall determine the hosting capacity on a particular feeder, feeder section or substation at a given time under existing and forecasted grid conditions and operations without adversely impacting safety, power quality, reliability, or other operational criteria.</w:t>
      </w:r>
    </w:p>
    <w:p w14:paraId="430381AE" w14:textId="77777777" w:rsidR="001837E4" w:rsidRPr="00856016" w:rsidRDefault="00A51536" w:rsidP="00D926F1">
      <w:pPr>
        <w:pStyle w:val="par3"/>
      </w:pPr>
      <w:r w:rsidRPr="00856016">
        <w:t>(C)</w:t>
      </w:r>
      <w:r w:rsidRPr="00856016">
        <w:tab/>
        <w:t>The hosting capacity analysis shall be performed using a load flow analysis and forecasted distribution facilities and their capacity, configuration, loading, and voltage data gathered at the substation, feeder, and primary node levels where available.</w:t>
      </w:r>
    </w:p>
    <w:p w14:paraId="7892BD29" w14:textId="77777777" w:rsidR="001837E4" w:rsidRPr="00856016" w:rsidRDefault="00A51536" w:rsidP="00D926F1">
      <w:pPr>
        <w:pStyle w:val="par3"/>
      </w:pPr>
      <w:r w:rsidRPr="00856016">
        <w:t>(D)</w:t>
      </w:r>
      <w:r w:rsidRPr="00856016">
        <w:tab/>
        <w:t>The utility shall perform scenario analysis to evaluate hosting capacity need under normal, planned contingency, and unplanned contingency conditions, for both the State Policy and High Growth scenario.</w:t>
      </w:r>
    </w:p>
    <w:p w14:paraId="306FBCA4" w14:textId="77777777" w:rsidR="001837E4" w:rsidRPr="00856016" w:rsidRDefault="00A51536" w:rsidP="00D926F1">
      <w:pPr>
        <w:pStyle w:val="par3"/>
      </w:pPr>
      <w:r w:rsidRPr="00856016">
        <w:t>(E)</w:t>
      </w:r>
      <w:r w:rsidRPr="00856016">
        <w:tab/>
        <w:t xml:space="preserve">The utility shall provide a detailed description of the methods and outcomes it </w:t>
      </w:r>
      <w:proofErr w:type="gramStart"/>
      <w:r w:rsidRPr="00856016">
        <w:t>used</w:t>
      </w:r>
      <w:proofErr w:type="gramEnd"/>
      <w:r w:rsidRPr="00856016">
        <w:t xml:space="preserve"> to perform the hosting capacity analysis.</w:t>
      </w:r>
    </w:p>
    <w:p w14:paraId="49A4A509" w14:textId="77777777" w:rsidR="001837E4" w:rsidRPr="00856016" w:rsidRDefault="00A51536" w:rsidP="00D926F1">
      <w:pPr>
        <w:pStyle w:val="par3"/>
      </w:pPr>
      <w:r w:rsidRPr="00856016">
        <w:t>(F)</w:t>
      </w:r>
      <w:r w:rsidRPr="00856016">
        <w:tab/>
        <w:t xml:space="preserve">The hosting capacity analysis shall reflect that which appears in the web portal as described in rule 3541.  The utility </w:t>
      </w:r>
      <w:proofErr w:type="gramStart"/>
      <w:r w:rsidRPr="00856016">
        <w:t>shall</w:t>
      </w:r>
      <w:proofErr w:type="gramEnd"/>
      <w:r w:rsidRPr="00856016">
        <w:t xml:space="preserve"> also provide a detailed narrative describing the utility’s progress towards </w:t>
      </w:r>
      <w:r w:rsidRPr="00856016">
        <w:lastRenderedPageBreak/>
        <w:t>advancements to the accuracy and value of the hosting capacity analysis and providing real-time hosting capacity data.  This should include a description of how its hosting capacity analysis currently advances customer-sited DER (in particular distributed renewable electric generation and energy storage systems), how the utility anticipates the hosting capacity analysis will aid in identifying interconnection points on the distribution system and necessary distribution upgrades to support the continued development of distributed generation resources, and any other method in which the utility anticipates customer benefit stemming from the hosting capacity analysis.</w:t>
      </w:r>
    </w:p>
    <w:p w14:paraId="4C5C32B8" w14:textId="0B920106" w:rsidR="001837E4" w:rsidRPr="00856016" w:rsidRDefault="00A51536" w:rsidP="00D926F1">
      <w:pPr>
        <w:pStyle w:val="par3"/>
      </w:pPr>
      <w:r w:rsidRPr="00856016">
        <w:t>(G)</w:t>
      </w:r>
      <w:r w:rsidRPr="00856016">
        <w:tab/>
        <w:t xml:space="preserve">For their first DSP filing, utilities with 500,000 or fewer customers shall provide an Excel spreadsheet (or equivalent format) by feeder of either daily daytime minimum load or, if daytime minimum load is not available, daily peak load with the time granularity specified. </w:t>
      </w:r>
      <w:ins w:id="368" w:author="Author">
        <w:r w:rsidR="0006570F">
          <w:t xml:space="preserve"> </w:t>
        </w:r>
      </w:ins>
      <w:r w:rsidRPr="00856016">
        <w:t>If daytime minimum load or daily peak load data are unavailable, the utility shall explain why the data are unavailable.</w:t>
      </w:r>
    </w:p>
    <w:p w14:paraId="08129EA1" w14:textId="52250A10" w:rsidR="001837E4" w:rsidRPr="00856016" w:rsidRDefault="00A51536" w:rsidP="00D926F1">
      <w:pPr>
        <w:pStyle w:val="par3"/>
      </w:pPr>
      <w:ins w:id="369" w:author="Author">
        <w:r w:rsidRPr="00856016">
          <w:t>(H)</w:t>
        </w:r>
        <w:r w:rsidRPr="00856016">
          <w:tab/>
          <w:t xml:space="preserve">The hosting capacity analysis should separately identify interconnection load hosting capacity for disproportionately impacted communities within the utility’s service territory, and explain the methodology used to do so. </w:t>
        </w:r>
        <w:r w:rsidR="00D926F1">
          <w:t xml:space="preserve"> </w:t>
        </w:r>
        <w:r w:rsidRPr="00856016">
          <w:t xml:space="preserve">This analysis should be reflected in the publicly available tabular and map-based data described in </w:t>
        </w:r>
        <w:r w:rsidR="00D926F1">
          <w:t>r</w:t>
        </w:r>
        <w:r w:rsidRPr="00856016">
          <w:t>ule 3541.</w:t>
        </w:r>
      </w:ins>
    </w:p>
    <w:p w14:paraId="4D5C3B89" w14:textId="77777777" w:rsidR="001837E4" w:rsidRPr="00856016" w:rsidRDefault="00A51536" w:rsidP="00D926F1">
      <w:pPr>
        <w:pStyle w:val="Title3"/>
      </w:pPr>
      <w:bookmarkStart w:id="370" w:name="_Toc235617288"/>
      <w:r w:rsidRPr="00856016">
        <w:t>3532.</w:t>
      </w:r>
      <w:r w:rsidRPr="00856016">
        <w:tab/>
        <w:t>Grid Needs Assessment.</w:t>
      </w:r>
      <w:bookmarkEnd w:id="370"/>
    </w:p>
    <w:p w14:paraId="6664E7AF" w14:textId="77777777" w:rsidR="001837E4" w:rsidRPr="00856016" w:rsidRDefault="00A51536" w:rsidP="00D926F1">
      <w:pPr>
        <w:pStyle w:val="par1"/>
      </w:pPr>
      <w:r w:rsidRPr="00856016">
        <w:t>(a)</w:t>
      </w:r>
      <w:r w:rsidRPr="00856016">
        <w:tab/>
        <w:t>The utility shall provide a summary analysis of the energy, capacity, ancillary services, and reliability needs and constraints on a utility’s distribution system and solutions to those needs.</w:t>
      </w:r>
    </w:p>
    <w:p w14:paraId="48191A83" w14:textId="4C070979" w:rsidR="001837E4" w:rsidRPr="00856016" w:rsidRDefault="00A51536" w:rsidP="00D926F1">
      <w:pPr>
        <w:pStyle w:val="par1"/>
      </w:pPr>
      <w:r w:rsidRPr="00856016">
        <w:t>(b)</w:t>
      </w:r>
      <w:r w:rsidRPr="00856016">
        <w:tab/>
        <w:t xml:space="preserve">The grid needs assessment shall include an analysis regarding the </w:t>
      </w:r>
      <w:ins w:id="371" w:author="Author">
        <w:r w:rsidRPr="00856016">
          <w:t xml:space="preserve">alternatives to system upgrades, including </w:t>
        </w:r>
      </w:ins>
      <w:r w:rsidRPr="00856016">
        <w:t>suitability of non-wires alternatives to mitigate identified needs and recommendations for the deployment of utility infrastructure upgrade solutions versus the procurement of non-wires alternative solutions to address any identified needs.</w:t>
      </w:r>
    </w:p>
    <w:p w14:paraId="061AE9B0" w14:textId="50428A39" w:rsidR="001837E4" w:rsidRPr="00856016" w:rsidRDefault="00A51536" w:rsidP="00D926F1">
      <w:pPr>
        <w:pStyle w:val="par1"/>
      </w:pPr>
      <w:r w:rsidRPr="00856016">
        <w:t>(c)</w:t>
      </w:r>
      <w:r w:rsidRPr="00856016">
        <w:tab/>
        <w:t>The grid needs assessment shall address existing and forecasted needs over a ten-year planning period that could result in a major distribution grid project</w:t>
      </w:r>
      <w:ins w:id="372" w:author="Author">
        <w:r w:rsidRPr="00856016">
          <w:t xml:space="preserve">, with consideration for each of the distribution system scenarios and forecasts outlined in </w:t>
        </w:r>
        <w:r w:rsidR="002834F9">
          <w:t>r</w:t>
        </w:r>
        <w:r w:rsidRPr="00856016">
          <w:t>ule 3530</w:t>
        </w:r>
      </w:ins>
      <w:r w:rsidRPr="00856016">
        <w:t>.</w:t>
      </w:r>
    </w:p>
    <w:p w14:paraId="5183AD19" w14:textId="77777777" w:rsidR="001837E4" w:rsidRPr="00856016" w:rsidRDefault="00A51536" w:rsidP="00D926F1">
      <w:pPr>
        <w:pStyle w:val="par1"/>
      </w:pPr>
      <w:r w:rsidRPr="00856016">
        <w:lastRenderedPageBreak/>
        <w:t>(d)</w:t>
      </w:r>
      <w:r w:rsidRPr="00856016">
        <w:tab/>
        <w:t>The grid needs assessment shall include each of the following parts.</w:t>
      </w:r>
    </w:p>
    <w:p w14:paraId="43947FB5" w14:textId="77777777" w:rsidR="001837E4" w:rsidRPr="00856016" w:rsidRDefault="00A51536" w:rsidP="00D926F1">
      <w:pPr>
        <w:pStyle w:val="par2"/>
      </w:pPr>
      <w:r w:rsidRPr="00856016">
        <w:t>(I)</w:t>
      </w:r>
      <w:r w:rsidRPr="00856016">
        <w:tab/>
        <w:t>An assessment of critical needs.</w:t>
      </w:r>
    </w:p>
    <w:p w14:paraId="32F4249D" w14:textId="77777777" w:rsidR="001837E4" w:rsidRPr="00856016" w:rsidRDefault="00A51536" w:rsidP="00D926F1">
      <w:pPr>
        <w:pStyle w:val="par3"/>
      </w:pPr>
      <w:r w:rsidRPr="00856016">
        <w:t>(A)</w:t>
      </w:r>
      <w:r w:rsidRPr="00856016">
        <w:tab/>
        <w:t>The utility shall provide an assessment of critical capacity and reliability needs that must be addressed within the ten-year planning horizon.</w:t>
      </w:r>
    </w:p>
    <w:p w14:paraId="5B2D570D" w14:textId="77777777" w:rsidR="001837E4" w:rsidRPr="00856016" w:rsidRDefault="00A51536" w:rsidP="00D926F1">
      <w:pPr>
        <w:pStyle w:val="par3"/>
      </w:pPr>
      <w:r w:rsidRPr="00856016">
        <w:t>(B)</w:t>
      </w:r>
      <w:r w:rsidRPr="00856016">
        <w:tab/>
        <w:t>The assessment shall include a review of all planned, proposed and potential major distribution grid projects which will be required to address constraints related to substation transformers and feeders that are forecasted to have insufficient capacity to adequately serve peak load or reliability needs over the next ten years.</w:t>
      </w:r>
    </w:p>
    <w:p w14:paraId="75717A84" w14:textId="0E194C5B" w:rsidR="001837E4" w:rsidRPr="00856016" w:rsidRDefault="00A51536" w:rsidP="00D926F1">
      <w:pPr>
        <w:pStyle w:val="par3"/>
      </w:pPr>
      <w:r w:rsidRPr="00856016">
        <w:t>(C)</w:t>
      </w:r>
      <w:r w:rsidRPr="00856016">
        <w:tab/>
        <w:t xml:space="preserve">The assessment shall be divided into two parts – one detailing short-term needs within zero to </w:t>
      </w:r>
      <w:del w:id="373" w:author="Author">
        <w:r w:rsidRPr="00856016">
          <w:delText xml:space="preserve">three </w:delText>
        </w:r>
      </w:del>
      <w:ins w:id="374" w:author="Author">
        <w:r w:rsidRPr="00856016">
          <w:t xml:space="preserve">two </w:t>
        </w:r>
      </w:ins>
      <w:r w:rsidRPr="00856016">
        <w:t xml:space="preserve">years, and one detailing longer-term needs in </w:t>
      </w:r>
      <w:del w:id="375" w:author="Author">
        <w:r w:rsidRPr="00856016">
          <w:delText xml:space="preserve">four </w:delText>
        </w:r>
      </w:del>
      <w:ins w:id="376" w:author="Author">
        <w:r w:rsidRPr="00856016">
          <w:t xml:space="preserve">three </w:t>
        </w:r>
      </w:ins>
      <w:r w:rsidRPr="00856016">
        <w:t>to ten years.</w:t>
      </w:r>
    </w:p>
    <w:p w14:paraId="1D761044" w14:textId="721F23E3" w:rsidR="001837E4" w:rsidRPr="00856016" w:rsidRDefault="00A51536" w:rsidP="00D926F1">
      <w:pPr>
        <w:pStyle w:val="par3"/>
      </w:pPr>
      <w:ins w:id="377" w:author="Author">
        <w:r w:rsidRPr="00856016">
          <w:t>(D)</w:t>
        </w:r>
        <w:r w:rsidRPr="00856016">
          <w:tab/>
          <w:t>The assessment shall identify specific distribution investments needed to strategically support the policies, regulations, and plans outlined in § 40-2-132.5(5)(a),</w:t>
        </w:r>
        <w:r w:rsidR="002834F9">
          <w:t xml:space="preserve"> C.R.S.</w:t>
        </w:r>
        <w:r w:rsidRPr="00856016">
          <w:t xml:space="preserve"> with increased specificity around the identified investments for the </w:t>
        </w:r>
        <w:r w:rsidR="00136C89" w:rsidRPr="00856016">
          <w:t>short-term</w:t>
        </w:r>
        <w:r w:rsidRPr="00856016">
          <w:t xml:space="preserve"> part of the assessment.</w:t>
        </w:r>
      </w:ins>
    </w:p>
    <w:p w14:paraId="555AD359" w14:textId="0DBC99C4" w:rsidR="001837E4" w:rsidRPr="00856016" w:rsidRDefault="00A51536" w:rsidP="00D926F1">
      <w:pPr>
        <w:pStyle w:val="par3"/>
      </w:pPr>
      <w:r w:rsidRPr="00856016">
        <w:t>(</w:t>
      </w:r>
      <w:ins w:id="378" w:author="Author">
        <w:r w:rsidRPr="00856016">
          <w:t>E</w:t>
        </w:r>
      </w:ins>
      <w:del w:id="379" w:author="Author">
        <w:r w:rsidRPr="00856016">
          <w:delText>D</w:delText>
        </w:r>
      </w:del>
      <w:r w:rsidRPr="00856016">
        <w:t>)</w:t>
      </w:r>
      <w:r w:rsidRPr="00856016">
        <w:tab/>
        <w:t>The data used for the assessment shall be provided in megawatt values in tables, in a logical spreadsheet form (both printed and functional Excel spreadsheet formats) and graphically as a map in executable ARC GIS or similar format.</w:t>
      </w:r>
      <w:ins w:id="380" w:author="Author">
        <w:r w:rsidRPr="00856016">
          <w:t xml:space="preserve"> </w:t>
        </w:r>
        <w:r w:rsidR="002834F9">
          <w:t xml:space="preserve"> </w:t>
        </w:r>
        <w:r w:rsidRPr="00856016">
          <w:t xml:space="preserve">The map shall be behind the secure web portal described in </w:t>
        </w:r>
        <w:r w:rsidR="002834F9">
          <w:t>r</w:t>
        </w:r>
        <w:r w:rsidRPr="00856016">
          <w:t>ule 3541 and include unblurred substation locations, nodal results, and limiting criteria.</w:t>
        </w:r>
      </w:ins>
    </w:p>
    <w:p w14:paraId="186AE496" w14:textId="452D6740" w:rsidR="001837E4" w:rsidRPr="00856016" w:rsidRDefault="00A51536" w:rsidP="00D926F1">
      <w:pPr>
        <w:pStyle w:val="par3"/>
      </w:pPr>
      <w:r w:rsidRPr="00856016">
        <w:t>(</w:t>
      </w:r>
      <w:ins w:id="381" w:author="Author">
        <w:r w:rsidRPr="00856016">
          <w:t>F</w:t>
        </w:r>
      </w:ins>
      <w:del w:id="382" w:author="Author">
        <w:r w:rsidRPr="00856016">
          <w:delText>E</w:delText>
        </w:r>
      </w:del>
      <w:r w:rsidRPr="00856016">
        <w:t>)</w:t>
      </w:r>
      <w:r w:rsidRPr="00856016">
        <w:tab/>
        <w:t>The assessment of critical needs will be provided via the web portal, described in rule 3541.  Any notable updates to the web portal should also be made in this section of the DSP.</w:t>
      </w:r>
    </w:p>
    <w:p w14:paraId="57D00D81" w14:textId="0EFBAF69" w:rsidR="001837E4" w:rsidRPr="00856016" w:rsidRDefault="00A51536" w:rsidP="00D926F1">
      <w:pPr>
        <w:pStyle w:val="par3"/>
        <w:rPr>
          <w:color w:val="222222"/>
        </w:rPr>
      </w:pPr>
      <w:r w:rsidRPr="00856016">
        <w:t>(</w:t>
      </w:r>
      <w:ins w:id="383" w:author="Author">
        <w:r w:rsidRPr="00856016">
          <w:t>G</w:t>
        </w:r>
      </w:ins>
      <w:del w:id="384" w:author="Author">
        <w:r w:rsidRPr="00856016">
          <w:delText>F</w:delText>
        </w:r>
      </w:del>
      <w:r w:rsidRPr="00856016">
        <w:t>)</w:t>
      </w:r>
      <w:r w:rsidRPr="00856016">
        <w:tab/>
        <w:t xml:space="preserve">The assessment shall include a review of the capability of the distribution system and any needs incurred to interconnect approved CSG capacity in the utility’s current SGIP queue.  The assessment shall include an estimate of the potential benefits and costs of infrastructure upgrades.  The assessment shall also include a good faith effort by the utility to assess any </w:t>
      </w:r>
      <w:proofErr w:type="gramStart"/>
      <w:r w:rsidRPr="00856016">
        <w:t>needs</w:t>
      </w:r>
      <w:proofErr w:type="gramEnd"/>
      <w:r w:rsidRPr="00856016">
        <w:t xml:space="preserve"> to </w:t>
      </w:r>
      <w:r w:rsidRPr="00856016">
        <w:lastRenderedPageBreak/>
        <w:t>interconnect capacity approved in its most recent RES Plan but not yet acquired, and a reasonable expectation of future CSG capacity during the DSP planning period for targeted development areas.  The utility will work with stakeholders to assess the level of interest for targeted development at specific locations for future CSG capacity and the corresponding potential benefits and costs of infrastructure upgrade needs at those specific locations.</w:t>
      </w:r>
    </w:p>
    <w:p w14:paraId="63A304D9" w14:textId="163E33DF" w:rsidR="001837E4" w:rsidRPr="00856016" w:rsidRDefault="00A51536" w:rsidP="00D926F1">
      <w:pPr>
        <w:pStyle w:val="par2"/>
      </w:pPr>
      <w:r w:rsidRPr="00856016">
        <w:t>(II)</w:t>
      </w:r>
      <w:r w:rsidRPr="00856016">
        <w:tab/>
        <w:t xml:space="preserve">The utility’s current distribution plan for distribution grid investments, as well as the total capital budget </w:t>
      </w:r>
      <w:ins w:id="385" w:author="Author">
        <w:r w:rsidRPr="00856016">
          <w:t>and spending for the past five years</w:t>
        </w:r>
      </w:ins>
      <w:del w:id="386" w:author="Author">
        <w:r w:rsidRPr="00856016">
          <w:delText>including the past three years</w:delText>
        </w:r>
      </w:del>
      <w:r w:rsidRPr="00856016">
        <w:t xml:space="preserve"> and the next five years of projected budget. </w:t>
      </w:r>
      <w:ins w:id="387" w:author="Author">
        <w:r w:rsidR="002834F9">
          <w:t xml:space="preserve"> </w:t>
        </w:r>
      </w:ins>
      <w:r w:rsidRPr="00856016">
        <w:t xml:space="preserve">Budgets </w:t>
      </w:r>
      <w:ins w:id="388" w:author="Author">
        <w:r w:rsidRPr="00856016">
          <w:t xml:space="preserve">and spending information </w:t>
        </w:r>
      </w:ins>
      <w:r w:rsidRPr="00856016">
        <w:t>shall be broken down by relevant budget categories.</w:t>
      </w:r>
      <w:ins w:id="389" w:author="Author">
        <w:r w:rsidRPr="00856016">
          <w:t xml:space="preserve"> </w:t>
        </w:r>
        <w:r w:rsidR="002834F9">
          <w:t xml:space="preserve"> </w:t>
        </w:r>
        <w:r w:rsidRPr="00856016">
          <w:t>The utility shall include estimated transmission costs imposed by the distribution investments presented in the DSP as a distinct budget category in its budget and spending analysis.</w:t>
        </w:r>
      </w:ins>
    </w:p>
    <w:p w14:paraId="7FFDE3C0" w14:textId="77777777" w:rsidR="001837E4" w:rsidRPr="00856016" w:rsidRDefault="00A51536" w:rsidP="00D926F1">
      <w:pPr>
        <w:pStyle w:val="par2"/>
      </w:pPr>
      <w:r w:rsidRPr="00856016">
        <w:t>(III)</w:t>
      </w:r>
      <w:r w:rsidRPr="00856016">
        <w:tab/>
        <w:t>Fast charging locations for electric vehicles.  The utility shall use the results of the grid needs assessment to identify locations where substation transformers and feeders have sufficient capacity for hosting multiple direct current fast chargers for electric vehicles.  Utilities will also assess vehicle-to-grid (V2G) opportunities as potential NWA projects.</w:t>
      </w:r>
    </w:p>
    <w:p w14:paraId="4A1744AB" w14:textId="77777777" w:rsidR="001837E4" w:rsidRPr="00856016" w:rsidRDefault="00A51536" w:rsidP="00D926F1">
      <w:pPr>
        <w:pStyle w:val="par2"/>
      </w:pPr>
      <w:r w:rsidRPr="00856016">
        <w:t>(IV)</w:t>
      </w:r>
      <w:r w:rsidRPr="00856016">
        <w:tab/>
        <w:t xml:space="preserve">An identification of any long-term needs identified in the grid needs assessment for which ratable procurement may avoid or </w:t>
      </w:r>
      <w:proofErr w:type="gramStart"/>
      <w:r w:rsidRPr="00856016">
        <w:t>defer</w:t>
      </w:r>
      <w:proofErr w:type="gramEnd"/>
      <w:r w:rsidRPr="00856016">
        <w:t xml:space="preserve"> the anticipated need driven by steady load growth, including geographically targeted deployment of demand flexibility, demand response, and energy efficiency measures.</w:t>
      </w:r>
    </w:p>
    <w:p w14:paraId="79B24123" w14:textId="77777777" w:rsidR="001837E4" w:rsidRPr="00856016" w:rsidRDefault="00A51536" w:rsidP="00D926F1">
      <w:pPr>
        <w:pStyle w:val="Title3"/>
      </w:pPr>
      <w:bookmarkStart w:id="390" w:name="_Toc235617289"/>
      <w:r w:rsidRPr="00856016">
        <w:t>3533.</w:t>
      </w:r>
      <w:r w:rsidRPr="00856016">
        <w:tab/>
        <w:t>Grid Innovation.</w:t>
      </w:r>
      <w:bookmarkEnd w:id="390"/>
    </w:p>
    <w:p w14:paraId="4679E6EE" w14:textId="77777777" w:rsidR="001837E4" w:rsidRPr="00856016" w:rsidRDefault="00A51536" w:rsidP="00D926F1">
      <w:pPr>
        <w:pStyle w:val="par1"/>
      </w:pPr>
      <w:r w:rsidRPr="00856016">
        <w:t>(a)</w:t>
      </w:r>
      <w:r w:rsidRPr="00856016">
        <w:tab/>
        <w:t>The DSP shall address DSP pilots and programs that are either in progress, planned, or have been suggested by other parties and found to have merit by the utility.  The DSP shall identify any barriers to deployment of DERs and NWA.  Such barriers may include but not be limited to integration or interconnection of DERs and NWAs, barriers that limit the ability of a DER and NWA to provide benefits, and barriers related to distribution system operation and infrastructure capability.  This section shall include, but not be limited to:</w:t>
      </w:r>
    </w:p>
    <w:p w14:paraId="4D9D252E" w14:textId="77777777" w:rsidR="001837E4" w:rsidRPr="00856016" w:rsidRDefault="00A51536" w:rsidP="00D926F1">
      <w:pPr>
        <w:pStyle w:val="par2"/>
      </w:pPr>
      <w:r w:rsidRPr="00856016">
        <w:t>(I)</w:t>
      </w:r>
      <w:r w:rsidRPr="00856016">
        <w:tab/>
        <w:t xml:space="preserve">Within each DSP, the utility may propose new pilots and programs designed to gain experience integrating DER, NWA or other new distribution technologies in a way that improves system performance, minimizes system costs, increases system resiliency and/or reliability, </w:t>
      </w:r>
      <w:r w:rsidRPr="00856016">
        <w:lastRenderedPageBreak/>
        <w:t>and/or reduces greenhouse gas emissions including from reduced curtailment of renewable energy.  Such pilots and programs may be proposed as solutions to help solve identified grid needs identified under rule 3532.</w:t>
      </w:r>
    </w:p>
    <w:p w14:paraId="20A8450E" w14:textId="77777777" w:rsidR="001837E4" w:rsidRPr="00856016" w:rsidRDefault="00A51536" w:rsidP="00D926F1">
      <w:pPr>
        <w:pStyle w:val="par2"/>
      </w:pPr>
      <w:r w:rsidRPr="00856016">
        <w:t>(II)</w:t>
      </w:r>
      <w:r w:rsidRPr="00856016">
        <w:tab/>
        <w:t>New proposed pilots.  Within each DSP, the utility may propose new pilots. Pilots shall not be required to pass a cost-benefit test; however, the Commission shall determine that the pilot can be implemented at a reasonable cost and rate impact.  Each of the proposed pilots shall, at a minimum, include:</w:t>
      </w:r>
    </w:p>
    <w:p w14:paraId="726E00C6" w14:textId="77777777" w:rsidR="001837E4" w:rsidRPr="00856016" w:rsidRDefault="00A51536" w:rsidP="00D926F1">
      <w:pPr>
        <w:pStyle w:val="par3"/>
      </w:pPr>
      <w:r w:rsidRPr="00856016">
        <w:t>(A)</w:t>
      </w:r>
      <w:r w:rsidRPr="00856016">
        <w:tab/>
        <w:t>a description of what the utility seeks to learn through the pilot with specific goals and metrics;</w:t>
      </w:r>
    </w:p>
    <w:p w14:paraId="0120B235" w14:textId="77777777" w:rsidR="001837E4" w:rsidRPr="00856016" w:rsidRDefault="00A51536" w:rsidP="00D926F1">
      <w:pPr>
        <w:pStyle w:val="par3"/>
      </w:pPr>
      <w:r w:rsidRPr="00856016">
        <w:t>(B)</w:t>
      </w:r>
      <w:r w:rsidRPr="00856016">
        <w:tab/>
        <w:t>an explanation of how the pilot can be scaled to enable the utility to achieve objectives described in the plan pursuant to rule 3529;</w:t>
      </w:r>
    </w:p>
    <w:p w14:paraId="5E613B8C" w14:textId="77777777" w:rsidR="001837E4" w:rsidRPr="00856016" w:rsidRDefault="00A51536" w:rsidP="00D926F1">
      <w:pPr>
        <w:pStyle w:val="par3"/>
      </w:pPr>
      <w:r w:rsidRPr="00856016">
        <w:t>(C)</w:t>
      </w:r>
      <w:r w:rsidRPr="00856016">
        <w:tab/>
        <w:t>the specific DER and NWA technology or technologies eligible for the pilot, including any operational requirements;</w:t>
      </w:r>
    </w:p>
    <w:p w14:paraId="53364EB7" w14:textId="77777777" w:rsidR="001837E4" w:rsidRPr="00856016" w:rsidRDefault="00A51536" w:rsidP="00D926F1">
      <w:pPr>
        <w:pStyle w:val="par3"/>
      </w:pPr>
      <w:r w:rsidRPr="00856016">
        <w:t>(D)</w:t>
      </w:r>
      <w:r w:rsidRPr="00856016">
        <w:tab/>
        <w:t>a description of any geographic or locational focus of the pilot;</w:t>
      </w:r>
    </w:p>
    <w:p w14:paraId="65769426" w14:textId="77777777" w:rsidR="001837E4" w:rsidRPr="00856016" w:rsidRDefault="00A51536" w:rsidP="00D926F1">
      <w:pPr>
        <w:pStyle w:val="par3"/>
      </w:pPr>
      <w:r w:rsidRPr="00856016">
        <w:t>(E)</w:t>
      </w:r>
      <w:r w:rsidRPr="00856016">
        <w:tab/>
        <w:t>the customer classes that may participate in the pilot;</w:t>
      </w:r>
    </w:p>
    <w:p w14:paraId="111E7590" w14:textId="77777777" w:rsidR="001837E4" w:rsidRPr="00856016" w:rsidRDefault="00A51536" w:rsidP="00D926F1">
      <w:pPr>
        <w:pStyle w:val="par3"/>
      </w:pPr>
      <w:r w:rsidRPr="00856016">
        <w:t>(F)</w:t>
      </w:r>
      <w:r w:rsidRPr="00856016">
        <w:tab/>
        <w:t>a description of the potential benefits the utility expects the pilot technology to demonstrate;</w:t>
      </w:r>
    </w:p>
    <w:p w14:paraId="5890BD2C" w14:textId="77777777" w:rsidR="001837E4" w:rsidRPr="00856016" w:rsidRDefault="00A51536" w:rsidP="00D926F1">
      <w:pPr>
        <w:pStyle w:val="par3"/>
      </w:pPr>
      <w:r w:rsidRPr="00856016">
        <w:t>(G)</w:t>
      </w:r>
      <w:r w:rsidRPr="00856016">
        <w:tab/>
        <w:t>a description of the costs of the pilot, including a cap on costs for each pilot;</w:t>
      </w:r>
    </w:p>
    <w:p w14:paraId="43B6331A" w14:textId="77777777" w:rsidR="001837E4" w:rsidRPr="00856016" w:rsidRDefault="00A51536" w:rsidP="00D926F1">
      <w:pPr>
        <w:pStyle w:val="par3"/>
      </w:pPr>
      <w:r w:rsidRPr="00856016">
        <w:t>(H)</w:t>
      </w:r>
      <w:r w:rsidRPr="00856016">
        <w:tab/>
        <w:t>criteria for evaluation of the pilot and an evaluation plan that includes a calculation of pilot costs, schedule, and a summary of pilot benefits, including quantified benefits, as available;</w:t>
      </w:r>
    </w:p>
    <w:p w14:paraId="3FD3386C" w14:textId="77777777" w:rsidR="001837E4" w:rsidRPr="00856016" w:rsidRDefault="00A51536" w:rsidP="00D926F1">
      <w:pPr>
        <w:pStyle w:val="par3"/>
      </w:pPr>
      <w:r w:rsidRPr="00856016">
        <w:t>(I)</w:t>
      </w:r>
      <w:r w:rsidRPr="00856016">
        <w:tab/>
        <w:t>a description of the use of any targeted incentive payments, or other incentives, provided to participants;</w:t>
      </w:r>
    </w:p>
    <w:p w14:paraId="2528681E" w14:textId="77777777" w:rsidR="001837E4" w:rsidRPr="00856016" w:rsidRDefault="00A51536" w:rsidP="00D926F1">
      <w:pPr>
        <w:pStyle w:val="par3"/>
      </w:pPr>
      <w:r w:rsidRPr="00856016">
        <w:t>(J)</w:t>
      </w:r>
      <w:r w:rsidRPr="00856016">
        <w:tab/>
        <w:t>a description of the mechanism to acquire equipment, technologies, vendors, and participants in the pilot; and</w:t>
      </w:r>
    </w:p>
    <w:p w14:paraId="1A2F1B6C" w14:textId="77777777" w:rsidR="001837E4" w:rsidRPr="00856016" w:rsidRDefault="00A51536" w:rsidP="00D926F1">
      <w:pPr>
        <w:pStyle w:val="par3"/>
      </w:pPr>
      <w:r w:rsidRPr="00856016">
        <w:t>(K)</w:t>
      </w:r>
      <w:r w:rsidRPr="00856016">
        <w:tab/>
        <w:t>a description of how the pilot will provide health, safety, environmental, or financial benefits to disproportionately impacted communities.</w:t>
      </w:r>
    </w:p>
    <w:p w14:paraId="1C3BAD84" w14:textId="77777777" w:rsidR="001837E4" w:rsidRPr="00856016" w:rsidRDefault="00A51536" w:rsidP="00D926F1">
      <w:pPr>
        <w:pStyle w:val="par2"/>
      </w:pPr>
      <w:r w:rsidRPr="00856016">
        <w:lastRenderedPageBreak/>
        <w:t>(III)</w:t>
      </w:r>
      <w:r w:rsidRPr="00856016">
        <w:tab/>
        <w:t xml:space="preserve">New proposed programs.  Within its DSP, the utility may seek approval for a new program to better integrate DER and NWA or other distribution technologies into its business practices in a way that improves system performance, minimizes costs, increases system resiliency and reliability, or reduces emissions.  Proposed programs may be successors of completed pilots; however, a utility does not need to have conducted a pilot </w:t>
      </w:r>
      <w:proofErr w:type="gramStart"/>
      <w:r w:rsidRPr="00856016">
        <w:t>in order to</w:t>
      </w:r>
      <w:proofErr w:type="gramEnd"/>
      <w:r w:rsidRPr="00856016">
        <w:t xml:space="preserve"> seek approval for a new program.</w:t>
      </w:r>
    </w:p>
    <w:p w14:paraId="387C6C08" w14:textId="77777777" w:rsidR="001837E4" w:rsidRPr="00856016" w:rsidRDefault="00A51536" w:rsidP="00D926F1">
      <w:pPr>
        <w:pStyle w:val="par2"/>
      </w:pPr>
      <w:r w:rsidRPr="00856016">
        <w:t>(IV)</w:t>
      </w:r>
      <w:r w:rsidRPr="00856016">
        <w:tab/>
        <w:t>The utility may propose pilots or programs developed internally and shall also accept third-party proposals for pilots and programs at any time.  For a third-party pilot or program to be considered in a DSP, it must be received by the utility at least six months prior to the DSP filing deadline.  When seeking approval for such pilots or programs, the utility shall provide an overview of all pilots and program proposals considered and an explanation for its proposed selections and rejections.  For any proposal not considered, the utility shall explain why it was not considered.</w:t>
      </w:r>
    </w:p>
    <w:p w14:paraId="184948E6" w14:textId="77777777" w:rsidR="001837E4" w:rsidRPr="00856016" w:rsidRDefault="00A51536" w:rsidP="00D926F1">
      <w:pPr>
        <w:pStyle w:val="par2"/>
      </w:pPr>
      <w:r w:rsidRPr="00856016">
        <w:t>(V)</w:t>
      </w:r>
      <w:r w:rsidRPr="00856016">
        <w:tab/>
        <w:t>Updates on existing pilots and programs.  Within its DSP, the utility shall provide a narrative status update on all active pilots and programs approved in prior DSPs.  The utility may also seek reauthorization of existing programs within a DSP.  As part of its first DSP, the utility is encouraged to evaluate whether any existing reporting obligations outside the DSP related to distribution system pilots, programs, or projects should be centralized within the DSP process.  Upon Commission approval, and notice filed within the original proceeding, such reporting obligations shall be transferred to DSP proceedings.</w:t>
      </w:r>
    </w:p>
    <w:p w14:paraId="4E7E58CD" w14:textId="77777777" w:rsidR="001837E4" w:rsidRPr="00856016" w:rsidRDefault="00A51536" w:rsidP="00D926F1">
      <w:pPr>
        <w:pStyle w:val="par1"/>
      </w:pPr>
      <w:r w:rsidRPr="00856016">
        <w:t>(b)</w:t>
      </w:r>
      <w:r w:rsidRPr="00856016">
        <w:tab/>
        <w:t xml:space="preserve">NWAs and pilots may include the use of targeted incentive payments to encourage DER adoption or optimize the use of existing DERs by customers in specific locations, to provide locational value to the system.  Such incentives shall be accounted for in the cost benefit analysis as described in rule 3535 and shall be recovered in a manner </w:t>
      </w:r>
      <w:proofErr w:type="gramStart"/>
      <w:r w:rsidRPr="00856016">
        <w:t>similar to</w:t>
      </w:r>
      <w:proofErr w:type="gramEnd"/>
      <w:r w:rsidRPr="00856016">
        <w:t xml:space="preserve"> other distribution-</w:t>
      </w:r>
      <w:proofErr w:type="gramStart"/>
      <w:r w:rsidRPr="00856016">
        <w:t>grid related</w:t>
      </w:r>
      <w:proofErr w:type="gramEnd"/>
      <w:r w:rsidRPr="00856016">
        <w:t xml:space="preserve"> expenditures.</w:t>
      </w:r>
    </w:p>
    <w:p w14:paraId="6021819E" w14:textId="77777777" w:rsidR="001837E4" w:rsidRPr="00856016" w:rsidRDefault="00A51536" w:rsidP="00D926F1">
      <w:pPr>
        <w:pStyle w:val="Title3"/>
      </w:pPr>
      <w:bookmarkStart w:id="391" w:name="_Toc235617290"/>
      <w:r w:rsidRPr="00856016">
        <w:t>3534.</w:t>
      </w:r>
      <w:r w:rsidRPr="00856016">
        <w:tab/>
        <w:t>NWA Suitability Screening.</w:t>
      </w:r>
      <w:bookmarkEnd w:id="391"/>
    </w:p>
    <w:p w14:paraId="00767FBE" w14:textId="77777777" w:rsidR="001837E4" w:rsidRPr="00856016" w:rsidRDefault="00A51536" w:rsidP="00D926F1">
      <w:pPr>
        <w:pStyle w:val="par1"/>
      </w:pPr>
      <w:r w:rsidRPr="00856016">
        <w:t>(a)</w:t>
      </w:r>
      <w:r w:rsidRPr="00856016">
        <w:tab/>
        <w:t xml:space="preserve">Major distribution grid projects identified to be necessary in the grid needs assessment conducted pursuant to rule 3532 shall be subject to an NWA suitability screening to determine if </w:t>
      </w:r>
      <w:proofErr w:type="gramStart"/>
      <w:r w:rsidRPr="00856016">
        <w:t>a</w:t>
      </w:r>
      <w:proofErr w:type="gramEnd"/>
      <w:r w:rsidRPr="00856016">
        <w:t xml:space="preserve"> NWA may be a suitable alternative to traditional utility infrastructure solutions.</w:t>
      </w:r>
    </w:p>
    <w:p w14:paraId="5D0F3A5E" w14:textId="77777777" w:rsidR="001837E4" w:rsidRPr="00856016" w:rsidRDefault="00A51536" w:rsidP="00D926F1">
      <w:pPr>
        <w:pStyle w:val="par1"/>
      </w:pPr>
      <w:r w:rsidRPr="00856016">
        <w:lastRenderedPageBreak/>
        <w:t>(b)</w:t>
      </w:r>
      <w:r w:rsidRPr="00856016">
        <w:tab/>
        <w:t>The NWA suitability screening is performed by the utility and includes the following criteria:</w:t>
      </w:r>
    </w:p>
    <w:p w14:paraId="2C3F17A5" w14:textId="77777777" w:rsidR="001837E4" w:rsidRPr="00856016" w:rsidRDefault="00A51536" w:rsidP="00D926F1">
      <w:pPr>
        <w:pStyle w:val="par2"/>
      </w:pPr>
      <w:r w:rsidRPr="00856016">
        <w:t>(I)</w:t>
      </w:r>
      <w:r w:rsidRPr="00856016">
        <w:tab/>
        <w:t>the project is anticipated to occur during the ten-year planning horizon;</w:t>
      </w:r>
    </w:p>
    <w:p w14:paraId="0B7ADEAD" w14:textId="77777777" w:rsidR="001837E4" w:rsidRPr="00856016" w:rsidRDefault="00A51536" w:rsidP="00D926F1">
      <w:pPr>
        <w:pStyle w:val="par2"/>
      </w:pPr>
      <w:r w:rsidRPr="00856016">
        <w:t>(II)</w:t>
      </w:r>
      <w:r w:rsidRPr="00856016">
        <w:tab/>
        <w:t>the constraint is due to thermal loading, voltage, capacity or reliability issues and could be resolved by a DER, a reduction in peak demand loading, a reduction in energy consumption, or load shifting on the transmission or distribution facilities; and</w:t>
      </w:r>
    </w:p>
    <w:p w14:paraId="03BD3C23" w14:textId="77777777" w:rsidR="001837E4" w:rsidRPr="00856016" w:rsidRDefault="00A51536" w:rsidP="00D926F1">
      <w:pPr>
        <w:pStyle w:val="par2"/>
      </w:pPr>
      <w:r w:rsidRPr="00856016">
        <w:t>(III)</w:t>
      </w:r>
      <w:r w:rsidRPr="00856016">
        <w:tab/>
        <w:t>the conventional solution is still within the planning or design stage, with no major equipment on order, received, or installed that cannot be repurposed for other uses.</w:t>
      </w:r>
    </w:p>
    <w:p w14:paraId="0DB8C16A" w14:textId="77777777" w:rsidR="001837E4" w:rsidRPr="00856016" w:rsidRDefault="00A51536" w:rsidP="00D926F1">
      <w:pPr>
        <w:pStyle w:val="par1"/>
      </w:pPr>
      <w:r w:rsidRPr="00856016">
        <w:t>(c)</w:t>
      </w:r>
      <w:r w:rsidRPr="00856016">
        <w:tab/>
        <w:t xml:space="preserve">The utility may seek a waiver from these requirements on a case-by-case basis, if necessary, to preserve reliability, serve economic development needs, or to meet other unforeseen circumstances where the utility expects a non-wires alternative cannot adequately resolve or the planning constraint.  Such requests should be substantiated to show why the NWA suitability screening is not possible or could not reasonably result in an alternative to traditional utility infrastructure.  Should the utility assert that </w:t>
      </w:r>
      <w:proofErr w:type="gramStart"/>
      <w:r w:rsidRPr="00856016">
        <w:t>a</w:t>
      </w:r>
      <w:proofErr w:type="gramEnd"/>
      <w:r w:rsidRPr="00856016">
        <w:t xml:space="preserve"> NWA is infeasible due to the urgency of the grid need, the utility shall also explain why the grid need was not previously identified.</w:t>
      </w:r>
    </w:p>
    <w:p w14:paraId="03E0C9EA" w14:textId="77777777" w:rsidR="001837E4" w:rsidRPr="00856016" w:rsidRDefault="00A51536" w:rsidP="00D926F1">
      <w:pPr>
        <w:pStyle w:val="par1"/>
      </w:pPr>
      <w:proofErr w:type="gramStart"/>
      <w:r w:rsidRPr="00856016">
        <w:t>(d)</w:t>
      </w:r>
      <w:r w:rsidRPr="00856016">
        <w:tab/>
        <w:t>For</w:t>
      </w:r>
      <w:proofErr w:type="gramEnd"/>
      <w:r w:rsidRPr="00856016">
        <w:t xml:space="preserve"> all major distribution grid projects identified as meeting all the NWA suitability screening, the utility shall conduct a technology-neutral competitive solicitation for NWAs to defer, reduce, or avoid the costs of the major distribution grid projects.</w:t>
      </w:r>
    </w:p>
    <w:p w14:paraId="61AED7A5" w14:textId="77777777" w:rsidR="001837E4" w:rsidRPr="00856016" w:rsidRDefault="00A51536" w:rsidP="00D926F1">
      <w:pPr>
        <w:pStyle w:val="Title3"/>
      </w:pPr>
      <w:bookmarkStart w:id="392" w:name="_Toc235617291"/>
      <w:r w:rsidRPr="00856016">
        <w:t>3535.</w:t>
      </w:r>
      <w:r w:rsidRPr="00856016">
        <w:tab/>
        <w:t>NWA Cost Benefit Analysis.</w:t>
      </w:r>
      <w:bookmarkEnd w:id="392"/>
    </w:p>
    <w:p w14:paraId="0B93B348" w14:textId="77777777" w:rsidR="001837E4" w:rsidRPr="00856016" w:rsidRDefault="00A51536" w:rsidP="00D926F1">
      <w:pPr>
        <w:pStyle w:val="par1"/>
      </w:pPr>
      <w:r w:rsidRPr="00856016">
        <w:t>(a)</w:t>
      </w:r>
      <w:r w:rsidRPr="00856016">
        <w:tab/>
        <w:t>In order to assess the cost-effectiveness of a potential NWA solution that meets the NWA Suitability Screening in rule 3534, the utility shall:</w:t>
      </w:r>
    </w:p>
    <w:p w14:paraId="3C517892" w14:textId="77777777" w:rsidR="001837E4" w:rsidRPr="00856016" w:rsidRDefault="00A51536" w:rsidP="00D926F1">
      <w:pPr>
        <w:pStyle w:val="par2"/>
      </w:pPr>
      <w:r w:rsidRPr="00856016">
        <w:t>(I)</w:t>
      </w:r>
      <w:r w:rsidRPr="00856016">
        <w:tab/>
        <w:t xml:space="preserve">develop and publish a </w:t>
      </w:r>
      <w:proofErr w:type="gramStart"/>
      <w:r w:rsidRPr="00856016">
        <w:t>cost benefit</w:t>
      </w:r>
      <w:proofErr w:type="gramEnd"/>
      <w:r w:rsidRPr="00856016">
        <w:t xml:space="preserve"> methodology that will be provided in the utility’s DSP;</w:t>
      </w:r>
    </w:p>
    <w:p w14:paraId="1C8B4159" w14:textId="77777777" w:rsidR="001837E4" w:rsidRPr="00856016" w:rsidRDefault="00A51536" w:rsidP="00D926F1">
      <w:pPr>
        <w:pStyle w:val="par2"/>
      </w:pPr>
      <w:r w:rsidRPr="00856016">
        <w:t>(II)</w:t>
      </w:r>
      <w:r w:rsidRPr="00856016">
        <w:tab/>
        <w:t xml:space="preserve">assess the proposed NWA solution using a cost-benefit methodology that considers the approach as put forward in the National Standard Practice Manual and specifically including the following costs and benefits: avoided or deferred costs associated with an NWA solution, sub-transmission, substation transformer additions or upgrades, feeder capital and operating </w:t>
      </w:r>
      <w:r w:rsidRPr="00856016">
        <w:lastRenderedPageBreak/>
        <w:t>costs, distribution power quality equipment, reliability and resiliency costs, energy and capacity value of generation, capacity value of storage, greenhouse gas emissions including the Commission approved social cost of carbon useful life of NWA and traditional solutions, and dispatchability and availability of the technology.  If the utility is proposing a performance incentive as part of cost recovery for the NWA pursuant to paragraph 3538(d), it shall include the cost-benefit analysis both with and without the performance incentive included as a cost of the project;</w:t>
      </w:r>
    </w:p>
    <w:p w14:paraId="2556B1AD" w14:textId="77777777" w:rsidR="001837E4" w:rsidRPr="00856016" w:rsidRDefault="00A51536" w:rsidP="00D926F1">
      <w:pPr>
        <w:pStyle w:val="par2"/>
      </w:pPr>
      <w:r w:rsidRPr="00856016">
        <w:t>(III)</w:t>
      </w:r>
      <w:r w:rsidRPr="00856016">
        <w:tab/>
        <w:t xml:space="preserve">provide a description of DSP goals, compliance with statute, </w:t>
      </w:r>
      <w:proofErr w:type="gramStart"/>
      <w:r w:rsidRPr="00856016">
        <w:t>rules, and</w:t>
      </w:r>
      <w:proofErr w:type="gramEnd"/>
      <w:r w:rsidRPr="00856016">
        <w:t xml:space="preserve"> requirements, and additional relevant principles; and</w:t>
      </w:r>
    </w:p>
    <w:p w14:paraId="09EAF21F" w14:textId="77777777" w:rsidR="001837E4" w:rsidRPr="00856016" w:rsidRDefault="00A51536" w:rsidP="00D926F1">
      <w:pPr>
        <w:pStyle w:val="par2"/>
      </w:pPr>
      <w:r w:rsidRPr="00856016">
        <w:t>(IV)</w:t>
      </w:r>
      <w:r w:rsidRPr="00856016">
        <w:tab/>
      </w:r>
      <w:proofErr w:type="gramStart"/>
      <w:r w:rsidRPr="00856016">
        <w:t>assess</w:t>
      </w:r>
      <w:proofErr w:type="gramEnd"/>
      <w:r w:rsidRPr="00856016">
        <w:t xml:space="preserve"> the proposed distribution system costs, direct system benefits, indirect system benefits, and system sensitivity analysis.</w:t>
      </w:r>
    </w:p>
    <w:p w14:paraId="1557528D" w14:textId="77777777" w:rsidR="001837E4" w:rsidRPr="00856016" w:rsidRDefault="00A51536" w:rsidP="00D926F1">
      <w:pPr>
        <w:pStyle w:val="par1"/>
      </w:pPr>
      <w:r w:rsidRPr="00856016">
        <w:t>(b)</w:t>
      </w:r>
      <w:r w:rsidRPr="00856016">
        <w:tab/>
        <w:t>The utility may also propose an alternative or adjusted cost-benefit methodology if it does not believe that the full costs and benefits of the NWA solution are being counted.</w:t>
      </w:r>
    </w:p>
    <w:p w14:paraId="5206A30B" w14:textId="77777777" w:rsidR="001837E4" w:rsidRPr="00856016" w:rsidRDefault="00A51536" w:rsidP="00D926F1">
      <w:pPr>
        <w:pStyle w:val="Title3"/>
      </w:pPr>
      <w:bookmarkStart w:id="393" w:name="_Toc235617292"/>
      <w:r w:rsidRPr="00856016">
        <w:t>3536.</w:t>
      </w:r>
      <w:r w:rsidRPr="00856016">
        <w:tab/>
        <w:t>Action Plan.</w:t>
      </w:r>
      <w:bookmarkEnd w:id="393"/>
    </w:p>
    <w:p w14:paraId="63A9C332" w14:textId="77777777" w:rsidR="001837E4" w:rsidRPr="00856016" w:rsidRDefault="00A51536" w:rsidP="00D926F1">
      <w:pPr>
        <w:pStyle w:val="par1"/>
      </w:pPr>
      <w:r w:rsidRPr="00856016">
        <w:t>(a)</w:t>
      </w:r>
      <w:r w:rsidRPr="00856016">
        <w:tab/>
        <w:t>The utility shall provide a five-year action plan for distribution system investments and activities within its Phase I DSP which will serve as an application for the Commission and stakeholders to rely upon when evaluating distribution system planning projects, pilots, and programs.</w:t>
      </w:r>
    </w:p>
    <w:p w14:paraId="02B24C14" w14:textId="77777777" w:rsidR="001837E4" w:rsidRPr="00856016" w:rsidRDefault="00A51536" w:rsidP="00D926F1">
      <w:pPr>
        <w:pStyle w:val="par1"/>
      </w:pPr>
      <w:r w:rsidRPr="00856016">
        <w:t>(b)</w:t>
      </w:r>
      <w:r w:rsidRPr="00856016">
        <w:tab/>
        <w:t>The Phase I action plan shall include the sequence of events and timelines for each action that will not require a solicitation process following Phase I, including:</w:t>
      </w:r>
    </w:p>
    <w:p w14:paraId="0D1D58DC" w14:textId="77777777" w:rsidR="001837E4" w:rsidRPr="00856016" w:rsidRDefault="00A51536" w:rsidP="00D926F1">
      <w:pPr>
        <w:pStyle w:val="par2"/>
      </w:pPr>
      <w:r w:rsidRPr="00856016">
        <w:t>(I)</w:t>
      </w:r>
      <w:r w:rsidRPr="00856016">
        <w:tab/>
        <w:t>the implementation of NWAs to address grid needs not classified as major distribution system projects, and the implementation of NWAs approved in prior DSPs;</w:t>
      </w:r>
    </w:p>
    <w:p w14:paraId="39E6AF3D" w14:textId="77777777" w:rsidR="001837E4" w:rsidRPr="00856016" w:rsidRDefault="00A51536" w:rsidP="00D926F1">
      <w:pPr>
        <w:pStyle w:val="par2"/>
      </w:pPr>
      <w:r w:rsidRPr="00856016">
        <w:t>(II)</w:t>
      </w:r>
      <w:r w:rsidRPr="00856016">
        <w:tab/>
        <w:t>the implementation of proposed pilots and programs as specified in rule 3533;</w:t>
      </w:r>
    </w:p>
    <w:p w14:paraId="61DD9449" w14:textId="77777777" w:rsidR="001837E4" w:rsidRPr="00856016" w:rsidRDefault="00A51536" w:rsidP="00D926F1">
      <w:pPr>
        <w:pStyle w:val="par2"/>
      </w:pPr>
      <w:r w:rsidRPr="00856016">
        <w:t>(III)</w:t>
      </w:r>
      <w:r w:rsidRPr="00856016">
        <w:tab/>
        <w:t>the implementation of major distribution grid projects that were determined to be the best option to address grid needs;</w:t>
      </w:r>
    </w:p>
    <w:p w14:paraId="0C8E9CF9" w14:textId="77777777" w:rsidR="001837E4" w:rsidRPr="00856016" w:rsidRDefault="00A51536" w:rsidP="00D926F1">
      <w:pPr>
        <w:pStyle w:val="par2"/>
      </w:pPr>
      <w:r w:rsidRPr="00856016">
        <w:t>(IV)</w:t>
      </w:r>
      <w:r w:rsidRPr="00856016">
        <w:tab/>
        <w:t>system interoperability and communications strategy;</w:t>
      </w:r>
    </w:p>
    <w:p w14:paraId="5628B7E0" w14:textId="77777777" w:rsidR="001837E4" w:rsidRPr="00856016" w:rsidRDefault="00A51536" w:rsidP="00D926F1">
      <w:pPr>
        <w:pStyle w:val="par2"/>
      </w:pPr>
      <w:r w:rsidRPr="00856016">
        <w:t>(V)</w:t>
      </w:r>
      <w:r w:rsidRPr="00856016">
        <w:tab/>
        <w:t xml:space="preserve">costs and plans associated with obtaining data necessary for the evaluation of NWAs, pilots and programs (for example, energy efficiency </w:t>
      </w:r>
      <w:r w:rsidRPr="00856016">
        <w:lastRenderedPageBreak/>
        <w:t>load shapes, solar output profiles with and without battery storage, capacity impacts of DR combined with energy efficiency, electric vehicle charging profiles);</w:t>
      </w:r>
    </w:p>
    <w:p w14:paraId="7322E7C9" w14:textId="77777777" w:rsidR="001837E4" w:rsidRPr="00856016" w:rsidRDefault="00A51536" w:rsidP="00D926F1">
      <w:pPr>
        <w:pStyle w:val="par2"/>
      </w:pPr>
      <w:r w:rsidRPr="00856016">
        <w:t>(VI)</w:t>
      </w:r>
      <w:r w:rsidRPr="00856016">
        <w:tab/>
        <w:t>interaction of planned or proposed investments with other utility programs and the effects on existing utility programs and tariffs; and</w:t>
      </w:r>
    </w:p>
    <w:p w14:paraId="1D22FAF0" w14:textId="77777777" w:rsidR="001837E4" w:rsidRPr="00856016" w:rsidRDefault="00A51536" w:rsidP="00D926F1">
      <w:pPr>
        <w:pStyle w:val="par2"/>
      </w:pPr>
      <w:r w:rsidRPr="00856016">
        <w:t>(VII)</w:t>
      </w:r>
      <w:r w:rsidRPr="00856016">
        <w:tab/>
        <w:t>the implementation of major distribution projects intended to cost-effectively interconnect the approved and reasonably forecasted CSG capacity, including that approved by RES Plans in effect during the planning period.</w:t>
      </w:r>
    </w:p>
    <w:p w14:paraId="620198D6" w14:textId="77777777" w:rsidR="001837E4" w:rsidRPr="00856016" w:rsidRDefault="00A51536" w:rsidP="00D926F1">
      <w:pPr>
        <w:pStyle w:val="par1"/>
      </w:pPr>
      <w:r w:rsidRPr="00856016">
        <w:t>(c)</w:t>
      </w:r>
      <w:r w:rsidRPr="00856016">
        <w:tab/>
        <w:t>Subject to paragraph 3528(b), the utility shall provide an updated action plan with its Phase II DSP.  This plan shall include the sequence of events and timelines for NWAs identified in the solicitation process, including:</w:t>
      </w:r>
    </w:p>
    <w:p w14:paraId="725126CD" w14:textId="77777777" w:rsidR="001837E4" w:rsidRPr="00856016" w:rsidRDefault="00A51536" w:rsidP="00D926F1">
      <w:pPr>
        <w:pStyle w:val="par2"/>
      </w:pPr>
      <w:r w:rsidRPr="00856016">
        <w:t>(I)</w:t>
      </w:r>
      <w:r w:rsidRPr="00856016">
        <w:tab/>
        <w:t>the implementation of NWAs identified through the NWA analysis process;</w:t>
      </w:r>
    </w:p>
    <w:p w14:paraId="2E4A773E" w14:textId="77777777" w:rsidR="001837E4" w:rsidRPr="00856016" w:rsidRDefault="00A51536" w:rsidP="00D926F1">
      <w:pPr>
        <w:pStyle w:val="par2"/>
      </w:pPr>
      <w:r w:rsidRPr="00856016">
        <w:t>(II)</w:t>
      </w:r>
      <w:r w:rsidRPr="00856016">
        <w:tab/>
        <w:t>an updated system interoperability and communications strategy;</w:t>
      </w:r>
    </w:p>
    <w:p w14:paraId="79CD473B" w14:textId="77777777" w:rsidR="001837E4" w:rsidRPr="00856016" w:rsidRDefault="00A51536" w:rsidP="00D926F1">
      <w:pPr>
        <w:pStyle w:val="par2"/>
      </w:pPr>
      <w:r w:rsidRPr="00856016">
        <w:t>(III)</w:t>
      </w:r>
      <w:r w:rsidRPr="00856016">
        <w:tab/>
        <w:t>costs and plans associated with obtaining data necessary for the evaluation of NWAs (for example, energy efficiency load shapes, solar output profiles with and without battery storage, capacity impacts of DR combined with energy efficiency, electric vehicle charging profiles); and</w:t>
      </w:r>
    </w:p>
    <w:p w14:paraId="5332AE19" w14:textId="77777777" w:rsidR="001837E4" w:rsidRPr="00856016" w:rsidRDefault="00A51536" w:rsidP="00D926F1">
      <w:pPr>
        <w:pStyle w:val="par2"/>
      </w:pPr>
      <w:r w:rsidRPr="00856016">
        <w:t>(IV)</w:t>
      </w:r>
      <w:r w:rsidRPr="00856016">
        <w:tab/>
        <w:t>interaction of planned or proposed NWA investments with other utility programs and the effects on existing utility programs and tariffs.</w:t>
      </w:r>
    </w:p>
    <w:p w14:paraId="5A4DE519" w14:textId="77777777" w:rsidR="001837E4" w:rsidRPr="00856016" w:rsidRDefault="00A51536" w:rsidP="00D926F1">
      <w:pPr>
        <w:pStyle w:val="Title3"/>
      </w:pPr>
      <w:bookmarkStart w:id="394" w:name="_Toc235617293"/>
      <w:r w:rsidRPr="00856016">
        <w:t>3537.</w:t>
      </w:r>
      <w:r w:rsidRPr="00856016">
        <w:tab/>
        <w:t>NWA Solicitation Process (Phase II).</w:t>
      </w:r>
      <w:bookmarkEnd w:id="394"/>
    </w:p>
    <w:p w14:paraId="795ADF1F" w14:textId="77777777" w:rsidR="001837E4" w:rsidRPr="00856016" w:rsidRDefault="00A51536" w:rsidP="00D926F1">
      <w:pPr>
        <w:pStyle w:val="par1"/>
      </w:pPr>
      <w:r w:rsidRPr="00856016">
        <w:t>(a)</w:t>
      </w:r>
      <w:r w:rsidRPr="00856016">
        <w:tab/>
        <w:t>The utility shall propose in its DSP (Phase I) Application appropriate timelines for the release of the RFP(s), the receipt of bids, evaluation of bids, the utility’s proposal to the Commission, the filing of the independent evaluator report, party comments in response to the independent evaluator report, and the Commission decision.  These timelines should consider similar timelines as expressed in the Electric Resource Planning Rules, specifically rule 3613.  The timelines proposed by the utility and approved by the Commission in the DSP (Phase I) shall describe an appropriately expedited, comment-based NWA Solicitation Process (Phase II) to facilitate timely decisions and implementation of NWA bids.</w:t>
      </w:r>
    </w:p>
    <w:p w14:paraId="2E2EAFCF" w14:textId="77777777" w:rsidR="001837E4" w:rsidRPr="00856016" w:rsidRDefault="00A51536" w:rsidP="00D926F1">
      <w:pPr>
        <w:pStyle w:val="par1"/>
      </w:pPr>
      <w:r w:rsidRPr="00856016">
        <w:t>(b)</w:t>
      </w:r>
      <w:r w:rsidRPr="00856016">
        <w:tab/>
        <w:t>For projects which meet the Major Distribution or Major Transmission grid threshold and NWA suitability screening criteria, an Independent Evaluator (IE) shall be retained.</w:t>
      </w:r>
    </w:p>
    <w:p w14:paraId="501B624D" w14:textId="77777777" w:rsidR="001837E4" w:rsidRPr="00856016" w:rsidRDefault="00A51536" w:rsidP="00D926F1">
      <w:pPr>
        <w:pStyle w:val="par2"/>
      </w:pPr>
      <w:r w:rsidRPr="00856016">
        <w:lastRenderedPageBreak/>
        <w:t>(I)</w:t>
      </w:r>
      <w:r w:rsidRPr="00856016">
        <w:tab/>
        <w:t>The utility shall file for Commission approval the name of the independent evaluator.  The Commission shall approve an independent evaluator by written decision during Phase I.</w:t>
      </w:r>
    </w:p>
    <w:p w14:paraId="45971677" w14:textId="76ED10E2" w:rsidR="001837E4" w:rsidRPr="00856016" w:rsidRDefault="00A51536" w:rsidP="00D926F1">
      <w:pPr>
        <w:pStyle w:val="par2"/>
      </w:pPr>
      <w:r w:rsidRPr="00856016">
        <w:t>(II)</w:t>
      </w:r>
      <w:r w:rsidRPr="00856016">
        <w:tab/>
        <w:t>The utility shall pay for the services provided by the independent evaluator pursuant to a contract approved by the Commission. In its Phase I DSP Application, the utility shall specify the level and structure of any bid fees proposed to offset the independent evaluator and solicitation costs.</w:t>
      </w:r>
      <w:del w:id="395" w:author="Author">
        <w:r w:rsidRPr="00856016" w:rsidDel="00FD1FCE">
          <w:delText xml:space="preserve"> </w:delText>
        </w:r>
      </w:del>
      <w:r w:rsidRPr="00856016">
        <w:t xml:space="preserve">  The terms of such contract shall prohibit the independent evaluator from assisting any entity making proposals to the utility for subsequent resource acquisitions for three years.</w:t>
      </w:r>
    </w:p>
    <w:p w14:paraId="50459BAF" w14:textId="77777777" w:rsidR="001837E4" w:rsidRPr="00856016" w:rsidRDefault="00A51536" w:rsidP="00D926F1">
      <w:pPr>
        <w:pStyle w:val="par2"/>
      </w:pPr>
      <w:r w:rsidRPr="00856016">
        <w:t>(III)</w:t>
      </w:r>
      <w:r w:rsidRPr="00856016">
        <w:tab/>
        <w:t xml:space="preserve">The utility shall work cooperatively with the independent evaluator and shall provide the independent evaluator immediate and continuing access to all documents and data reviewed, used, or produced by the utility in the preparation of its projects which meet the Major Distribution or Major Transmission grid threshold and NWA suitability screening criteria and in its bid solicitation, evaluation, and selection processes.  The utility </w:t>
      </w:r>
      <w:proofErr w:type="gramStart"/>
      <w:r w:rsidRPr="00856016">
        <w:t>shall</w:t>
      </w:r>
      <w:proofErr w:type="gramEnd"/>
      <w:r w:rsidRPr="00856016">
        <w:t xml:space="preserve"> make available the appropriate utility staff to meet with the independent evaluator to answer questions and, if necessary, discuss the prosecution of work.  The utility shall provide to the independent evaluator, in a timely manner to facilitate the deadlines outlined in these rules, bid evaluation results and modeling runs so that the independent evaluator can verify these results and can investigate options that the utility did not consider.  If the independent evaluator notes a problem or a deficiency in the bid evaluation process, the independent evaluator should notify the utility.</w:t>
      </w:r>
    </w:p>
    <w:p w14:paraId="19727B38" w14:textId="77777777" w:rsidR="001837E4" w:rsidRPr="00856016" w:rsidRDefault="00A51536" w:rsidP="00D926F1">
      <w:pPr>
        <w:pStyle w:val="par2"/>
      </w:pPr>
      <w:r w:rsidRPr="00856016">
        <w:t>(IV)</w:t>
      </w:r>
      <w:r w:rsidRPr="00856016">
        <w:tab/>
        <w:t>All parties in the DSP proceeding other than the utility are restricted from initiating contacts with the independent evaluator.  The independent evaluator may initiate contact with the utility and other parties.  For all contacts with parties in the DSP proceeding, including those with the utility, the independent evaluator shall maintain a log that briefly identifies the entities communicating with the independent evaluator, the date and duration of the communication, the means of communication, the topics discussed, and the materials exchanged, if any.</w:t>
      </w:r>
    </w:p>
    <w:p w14:paraId="57EDC35F" w14:textId="77777777" w:rsidR="001837E4" w:rsidRPr="00856016" w:rsidRDefault="00A51536" w:rsidP="00D926F1">
      <w:pPr>
        <w:pStyle w:val="par2"/>
      </w:pPr>
      <w:r w:rsidRPr="00856016">
        <w:t>(V)</w:t>
      </w:r>
      <w:r w:rsidRPr="00856016">
        <w:tab/>
        <w:t>The independent evaluator shall generally serve as an advisor to the Commission and shall generally not be a party to the proceedings.  As such, the independent evaluator shall not be subject to discovery and cross-examination at hearing.</w:t>
      </w:r>
    </w:p>
    <w:p w14:paraId="576CFDE9" w14:textId="77777777" w:rsidR="001837E4" w:rsidRPr="00856016" w:rsidRDefault="00A51536" w:rsidP="00D926F1">
      <w:pPr>
        <w:pStyle w:val="par2"/>
      </w:pPr>
      <w:r w:rsidRPr="00856016">
        <w:lastRenderedPageBreak/>
        <w:t>(VI)</w:t>
      </w:r>
      <w:r w:rsidRPr="00856016">
        <w:tab/>
        <w:t>Within 30 days of a utility selecting an NWA bidder to advance to Phase II, the independent evaluator shall file a report.  The independent evaluator shall address in its report whether the utility’s competitive acquisition procedures and bidding policy, including the assumptions, criteria, and models, were sufficient to solicit and evaluate bids in a fair and reasonable manner, with any deficiencies specifically noted.  The independent evaluator shall provide confidential versions of these reports to Commission staff and the UCA.</w:t>
      </w:r>
    </w:p>
    <w:p w14:paraId="0B55AACA" w14:textId="77777777" w:rsidR="001837E4" w:rsidRPr="00856016" w:rsidRDefault="00A51536" w:rsidP="00D926F1">
      <w:pPr>
        <w:pStyle w:val="par1"/>
      </w:pPr>
      <w:r w:rsidRPr="00856016">
        <w:t>(c)</w:t>
      </w:r>
      <w:r w:rsidRPr="00856016">
        <w:tab/>
        <w:t>All solicitations, unless requested by the Commission, or requested by the utility and approved by the Commission, shall be conducted in a technology neutral manner.</w:t>
      </w:r>
    </w:p>
    <w:p w14:paraId="7085C45F" w14:textId="77777777" w:rsidR="001837E4" w:rsidRPr="00856016" w:rsidRDefault="00A51536" w:rsidP="00D926F1">
      <w:pPr>
        <w:pStyle w:val="par1"/>
      </w:pPr>
      <w:r w:rsidRPr="00856016">
        <w:t>(d)</w:t>
      </w:r>
      <w:r w:rsidRPr="00856016">
        <w:tab/>
        <w:t>The utility may require prospective bidders to sign non-disclosure agreements to obtain information deemed confidential or highly confidential.</w:t>
      </w:r>
    </w:p>
    <w:p w14:paraId="56CB6B2B" w14:textId="77777777" w:rsidR="001837E4" w:rsidRPr="00856016" w:rsidRDefault="00A51536" w:rsidP="00D926F1">
      <w:pPr>
        <w:pStyle w:val="par1"/>
      </w:pPr>
      <w:r w:rsidRPr="00856016">
        <w:t>(e)</w:t>
      </w:r>
      <w:r w:rsidRPr="00856016">
        <w:tab/>
        <w:t>After final NWA bids have been selected by the utility, the utility shall update the elements of the Action Plan that pertain to NWAs.</w:t>
      </w:r>
    </w:p>
    <w:p w14:paraId="54DB37CC" w14:textId="45434D2D" w:rsidR="001837E4" w:rsidRPr="00856016" w:rsidRDefault="00A51536" w:rsidP="00D926F1">
      <w:pPr>
        <w:pStyle w:val="Title3"/>
      </w:pPr>
      <w:bookmarkStart w:id="396" w:name="_Toc235617294"/>
      <w:r w:rsidRPr="00856016">
        <w:t>3538.</w:t>
      </w:r>
      <w:r w:rsidRPr="00856016">
        <w:tab/>
        <w:t>Approvals</w:t>
      </w:r>
      <w:del w:id="397" w:author="Author">
        <w:r w:rsidRPr="00856016">
          <w:delText xml:space="preserve"> and Cost Recovery</w:delText>
        </w:r>
      </w:del>
      <w:r w:rsidRPr="00856016">
        <w:t>.</w:t>
      </w:r>
      <w:bookmarkEnd w:id="396"/>
    </w:p>
    <w:p w14:paraId="78F86B84" w14:textId="77777777" w:rsidR="001837E4" w:rsidRPr="00856016" w:rsidRDefault="00A51536" w:rsidP="00D926F1">
      <w:pPr>
        <w:pStyle w:val="par1"/>
      </w:pPr>
      <w:r w:rsidRPr="00856016">
        <w:t>(a)</w:t>
      </w:r>
      <w:r w:rsidRPr="00856016">
        <w:tab/>
        <w:t xml:space="preserve">The utility may seek Commission approval of </w:t>
      </w:r>
      <w:proofErr w:type="gramStart"/>
      <w:r w:rsidRPr="00856016">
        <w:t>a NWA</w:t>
      </w:r>
      <w:proofErr w:type="gramEnd"/>
      <w:r w:rsidRPr="00856016">
        <w:t xml:space="preserve">, pilot, or program in its DSP application filing.  Should such </w:t>
      </w:r>
      <w:proofErr w:type="gramStart"/>
      <w:r w:rsidRPr="00856016">
        <w:t>an approval</w:t>
      </w:r>
      <w:proofErr w:type="gramEnd"/>
      <w:r w:rsidRPr="00856016">
        <w:t xml:space="preserve"> be sought, the Commission may require a hearing specifically on the NWA pilot, or program in addition to the process described in rule 3536.  The Commission may require the utility to demonstrate satisfactory compliance with appropriate benchmarks or performance metrics outlined in the Commission’s decision approving pilots, programs or NWA or other components of the DSP.  Utilities may seek approval to implement an NWA, pilot, or program not classified as major distribution grid projects without performing </w:t>
      </w:r>
      <w:proofErr w:type="gramStart"/>
      <w:r w:rsidRPr="00856016">
        <w:t>a competitive</w:t>
      </w:r>
      <w:proofErr w:type="gramEnd"/>
      <w:r w:rsidRPr="00856016">
        <w:t xml:space="preserve"> solicitation.  New pilots or programs should meet the standards and requirements set forth in paragraph 3533(a).</w:t>
      </w:r>
    </w:p>
    <w:p w14:paraId="6D41A20F" w14:textId="77777777" w:rsidR="001837E4" w:rsidRPr="00856016" w:rsidRDefault="00A51536" w:rsidP="00D926F1">
      <w:pPr>
        <w:pStyle w:val="par1"/>
      </w:pPr>
      <w:r w:rsidRPr="00856016">
        <w:t>(b)</w:t>
      </w:r>
      <w:r w:rsidRPr="00856016">
        <w:tab/>
        <w:t xml:space="preserve">A utility may seek any necessary approvals for </w:t>
      </w:r>
      <w:proofErr w:type="gramStart"/>
      <w:r w:rsidRPr="00856016">
        <w:t>a NWA</w:t>
      </w:r>
      <w:proofErr w:type="gramEnd"/>
      <w:r w:rsidRPr="00856016">
        <w:t>, pilot or program in other proceedings, including, but not limited to:</w:t>
      </w:r>
    </w:p>
    <w:p w14:paraId="09F30413" w14:textId="5DEFC487" w:rsidR="001837E4" w:rsidRPr="00856016" w:rsidRDefault="00A51536" w:rsidP="00D926F1">
      <w:pPr>
        <w:pStyle w:val="par2"/>
      </w:pPr>
      <w:r w:rsidRPr="00856016">
        <w:t>(I)</w:t>
      </w:r>
      <w:r w:rsidRPr="00856016">
        <w:tab/>
        <w:t>demand</w:t>
      </w:r>
      <w:ins w:id="398" w:author="Author">
        <w:r w:rsidR="00D768DD">
          <w:t>-</w:t>
        </w:r>
      </w:ins>
      <w:r w:rsidRPr="00856016">
        <w:t>side management planning;</w:t>
      </w:r>
    </w:p>
    <w:p w14:paraId="4AF012A9" w14:textId="77777777" w:rsidR="001837E4" w:rsidRPr="00856016" w:rsidRDefault="00A51536" w:rsidP="00D926F1">
      <w:pPr>
        <w:pStyle w:val="par2"/>
      </w:pPr>
      <w:r w:rsidRPr="00856016">
        <w:t>(II)</w:t>
      </w:r>
      <w:r w:rsidRPr="00856016">
        <w:tab/>
        <w:t>renewable energy standard compliance planning;</w:t>
      </w:r>
    </w:p>
    <w:p w14:paraId="7708BB5A" w14:textId="77777777" w:rsidR="001837E4" w:rsidRPr="00856016" w:rsidRDefault="00A51536" w:rsidP="00D926F1">
      <w:pPr>
        <w:pStyle w:val="par2"/>
      </w:pPr>
      <w:r w:rsidRPr="00856016">
        <w:t>(III)</w:t>
      </w:r>
      <w:r w:rsidRPr="00856016">
        <w:tab/>
        <w:t>transportation electrification planning; or</w:t>
      </w:r>
    </w:p>
    <w:p w14:paraId="2508635C" w14:textId="77777777" w:rsidR="001837E4" w:rsidRPr="00856016" w:rsidRDefault="00A51536" w:rsidP="00D926F1">
      <w:pPr>
        <w:pStyle w:val="par2"/>
      </w:pPr>
      <w:r w:rsidRPr="00856016">
        <w:t>(IV)</w:t>
      </w:r>
      <w:r w:rsidRPr="00856016">
        <w:tab/>
        <w:t>innovative technology pilot programs or demonstrations.</w:t>
      </w:r>
    </w:p>
    <w:p w14:paraId="4DD8770B" w14:textId="77777777" w:rsidR="001837E4" w:rsidRDefault="00A51536" w:rsidP="00D926F1">
      <w:pPr>
        <w:pStyle w:val="par1"/>
      </w:pPr>
      <w:r w:rsidRPr="00856016">
        <w:lastRenderedPageBreak/>
        <w:t>(c)</w:t>
      </w:r>
      <w:r w:rsidRPr="00856016">
        <w:tab/>
        <w:t xml:space="preserve">The Commission shall approve a utility's investment in NWAs, pilots, or programs if the Commission finds the investment to be in the public interest.  In considering whether the investment is in the public interest, the Commission shall determine whether the utility's ratepayers realize benefits from the NWA, pilot, or program and whether the associated costs are </w:t>
      </w:r>
      <w:proofErr w:type="gramStart"/>
      <w:r w:rsidRPr="00856016">
        <w:t>just and</w:t>
      </w:r>
      <w:proofErr w:type="gramEnd"/>
      <w:r w:rsidRPr="00856016">
        <w:t xml:space="preserve"> reasonable.  The utility may seek approval to implement NWAs, </w:t>
      </w:r>
      <w:proofErr w:type="gramStart"/>
      <w:r w:rsidRPr="00856016">
        <w:t>pilot</w:t>
      </w:r>
      <w:proofErr w:type="gramEnd"/>
      <w:r w:rsidRPr="00856016">
        <w:t xml:space="preserve">, or </w:t>
      </w:r>
      <w:proofErr w:type="gramStart"/>
      <w:r w:rsidRPr="00856016">
        <w:t>program</w:t>
      </w:r>
      <w:proofErr w:type="gramEnd"/>
      <w:r w:rsidRPr="00856016">
        <w:t xml:space="preserve"> not classified as major distribution grid projects without performing </w:t>
      </w:r>
      <w:proofErr w:type="gramStart"/>
      <w:r w:rsidRPr="00856016">
        <w:t>a competitive</w:t>
      </w:r>
      <w:proofErr w:type="gramEnd"/>
      <w:r w:rsidRPr="00856016">
        <w:t xml:space="preserve"> solicitation.</w:t>
      </w:r>
    </w:p>
    <w:p w14:paraId="38C13848" w14:textId="77777777" w:rsidR="001733EB" w:rsidRPr="00B15548" w:rsidRDefault="001733EB" w:rsidP="001733EB">
      <w:pPr>
        <w:pStyle w:val="par1"/>
        <w:rPr>
          <w:rFonts w:eastAsia="Arial" w:cs="Arial"/>
        </w:rPr>
      </w:pPr>
      <w:r w:rsidRPr="00B15548">
        <w:rPr>
          <w:rFonts w:eastAsia="Arial" w:cs="Arial"/>
        </w:rPr>
        <w:t>(d)</w:t>
      </w:r>
      <w:r w:rsidRPr="00B15548">
        <w:rPr>
          <w:rFonts w:eastAsia="Arial" w:cs="Arial"/>
        </w:rPr>
        <w:tab/>
        <w:t>In the application for approval of a DSP, the utility shall address how it anticipates recovering costs associated with the investments put forward in its DSP in accordance with subparagraph 3529(a)(XI).</w:t>
      </w:r>
    </w:p>
    <w:p w14:paraId="6798EAC2" w14:textId="77777777" w:rsidR="001733EB" w:rsidRPr="00B15548" w:rsidRDefault="001733EB" w:rsidP="001733EB">
      <w:pPr>
        <w:pStyle w:val="par2"/>
        <w:rPr>
          <w:rFonts w:eastAsia="Arial" w:cs="Arial"/>
        </w:rPr>
      </w:pPr>
      <w:r w:rsidRPr="00B15548">
        <w:rPr>
          <w:rFonts w:eastAsia="Arial" w:cs="Arial"/>
        </w:rPr>
        <w:t>(I)</w:t>
      </w:r>
      <w:r w:rsidRPr="00B15548">
        <w:rPr>
          <w:rFonts w:eastAsia="Arial" w:cs="Arial"/>
        </w:rPr>
        <w:tab/>
        <w:t xml:space="preserve">Investments made to implement an approved DSP shall be deemed to </w:t>
      </w:r>
      <w:proofErr w:type="gramStart"/>
      <w:r w:rsidRPr="00B15548">
        <w:rPr>
          <w:rFonts w:eastAsia="Arial" w:cs="Arial"/>
        </w:rPr>
        <w:t>made</w:t>
      </w:r>
      <w:proofErr w:type="gramEnd"/>
      <w:r w:rsidRPr="00B15548">
        <w:rPr>
          <w:rFonts w:eastAsia="Arial" w:cs="Arial"/>
        </w:rPr>
        <w:t xml:space="preserve"> in the ordinary course of business and shall be recovered through the normal implementation of the utilities rate mechanisms.</w:t>
      </w:r>
    </w:p>
    <w:p w14:paraId="7073150D" w14:textId="77777777" w:rsidR="001733EB" w:rsidRPr="00B15548" w:rsidRDefault="001733EB" w:rsidP="001733EB">
      <w:pPr>
        <w:pStyle w:val="par2"/>
        <w:rPr>
          <w:rFonts w:eastAsia="Arial" w:cs="Arial"/>
        </w:rPr>
      </w:pPr>
      <w:r w:rsidRPr="00B15548">
        <w:rPr>
          <w:rFonts w:eastAsia="Arial" w:cs="Arial"/>
        </w:rPr>
        <w:t>(II)</w:t>
      </w:r>
      <w:r w:rsidRPr="00B15548">
        <w:rPr>
          <w:rFonts w:eastAsia="Arial" w:cs="Arial"/>
        </w:rPr>
        <w:tab/>
        <w:t>The utility shall demonstrate that the investments made to implement an approved DSP do not undermine equitable access to other utility programs and do not materially impact the related utility program’s targeted performance.</w:t>
      </w:r>
    </w:p>
    <w:p w14:paraId="09FB883D" w14:textId="77777777" w:rsidR="001733EB" w:rsidRPr="00B15548" w:rsidRDefault="001733EB" w:rsidP="001733EB">
      <w:pPr>
        <w:pStyle w:val="par2"/>
        <w:rPr>
          <w:rFonts w:eastAsia="Arial" w:cs="Arial"/>
        </w:rPr>
      </w:pPr>
      <w:r w:rsidRPr="00B15548">
        <w:rPr>
          <w:rFonts w:eastAsia="Arial" w:cs="Arial"/>
        </w:rPr>
        <w:t>(III)</w:t>
      </w:r>
      <w:r w:rsidRPr="00B15548">
        <w:rPr>
          <w:rFonts w:eastAsia="Arial" w:cs="Arial"/>
        </w:rPr>
        <w:tab/>
        <w:t xml:space="preserve">The utility may propose a performance incentive for implementing any NWA, pilot, or program as a component of its cost recovery proposal.  The performance mechanism, if proposed, shall also be included as part of the cost-benefit analysis specified in rule 3535.  A performance incentive may include allocating to the utility a share of the cost- savings derived from NWA implementation as compared to </w:t>
      </w:r>
      <w:proofErr w:type="gramStart"/>
      <w:r w:rsidRPr="00B15548">
        <w:rPr>
          <w:rFonts w:eastAsia="Arial" w:cs="Arial"/>
        </w:rPr>
        <w:t>the avoided</w:t>
      </w:r>
      <w:proofErr w:type="gramEnd"/>
      <w:r w:rsidRPr="00B15548">
        <w:rPr>
          <w:rFonts w:eastAsia="Arial" w:cs="Arial"/>
        </w:rPr>
        <w:t xml:space="preserve"> capital investment.</w:t>
      </w:r>
    </w:p>
    <w:p w14:paraId="11A65106" w14:textId="77777777" w:rsidR="001733EB" w:rsidRPr="00B15548" w:rsidRDefault="001733EB" w:rsidP="001733EB">
      <w:pPr>
        <w:pStyle w:val="par2"/>
        <w:rPr>
          <w:rFonts w:eastAsia="Arial" w:cs="Arial"/>
        </w:rPr>
      </w:pPr>
      <w:r w:rsidRPr="00B15548">
        <w:rPr>
          <w:rFonts w:eastAsia="Arial" w:cs="Arial"/>
        </w:rPr>
        <w:t>(IV)</w:t>
      </w:r>
      <w:r w:rsidRPr="00B15548">
        <w:rPr>
          <w:rFonts w:eastAsia="Arial" w:cs="Arial"/>
        </w:rPr>
        <w:tab/>
        <w:t>For costs the Commission deems to be incurred outside the ordinary course of business, the utility may seek approval of a regulatory asset for recovery as part of the utility’s next rate case or may be placed in another cost recovery mechanism as proposed by the utility.  The Commission shall establish the authorized rate of return on any regulatory asset created pursuant to this paragraph.</w:t>
      </w:r>
    </w:p>
    <w:p w14:paraId="045BCACC" w14:textId="73C7F093" w:rsidR="001837E4" w:rsidRPr="00856016" w:rsidRDefault="00A51536" w:rsidP="00D926F1">
      <w:pPr>
        <w:pStyle w:val="par1"/>
      </w:pPr>
      <w:r w:rsidRPr="00856016">
        <w:t>(</w:t>
      </w:r>
      <w:r w:rsidR="001733EB">
        <w:t>e</w:t>
      </w:r>
      <w:r w:rsidRPr="00856016">
        <w:t>)</w:t>
      </w:r>
      <w:r w:rsidRPr="00856016">
        <w:tab/>
        <w:t xml:space="preserve">The Commission shall issue written decisions approving, conditioning, modifying, or rejecting the utility’s DSP filing.  The Commission may modify any plan, as appropriate, to optimize overall system costs and ratepayer benefits, to improve services derived from the distribution grid, </w:t>
      </w:r>
      <w:del w:id="399" w:author="Author">
        <w:r w:rsidRPr="00856016">
          <w:delText xml:space="preserve">and </w:delText>
        </w:r>
      </w:del>
      <w:r w:rsidRPr="00856016">
        <w:t>to achieve state policy goals pursuant to rule 3526</w:t>
      </w:r>
      <w:ins w:id="400" w:author="Author">
        <w:r w:rsidRPr="00856016">
          <w:t>, or to address the criteria in § 40-2-132.5(5)(d), C.R.S</w:t>
        </w:r>
      </w:ins>
      <w:r w:rsidRPr="00856016">
        <w:t>.</w:t>
      </w:r>
      <w:del w:id="401" w:author="Author">
        <w:r w:rsidRPr="00856016">
          <w:delText>These decisions create a presumption that utility actions consistent with the decisions are prudent.</w:delText>
        </w:r>
      </w:del>
    </w:p>
    <w:p w14:paraId="507FB9DE" w14:textId="307B040E" w:rsidR="001837E4" w:rsidRPr="00856016" w:rsidRDefault="00A51536" w:rsidP="00D926F1">
      <w:pPr>
        <w:pStyle w:val="par1"/>
      </w:pPr>
      <w:r w:rsidRPr="00856016">
        <w:lastRenderedPageBreak/>
        <w:t>(</w:t>
      </w:r>
      <w:r w:rsidR="001733EB">
        <w:t>f</w:t>
      </w:r>
      <w:r w:rsidRPr="00856016">
        <w:t>)</w:t>
      </w:r>
      <w:r w:rsidRPr="00856016">
        <w:tab/>
        <w:t>The utility shall file a final DSP, which may include required modifications, within 60 days of the Commission’s final decision.</w:t>
      </w:r>
    </w:p>
    <w:p w14:paraId="4F0A579C" w14:textId="77777777" w:rsidR="001837E4" w:rsidRPr="00856016" w:rsidRDefault="00A51536" w:rsidP="00D926F1">
      <w:pPr>
        <w:pStyle w:val="Title3"/>
      </w:pPr>
      <w:bookmarkStart w:id="402" w:name="_Toc235617295"/>
      <w:r w:rsidRPr="00856016">
        <w:t>3539.</w:t>
      </w:r>
      <w:r w:rsidRPr="00856016">
        <w:tab/>
        <w:t>Security Assessment.</w:t>
      </w:r>
      <w:bookmarkEnd w:id="402"/>
    </w:p>
    <w:p w14:paraId="5ACFCCF8" w14:textId="77777777" w:rsidR="001837E4" w:rsidRPr="00856016" w:rsidRDefault="00A51536" w:rsidP="00D926F1">
      <w:pPr>
        <w:pStyle w:val="par1"/>
      </w:pPr>
      <w:r w:rsidRPr="00856016">
        <w:t>(a)</w:t>
      </w:r>
      <w:r w:rsidRPr="00856016">
        <w:tab/>
        <w:t>The utility shall provide a narrative assessment of the reliability and resilience of the distribution grid with respect to cybersecurity and physical security, including:</w:t>
      </w:r>
    </w:p>
    <w:p w14:paraId="70F72301" w14:textId="77777777" w:rsidR="001837E4" w:rsidRPr="00856016" w:rsidRDefault="00A51536" w:rsidP="00D926F1">
      <w:pPr>
        <w:pStyle w:val="par2"/>
      </w:pPr>
      <w:r w:rsidRPr="00856016">
        <w:t>(I)</w:t>
      </w:r>
      <w:r w:rsidRPr="00856016">
        <w:tab/>
      </w:r>
      <w:proofErr w:type="gramStart"/>
      <w:r w:rsidRPr="00856016">
        <w:t>current status</w:t>
      </w:r>
      <w:proofErr w:type="gramEnd"/>
      <w:r w:rsidRPr="00856016">
        <w:t xml:space="preserve"> of distribution grid reliability and plans for improving reliability, including areas of the grid where reliability problems have been identified, with plans for resolving them.  Distribution grid reliability metrics (SAIDI and SAIFI at a minimum) should be </w:t>
      </w:r>
      <w:proofErr w:type="gramStart"/>
      <w:r w:rsidRPr="00856016">
        <w:t>provided for</w:t>
      </w:r>
      <w:proofErr w:type="gramEnd"/>
      <w:r w:rsidRPr="00856016">
        <w:t xml:space="preserve"> each year for the past three years for each substation;</w:t>
      </w:r>
    </w:p>
    <w:p w14:paraId="5406C031" w14:textId="77777777" w:rsidR="001837E4" w:rsidRPr="00856016" w:rsidRDefault="00A51536" w:rsidP="00D926F1">
      <w:pPr>
        <w:pStyle w:val="par2"/>
      </w:pPr>
      <w:r w:rsidRPr="00856016">
        <w:t>(II)</w:t>
      </w:r>
      <w:r w:rsidRPr="00856016">
        <w:tab/>
        <w:t>list of major outages, including cause and duration, involving 10,000 customers or more for each year for the past three years;</w:t>
      </w:r>
    </w:p>
    <w:p w14:paraId="2208081F" w14:textId="77777777" w:rsidR="001837E4" w:rsidRPr="00856016" w:rsidRDefault="00A51536" w:rsidP="00D926F1">
      <w:pPr>
        <w:pStyle w:val="par2"/>
      </w:pPr>
      <w:r w:rsidRPr="00856016">
        <w:t>(III)</w:t>
      </w:r>
      <w:r w:rsidRPr="00856016">
        <w:tab/>
        <w:t>analysis of cyber security issues or other threats to the distribution system and what efforts the utility is taking to ensure the distribution system is secure;</w:t>
      </w:r>
    </w:p>
    <w:p w14:paraId="292C4B74" w14:textId="77777777" w:rsidR="001837E4" w:rsidRPr="00856016" w:rsidRDefault="00A51536" w:rsidP="00D926F1">
      <w:pPr>
        <w:pStyle w:val="par2"/>
      </w:pPr>
      <w:r w:rsidRPr="00856016">
        <w:t>(IV)</w:t>
      </w:r>
      <w:r w:rsidRPr="00856016">
        <w:tab/>
        <w:t>analysis of risks by substation posed by natural disasters such as wildfires, floods, severe storms, and a detailed description of efforts the utility is taking to increase system resiliency in the response to these risks;</w:t>
      </w:r>
    </w:p>
    <w:p w14:paraId="235771D7" w14:textId="77777777" w:rsidR="001837E4" w:rsidRPr="00856016" w:rsidRDefault="00A51536" w:rsidP="00D926F1">
      <w:pPr>
        <w:pStyle w:val="par2"/>
      </w:pPr>
      <w:r w:rsidRPr="00856016">
        <w:t>(V)</w:t>
      </w:r>
      <w:r w:rsidRPr="00856016">
        <w:tab/>
        <w:t>other plans aimed at improving distribution system resiliency; and</w:t>
      </w:r>
    </w:p>
    <w:p w14:paraId="6CB710A1" w14:textId="77777777" w:rsidR="001837E4" w:rsidRPr="00856016" w:rsidRDefault="00A51536" w:rsidP="00D926F1">
      <w:pPr>
        <w:pStyle w:val="par2"/>
      </w:pPr>
      <w:r w:rsidRPr="00856016">
        <w:t>(VI)</w:t>
      </w:r>
      <w:r w:rsidRPr="00856016">
        <w:tab/>
        <w:t>any pilots or programs, existing or proposed, aimed at increasing reliability and resiliency, using microgrids or other technology, should be discussed within the Grid Innovation section of the Phase I DSP, as described in rule 3533.</w:t>
      </w:r>
    </w:p>
    <w:p w14:paraId="4605F449" w14:textId="77777777" w:rsidR="001837E4" w:rsidRPr="00856016" w:rsidRDefault="00A51536" w:rsidP="00D926F1">
      <w:pPr>
        <w:pStyle w:val="par2"/>
      </w:pPr>
      <w:r w:rsidRPr="00856016">
        <w:t>(VII)</w:t>
      </w:r>
      <w:r w:rsidRPr="00856016">
        <w:tab/>
        <w:t xml:space="preserve">The utility may </w:t>
      </w:r>
      <w:proofErr w:type="gramStart"/>
      <w:r w:rsidRPr="00856016">
        <w:t>incorporate</w:t>
      </w:r>
      <w:proofErr w:type="gramEnd"/>
      <w:r w:rsidRPr="00856016">
        <w:t xml:space="preserve"> by reference any other filings or applications made to the Commission that are relevant to a discussion of distribution system reliability and resilience.</w:t>
      </w:r>
    </w:p>
    <w:p w14:paraId="6D7981D6" w14:textId="77777777" w:rsidR="001837E4" w:rsidRPr="00856016" w:rsidRDefault="00A51536" w:rsidP="00D926F1">
      <w:pPr>
        <w:pStyle w:val="Title3"/>
      </w:pPr>
      <w:bookmarkStart w:id="403" w:name="_Toc235617296"/>
      <w:r w:rsidRPr="00856016">
        <w:t>3540.</w:t>
      </w:r>
      <w:r w:rsidRPr="00856016">
        <w:tab/>
        <w:t>Data Access, Privacy and Confidentiality.</w:t>
      </w:r>
      <w:bookmarkEnd w:id="403"/>
    </w:p>
    <w:p w14:paraId="6976EF78" w14:textId="77777777" w:rsidR="001837E4" w:rsidRPr="00856016" w:rsidRDefault="00A51536" w:rsidP="00D926F1">
      <w:pPr>
        <w:pStyle w:val="par1"/>
      </w:pPr>
      <w:r w:rsidRPr="00856016">
        <w:t>(a)</w:t>
      </w:r>
      <w:r w:rsidRPr="00856016">
        <w:tab/>
        <w:t>The utility shall disclose data necessary to implement these rules with appropriate levels of protection, considering sensitivity and public benefit.  The utility shall identify and address the treatment of sensitive information in consideration of the objectives of DSP and as required by these rules.</w:t>
      </w:r>
    </w:p>
    <w:p w14:paraId="12CDAAD5" w14:textId="77777777" w:rsidR="001837E4" w:rsidRPr="00856016" w:rsidRDefault="00A51536" w:rsidP="00D926F1">
      <w:pPr>
        <w:pStyle w:val="par1"/>
      </w:pPr>
      <w:r w:rsidRPr="00856016">
        <w:lastRenderedPageBreak/>
        <w:t>(b)</w:t>
      </w:r>
      <w:r w:rsidRPr="00856016">
        <w:tab/>
        <w:t>The utility shall not disclose personal information, as defined in paragraph 1004(x), or customer data, as defined in paragraph 3001(k).  Paragraph 3033(b) shall not apply to data releases under this rule.</w:t>
      </w:r>
    </w:p>
    <w:p w14:paraId="771F77DB" w14:textId="77777777" w:rsidR="001837E4" w:rsidRPr="00856016" w:rsidRDefault="00A51536" w:rsidP="00D926F1">
      <w:pPr>
        <w:pStyle w:val="par1"/>
      </w:pPr>
      <w:r w:rsidRPr="00856016">
        <w:t>(c)</w:t>
      </w:r>
      <w:r w:rsidRPr="00856016">
        <w:tab/>
        <w:t xml:space="preserve">In each DSP application filing made pursuant to rule 3529, the utility shall file a list of the information related to the resource plan proceeding that the utility claims </w:t>
      </w:r>
      <w:proofErr w:type="gramStart"/>
      <w:r w:rsidRPr="00856016">
        <w:t>is</w:t>
      </w:r>
      <w:proofErr w:type="gramEnd"/>
      <w:r w:rsidRPr="00856016">
        <w:t xml:space="preserve"> confidential and a list of the information that the utility claims is highly confidential, and its proposed treatment of the information.  For good cause shown, the utility may seek to protect information as confidential or highly confidential by filing the appropriate motion under rule 1101 of the Commission’s Rules of Practice and Procedure in a timely manner.</w:t>
      </w:r>
    </w:p>
    <w:p w14:paraId="0D45FB88" w14:textId="77777777" w:rsidR="001837E4" w:rsidRPr="00856016" w:rsidRDefault="00A51536" w:rsidP="00D926F1">
      <w:pPr>
        <w:pStyle w:val="Title3"/>
      </w:pPr>
      <w:bookmarkStart w:id="404" w:name="_Toc235617297"/>
      <w:r w:rsidRPr="00856016">
        <w:t>3541.</w:t>
      </w:r>
      <w:r w:rsidRPr="00856016">
        <w:tab/>
        <w:t>Web Portal.</w:t>
      </w:r>
      <w:bookmarkEnd w:id="404"/>
    </w:p>
    <w:p w14:paraId="50CF4455" w14:textId="02DB2DF3" w:rsidR="001837E4" w:rsidRPr="00856016" w:rsidRDefault="00A51536" w:rsidP="00D926F1">
      <w:pPr>
        <w:pStyle w:val="par1"/>
      </w:pPr>
      <w:r w:rsidRPr="00856016">
        <w:t>(a)</w:t>
      </w:r>
      <w:r w:rsidRPr="00856016">
        <w:tab/>
        <w:t>The utility shall make available a web portal that provide</w:t>
      </w:r>
      <w:ins w:id="405" w:author="Author">
        <w:r w:rsidRPr="00856016">
          <w:t>s</w:t>
        </w:r>
      </w:ins>
      <w:r w:rsidRPr="00856016">
        <w:t xml:space="preserve"> map-based and tabular data that is publicly available or access-restricted as further defined under this rule.  Such web </w:t>
      </w:r>
      <w:proofErr w:type="gramStart"/>
      <w:r w:rsidRPr="00856016">
        <w:t>portal</w:t>
      </w:r>
      <w:proofErr w:type="gramEnd"/>
      <w:r w:rsidRPr="00856016">
        <w:t xml:space="preserve"> shall be designed to meet the objectives of the DSP </w:t>
      </w:r>
      <w:proofErr w:type="gramStart"/>
      <w:r w:rsidRPr="00856016">
        <w:t>and shall</w:t>
      </w:r>
      <w:proofErr w:type="gramEnd"/>
      <w:r w:rsidRPr="00856016">
        <w:t xml:space="preserve"> allow users to download data in tabular and geospatial formats</w:t>
      </w:r>
    </w:p>
    <w:p w14:paraId="3A7D4600" w14:textId="77777777" w:rsidR="001837E4" w:rsidRPr="00856016" w:rsidRDefault="00A51536" w:rsidP="00D926F1">
      <w:pPr>
        <w:pStyle w:val="par1"/>
      </w:pPr>
      <w:r w:rsidRPr="00856016">
        <w:t>(b)</w:t>
      </w:r>
      <w:r w:rsidRPr="00856016">
        <w:tab/>
        <w:t>The utility may only deny access to its web portal if visitors and/or registrants violate the terms of service or other agreed upon terms of access.  To ensure the appropriate level of protection of sensitive information, the utility may require visitors to the web portal to take actions, including:</w:t>
      </w:r>
    </w:p>
    <w:p w14:paraId="72F32EA9" w14:textId="77777777" w:rsidR="001837E4" w:rsidRPr="00856016" w:rsidRDefault="00A51536" w:rsidP="00D926F1">
      <w:pPr>
        <w:pStyle w:val="par2"/>
      </w:pPr>
      <w:r w:rsidRPr="00856016">
        <w:t>(I)</w:t>
      </w:r>
      <w:r w:rsidRPr="00856016">
        <w:tab/>
        <w:t>requiring visitors to acknowledge terms of service associated with its use, provided those terms do not preclude academic or public policy purposes; and</w:t>
      </w:r>
    </w:p>
    <w:p w14:paraId="7652003A" w14:textId="77777777" w:rsidR="001837E4" w:rsidRPr="00856016" w:rsidRDefault="00A51536" w:rsidP="00D926F1">
      <w:pPr>
        <w:pStyle w:val="par2"/>
      </w:pPr>
      <w:r w:rsidRPr="00856016">
        <w:t>(II)</w:t>
      </w:r>
      <w:r w:rsidRPr="00856016">
        <w:tab/>
        <w:t>establishing registration processes, including the creation of a username and password, and/or the use of multifactor authentication for access to sensitive information.</w:t>
      </w:r>
    </w:p>
    <w:p w14:paraId="42DFB492" w14:textId="3A42CDC8" w:rsidR="001837E4" w:rsidRPr="00856016" w:rsidRDefault="00A51536" w:rsidP="00D926F1">
      <w:pPr>
        <w:pStyle w:val="par1"/>
      </w:pPr>
      <w:ins w:id="406" w:author="Author">
        <w:r w:rsidRPr="00856016">
          <w:t>(c)</w:t>
        </w:r>
        <w:r w:rsidRPr="00856016">
          <w:tab/>
          <w:t xml:space="preserve">The utility may not deny or condition access to its web portal by requiring a registrant to sign a non-disclosure agreement. </w:t>
        </w:r>
        <w:r w:rsidR="00D926F1">
          <w:t xml:space="preserve"> </w:t>
        </w:r>
        <w:r w:rsidRPr="00856016">
          <w:t>A utility shall not make access to its web portal contingent on terms restricting the sharing of data (including for commercial purposes), or on unduly burdensome indemnification provisions.</w:t>
        </w:r>
      </w:ins>
    </w:p>
    <w:p w14:paraId="1B1F167D" w14:textId="58737222" w:rsidR="001837E4" w:rsidRPr="00856016" w:rsidRDefault="00A51536" w:rsidP="00D926F1">
      <w:pPr>
        <w:pStyle w:val="par1"/>
      </w:pPr>
      <w:r w:rsidRPr="00856016">
        <w:t>(</w:t>
      </w:r>
      <w:ins w:id="407" w:author="Author">
        <w:r w:rsidR="00D926F1">
          <w:t>d</w:t>
        </w:r>
      </w:ins>
      <w:del w:id="408" w:author="Author">
        <w:r w:rsidRPr="00856016" w:rsidDel="00D926F1">
          <w:delText>c</w:delText>
        </w:r>
      </w:del>
      <w:r w:rsidRPr="00856016">
        <w:t>)</w:t>
      </w:r>
      <w:r w:rsidRPr="00856016">
        <w:tab/>
        <w:t>A web portal shall include at least the following information:</w:t>
      </w:r>
    </w:p>
    <w:p w14:paraId="12AE7DE6" w14:textId="76FD01A7" w:rsidR="001837E4" w:rsidRPr="00856016" w:rsidRDefault="00A51536" w:rsidP="00D926F1">
      <w:pPr>
        <w:pStyle w:val="par2"/>
      </w:pPr>
      <w:r w:rsidRPr="00856016">
        <w:t>(I)</w:t>
      </w:r>
      <w:r w:rsidRPr="00856016">
        <w:tab/>
        <w:t>consistent with subparagraph 3531(a)(II), the utility’s hosting capacity analysis;</w:t>
      </w:r>
    </w:p>
    <w:p w14:paraId="4B2094C8" w14:textId="77777777" w:rsidR="001837E4" w:rsidRPr="00856016" w:rsidRDefault="00A51536" w:rsidP="00D926F1">
      <w:pPr>
        <w:pStyle w:val="par2"/>
      </w:pPr>
      <w:r w:rsidRPr="00856016">
        <w:lastRenderedPageBreak/>
        <w:t>(II)</w:t>
      </w:r>
      <w:r w:rsidRPr="00856016">
        <w:tab/>
        <w:t>publicly available summaries, data, or links to existing information on the utility’s website related to programs approved by the Commission that address the deployment of DERs, including, without limitation, pilots, tariffs, and incentives; and</w:t>
      </w:r>
    </w:p>
    <w:p w14:paraId="3BF88749" w14:textId="77777777" w:rsidR="001837E4" w:rsidRPr="00856016" w:rsidRDefault="00A51536" w:rsidP="00D926F1">
      <w:pPr>
        <w:pStyle w:val="par2"/>
      </w:pPr>
      <w:r w:rsidRPr="00856016">
        <w:t>(III)</w:t>
      </w:r>
      <w:r w:rsidRPr="00856016">
        <w:tab/>
        <w:t>any additional content as directed by the Commission.</w:t>
      </w:r>
    </w:p>
    <w:p w14:paraId="486AD210" w14:textId="74ABC9F4" w:rsidR="001837E4" w:rsidRPr="00856016" w:rsidRDefault="00A51536" w:rsidP="00D926F1">
      <w:pPr>
        <w:pStyle w:val="par1"/>
      </w:pPr>
      <w:r w:rsidRPr="00856016">
        <w:t>(</w:t>
      </w:r>
      <w:ins w:id="409" w:author="Author">
        <w:r w:rsidR="00D926F1">
          <w:t>e</w:t>
        </w:r>
      </w:ins>
      <w:del w:id="410" w:author="Author">
        <w:r w:rsidRPr="00856016" w:rsidDel="00D926F1">
          <w:delText>d</w:delText>
        </w:r>
      </w:del>
      <w:r w:rsidRPr="00856016">
        <w:t>)</w:t>
      </w:r>
      <w:r w:rsidRPr="00856016">
        <w:tab/>
        <w:t>Implementation of the web portal.</w:t>
      </w:r>
    </w:p>
    <w:p w14:paraId="450981C9" w14:textId="77777777" w:rsidR="001837E4" w:rsidRPr="00856016" w:rsidRDefault="00A51536" w:rsidP="00D926F1">
      <w:pPr>
        <w:pStyle w:val="par2"/>
      </w:pPr>
      <w:r w:rsidRPr="00856016">
        <w:t>(I)</w:t>
      </w:r>
      <w:r w:rsidRPr="00856016">
        <w:tab/>
        <w:t>Prior to filing its first DSP application pursuant to rule 3529, the utility shall engage potential users of the web portal from multiple sectors to develop a proposal for implementation of the web portal to be filed with the application.</w:t>
      </w:r>
    </w:p>
    <w:p w14:paraId="18C4CAEC" w14:textId="77777777" w:rsidR="001837E4" w:rsidRPr="00856016" w:rsidRDefault="00A51536" w:rsidP="00D926F1">
      <w:pPr>
        <w:pStyle w:val="par2"/>
      </w:pPr>
      <w:r w:rsidRPr="00856016">
        <w:t>(II)</w:t>
      </w:r>
      <w:r w:rsidRPr="00856016">
        <w:tab/>
        <w:t>In its first DSP application pursuant to rule 3529, the utility shall present a proposal and timeline for developing a web portal that meets the requirements of this rule and includes:</w:t>
      </w:r>
    </w:p>
    <w:p w14:paraId="50A97D79" w14:textId="77777777" w:rsidR="001837E4" w:rsidRPr="00856016" w:rsidRDefault="00A51536" w:rsidP="00D926F1">
      <w:pPr>
        <w:pStyle w:val="par3"/>
      </w:pPr>
      <w:r w:rsidRPr="00856016">
        <w:t>(A)</w:t>
      </w:r>
      <w:r w:rsidRPr="00856016">
        <w:tab/>
        <w:t>a summary of its process for identifying and engaging potential users of the web portal and the results of that process;</w:t>
      </w:r>
    </w:p>
    <w:p w14:paraId="113F7E93" w14:textId="77777777" w:rsidR="001837E4" w:rsidRPr="00856016" w:rsidRDefault="00A51536" w:rsidP="00D926F1">
      <w:pPr>
        <w:pStyle w:val="par3"/>
      </w:pPr>
      <w:r w:rsidRPr="00856016">
        <w:t>(B)</w:t>
      </w:r>
      <w:r w:rsidRPr="00856016">
        <w:tab/>
        <w:t>a description of use cases that will be implemented through the web portal to meet the objectives of DSP;</w:t>
      </w:r>
    </w:p>
    <w:p w14:paraId="4BE78B4B" w14:textId="77777777" w:rsidR="001837E4" w:rsidRPr="00856016" w:rsidRDefault="00A51536" w:rsidP="00D926F1">
      <w:pPr>
        <w:pStyle w:val="par3"/>
      </w:pPr>
      <w:r w:rsidRPr="00856016">
        <w:t>(C)</w:t>
      </w:r>
      <w:r w:rsidRPr="00856016">
        <w:tab/>
        <w:t>an evaluation of the data required in a DSP application pursuant to rule 3529 that addresses what data will be provided on the web portal and at what level of granularity, an evaluation of the risks and benefits associated with providing such data, proposals for treatment of sensitive information, and identifying any data for which confidential or highly confidential treatment is sought under the process provided in paragraph 3540(c);</w:t>
      </w:r>
    </w:p>
    <w:p w14:paraId="0CD79770" w14:textId="77777777" w:rsidR="001837E4" w:rsidRPr="00856016" w:rsidRDefault="00A51536" w:rsidP="00D926F1">
      <w:pPr>
        <w:pStyle w:val="par3"/>
      </w:pPr>
      <w:r w:rsidRPr="00856016">
        <w:t>(D)</w:t>
      </w:r>
      <w:r w:rsidRPr="00856016">
        <w:tab/>
        <w:t>a proposal for providing functionalities that enhance the user experience, such as color-coding of substations, circuits, and feeders or ability to change the year of the data being displayed;</w:t>
      </w:r>
    </w:p>
    <w:p w14:paraId="45D95956" w14:textId="77777777" w:rsidR="001837E4" w:rsidRPr="00856016" w:rsidRDefault="00A51536" w:rsidP="00D926F1">
      <w:pPr>
        <w:pStyle w:val="par3"/>
      </w:pPr>
      <w:r w:rsidRPr="00856016">
        <w:t>(E)</w:t>
      </w:r>
      <w:r w:rsidRPr="00856016">
        <w:tab/>
        <w:t>a proposal for what information is currently available and can be provided on a web portal and what information requires approval by the Commission for incorporation onto a web portal;</w:t>
      </w:r>
    </w:p>
    <w:p w14:paraId="3E45142E" w14:textId="77777777" w:rsidR="001837E4" w:rsidRPr="00856016" w:rsidRDefault="00A51536" w:rsidP="00D926F1">
      <w:pPr>
        <w:pStyle w:val="par3"/>
      </w:pPr>
      <w:r w:rsidRPr="00856016">
        <w:t>(F)</w:t>
      </w:r>
      <w:r w:rsidRPr="00856016">
        <w:tab/>
        <w:t>a proposal for updating data provided through the web portal, specifically addressing the quarterly updating of the utility’s hosting capacity analysis as described in subparagraph 3531(a)(II);</w:t>
      </w:r>
    </w:p>
    <w:p w14:paraId="7B23FDAD" w14:textId="77777777" w:rsidR="001837E4" w:rsidRPr="00856016" w:rsidRDefault="00A51536" w:rsidP="00D926F1">
      <w:pPr>
        <w:pStyle w:val="par3"/>
      </w:pPr>
      <w:r w:rsidRPr="00856016">
        <w:lastRenderedPageBreak/>
        <w:t>(G)</w:t>
      </w:r>
      <w:r w:rsidRPr="00856016">
        <w:tab/>
        <w:t>a proposal for enabling Application Programming Interface (API) capabilities where reasonable and appropriate; and</w:t>
      </w:r>
    </w:p>
    <w:p w14:paraId="2EC7D54D" w14:textId="77777777" w:rsidR="001837E4" w:rsidRPr="00856016" w:rsidRDefault="00A51536" w:rsidP="00D926F1">
      <w:pPr>
        <w:pStyle w:val="par3"/>
      </w:pPr>
      <w:r w:rsidRPr="00856016">
        <w:t>(H)</w:t>
      </w:r>
      <w:r w:rsidRPr="00856016">
        <w:tab/>
        <w:t>a proposal for collecting user feedback on an ongoing basis.</w:t>
      </w:r>
    </w:p>
    <w:p w14:paraId="434EC3C3" w14:textId="5A11D3AB" w:rsidR="001837E4" w:rsidRPr="00856016" w:rsidRDefault="00A51536" w:rsidP="00D926F1">
      <w:pPr>
        <w:pStyle w:val="par2"/>
      </w:pPr>
      <w:r w:rsidRPr="00856016">
        <w:t>(III)</w:t>
      </w:r>
      <w:r w:rsidRPr="00856016">
        <w:tab/>
        <w:t>In subsequent DSP application proceedings, the utility shall provide an update on the status of implementing the web portal and any proposed changes to functionality and treatment of data.  Prior to each application pursuant to rule 3529, the utility is encouraged to engage with stakeholders including users of the web portal, to identify changes.</w:t>
      </w:r>
    </w:p>
    <w:p w14:paraId="3FB8F30C" w14:textId="77777777" w:rsidR="001837E4" w:rsidRPr="00856016" w:rsidRDefault="00A51536" w:rsidP="00D926F1">
      <w:pPr>
        <w:pStyle w:val="par2"/>
      </w:pPr>
      <w:r w:rsidRPr="00856016">
        <w:t>(IV)</w:t>
      </w:r>
      <w:r w:rsidRPr="00856016">
        <w:tab/>
        <w:t>The utility shall file an annual compliance report in the most recent DSP application proceeding that provides an update on the status of implementing the web portal, summarizes user feedback, and describes how the utility addressed that feedback, including any updates or revisions to the functionality of the web portal that are anticipated to occur prior to its next DSP application filing.</w:t>
      </w:r>
    </w:p>
    <w:p w14:paraId="3550D9B8" w14:textId="39FBFE32" w:rsidR="001837E4" w:rsidRPr="00856016" w:rsidRDefault="00A51536" w:rsidP="00D926F1">
      <w:pPr>
        <w:pStyle w:val="par2"/>
      </w:pPr>
      <w:ins w:id="411" w:author="Author">
        <w:r w:rsidRPr="00856016">
          <w:t>(V)</w:t>
        </w:r>
        <w:r w:rsidR="00D926F1">
          <w:tab/>
        </w:r>
        <w:r w:rsidRPr="00856016">
          <w:t>The hosting capacity analysis shall be updated on an ongoing basis, no less frequently than monthly.</w:t>
        </w:r>
      </w:ins>
    </w:p>
    <w:p w14:paraId="6A06E558" w14:textId="5AFF5D76" w:rsidR="001837E4" w:rsidRPr="00856016" w:rsidRDefault="00A51536">
      <w:pPr>
        <w:pStyle w:val="Title3"/>
        <w:pPrChange w:id="412" w:author="Author">
          <w:pPr>
            <w:pStyle w:val="Heading2"/>
          </w:pPr>
        </w:pPrChange>
      </w:pPr>
      <w:bookmarkStart w:id="413" w:name="_Toc235617298"/>
      <w:r w:rsidRPr="00856016">
        <w:t>3542.</w:t>
      </w:r>
      <w:r w:rsidRPr="00856016">
        <w:tab/>
      </w:r>
      <w:del w:id="414" w:author="Author">
        <w:r w:rsidRPr="00856016">
          <w:delText xml:space="preserve">Evaluation and </w:delText>
        </w:r>
      </w:del>
      <w:r w:rsidRPr="00856016">
        <w:t>Reporting.</w:t>
      </w:r>
      <w:bookmarkEnd w:id="413"/>
    </w:p>
    <w:p w14:paraId="259940F4" w14:textId="79D85B33" w:rsidR="001837E4" w:rsidRPr="00856016" w:rsidDel="001733EB" w:rsidRDefault="00A51536">
      <w:pPr>
        <w:pStyle w:val="par1"/>
        <w:rPr>
          <w:del w:id="415" w:author="Author"/>
        </w:rPr>
        <w:pPrChange w:id="416" w:author="Author">
          <w:pPr>
            <w:pBdr>
              <w:top w:val="nil"/>
              <w:left w:val="nil"/>
              <w:bottom w:val="nil"/>
              <w:right w:val="nil"/>
              <w:between w:val="nil"/>
            </w:pBdr>
            <w:tabs>
              <w:tab w:val="left" w:pos="720"/>
              <w:tab w:val="left" w:pos="1440"/>
              <w:tab w:val="left" w:pos="2160"/>
            </w:tabs>
            <w:spacing w:before="240" w:after="0" w:line="240" w:lineRule="auto"/>
            <w:ind w:left="720" w:hanging="720"/>
          </w:pPr>
        </w:pPrChange>
      </w:pPr>
      <w:del w:id="417" w:author="Author">
        <w:r w:rsidRPr="00856016">
          <w:delText>(a)</w:delText>
        </w:r>
        <w:r w:rsidRPr="00856016">
          <w:tab/>
          <w:delText>An assessment of the existing distribution system, as described in rule 3531.</w:delText>
        </w:r>
      </w:del>
    </w:p>
    <w:p w14:paraId="035D9E45" w14:textId="17D8E3B4" w:rsidR="001837E4" w:rsidRPr="00856016" w:rsidDel="001733EB" w:rsidRDefault="00A51536">
      <w:pPr>
        <w:pStyle w:val="par1"/>
        <w:rPr>
          <w:del w:id="418" w:author="Author"/>
        </w:rPr>
        <w:pPrChange w:id="419" w:author="Author">
          <w:pPr>
            <w:pBdr>
              <w:top w:val="nil"/>
              <w:left w:val="nil"/>
              <w:bottom w:val="nil"/>
              <w:right w:val="nil"/>
              <w:between w:val="nil"/>
            </w:pBdr>
            <w:tabs>
              <w:tab w:val="left" w:pos="720"/>
              <w:tab w:val="left" w:pos="1440"/>
              <w:tab w:val="left" w:pos="2160"/>
            </w:tabs>
            <w:spacing w:before="240" w:after="0" w:line="240" w:lineRule="auto"/>
            <w:ind w:left="720" w:hanging="720"/>
          </w:pPr>
        </w:pPrChange>
      </w:pPr>
      <w:del w:id="420" w:author="Author">
        <w:r w:rsidRPr="00856016">
          <w:delText>(b)</w:delText>
        </w:r>
        <w:r w:rsidRPr="00856016">
          <w:tab/>
          <w:delText>An assessment of Distribution Grid Security, as described in rule 3539.</w:delText>
        </w:r>
      </w:del>
    </w:p>
    <w:p w14:paraId="398D7770" w14:textId="0F113902" w:rsidR="001837E4" w:rsidRPr="00856016" w:rsidRDefault="00A51536">
      <w:pPr>
        <w:pStyle w:val="par1"/>
        <w:pPrChange w:id="421" w:author="Author">
          <w:pPr>
            <w:pBdr>
              <w:top w:val="nil"/>
              <w:left w:val="nil"/>
              <w:bottom w:val="nil"/>
              <w:right w:val="nil"/>
              <w:between w:val="nil"/>
            </w:pBdr>
            <w:tabs>
              <w:tab w:val="left" w:pos="720"/>
              <w:tab w:val="left" w:pos="1440"/>
              <w:tab w:val="left" w:pos="2160"/>
            </w:tabs>
            <w:spacing w:before="240" w:after="0" w:line="240" w:lineRule="auto"/>
            <w:ind w:left="720" w:hanging="720"/>
          </w:pPr>
        </w:pPrChange>
      </w:pPr>
      <w:r w:rsidRPr="00856016">
        <w:t>(</w:t>
      </w:r>
      <w:del w:id="422" w:author="Author">
        <w:r w:rsidRPr="00856016">
          <w:delText>c</w:delText>
        </w:r>
      </w:del>
      <w:ins w:id="423" w:author="Author">
        <w:r w:rsidRPr="00856016">
          <w:t>a</w:t>
        </w:r>
      </w:ins>
      <w:r w:rsidRPr="00856016">
        <w:t>)</w:t>
      </w:r>
      <w:r w:rsidRPr="00856016">
        <w:tab/>
        <w:t>Starting with its second DSP application, the utility shall describe the past implementation of NWAs, a review of the NWA cost benefit analysis methodology used, as well as proposed performance metrics and benchmarks to track successful implementation of the plan.</w:t>
      </w:r>
    </w:p>
    <w:p w14:paraId="032BCA46" w14:textId="4373956E" w:rsidR="001837E4" w:rsidRPr="00856016" w:rsidRDefault="00A51536">
      <w:pPr>
        <w:pStyle w:val="par1"/>
        <w:pPrChange w:id="424" w:author="Author">
          <w:pPr>
            <w:pBdr>
              <w:top w:val="nil"/>
              <w:left w:val="nil"/>
              <w:bottom w:val="nil"/>
              <w:right w:val="nil"/>
              <w:between w:val="nil"/>
            </w:pBdr>
            <w:tabs>
              <w:tab w:val="left" w:pos="720"/>
              <w:tab w:val="left" w:pos="1440"/>
              <w:tab w:val="left" w:pos="2160"/>
            </w:tabs>
            <w:spacing w:before="240" w:after="0" w:line="240" w:lineRule="auto"/>
            <w:ind w:left="720" w:hanging="720"/>
          </w:pPr>
        </w:pPrChange>
      </w:pPr>
      <w:r w:rsidRPr="00856016">
        <w:t>(</w:t>
      </w:r>
      <w:ins w:id="425" w:author="Author">
        <w:r w:rsidRPr="00856016">
          <w:t>b</w:t>
        </w:r>
      </w:ins>
      <w:del w:id="426" w:author="Author">
        <w:r w:rsidRPr="00856016">
          <w:delText>d</w:delText>
        </w:r>
      </w:del>
      <w:r w:rsidRPr="00856016">
        <w:t>)</w:t>
      </w:r>
      <w:r w:rsidRPr="00856016">
        <w:tab/>
        <w:t xml:space="preserve">The utility shall report lessons learned from the DSP process and identify ways to improve methodologies through research before the next </w:t>
      </w:r>
      <w:ins w:id="427" w:author="Author">
        <w:r w:rsidRPr="00856016">
          <w:t xml:space="preserve">DSP </w:t>
        </w:r>
      </w:ins>
      <w:r w:rsidRPr="00856016">
        <w:t>filing.</w:t>
      </w:r>
    </w:p>
    <w:p w14:paraId="41FB96F4" w14:textId="2B5A194E" w:rsidR="001837E4" w:rsidRPr="00856016" w:rsidRDefault="00A51536">
      <w:pPr>
        <w:pStyle w:val="par1"/>
        <w:pPrChange w:id="428" w:author="Author">
          <w:pPr>
            <w:pBdr>
              <w:top w:val="nil"/>
              <w:left w:val="nil"/>
              <w:bottom w:val="nil"/>
              <w:right w:val="nil"/>
              <w:between w:val="nil"/>
            </w:pBdr>
            <w:tabs>
              <w:tab w:val="left" w:pos="720"/>
              <w:tab w:val="left" w:pos="1440"/>
              <w:tab w:val="left" w:pos="2160"/>
            </w:tabs>
            <w:spacing w:before="240" w:after="0" w:line="240" w:lineRule="auto"/>
            <w:ind w:left="720" w:hanging="720"/>
          </w:pPr>
        </w:pPrChange>
      </w:pPr>
      <w:r w:rsidRPr="00856016">
        <w:t>(</w:t>
      </w:r>
      <w:ins w:id="429" w:author="Author">
        <w:r w:rsidRPr="00856016">
          <w:t>c</w:t>
        </w:r>
      </w:ins>
      <w:del w:id="430" w:author="Author">
        <w:r w:rsidRPr="00856016">
          <w:delText>e</w:delText>
        </w:r>
      </w:del>
      <w:r w:rsidRPr="00856016">
        <w:t>)</w:t>
      </w:r>
      <w:r w:rsidRPr="00856016">
        <w:tab/>
        <w:t>Should the utility receive approval for an NWA, a DSP related pilot, or a DSP-related program in a proceeding other than a DSP application, for active projects the utility shall provide in subsequent DSPs:</w:t>
      </w:r>
    </w:p>
    <w:p w14:paraId="6BDAD8F8" w14:textId="77777777" w:rsidR="001837E4" w:rsidRPr="00856016" w:rsidRDefault="00A51536" w:rsidP="00D926F1">
      <w:pPr>
        <w:pStyle w:val="par2"/>
      </w:pPr>
      <w:r w:rsidRPr="00856016">
        <w:t>(I)</w:t>
      </w:r>
      <w:r w:rsidRPr="00856016">
        <w:tab/>
        <w:t>the name of the project;</w:t>
      </w:r>
    </w:p>
    <w:p w14:paraId="45C29A21" w14:textId="77777777" w:rsidR="001837E4" w:rsidRPr="00856016" w:rsidRDefault="00A51536" w:rsidP="00D926F1">
      <w:pPr>
        <w:pStyle w:val="par2"/>
      </w:pPr>
      <w:r w:rsidRPr="00856016">
        <w:t>(II)</w:t>
      </w:r>
      <w:r w:rsidRPr="00856016">
        <w:tab/>
        <w:t>a brief description of the project;</w:t>
      </w:r>
    </w:p>
    <w:p w14:paraId="559FBD87" w14:textId="77777777" w:rsidR="001837E4" w:rsidRPr="00856016" w:rsidRDefault="00A51536" w:rsidP="00D926F1">
      <w:pPr>
        <w:pStyle w:val="par2"/>
      </w:pPr>
      <w:r w:rsidRPr="00856016">
        <w:lastRenderedPageBreak/>
        <w:t>(III)</w:t>
      </w:r>
      <w:r w:rsidRPr="00856016">
        <w:tab/>
        <w:t xml:space="preserve">the number of the </w:t>
      </w:r>
      <w:proofErr w:type="gramStart"/>
      <w:r w:rsidRPr="00856016">
        <w:t>proceeding</w:t>
      </w:r>
      <w:proofErr w:type="gramEnd"/>
      <w:r w:rsidRPr="00856016">
        <w:t xml:space="preserve"> in which the utility is seeking or has received approval for the project;</w:t>
      </w:r>
    </w:p>
    <w:p w14:paraId="6C36C034" w14:textId="77777777" w:rsidR="001837E4" w:rsidRPr="00856016" w:rsidRDefault="00A51536" w:rsidP="00D926F1">
      <w:pPr>
        <w:pStyle w:val="par2"/>
      </w:pPr>
      <w:r w:rsidRPr="00856016">
        <w:t>(IV)</w:t>
      </w:r>
      <w:r w:rsidRPr="00856016">
        <w:tab/>
        <w:t>the number(s) of any other proceedings that contain reporting for the project;</w:t>
      </w:r>
    </w:p>
    <w:p w14:paraId="0B7874C5" w14:textId="77777777" w:rsidR="001837E4" w:rsidRPr="00856016" w:rsidRDefault="00A51536" w:rsidP="00D926F1">
      <w:pPr>
        <w:pStyle w:val="par2"/>
      </w:pPr>
      <w:r w:rsidRPr="00856016">
        <w:t>(V)</w:t>
      </w:r>
      <w:r w:rsidRPr="00856016">
        <w:tab/>
        <w:t>the date of project approval, if applicable;</w:t>
      </w:r>
    </w:p>
    <w:p w14:paraId="27245002" w14:textId="77777777" w:rsidR="001837E4" w:rsidRPr="00856016" w:rsidRDefault="00A51536" w:rsidP="00D926F1">
      <w:pPr>
        <w:pStyle w:val="par2"/>
      </w:pPr>
      <w:r w:rsidRPr="00856016">
        <w:t>(VI)</w:t>
      </w:r>
      <w:r w:rsidRPr="00856016">
        <w:tab/>
        <w:t>the total proposed or approved budget; and</w:t>
      </w:r>
    </w:p>
    <w:p w14:paraId="371E172C" w14:textId="77777777" w:rsidR="001837E4" w:rsidRPr="00856016" w:rsidRDefault="00A51536" w:rsidP="00D926F1">
      <w:pPr>
        <w:pStyle w:val="par2"/>
      </w:pPr>
      <w:r w:rsidRPr="00856016">
        <w:t>(VII)</w:t>
      </w:r>
      <w:r w:rsidRPr="00856016">
        <w:tab/>
        <w:t>a description of the proposed or approved budget by funding source.</w:t>
      </w:r>
    </w:p>
    <w:p w14:paraId="186BC08A" w14:textId="41077093" w:rsidR="001837E4" w:rsidRPr="00856016" w:rsidRDefault="00A51536">
      <w:pPr>
        <w:pStyle w:val="par1"/>
        <w:pPrChange w:id="431" w:author="Author">
          <w:pPr>
            <w:pBdr>
              <w:top w:val="nil"/>
              <w:left w:val="nil"/>
              <w:bottom w:val="nil"/>
              <w:right w:val="nil"/>
              <w:between w:val="nil"/>
            </w:pBdr>
            <w:tabs>
              <w:tab w:val="left" w:pos="720"/>
              <w:tab w:val="left" w:pos="1440"/>
              <w:tab w:val="left" w:pos="2160"/>
            </w:tabs>
            <w:spacing w:before="240" w:after="0" w:line="240" w:lineRule="auto"/>
            <w:ind w:left="720" w:hanging="720"/>
          </w:pPr>
        </w:pPrChange>
      </w:pPr>
      <w:proofErr w:type="gramStart"/>
      <w:ins w:id="432" w:author="Author">
        <w:r w:rsidRPr="00856016">
          <w:t>(d)</w:t>
        </w:r>
        <w:r w:rsidRPr="00856016">
          <w:tab/>
          <w:t>By</w:t>
        </w:r>
        <w:proofErr w:type="gramEnd"/>
        <w:r w:rsidRPr="00856016">
          <w:t xml:space="preserve"> April 1 of each year, the utility shall file a report with the Commission in the most recently approved DSP proceeding, and the utility shall post it to their respective websites. </w:t>
        </w:r>
        <w:r w:rsidR="00D926F1">
          <w:t xml:space="preserve"> </w:t>
        </w:r>
        <w:r w:rsidRPr="00856016">
          <w:t>The report shall include, for the previous year:</w:t>
        </w:r>
      </w:ins>
    </w:p>
    <w:p w14:paraId="78C62188" w14:textId="62FC28E7" w:rsidR="001837E4" w:rsidRPr="00856016" w:rsidRDefault="00A51536" w:rsidP="00D926F1">
      <w:pPr>
        <w:pStyle w:val="par2"/>
      </w:pPr>
      <w:ins w:id="433" w:author="Author">
        <w:r w:rsidRPr="00856016">
          <w:t>(I)</w:t>
        </w:r>
        <w:r w:rsidRPr="00856016">
          <w:tab/>
        </w:r>
        <w:r w:rsidR="00CF72CC" w:rsidRPr="00856016">
          <w:t>budgeted and actual investment by category of cost recovery;</w:t>
        </w:r>
      </w:ins>
    </w:p>
    <w:p w14:paraId="64014F79" w14:textId="236FA3F2" w:rsidR="001837E4" w:rsidRPr="00856016" w:rsidRDefault="00CF72CC" w:rsidP="00D926F1">
      <w:pPr>
        <w:pStyle w:val="par2"/>
      </w:pPr>
      <w:ins w:id="434" w:author="Author">
        <w:r w:rsidRPr="00856016">
          <w:t>(</w:t>
        </w:r>
        <w:r w:rsidR="00D926F1">
          <w:t>II</w:t>
        </w:r>
        <w:r w:rsidRPr="00856016">
          <w:t>)</w:t>
        </w:r>
        <w:r w:rsidRPr="00856016">
          <w:tab/>
          <w:t>budgeted and actual feeder miles improved, poles replaced, feeder miles undergrounded, and substations/transformers improved/replaced;</w:t>
        </w:r>
      </w:ins>
    </w:p>
    <w:p w14:paraId="2152B28B" w14:textId="19026C32" w:rsidR="001837E4" w:rsidRPr="00856016" w:rsidRDefault="00CF72CC" w:rsidP="00D926F1">
      <w:pPr>
        <w:pStyle w:val="par2"/>
      </w:pPr>
      <w:ins w:id="435" w:author="Author">
        <w:r w:rsidRPr="00856016">
          <w:t>(</w:t>
        </w:r>
        <w:r w:rsidR="00D926F1">
          <w:t>III)</w:t>
        </w:r>
        <w:r w:rsidRPr="00856016">
          <w:tab/>
          <w:t>budgeted and actual residential and commercial customers energized;</w:t>
        </w:r>
      </w:ins>
    </w:p>
    <w:p w14:paraId="7C985350" w14:textId="31A33E60" w:rsidR="001837E4" w:rsidRPr="00856016" w:rsidRDefault="00CF72CC" w:rsidP="00D926F1">
      <w:pPr>
        <w:pStyle w:val="par2"/>
      </w:pPr>
      <w:ins w:id="436" w:author="Author">
        <w:r w:rsidRPr="00856016">
          <w:t>(</w:t>
        </w:r>
        <w:r w:rsidR="00D926F1">
          <w:t>IV</w:t>
        </w:r>
        <w:r w:rsidRPr="00856016">
          <w:t>)</w:t>
        </w:r>
        <w:r w:rsidRPr="00856016">
          <w:tab/>
          <w:t xml:space="preserve">budgeted </w:t>
        </w:r>
        <w:r w:rsidR="00A51536" w:rsidRPr="00856016">
          <w:t>and actual distributed generation systems interconnected;</w:t>
        </w:r>
      </w:ins>
    </w:p>
    <w:p w14:paraId="7AC11593" w14:textId="6587FC56" w:rsidR="001837E4" w:rsidRPr="00856016" w:rsidRDefault="00A51536" w:rsidP="00D926F1">
      <w:pPr>
        <w:pStyle w:val="par2"/>
      </w:pPr>
      <w:ins w:id="437" w:author="Author">
        <w:r w:rsidRPr="00856016">
          <w:t>(V)</w:t>
        </w:r>
        <w:r w:rsidRPr="00856016">
          <w:tab/>
          <w:t>VPP implementers, customers and MW signed up via VPP program;</w:t>
        </w:r>
      </w:ins>
    </w:p>
    <w:p w14:paraId="5C65AFCC" w14:textId="080BEE31" w:rsidR="001837E4" w:rsidRPr="00856016" w:rsidRDefault="00A51536" w:rsidP="00D926F1">
      <w:pPr>
        <w:pStyle w:val="par2"/>
      </w:pPr>
      <w:ins w:id="438" w:author="Author">
        <w:r w:rsidRPr="00856016">
          <w:t>(VI)</w:t>
        </w:r>
        <w:r w:rsidRPr="00856016">
          <w:tab/>
        </w:r>
        <w:r w:rsidR="00CF72CC" w:rsidRPr="00856016">
          <w:t>a thorough review of VPP milestones and testing metrics;</w:t>
        </w:r>
      </w:ins>
    </w:p>
    <w:p w14:paraId="441607A4" w14:textId="6C5AEA90" w:rsidR="001837E4" w:rsidRPr="00856016" w:rsidRDefault="00CF72CC" w:rsidP="00D926F1">
      <w:pPr>
        <w:pStyle w:val="par2"/>
      </w:pPr>
      <w:ins w:id="439" w:author="Author">
        <w:r w:rsidRPr="00856016">
          <w:t>(</w:t>
        </w:r>
        <w:r w:rsidR="00D926F1">
          <w:t>VII</w:t>
        </w:r>
        <w:r w:rsidRPr="00856016">
          <w:t>)</w:t>
        </w:r>
        <w:r w:rsidRPr="00856016">
          <w:tab/>
          <w:t>a comparison of the costs presented to customers for conceptual and formal interconnection and energization applications to the corresponding final costs</w:t>
        </w:r>
        <w:r w:rsidR="00A51536" w:rsidRPr="00856016">
          <w:t>, where applicable;</w:t>
        </w:r>
      </w:ins>
    </w:p>
    <w:p w14:paraId="1C2FF2F3" w14:textId="5479C67E" w:rsidR="001837E4" w:rsidRPr="00856016" w:rsidRDefault="00A51536" w:rsidP="00D926F1">
      <w:pPr>
        <w:pStyle w:val="par2"/>
      </w:pPr>
      <w:ins w:id="440" w:author="Author">
        <w:r w:rsidRPr="00856016">
          <w:t>(VIII)</w:t>
        </w:r>
        <w:r w:rsidRPr="00856016">
          <w:tab/>
          <w:t>the mean, median, and standard deviation times from receipt of a substantially complete energization request to the energization of the service;</w:t>
        </w:r>
      </w:ins>
    </w:p>
    <w:p w14:paraId="76881BFB" w14:textId="5A240816" w:rsidR="001837E4" w:rsidRPr="00856016" w:rsidRDefault="00A51536" w:rsidP="00D926F1">
      <w:pPr>
        <w:pStyle w:val="par2"/>
      </w:pPr>
      <w:ins w:id="441" w:author="Author">
        <w:r w:rsidRPr="00856016">
          <w:t>(IX)</w:t>
        </w:r>
        <w:r w:rsidRPr="00856016">
          <w:tab/>
        </w:r>
        <w:r w:rsidR="00CF72CC" w:rsidRPr="00856016">
          <w:t>a summary and explanation of actual energization timelines during the reporting period compared to commission-approved average energization targets;</w:t>
        </w:r>
      </w:ins>
    </w:p>
    <w:p w14:paraId="5EA665DE" w14:textId="4D6C21E3" w:rsidR="001837E4" w:rsidRPr="00856016" w:rsidRDefault="00CF72CC" w:rsidP="00D926F1">
      <w:pPr>
        <w:pStyle w:val="par2"/>
      </w:pPr>
      <w:ins w:id="442" w:author="Author">
        <w:r w:rsidRPr="00856016">
          <w:t>(</w:t>
        </w:r>
        <w:r w:rsidR="00D926F1">
          <w:t>X</w:t>
        </w:r>
        <w:r w:rsidRPr="00856016">
          <w:t>)</w:t>
        </w:r>
        <w:r w:rsidRPr="00856016">
          <w:tab/>
          <w:t>a description of any steps and/or outcomes that precede the formal energization process;</w:t>
        </w:r>
      </w:ins>
    </w:p>
    <w:p w14:paraId="309ECEE4" w14:textId="090BE7A2" w:rsidR="001837E4" w:rsidRPr="00856016" w:rsidRDefault="00CF72CC" w:rsidP="00D926F1">
      <w:pPr>
        <w:pStyle w:val="par2"/>
      </w:pPr>
      <w:ins w:id="443" w:author="Author">
        <w:r w:rsidRPr="00856016">
          <w:lastRenderedPageBreak/>
          <w:t>(</w:t>
        </w:r>
        <w:r w:rsidR="00D926F1">
          <w:t>XI</w:t>
        </w:r>
        <w:r w:rsidRPr="00856016">
          <w:t>)</w:t>
        </w:r>
        <w:r w:rsidRPr="00856016">
          <w:tab/>
          <w:t xml:space="preserve">a comparison </w:t>
        </w:r>
        <w:r w:rsidR="00A51536" w:rsidRPr="00856016">
          <w:t xml:space="preserve">of planned utility engineering and programming staff needed now and in the future </w:t>
        </w:r>
        <w:proofErr w:type="gramStart"/>
        <w:r w:rsidR="00A51536" w:rsidRPr="00856016">
          <w:t>in order to</w:t>
        </w:r>
        <w:proofErr w:type="gramEnd"/>
        <w:r w:rsidR="00A51536" w:rsidRPr="00856016">
          <w:t xml:space="preserve"> timely interconnect DERs and energize new service connections on the distribution system, consistent with </w:t>
        </w:r>
        <w:r w:rsidR="002834F9">
          <w:t>r</w:t>
        </w:r>
        <w:r w:rsidR="00A51536" w:rsidRPr="00856016">
          <w:t>ule 3544, to actual staff levels;</w:t>
        </w:r>
      </w:ins>
    </w:p>
    <w:p w14:paraId="5773C11E" w14:textId="77D179F3" w:rsidR="001837E4" w:rsidRPr="00856016" w:rsidRDefault="00A51536" w:rsidP="00D926F1">
      <w:pPr>
        <w:pStyle w:val="par2"/>
      </w:pPr>
      <w:ins w:id="444" w:author="Author">
        <w:r w:rsidRPr="00856016">
          <w:t>(XII)</w:t>
        </w:r>
        <w:r w:rsidRPr="00856016">
          <w:tab/>
          <w:t>the mean, and median, and standard deviation time for responding to a request for cost projection from new construction home customers;</w:t>
        </w:r>
      </w:ins>
    </w:p>
    <w:p w14:paraId="0EC46FE5" w14:textId="3052F196" w:rsidR="001837E4" w:rsidRPr="00856016" w:rsidRDefault="00A51536" w:rsidP="00D926F1">
      <w:pPr>
        <w:pStyle w:val="par2"/>
      </w:pPr>
      <w:ins w:id="445" w:author="Author">
        <w:r w:rsidRPr="00856016">
          <w:t>(XIII)</w:t>
        </w:r>
        <w:r w:rsidR="00CF72CC" w:rsidRPr="00856016">
          <w:tab/>
          <w:t>average and median projected and actual construction timelines for completing a new construction home service request;</w:t>
        </w:r>
      </w:ins>
    </w:p>
    <w:p w14:paraId="21056F6C" w14:textId="6C403DD3" w:rsidR="001837E4" w:rsidRPr="00856016" w:rsidRDefault="00CF72CC" w:rsidP="00D926F1">
      <w:pPr>
        <w:pStyle w:val="par2"/>
      </w:pPr>
      <w:ins w:id="446" w:author="Author">
        <w:r w:rsidRPr="00856016">
          <w:t>(</w:t>
        </w:r>
        <w:r w:rsidR="00000DD0">
          <w:t>XIV</w:t>
        </w:r>
        <w:r w:rsidRPr="00856016">
          <w:t>)</w:t>
        </w:r>
        <w:r w:rsidRPr="00856016">
          <w:tab/>
          <w:t xml:space="preserve">a summary of constraints </w:t>
        </w:r>
        <w:r w:rsidR="00A51536" w:rsidRPr="00856016">
          <w:t>and obstacles associated with delays to projected construction schedules for new construction homes;</w:t>
        </w:r>
      </w:ins>
    </w:p>
    <w:p w14:paraId="689043CB" w14:textId="53A3E97A" w:rsidR="001837E4" w:rsidRPr="00856016" w:rsidRDefault="00A51536" w:rsidP="00D926F1">
      <w:pPr>
        <w:pStyle w:val="par2"/>
      </w:pPr>
      <w:ins w:id="447" w:author="Author">
        <w:r w:rsidRPr="00856016">
          <w:t>(XV)</w:t>
        </w:r>
        <w:r w:rsidRPr="00856016">
          <w:tab/>
          <w:t>a comparison of the average projected costs of constructing grid upgrades associated with new construction projects to the actual construction costs for those projects; and</w:t>
        </w:r>
      </w:ins>
    </w:p>
    <w:p w14:paraId="0185C07B" w14:textId="738A3D2A" w:rsidR="001837E4" w:rsidRPr="00856016" w:rsidRDefault="00A51536" w:rsidP="00D926F1">
      <w:pPr>
        <w:pStyle w:val="par2"/>
      </w:pPr>
      <w:ins w:id="448" w:author="Author">
        <w:r w:rsidRPr="00856016">
          <w:t>(XVI)</w:t>
        </w:r>
        <w:r w:rsidRPr="00856016">
          <w:tab/>
        </w:r>
        <w:r w:rsidR="00CF72CC" w:rsidRPr="00856016">
          <w:t xml:space="preserve">any </w:t>
        </w:r>
        <w:r w:rsidRPr="00856016">
          <w:t>other information required in the most recent Commission DSP decision.</w:t>
        </w:r>
      </w:ins>
    </w:p>
    <w:p w14:paraId="0335DA39" w14:textId="531A3013" w:rsidR="001837E4" w:rsidRPr="00856016" w:rsidRDefault="00A51536" w:rsidP="00000DD0">
      <w:pPr>
        <w:pStyle w:val="Title3"/>
      </w:pPr>
      <w:bookmarkStart w:id="449" w:name="_Toc235617299"/>
      <w:ins w:id="450" w:author="Author">
        <w:r w:rsidRPr="00856016">
          <w:t>3543.</w:t>
        </w:r>
        <w:r w:rsidRPr="00856016">
          <w:tab/>
          <w:t>Cost Recovery.</w:t>
        </w:r>
      </w:ins>
      <w:bookmarkEnd w:id="449"/>
    </w:p>
    <w:p w14:paraId="44015E47" w14:textId="273471C1" w:rsidR="001837E4" w:rsidRPr="00856016" w:rsidRDefault="00A51536" w:rsidP="00000DD0">
      <w:pPr>
        <w:pStyle w:val="par1"/>
      </w:pPr>
      <w:ins w:id="451" w:author="Author">
        <w:r w:rsidRPr="00856016">
          <w:t>(a)</w:t>
        </w:r>
        <w:r w:rsidRPr="00856016">
          <w:tab/>
          <w:t>In the application for approval of a DSP, the utility shall address how it anticipates recovering costs associated with the investments put forward in its DSP in accordance with subparagraph 3529(a)(XI).</w:t>
        </w:r>
      </w:ins>
    </w:p>
    <w:p w14:paraId="038A9728" w14:textId="31714FAE" w:rsidR="001837E4" w:rsidRPr="00856016" w:rsidRDefault="00A51536" w:rsidP="00000DD0">
      <w:pPr>
        <w:pStyle w:val="par2"/>
      </w:pPr>
      <w:ins w:id="452" w:author="Author">
        <w:r w:rsidRPr="00856016">
          <w:t>(I)</w:t>
        </w:r>
        <w:r w:rsidRPr="00856016">
          <w:tab/>
          <w:t>The utility shall demonstrate that the investments made to implement an approved DSP do not undermine equitable access to other utility programs and do not materially impact the related utility program’s targeted performance.</w:t>
        </w:r>
      </w:ins>
    </w:p>
    <w:p w14:paraId="76D59E16" w14:textId="7B855E34" w:rsidR="001837E4" w:rsidRPr="00856016" w:rsidRDefault="00A51536" w:rsidP="00000DD0">
      <w:pPr>
        <w:pStyle w:val="par2"/>
      </w:pPr>
      <w:ins w:id="453" w:author="Author">
        <w:r w:rsidRPr="00856016">
          <w:t>(II)</w:t>
        </w:r>
        <w:r w:rsidRPr="00856016">
          <w:tab/>
          <w:t xml:space="preserve">The utility may propose a performance incentive for implementing any NWA, pilot, or program as a component of its cost recovery proposal.  The performance mechanism, if proposed, shall also be included as part of the cost-benefit analysis specified in rule 3535.  A performance incentive may include allocating to the utility a share of the cost- savings derived from NWA implementation as compared to </w:t>
        </w:r>
        <w:proofErr w:type="gramStart"/>
        <w:r w:rsidRPr="00856016">
          <w:t>the avoided</w:t>
        </w:r>
        <w:proofErr w:type="gramEnd"/>
        <w:r w:rsidRPr="00856016">
          <w:t xml:space="preserve"> capital investment.</w:t>
        </w:r>
      </w:ins>
    </w:p>
    <w:p w14:paraId="7C1EB9E9" w14:textId="55799728" w:rsidR="001837E4" w:rsidRPr="00856016" w:rsidRDefault="00A51536" w:rsidP="00000DD0">
      <w:pPr>
        <w:pStyle w:val="par1"/>
      </w:pPr>
      <w:ins w:id="454" w:author="Author">
        <w:r w:rsidRPr="00856016">
          <w:t>(b)</w:t>
        </w:r>
        <w:r w:rsidRPr="00856016">
          <w:tab/>
          <w:t>An investor-owned utility serving 500,000 customers or more shall propose a Grid Modernization Adjustment Clause (GMAC) to recover costs for distribution activities proposed within the DSP.</w:t>
        </w:r>
      </w:ins>
    </w:p>
    <w:p w14:paraId="41CF0CAA" w14:textId="5FDC1D83" w:rsidR="001837E4" w:rsidRPr="00856016" w:rsidRDefault="00A51536" w:rsidP="00000DD0">
      <w:pPr>
        <w:pStyle w:val="par2"/>
      </w:pPr>
      <w:ins w:id="455" w:author="Author">
        <w:r w:rsidRPr="00856016">
          <w:lastRenderedPageBreak/>
          <w:t>(</w:t>
        </w:r>
        <w:r w:rsidR="00CF72CC" w:rsidRPr="00856016">
          <w:t>I</w:t>
        </w:r>
        <w:r w:rsidRPr="00856016">
          <w:t>)</w:t>
        </w:r>
        <w:r w:rsidRPr="00856016">
          <w:tab/>
          <w:t>Type 1 distribution activities shall be recovered through the GMAC.</w:t>
        </w:r>
      </w:ins>
    </w:p>
    <w:p w14:paraId="3F25BAB0" w14:textId="16E0EB72" w:rsidR="001837E4" w:rsidRPr="00856016" w:rsidRDefault="00A51536" w:rsidP="00000DD0">
      <w:pPr>
        <w:pStyle w:val="par2"/>
      </w:pPr>
      <w:ins w:id="456" w:author="Author">
        <w:r w:rsidRPr="00856016">
          <w:t>(</w:t>
        </w:r>
        <w:r w:rsidR="00CF72CC" w:rsidRPr="00856016">
          <w:t>II</w:t>
        </w:r>
        <w:r w:rsidRPr="00856016">
          <w:t>)</w:t>
        </w:r>
        <w:r w:rsidRPr="00856016">
          <w:tab/>
          <w:t xml:space="preserve">Type 2 distribution activities may only be recovered via the GMAC if the utility meets the criteria established in the performance-based framework described in </w:t>
        </w:r>
        <w:r w:rsidR="00000DD0">
          <w:t>r</w:t>
        </w:r>
        <w:r w:rsidRPr="00856016">
          <w:t xml:space="preserve">ule 3545, </w:t>
        </w:r>
        <w:r w:rsidR="006B60FF" w:rsidRPr="00856016">
          <w:t>as potentially modified by the Commission in a subsequent</w:t>
        </w:r>
        <w:r w:rsidR="00000DD0">
          <w:t xml:space="preserve"> </w:t>
        </w:r>
        <w:r w:rsidR="006B60FF" w:rsidRPr="00856016">
          <w:t>proceeding.</w:t>
        </w:r>
      </w:ins>
    </w:p>
    <w:p w14:paraId="2577BF1E" w14:textId="60A4D589" w:rsidR="001837E4" w:rsidRPr="00856016" w:rsidRDefault="00A51536" w:rsidP="00000DD0">
      <w:pPr>
        <w:pStyle w:val="par2"/>
      </w:pPr>
      <w:ins w:id="457" w:author="Author">
        <w:r w:rsidRPr="00856016">
          <w:t>(</w:t>
        </w:r>
        <w:r w:rsidR="00CF72CC" w:rsidRPr="00856016">
          <w:t>III</w:t>
        </w:r>
        <w:r w:rsidRPr="00856016">
          <w:t>)</w:t>
        </w:r>
        <w:r w:rsidRPr="00856016">
          <w:tab/>
          <w:t>GMAC recovery shall exclude costs for wholesale customers with rates under federal jurisdiction and customers that do not take distribution service from the utility.</w:t>
        </w:r>
      </w:ins>
    </w:p>
    <w:p w14:paraId="7DEB98D1" w14:textId="77D91A07" w:rsidR="001837E4" w:rsidRPr="00856016" w:rsidRDefault="00A51536" w:rsidP="00000DD0">
      <w:pPr>
        <w:pStyle w:val="par2"/>
      </w:pPr>
      <w:ins w:id="458" w:author="Author">
        <w:r w:rsidRPr="00856016">
          <w:t>(</w:t>
        </w:r>
        <w:r w:rsidR="00CF72CC" w:rsidRPr="00856016">
          <w:t>IV</w:t>
        </w:r>
        <w:r w:rsidRPr="00856016">
          <w:t>)</w:t>
        </w:r>
        <w:r w:rsidRPr="00856016">
          <w:tab/>
          <w:t>GMAC recovery shall exclude prudently incurred costs that have already been included in the utility’s base rates via a final rate case order.</w:t>
        </w:r>
      </w:ins>
    </w:p>
    <w:p w14:paraId="52528F99" w14:textId="0AD57AEB" w:rsidR="001837E4" w:rsidRPr="00856016" w:rsidRDefault="00A51536" w:rsidP="00000DD0">
      <w:pPr>
        <w:pStyle w:val="par2"/>
      </w:pPr>
      <w:ins w:id="459" w:author="Author">
        <w:r w:rsidRPr="00856016">
          <w:t>(</w:t>
        </w:r>
        <w:r w:rsidR="00CF72CC" w:rsidRPr="00856016">
          <w:t>V</w:t>
        </w:r>
        <w:r w:rsidRPr="00856016">
          <w:t>)</w:t>
        </w:r>
        <w:r w:rsidRPr="00856016">
          <w:tab/>
          <w:t xml:space="preserve">Annual filing. </w:t>
        </w:r>
        <w:r w:rsidR="00000DD0">
          <w:t xml:space="preserve"> </w:t>
        </w:r>
        <w:r w:rsidRPr="00856016">
          <w:t xml:space="preserve">The utility shall submit a GMAC advice letter filing by November 1 of each year that includes the qualifying distribution activities and other distribution activities for the next twelve months that have been approved pursuant to </w:t>
        </w:r>
        <w:r w:rsidR="00000DD0">
          <w:t>paragraph</w:t>
        </w:r>
        <w:r w:rsidRPr="00856016">
          <w:t xml:space="preserve"> 3538(d). </w:t>
        </w:r>
        <w:r w:rsidR="00000DD0">
          <w:t xml:space="preserve"> </w:t>
        </w:r>
        <w:r w:rsidRPr="00856016">
          <w:t xml:space="preserve">The advice letter shall have an effective date of January 1 of the subsequent calendar year. </w:t>
        </w:r>
        <w:r w:rsidR="00000DD0">
          <w:t xml:space="preserve"> </w:t>
        </w:r>
        <w:r w:rsidRPr="00856016">
          <w:t xml:space="preserve">The </w:t>
        </w:r>
        <w:proofErr w:type="gramStart"/>
        <w:r w:rsidRPr="00856016">
          <w:t>advice letter</w:t>
        </w:r>
        <w:proofErr w:type="gramEnd"/>
        <w:r w:rsidRPr="00856016">
          <w:t xml:space="preserve"> shall include a return on qualifying distribution activities that matches the utility’s most recently approved Weighted Average Cost of Capital (WACC).</w:t>
        </w:r>
      </w:ins>
    </w:p>
    <w:p w14:paraId="0E508FCE" w14:textId="38107B26" w:rsidR="001837E4" w:rsidRPr="00856016" w:rsidRDefault="00A51536" w:rsidP="00000DD0">
      <w:pPr>
        <w:pStyle w:val="par2"/>
      </w:pPr>
      <w:ins w:id="460" w:author="Author">
        <w:r w:rsidRPr="00856016">
          <w:t>(</w:t>
        </w:r>
        <w:r w:rsidR="00CF72CC" w:rsidRPr="00856016">
          <w:t>VI</w:t>
        </w:r>
        <w:r w:rsidRPr="00856016">
          <w:t>)</w:t>
        </w:r>
        <w:r w:rsidRPr="00856016">
          <w:tab/>
          <w:t xml:space="preserve">The utility shall submit a true-up filing by April 1 each year. </w:t>
        </w:r>
        <w:r w:rsidR="00000DD0">
          <w:t xml:space="preserve"> </w:t>
        </w:r>
        <w:r w:rsidRPr="00856016">
          <w:t xml:space="preserve">Qualifying distribution activity costs recovered via the GMAC are subject to a true-up of any positive or negative balances recovered or credited in the subsequent year. </w:t>
        </w:r>
        <w:r w:rsidR="00000DD0">
          <w:t xml:space="preserve"> </w:t>
        </w:r>
        <w:r w:rsidRPr="00856016">
          <w:t xml:space="preserve">The Commission shall approve and apply appropriate financing costs to the positive or negative balances. </w:t>
        </w:r>
        <w:r w:rsidR="00000DD0">
          <w:t xml:space="preserve"> </w:t>
        </w:r>
        <w:r w:rsidRPr="00856016">
          <w:t>Financing costs may differ between positive and negative balances.</w:t>
        </w:r>
      </w:ins>
    </w:p>
    <w:p w14:paraId="43A9950C" w14:textId="377DCE5D" w:rsidR="001837E4" w:rsidRPr="00856016" w:rsidRDefault="00A51536" w:rsidP="00000DD0">
      <w:pPr>
        <w:pStyle w:val="Title3"/>
      </w:pPr>
      <w:bookmarkStart w:id="461" w:name="_Toc235617300"/>
      <w:ins w:id="462" w:author="Author">
        <w:r w:rsidRPr="00856016">
          <w:t>3544.</w:t>
        </w:r>
        <w:r w:rsidRPr="00856016">
          <w:tab/>
          <w:t>Staffing and Labor Analysis.</w:t>
        </w:r>
      </w:ins>
      <w:del w:id="463" w:author="Author">
        <w:r w:rsidRPr="00856016">
          <w:delText xml:space="preserve"> </w:delText>
        </w:r>
      </w:del>
      <w:bookmarkEnd w:id="461"/>
    </w:p>
    <w:p w14:paraId="5BC7C493" w14:textId="4F06B0B8" w:rsidR="001837E4" w:rsidRPr="00856016" w:rsidRDefault="00A51536" w:rsidP="00000DD0">
      <w:pPr>
        <w:pStyle w:val="par1"/>
      </w:pPr>
      <w:ins w:id="464" w:author="Author">
        <w:r w:rsidRPr="00856016">
          <w:t>(a)</w:t>
        </w:r>
        <w:r w:rsidRPr="00856016">
          <w:rPr>
            <w:b/>
            <w:bCs/>
          </w:rPr>
          <w:tab/>
        </w:r>
        <w:r w:rsidRPr="00856016">
          <w:t xml:space="preserve">A utility shall submit a staffing </w:t>
        </w:r>
        <w:proofErr w:type="gramStart"/>
        <w:r w:rsidRPr="00856016">
          <w:t>plan</w:t>
        </w:r>
        <w:proofErr w:type="gramEnd"/>
        <w:r w:rsidRPr="00856016">
          <w:t xml:space="preserve"> and workforce needs analysis in its DSP that includes:</w:t>
        </w:r>
      </w:ins>
    </w:p>
    <w:p w14:paraId="19CD25BA" w14:textId="687A8EA3" w:rsidR="001837E4" w:rsidRPr="00856016" w:rsidRDefault="00A51536" w:rsidP="00000DD0">
      <w:pPr>
        <w:pStyle w:val="par2"/>
      </w:pPr>
      <w:ins w:id="465" w:author="Author">
        <w:r w:rsidRPr="00856016">
          <w:t>(I)</w:t>
        </w:r>
        <w:r w:rsidRPr="00856016">
          <w:tab/>
        </w:r>
        <w:r w:rsidR="0054491E">
          <w:t>a d</w:t>
        </w:r>
        <w:r w:rsidRPr="00856016">
          <w:t>etailed analysis of its current levels of qualified staff to implement the DSP, organized by job classification and distinguishing between staff focused on operations and maintenance and those focused on capital projects;</w:t>
        </w:r>
      </w:ins>
    </w:p>
    <w:p w14:paraId="6E2D20BE" w14:textId="7A983211" w:rsidR="001837E4" w:rsidRPr="00856016" w:rsidRDefault="00A51536" w:rsidP="00000DD0">
      <w:pPr>
        <w:pStyle w:val="par2"/>
      </w:pPr>
      <w:ins w:id="466" w:author="Author">
        <w:r w:rsidRPr="00856016">
          <w:t>(II)</w:t>
        </w:r>
        <w:r w:rsidRPr="00856016">
          <w:tab/>
          <w:t xml:space="preserve">an evaluation of future overall and incremental qualified staffing needs, organized by job classification and </w:t>
        </w:r>
        <w:r w:rsidR="00BE7D7A" w:rsidRPr="00856016">
          <w:t xml:space="preserve">identifying annual costs associated </w:t>
        </w:r>
        <w:r w:rsidR="00BE7D7A" w:rsidRPr="00856016">
          <w:lastRenderedPageBreak/>
          <w:t xml:space="preserve">with both </w:t>
        </w:r>
        <w:r w:rsidRPr="00856016">
          <w:t>operations and maintenance and capital projects, which considers:</w:t>
        </w:r>
      </w:ins>
    </w:p>
    <w:p w14:paraId="544E0080" w14:textId="35B81A28" w:rsidR="001837E4" w:rsidRPr="00856016" w:rsidRDefault="00000DD0" w:rsidP="00000DD0">
      <w:pPr>
        <w:pStyle w:val="par3"/>
      </w:pPr>
      <w:ins w:id="467" w:author="Author">
        <w:r>
          <w:t>(A)</w:t>
        </w:r>
        <w:r>
          <w:tab/>
        </w:r>
        <w:r w:rsidR="0054491E">
          <w:t>a</w:t>
        </w:r>
        <w:r w:rsidR="00A51536" w:rsidRPr="00856016">
          <w:t>nticipated needs of future utility employees;</w:t>
        </w:r>
        <w:r w:rsidR="0054491E">
          <w:t xml:space="preserve"> and</w:t>
        </w:r>
      </w:ins>
    </w:p>
    <w:p w14:paraId="4F76027E" w14:textId="34E72A90" w:rsidR="001837E4" w:rsidRPr="00856016" w:rsidRDefault="00000DD0" w:rsidP="00000DD0">
      <w:pPr>
        <w:pStyle w:val="par3"/>
      </w:pPr>
      <w:ins w:id="468" w:author="Author">
        <w:r>
          <w:t>(B)</w:t>
        </w:r>
        <w:r>
          <w:tab/>
        </w:r>
        <w:r w:rsidR="0054491E">
          <w:t>a</w:t>
        </w:r>
        <w:r w:rsidR="00A51536" w:rsidRPr="00856016">
          <w:t>nticipated needs for workforce acquired through third-party contractors</w:t>
        </w:r>
        <w:r w:rsidR="0054491E">
          <w:t>; and</w:t>
        </w:r>
      </w:ins>
    </w:p>
    <w:p w14:paraId="7D4A8D5C" w14:textId="4922F3DA" w:rsidR="001837E4" w:rsidRPr="00856016" w:rsidRDefault="00A51536">
      <w:pPr>
        <w:pStyle w:val="par2"/>
        <w:pPrChange w:id="469" w:author="Author">
          <w:pPr>
            <w:pBdr>
              <w:top w:val="nil"/>
              <w:left w:val="nil"/>
              <w:bottom w:val="nil"/>
              <w:right w:val="nil"/>
              <w:between w:val="nil"/>
            </w:pBdr>
            <w:tabs>
              <w:tab w:val="left" w:pos="720"/>
              <w:tab w:val="left" w:pos="1440"/>
              <w:tab w:val="left" w:pos="2160"/>
            </w:tabs>
            <w:spacing w:before="240" w:after="0" w:line="240" w:lineRule="auto"/>
            <w:ind w:left="1440" w:hanging="720"/>
          </w:pPr>
        </w:pPrChange>
      </w:pPr>
      <w:ins w:id="470" w:author="Author">
        <w:r w:rsidRPr="00856016">
          <w:t>(III)</w:t>
        </w:r>
        <w:r w:rsidRPr="00856016">
          <w:tab/>
        </w:r>
        <w:r w:rsidR="0054491E">
          <w:t>t</w:t>
        </w:r>
        <w:r w:rsidRPr="00856016">
          <w:t>he staffing analysis shall specifically address current levels and future needs of engineering and programming staff needed to oversee the timely interconnection of DERs, energization of electrified end uses, energization of new service connections to the utility’s system</w:t>
        </w:r>
        <w:r w:rsidR="00F21179" w:rsidRPr="00856016">
          <w:t>;</w:t>
        </w:r>
        <w:r w:rsidRPr="00856016">
          <w:t xml:space="preserve"> and implement demand-side management initiatives such as NWAs, TDAs, and VPPs.</w:t>
        </w:r>
      </w:ins>
    </w:p>
    <w:p w14:paraId="301E10B6" w14:textId="29DFF14A" w:rsidR="001837E4" w:rsidRPr="00856016" w:rsidRDefault="00A51536" w:rsidP="00000DD0">
      <w:pPr>
        <w:pStyle w:val="Title3"/>
      </w:pPr>
      <w:bookmarkStart w:id="471" w:name="_Toc235617301"/>
      <w:ins w:id="472" w:author="Author">
        <w:r w:rsidRPr="00856016">
          <w:t>3545.</w:t>
        </w:r>
        <w:r w:rsidRPr="00856016">
          <w:tab/>
          <w:t>Performance-</w:t>
        </w:r>
        <w:r w:rsidR="00CF72CC" w:rsidRPr="00856016">
          <w:t>B</w:t>
        </w:r>
        <w:r w:rsidRPr="00856016">
          <w:t>ased Framework.</w:t>
        </w:r>
      </w:ins>
      <w:bookmarkEnd w:id="471"/>
    </w:p>
    <w:p w14:paraId="1F2C69C5" w14:textId="77777777" w:rsidR="00000DD0" w:rsidRDefault="00A51536" w:rsidP="00000DD0">
      <w:pPr>
        <w:pStyle w:val="par1"/>
        <w:rPr>
          <w:ins w:id="473" w:author="Author"/>
        </w:rPr>
      </w:pPr>
      <w:ins w:id="474" w:author="Author">
        <w:r w:rsidRPr="00856016">
          <w:t>(a)</w:t>
        </w:r>
        <w:r w:rsidRPr="00856016">
          <w:tab/>
          <w:t>A utility with more than 500,000 customers shall propose a performance-based framework in its DSP that, at minimum, includes the following performance areas and metrics</w:t>
        </w:r>
        <w:r w:rsidR="00000DD0">
          <w:t>.</w:t>
        </w:r>
      </w:ins>
    </w:p>
    <w:p w14:paraId="3B10CDF4" w14:textId="38F14CFC" w:rsidR="00000DD0" w:rsidRDefault="00A51536">
      <w:pPr>
        <w:pStyle w:val="par2"/>
        <w:rPr>
          <w:ins w:id="475" w:author="Author"/>
        </w:rPr>
        <w:pPrChange w:id="476" w:author="Author">
          <w:pPr>
            <w:pStyle w:val="par1"/>
          </w:pPr>
        </w:pPrChange>
      </w:pPr>
      <w:ins w:id="477" w:author="Author">
        <w:r w:rsidRPr="00856016">
          <w:t>(</w:t>
        </w:r>
        <w:r w:rsidR="00CF72CC" w:rsidRPr="00856016">
          <w:t>I</w:t>
        </w:r>
        <w:r w:rsidRPr="00856016">
          <w:t>)</w:t>
        </w:r>
        <w:r w:rsidRPr="00856016">
          <w:tab/>
          <w:t xml:space="preserve">Interconnection Time Period, measured as the average number of days to complete all Level 1 interconnection requests over the performance period. </w:t>
        </w:r>
        <w:r w:rsidR="00000DD0">
          <w:t xml:space="preserve"> </w:t>
        </w:r>
        <w:r w:rsidRPr="00856016">
          <w:t xml:space="preserve">The </w:t>
        </w:r>
        <w:proofErr w:type="gramStart"/>
        <w:r w:rsidRPr="00856016">
          <w:t>time period</w:t>
        </w:r>
        <w:proofErr w:type="gramEnd"/>
        <w:r w:rsidRPr="00856016">
          <w:t xml:space="preserve"> shall begin when the utility receives a complete interconnection request and ends when the resource has an executed interconnection agreement. </w:t>
        </w:r>
        <w:r w:rsidR="00000DD0">
          <w:t xml:space="preserve"> </w:t>
        </w:r>
        <w:r w:rsidRPr="00856016">
          <w:t>The utility shall target interconnection times faster than the average interconnection time</w:t>
        </w:r>
        <w:r w:rsidR="00F53A6F" w:rsidRPr="00856016">
          <w:t xml:space="preserve"> of the preceding three years</w:t>
        </w:r>
        <w:r w:rsidRPr="00856016">
          <w:t xml:space="preserve"> at the time of filing. </w:t>
        </w:r>
        <w:r w:rsidR="00000DD0">
          <w:t xml:space="preserve"> </w:t>
        </w:r>
        <w:r w:rsidRPr="00856016">
          <w:t xml:space="preserve">The utility shall provide all underlying baseline data in its DSP. </w:t>
        </w:r>
        <w:r w:rsidR="00000DD0">
          <w:t xml:space="preserve"> </w:t>
        </w:r>
        <w:r w:rsidRPr="00856016">
          <w:t xml:space="preserve">This metric shall be eligible for GMAC recovery of </w:t>
        </w:r>
        <w:r w:rsidR="00BE7D7A" w:rsidRPr="00856016">
          <w:t>at least</w:t>
        </w:r>
        <w:r w:rsidRPr="00856016">
          <w:t xml:space="preserve"> </w:t>
        </w:r>
        <w:r w:rsidR="00BE7D7A" w:rsidRPr="00856016">
          <w:t>2</w:t>
        </w:r>
        <w:r w:rsidRPr="00856016">
          <w:t>0 percent of approved Type 2 revenue requirement.</w:t>
        </w:r>
      </w:ins>
    </w:p>
    <w:p w14:paraId="4931F378" w14:textId="7F488133" w:rsidR="00000DD0" w:rsidRDefault="00A51536">
      <w:pPr>
        <w:pStyle w:val="par2"/>
        <w:rPr>
          <w:ins w:id="478" w:author="Author"/>
        </w:rPr>
        <w:pPrChange w:id="479" w:author="Author">
          <w:pPr>
            <w:pStyle w:val="par1"/>
          </w:pPr>
        </w:pPrChange>
      </w:pPr>
      <w:ins w:id="480" w:author="Author">
        <w:r w:rsidRPr="00856016">
          <w:t>(</w:t>
        </w:r>
        <w:r w:rsidR="00CF72CC" w:rsidRPr="00856016">
          <w:t>II</w:t>
        </w:r>
        <w:r w:rsidRPr="00856016">
          <w:t>)</w:t>
        </w:r>
        <w:r w:rsidRPr="00856016">
          <w:tab/>
          <w:t xml:space="preserve">Energization Time Period, measured as the average number of days to connect new customer load to the electrical grid, or upgrade electrical capacity to provide upgraded service to an existing customer. </w:t>
        </w:r>
        <w:r w:rsidR="00000DD0">
          <w:t xml:space="preserve"> </w:t>
        </w:r>
        <w:r w:rsidRPr="00856016">
          <w:t xml:space="preserve">The </w:t>
        </w:r>
        <w:proofErr w:type="gramStart"/>
        <w:r w:rsidRPr="00856016">
          <w:t>time period</w:t>
        </w:r>
        <w:proofErr w:type="gramEnd"/>
        <w:r w:rsidRPr="00856016">
          <w:t xml:space="preserve"> shall begin when the utility receives a substantially complete energization request and end when the electrical service is energized. </w:t>
        </w:r>
        <w:r w:rsidR="00000DD0">
          <w:t xml:space="preserve"> </w:t>
        </w:r>
        <w:r w:rsidRPr="00856016">
          <w:t xml:space="preserve">This metric shall only include steps in the energization process that are the sole responsibility of the utility and shall specify any exclusions due to extenuating circumstances. </w:t>
        </w:r>
        <w:r w:rsidR="00000DD0">
          <w:t xml:space="preserve"> </w:t>
        </w:r>
        <w:r w:rsidRPr="00856016">
          <w:t xml:space="preserve">The metric shall correspond to the target average energization time frame in </w:t>
        </w:r>
        <w:r w:rsidR="00000DD0">
          <w:t>r</w:t>
        </w:r>
        <w:r w:rsidRPr="00856016">
          <w:t xml:space="preserve">ule 3210.  This metric shall be eligible for GMAC recovery of </w:t>
        </w:r>
        <w:r w:rsidR="00BE7D7A" w:rsidRPr="00856016">
          <w:t>at least</w:t>
        </w:r>
        <w:r w:rsidRPr="00856016">
          <w:t xml:space="preserve"> </w:t>
        </w:r>
        <w:r w:rsidR="00BE7D7A" w:rsidRPr="00856016">
          <w:t>2</w:t>
        </w:r>
        <w:r w:rsidRPr="00856016">
          <w:t>0 percent of approved Type 2 revenue requirement.</w:t>
        </w:r>
      </w:ins>
    </w:p>
    <w:p w14:paraId="6165D4EF" w14:textId="77777777" w:rsidR="00000DD0" w:rsidRDefault="00A51536">
      <w:pPr>
        <w:pStyle w:val="par2"/>
        <w:rPr>
          <w:ins w:id="481" w:author="Author"/>
        </w:rPr>
        <w:pPrChange w:id="482" w:author="Author">
          <w:pPr>
            <w:pStyle w:val="par1"/>
          </w:pPr>
        </w:pPrChange>
      </w:pPr>
      <w:ins w:id="483" w:author="Author">
        <w:r w:rsidRPr="00856016">
          <w:lastRenderedPageBreak/>
          <w:t>(</w:t>
        </w:r>
        <w:r w:rsidR="00CF72CC" w:rsidRPr="00856016">
          <w:t>III</w:t>
        </w:r>
        <w:r w:rsidRPr="00856016">
          <w:t>)</w:t>
        </w:r>
        <w:r w:rsidRPr="00856016">
          <w:tab/>
          <w:t xml:space="preserve">Flexible Load and Demand Management, measured in MW of incremental flexible load enrolled in demand management programs on DSP-identified capacity constrained feeders. </w:t>
        </w:r>
        <w:r w:rsidR="00000DD0">
          <w:t xml:space="preserve"> </w:t>
        </w:r>
        <w:r w:rsidRPr="00856016">
          <w:t xml:space="preserve">This metric shall be eligible for GMAC recovery of </w:t>
        </w:r>
        <w:r w:rsidR="00BE7D7A" w:rsidRPr="00856016">
          <w:t>at least</w:t>
        </w:r>
        <w:r w:rsidRPr="00856016">
          <w:t xml:space="preserve"> </w:t>
        </w:r>
        <w:r w:rsidR="00BE7D7A" w:rsidRPr="00856016">
          <w:t>3</w:t>
        </w:r>
        <w:r w:rsidRPr="00856016">
          <w:t>0 percent of approved Type 2 revenue requirement.</w:t>
        </w:r>
      </w:ins>
    </w:p>
    <w:p w14:paraId="1B34EDA5" w14:textId="103763E9" w:rsidR="00000DD0" w:rsidRDefault="00A51536">
      <w:pPr>
        <w:pStyle w:val="par2"/>
        <w:rPr>
          <w:ins w:id="484" w:author="Author"/>
        </w:rPr>
        <w:pPrChange w:id="485" w:author="Author">
          <w:pPr>
            <w:pStyle w:val="par1"/>
          </w:pPr>
        </w:pPrChange>
      </w:pPr>
      <w:ins w:id="486" w:author="Author">
        <w:r w:rsidRPr="00856016">
          <w:t>(</w:t>
        </w:r>
        <w:r w:rsidR="00CF72CC" w:rsidRPr="00856016">
          <w:t>IV</w:t>
        </w:r>
        <w:r w:rsidRPr="00856016">
          <w:t>)</w:t>
        </w:r>
        <w:r w:rsidRPr="00856016">
          <w:tab/>
          <w:t xml:space="preserve">Resilience, measured as the average time to restore distribution service following an outage for all customers, critical infrastructure, and </w:t>
        </w:r>
        <w:r w:rsidR="00FB24A3">
          <w:t xml:space="preserve">disproportionally impacted communities </w:t>
        </w:r>
        <w:r w:rsidRPr="00856016">
          <w:t>above a baseline.</w:t>
        </w:r>
        <w:r w:rsidR="00BE7D7A" w:rsidRPr="00856016">
          <w:t xml:space="preserve"> </w:t>
        </w:r>
        <w:r w:rsidR="00000DD0">
          <w:t xml:space="preserve"> </w:t>
        </w:r>
        <w:r w:rsidR="00BE7D7A" w:rsidRPr="00856016">
          <w:t xml:space="preserve">This metric shall be eligible for GMAC recovery of no more than </w:t>
        </w:r>
        <w:r w:rsidR="00000DD0">
          <w:t>ten</w:t>
        </w:r>
        <w:r w:rsidR="00BE7D7A" w:rsidRPr="00856016">
          <w:t xml:space="preserve"> percent of approved Type 2 revenue requirement.</w:t>
        </w:r>
      </w:ins>
    </w:p>
    <w:p w14:paraId="411ACF83" w14:textId="2F3E6F2E" w:rsidR="00000DD0" w:rsidRDefault="00A51536">
      <w:pPr>
        <w:pStyle w:val="par2"/>
        <w:rPr>
          <w:ins w:id="487" w:author="Author"/>
        </w:rPr>
        <w:pPrChange w:id="488" w:author="Author">
          <w:pPr>
            <w:pStyle w:val="par1"/>
          </w:pPr>
        </w:pPrChange>
      </w:pPr>
      <w:ins w:id="489" w:author="Author">
        <w:r w:rsidRPr="00856016">
          <w:t>(</w:t>
        </w:r>
        <w:r w:rsidR="00CF72CC" w:rsidRPr="00856016">
          <w:t>V</w:t>
        </w:r>
        <w:r w:rsidRPr="00856016">
          <w:t>)</w:t>
        </w:r>
        <w:r w:rsidRPr="00856016">
          <w:tab/>
          <w:t>HCA utilization, measured through website user metrics such as number of visits, number of users, or number of downloads.</w:t>
        </w:r>
        <w:r w:rsidR="00BE7D7A" w:rsidRPr="00856016">
          <w:t xml:space="preserve"> </w:t>
        </w:r>
        <w:r w:rsidR="00FB24A3">
          <w:t xml:space="preserve"> </w:t>
        </w:r>
        <w:r w:rsidR="00BE7D7A" w:rsidRPr="00856016">
          <w:t xml:space="preserve">This metric shall be eligible for GMAC recovery of no more than </w:t>
        </w:r>
        <w:r w:rsidR="00000DD0">
          <w:t>ten</w:t>
        </w:r>
        <w:r w:rsidR="00BE7D7A" w:rsidRPr="00856016">
          <w:t xml:space="preserve"> percent of approved Type 2 revenue requirement</w:t>
        </w:r>
      </w:ins>
    </w:p>
    <w:p w14:paraId="4C5F7A31" w14:textId="670D8214" w:rsidR="00000DD0" w:rsidRDefault="00A51536">
      <w:pPr>
        <w:pStyle w:val="par2"/>
        <w:rPr>
          <w:ins w:id="490" w:author="Author"/>
        </w:rPr>
        <w:pPrChange w:id="491" w:author="Author">
          <w:pPr>
            <w:pStyle w:val="par1"/>
          </w:pPr>
        </w:pPrChange>
      </w:pPr>
      <w:ins w:id="492" w:author="Author">
        <w:r w:rsidRPr="00856016">
          <w:t>(</w:t>
        </w:r>
        <w:r w:rsidR="00CF72CC" w:rsidRPr="00856016">
          <w:t>VI</w:t>
        </w:r>
        <w:r w:rsidRPr="00856016">
          <w:t>)</w:t>
        </w:r>
        <w:r w:rsidRPr="00856016">
          <w:tab/>
          <w:t>Utilization of a flexible interconnection tariff, measured as the amount of MW interconnected via a flexible interconnection tariff.</w:t>
        </w:r>
        <w:r w:rsidR="00BE7D7A" w:rsidRPr="00856016">
          <w:t xml:space="preserve"> </w:t>
        </w:r>
        <w:r w:rsidR="00FB24A3">
          <w:t xml:space="preserve"> </w:t>
        </w:r>
        <w:r w:rsidR="00BE7D7A" w:rsidRPr="00856016">
          <w:t xml:space="preserve">This metric shall be eligible for GMAC recovery of no more than </w:t>
        </w:r>
        <w:r w:rsidR="00000DD0">
          <w:t>five</w:t>
        </w:r>
        <w:r w:rsidR="00BE7D7A" w:rsidRPr="00856016">
          <w:t xml:space="preserve"> percent of approved Type 2 revenue requirement</w:t>
        </w:r>
        <w:r w:rsidR="00000DD0">
          <w:t>.</w:t>
        </w:r>
      </w:ins>
    </w:p>
    <w:p w14:paraId="4E846E12" w14:textId="57A0DDC9" w:rsidR="00000DD0" w:rsidRDefault="00A51536" w:rsidP="00000DD0">
      <w:pPr>
        <w:pStyle w:val="par1"/>
        <w:rPr>
          <w:ins w:id="493" w:author="Author"/>
          <w:rFonts w:cs="Arial"/>
          <w:color w:val="000000"/>
        </w:rPr>
      </w:pPr>
      <w:ins w:id="494" w:author="Author">
        <w:r w:rsidRPr="00856016">
          <w:rPr>
            <w:rFonts w:cs="Arial"/>
            <w:color w:val="000000"/>
          </w:rPr>
          <w:t>(b)</w:t>
        </w:r>
        <w:r w:rsidRPr="00856016">
          <w:rPr>
            <w:rFonts w:cs="Arial"/>
            <w:color w:val="000000"/>
          </w:rPr>
          <w:tab/>
          <w:t>For each metric</w:t>
        </w:r>
        <w:r w:rsidR="00A55872" w:rsidRPr="00856016">
          <w:rPr>
            <w:rFonts w:cs="Arial"/>
            <w:color w:val="000000"/>
          </w:rPr>
          <w:t xml:space="preserve"> defined in paragraph 3545(a)</w:t>
        </w:r>
        <w:r w:rsidRPr="00856016">
          <w:rPr>
            <w:rFonts w:cs="Arial"/>
            <w:color w:val="000000"/>
          </w:rPr>
          <w:t>, the utility shall propose targets in its DSP that represent improved performance relative to status quo performance.</w:t>
        </w:r>
        <w:r w:rsidR="00000DD0">
          <w:rPr>
            <w:rFonts w:cs="Arial"/>
            <w:color w:val="000000"/>
          </w:rPr>
          <w:t xml:space="preserve"> </w:t>
        </w:r>
        <w:r w:rsidRPr="00856016">
          <w:rPr>
            <w:rFonts w:cs="Arial"/>
            <w:color w:val="000000"/>
          </w:rPr>
          <w:t xml:space="preserve"> The utility shall provide at least three years of historical data as a baseline for performance and use this baseline when developing targets. </w:t>
        </w:r>
        <w:r w:rsidR="00000DD0">
          <w:rPr>
            <w:rFonts w:cs="Arial"/>
            <w:color w:val="000000"/>
          </w:rPr>
          <w:t xml:space="preserve"> </w:t>
        </w:r>
        <w:r w:rsidRPr="00856016">
          <w:rPr>
            <w:rFonts w:cs="Arial"/>
            <w:color w:val="000000"/>
          </w:rPr>
          <w:t xml:space="preserve">Targets shall include four tiers that correspond to different levels of improved performance: poor, moderate, good, and excellent. </w:t>
        </w:r>
        <w:r w:rsidR="00000DD0">
          <w:rPr>
            <w:rFonts w:cs="Arial"/>
            <w:color w:val="000000"/>
          </w:rPr>
          <w:t xml:space="preserve"> </w:t>
        </w:r>
        <w:r w:rsidRPr="00856016">
          <w:rPr>
            <w:rFonts w:cs="Arial"/>
            <w:color w:val="000000"/>
          </w:rPr>
          <w:t>The tiers shall support determination of eligibility for GMAC recovery as follows:</w:t>
        </w:r>
      </w:ins>
    </w:p>
    <w:p w14:paraId="01EA7F08" w14:textId="3F13A187" w:rsidR="00000DD0" w:rsidRDefault="00A51536">
      <w:pPr>
        <w:pStyle w:val="par2"/>
        <w:rPr>
          <w:ins w:id="495" w:author="Author"/>
        </w:rPr>
        <w:pPrChange w:id="496" w:author="Author">
          <w:pPr>
            <w:pStyle w:val="par1"/>
          </w:pPr>
        </w:pPrChange>
      </w:pPr>
      <w:ins w:id="497" w:author="Author">
        <w:r w:rsidRPr="00856016">
          <w:t>(</w:t>
        </w:r>
        <w:r w:rsidR="00000DD0">
          <w:t>I)</w:t>
        </w:r>
        <w:r w:rsidRPr="00856016">
          <w:tab/>
        </w:r>
        <w:r w:rsidR="00000DD0">
          <w:t>p</w:t>
        </w:r>
        <w:r w:rsidRPr="00856016">
          <w:t>oor performance shall result in 0 percent GMAC recovery for that metric</w:t>
        </w:r>
        <w:r w:rsidR="00000DD0">
          <w:t>;</w:t>
        </w:r>
      </w:ins>
    </w:p>
    <w:p w14:paraId="69EE28D2" w14:textId="1772606B" w:rsidR="00000DD0" w:rsidRDefault="00A51536">
      <w:pPr>
        <w:pStyle w:val="par2"/>
        <w:rPr>
          <w:ins w:id="498" w:author="Author"/>
        </w:rPr>
        <w:pPrChange w:id="499" w:author="Author">
          <w:pPr>
            <w:pStyle w:val="par1"/>
          </w:pPr>
        </w:pPrChange>
      </w:pPr>
      <w:ins w:id="500" w:author="Author">
        <w:r w:rsidRPr="00856016">
          <w:t>(</w:t>
        </w:r>
        <w:r w:rsidR="00000DD0">
          <w:t>II)</w:t>
        </w:r>
        <w:r w:rsidRPr="00856016">
          <w:tab/>
        </w:r>
        <w:r w:rsidR="00000DD0">
          <w:t>m</w:t>
        </w:r>
        <w:r w:rsidRPr="00856016">
          <w:t>oderate performance shall result in 50 percent GMAC recovery for that metric</w:t>
        </w:r>
        <w:r w:rsidR="00000DD0">
          <w:t>;</w:t>
        </w:r>
      </w:ins>
    </w:p>
    <w:p w14:paraId="7547B986" w14:textId="31D5527C" w:rsidR="00000DD0" w:rsidRDefault="00A51536">
      <w:pPr>
        <w:pStyle w:val="par2"/>
        <w:rPr>
          <w:ins w:id="501" w:author="Author"/>
        </w:rPr>
        <w:pPrChange w:id="502" w:author="Author">
          <w:pPr>
            <w:pStyle w:val="par1"/>
          </w:pPr>
        </w:pPrChange>
      </w:pPr>
      <w:ins w:id="503" w:author="Author">
        <w:r w:rsidRPr="00856016">
          <w:t>(</w:t>
        </w:r>
        <w:r w:rsidR="00000DD0">
          <w:t>III</w:t>
        </w:r>
        <w:r w:rsidRPr="00856016">
          <w:t>)</w:t>
        </w:r>
        <w:r w:rsidRPr="00856016">
          <w:tab/>
        </w:r>
        <w:r w:rsidR="00000DD0">
          <w:t>g</w:t>
        </w:r>
        <w:r w:rsidRPr="00856016">
          <w:t>ood performance shall result in 75 percent GMAC recovery for that metric</w:t>
        </w:r>
        <w:r w:rsidR="00000DD0">
          <w:t>; and</w:t>
        </w:r>
      </w:ins>
    </w:p>
    <w:p w14:paraId="6D3362AF" w14:textId="577F6148" w:rsidR="00000DD0" w:rsidRDefault="00A51536">
      <w:pPr>
        <w:pStyle w:val="par2"/>
        <w:rPr>
          <w:ins w:id="504" w:author="Author"/>
        </w:rPr>
        <w:pPrChange w:id="505" w:author="Author">
          <w:pPr>
            <w:pStyle w:val="par1"/>
          </w:pPr>
        </w:pPrChange>
      </w:pPr>
      <w:ins w:id="506" w:author="Author">
        <w:r w:rsidRPr="00856016">
          <w:t>(</w:t>
        </w:r>
        <w:r w:rsidR="00000DD0">
          <w:t>IV</w:t>
        </w:r>
        <w:r w:rsidRPr="00856016">
          <w:t>)</w:t>
        </w:r>
        <w:r w:rsidRPr="00856016">
          <w:tab/>
        </w:r>
        <w:r w:rsidR="00000DD0">
          <w:t>e</w:t>
        </w:r>
        <w:r w:rsidRPr="00856016">
          <w:t>xcellent performance shall result in 100 percent GMAC recovery for that metric.</w:t>
        </w:r>
      </w:ins>
    </w:p>
    <w:p w14:paraId="3F70C05C" w14:textId="69D05616" w:rsidR="00000DD0" w:rsidRDefault="00A51536" w:rsidP="00000DD0">
      <w:pPr>
        <w:pStyle w:val="par1"/>
        <w:rPr>
          <w:ins w:id="507" w:author="Author"/>
          <w:rFonts w:cs="Arial"/>
          <w:color w:val="000000"/>
        </w:rPr>
      </w:pPr>
      <w:ins w:id="508" w:author="Author">
        <w:r w:rsidRPr="00856016">
          <w:rPr>
            <w:rFonts w:cs="Arial"/>
            <w:color w:val="000000"/>
          </w:rPr>
          <w:t>(c)</w:t>
        </w:r>
        <w:r w:rsidRPr="00856016">
          <w:rPr>
            <w:rFonts w:cs="Arial"/>
            <w:color w:val="000000"/>
          </w:rPr>
          <w:tab/>
          <w:t>For each metric</w:t>
        </w:r>
        <w:r w:rsidR="00F80C45" w:rsidRPr="00856016">
          <w:rPr>
            <w:rFonts w:cs="Arial"/>
            <w:color w:val="000000"/>
          </w:rPr>
          <w:t xml:space="preserve"> defined in paragraph 3545(a)</w:t>
        </w:r>
        <w:r w:rsidRPr="00856016">
          <w:rPr>
            <w:rFonts w:cs="Arial"/>
            <w:color w:val="000000"/>
          </w:rPr>
          <w:t xml:space="preserve">, the utility shall propose a weight, expressed as a percentage, that reflects the maximum share of proposed Type 2 </w:t>
        </w:r>
        <w:r w:rsidRPr="00856016">
          <w:rPr>
            <w:rFonts w:cs="Arial"/>
            <w:color w:val="000000"/>
          </w:rPr>
          <w:lastRenderedPageBreak/>
          <w:t xml:space="preserve">revenue requirement that may be recovered via the GMAC for excellent performance. </w:t>
        </w:r>
        <w:r w:rsidR="00000DD0">
          <w:rPr>
            <w:rFonts w:cs="Arial"/>
            <w:color w:val="000000"/>
          </w:rPr>
          <w:t xml:space="preserve"> </w:t>
        </w:r>
        <w:r w:rsidRPr="00856016">
          <w:rPr>
            <w:rFonts w:cs="Arial"/>
            <w:color w:val="000000"/>
          </w:rPr>
          <w:t>After evaluating performance against the targets as described in paragraph 3545(b), the utility shall use the approved weights to calculate the total approved Type 2 revenue requirement eligible for GMAC recovery across all metrics for the performance period.</w:t>
        </w:r>
      </w:ins>
    </w:p>
    <w:p w14:paraId="51ACC56A" w14:textId="20C7F6C3" w:rsidR="001837E4" w:rsidRPr="00856016" w:rsidRDefault="00A51536" w:rsidP="00000DD0">
      <w:pPr>
        <w:pStyle w:val="par2"/>
      </w:pPr>
      <w:ins w:id="509" w:author="Author">
        <w:r w:rsidRPr="00856016">
          <w:t>(</w:t>
        </w:r>
        <w:r w:rsidR="00000DD0">
          <w:t>I)</w:t>
        </w:r>
        <w:r w:rsidRPr="00856016">
          <w:tab/>
          <w:t>Across all metrics, the weights shall sum to 95 percent of the total Type 2 revenue requirement</w:t>
        </w:r>
        <w:r w:rsidR="00FB24A3">
          <w:t>.</w:t>
        </w:r>
      </w:ins>
    </w:p>
    <w:p w14:paraId="6C1E5822" w14:textId="1F82C4AA" w:rsidR="001837E4" w:rsidRPr="00856016" w:rsidRDefault="00A51536" w:rsidP="00000DD0">
      <w:pPr>
        <w:pStyle w:val="par2"/>
      </w:pPr>
      <w:ins w:id="510" w:author="Author">
        <w:r w:rsidRPr="00856016">
          <w:t>(</w:t>
        </w:r>
        <w:r w:rsidR="00000DD0">
          <w:t>II)</w:t>
        </w:r>
        <w:r w:rsidRPr="00856016">
          <w:tab/>
          <w:t xml:space="preserve">The proposal shall reserve the remaining </w:t>
        </w:r>
        <w:r w:rsidR="00A82114">
          <w:t>five</w:t>
        </w:r>
        <w:r w:rsidRPr="00856016">
          <w:t xml:space="preserve"> percent of total Type 2 revenue requirement for recovery via the </w:t>
        </w:r>
        <w:proofErr w:type="gramStart"/>
        <w:r w:rsidRPr="00856016">
          <w:t>GMAC only</w:t>
        </w:r>
        <w:proofErr w:type="gramEnd"/>
        <w:r w:rsidRPr="00856016">
          <w:t xml:space="preserve"> if the utility is found to have achieved an excellent performance rating across all metrics in the performance-based framework.</w:t>
        </w:r>
      </w:ins>
    </w:p>
    <w:p w14:paraId="63280E61" w14:textId="3A0B0675" w:rsidR="001837E4" w:rsidRPr="00856016" w:rsidRDefault="00A51536" w:rsidP="00A82114">
      <w:pPr>
        <w:pStyle w:val="par1"/>
      </w:pPr>
      <w:ins w:id="511" w:author="Author">
        <w:r w:rsidRPr="00856016">
          <w:t>(d)</w:t>
        </w:r>
        <w:r w:rsidRPr="00856016">
          <w:tab/>
          <w:t xml:space="preserve">Type 2 distribution activities may be recovered subject to Commission approval of the performance-based framework proposal, </w:t>
        </w:r>
        <w:r w:rsidR="006B60FF" w:rsidRPr="00856016">
          <w:t>as potentially modified by the Commission in a subsequent</w:t>
        </w:r>
        <w:r w:rsidR="00FB24A3">
          <w:t xml:space="preserve"> </w:t>
        </w:r>
        <w:r w:rsidR="006B60FF" w:rsidRPr="00856016">
          <w:t>proceeding</w:t>
        </w:r>
        <w:r w:rsidRPr="00856016">
          <w:t>.</w:t>
        </w:r>
      </w:ins>
    </w:p>
    <w:p w14:paraId="12BC8D29" w14:textId="126806A1" w:rsidR="001837E4" w:rsidRPr="00856016" w:rsidRDefault="00A51536" w:rsidP="00A82114">
      <w:pPr>
        <w:pStyle w:val="par1"/>
      </w:pPr>
      <w:ins w:id="512" w:author="Author">
        <w:r w:rsidRPr="00856016">
          <w:t>(e)</w:t>
        </w:r>
        <w:r w:rsidRPr="00856016">
          <w:tab/>
          <w:t xml:space="preserve">The performance period for all metrics in the performance-based framework shall be from January 1 to December 31 of each year in the DSP. </w:t>
        </w:r>
        <w:r w:rsidR="00FB24A3">
          <w:t xml:space="preserve"> </w:t>
        </w:r>
        <w:r w:rsidRPr="00856016">
          <w:t>The utility shall submit an annual performance report that includes performance data for the prior calendar year by January 31 of the year following the first DSP performance period.</w:t>
        </w:r>
      </w:ins>
    </w:p>
    <w:p w14:paraId="66802347" w14:textId="2BEB44DF" w:rsidR="001837E4" w:rsidRPr="00856016" w:rsidRDefault="00A51536" w:rsidP="00A82114">
      <w:pPr>
        <w:pStyle w:val="par1"/>
      </w:pPr>
      <w:ins w:id="513" w:author="Author">
        <w:r w:rsidRPr="00856016">
          <w:t>(f)</w:t>
        </w:r>
        <w:r w:rsidRPr="00856016">
          <w:tab/>
          <w:t xml:space="preserve">The utility shall include all Type 2 distribution activities at 40 percent value in its November 1 Advice Letter filing and projected rates. </w:t>
        </w:r>
        <w:r w:rsidR="00FB24A3">
          <w:t xml:space="preserve"> </w:t>
        </w:r>
        <w:r w:rsidRPr="00856016">
          <w:t>The utility shall include positive or negative adjustments based on actual performance in its true-up filing.</w:t>
        </w:r>
      </w:ins>
    </w:p>
    <w:p w14:paraId="5CD63C46" w14:textId="6D9AA84A" w:rsidR="001837E4" w:rsidRPr="00856016" w:rsidRDefault="00A51536" w:rsidP="00A82114">
      <w:pPr>
        <w:pStyle w:val="par1"/>
      </w:pPr>
      <w:ins w:id="514" w:author="Author">
        <w:r w:rsidRPr="00856016">
          <w:t>(g)</w:t>
        </w:r>
        <w:r w:rsidRPr="00856016">
          <w:tab/>
          <w:t xml:space="preserve">In addition to the information specified in </w:t>
        </w:r>
        <w:r w:rsidR="006C004E">
          <w:t xml:space="preserve">paragraphs </w:t>
        </w:r>
        <w:r w:rsidRPr="00856016">
          <w:t>(a)</w:t>
        </w:r>
        <w:r w:rsidR="00FB24A3">
          <w:t xml:space="preserve"> through </w:t>
        </w:r>
        <w:r w:rsidRPr="00856016">
          <w:t>(e), the utility shall provide a list of proposed Type 2 distribution activities, associated budgets, and discussion of priorities</w:t>
        </w:r>
        <w:r w:rsidR="006C004E">
          <w:t>;</w:t>
        </w:r>
        <w:r w:rsidRPr="00856016">
          <w:t xml:space="preserve"> the total proposed revenue requirement for proposed Type 2 distribution activities by DSP year</w:t>
        </w:r>
        <w:r w:rsidR="006C004E">
          <w:t>;</w:t>
        </w:r>
        <w:r w:rsidRPr="00856016">
          <w:t xml:space="preserve"> </w:t>
        </w:r>
        <w:r w:rsidR="006C004E">
          <w:t xml:space="preserve">and </w:t>
        </w:r>
        <w:r w:rsidRPr="00856016">
          <w:t>the methodology, inputs, and assumptions used to calculate the revenue requirements from the budgets.</w:t>
        </w:r>
      </w:ins>
    </w:p>
    <w:p w14:paraId="4968C772" w14:textId="7D87D7A2" w:rsidR="001837E4" w:rsidRPr="00856016" w:rsidRDefault="00A51536" w:rsidP="006C004E">
      <w:pPr>
        <w:pStyle w:val="Title3"/>
      </w:pPr>
      <w:bookmarkStart w:id="515" w:name="_Toc235617302"/>
      <w:r w:rsidRPr="00856016">
        <w:t>354</w:t>
      </w:r>
      <w:del w:id="516" w:author="Author">
        <w:r w:rsidRPr="00856016">
          <w:delText>3</w:delText>
        </w:r>
      </w:del>
      <w:ins w:id="517" w:author="Author">
        <w:r w:rsidRPr="00856016">
          <w:t>6</w:t>
        </w:r>
      </w:ins>
      <w:r w:rsidRPr="00856016">
        <w:t>. – 3599.</w:t>
      </w:r>
      <w:r w:rsidRPr="00856016">
        <w:tab/>
        <w:t>[Reserved].</w:t>
      </w:r>
      <w:bookmarkEnd w:id="515"/>
    </w:p>
    <w:p w14:paraId="524B88BF" w14:textId="77777777" w:rsidR="0075058B" w:rsidRPr="00856016" w:rsidRDefault="0075058B" w:rsidP="0075058B">
      <w:pPr>
        <w:pStyle w:val="upar1"/>
        <w:jc w:val="center"/>
        <w:rPr>
          <w:szCs w:val="24"/>
        </w:rPr>
      </w:pPr>
      <w:r w:rsidRPr="00856016">
        <w:rPr>
          <w:szCs w:val="24"/>
        </w:rPr>
        <w:t>*           *           *           *</w:t>
      </w:r>
    </w:p>
    <w:p w14:paraId="36C9D922" w14:textId="77777777" w:rsidR="0075058B" w:rsidRPr="00856016" w:rsidRDefault="0075058B" w:rsidP="0075058B">
      <w:pPr>
        <w:pStyle w:val="upar1"/>
        <w:jc w:val="center"/>
        <w:rPr>
          <w:szCs w:val="24"/>
        </w:rPr>
      </w:pPr>
      <w:r w:rsidRPr="00856016">
        <w:rPr>
          <w:szCs w:val="24"/>
        </w:rPr>
        <w:t>[</w:t>
      </w:r>
      <w:r w:rsidRPr="00856016">
        <w:rPr>
          <w:spacing w:val="-1"/>
          <w:szCs w:val="24"/>
        </w:rPr>
        <w:t>i</w:t>
      </w:r>
      <w:r w:rsidRPr="00856016">
        <w:rPr>
          <w:szCs w:val="24"/>
        </w:rPr>
        <w:t>n</w:t>
      </w:r>
      <w:r w:rsidRPr="00856016">
        <w:rPr>
          <w:spacing w:val="2"/>
          <w:szCs w:val="24"/>
        </w:rPr>
        <w:t>d</w:t>
      </w:r>
      <w:r w:rsidRPr="00856016">
        <w:rPr>
          <w:spacing w:val="-1"/>
          <w:szCs w:val="24"/>
        </w:rPr>
        <w:t>i</w:t>
      </w:r>
      <w:r w:rsidRPr="00856016">
        <w:rPr>
          <w:spacing w:val="1"/>
          <w:szCs w:val="24"/>
        </w:rPr>
        <w:t>c</w:t>
      </w:r>
      <w:r w:rsidRPr="00856016">
        <w:rPr>
          <w:szCs w:val="24"/>
        </w:rPr>
        <w:t>ates</w:t>
      </w:r>
      <w:r w:rsidRPr="00856016">
        <w:rPr>
          <w:spacing w:val="-5"/>
          <w:szCs w:val="24"/>
        </w:rPr>
        <w:t> </w:t>
      </w:r>
      <w:r w:rsidRPr="00856016">
        <w:rPr>
          <w:szCs w:val="24"/>
        </w:rPr>
        <w:t>o</w:t>
      </w:r>
      <w:r w:rsidRPr="00856016">
        <w:rPr>
          <w:spacing w:val="4"/>
          <w:szCs w:val="24"/>
        </w:rPr>
        <w:t>m</w:t>
      </w:r>
      <w:r w:rsidRPr="00856016">
        <w:rPr>
          <w:spacing w:val="-1"/>
          <w:szCs w:val="24"/>
        </w:rPr>
        <w:t>i</w:t>
      </w:r>
      <w:r w:rsidRPr="00856016">
        <w:rPr>
          <w:spacing w:val="1"/>
          <w:szCs w:val="24"/>
        </w:rPr>
        <w:t>ss</w:t>
      </w:r>
      <w:r w:rsidRPr="00856016">
        <w:rPr>
          <w:spacing w:val="-1"/>
          <w:szCs w:val="24"/>
        </w:rPr>
        <w:t>i</w:t>
      </w:r>
      <w:r w:rsidRPr="00856016">
        <w:rPr>
          <w:szCs w:val="24"/>
        </w:rPr>
        <w:t>on</w:t>
      </w:r>
      <w:r w:rsidRPr="00856016">
        <w:rPr>
          <w:spacing w:val="-9"/>
          <w:szCs w:val="24"/>
        </w:rPr>
        <w:t> </w:t>
      </w:r>
      <w:r w:rsidRPr="00856016">
        <w:rPr>
          <w:szCs w:val="24"/>
        </w:rPr>
        <w:t>of una</w:t>
      </w:r>
      <w:r w:rsidRPr="00856016">
        <w:rPr>
          <w:spacing w:val="2"/>
          <w:szCs w:val="24"/>
        </w:rPr>
        <w:t>f</w:t>
      </w:r>
      <w:r w:rsidRPr="00856016">
        <w:rPr>
          <w:szCs w:val="24"/>
        </w:rPr>
        <w:t>fe</w:t>
      </w:r>
      <w:r w:rsidRPr="00856016">
        <w:rPr>
          <w:spacing w:val="1"/>
          <w:szCs w:val="24"/>
        </w:rPr>
        <w:t>c</w:t>
      </w:r>
      <w:r w:rsidRPr="00856016">
        <w:rPr>
          <w:szCs w:val="24"/>
        </w:rPr>
        <w:t>ted</w:t>
      </w:r>
      <w:r w:rsidRPr="00856016">
        <w:rPr>
          <w:spacing w:val="-10"/>
          <w:szCs w:val="24"/>
        </w:rPr>
        <w:t> </w:t>
      </w:r>
      <w:r w:rsidRPr="00856016">
        <w:rPr>
          <w:spacing w:val="1"/>
          <w:szCs w:val="24"/>
        </w:rPr>
        <w:t>r</w:t>
      </w:r>
      <w:r w:rsidRPr="00856016">
        <w:rPr>
          <w:spacing w:val="2"/>
          <w:szCs w:val="24"/>
        </w:rPr>
        <w:t>u</w:t>
      </w:r>
      <w:r w:rsidRPr="00856016">
        <w:rPr>
          <w:spacing w:val="-1"/>
          <w:szCs w:val="24"/>
        </w:rPr>
        <w:t>l</w:t>
      </w:r>
      <w:r w:rsidRPr="00856016">
        <w:rPr>
          <w:szCs w:val="24"/>
        </w:rPr>
        <w:t>e</w:t>
      </w:r>
      <w:r w:rsidRPr="00856016">
        <w:rPr>
          <w:spacing w:val="1"/>
          <w:szCs w:val="24"/>
        </w:rPr>
        <w:t>s</w:t>
      </w:r>
      <w:r w:rsidRPr="00856016">
        <w:rPr>
          <w:szCs w:val="24"/>
        </w:rPr>
        <w:t>]</w:t>
      </w:r>
    </w:p>
    <w:p w14:paraId="53B84498" w14:textId="77777777" w:rsidR="001837E4" w:rsidRPr="00856016" w:rsidRDefault="00A51536" w:rsidP="006C004E">
      <w:pPr>
        <w:pStyle w:val="Heading2"/>
      </w:pPr>
      <w:bookmarkStart w:id="518" w:name="_Toc235617303"/>
      <w:r w:rsidRPr="00856016">
        <w:t>INTERCONNECTION PROCEDURES AND STANDARDS.</w:t>
      </w:r>
      <w:bookmarkEnd w:id="518"/>
    </w:p>
    <w:p w14:paraId="5F2C4F70" w14:textId="77777777" w:rsidR="001837E4" w:rsidRPr="00856016" w:rsidRDefault="00A51536" w:rsidP="006C004E">
      <w:pPr>
        <w:pStyle w:val="Title3"/>
      </w:pPr>
      <w:bookmarkStart w:id="519" w:name="_heading=h.ec9jbv3evpos" w:colFirst="0" w:colLast="0"/>
      <w:bookmarkStart w:id="520" w:name="_Toc235617304"/>
      <w:bookmarkEnd w:id="519"/>
      <w:r w:rsidRPr="00856016">
        <w:t>3850.</w:t>
      </w:r>
      <w:r w:rsidRPr="00856016">
        <w:tab/>
        <w:t>Applicability.</w:t>
      </w:r>
      <w:bookmarkEnd w:id="520"/>
    </w:p>
    <w:p w14:paraId="41F05BD2" w14:textId="500A7CB2" w:rsidR="001837E4" w:rsidRPr="00856016" w:rsidRDefault="00A51536" w:rsidP="006C004E">
      <w:pPr>
        <w:pStyle w:val="upar1"/>
      </w:pPr>
      <w:bookmarkStart w:id="521" w:name="_heading=h.8onhix2yy7ic" w:colFirst="0" w:colLast="0"/>
      <w:bookmarkEnd w:id="521"/>
      <w:r w:rsidRPr="00856016">
        <w:lastRenderedPageBreak/>
        <w:t xml:space="preserve">The following interconnection procedures shall apply to the interconnection of all retail renewable distributed generation and other </w:t>
      </w:r>
      <w:del w:id="522" w:author="Author">
        <w:r w:rsidRPr="00856016" w:rsidDel="00C64CC6">
          <w:delText>d</w:delText>
        </w:r>
      </w:del>
      <w:ins w:id="523" w:author="Author">
        <w:r w:rsidR="00C64CC6">
          <w:t>D</w:t>
        </w:r>
      </w:ins>
      <w:r w:rsidRPr="00856016">
        <w:t xml:space="preserve">istributed </w:t>
      </w:r>
      <w:del w:id="524" w:author="Author">
        <w:r w:rsidRPr="00856016" w:rsidDel="00C64CC6">
          <w:delText>e</w:delText>
        </w:r>
      </w:del>
      <w:ins w:id="525" w:author="Author">
        <w:r w:rsidR="00C64CC6">
          <w:t>E</w:t>
        </w:r>
      </w:ins>
      <w:r w:rsidRPr="00856016">
        <w:t xml:space="preserve">nergy </w:t>
      </w:r>
      <w:ins w:id="526" w:author="Author">
        <w:r w:rsidR="00C64CC6">
          <w:t>R</w:t>
        </w:r>
      </w:ins>
      <w:del w:id="527" w:author="Author">
        <w:r w:rsidRPr="00856016" w:rsidDel="00C64CC6">
          <w:delText>r</w:delText>
        </w:r>
      </w:del>
      <w:r w:rsidRPr="00856016">
        <w:t>esources including energy storage systems that operate in parallel with and are connected to the utility, when such interconnections are not subject to the jurisdiction of FERC.  This rule largely tracks the 2013 FERC amended version of the FERC 2006 Small Generator Interconnection Procedures.</w:t>
      </w:r>
    </w:p>
    <w:p w14:paraId="3CFF62DA" w14:textId="77777777" w:rsidR="001837E4" w:rsidRPr="00856016" w:rsidRDefault="00A51536" w:rsidP="006C004E">
      <w:pPr>
        <w:pStyle w:val="Title3"/>
      </w:pPr>
      <w:bookmarkStart w:id="528" w:name="_Toc235617305"/>
      <w:r w:rsidRPr="00856016">
        <w:t>3851.</w:t>
      </w:r>
      <w:r w:rsidRPr="00856016">
        <w:tab/>
        <w:t>Overview and Purpose.</w:t>
      </w:r>
      <w:bookmarkEnd w:id="528"/>
    </w:p>
    <w:p w14:paraId="2C801DB0" w14:textId="77777777" w:rsidR="001837E4" w:rsidRPr="00856016" w:rsidRDefault="00A51536" w:rsidP="006C004E">
      <w:pPr>
        <w:pStyle w:val="upar1"/>
      </w:pPr>
      <w:r w:rsidRPr="00856016">
        <w:t xml:space="preserve">Infrastructure security of electric system equipment and operations and control hardware and software </w:t>
      </w:r>
      <w:proofErr w:type="gramStart"/>
      <w:r w:rsidRPr="00856016">
        <w:t>is</w:t>
      </w:r>
      <w:proofErr w:type="gramEnd"/>
      <w:r w:rsidRPr="00856016">
        <w:t xml:space="preserve"> essential to ensure day-to-day reliability and operational security.  The Commission expects all utilities, market participants, and Interconnection Customers interconnected with electric systems to comply with the recommendations offered by the President's Critical Infrastructure Protection Board and best practice recommendations from the electric reliability authority.  All utilities are expected to meet basic standards for electric system infrastructure and operational security, including physical, operational, and cyber-security practices.</w:t>
      </w:r>
    </w:p>
    <w:p w14:paraId="49FFB045" w14:textId="01A9D1FE" w:rsidR="001837E4" w:rsidRPr="00856016" w:rsidRDefault="00A51536" w:rsidP="006C004E">
      <w:pPr>
        <w:pStyle w:val="upar1"/>
      </w:pPr>
      <w:bookmarkStart w:id="529" w:name="_heading=h.8w4tp9fiw6xn" w:colFirst="0" w:colLast="0"/>
      <w:bookmarkEnd w:id="529"/>
      <w:r w:rsidRPr="00856016">
        <w:t xml:space="preserve">The purpose of these rules is to establish reasonable interconnection procedures and insurance requirements </w:t>
      </w:r>
      <w:ins w:id="530" w:author="Author">
        <w:r w:rsidRPr="00856016">
          <w:t xml:space="preserve">for </w:t>
        </w:r>
      </w:ins>
      <w:r w:rsidRPr="00856016">
        <w:t xml:space="preserve">all utilities to adhere to when interconnecting retail renewable distributed generation, </w:t>
      </w:r>
      <w:del w:id="531" w:author="Author">
        <w:r w:rsidRPr="00856016">
          <w:delText xml:space="preserve">and </w:delText>
        </w:r>
      </w:del>
      <w:r w:rsidRPr="00856016">
        <w:t xml:space="preserve">other </w:t>
      </w:r>
      <w:del w:id="532" w:author="Author">
        <w:r w:rsidRPr="00856016" w:rsidDel="00C64CC6">
          <w:delText>d</w:delText>
        </w:r>
      </w:del>
      <w:ins w:id="533" w:author="Author">
        <w:r w:rsidR="00C64CC6">
          <w:t>D</w:t>
        </w:r>
      </w:ins>
      <w:r w:rsidRPr="00856016">
        <w:t xml:space="preserve">istributed </w:t>
      </w:r>
      <w:del w:id="534" w:author="Author">
        <w:r w:rsidRPr="00856016" w:rsidDel="00C64CC6">
          <w:delText>e</w:delText>
        </w:r>
      </w:del>
      <w:ins w:id="535" w:author="Author">
        <w:r w:rsidR="00C64CC6">
          <w:t>E</w:t>
        </w:r>
      </w:ins>
      <w:r w:rsidRPr="00856016">
        <w:t xml:space="preserve">nergy </w:t>
      </w:r>
      <w:del w:id="536" w:author="Author">
        <w:r w:rsidRPr="00856016" w:rsidDel="00C64CC6">
          <w:delText>r</w:delText>
        </w:r>
      </w:del>
      <w:ins w:id="537" w:author="Author">
        <w:r w:rsidR="00C64CC6">
          <w:t>R</w:t>
        </w:r>
      </w:ins>
      <w:r w:rsidRPr="00856016">
        <w:t>esources that connect to a utility’s system that operate in parallel with and are connected to the utility</w:t>
      </w:r>
      <w:r w:rsidR="00C64CC6">
        <w:t>.</w:t>
      </w:r>
    </w:p>
    <w:p w14:paraId="711A1DE8" w14:textId="77777777" w:rsidR="001837E4" w:rsidRPr="00856016" w:rsidRDefault="00A51536" w:rsidP="006C004E">
      <w:pPr>
        <w:pStyle w:val="Title3"/>
      </w:pPr>
      <w:bookmarkStart w:id="538" w:name="_Toc235617306"/>
      <w:r w:rsidRPr="00856016">
        <w:t>3852.</w:t>
      </w:r>
      <w:r w:rsidRPr="00856016">
        <w:tab/>
        <w:t>Definitions.</w:t>
      </w:r>
      <w:bookmarkEnd w:id="538"/>
    </w:p>
    <w:p w14:paraId="11FA3B21" w14:textId="77777777" w:rsidR="001837E4" w:rsidRPr="00856016" w:rsidRDefault="00A51536" w:rsidP="006C004E">
      <w:pPr>
        <w:pStyle w:val="upar1"/>
      </w:pPr>
      <w:r w:rsidRPr="00856016">
        <w:t>The following definitions apply only to rules 3850 to 3859.</w:t>
      </w:r>
    </w:p>
    <w:p w14:paraId="47BB1F8E" w14:textId="2B542F4F" w:rsidR="001837E4" w:rsidRPr="00856016" w:rsidRDefault="00A51536" w:rsidP="006C004E">
      <w:pPr>
        <w:pStyle w:val="par1"/>
      </w:pPr>
      <w:r w:rsidRPr="00856016">
        <w:t>(a)</w:t>
      </w:r>
      <w:r w:rsidRPr="00856016">
        <w:tab/>
        <w:t>“Business day” means Monday through Friday, excluding federal holidays.</w:t>
      </w:r>
    </w:p>
    <w:p w14:paraId="70B657C2" w14:textId="7DADC390" w:rsidR="001837E4" w:rsidRPr="00856016" w:rsidDel="001733EB" w:rsidRDefault="00A51536" w:rsidP="006C004E">
      <w:pPr>
        <w:pStyle w:val="par1"/>
        <w:rPr>
          <w:del w:id="539" w:author="Author"/>
        </w:rPr>
      </w:pPr>
      <w:del w:id="540" w:author="Author">
        <w:r w:rsidRPr="00856016">
          <w:delText>(b)</w:delText>
        </w:r>
        <w:r w:rsidRPr="00856016">
          <w:tab/>
          <w:delText>“Distributed energy resource” or “DER” means the interconnection customer's source of electric power connected to the utility’s distribution grid, including retail renewable distributed generation, other small generation facilities for the production of electricity, energy storage systems, or combination of any of these elements, as identified in the interconnection request, but shall not include the interconnection facilities not owned by the interconnection customer.  DER includes an interconnection system or a supplemental DER device that is necessary for compliance with IEEE 1547-2018, until January 1, 2022, or until such time new DERs applying for interconnection will comply with IEEE 1547 2018.  This rule does not include any later amendments or editions of this standard.  This standard is available for public inspection at the Commission’s office, 1560 Broadway, Suite 250, Denver, CO 80202.</w:delText>
        </w:r>
      </w:del>
    </w:p>
    <w:p w14:paraId="3F04F802" w14:textId="1CB4801E" w:rsidR="001837E4" w:rsidRPr="00856016" w:rsidRDefault="00A51536" w:rsidP="006C004E">
      <w:pPr>
        <w:pStyle w:val="par1"/>
      </w:pPr>
      <w:r w:rsidRPr="00856016">
        <w:lastRenderedPageBreak/>
        <w:t>(</w:t>
      </w:r>
      <w:del w:id="541" w:author="Author">
        <w:r w:rsidRPr="00856016" w:rsidDel="0075058B">
          <w:delText>c</w:delText>
        </w:r>
      </w:del>
      <w:ins w:id="542" w:author="Author">
        <w:r w:rsidR="0075058B" w:rsidRPr="00856016">
          <w:t>b</w:t>
        </w:r>
      </w:ins>
      <w:r w:rsidRPr="00856016">
        <w:t>)</w:t>
      </w:r>
      <w:r w:rsidRPr="00856016">
        <w:tab/>
        <w:t>“Distribution system” means the utility's facilities and equipment used to transmit electricity to ultimate usage points such as homes and industries directly from interconnection resources or from interchanges with higher voltage transmission networks which transport bulk power over longer distances.  The voltage levels at which distribution systems operate differ among areas.</w:t>
      </w:r>
    </w:p>
    <w:p w14:paraId="3CAB4755" w14:textId="7F489CDA" w:rsidR="001837E4" w:rsidRPr="00856016" w:rsidRDefault="00A51536" w:rsidP="006C004E">
      <w:pPr>
        <w:pStyle w:val="par1"/>
      </w:pPr>
      <w:r w:rsidRPr="00856016">
        <w:t>(</w:t>
      </w:r>
      <w:del w:id="543" w:author="Author">
        <w:r w:rsidRPr="00856016" w:rsidDel="0075058B">
          <w:delText>d</w:delText>
        </w:r>
      </w:del>
      <w:ins w:id="544" w:author="Author">
        <w:r w:rsidR="0075058B" w:rsidRPr="00856016">
          <w:t>c</w:t>
        </w:r>
      </w:ins>
      <w:r w:rsidRPr="00856016">
        <w:t>)</w:t>
      </w:r>
      <w:r w:rsidRPr="00856016">
        <w:tab/>
        <w:t>“Energy storage system" means any commercially available, customer-sited system or utility-sited system, including batteries and batteries paired with on-site generation, that does not generate energy, that is capable of retaining, storing, and delivering electrical energy by chemical, thermal, mechanical, or other means.</w:t>
      </w:r>
    </w:p>
    <w:p w14:paraId="11DC6338" w14:textId="3D245AB1" w:rsidR="001837E4" w:rsidRPr="00856016" w:rsidRDefault="00A51536" w:rsidP="006C004E">
      <w:pPr>
        <w:pStyle w:val="par1"/>
      </w:pPr>
      <w:r w:rsidRPr="00856016">
        <w:t>(</w:t>
      </w:r>
      <w:del w:id="545" w:author="Author">
        <w:r w:rsidRPr="00856016" w:rsidDel="0075058B">
          <w:delText>e</w:delText>
        </w:r>
      </w:del>
      <w:ins w:id="546" w:author="Author">
        <w:r w:rsidR="0075058B" w:rsidRPr="00856016">
          <w:t>d</w:t>
        </w:r>
      </w:ins>
      <w:r w:rsidRPr="00856016">
        <w:t>)</w:t>
      </w:r>
      <w:r w:rsidRPr="00856016">
        <w:tab/>
        <w:t>“Export capacity” means the amount of alternating current (AC) electrical energy that an interconnection resource is intended to transfer to the utility’s system across the point of interconnection.</w:t>
      </w:r>
    </w:p>
    <w:p w14:paraId="4ED71EEE" w14:textId="00BD912F" w:rsidR="001837E4" w:rsidRPr="00856016" w:rsidRDefault="00A51536" w:rsidP="006C004E">
      <w:pPr>
        <w:pStyle w:val="par1"/>
      </w:pPr>
      <w:r w:rsidRPr="00856016">
        <w:t>(</w:t>
      </w:r>
      <w:del w:id="547" w:author="Author">
        <w:r w:rsidRPr="00856016" w:rsidDel="0075058B">
          <w:delText>f</w:delText>
        </w:r>
      </w:del>
      <w:ins w:id="548" w:author="Author">
        <w:r w:rsidR="0075058B" w:rsidRPr="00856016">
          <w:t>e</w:t>
        </w:r>
      </w:ins>
      <w:r w:rsidRPr="00856016">
        <w:t>)</w:t>
      </w:r>
      <w:r w:rsidRPr="00856016">
        <w:tab/>
        <w:t>“Highly seasonal circuit” means a circuit with a ratio of annual peak load to off-season peak load greater than six.</w:t>
      </w:r>
    </w:p>
    <w:p w14:paraId="2DCA6428" w14:textId="5515105A" w:rsidR="001837E4" w:rsidRPr="00856016" w:rsidRDefault="00A51536" w:rsidP="006C004E">
      <w:pPr>
        <w:pStyle w:val="par1"/>
      </w:pPr>
      <w:ins w:id="549" w:author="Author">
        <w:r w:rsidRPr="00856016">
          <w:t>(</w:t>
        </w:r>
        <w:r w:rsidR="0075058B" w:rsidRPr="00856016">
          <w:t>f</w:t>
        </w:r>
        <w:r w:rsidRPr="00856016">
          <w:t>)</w:t>
        </w:r>
        <w:r w:rsidRPr="00856016">
          <w:tab/>
          <w:t xml:space="preserve">“Hybrid </w:t>
        </w:r>
        <w:r w:rsidR="00FB24A3">
          <w:t>f</w:t>
        </w:r>
        <w:r w:rsidRPr="00856016">
          <w:t>acility” means a facility that has more than one device of different technology types of the production, storage, or consumptions of electricity that are located on the same site and have a single point of interconnection to the utility distribution system.</w:t>
        </w:r>
      </w:ins>
    </w:p>
    <w:p w14:paraId="48712840" w14:textId="1E8E172E" w:rsidR="001837E4" w:rsidRPr="00856016" w:rsidRDefault="00A51536" w:rsidP="006C004E">
      <w:pPr>
        <w:pStyle w:val="par1"/>
      </w:pPr>
      <w:r w:rsidRPr="00856016">
        <w:t>(g)</w:t>
      </w:r>
      <w:r w:rsidRPr="00856016">
        <w:tab/>
        <w:t>“Inadvertent export” means the potential condition in which a normally non-exporting or limited-exporting DER experiences a momentary export that does not exceed limitations specified in paragraph 3853(c).</w:t>
      </w:r>
    </w:p>
    <w:p w14:paraId="3821F14C" w14:textId="2BBA812E" w:rsidR="001837E4" w:rsidRPr="00856016" w:rsidRDefault="00A51536" w:rsidP="006C004E">
      <w:pPr>
        <w:pStyle w:val="par1"/>
      </w:pPr>
      <w:r w:rsidRPr="00856016">
        <w:t>(h)</w:t>
      </w:r>
      <w:r w:rsidRPr="00856016">
        <w:tab/>
        <w:t>“Interconnection agreement” means a contract between the interconnection customer and the utility that formally documents terms and conditions related to the operation and maintenance of any DER in accordance with the utility’s tariffs on file with the Commission.</w:t>
      </w:r>
    </w:p>
    <w:p w14:paraId="0932C67B" w14:textId="69E47A2E" w:rsidR="001837E4" w:rsidRPr="00856016" w:rsidRDefault="00A51536" w:rsidP="006C004E">
      <w:pPr>
        <w:pStyle w:val="par1"/>
      </w:pPr>
      <w:r w:rsidRPr="00856016">
        <w:t>(</w:t>
      </w:r>
      <w:proofErr w:type="spellStart"/>
      <w:r w:rsidRPr="00856016">
        <w:t>i</w:t>
      </w:r>
      <w:proofErr w:type="spellEnd"/>
      <w:r w:rsidRPr="00856016">
        <w:t>)</w:t>
      </w:r>
      <w:r w:rsidRPr="00856016">
        <w:tab/>
        <w:t>“Interconnection customer” or “IC” means any entity, including the utility, any affiliates or subsidiaries of either, that proposes to interconnect its DER with the utility's system.</w:t>
      </w:r>
    </w:p>
    <w:p w14:paraId="7BF5164D" w14:textId="1A0C2411" w:rsidR="001837E4" w:rsidRPr="00856016" w:rsidRDefault="00A51536" w:rsidP="006C004E">
      <w:pPr>
        <w:pStyle w:val="par1"/>
      </w:pPr>
      <w:r w:rsidRPr="00856016">
        <w:t>(j)</w:t>
      </w:r>
      <w:r w:rsidRPr="00856016">
        <w:tab/>
        <w:t xml:space="preserve">“Interconnection facilities” means the utility's interconnection facilities and the interconnection customer's interconnection facilities.  Collectively, interconnection facilities include all facilities and equipment between the DER and the point of interconnection, including any modification, additions or upgrades that are necessary to physically and electrically interconnect the DER to the utility's </w:t>
      </w:r>
      <w:r w:rsidRPr="00856016">
        <w:lastRenderedPageBreak/>
        <w:t xml:space="preserve">system.  Interconnection facilities are sole use facilities and </w:t>
      </w:r>
      <w:proofErr w:type="gramStart"/>
      <w:r w:rsidRPr="00856016">
        <w:t>shall</w:t>
      </w:r>
      <w:proofErr w:type="gramEnd"/>
      <w:r w:rsidRPr="00856016">
        <w:t xml:space="preserve"> not include distribution upgrades.</w:t>
      </w:r>
    </w:p>
    <w:p w14:paraId="04657BF7" w14:textId="17492E9A" w:rsidR="001837E4" w:rsidRPr="00856016" w:rsidRDefault="00A51536" w:rsidP="006C004E">
      <w:pPr>
        <w:pStyle w:val="par1"/>
      </w:pPr>
      <w:r w:rsidRPr="00856016">
        <w:t>(k)</w:t>
      </w:r>
      <w:r w:rsidRPr="00856016">
        <w:tab/>
        <w:t>“Interconnection request” means the interconnection customer's request, in accordance with any applicable utility tariff, to interconnect a new small generating facility, or to increase the capacity of, or make a material modification to the operating characteristics of, an existing DER that is interconnected with the utility’s system.</w:t>
      </w:r>
    </w:p>
    <w:p w14:paraId="44516D1A" w14:textId="7B1020BF" w:rsidR="001837E4" w:rsidRPr="00856016" w:rsidRDefault="00A51536" w:rsidP="006C004E">
      <w:pPr>
        <w:pStyle w:val="par1"/>
      </w:pPr>
      <w:r w:rsidRPr="00856016">
        <w:t>(l)</w:t>
      </w:r>
      <w:r w:rsidRPr="00856016">
        <w:tab/>
        <w:t>“Interconnection resource” means the interconnection customer's source of electric power connected to the utility’s distribution grid, including retail renewable distributed generation, other small generation facilities for the production of electricity, energy storage systems, bidirectional storage, electric vehicle chargers with vehicle to grid, vehicle to home, vehicle to building or combination of any of these elements, as identified in the interconnection request, but shall not include the interconnection facilities not owned by the interconnection customer.  “Interconnection resource” includes an interconnection system or a supplemental DER device that is necessary for compliance with IEEE Standard 1547-2018, until January 1, 2022, or until such time new DERs applying for interconnection will comply with IEEE 1547-2018.  This rule does not include any later amendments or editions of this standard.  This standard is available for public inspection at the Commission’s office, 1560 Broadway, Suite 250, Denver, CO 80202.</w:t>
      </w:r>
    </w:p>
    <w:p w14:paraId="02D34508" w14:textId="50A98F04" w:rsidR="001837E4" w:rsidRPr="00856016" w:rsidRDefault="00A51536" w:rsidP="006C004E">
      <w:pPr>
        <w:pStyle w:val="par1"/>
      </w:pPr>
      <w:r w:rsidRPr="00856016">
        <w:t>(m)</w:t>
      </w:r>
      <w:r w:rsidRPr="00856016">
        <w:tab/>
        <w:t>“Interconnection tariffs” are required filings from the utilities that set forth fees associated with interconnection.  Tariff filings would accommodate utility-specific costs, while allowing for appropriate statewide standardization in the provisions set forth.</w:t>
      </w:r>
    </w:p>
    <w:p w14:paraId="7E0BFB6D" w14:textId="19B9D28D" w:rsidR="001837E4" w:rsidRPr="00856016" w:rsidRDefault="00A51536" w:rsidP="006C004E">
      <w:pPr>
        <w:pStyle w:val="par1"/>
      </w:pPr>
      <w:r w:rsidRPr="00856016">
        <w:t>(n)</w:t>
      </w:r>
      <w:r w:rsidRPr="00856016">
        <w:tab/>
        <w:t>“Line section” means that portion of the utility’s electric delivery system that is connected to a Customer and bounded by automatic sectionalizing devices or the end of the distribution line.</w:t>
      </w:r>
    </w:p>
    <w:p w14:paraId="2CB9754B" w14:textId="04749C8E" w:rsidR="001837E4" w:rsidRPr="00856016" w:rsidRDefault="00A51536" w:rsidP="006C004E">
      <w:pPr>
        <w:pStyle w:val="par1"/>
      </w:pPr>
      <w:r w:rsidRPr="00856016">
        <w:t>(o)</w:t>
      </w:r>
      <w:r w:rsidRPr="00856016">
        <w:tab/>
        <w:t>“Material modification” means a modification that has a material impact on the cost or timing of processing an application with a later queue priority date or a change in the point of interconnection.  A material modification does not include, for example:  a change of ownership of an interconnection resource; changes to the address of the generating facility, so long as the generating facility remains on the same parcel; a change or replacement of interconnection resource that is a like-kind substitution in size, ratings, impedances, efficiencies, or capabilities of the equipment specified in the original application; or a reduction in the capacity of the interconnection resource of ten percent or less.</w:t>
      </w:r>
    </w:p>
    <w:p w14:paraId="61D58FFE" w14:textId="01109316" w:rsidR="001837E4" w:rsidRPr="00856016" w:rsidRDefault="00A51536" w:rsidP="006C004E">
      <w:pPr>
        <w:pStyle w:val="par1"/>
      </w:pPr>
      <w:r w:rsidRPr="00856016">
        <w:lastRenderedPageBreak/>
        <w:t>(p)</w:t>
      </w:r>
      <w:r w:rsidRPr="00856016">
        <w:tab/>
        <w:t>“Minor modifications” means modifications to the utility’s distribution system or to the interconnection facilities that do not have a material impact on the cost or on the timing of an interconnection request.</w:t>
      </w:r>
    </w:p>
    <w:p w14:paraId="5901E3A1" w14:textId="0A4FF460" w:rsidR="001837E4" w:rsidRPr="00856016" w:rsidRDefault="00A51536" w:rsidP="006C004E">
      <w:pPr>
        <w:pStyle w:val="par1"/>
      </w:pPr>
      <w:r w:rsidRPr="00856016">
        <w:t>(q)</w:t>
      </w:r>
      <w:r w:rsidRPr="00856016">
        <w:tab/>
        <w:t xml:space="preserve">“Non-exporting system” means an interconnection resource that is designed so that it does not intentionally transfer electrical energy to the utility’s distribution or transmission system across the point of common coupling.  Such systems may be used to supply part or </w:t>
      </w:r>
      <w:proofErr w:type="gramStart"/>
      <w:r w:rsidRPr="00856016">
        <w:t>all of</w:t>
      </w:r>
      <w:proofErr w:type="gramEnd"/>
      <w:r w:rsidRPr="00856016">
        <w:t xml:space="preserve"> a customer’s load continuously or during an outage.  A system can be non-exporting by virtue of inverter programing or by some other on-site limiting element.  Non-exporting systems may or may not produce inadvertent exports as defined in paragraph (g) of this rule.</w:t>
      </w:r>
    </w:p>
    <w:p w14:paraId="388687F5" w14:textId="57CA24FD" w:rsidR="001837E4" w:rsidRPr="00856016" w:rsidRDefault="00A51536" w:rsidP="006C004E">
      <w:pPr>
        <w:pStyle w:val="par1"/>
      </w:pPr>
      <w:r w:rsidRPr="00856016">
        <w:t>(r)</w:t>
      </w:r>
      <w:r w:rsidRPr="00856016">
        <w:tab/>
        <w:t>“Operating mode” means the mode of DER operational characteristics that determines the performance during normal and abnormal conditions.  For example, an operating mode such as “export only,” “import only,” and “no exchange.”</w:t>
      </w:r>
    </w:p>
    <w:p w14:paraId="1C1A8E22" w14:textId="2033E8A6" w:rsidR="001837E4" w:rsidRPr="00856016" w:rsidRDefault="00A51536" w:rsidP="006C004E">
      <w:pPr>
        <w:pStyle w:val="par1"/>
        <w:rPr>
          <w:rFonts w:eastAsia="Trebuchet MS"/>
        </w:rPr>
      </w:pPr>
      <w:r w:rsidRPr="00856016">
        <w:t>(s)</w:t>
      </w:r>
      <w:r w:rsidRPr="00856016">
        <w:rPr>
          <w:rFonts w:eastAsia="Trebuchet MS"/>
        </w:rPr>
        <w:tab/>
      </w:r>
      <w:r w:rsidRPr="00856016">
        <w:t>“Parallel operation” means a DER facility that is connected to the utility’s system and can supply AC electricity to the interconnection customer simultaneously with the utility’s supply of AC electricity.</w:t>
      </w:r>
    </w:p>
    <w:p w14:paraId="41CB76CF" w14:textId="5E8658EA" w:rsidR="001837E4" w:rsidRPr="00856016" w:rsidRDefault="00A51536" w:rsidP="006C004E">
      <w:pPr>
        <w:pStyle w:val="par1"/>
      </w:pPr>
      <w:r w:rsidRPr="00856016">
        <w:t>(t)</w:t>
      </w:r>
      <w:r w:rsidRPr="00856016">
        <w:tab/>
        <w:t>“Party” or “Parties” means the utility, interconnection customer, or any combination thereof.</w:t>
      </w:r>
    </w:p>
    <w:p w14:paraId="3599AF7A" w14:textId="35E241B8" w:rsidR="001837E4" w:rsidRPr="00856016" w:rsidRDefault="00A51536" w:rsidP="006C004E">
      <w:pPr>
        <w:pStyle w:val="par1"/>
      </w:pPr>
      <w:r w:rsidRPr="00856016">
        <w:t>(u)</w:t>
      </w:r>
      <w:r w:rsidRPr="00856016">
        <w:tab/>
        <w:t>“Point of interconnection” means the point where the interconnection facilities connect with the utility's system.</w:t>
      </w:r>
    </w:p>
    <w:p w14:paraId="63EDB1B6" w14:textId="065B874C" w:rsidR="001837E4" w:rsidRPr="00856016" w:rsidRDefault="00A51536" w:rsidP="006C004E">
      <w:pPr>
        <w:pStyle w:val="par1"/>
      </w:pPr>
      <w:r w:rsidRPr="00856016">
        <w:t>(v)</w:t>
      </w:r>
      <w:r w:rsidRPr="00856016">
        <w:tab/>
        <w:t>“Study process” means the procedure for evaluating an interconnection request that includes the Level 3 scoping meeting, feasibility study, system impact study, and facilities study.</w:t>
      </w:r>
    </w:p>
    <w:p w14:paraId="30C77D84" w14:textId="57712084" w:rsidR="001837E4" w:rsidRPr="00856016" w:rsidDel="00FB24A3" w:rsidRDefault="00A51536" w:rsidP="006C004E">
      <w:pPr>
        <w:pStyle w:val="par1"/>
        <w:rPr>
          <w:del w:id="550" w:author="Author"/>
        </w:rPr>
      </w:pPr>
      <w:del w:id="551" w:author="Author">
        <w:r w:rsidRPr="00856016" w:rsidDel="0075058B">
          <w:delText>(w)</w:delText>
        </w:r>
        <w:r w:rsidRPr="00856016" w:rsidDel="00FB24A3">
          <w:tab/>
        </w:r>
        <w:r w:rsidRPr="00856016">
          <w:delText>“System upgrades” means the additions, modifications, and upgrades to the utility's distribution or Commission-jurisdictional transmission system at or beyond the point of interconnection to facilitate interconnection of interconnection resources and render the service necessary to effect the interconnection customer's operation of interconnection resources.  System upgrades do not include interconnection facilities.</w:delText>
        </w:r>
      </w:del>
      <w:ins w:id="552" w:author="Author">
        <w:del w:id="553" w:author="Author">
          <w:r w:rsidRPr="00856016" w:rsidDel="00FB24A3">
            <w:delText xml:space="preserve"> </w:delText>
          </w:r>
        </w:del>
      </w:ins>
    </w:p>
    <w:p w14:paraId="70270818" w14:textId="069E4285" w:rsidR="001837E4" w:rsidRPr="00856016" w:rsidRDefault="00A51536" w:rsidP="006C004E">
      <w:pPr>
        <w:pStyle w:val="par1"/>
      </w:pPr>
      <w:r w:rsidRPr="00856016">
        <w:t>(</w:t>
      </w:r>
      <w:del w:id="554" w:author="Author">
        <w:r w:rsidRPr="00856016" w:rsidDel="0075058B">
          <w:delText>x</w:delText>
        </w:r>
      </w:del>
      <w:ins w:id="555" w:author="Author">
        <w:r w:rsidR="0075058B" w:rsidRPr="00856016">
          <w:t>w</w:t>
        </w:r>
      </w:ins>
      <w:r w:rsidRPr="00856016">
        <w:t>)</w:t>
      </w:r>
      <w:r w:rsidRPr="00856016">
        <w:tab/>
        <w:t>“Transmission system” means an interconnected group of transmission lines and associated equipment for the movement or transfer of electric energy between points of supply and points at which it is transformed for delivery to customers or is delivered to other electric systems.</w:t>
      </w:r>
    </w:p>
    <w:p w14:paraId="246E6413" w14:textId="5967F41D" w:rsidR="001837E4" w:rsidRPr="00856016" w:rsidRDefault="00A51536" w:rsidP="006C004E">
      <w:pPr>
        <w:pStyle w:val="par1"/>
      </w:pPr>
      <w:r w:rsidRPr="00856016">
        <w:lastRenderedPageBreak/>
        <w:t>(</w:t>
      </w:r>
      <w:del w:id="556" w:author="Author">
        <w:r w:rsidRPr="00856016" w:rsidDel="0075058B">
          <w:delText>y</w:delText>
        </w:r>
      </w:del>
      <w:ins w:id="557" w:author="Author">
        <w:r w:rsidR="0075058B" w:rsidRPr="00856016">
          <w:t>x</w:t>
        </w:r>
      </w:ins>
      <w:r w:rsidRPr="00856016">
        <w:t>)</w:t>
      </w:r>
      <w:r w:rsidRPr="00856016">
        <w:tab/>
        <w:t>“Utility system” means the facilities owned, controlled, or operated by the utility that are used to provide electric service under the tariff.</w:t>
      </w:r>
    </w:p>
    <w:p w14:paraId="3A020159" w14:textId="14B088AA" w:rsidR="001837E4" w:rsidRPr="00856016" w:rsidRDefault="00A51536" w:rsidP="006C004E">
      <w:pPr>
        <w:pStyle w:val="par1"/>
      </w:pPr>
      <w:bookmarkStart w:id="558" w:name="_heading=h.fgwk6na076gh" w:colFirst="0" w:colLast="0"/>
      <w:bookmarkEnd w:id="558"/>
      <w:r w:rsidRPr="00856016">
        <w:t>(</w:t>
      </w:r>
      <w:del w:id="559" w:author="Author">
        <w:r w:rsidRPr="00856016" w:rsidDel="0075058B">
          <w:delText>z</w:delText>
        </w:r>
      </w:del>
      <w:ins w:id="560" w:author="Author">
        <w:r w:rsidR="0075058B" w:rsidRPr="00856016">
          <w:t>y</w:t>
        </w:r>
      </w:ins>
      <w:r w:rsidRPr="00856016">
        <w:t>)</w:t>
      </w:r>
      <w:r w:rsidRPr="00856016">
        <w:tab/>
        <w:t>“Upgrades” means the additions and modifications to the utility's system at or beyond the point of interconnection that are necessary to interconnect an interconnection resource.  Upgrades do not include interconnection facilities.</w:t>
      </w:r>
    </w:p>
    <w:p w14:paraId="79FA8201" w14:textId="77777777" w:rsidR="001837E4" w:rsidRPr="00856016" w:rsidRDefault="00A51536" w:rsidP="006C004E">
      <w:pPr>
        <w:pStyle w:val="Title3"/>
      </w:pPr>
      <w:r w:rsidRPr="00856016">
        <w:t>3853.</w:t>
      </w:r>
      <w:r w:rsidRPr="00856016">
        <w:tab/>
        <w:t>General Interconnection Procedures.</w:t>
      </w:r>
    </w:p>
    <w:p w14:paraId="1A5A55EE" w14:textId="77777777" w:rsidR="001837E4" w:rsidRPr="00856016" w:rsidRDefault="00A51536" w:rsidP="006C004E">
      <w:pPr>
        <w:pStyle w:val="par1"/>
      </w:pPr>
      <w:r w:rsidRPr="00856016">
        <w:t>(a)</w:t>
      </w:r>
      <w:r w:rsidRPr="00856016">
        <w:tab/>
        <w:t>Pre-application procedures.</w:t>
      </w:r>
    </w:p>
    <w:p w14:paraId="169F3ECA" w14:textId="77777777" w:rsidR="001837E4" w:rsidRPr="00856016" w:rsidRDefault="00A51536" w:rsidP="00BC5B6B">
      <w:pPr>
        <w:pStyle w:val="par2"/>
      </w:pPr>
      <w:r w:rsidRPr="00856016">
        <w:t>(I)</w:t>
      </w:r>
      <w:r w:rsidRPr="00856016">
        <w:tab/>
        <w:t>Prior to submitting its interconnection request, the interconnection customer may ask the utility interconnection contact employee or office whether the proposed interconnection is subject to these procedures.  The utility shall respond within 15 business days.</w:t>
      </w:r>
    </w:p>
    <w:p w14:paraId="76388F1D" w14:textId="77777777" w:rsidR="001837E4" w:rsidRPr="00856016" w:rsidRDefault="00A51536" w:rsidP="00BC5B6B">
      <w:pPr>
        <w:pStyle w:val="par2"/>
      </w:pPr>
      <w:r w:rsidRPr="00856016">
        <w:t>(II)</w:t>
      </w:r>
      <w:r w:rsidRPr="00856016">
        <w:tab/>
        <w:t>The utility shall designate an employee or office from which information on the application process and on an affected system can be obtained through informal requests from the interconnection customer presenting a proposed project for a specific site.  The name, telephone number, and e-mail address of such contact employee or office shall be made available on the utility's web site.</w:t>
      </w:r>
    </w:p>
    <w:p w14:paraId="72D75387" w14:textId="77777777" w:rsidR="001837E4" w:rsidRPr="00856016" w:rsidRDefault="00A51536" w:rsidP="00BC5B6B">
      <w:pPr>
        <w:pStyle w:val="par2"/>
      </w:pPr>
      <w:r w:rsidRPr="00856016">
        <w:t>(III)</w:t>
      </w:r>
      <w:r w:rsidRPr="00856016">
        <w:tab/>
        <w:t>In response to an informal pre-application request, the utility shall provide electric system information for specific locations, feeders, or small areas to the interconnection customer upon request and may include relevant system studies, interconnection studies, and other materials useful to an understanding of an interconnection at a particular point on the utility's system, to the extent such provision does not violate confidentiality provisions of prior agreements or critical infrastructure requirements.  The utility shall comply with reasonable requests for such information unless such information is proprietary or confidential and cannot be provided pursuant to a confidentiality agreement.</w:t>
      </w:r>
    </w:p>
    <w:p w14:paraId="49AC55F5" w14:textId="4D93B7C1" w:rsidR="001837E4" w:rsidRPr="00856016" w:rsidRDefault="00A51536" w:rsidP="00BC5B6B">
      <w:pPr>
        <w:pStyle w:val="par2"/>
      </w:pPr>
      <w:r w:rsidRPr="00856016">
        <w:t>(IV)</w:t>
      </w:r>
      <w:r w:rsidRPr="00856016">
        <w:tab/>
        <w:t xml:space="preserve">In addition to the information described in subparagraphs 3853(a)(I) and (III), which may be provided in response to an informal request, an interconnection customer may submit a formal written request for a pre-application report on a proposed interconnection at a specific site using a form supplied by the utility, unless such information is confidential and cannot be provided pursuant to a confidentiality agreement.  The utility may charge up to a Commission-approved fee for the pre-application report.  Upon completion, each pre-application report shall be dated and </w:t>
      </w:r>
      <w:r w:rsidRPr="00856016">
        <w:lastRenderedPageBreak/>
        <w:t xml:space="preserve">publicly posted to the utility’s website with any customer identifying information redacted. </w:t>
      </w:r>
    </w:p>
    <w:p w14:paraId="736A71D7" w14:textId="77777777" w:rsidR="001837E4" w:rsidRPr="00856016" w:rsidRDefault="00A51536" w:rsidP="00BC5B6B">
      <w:pPr>
        <w:pStyle w:val="par3"/>
      </w:pPr>
      <w:r w:rsidRPr="00856016">
        <w:t>(A)</w:t>
      </w:r>
      <w:r w:rsidRPr="00856016">
        <w:tab/>
        <w:t>The utility shall provide the pre-application report to the interconnection customer within 20 business days of receipt of the completed request form and payment of the fee.</w:t>
      </w:r>
    </w:p>
    <w:p w14:paraId="559E3D24" w14:textId="77777777" w:rsidR="001837E4" w:rsidRPr="00856016" w:rsidRDefault="00A51536" w:rsidP="00BC5B6B">
      <w:pPr>
        <w:pStyle w:val="par3"/>
      </w:pPr>
      <w:r w:rsidRPr="00856016">
        <w:t>(B)</w:t>
      </w:r>
      <w:r w:rsidRPr="00856016">
        <w:tab/>
        <w:t xml:space="preserve">The pre-application report shall be non-binding on the utility and shall not confer any rights to the interconnection customer.  The </w:t>
      </w:r>
      <w:proofErr w:type="gramStart"/>
      <w:r w:rsidRPr="00856016">
        <w:t>provided information</w:t>
      </w:r>
      <w:proofErr w:type="gramEnd"/>
      <w:r w:rsidRPr="00856016">
        <w:t xml:space="preserve"> does not guarantee that an interconnection may be completed.  Data provided in the pre- application report may become outdated at the time of the submission of the complete interconnection request.</w:t>
      </w:r>
    </w:p>
    <w:p w14:paraId="329C679E" w14:textId="77777777" w:rsidR="001837E4" w:rsidRPr="00856016" w:rsidRDefault="00A51536" w:rsidP="00BC5B6B">
      <w:pPr>
        <w:pStyle w:val="par3"/>
      </w:pPr>
      <w:r w:rsidRPr="00856016">
        <w:t>(C)</w:t>
      </w:r>
      <w:r w:rsidRPr="00856016">
        <w:tab/>
        <w:t xml:space="preserve">The pre-application report </w:t>
      </w:r>
      <w:proofErr w:type="gramStart"/>
      <w:r w:rsidRPr="00856016">
        <w:t>need</w:t>
      </w:r>
      <w:proofErr w:type="gramEnd"/>
      <w:r w:rsidRPr="00856016">
        <w:t xml:space="preserve"> only include existing information.  A pre- application report request does not obligate the utility to conduct a study or other analysis of the proposed interconnection resource </w:t>
      </w:r>
      <w:proofErr w:type="gramStart"/>
      <w:r w:rsidRPr="00856016">
        <w:t>in the event that</w:t>
      </w:r>
      <w:proofErr w:type="gramEnd"/>
      <w:r w:rsidRPr="00856016">
        <w:t xml:space="preserve"> data is not readily available.</w:t>
      </w:r>
    </w:p>
    <w:p w14:paraId="353FF490" w14:textId="77777777" w:rsidR="001837E4" w:rsidRPr="00856016" w:rsidRDefault="00A51536" w:rsidP="00BC5B6B">
      <w:pPr>
        <w:pStyle w:val="par3"/>
      </w:pPr>
      <w:r w:rsidRPr="00856016">
        <w:t>(D)</w:t>
      </w:r>
      <w:r w:rsidRPr="00856016">
        <w:tab/>
        <w:t>If the utility cannot complete all or some of a pre- application report due to lack of available data, the utility should nonetheless explain what information is not available and why it is not available, and the utility shall provide the interconnection customer with a pre- application report that includes the data that is available.</w:t>
      </w:r>
    </w:p>
    <w:p w14:paraId="7195FBD2" w14:textId="77777777" w:rsidR="001837E4" w:rsidRPr="00856016" w:rsidRDefault="00A51536" w:rsidP="00BC5B6B">
      <w:pPr>
        <w:pStyle w:val="par3"/>
      </w:pPr>
      <w:r w:rsidRPr="00856016">
        <w:t>(E)</w:t>
      </w:r>
      <w:r w:rsidRPr="00856016">
        <w:tab/>
        <w:t>The utility shall, in good faith, include data in the pre- application report that represents the best available information at the time of reporting.  The pre-application report will include the following information:</w:t>
      </w:r>
    </w:p>
    <w:p w14:paraId="21EA9A62" w14:textId="77777777" w:rsidR="001837E4" w:rsidRPr="00856016" w:rsidRDefault="00A51536" w:rsidP="00BC5B6B">
      <w:pPr>
        <w:pStyle w:val="par4"/>
      </w:pPr>
      <w:r w:rsidRPr="00856016">
        <w:t>(</w:t>
      </w:r>
      <w:proofErr w:type="spellStart"/>
      <w:r w:rsidRPr="00856016">
        <w:t>i</w:t>
      </w:r>
      <w:proofErr w:type="spellEnd"/>
      <w:r w:rsidRPr="00856016">
        <w:t>)</w:t>
      </w:r>
      <w:r w:rsidRPr="00856016">
        <w:tab/>
        <w:t>total capacity (in MVA) of substation/area bus, bank or circuit based on normal or operating ratings likely to serve the proposed point of interconnection;</w:t>
      </w:r>
    </w:p>
    <w:p w14:paraId="40315514" w14:textId="77777777" w:rsidR="001837E4" w:rsidRPr="00856016" w:rsidRDefault="00A51536" w:rsidP="00BC5B6B">
      <w:pPr>
        <w:pStyle w:val="par4"/>
      </w:pPr>
      <w:r w:rsidRPr="00856016">
        <w:t>(ii)</w:t>
      </w:r>
      <w:r w:rsidRPr="00856016">
        <w:tab/>
        <w:t>existing aggregate generation DER capacity (in MW AC) interconnected to a substation/area bus, bank or circuit (i.e</w:t>
      </w:r>
      <w:r w:rsidRPr="00856016">
        <w:rPr>
          <w:i/>
          <w:iCs/>
        </w:rPr>
        <w:t>.,</w:t>
      </w:r>
      <w:r w:rsidRPr="00856016">
        <w:t xml:space="preserve"> amount of DER online) likely to serve the proposed point of interconnection;</w:t>
      </w:r>
    </w:p>
    <w:p w14:paraId="3F99B1F0" w14:textId="77777777" w:rsidR="001837E4" w:rsidRPr="00856016" w:rsidRDefault="00A51536" w:rsidP="00BC5B6B">
      <w:pPr>
        <w:pStyle w:val="par4"/>
      </w:pPr>
      <w:r w:rsidRPr="00856016">
        <w:t>(iii)</w:t>
      </w:r>
      <w:r w:rsidRPr="00856016">
        <w:tab/>
        <w:t xml:space="preserve">aggregate queued DER capacity (in MW AC) for a substation/area bus, bank or circuit (i.e., amount of DER in </w:t>
      </w:r>
      <w:r w:rsidRPr="00856016">
        <w:lastRenderedPageBreak/>
        <w:t>the queue) likely to serve the proposed point of interconnection;</w:t>
      </w:r>
    </w:p>
    <w:p w14:paraId="064C1D95" w14:textId="77777777" w:rsidR="001837E4" w:rsidRPr="00856016" w:rsidRDefault="00A51536" w:rsidP="00BC5B6B">
      <w:pPr>
        <w:pStyle w:val="par4"/>
      </w:pPr>
      <w:r w:rsidRPr="00856016">
        <w:t>(iv)</w:t>
      </w:r>
      <w:r w:rsidRPr="00856016">
        <w:tab/>
        <w:t>available capacity (in MW AC) of substation/area bus or bank and circuit likely to serve the proposed point of interconnection (i.e., total capacity less the sum of existing aggregate DER capacity and aggregate queued DER capacity);</w:t>
      </w:r>
    </w:p>
    <w:p w14:paraId="311784FE" w14:textId="77777777" w:rsidR="001837E4" w:rsidRPr="00856016" w:rsidRDefault="00A51536" w:rsidP="00BC5B6B">
      <w:pPr>
        <w:pStyle w:val="par4"/>
      </w:pPr>
      <w:r w:rsidRPr="00856016">
        <w:t>(v)</w:t>
      </w:r>
      <w:r w:rsidRPr="00856016">
        <w:tab/>
        <w:t>substation nominal distribution voltage and/or transmission nominal voltage, if applicable;</w:t>
      </w:r>
    </w:p>
    <w:p w14:paraId="6E55D006" w14:textId="77777777" w:rsidR="001837E4" w:rsidRPr="00856016" w:rsidRDefault="00A51536" w:rsidP="00BC5B6B">
      <w:pPr>
        <w:pStyle w:val="par4"/>
      </w:pPr>
      <w:r w:rsidRPr="00856016">
        <w:t>(vi)</w:t>
      </w:r>
      <w:r w:rsidRPr="00856016">
        <w:tab/>
        <w:t>nominal distribution or transmission circuit voltage at the proposed point of interconnection whether the proposed DER is eligible for the Level 1, Level 2 or non-export process;</w:t>
      </w:r>
    </w:p>
    <w:p w14:paraId="6D1A6885" w14:textId="77777777" w:rsidR="001837E4" w:rsidRPr="00856016" w:rsidRDefault="00A51536" w:rsidP="00BC5B6B">
      <w:pPr>
        <w:pStyle w:val="par4"/>
      </w:pPr>
      <w:r w:rsidRPr="00856016">
        <w:t>(vii)</w:t>
      </w:r>
      <w:r w:rsidRPr="00856016">
        <w:tab/>
        <w:t>approximate circuit distance between the proposed point of interconnection and the substation;</w:t>
      </w:r>
    </w:p>
    <w:p w14:paraId="2928975A" w14:textId="77777777" w:rsidR="001837E4" w:rsidRPr="00856016" w:rsidRDefault="00A51536" w:rsidP="00BC5B6B">
      <w:pPr>
        <w:pStyle w:val="par4"/>
      </w:pPr>
      <w:r w:rsidRPr="00856016">
        <w:t>(viii)</w:t>
      </w:r>
      <w:r w:rsidRPr="00856016">
        <w:tab/>
        <w:t>relevant line section(s) actual or estimated peak load and minimum load data, including daytime minimum load as described in the supplemental review minimum load screen in subparagraph 3855(d)(VI)(A) and absolute minimum load at the time of DER production, when available;</w:t>
      </w:r>
    </w:p>
    <w:p w14:paraId="154313DE" w14:textId="77777777" w:rsidR="001837E4" w:rsidRPr="00856016" w:rsidRDefault="00A51536" w:rsidP="00BC5B6B">
      <w:pPr>
        <w:pStyle w:val="par4"/>
      </w:pPr>
      <w:r w:rsidRPr="00856016">
        <w:t>(ix)</w:t>
      </w:r>
      <w:r w:rsidRPr="00856016">
        <w:tab/>
        <w:t>number and rating of protective devices and number and type (standard, bi-directional) of voltage regulating devices between the proposed point of interconnection and the substation/area. Identify whether the substation has a load tap changer;</w:t>
      </w:r>
    </w:p>
    <w:p w14:paraId="495DD9A7" w14:textId="77777777" w:rsidR="001837E4" w:rsidRPr="00856016" w:rsidRDefault="00A51536" w:rsidP="00BC5B6B">
      <w:pPr>
        <w:pStyle w:val="par4"/>
      </w:pPr>
      <w:r w:rsidRPr="00856016">
        <w:t>(x)</w:t>
      </w:r>
      <w:r w:rsidRPr="00856016">
        <w:tab/>
        <w:t>number of phases available at the proposed point of interconnection.  If a single phase, distance from the three-phase circuit;</w:t>
      </w:r>
    </w:p>
    <w:p w14:paraId="3073C9BD" w14:textId="77777777" w:rsidR="001837E4" w:rsidRPr="00856016" w:rsidRDefault="00A51536" w:rsidP="00BC5B6B">
      <w:pPr>
        <w:pStyle w:val="par4"/>
      </w:pPr>
      <w:r w:rsidRPr="00856016">
        <w:t>(xi)</w:t>
      </w:r>
      <w:r w:rsidRPr="00856016">
        <w:tab/>
        <w:t>whether the point of interconnection is located on a spot network, grid network, or radial supply; and</w:t>
      </w:r>
    </w:p>
    <w:p w14:paraId="650F2AFA" w14:textId="77777777" w:rsidR="001837E4" w:rsidRPr="00856016" w:rsidRDefault="00A51536" w:rsidP="00BC5B6B">
      <w:pPr>
        <w:pStyle w:val="par4"/>
      </w:pPr>
      <w:r w:rsidRPr="00856016">
        <w:t>(xii)</w:t>
      </w:r>
      <w:r w:rsidRPr="00856016">
        <w:tab/>
        <w:t xml:space="preserve">existing or known constraints such as, but not limited to, electrical dependencies at that location, short circuit interrupting capacity issues, power quality or stability issues </w:t>
      </w:r>
      <w:r w:rsidRPr="00856016">
        <w:lastRenderedPageBreak/>
        <w:t>on the circuit, capacity constraints, or secondary networks, based on the proposed point of interconnection.</w:t>
      </w:r>
    </w:p>
    <w:p w14:paraId="11F0B86D" w14:textId="77777777" w:rsidR="001837E4" w:rsidRPr="00856016" w:rsidRDefault="00A51536" w:rsidP="00BC5B6B">
      <w:pPr>
        <w:pStyle w:val="par1"/>
      </w:pPr>
      <w:r w:rsidRPr="00856016">
        <w:t>(b)</w:t>
      </w:r>
      <w:r w:rsidRPr="00856016">
        <w:tab/>
        <w:t>Capacity of the DER.</w:t>
      </w:r>
    </w:p>
    <w:p w14:paraId="5ADFEDE3" w14:textId="77777777" w:rsidR="001837E4" w:rsidRPr="00856016" w:rsidRDefault="00A51536" w:rsidP="00BC5B6B">
      <w:pPr>
        <w:pStyle w:val="par2"/>
      </w:pPr>
      <w:r w:rsidRPr="00856016">
        <w:t>(I)</w:t>
      </w:r>
      <w:r w:rsidRPr="00856016">
        <w:tab/>
        <w:t xml:space="preserve">If the interconnection request is for an increase in capacity for an existing DER, the interconnection request shall be evaluated </w:t>
      </w:r>
      <w:proofErr w:type="gramStart"/>
      <w:r w:rsidRPr="00856016">
        <w:t>on the basis of</w:t>
      </w:r>
      <w:proofErr w:type="gramEnd"/>
      <w:r w:rsidRPr="00856016">
        <w:t xml:space="preserve"> the new total capacity of the DER, except as provided below in subparagraph 3853(c)(III).</w:t>
      </w:r>
    </w:p>
    <w:p w14:paraId="5BB5F175" w14:textId="77777777" w:rsidR="001837E4" w:rsidRPr="00856016" w:rsidRDefault="00A51536" w:rsidP="00BC5B6B">
      <w:pPr>
        <w:pStyle w:val="par2"/>
      </w:pPr>
      <w:r w:rsidRPr="00856016">
        <w:t>(II)</w:t>
      </w:r>
      <w:r w:rsidRPr="00856016">
        <w:tab/>
        <w:t xml:space="preserve">If the interconnection request is for a DER that includes multiple components at a site for which the interconnection customer seeks a single point of interconnection, the interconnection request shall be evaluated </w:t>
      </w:r>
      <w:proofErr w:type="gramStart"/>
      <w:r w:rsidRPr="00856016">
        <w:t>on the basis of</w:t>
      </w:r>
      <w:proofErr w:type="gramEnd"/>
      <w:r w:rsidRPr="00856016">
        <w:t xml:space="preserve"> the aggregate capacity of the multiple components, except as provided below in subparagraph 3853(c)(III).</w:t>
      </w:r>
    </w:p>
    <w:p w14:paraId="6DFD0718" w14:textId="77777777" w:rsidR="001837E4" w:rsidRPr="00856016" w:rsidRDefault="00A51536" w:rsidP="00BC5B6B">
      <w:pPr>
        <w:pStyle w:val="par2"/>
      </w:pPr>
      <w:r w:rsidRPr="00856016">
        <w:t>(III)</w:t>
      </w:r>
      <w:r w:rsidRPr="00856016">
        <w:tab/>
        <w:t>The interconnection request shall be evaluated using the maximum rated capacity of the DER, except as provided below in subparagraph 3853(c)(III).  At the utility’s discretion in accordance with subparagraph 3853(c)(III), the interconnection request may be evaluated using less than the maximum rated capacity of the DER if the utility determines that the DER is only capable of injecting less power into the utility’s system.</w:t>
      </w:r>
    </w:p>
    <w:p w14:paraId="1F060BA6" w14:textId="77777777" w:rsidR="001837E4" w:rsidRPr="00856016" w:rsidRDefault="00A51536" w:rsidP="00BC5B6B">
      <w:pPr>
        <w:pStyle w:val="par1"/>
      </w:pPr>
      <w:r w:rsidRPr="00856016">
        <w:t>(c)</w:t>
      </w:r>
      <w:r w:rsidRPr="00856016">
        <w:tab/>
        <w:t>Energy storage interconnections.</w:t>
      </w:r>
    </w:p>
    <w:p w14:paraId="45F99062" w14:textId="77777777" w:rsidR="001837E4" w:rsidRPr="00856016" w:rsidRDefault="00A51536" w:rsidP="00BC5B6B">
      <w:pPr>
        <w:pStyle w:val="par2"/>
      </w:pPr>
      <w:r w:rsidRPr="00856016">
        <w:t>(I)</w:t>
      </w:r>
      <w:r w:rsidRPr="00856016">
        <w:tab/>
        <w:t>Non-exporting energy storage may inadvertently export, so long as the magnitude is less than the energy storage’s nameplate rating (kW-gross) and the duration of export of power from the customer’s energy storage is less than 30 seconds for any single event.  There are no limits to the number of events.  Inadvertent export events shall not exceed thermal, service voltage, power quality or network limits defined within Commission rules or interconnection requirements.  For good cause shown, the Commission may grant a variance of this section.</w:t>
      </w:r>
    </w:p>
    <w:p w14:paraId="1224D878" w14:textId="77777777" w:rsidR="001837E4" w:rsidRPr="00856016" w:rsidRDefault="00A51536" w:rsidP="00BC5B6B">
      <w:pPr>
        <w:pStyle w:val="par2"/>
      </w:pPr>
      <w:r w:rsidRPr="00856016">
        <w:t>(II)</w:t>
      </w:r>
      <w:r w:rsidRPr="00856016">
        <w:tab/>
        <w:t xml:space="preserve">When a storage system is installed in conjunction with a DER facility, both </w:t>
      </w:r>
      <w:proofErr w:type="gramStart"/>
      <w:r w:rsidRPr="00856016">
        <w:t>shall</w:t>
      </w:r>
      <w:proofErr w:type="gramEnd"/>
      <w:r w:rsidRPr="00856016">
        <w:t xml:space="preserve"> be reviewed at the same time and be included in one interconnection agreement.</w:t>
      </w:r>
    </w:p>
    <w:p w14:paraId="2A913768" w14:textId="77777777" w:rsidR="001837E4" w:rsidRPr="00856016" w:rsidRDefault="00A51536" w:rsidP="00BC5B6B">
      <w:pPr>
        <w:pStyle w:val="par2"/>
      </w:pPr>
      <w:r w:rsidRPr="00856016">
        <w:t>(III)</w:t>
      </w:r>
      <w:r w:rsidRPr="00856016">
        <w:tab/>
        <w:t xml:space="preserve">Interconnection requests are reviewed based on the combined nameplate ratings of systems accounting for their export capacity, and energy storage operating mode.  The ongoing operation capacity portion of the interconnection review is based on the actual simultaneous performance </w:t>
      </w:r>
      <w:r w:rsidRPr="00856016">
        <w:lastRenderedPageBreak/>
        <w:t>AC ratings, taking into account the operational differences of load offset and export.  If the contribution of the energy storage to the total contribution is limited by programing of the maximum active power output, use of a power control system, use of a power relay, or some other mutually agreeable, on-site limiting element, only the capacity that is designed to inject electricity to the utility’s distribution or transmission system (other than inadvertent exports and fault contribution) will be used within certain technical screens and evaluations as specified in paragraphs 3855(b) and (d).</w:t>
      </w:r>
    </w:p>
    <w:p w14:paraId="20075305" w14:textId="77777777" w:rsidR="001837E4" w:rsidRPr="00856016" w:rsidRDefault="00A51536" w:rsidP="00BC5B6B">
      <w:pPr>
        <w:pStyle w:val="par2"/>
      </w:pPr>
      <w:r w:rsidRPr="00856016">
        <w:t>(IV)</w:t>
      </w:r>
      <w:r w:rsidRPr="00856016">
        <w:tab/>
        <w:t>Failure of hardware or software system(s) intended to limit energy storage export capacity shall cause the energy storage system to enter a safe operating state.  An energy storage system combined with a UL 1741 certified power control system shall be considered capable of entering a safe operating state upon failure of hardware or software system(s).  When mutually agreed fail-safe provisions are not provided, at the utility’s discretion, the interconnection request may be evaluated using the maximum rated capacity of the energy storage system.</w:t>
      </w:r>
    </w:p>
    <w:p w14:paraId="5408B02C" w14:textId="77777777" w:rsidR="001837E4" w:rsidRPr="00856016" w:rsidRDefault="00A51536" w:rsidP="00BC5B6B">
      <w:pPr>
        <w:pStyle w:val="par2"/>
      </w:pPr>
      <w:r w:rsidRPr="00856016">
        <w:t>(V)</w:t>
      </w:r>
      <w:r w:rsidRPr="00856016">
        <w:tab/>
        <w:t>When a storage system is installed at the same point of interconnection location as an existing interconnected DER facility, the review level will be based upon the incremental addition of the DER rated capacity and the exporting storage system rated capacity as provided in subparagraph 3853(c)(III).</w:t>
      </w:r>
    </w:p>
    <w:p w14:paraId="6C5B5B27" w14:textId="77777777" w:rsidR="001837E4" w:rsidRPr="00856016" w:rsidRDefault="00A51536" w:rsidP="00BC5B6B">
      <w:pPr>
        <w:pStyle w:val="par2"/>
      </w:pPr>
      <w:r w:rsidRPr="00856016">
        <w:t>(IV)</w:t>
      </w:r>
      <w:r w:rsidRPr="00856016">
        <w:tab/>
        <w:t>A storage system may be located on the same side of a production meter as a generating facility when a production meter is required by these rules provided that the storage system is either non-exporting at the service meter or is charged exclusively by the generating facility and only the production recorded by the production meter will be eligible for incentives.</w:t>
      </w:r>
    </w:p>
    <w:p w14:paraId="07C4D8D7" w14:textId="77777777" w:rsidR="001837E4" w:rsidRPr="00856016" w:rsidRDefault="00A51536" w:rsidP="00BC5B6B">
      <w:pPr>
        <w:pStyle w:val="par1"/>
      </w:pPr>
      <w:r w:rsidRPr="00856016">
        <w:t>(d)</w:t>
      </w:r>
      <w:r w:rsidRPr="00856016">
        <w:tab/>
        <w:t>Interconnection requests.</w:t>
      </w:r>
    </w:p>
    <w:p w14:paraId="25BF525A" w14:textId="674EEDB0" w:rsidR="001837E4" w:rsidRPr="00856016" w:rsidRDefault="00A51536" w:rsidP="00BC5B6B">
      <w:pPr>
        <w:pStyle w:val="par2"/>
      </w:pPr>
      <w:r w:rsidRPr="00856016">
        <w:t>(I)</w:t>
      </w:r>
      <w:r w:rsidRPr="00856016">
        <w:tab/>
        <w:t xml:space="preserve">The interconnection customer shall submit its interconnection request to the utility, together with the processing fee or deposit specified in the interconnection request.  Additional fees or deposits shall not be required, except as otherwise specified in these procedures.  A single request to interconnect may be submitted by the interconnection customer </w:t>
      </w:r>
      <w:ins w:id="561" w:author="Author">
        <w:r w:rsidRPr="00856016">
          <w:t xml:space="preserve">for </w:t>
        </w:r>
      </w:ins>
      <w:r w:rsidRPr="00856016">
        <w:t xml:space="preserve">distributed generation paired with energy storage systems and shall be subject to one interconnection agreement. </w:t>
      </w:r>
      <w:ins w:id="562" w:author="Author">
        <w:r w:rsidR="00FB24A3">
          <w:t xml:space="preserve"> </w:t>
        </w:r>
        <w:r w:rsidRPr="00856016">
          <w:t>A single request to interconnect and energize may be submitted by the interconnection customer for a hybrid facility.</w:t>
        </w:r>
      </w:ins>
    </w:p>
    <w:p w14:paraId="37C6FA8C" w14:textId="77777777" w:rsidR="001837E4" w:rsidRPr="00856016" w:rsidRDefault="00A51536" w:rsidP="00BC5B6B">
      <w:pPr>
        <w:pStyle w:val="par2"/>
      </w:pPr>
      <w:r w:rsidRPr="00856016">
        <w:lastRenderedPageBreak/>
        <w:t>(II)</w:t>
      </w:r>
      <w:r w:rsidRPr="00856016">
        <w:tab/>
        <w:t xml:space="preserve">The interconnection request shall be date-stamped and time-stamped upon receipt.  The original date-stamp and </w:t>
      </w:r>
      <w:proofErr w:type="gramStart"/>
      <w:r w:rsidRPr="00856016">
        <w:t>time-stamp</w:t>
      </w:r>
      <w:proofErr w:type="gramEnd"/>
      <w:r w:rsidRPr="00856016">
        <w:t xml:space="preserve"> applied to the interconnection request at the time of its original submission shall be the order in which the utility reviews applications to determine completeness.</w:t>
      </w:r>
    </w:p>
    <w:p w14:paraId="67869B02" w14:textId="77777777" w:rsidR="001837E4" w:rsidRPr="00856016" w:rsidRDefault="00A51536" w:rsidP="00BC5B6B">
      <w:pPr>
        <w:pStyle w:val="par2"/>
      </w:pPr>
      <w:r w:rsidRPr="00856016">
        <w:t>(III)</w:t>
      </w:r>
      <w:r w:rsidRPr="00856016">
        <w:tab/>
        <w:t xml:space="preserve">The interconnection customer shall be notified of receipt by the utility within three business days of receiving the interconnection request </w:t>
      </w:r>
      <w:proofErr w:type="gramStart"/>
      <w:r w:rsidRPr="00856016">
        <w:t>which notification</w:t>
      </w:r>
      <w:proofErr w:type="gramEnd"/>
      <w:r w:rsidRPr="00856016">
        <w:t xml:space="preserve"> may be to an e-mail address or fax number provided by the IC.</w:t>
      </w:r>
    </w:p>
    <w:p w14:paraId="31F586E0" w14:textId="77777777" w:rsidR="001837E4" w:rsidRPr="00856016" w:rsidRDefault="00A51536" w:rsidP="00BC5B6B">
      <w:pPr>
        <w:pStyle w:val="par2"/>
      </w:pPr>
      <w:r w:rsidRPr="00856016">
        <w:t>(IV)</w:t>
      </w:r>
      <w:r w:rsidRPr="00856016">
        <w:tab/>
        <w:t>The utility shall notify the interconnection customer within ten business days of the receipt of the interconnection request as to whether the interconnection request is complete or incomplete.  If the interconnection request is incomplete, the utility shall provide, along with the notice that the interconnection request is incomplete, a written list detailing all information that must be provided to complete the interconnection request.  The interconnection customer will have ten business days after receipt of the notice to submit the listed information or to request an extension of time to provide such information.  If the IC does not provide the listed information or a request for an extension of time within the deadline, the interconnection request will be deemed withdrawn.  The IC may re-submit the application within one year without paying an additional interconnection application fee.</w:t>
      </w:r>
    </w:p>
    <w:p w14:paraId="33440F79" w14:textId="77777777" w:rsidR="001837E4" w:rsidRPr="00856016" w:rsidRDefault="00A51536" w:rsidP="00BC5B6B">
      <w:pPr>
        <w:pStyle w:val="par2"/>
      </w:pPr>
      <w:r w:rsidRPr="00856016">
        <w:t>(V)</w:t>
      </w:r>
      <w:r w:rsidRPr="00856016">
        <w:tab/>
        <w:t xml:space="preserve">An interconnection request will be deemed complete upon submission of the listed information to the utility.  The interconnection request shall be date-stamped and time-stamped upon being deemed complete.  This date shall be accepted as the qualifying date-stamp and </w:t>
      </w:r>
      <w:proofErr w:type="gramStart"/>
      <w:r w:rsidRPr="00856016">
        <w:t>time-stamp</w:t>
      </w:r>
      <w:proofErr w:type="gramEnd"/>
      <w:r w:rsidRPr="00856016">
        <w:t xml:space="preserve"> for the purposes of any timetable in subsequent procedures.</w:t>
      </w:r>
    </w:p>
    <w:p w14:paraId="55127577" w14:textId="48E9BAF6" w:rsidR="001837E4" w:rsidRPr="00856016" w:rsidRDefault="00A51536" w:rsidP="00BC5B6B">
      <w:pPr>
        <w:pStyle w:val="par2"/>
      </w:pPr>
      <w:r w:rsidRPr="00856016">
        <w:t>(VI)</w:t>
      </w:r>
      <w:r w:rsidRPr="00856016">
        <w:tab/>
        <w:t xml:space="preserve">Any modification to interconnection resource data or equipment configuration or to the interconnection site that is a material modification, may be deemed by the utility to be a </w:t>
      </w:r>
      <w:del w:id="563" w:author="Author">
        <w:r w:rsidRPr="00856016">
          <w:delText xml:space="preserve">withdrawal </w:delText>
        </w:r>
      </w:del>
      <w:ins w:id="564" w:author="Author">
        <w:r w:rsidRPr="00856016">
          <w:t xml:space="preserve">temporary stay </w:t>
        </w:r>
      </w:ins>
      <w:r w:rsidRPr="00856016">
        <w:t>of the interconnection request</w:t>
      </w:r>
      <w:del w:id="565" w:author="Author">
        <w:r w:rsidRPr="00856016">
          <w:delText xml:space="preserve"> and may require submission of a new interconnection request.  A new interconnection request shall not be required for minor modifications to interconnection resource data or equipment configuration or to the interconnection site</w:delText>
        </w:r>
      </w:del>
      <w:r w:rsidRPr="00856016">
        <w:t>.  Within ten business days of receipt of a proposed modification, the utility, in consultation with an affected system owner, if applicable, shall evaluate whether a proposed modification constitutes a material modification.</w:t>
      </w:r>
    </w:p>
    <w:p w14:paraId="40312E46" w14:textId="4FE52C5B" w:rsidR="001837E4" w:rsidRPr="00856016" w:rsidRDefault="00A51536" w:rsidP="00BC5B6B">
      <w:pPr>
        <w:pStyle w:val="par3"/>
      </w:pPr>
      <w:r w:rsidRPr="00856016">
        <w:t>(A)</w:t>
      </w:r>
      <w:r w:rsidRPr="00856016">
        <w:tab/>
        <w:t xml:space="preserve">If the proposed modification is determined to be a material modification, then the utility shall notify the IC in writing that the </w:t>
      </w:r>
      <w:r w:rsidRPr="00856016">
        <w:lastRenderedPageBreak/>
        <w:t xml:space="preserve">customer may:  </w:t>
      </w:r>
      <w:ins w:id="566" w:author="Author">
        <w:r w:rsidRPr="00856016">
          <w:t>temporarily stay the interconnection request</w:t>
        </w:r>
      </w:ins>
      <w:r w:rsidR="00B57712" w:rsidRPr="00856016">
        <w:t>;</w:t>
      </w:r>
      <w:ins w:id="567" w:author="Author">
        <w:r w:rsidRPr="00856016">
          <w:t xml:space="preserve"> </w:t>
        </w:r>
      </w:ins>
      <w:r w:rsidRPr="00856016">
        <w:t>withdraw the proposed modification; or proceed with a new interconnection request for such modification.  The IC shall provide its determination in writing to the utility within ten business days after the utility provides the material modification determination results.  If the IC does not provide its determination, the customer’s request shall be deemed withdrawn.</w:t>
      </w:r>
    </w:p>
    <w:p w14:paraId="39C8F751" w14:textId="77777777" w:rsidR="001837E4" w:rsidRPr="00856016" w:rsidRDefault="00A51536" w:rsidP="00BC5B6B">
      <w:pPr>
        <w:pStyle w:val="par3"/>
      </w:pPr>
      <w:r w:rsidRPr="00856016">
        <w:t>(B)</w:t>
      </w:r>
      <w:r w:rsidRPr="00856016">
        <w:tab/>
        <w:t>If the proposed modification is determined not to be a material modification, then the utility shall notify the IC in writing that the modification has been accepted and that the IC shall retain its eligibility for interconnection, including its place in the interconnection queue.</w:t>
      </w:r>
    </w:p>
    <w:p w14:paraId="6DC4A7A1" w14:textId="77777777" w:rsidR="001837E4" w:rsidRPr="00856016" w:rsidRDefault="00A51536" w:rsidP="00BC5B6B">
      <w:pPr>
        <w:pStyle w:val="par3"/>
      </w:pPr>
      <w:r w:rsidRPr="00856016">
        <w:t>(C)</w:t>
      </w:r>
      <w:r w:rsidRPr="00856016">
        <w:tab/>
        <w:t>Any dispute as to the utility’s determination that a modification constitutes a material modification shall proceed in accordance with the dispute resolution provisions in these procedures.</w:t>
      </w:r>
    </w:p>
    <w:p w14:paraId="2C5FB716" w14:textId="77777777" w:rsidR="001837E4" w:rsidRPr="00856016" w:rsidRDefault="00A51536" w:rsidP="00BC5B6B">
      <w:pPr>
        <w:pStyle w:val="par2"/>
      </w:pPr>
      <w:r w:rsidRPr="00856016">
        <w:t>(VII)</w:t>
      </w:r>
      <w:r w:rsidRPr="00856016">
        <w:tab/>
        <w:t>Documentation of site control must be submitted with the interconnection request.  Site control may be demonstrated through:</w:t>
      </w:r>
    </w:p>
    <w:p w14:paraId="6EFF9A89" w14:textId="77777777" w:rsidR="001837E4" w:rsidRPr="00856016" w:rsidRDefault="00A51536" w:rsidP="00BC5B6B">
      <w:pPr>
        <w:pStyle w:val="par3"/>
      </w:pPr>
      <w:r w:rsidRPr="00856016">
        <w:t>(A)</w:t>
      </w:r>
      <w:r w:rsidRPr="00856016">
        <w:tab/>
        <w:t>ownership of, a leasehold interest in, or a right to develop a site for the purpose of constructing the interconnection resource;</w:t>
      </w:r>
    </w:p>
    <w:p w14:paraId="5ED867EA" w14:textId="77777777" w:rsidR="001837E4" w:rsidRPr="00856016" w:rsidRDefault="00A51536" w:rsidP="00BC5B6B">
      <w:pPr>
        <w:pStyle w:val="par3"/>
      </w:pPr>
      <w:r w:rsidRPr="00856016">
        <w:t>(B)</w:t>
      </w:r>
      <w:r w:rsidRPr="00856016">
        <w:tab/>
        <w:t xml:space="preserve">an option to purchase or acquire a leasehold site for such </w:t>
      </w:r>
      <w:proofErr w:type="gramStart"/>
      <w:r w:rsidRPr="00856016">
        <w:t>purpose</w:t>
      </w:r>
      <w:proofErr w:type="gramEnd"/>
      <w:r w:rsidRPr="00856016">
        <w:t xml:space="preserve"> which may include a letter of intent; or</w:t>
      </w:r>
    </w:p>
    <w:p w14:paraId="2F175673" w14:textId="77777777" w:rsidR="001837E4" w:rsidRPr="00856016" w:rsidRDefault="00A51536" w:rsidP="00BC5B6B">
      <w:pPr>
        <w:pStyle w:val="par3"/>
      </w:pPr>
      <w:r w:rsidRPr="00856016">
        <w:t>(C)</w:t>
      </w:r>
      <w:r w:rsidRPr="00856016">
        <w:tab/>
        <w:t>an exclusivity or other business relationship between the IC and the entity having the right to sell, lease, or grant the IC the right to possess or occupy a site for such purpose.</w:t>
      </w:r>
    </w:p>
    <w:p w14:paraId="2D5C3679" w14:textId="77777777" w:rsidR="001837E4" w:rsidRPr="00856016" w:rsidRDefault="00A51536" w:rsidP="00BC5B6B">
      <w:pPr>
        <w:pStyle w:val="par3"/>
      </w:pPr>
      <w:r w:rsidRPr="00856016">
        <w:t>(D)</w:t>
      </w:r>
      <w:r w:rsidRPr="00856016">
        <w:tab/>
        <w:t>For generating facilities utilizing the Level 1 25 kW AC inverter process, proof of site control may be demonstrated by the IC’s signature on the interconnection application.</w:t>
      </w:r>
    </w:p>
    <w:p w14:paraId="45A27861" w14:textId="77777777" w:rsidR="001837E4" w:rsidRPr="00856016" w:rsidRDefault="00A51536" w:rsidP="00BC5B6B">
      <w:pPr>
        <w:pStyle w:val="par2"/>
      </w:pPr>
      <w:r w:rsidRPr="00856016">
        <w:t>(VIII)</w:t>
      </w:r>
      <w:r w:rsidRPr="00856016">
        <w:tab/>
        <w:t xml:space="preserve">The utility shall place interconnection requests in a first come, first served order per feeder, per substation transformer, and per substation based upon the date an application is complete pursuant to subparagraph 3853(d)(V).  The order of each interconnection request will be used to determine the cost responsibility for the upgrades necessary to accommodate the interconnection.  At the utility's option, interconnection </w:t>
      </w:r>
      <w:r w:rsidRPr="00856016">
        <w:lastRenderedPageBreak/>
        <w:t>requests may be studied serially or in clusters for the purpose of the system impact study.</w:t>
      </w:r>
    </w:p>
    <w:p w14:paraId="04F0F277" w14:textId="77777777" w:rsidR="001837E4" w:rsidRPr="00856016" w:rsidRDefault="00A51536" w:rsidP="00BC5B6B">
      <w:pPr>
        <w:pStyle w:val="par1"/>
      </w:pPr>
      <w:r w:rsidRPr="00856016">
        <w:t>(e)</w:t>
      </w:r>
      <w:r w:rsidRPr="00856016">
        <w:tab/>
        <w:t>Evaluation of interconnection requests.</w:t>
      </w:r>
    </w:p>
    <w:p w14:paraId="2A926ED0" w14:textId="77777777" w:rsidR="001837E4" w:rsidRPr="00856016" w:rsidRDefault="00A51536" w:rsidP="00BC5B6B">
      <w:pPr>
        <w:pStyle w:val="par2"/>
      </w:pPr>
      <w:r w:rsidRPr="00856016">
        <w:t>(I)</w:t>
      </w:r>
      <w:r w:rsidRPr="00856016">
        <w:tab/>
        <w:t>A request to interconnect an interconnection resource no larger than 25 kW AC, which may be paired with a non-exporting storage system no larger than 25 kW AC, shall be evaluated under the Level 1 Process.</w:t>
      </w:r>
    </w:p>
    <w:p w14:paraId="4EB1E226" w14:textId="77777777" w:rsidR="001837E4" w:rsidRPr="00856016" w:rsidRDefault="00A51536" w:rsidP="00BC5B6B">
      <w:pPr>
        <w:pStyle w:val="par2"/>
      </w:pPr>
      <w:r w:rsidRPr="00856016">
        <w:t>(II)</w:t>
      </w:r>
      <w:r w:rsidRPr="00856016">
        <w:tab/>
        <w:t>If not eligible for Level 1, a request to interconnect an interconnection resource with a combined nameplate rating larger than 25 kW AC shall be evaluated under the Level 2 Process (Fast Track) in accordance with the eligibility requirements in paragraph 3855(a).</w:t>
      </w:r>
    </w:p>
    <w:p w14:paraId="193DBBAD" w14:textId="77777777" w:rsidR="001837E4" w:rsidRPr="00856016" w:rsidRDefault="00A51536" w:rsidP="00BC5B6B">
      <w:pPr>
        <w:pStyle w:val="par2"/>
      </w:pPr>
      <w:r w:rsidRPr="00856016">
        <w:t>(III)</w:t>
      </w:r>
      <w:r w:rsidRPr="00856016">
        <w:tab/>
        <w:t>A request to interconnect an interconnection resource that does not pass the Level 1 or Level 2 Process shall be evaluated under the Level 3 Process.</w:t>
      </w:r>
    </w:p>
    <w:p w14:paraId="70559697" w14:textId="77777777" w:rsidR="001837E4" w:rsidRPr="00856016" w:rsidRDefault="00A51536" w:rsidP="00BC5B6B">
      <w:pPr>
        <w:pStyle w:val="par2"/>
      </w:pPr>
      <w:r w:rsidRPr="00856016">
        <w:t>(IV)</w:t>
      </w:r>
      <w:r w:rsidRPr="00856016">
        <w:tab/>
        <w:t>Non-exporting interconnection resources shall be evaluated under the “non-export” interconnection process.  The “non-export” interconnection process is also applicable to additions of new non-exporting interconnection resources paired with existing interconnection resources when the existing interconnection resources have already executed an interconnection agreement.</w:t>
      </w:r>
    </w:p>
    <w:p w14:paraId="1E7F0848" w14:textId="77777777" w:rsidR="001837E4" w:rsidRPr="00856016" w:rsidRDefault="00A51536" w:rsidP="00BC5B6B">
      <w:pPr>
        <w:pStyle w:val="par1"/>
      </w:pPr>
      <w:r w:rsidRPr="00856016">
        <w:t>(f)</w:t>
      </w:r>
      <w:r w:rsidRPr="00856016">
        <w:tab/>
        <w:t>Interconnection agreements.</w:t>
      </w:r>
    </w:p>
    <w:p w14:paraId="0A6D7B84" w14:textId="77777777" w:rsidR="001837E4" w:rsidRPr="00856016" w:rsidRDefault="00A51536" w:rsidP="00BC5B6B">
      <w:pPr>
        <w:pStyle w:val="par2"/>
      </w:pPr>
      <w:r w:rsidRPr="00856016">
        <w:t>(I)</w:t>
      </w:r>
      <w:r w:rsidRPr="00856016">
        <w:tab/>
        <w:t>Any interconnection resource operating in parallel with the utility’s system is required to have an interconnection agreement with the utility to ensure safety, system reliability, and operational compatibility.  References in these procedures to interconnection agreement are to the utility’s interconnection agreement as provided on its website, which interconnection agreement is subject to Commission approval upon request.</w:t>
      </w:r>
    </w:p>
    <w:p w14:paraId="252823C3" w14:textId="77777777" w:rsidR="001837E4" w:rsidRPr="00856016" w:rsidRDefault="00A51536" w:rsidP="00BC5B6B">
      <w:pPr>
        <w:pStyle w:val="par2"/>
      </w:pPr>
      <w:r w:rsidRPr="00856016">
        <w:t>(II)</w:t>
      </w:r>
      <w:r w:rsidRPr="00856016">
        <w:tab/>
        <w:t>Interconnection agreements shall survive transfer of ownership of the interconnection resource to a new owner when the new owner agrees in writing to comply with the terms of the agreement and so notifies the utility.</w:t>
      </w:r>
    </w:p>
    <w:p w14:paraId="0FF0BB25" w14:textId="77777777" w:rsidR="001837E4" w:rsidRPr="00856016" w:rsidRDefault="00A51536" w:rsidP="00BC5B6B">
      <w:pPr>
        <w:pStyle w:val="par2"/>
      </w:pPr>
      <w:r w:rsidRPr="00856016">
        <w:t>(III)</w:t>
      </w:r>
      <w:r w:rsidRPr="00856016">
        <w:tab/>
        <w:t xml:space="preserve">After receiving an interconnection agreement from the utility, the IC shall have 30 business days to sign and return the interconnection </w:t>
      </w:r>
      <w:proofErr w:type="gramStart"/>
      <w:r w:rsidRPr="00856016">
        <w:t>agreement, or</w:t>
      </w:r>
      <w:proofErr w:type="gramEnd"/>
      <w:r w:rsidRPr="00856016">
        <w:t xml:space="preserve"> request that the utility file an unexecuted interconnection agreement </w:t>
      </w:r>
      <w:r w:rsidRPr="00856016">
        <w:lastRenderedPageBreak/>
        <w:t xml:space="preserve">with the Commission.  If the IC does not sign the interconnection agreement or ask that it be filed unexecuted by the utility within 30 business days, the interconnection request shall be deemed withdrawn.  The utility shall provide the </w:t>
      </w:r>
      <w:proofErr w:type="gramStart"/>
      <w:r w:rsidRPr="00856016">
        <w:t>IC</w:t>
      </w:r>
      <w:proofErr w:type="gramEnd"/>
      <w:r w:rsidRPr="00856016">
        <w:t xml:space="preserve"> a fully executed interconnection agreement within two business days after receiving a signed interconnection agreement from the IC.  After the parties sign the interconnection agreement, the interconnection of the interconnection resource shall proceed under the provisions of the interconnection agreement.</w:t>
      </w:r>
    </w:p>
    <w:p w14:paraId="214842F9" w14:textId="77777777" w:rsidR="001837E4" w:rsidRPr="00856016" w:rsidRDefault="00A51536" w:rsidP="00BC5B6B">
      <w:pPr>
        <w:pStyle w:val="par2"/>
      </w:pPr>
      <w:r w:rsidRPr="00856016">
        <w:t>(</w:t>
      </w:r>
      <w:proofErr w:type="spellStart"/>
      <w:r w:rsidRPr="00856016">
        <w:t>lV</w:t>
      </w:r>
      <w:proofErr w:type="spellEnd"/>
      <w:r w:rsidRPr="00856016">
        <w:t>)</w:t>
      </w:r>
      <w:r w:rsidRPr="00856016">
        <w:tab/>
        <w:t>Once the interconnection resource has been authorized by the utility to commence operation in parallel with the utility system, the interconnection customer shall abide by all rules and procedures pertaining to parallel operation in the utility’s tariffs and in the interconnection agreement.</w:t>
      </w:r>
    </w:p>
    <w:p w14:paraId="6C3E1DB3" w14:textId="77777777" w:rsidR="001837E4" w:rsidRPr="00856016" w:rsidRDefault="00A51536" w:rsidP="00BC5B6B">
      <w:pPr>
        <w:pStyle w:val="par2"/>
      </w:pPr>
      <w:r w:rsidRPr="00856016">
        <w:t>(V)</w:t>
      </w:r>
      <w:r w:rsidRPr="00856016">
        <w:tab/>
        <w:t xml:space="preserve">The interconnection customer shall be responsible for the utility’s reasonable and necessary cost for the purchase, installation, operation, maintenance, testing, repair and replacement of utility upgrades or utility interconnection facilities not required to serve other utility customers.  Such upgrades or facilities shall be specified in the interconnection agreement unless otherwise covered by the utility’s tariff or excluded by interconnection agreement.  Utilities may not refuse to provide an IC with a fixed dollar amount to cover reasonable and necessary utility upgrades or utility interconnection facilities </w:t>
      </w:r>
      <w:proofErr w:type="gramStart"/>
      <w:r w:rsidRPr="00856016">
        <w:t>in order to</w:t>
      </w:r>
      <w:proofErr w:type="gramEnd"/>
      <w:r w:rsidRPr="00856016">
        <w:t xml:space="preserve"> facilitate </w:t>
      </w:r>
      <w:proofErr w:type="gramStart"/>
      <w:r w:rsidRPr="00856016">
        <w:t>an interconnection</w:t>
      </w:r>
      <w:proofErr w:type="gramEnd"/>
      <w:r w:rsidRPr="00856016">
        <w:t>.</w:t>
      </w:r>
    </w:p>
    <w:p w14:paraId="260654AA" w14:textId="1745D5F9" w:rsidR="001837E4" w:rsidRPr="00BC5B6B" w:rsidRDefault="00A51536" w:rsidP="00BC5B6B">
      <w:pPr>
        <w:pStyle w:val="par3"/>
      </w:pPr>
      <w:ins w:id="568" w:author="Author">
        <w:r w:rsidRPr="00BC5B6B">
          <w:t>(A)</w:t>
        </w:r>
        <w:r w:rsidRPr="00BC5B6B">
          <w:tab/>
          <w:t>The utility shall not require payment from the interconnection customer associated with reasonable and necessary interconnection facilities and upgrades until 30 days before the utility incurs the costs.</w:t>
        </w:r>
      </w:ins>
    </w:p>
    <w:p w14:paraId="5BEAC251" w14:textId="3197A9D0" w:rsidR="001837E4" w:rsidRPr="00BC5B6B" w:rsidRDefault="00A51536" w:rsidP="00BC5B6B">
      <w:pPr>
        <w:pStyle w:val="par3"/>
      </w:pPr>
      <w:ins w:id="569" w:author="Author">
        <w:r w:rsidRPr="00BC5B6B">
          <w:t>(B)</w:t>
        </w:r>
        <w:r w:rsidRPr="00BC5B6B">
          <w:tab/>
          <w:t xml:space="preserve">The utility may require an interconnection customer to provide security for the estimated full costs of interconnection at the time both parties execute an interconnection agreement. </w:t>
        </w:r>
        <w:r w:rsidR="00FB24A3">
          <w:t xml:space="preserve"> </w:t>
        </w:r>
        <w:r w:rsidRPr="00BC5B6B">
          <w:t xml:space="preserve">The utility </w:t>
        </w:r>
        <w:proofErr w:type="gramStart"/>
        <w:r w:rsidRPr="00BC5B6B">
          <w:t>shall</w:t>
        </w:r>
        <w:proofErr w:type="gramEnd"/>
        <w:r w:rsidRPr="00BC5B6B">
          <w:t xml:space="preserve"> provide security options to the interconnection customer, including acceptance of a letter of credit from a qualified provider.</w:t>
        </w:r>
      </w:ins>
    </w:p>
    <w:p w14:paraId="582D7EFB" w14:textId="77777777" w:rsidR="001837E4" w:rsidRPr="00856016" w:rsidRDefault="00A51536" w:rsidP="00BC5B6B">
      <w:pPr>
        <w:pStyle w:val="par1"/>
      </w:pPr>
      <w:r w:rsidRPr="00856016">
        <w:t>(g)</w:t>
      </w:r>
      <w:r w:rsidRPr="00856016">
        <w:tab/>
        <w:t xml:space="preserve">Reasonable efforts.  The utility and IC shall make reasonable efforts to meet all time frames provided in these procedures unless the utility and the IC agree to a different schedule.  If the utility or IC cannot meet a deadline provided herein, it shall notify the IC or the utility if the notifying party is the </w:t>
      </w:r>
      <w:proofErr w:type="gramStart"/>
      <w:r w:rsidRPr="00856016">
        <w:t>IC, and</w:t>
      </w:r>
      <w:proofErr w:type="gramEnd"/>
      <w:r w:rsidRPr="00856016">
        <w:t xml:space="preserve"> explain the reason for the failure to meet the deadline, and provide an estimated time by which it will complete the applicable interconnection procedure in the process.</w:t>
      </w:r>
    </w:p>
    <w:p w14:paraId="646D500D" w14:textId="77777777" w:rsidR="001837E4" w:rsidRPr="00856016" w:rsidRDefault="00A51536" w:rsidP="00BC5B6B">
      <w:pPr>
        <w:pStyle w:val="par1"/>
      </w:pPr>
      <w:r w:rsidRPr="00856016">
        <w:lastRenderedPageBreak/>
        <w:t>(h)</w:t>
      </w:r>
      <w:r w:rsidRPr="00856016">
        <w:tab/>
        <w:t>Disputes.</w:t>
      </w:r>
    </w:p>
    <w:p w14:paraId="50A50001" w14:textId="77777777" w:rsidR="001837E4" w:rsidRPr="00856016" w:rsidRDefault="00A51536" w:rsidP="00BC5B6B">
      <w:pPr>
        <w:pStyle w:val="par2"/>
      </w:pPr>
      <w:r w:rsidRPr="00856016">
        <w:t>(I)</w:t>
      </w:r>
      <w:r w:rsidRPr="00856016">
        <w:tab/>
        <w:t>The utility and IC shall agree to attempt to resolve all disputes arising out of the interconnection process according to the provisions of this subparagraph.</w:t>
      </w:r>
    </w:p>
    <w:p w14:paraId="64FDF4D0" w14:textId="77777777" w:rsidR="001837E4" w:rsidRPr="00856016" w:rsidRDefault="00A51536" w:rsidP="00BC5B6B">
      <w:pPr>
        <w:pStyle w:val="par2"/>
      </w:pPr>
      <w:r w:rsidRPr="00856016">
        <w:t>(II)</w:t>
      </w:r>
      <w:r w:rsidRPr="00856016">
        <w:tab/>
        <w:t xml:space="preserve">In the event of a dispute, either party shall provide the other party with a written notice of dispute.  Such notice shall describe in detail the nature of the dispute.  If the dispute has not been resolved within five business days after receipt of the notice, either party may contact a mutually </w:t>
      </w:r>
      <w:proofErr w:type="gramStart"/>
      <w:r w:rsidRPr="00856016">
        <w:t>agreed upon</w:t>
      </w:r>
      <w:proofErr w:type="gramEnd"/>
      <w:r w:rsidRPr="00856016">
        <w:t xml:space="preserve"> third party dispute resolution service for assistance in resolving the dispute.</w:t>
      </w:r>
    </w:p>
    <w:p w14:paraId="7DA5B037" w14:textId="77777777" w:rsidR="001837E4" w:rsidRPr="00856016" w:rsidRDefault="00A51536" w:rsidP="00BC5B6B">
      <w:pPr>
        <w:pStyle w:val="par2"/>
      </w:pPr>
      <w:r w:rsidRPr="00856016">
        <w:t>(III)</w:t>
      </w:r>
      <w:r w:rsidRPr="00856016">
        <w:tab/>
        <w:t>The dispute resolution service will assist the parties in either resolving their dispute or in selecting an appropriate dispute resolution venue (e.g., mediation, settlement judge, early neutral evaluation, or technical expert) to assist the parties in resolving their dispute.</w:t>
      </w:r>
    </w:p>
    <w:p w14:paraId="58663A52" w14:textId="77777777" w:rsidR="001837E4" w:rsidRPr="00856016" w:rsidRDefault="00A51536" w:rsidP="00BC5B6B">
      <w:pPr>
        <w:pStyle w:val="par2"/>
      </w:pPr>
      <w:r w:rsidRPr="00856016">
        <w:t>(IV)</w:t>
      </w:r>
      <w:r w:rsidRPr="00856016">
        <w:tab/>
        <w:t xml:space="preserve">Each party agrees to conduct all negotiations in good faith and will be responsible for one-half of any costs paid to neutral </w:t>
      </w:r>
      <w:proofErr w:type="gramStart"/>
      <w:r w:rsidRPr="00856016">
        <w:t>third-parties</w:t>
      </w:r>
      <w:proofErr w:type="gramEnd"/>
      <w:r w:rsidRPr="00856016">
        <w:t>.</w:t>
      </w:r>
    </w:p>
    <w:p w14:paraId="64D83DDE" w14:textId="77777777" w:rsidR="001837E4" w:rsidRPr="00856016" w:rsidRDefault="00A51536" w:rsidP="00BC5B6B">
      <w:pPr>
        <w:pStyle w:val="par2"/>
      </w:pPr>
      <w:r w:rsidRPr="00856016">
        <w:t>(V)</w:t>
      </w:r>
      <w:r w:rsidRPr="00856016">
        <w:tab/>
        <w:t>If neither party elects to seek assistance from the dispute resolution service, or if the attempted dispute resolution fails, then either party may exercise whatever rights and remedies it may have in equity or law consistent with the terms of the agreements between the parties or it may seek resolution at the Commission, pursuant to the Rules of Practice and Procedure, 4 Code of Colorado Regulations 723-1.</w:t>
      </w:r>
    </w:p>
    <w:p w14:paraId="56CA64EF" w14:textId="77777777" w:rsidR="001837E4" w:rsidRPr="00856016" w:rsidRDefault="00A51536" w:rsidP="00BC5B6B">
      <w:pPr>
        <w:pStyle w:val="par1"/>
      </w:pPr>
      <w:r w:rsidRPr="00856016">
        <w:t>(</w:t>
      </w:r>
      <w:proofErr w:type="spellStart"/>
      <w:r w:rsidRPr="00856016">
        <w:t>i</w:t>
      </w:r>
      <w:proofErr w:type="spellEnd"/>
      <w:r w:rsidRPr="00856016">
        <w:t>)</w:t>
      </w:r>
      <w:r w:rsidRPr="00856016">
        <w:tab/>
        <w:t xml:space="preserve">Interconnection metering.  Except as otherwise required by other Commission’s rules or by the terms of a Commission-approved program offered by the utility, any metering necessitated </w:t>
      </w:r>
      <w:proofErr w:type="gramStart"/>
      <w:r w:rsidRPr="00856016">
        <w:t>by the use of</w:t>
      </w:r>
      <w:proofErr w:type="gramEnd"/>
      <w:r w:rsidRPr="00856016">
        <w:t xml:space="preserve"> the interconnection resource shall be installed at the IC’s expense in accordance with Commission requirements or the utility's specifications.  For energy storage systems below 25 kW AC, additional metering shall not be required by the utility for the purposes of monitoring energy storage systems.</w:t>
      </w:r>
    </w:p>
    <w:p w14:paraId="2D8F0542" w14:textId="77777777" w:rsidR="001837E4" w:rsidRPr="00856016" w:rsidRDefault="00A51536" w:rsidP="00BC5B6B">
      <w:pPr>
        <w:pStyle w:val="par1"/>
      </w:pPr>
      <w:r w:rsidRPr="00856016">
        <w:t>(j)</w:t>
      </w:r>
      <w:r w:rsidRPr="00856016">
        <w:tab/>
        <w:t xml:space="preserve">Commissioning tests.  Commissioning tests of the IC’s installed interconnection resource shall be performed pursuant to applicable codes and standards, including IEEE 1547.1 “IEEE Standard Conformance Test Procedures for Equipment Interconnecting Distributed Resources with Electric Power Systems” (2020).  This rule does not include any later amendments or editions of this standard.  This standard is available for public inspection at the Commission’s </w:t>
      </w:r>
      <w:r w:rsidRPr="00856016">
        <w:lastRenderedPageBreak/>
        <w:t xml:space="preserve">office, 1560 Broadway, Suite 250, Denver, CO 80202.  The utility must be given at least five business days’ written notice, or as otherwise mutually agreed to by the parties, of the tests and may be present to witness the commissioning tests.  The utility shall be compensated by the IC for its expense in witnessing Level 2 and Level 3 commissioning tests.  The utility shall </w:t>
      </w:r>
      <w:proofErr w:type="gramStart"/>
      <w:r w:rsidRPr="00856016">
        <w:t>provide to</w:t>
      </w:r>
      <w:proofErr w:type="gramEnd"/>
      <w:r w:rsidRPr="00856016">
        <w:t xml:space="preserve"> the </w:t>
      </w:r>
      <w:proofErr w:type="gramStart"/>
      <w:r w:rsidRPr="00856016">
        <w:t>IC</w:t>
      </w:r>
      <w:proofErr w:type="gramEnd"/>
      <w:r w:rsidRPr="00856016">
        <w:t xml:space="preserve"> an operational approval letter within three business days after notification that the commissioning test has been successfully completed.  Such letter may be provided via e-mail.</w:t>
      </w:r>
    </w:p>
    <w:p w14:paraId="62C9860C" w14:textId="77777777" w:rsidR="001837E4" w:rsidRPr="00856016" w:rsidRDefault="00A51536" w:rsidP="00BC5B6B">
      <w:pPr>
        <w:pStyle w:val="par1"/>
      </w:pPr>
      <w:r w:rsidRPr="00856016">
        <w:t>(k)</w:t>
      </w:r>
      <w:r w:rsidRPr="00856016">
        <w:tab/>
        <w:t>Confidentiality.</w:t>
      </w:r>
    </w:p>
    <w:p w14:paraId="682868BA" w14:textId="77777777" w:rsidR="001837E4" w:rsidRPr="00856016" w:rsidRDefault="00A51536" w:rsidP="00BC5B6B">
      <w:pPr>
        <w:pStyle w:val="par2"/>
      </w:pPr>
      <w:r w:rsidRPr="00856016">
        <w:t>(I)</w:t>
      </w:r>
      <w:r w:rsidRPr="00856016">
        <w:tab/>
        <w:t>Confidential information shall mean any confidential and/or proprietary information provided by one party to the other party that is clearly marked or otherwise designated "Confidential."  All design, operating specifications, and metering data provided by the IC shall be deemed confidential information regardless of whether it is clearly marked or otherwise designated as such.</w:t>
      </w:r>
    </w:p>
    <w:p w14:paraId="714696C3" w14:textId="77777777" w:rsidR="001837E4" w:rsidRPr="00856016" w:rsidRDefault="00A51536" w:rsidP="00BC5B6B">
      <w:pPr>
        <w:pStyle w:val="par2"/>
      </w:pPr>
      <w:r w:rsidRPr="00856016">
        <w:t>(II)</w:t>
      </w:r>
      <w:r w:rsidRPr="00856016">
        <w:tab/>
        <w:t>Confidential information does not include information previously in the public domain, required to be publicly submitted or divulged by governmental authorities (after notice to the other party and after exhausting any opportunity to oppose such publication or release), or necessary to be divulged in an action to enforce an agreement between the parties.  Each party receiving confidential information shall hold such information in confidence and shall not disclose it to any third party nor to the public without the prior written authorization from the party providing that information, except to fulfill obligations under agreements between the parties, or to fulfill legal or regulatory requirements.</w:t>
      </w:r>
    </w:p>
    <w:p w14:paraId="3C12A5F6" w14:textId="77777777" w:rsidR="001837E4" w:rsidRPr="00856016" w:rsidRDefault="00A51536" w:rsidP="00BC5B6B">
      <w:pPr>
        <w:pStyle w:val="par3"/>
      </w:pPr>
      <w:r w:rsidRPr="00856016">
        <w:t>(A)</w:t>
      </w:r>
      <w:r w:rsidRPr="00856016">
        <w:tab/>
        <w:t>Each party shall employ at least the same standard of care to protect confidential information obtained from the other party as it employs to protect its own confidential information.</w:t>
      </w:r>
    </w:p>
    <w:p w14:paraId="3275903B" w14:textId="77777777" w:rsidR="001837E4" w:rsidRPr="00856016" w:rsidRDefault="00A51536" w:rsidP="00BC5B6B">
      <w:pPr>
        <w:pStyle w:val="par3"/>
      </w:pPr>
      <w:r w:rsidRPr="00856016">
        <w:t>(B)</w:t>
      </w:r>
      <w:r w:rsidRPr="00856016">
        <w:tab/>
        <w:t xml:space="preserve">Each party is entitled to equitable relief, by injunction or otherwise, to enforce its rights under this provision to prevent the release of confidential information without bond or proof of </w:t>
      </w:r>
      <w:proofErr w:type="gramStart"/>
      <w:r w:rsidRPr="00856016">
        <w:t>damages, and</w:t>
      </w:r>
      <w:proofErr w:type="gramEnd"/>
      <w:r w:rsidRPr="00856016">
        <w:t xml:space="preserve"> may seek other remedies available at law or in equity for breach of this provision.</w:t>
      </w:r>
    </w:p>
    <w:p w14:paraId="632AF44F" w14:textId="77777777" w:rsidR="001837E4" w:rsidRPr="00856016" w:rsidRDefault="00A51536" w:rsidP="00BC5B6B">
      <w:pPr>
        <w:pStyle w:val="par2"/>
      </w:pPr>
      <w:r w:rsidRPr="00856016">
        <w:t>(III)</w:t>
      </w:r>
      <w:r w:rsidRPr="00856016">
        <w:tab/>
        <w:t xml:space="preserve">Notwithstanding anything in this article to the contrary, if the Commission, during the course of an investigation or otherwise, requests information from one of the parties that is otherwise required to be maintained in </w:t>
      </w:r>
      <w:r w:rsidRPr="00856016">
        <w:lastRenderedPageBreak/>
        <w:t xml:space="preserve">confidence, the party shall provide the requested information to the Commission, within the time provided for in the request for information.  In providing the information to the Commission, the party may request that the information be treated as confidential and non-public by the Commission and that the information be withheld from public disclosure.  Parties are prohibited from notifying the other party prior to the release of </w:t>
      </w:r>
      <w:proofErr w:type="gramStart"/>
      <w:r w:rsidRPr="00856016">
        <w:t>the confidential</w:t>
      </w:r>
      <w:proofErr w:type="gramEnd"/>
      <w:r w:rsidRPr="00856016">
        <w:t xml:space="preserve"> information to the Commission.  The party shall notify the other party when it is notified by the Commission that a request to release confidential information has been received by the Commission, at which time either of the parties may respond before such information </w:t>
      </w:r>
      <w:proofErr w:type="gramStart"/>
      <w:r w:rsidRPr="00856016">
        <w:t>would be</w:t>
      </w:r>
      <w:proofErr w:type="gramEnd"/>
      <w:r w:rsidRPr="00856016">
        <w:t xml:space="preserve"> made public.</w:t>
      </w:r>
    </w:p>
    <w:p w14:paraId="01EB627B" w14:textId="77777777" w:rsidR="001837E4" w:rsidRPr="00856016" w:rsidRDefault="00A51536" w:rsidP="00BC5B6B">
      <w:pPr>
        <w:pStyle w:val="par1"/>
      </w:pPr>
      <w:r w:rsidRPr="00856016">
        <w:t>(l)</w:t>
      </w:r>
      <w:r w:rsidRPr="00856016">
        <w:tab/>
        <w:t>Comparability.  The utility shall receive, process, and analyze all interconnection requests in a timely manner as set forth in this rule.  The utility shall use the same reasonable and expeditious efforts in processing and analyzing interconnection requests from all interconnection customers, whether the interconnection resource is owned or operated by the utility, its subsidiaries or affiliates, or others.</w:t>
      </w:r>
    </w:p>
    <w:p w14:paraId="3E2DABC0" w14:textId="77777777" w:rsidR="001837E4" w:rsidRPr="00856016" w:rsidRDefault="00A51536" w:rsidP="00BC5B6B">
      <w:pPr>
        <w:pStyle w:val="par1"/>
      </w:pPr>
      <w:r w:rsidRPr="00856016">
        <w:t>(m)</w:t>
      </w:r>
      <w:r w:rsidRPr="00856016">
        <w:tab/>
        <w:t>Record retention.  The utility shall maintain for three years, records, subject to audit, of all interconnection requests received under these procedures, the times required to complete each step of the interconnection request approvals and disapprovals, enumerated in these rules and justification for the actions taken on the interconnection requests.</w:t>
      </w:r>
    </w:p>
    <w:p w14:paraId="7922BEE3" w14:textId="77777777" w:rsidR="001837E4" w:rsidRPr="00856016" w:rsidRDefault="00A51536" w:rsidP="00BC5B6B">
      <w:pPr>
        <w:pStyle w:val="par1"/>
      </w:pPr>
      <w:r w:rsidRPr="00856016">
        <w:t>(n)</w:t>
      </w:r>
      <w:r w:rsidRPr="00856016">
        <w:tab/>
        <w:t>Coordination with affected systems.  The utility shall coordinate the conduct of any studies required to determine the impact of the interconnection request on affected systems with affected system operators and, if possible, include those results (if available) in its applicable interconnection study within the time frame specified in this rule.  The utility will include such affected system operators in all meetings held with the IC as required by this rule.  The IC will cooperate with the utility in all matters related to the conduct of studies and the determination of modifications to affected systems.  A utility which may be an affected system shall cooperate with the utility with which interconnection has been requested in all matters related to the conduct of studies and the determination of modifications to affected systems and shall provide to the IC any analysis and data underlying the affected system utility's determinations.</w:t>
      </w:r>
    </w:p>
    <w:p w14:paraId="45020F03" w14:textId="77777777" w:rsidR="001837E4" w:rsidRPr="00856016" w:rsidRDefault="00A51536" w:rsidP="00BC5B6B">
      <w:pPr>
        <w:pStyle w:val="par1"/>
      </w:pPr>
      <w:r w:rsidRPr="00856016">
        <w:t>(o)</w:t>
      </w:r>
      <w:r w:rsidRPr="00856016">
        <w:tab/>
        <w:t xml:space="preserve">Insurance.  A Utility may only require an applicant (i.e., an interconnection customer) to purchase insurance covering Utility damages, and then only in amounts stated below.  An interconnection customer, at its own expense, shall </w:t>
      </w:r>
      <w:r w:rsidRPr="00856016">
        <w:lastRenderedPageBreak/>
        <w:t>secure and maintain in effect during the term of the interconnection agreement, insurance coverage in the following amounts:</w:t>
      </w:r>
    </w:p>
    <w:p w14:paraId="7B06CC5D" w14:textId="77777777" w:rsidR="001837E4" w:rsidRPr="00856016" w:rsidRDefault="00A51536" w:rsidP="00BC5B6B">
      <w:pPr>
        <w:pStyle w:val="par2"/>
      </w:pPr>
      <w:r w:rsidRPr="00856016">
        <w:t>(I)</w:t>
      </w:r>
      <w:r w:rsidRPr="00856016">
        <w:tab/>
        <w:t>For non-inverter-based Generating Facilities:</w:t>
      </w:r>
    </w:p>
    <w:p w14:paraId="4EDB09AA" w14:textId="77777777" w:rsidR="001837E4" w:rsidRPr="00856016" w:rsidRDefault="00A51536" w:rsidP="00BC5B6B">
      <w:pPr>
        <w:pStyle w:val="upar1"/>
      </w:pPr>
      <w:r w:rsidRPr="00856016">
        <w:t>Nameplate Rating &gt; 5 MW $3,000,000 for each occurrence</w:t>
      </w:r>
    </w:p>
    <w:p w14:paraId="440E9E97" w14:textId="77777777" w:rsidR="001837E4" w:rsidRPr="00856016" w:rsidRDefault="00A51536" w:rsidP="00BC5B6B">
      <w:pPr>
        <w:pStyle w:val="upar1"/>
      </w:pPr>
      <w:r w:rsidRPr="00856016">
        <w:t>2 MW &lt; Nameplate Rating &lt; 5 MW $2,000,000 for each occurrence</w:t>
      </w:r>
    </w:p>
    <w:p w14:paraId="7FE6ECE7" w14:textId="77777777" w:rsidR="001837E4" w:rsidRPr="00856016" w:rsidRDefault="00A51536" w:rsidP="00BC5B6B">
      <w:pPr>
        <w:pStyle w:val="upar1"/>
      </w:pPr>
      <w:r w:rsidRPr="00856016">
        <w:t>500 kW &lt; Nameplate Rating &lt; 2 MW $1,000,000 for each occurrence</w:t>
      </w:r>
    </w:p>
    <w:p w14:paraId="591B6941" w14:textId="77777777" w:rsidR="001837E4" w:rsidRPr="00856016" w:rsidRDefault="00A51536" w:rsidP="00BC5B6B">
      <w:pPr>
        <w:pStyle w:val="upar1"/>
      </w:pPr>
      <w:r w:rsidRPr="00856016">
        <w:t>50 kW &lt; Nameplate Rating &lt; 500 kW $500,000 for each occurrence</w:t>
      </w:r>
    </w:p>
    <w:p w14:paraId="0BA1CEE3" w14:textId="77777777" w:rsidR="001837E4" w:rsidRPr="00856016" w:rsidRDefault="00A51536" w:rsidP="00BC5B6B">
      <w:pPr>
        <w:pStyle w:val="upar1"/>
      </w:pPr>
      <w:r w:rsidRPr="00856016">
        <w:t>Nameplate Rating &lt; 50 kW - no additional insurance</w:t>
      </w:r>
    </w:p>
    <w:p w14:paraId="598A9FFF" w14:textId="77777777" w:rsidR="001837E4" w:rsidRPr="00856016" w:rsidRDefault="00A51536" w:rsidP="00BC5B6B">
      <w:pPr>
        <w:pStyle w:val="par2"/>
      </w:pPr>
      <w:r w:rsidRPr="00856016">
        <w:t>(II)</w:t>
      </w:r>
      <w:r w:rsidRPr="00856016">
        <w:tab/>
        <w:t>For inverter-based Generating Facilities:</w:t>
      </w:r>
    </w:p>
    <w:p w14:paraId="3628E90E" w14:textId="77777777" w:rsidR="001837E4" w:rsidRPr="00856016" w:rsidRDefault="00A51536" w:rsidP="00BC5B6B">
      <w:pPr>
        <w:pStyle w:val="upar1"/>
      </w:pPr>
      <w:r w:rsidRPr="00856016">
        <w:t>Nameplate Rating &gt; 5 MW $2,000,000 for each occurrence</w:t>
      </w:r>
    </w:p>
    <w:p w14:paraId="5A819BBF" w14:textId="77777777" w:rsidR="001837E4" w:rsidRPr="00856016" w:rsidRDefault="00A51536" w:rsidP="00BC5B6B">
      <w:pPr>
        <w:pStyle w:val="upar1"/>
      </w:pPr>
      <w:r w:rsidRPr="00856016">
        <w:t>1 MW &lt; Nameplate Rating &lt; 5 MW $1,000,000 for each occurrence</w:t>
      </w:r>
    </w:p>
    <w:p w14:paraId="3940CA2D" w14:textId="77777777" w:rsidR="001837E4" w:rsidRPr="00856016" w:rsidRDefault="00A51536" w:rsidP="00BC5B6B">
      <w:pPr>
        <w:pStyle w:val="upar1"/>
      </w:pPr>
      <w:r w:rsidRPr="00856016">
        <w:t>Nameplate Rating &lt; 1 MW no insurance</w:t>
      </w:r>
    </w:p>
    <w:p w14:paraId="0598E762" w14:textId="77777777" w:rsidR="001837E4" w:rsidRPr="00856016" w:rsidRDefault="00A51536" w:rsidP="00BC5B6B">
      <w:pPr>
        <w:pStyle w:val="par2"/>
      </w:pPr>
      <w:r w:rsidRPr="00856016">
        <w:t>(III)</w:t>
      </w:r>
      <w:r w:rsidRPr="00856016">
        <w:tab/>
        <w:t>Colorado governmental entities that self-insure against liability in amounts above those required in paragraph (o) for interconnection resources up to 2 MW or to the replacement value of the interconnection resource for those interconnection resource above 2 MW, shall not be required to purchase additional insurance or to add the utility as an additional insured to any policy, nor shall they be obligated to indemnify the utility, though they shall be liable for any negligent or intentional act or omission of the municipality, its employees, contractors, subcontractors, or agents.</w:t>
      </w:r>
    </w:p>
    <w:p w14:paraId="55F15592" w14:textId="77777777" w:rsidR="001837E4" w:rsidRPr="00856016" w:rsidRDefault="00A51536" w:rsidP="00BC5B6B">
      <w:pPr>
        <w:pStyle w:val="par2"/>
      </w:pPr>
      <w:r w:rsidRPr="00856016">
        <w:t>(IV)</w:t>
      </w:r>
      <w:r w:rsidRPr="00856016">
        <w:tab/>
        <w:t xml:space="preserve">Certificates of Insurance evidencing the requisite coverage and provision(s) when required shall be furnished to utility prior to the date of interconnection of the interconnection resource.  Utilities shall be permitted to periodically obtain proof of current insurance coverage from the interconnection customer </w:t>
      </w:r>
      <w:proofErr w:type="gramStart"/>
      <w:r w:rsidRPr="00856016">
        <w:t>in order to</w:t>
      </w:r>
      <w:proofErr w:type="gramEnd"/>
      <w:r w:rsidRPr="00856016">
        <w:t xml:space="preserve"> verify proper liability insurance coverage.  Customers will not be allowed to commence or continue interconnected operations unless they provide to the utility evidence that satisfactory insurance coverage </w:t>
      </w:r>
      <w:proofErr w:type="gramStart"/>
      <w:r w:rsidRPr="00856016">
        <w:t>is in effect at all times</w:t>
      </w:r>
      <w:proofErr w:type="gramEnd"/>
      <w:r w:rsidRPr="00856016">
        <w:t>.</w:t>
      </w:r>
    </w:p>
    <w:p w14:paraId="266C9A02" w14:textId="77777777" w:rsidR="001837E4" w:rsidRPr="00856016" w:rsidRDefault="00A51536" w:rsidP="00BC5B6B">
      <w:pPr>
        <w:pStyle w:val="par1"/>
      </w:pPr>
      <w:r w:rsidRPr="00856016">
        <w:t>(p)</w:t>
      </w:r>
      <w:r w:rsidRPr="00856016">
        <w:tab/>
        <w:t>Implementation by tariff.</w:t>
      </w:r>
    </w:p>
    <w:p w14:paraId="2F5CFBA5" w14:textId="77777777" w:rsidR="001837E4" w:rsidRPr="00856016" w:rsidRDefault="00A51536" w:rsidP="00BC5B6B">
      <w:pPr>
        <w:pStyle w:val="par2"/>
      </w:pPr>
      <w:r w:rsidRPr="00856016">
        <w:lastRenderedPageBreak/>
        <w:t>(I)</w:t>
      </w:r>
      <w:r w:rsidRPr="00856016">
        <w:tab/>
        <w:t>Each utility shall have on file with the Commission an interconnection tariff that sets forth fees, deadlines and interconnection procedures.  A utility’s interconnection tariff shall comply with these Interconnection Rules, but when appropriate may include shorter deadlines for certain procedures.</w:t>
      </w:r>
    </w:p>
    <w:p w14:paraId="1D2EB645" w14:textId="77777777" w:rsidR="001837E4" w:rsidRPr="00856016" w:rsidRDefault="00A51536" w:rsidP="00BC5B6B">
      <w:pPr>
        <w:pStyle w:val="par2"/>
      </w:pPr>
      <w:r w:rsidRPr="00856016">
        <w:t>(II)</w:t>
      </w:r>
      <w:r w:rsidRPr="00856016">
        <w:tab/>
        <w:t xml:space="preserve">The interconnection tariff shall be filed along with </w:t>
      </w:r>
      <w:proofErr w:type="gramStart"/>
      <w:r w:rsidRPr="00856016">
        <w:t>an advice letter</w:t>
      </w:r>
      <w:proofErr w:type="gramEnd"/>
      <w:r w:rsidRPr="00856016">
        <w:t>.  Tariffs filed by cooperative electric associations shall be informational only.  Tariffs filed by investor-owned electric utilities may be set for hearing and suspended in accordance with the Commission Rules of Practice and Procedure and applicable statutes.</w:t>
      </w:r>
    </w:p>
    <w:p w14:paraId="241339ED" w14:textId="77777777" w:rsidR="001837E4" w:rsidRPr="00856016" w:rsidRDefault="00A51536" w:rsidP="00BC5B6B">
      <w:pPr>
        <w:pStyle w:val="par2"/>
      </w:pPr>
      <w:r w:rsidRPr="00856016">
        <w:t>(III)</w:t>
      </w:r>
      <w:r w:rsidRPr="00856016">
        <w:tab/>
        <w:t>The tariff shall include the following provisions:</w:t>
      </w:r>
    </w:p>
    <w:p w14:paraId="10A2102B" w14:textId="77777777" w:rsidR="001837E4" w:rsidRPr="00856016" w:rsidRDefault="00A51536" w:rsidP="00BC5B6B">
      <w:pPr>
        <w:pStyle w:val="par3"/>
      </w:pPr>
      <w:r w:rsidRPr="00856016">
        <w:t>(A)</w:t>
      </w:r>
      <w:r w:rsidRPr="00856016">
        <w:tab/>
        <w:t>timelines:  paragraphs 3853(a),(d),(f), 3854(a), 3855(b),(c),(d), 3856(a),(b),(c),(d);</w:t>
      </w:r>
    </w:p>
    <w:p w14:paraId="3452F7A5" w14:textId="77777777" w:rsidR="001837E4" w:rsidRPr="00856016" w:rsidRDefault="00A51536" w:rsidP="00BC5B6B">
      <w:pPr>
        <w:pStyle w:val="par3"/>
      </w:pPr>
      <w:r w:rsidRPr="00856016">
        <w:t>(B)</w:t>
      </w:r>
      <w:r w:rsidRPr="00856016">
        <w:tab/>
        <w:t>any fees:  including but not limited to those referenced at paragraphs 3853(a),(d),(f),(j), 3854(a) and (b), and 3856(a);</w:t>
      </w:r>
    </w:p>
    <w:p w14:paraId="6DF34D5B" w14:textId="77777777" w:rsidR="001837E4" w:rsidRPr="00856016" w:rsidRDefault="00A51536" w:rsidP="00BC5B6B">
      <w:pPr>
        <w:pStyle w:val="par4"/>
      </w:pPr>
      <w:r w:rsidRPr="00856016">
        <w:t>(</w:t>
      </w:r>
      <w:proofErr w:type="spellStart"/>
      <w:r w:rsidRPr="00856016">
        <w:t>i</w:t>
      </w:r>
      <w:proofErr w:type="spellEnd"/>
      <w:r w:rsidRPr="00856016">
        <w:t>) the utility shall demonstrate that any fee established in tariff is cost-based;</w:t>
      </w:r>
    </w:p>
    <w:p w14:paraId="29EB82C9" w14:textId="77777777" w:rsidR="001837E4" w:rsidRPr="00856016" w:rsidRDefault="00A51536" w:rsidP="00BC5B6B">
      <w:pPr>
        <w:pStyle w:val="par3"/>
      </w:pPr>
      <w:r w:rsidRPr="00856016">
        <w:t>(C)</w:t>
      </w:r>
      <w:r w:rsidRPr="00856016">
        <w:tab/>
        <w:t>material modification withdrawals:  paragraph 3853(d); and</w:t>
      </w:r>
    </w:p>
    <w:p w14:paraId="4B05340F" w14:textId="77777777" w:rsidR="001837E4" w:rsidRPr="00856016" w:rsidRDefault="00A51536" w:rsidP="00BC5B6B">
      <w:pPr>
        <w:pStyle w:val="par3"/>
      </w:pPr>
      <w:r w:rsidRPr="00856016">
        <w:t>(D)</w:t>
      </w:r>
      <w:r w:rsidRPr="00856016">
        <w:tab/>
        <w:t>maximum rated capacity:  paragraph 3853(b), and (c).</w:t>
      </w:r>
    </w:p>
    <w:p w14:paraId="21AAF187" w14:textId="74DF63D1" w:rsidR="001837E4" w:rsidRPr="00856016" w:rsidRDefault="00A51536" w:rsidP="00BC5B6B">
      <w:pPr>
        <w:pStyle w:val="par2"/>
      </w:pPr>
      <w:ins w:id="570" w:author="Author">
        <w:r w:rsidRPr="00856016">
          <w:t>(IV)</w:t>
        </w:r>
        <w:r w:rsidRPr="00856016">
          <w:tab/>
          <w:t xml:space="preserve">Each utility shall also have on file with the Commission an optional phased interconnection or energization agreement and a flexible interconnection or energization tariff as defined in </w:t>
        </w:r>
        <w:r w:rsidR="00BC5B6B">
          <w:t>r</w:t>
        </w:r>
        <w:r w:rsidRPr="00856016">
          <w:t>ule 3001.</w:t>
        </w:r>
      </w:ins>
    </w:p>
    <w:p w14:paraId="360085DC" w14:textId="27ED33FA" w:rsidR="001837E4" w:rsidRPr="00856016" w:rsidRDefault="00A51536" w:rsidP="00BC5B6B">
      <w:pPr>
        <w:pStyle w:val="par1"/>
      </w:pPr>
      <w:ins w:id="571" w:author="Author">
        <w:r w:rsidRPr="00856016">
          <w:t>(q)</w:t>
        </w:r>
        <w:r w:rsidRPr="00856016">
          <w:tab/>
          <w:t>Use of third-party contractors.</w:t>
        </w:r>
      </w:ins>
    </w:p>
    <w:p w14:paraId="4D1C1D24" w14:textId="7E2F651F" w:rsidR="001837E4" w:rsidRPr="00856016" w:rsidRDefault="00A51536" w:rsidP="00BC5B6B">
      <w:pPr>
        <w:pStyle w:val="par2"/>
      </w:pPr>
      <w:ins w:id="572" w:author="Author">
        <w:r w:rsidRPr="00856016">
          <w:t>(I)</w:t>
        </w:r>
        <w:r w:rsidRPr="00856016">
          <w:tab/>
          <w:t>The utility shall allow an interconnection customer to use a utility-approved third-party contractor to perform interconnection studies or upgrade work</w:t>
        </w:r>
        <w:r w:rsidR="00FB24A3">
          <w:t>.</w:t>
        </w:r>
      </w:ins>
    </w:p>
    <w:p w14:paraId="4A96CE36" w14:textId="2F1CF8D3" w:rsidR="001837E4" w:rsidRPr="00856016" w:rsidRDefault="00A51536" w:rsidP="00BC5B6B">
      <w:pPr>
        <w:pStyle w:val="par2"/>
      </w:pPr>
      <w:ins w:id="573" w:author="Author">
        <w:r w:rsidRPr="00856016">
          <w:t>(II)</w:t>
        </w:r>
        <w:r w:rsidRPr="00856016">
          <w:tab/>
          <w:t>The utility shall implement a process for third-party interconnection studies and upgrades, which includes a process for developing and updating a list of utility-approved third-party contractors pursuant to § 40-2-135(7)(b)(II), C.R.S.</w:t>
        </w:r>
      </w:ins>
    </w:p>
    <w:p w14:paraId="1671C92F" w14:textId="62FF78C5" w:rsidR="001837E4" w:rsidRPr="00856016" w:rsidRDefault="00A51536" w:rsidP="00BC5B6B">
      <w:pPr>
        <w:pStyle w:val="par2"/>
      </w:pPr>
      <w:ins w:id="574" w:author="Author">
        <w:r w:rsidRPr="00856016">
          <w:t>(III)</w:t>
        </w:r>
        <w:r w:rsidRPr="00856016">
          <w:tab/>
          <w:t>The utility may review and request modifications to third-party interconnection studies and other design work, including requesting additional analysis to ensure accuracy and completion</w:t>
        </w:r>
        <w:r w:rsidR="00FB24A3">
          <w:t>.</w:t>
        </w:r>
      </w:ins>
    </w:p>
    <w:p w14:paraId="263FC234" w14:textId="5CA1D92F" w:rsidR="001837E4" w:rsidRPr="00856016" w:rsidRDefault="00A51536" w:rsidP="00BC5B6B">
      <w:pPr>
        <w:pStyle w:val="par2"/>
      </w:pPr>
      <w:ins w:id="575" w:author="Author">
        <w:r w:rsidRPr="00856016">
          <w:lastRenderedPageBreak/>
          <w:t>(IV)</w:t>
        </w:r>
        <w:r w:rsidRPr="00856016">
          <w:tab/>
          <w:t>The utility shall inspect any construction work performed by a third-party contractor</w:t>
        </w:r>
        <w:r w:rsidR="00FB24A3">
          <w:t>.</w:t>
        </w:r>
      </w:ins>
    </w:p>
    <w:p w14:paraId="770A0C38" w14:textId="2046ADF1" w:rsidR="001837E4" w:rsidRPr="00856016" w:rsidRDefault="00A51536" w:rsidP="00BC5B6B">
      <w:pPr>
        <w:pStyle w:val="par2"/>
      </w:pPr>
      <w:ins w:id="576" w:author="Author">
        <w:r w:rsidRPr="00856016">
          <w:t>(V)</w:t>
        </w:r>
        <w:r w:rsidRPr="00856016">
          <w:tab/>
          <w:t xml:space="preserve">Neither the utility nor ratepayers are responsible for costs associated with repairs or corrections to third-party work. </w:t>
        </w:r>
        <w:r w:rsidR="00FB24A3">
          <w:t xml:space="preserve"> </w:t>
        </w:r>
        <w:r w:rsidRPr="00856016">
          <w:t>Costs associated with repairs or corrections to third-party work are the responsibility of the contractor</w:t>
        </w:r>
        <w:r w:rsidR="00FB24A3">
          <w:t>.</w:t>
        </w:r>
      </w:ins>
    </w:p>
    <w:p w14:paraId="40F27B8C" w14:textId="619EC72E" w:rsidR="003A6471" w:rsidRPr="00856016" w:rsidRDefault="00A51536" w:rsidP="00BC5B6B">
      <w:pPr>
        <w:pStyle w:val="par2"/>
        <w:rPr>
          <w:ins w:id="577" w:author="Author"/>
          <w:b/>
          <w:bCs/>
        </w:rPr>
      </w:pPr>
      <w:ins w:id="578" w:author="Author">
        <w:r w:rsidRPr="00856016">
          <w:t>(VI)</w:t>
        </w:r>
        <w:r w:rsidRPr="00856016">
          <w:tab/>
          <w:t>The utility is not liable for and shall not warranty designs, construction, or work performed by the contractor that results in damages, injury, or death.</w:t>
        </w:r>
      </w:ins>
    </w:p>
    <w:p w14:paraId="51B832B9" w14:textId="181A26E7" w:rsidR="003A6471" w:rsidRPr="00856016" w:rsidRDefault="003A6471" w:rsidP="00BC5B6B">
      <w:pPr>
        <w:pStyle w:val="par1"/>
        <w:rPr>
          <w:ins w:id="579" w:author="Author"/>
        </w:rPr>
      </w:pPr>
      <w:ins w:id="580" w:author="Author">
        <w:r w:rsidRPr="00856016">
          <w:t>(r)</w:t>
        </w:r>
        <w:r w:rsidRPr="00856016">
          <w:tab/>
          <w:t>Interconnection cost caps.</w:t>
        </w:r>
      </w:ins>
    </w:p>
    <w:p w14:paraId="317A8366" w14:textId="0DAB0BF5" w:rsidR="003A6471" w:rsidRPr="00856016" w:rsidRDefault="003A6471" w:rsidP="00BC5B6B">
      <w:pPr>
        <w:pStyle w:val="par2"/>
        <w:rPr>
          <w:ins w:id="581" w:author="Author"/>
        </w:rPr>
      </w:pPr>
      <w:ins w:id="582" w:author="Author">
        <w:r w:rsidRPr="00856016">
          <w:t>(I)</w:t>
        </w:r>
        <w:r w:rsidRPr="00856016">
          <w:tab/>
          <w:t xml:space="preserve">The costs associated with interconnection-driven upgrades to the utilities’ distribution system are capped at the following amounts for each customer group below. </w:t>
        </w:r>
        <w:r w:rsidR="00BC5B6B">
          <w:t xml:space="preserve"> </w:t>
        </w:r>
        <w:r w:rsidRPr="00856016">
          <w:t>Subject to Commission approval, costs exceeding the customer caps remain recoverable by the utility.</w:t>
        </w:r>
      </w:ins>
    </w:p>
    <w:p w14:paraId="440FBC37" w14:textId="7BE52A5C" w:rsidR="003A6471" w:rsidRPr="00856016" w:rsidRDefault="00BC5B6B" w:rsidP="00BC5B6B">
      <w:pPr>
        <w:pStyle w:val="par3"/>
        <w:rPr>
          <w:ins w:id="583" w:author="Author"/>
        </w:rPr>
      </w:pPr>
      <w:ins w:id="584" w:author="Author">
        <w:r>
          <w:t>(A)</w:t>
        </w:r>
        <w:r>
          <w:tab/>
        </w:r>
        <w:r w:rsidR="003A6471" w:rsidRPr="00856016">
          <w:t>Small (&lt;25 kW) DG systems: $300 per customer-caused system upgrade</w:t>
        </w:r>
        <w:r w:rsidR="00FB24A3">
          <w:t>.</w:t>
        </w:r>
      </w:ins>
    </w:p>
    <w:p w14:paraId="2AB473DB" w14:textId="086793E5" w:rsidR="003A6471" w:rsidRPr="00856016" w:rsidRDefault="00BC5B6B" w:rsidP="00BC5B6B">
      <w:pPr>
        <w:pStyle w:val="par3"/>
        <w:rPr>
          <w:ins w:id="585" w:author="Author"/>
        </w:rPr>
      </w:pPr>
      <w:ins w:id="586" w:author="Author">
        <w:r>
          <w:t>(B)</w:t>
        </w:r>
        <w:r>
          <w:tab/>
        </w:r>
        <w:r w:rsidR="003A6471" w:rsidRPr="00856016">
          <w:t>Larger (&gt;25 kW) DG systems shall not be subject to a cost cap</w:t>
        </w:r>
        <w:r w:rsidR="00FB24A3">
          <w:t>.</w:t>
        </w:r>
      </w:ins>
    </w:p>
    <w:p w14:paraId="5DCDFB3E" w14:textId="77777777" w:rsidR="001733EB" w:rsidRDefault="003A6471" w:rsidP="001733EB">
      <w:pPr>
        <w:pStyle w:val="par2"/>
        <w:rPr>
          <w:ins w:id="587" w:author="Author"/>
        </w:rPr>
      </w:pPr>
      <w:ins w:id="588" w:author="Author">
        <w:r w:rsidRPr="001733EB">
          <w:t>(II)</w:t>
        </w:r>
        <w:r w:rsidRPr="001733EB">
          <w:tab/>
          <w:t>Income-qualified customers shall be exempt from paying system upgrade fees associated with interconnection projects.</w:t>
        </w:r>
        <w:bookmarkStart w:id="589" w:name="_heading=h.2agj1yo6liiu" w:colFirst="0" w:colLast="0"/>
        <w:bookmarkEnd w:id="589"/>
      </w:ins>
    </w:p>
    <w:p w14:paraId="7AE46B09" w14:textId="4FFDFC89" w:rsidR="001837E4" w:rsidRPr="00856016" w:rsidRDefault="00A51536">
      <w:pPr>
        <w:pStyle w:val="par1"/>
        <w:pPrChange w:id="590" w:author="Author">
          <w:pPr>
            <w:pStyle w:val="par2"/>
          </w:pPr>
        </w:pPrChange>
      </w:pPr>
      <w:r w:rsidRPr="00856016">
        <w:t>(</w:t>
      </w:r>
      <w:ins w:id="591" w:author="Author">
        <w:r w:rsidR="00A1610C" w:rsidRPr="00856016">
          <w:t>s</w:t>
        </w:r>
      </w:ins>
      <w:del w:id="592" w:author="Author">
        <w:r w:rsidRPr="00856016">
          <w:delText>q</w:delText>
        </w:r>
      </w:del>
      <w:r w:rsidRPr="00856016">
        <w:t>)</w:t>
      </w:r>
      <w:r w:rsidRPr="00856016">
        <w:tab/>
        <w:t>Reporting.</w:t>
      </w:r>
    </w:p>
    <w:p w14:paraId="27EB4044" w14:textId="77777777" w:rsidR="001837E4" w:rsidRPr="00856016" w:rsidRDefault="00A51536" w:rsidP="00BC5B6B">
      <w:pPr>
        <w:pStyle w:val="par2"/>
      </w:pPr>
      <w:r w:rsidRPr="00856016">
        <w:t>(I)</w:t>
      </w:r>
      <w:r w:rsidRPr="00856016">
        <w:tab/>
        <w:t>Each utility shall submit an interconnection report to the Commission two times per year and shall make it available to the public on its website.  A cooperative electric association that has voted to exempt itself from regulation pursuant to C.R.S. § 40-9.5-103 shall submit an interconnection report to the Commission once per year.  The first interconnection report shall be due 180 days after the effective date of these interconnection rules.  Upon a filing by a party with proper standing showing good cause, and when necessary and appropriate, the Commission may by order increase the frequency of such reporting on a temporary basis.  The report shall contain relevant totals for both the year and the most recent reporting period, including the following information listed in subparagraphs (q)(II) and (III) of this rule.  The report shall also contain the total number of missed deadlines contained in these rules in the reporting period as well as copies of any notices of delay or missed deadlines issued by the utility to an interconnection customer pursuant to paragraph 3853(g).</w:t>
      </w:r>
    </w:p>
    <w:p w14:paraId="070D3E42" w14:textId="41E0AFF2" w:rsidR="001837E4" w:rsidRPr="00856016" w:rsidRDefault="00A51536" w:rsidP="00BC5B6B">
      <w:pPr>
        <w:pStyle w:val="par2"/>
      </w:pPr>
      <w:r w:rsidRPr="00856016">
        <w:lastRenderedPageBreak/>
        <w:t>(II)</w:t>
      </w:r>
      <w:r w:rsidRPr="00856016">
        <w:tab/>
        <w:t>Pre-application reports:</w:t>
      </w:r>
    </w:p>
    <w:p w14:paraId="221A1D61" w14:textId="77777777" w:rsidR="001837E4" w:rsidRPr="00856016" w:rsidRDefault="00A51536" w:rsidP="00BC5B6B">
      <w:pPr>
        <w:pStyle w:val="par3"/>
      </w:pPr>
      <w:r w:rsidRPr="00856016">
        <w:t>(A)</w:t>
      </w:r>
      <w:r w:rsidRPr="00856016">
        <w:tab/>
        <w:t>total number of reports requested;</w:t>
      </w:r>
    </w:p>
    <w:p w14:paraId="5EE5DCF1" w14:textId="77777777" w:rsidR="001837E4" w:rsidRPr="00856016" w:rsidRDefault="00A51536" w:rsidP="00BC5B6B">
      <w:pPr>
        <w:pStyle w:val="par3"/>
      </w:pPr>
      <w:r w:rsidRPr="00856016">
        <w:t>(B)</w:t>
      </w:r>
      <w:r w:rsidRPr="00856016">
        <w:tab/>
        <w:t>total number of reports in process;</w:t>
      </w:r>
    </w:p>
    <w:p w14:paraId="3359E710" w14:textId="77777777" w:rsidR="001837E4" w:rsidRPr="00856016" w:rsidRDefault="00A51536" w:rsidP="00BC5B6B">
      <w:pPr>
        <w:pStyle w:val="par3"/>
      </w:pPr>
      <w:r w:rsidRPr="00856016">
        <w:t>(C)</w:t>
      </w:r>
      <w:r w:rsidRPr="00856016">
        <w:tab/>
        <w:t>total number of reports issued;</w:t>
      </w:r>
    </w:p>
    <w:p w14:paraId="1B021EAA" w14:textId="77777777" w:rsidR="001837E4" w:rsidRPr="00856016" w:rsidRDefault="00A51536" w:rsidP="00BC5B6B">
      <w:pPr>
        <w:pStyle w:val="par3"/>
      </w:pPr>
      <w:r w:rsidRPr="00856016">
        <w:t>(D)</w:t>
      </w:r>
      <w:r w:rsidRPr="00856016">
        <w:tab/>
        <w:t>total number of requests withdrawn;</w:t>
      </w:r>
    </w:p>
    <w:p w14:paraId="3B5F2F08" w14:textId="77777777" w:rsidR="001837E4" w:rsidRPr="00856016" w:rsidRDefault="00A51536" w:rsidP="00BC5B6B">
      <w:pPr>
        <w:pStyle w:val="par3"/>
      </w:pPr>
      <w:r w:rsidRPr="00856016">
        <w:t>(E)</w:t>
      </w:r>
      <w:r w:rsidRPr="00856016">
        <w:tab/>
        <w:t>maximum, mean, and median processing times from receipt of request to issuance of report; and</w:t>
      </w:r>
    </w:p>
    <w:p w14:paraId="4D9C267D" w14:textId="77777777" w:rsidR="001837E4" w:rsidRPr="00856016" w:rsidRDefault="00A51536" w:rsidP="00BC5B6B">
      <w:pPr>
        <w:pStyle w:val="par3"/>
      </w:pPr>
      <w:r w:rsidRPr="00856016">
        <w:t>(F)</w:t>
      </w:r>
      <w:r w:rsidRPr="00856016">
        <w:tab/>
        <w:t>number of reports processed in more than the 20 business days allowed in subparagraph 3853(a)(IV)(A).</w:t>
      </w:r>
    </w:p>
    <w:p w14:paraId="7A7D686A" w14:textId="77777777" w:rsidR="001837E4" w:rsidRPr="00856016" w:rsidRDefault="00A51536" w:rsidP="00BC5B6B">
      <w:pPr>
        <w:pStyle w:val="par2"/>
      </w:pPr>
      <w:r w:rsidRPr="00856016">
        <w:t>(III)</w:t>
      </w:r>
      <w:r w:rsidRPr="00856016">
        <w:tab/>
        <w:t>Interconnection applications:</w:t>
      </w:r>
    </w:p>
    <w:p w14:paraId="381BB700" w14:textId="77777777" w:rsidR="001837E4" w:rsidRPr="00856016" w:rsidRDefault="00A51536" w:rsidP="00BC5B6B">
      <w:pPr>
        <w:pStyle w:val="par3"/>
      </w:pPr>
      <w:r w:rsidRPr="00856016">
        <w:t>(A)</w:t>
      </w:r>
      <w:r w:rsidRPr="00856016">
        <w:tab/>
        <w:t>total number received, broken down by:</w:t>
      </w:r>
    </w:p>
    <w:p w14:paraId="1A4844A8" w14:textId="0E05CB61" w:rsidR="001837E4" w:rsidRPr="00856016" w:rsidRDefault="00A51536" w:rsidP="00BC5B6B">
      <w:pPr>
        <w:pStyle w:val="par4"/>
      </w:pPr>
      <w:r w:rsidRPr="00856016">
        <w:t>(</w:t>
      </w:r>
      <w:proofErr w:type="spellStart"/>
      <w:r w:rsidRPr="00856016">
        <w:t>i</w:t>
      </w:r>
      <w:proofErr w:type="spellEnd"/>
      <w:r w:rsidRPr="00856016">
        <w:t>)</w:t>
      </w:r>
      <w:r w:rsidRPr="00856016">
        <w:tab/>
        <w:t xml:space="preserve">primary fuel type (e.g., solar, wind, </w:t>
      </w:r>
      <w:proofErr w:type="gramStart"/>
      <w:r w:rsidRPr="00856016">
        <w:t>bio-gas</w:t>
      </w:r>
      <w:proofErr w:type="gramEnd"/>
      <w:r w:rsidRPr="00856016">
        <w:t xml:space="preserve">, etc.); </w:t>
      </w:r>
      <w:del w:id="593" w:author="Author">
        <w:r w:rsidRPr="00856016" w:rsidDel="00BC5B6B">
          <w:delText>and</w:delText>
        </w:r>
      </w:del>
    </w:p>
    <w:p w14:paraId="617EA9B6" w14:textId="73751A67" w:rsidR="001837E4" w:rsidRPr="00856016" w:rsidRDefault="00A51536" w:rsidP="00BC5B6B">
      <w:pPr>
        <w:pStyle w:val="par4"/>
      </w:pPr>
      <w:r w:rsidRPr="00856016">
        <w:t>(ii)</w:t>
      </w:r>
      <w:r w:rsidRPr="00856016">
        <w:tab/>
        <w:t>system size (e.g., &lt;25 kW, &lt;1 MW, &lt;5MW, &gt;5MW)</w:t>
      </w:r>
      <w:del w:id="594" w:author="Author">
        <w:r w:rsidRPr="00856016" w:rsidDel="00BC5B6B">
          <w:delText>.</w:delText>
        </w:r>
      </w:del>
      <w:ins w:id="595" w:author="Author">
        <w:r w:rsidR="00BC5B6B">
          <w:t>; and</w:t>
        </w:r>
      </w:ins>
    </w:p>
    <w:p w14:paraId="53418C4C" w14:textId="34E81D76" w:rsidR="001837E4" w:rsidRPr="00856016" w:rsidRDefault="00A51536" w:rsidP="00BC5B6B">
      <w:pPr>
        <w:pStyle w:val="par4"/>
      </w:pPr>
      <w:ins w:id="596" w:author="Author">
        <w:r w:rsidRPr="00856016">
          <w:t>(iii)</w:t>
        </w:r>
        <w:r w:rsidRPr="00856016">
          <w:tab/>
          <w:t>energy storage size and duration, as applicable (e.g., 2 MW / four hours)</w:t>
        </w:r>
        <w:r w:rsidR="00BC5B6B">
          <w:t>.</w:t>
        </w:r>
      </w:ins>
    </w:p>
    <w:p w14:paraId="14B03001" w14:textId="77777777" w:rsidR="001837E4" w:rsidRPr="00856016" w:rsidRDefault="00A51536" w:rsidP="00BC5B6B">
      <w:pPr>
        <w:pStyle w:val="par3"/>
      </w:pPr>
      <w:r w:rsidRPr="00856016">
        <w:t>(B)</w:t>
      </w:r>
      <w:r w:rsidRPr="00856016">
        <w:tab/>
        <w:t>Level 1 review process.</w:t>
      </w:r>
    </w:p>
    <w:p w14:paraId="462E5B86" w14:textId="691CADBC" w:rsidR="001837E4" w:rsidRPr="00856016" w:rsidRDefault="00A51536" w:rsidP="00BC5B6B">
      <w:pPr>
        <w:pStyle w:val="par4"/>
      </w:pPr>
      <w:r w:rsidRPr="00856016">
        <w:t>(</w:t>
      </w:r>
      <w:proofErr w:type="spellStart"/>
      <w:r w:rsidRPr="00856016">
        <w:t>i</w:t>
      </w:r>
      <w:proofErr w:type="spellEnd"/>
      <w:r w:rsidRPr="00856016">
        <w:t>)</w:t>
      </w:r>
      <w:r w:rsidRPr="00856016">
        <w:tab/>
        <w:t>total number of applications processed;</w:t>
      </w:r>
      <w:del w:id="597" w:author="Author">
        <w:r w:rsidRPr="00856016" w:rsidDel="00B271A9">
          <w:delText xml:space="preserve"> and</w:delText>
        </w:r>
      </w:del>
    </w:p>
    <w:p w14:paraId="7B79F041" w14:textId="7AE3167E" w:rsidR="001837E4" w:rsidRPr="00856016" w:rsidRDefault="00A51536" w:rsidP="00BC5B6B">
      <w:pPr>
        <w:pStyle w:val="par4"/>
      </w:pPr>
      <w:r w:rsidRPr="00856016">
        <w:t>(ii)</w:t>
      </w:r>
      <w:r w:rsidRPr="00856016">
        <w:tab/>
        <w:t xml:space="preserve">maximum, mean, </w:t>
      </w:r>
      <w:del w:id="598" w:author="Author">
        <w:r w:rsidRPr="00856016">
          <w:delText xml:space="preserve">and </w:delText>
        </w:r>
      </w:del>
      <w:r w:rsidRPr="00856016">
        <w:t xml:space="preserve">median </w:t>
      </w:r>
      <w:ins w:id="599" w:author="Author">
        <w:r w:rsidRPr="00856016">
          <w:t xml:space="preserve">and standard deviation </w:t>
        </w:r>
      </w:ins>
      <w:r w:rsidRPr="00856016">
        <w:t>processing times from receipt of complete application to provision of a counter-signed interconnection agreement</w:t>
      </w:r>
      <w:del w:id="600" w:author="Author">
        <w:r w:rsidRPr="00856016" w:rsidDel="00BC5B6B">
          <w:delText>.</w:delText>
        </w:r>
      </w:del>
      <w:ins w:id="601" w:author="Author">
        <w:r w:rsidR="00BC5B6B">
          <w:t>; and</w:t>
        </w:r>
      </w:ins>
    </w:p>
    <w:p w14:paraId="1002DFE2" w14:textId="3EAC2629" w:rsidR="001837E4" w:rsidRPr="00856016" w:rsidRDefault="00A51536" w:rsidP="00BC5B6B">
      <w:pPr>
        <w:pStyle w:val="par4"/>
      </w:pPr>
      <w:ins w:id="602" w:author="Author">
        <w:r w:rsidRPr="00856016">
          <w:t>(iii)</w:t>
        </w:r>
        <w:r w:rsidRPr="00856016">
          <w:tab/>
          <w:t>a description of major constraints and obstacles to completing Level 1 reviews</w:t>
        </w:r>
        <w:r w:rsidR="00BC5B6B">
          <w:t>.</w:t>
        </w:r>
      </w:ins>
    </w:p>
    <w:p w14:paraId="595394BA" w14:textId="77777777" w:rsidR="001837E4" w:rsidRPr="00856016" w:rsidRDefault="00A51536" w:rsidP="00BC5B6B">
      <w:pPr>
        <w:pStyle w:val="par3"/>
      </w:pPr>
      <w:r w:rsidRPr="00856016">
        <w:t>(C)</w:t>
      </w:r>
      <w:r w:rsidRPr="00856016">
        <w:tab/>
        <w:t>Level 2 review process.</w:t>
      </w:r>
    </w:p>
    <w:p w14:paraId="767D832D" w14:textId="77777777" w:rsidR="001837E4" w:rsidRPr="00856016" w:rsidRDefault="00A51536" w:rsidP="00BC5B6B">
      <w:pPr>
        <w:pStyle w:val="par4"/>
      </w:pPr>
      <w:r w:rsidRPr="00856016">
        <w:t>(</w:t>
      </w:r>
      <w:proofErr w:type="spellStart"/>
      <w:r w:rsidRPr="00856016">
        <w:t>i</w:t>
      </w:r>
      <w:proofErr w:type="spellEnd"/>
      <w:r w:rsidRPr="00856016">
        <w:t>)</w:t>
      </w:r>
      <w:r w:rsidRPr="00856016">
        <w:tab/>
        <w:t>total number of applications that passed the screens in paragraph 3855(b);</w:t>
      </w:r>
    </w:p>
    <w:p w14:paraId="481E4CDC" w14:textId="77777777" w:rsidR="001837E4" w:rsidRPr="00856016" w:rsidRDefault="00A51536" w:rsidP="00BC5B6B">
      <w:pPr>
        <w:pStyle w:val="par4"/>
      </w:pPr>
      <w:r w:rsidRPr="00856016">
        <w:lastRenderedPageBreak/>
        <w:t>(ii)</w:t>
      </w:r>
      <w:r w:rsidRPr="00856016">
        <w:tab/>
        <w:t>total number of applications that failed the screens in paragraph 3855(b);</w:t>
      </w:r>
      <w:del w:id="603" w:author="Author">
        <w:r w:rsidRPr="00856016" w:rsidDel="00BC5B6B">
          <w:delText xml:space="preserve"> and</w:delText>
        </w:r>
      </w:del>
    </w:p>
    <w:p w14:paraId="4D7762F9" w14:textId="08EB1124" w:rsidR="001837E4" w:rsidRPr="00856016" w:rsidRDefault="00BC5B6B" w:rsidP="00BC5B6B">
      <w:pPr>
        <w:pStyle w:val="par4"/>
      </w:pPr>
      <w:ins w:id="604" w:author="Author">
        <w:r>
          <w:t>(iii)</w:t>
        </w:r>
        <w:r>
          <w:tab/>
        </w:r>
      </w:ins>
      <w:r w:rsidR="00A51536" w:rsidRPr="00856016">
        <w:t xml:space="preserve">maximum, mean, </w:t>
      </w:r>
      <w:del w:id="605" w:author="Author">
        <w:r w:rsidR="00A51536" w:rsidRPr="00856016">
          <w:delText xml:space="preserve">and </w:delText>
        </w:r>
      </w:del>
      <w:r w:rsidR="00A51536" w:rsidRPr="00856016">
        <w:t xml:space="preserve">median </w:t>
      </w:r>
      <w:ins w:id="606" w:author="Author">
        <w:r w:rsidR="00A51536" w:rsidRPr="00856016">
          <w:t xml:space="preserve">and standard deviation </w:t>
        </w:r>
      </w:ins>
      <w:r w:rsidR="00A51536" w:rsidRPr="00856016">
        <w:t>processing times from receipt of complete application to issuance of an interconnection agreement</w:t>
      </w:r>
      <w:ins w:id="607" w:author="Author">
        <w:r>
          <w:t>;</w:t>
        </w:r>
      </w:ins>
      <w:del w:id="608" w:author="Author">
        <w:r w:rsidR="00A51536" w:rsidRPr="00856016" w:rsidDel="00BC5B6B">
          <w:delText>.</w:delText>
        </w:r>
      </w:del>
      <w:ins w:id="609" w:author="Author">
        <w:r>
          <w:t xml:space="preserve"> and</w:t>
        </w:r>
      </w:ins>
    </w:p>
    <w:p w14:paraId="781CB622" w14:textId="29EE81AC" w:rsidR="001837E4" w:rsidRPr="00856016" w:rsidRDefault="00BC5B6B" w:rsidP="00BC5B6B">
      <w:pPr>
        <w:pStyle w:val="par4"/>
      </w:pPr>
      <w:ins w:id="610" w:author="Author">
        <w:r>
          <w:t>(iv)</w:t>
        </w:r>
        <w:r>
          <w:tab/>
        </w:r>
        <w:r w:rsidR="00A51536" w:rsidRPr="00856016">
          <w:t>a description of major constraints and obstacles to completing Level 2 reviews</w:t>
        </w:r>
      </w:ins>
    </w:p>
    <w:p w14:paraId="008421BA" w14:textId="77777777" w:rsidR="001837E4" w:rsidRPr="00856016" w:rsidRDefault="00A51536" w:rsidP="00BC5B6B">
      <w:pPr>
        <w:pStyle w:val="par3"/>
      </w:pPr>
      <w:r w:rsidRPr="00856016">
        <w:t>(D)</w:t>
      </w:r>
      <w:r w:rsidRPr="00856016">
        <w:tab/>
        <w:t>Supplemental review.</w:t>
      </w:r>
    </w:p>
    <w:p w14:paraId="680E9B48" w14:textId="77777777" w:rsidR="001837E4" w:rsidRPr="00856016" w:rsidRDefault="00A51536" w:rsidP="00BC5B6B">
      <w:pPr>
        <w:pStyle w:val="par4"/>
      </w:pPr>
      <w:r w:rsidRPr="00856016">
        <w:t>(</w:t>
      </w:r>
      <w:proofErr w:type="spellStart"/>
      <w:r w:rsidRPr="00856016">
        <w:t>i</w:t>
      </w:r>
      <w:proofErr w:type="spellEnd"/>
      <w:r w:rsidRPr="00856016">
        <w:t>)</w:t>
      </w:r>
      <w:r w:rsidRPr="00856016">
        <w:tab/>
        <w:t>total number of applications that passed the screens in paragraph 3855(d);</w:t>
      </w:r>
    </w:p>
    <w:p w14:paraId="13681AA3" w14:textId="77777777" w:rsidR="001837E4" w:rsidRPr="00856016" w:rsidRDefault="00A51536" w:rsidP="00BC5B6B">
      <w:pPr>
        <w:pStyle w:val="par4"/>
      </w:pPr>
      <w:r w:rsidRPr="00856016">
        <w:t>(ii)</w:t>
      </w:r>
      <w:r w:rsidRPr="00856016">
        <w:tab/>
        <w:t>total number of applications that failed the screens in paragraph 3855(d);</w:t>
      </w:r>
      <w:del w:id="611" w:author="Author">
        <w:r w:rsidRPr="00856016" w:rsidDel="00BC5B6B">
          <w:delText xml:space="preserve"> and</w:delText>
        </w:r>
      </w:del>
    </w:p>
    <w:p w14:paraId="1BD2995D" w14:textId="14E997E8" w:rsidR="001837E4" w:rsidRPr="00856016" w:rsidRDefault="00A51536" w:rsidP="00BC5B6B">
      <w:pPr>
        <w:pStyle w:val="par4"/>
      </w:pPr>
      <w:r w:rsidRPr="00856016">
        <w:t>(iii)</w:t>
      </w:r>
      <w:r w:rsidRPr="00856016">
        <w:tab/>
        <w:t xml:space="preserve">maximum, mean, </w:t>
      </w:r>
      <w:del w:id="612" w:author="Author">
        <w:r w:rsidRPr="00856016">
          <w:delText xml:space="preserve">and </w:delText>
        </w:r>
      </w:del>
      <w:r w:rsidRPr="00856016">
        <w:t>median</w:t>
      </w:r>
      <w:ins w:id="613" w:author="Author">
        <w:r w:rsidRPr="00856016">
          <w:t xml:space="preserve">, and standard </w:t>
        </w:r>
        <w:r w:rsidR="00FB24A3" w:rsidRPr="00856016">
          <w:t>deviation processing</w:t>
        </w:r>
      </w:ins>
      <w:r w:rsidRPr="00856016">
        <w:t xml:space="preserve"> times from receipt of complete application to issuance of interconnection agreement</w:t>
      </w:r>
      <w:ins w:id="614" w:author="Author">
        <w:r w:rsidR="00BC5B6B">
          <w:t>; and</w:t>
        </w:r>
      </w:ins>
      <w:del w:id="615" w:author="Author">
        <w:r w:rsidRPr="00856016" w:rsidDel="00BC5B6B">
          <w:delText>.</w:delText>
        </w:r>
      </w:del>
    </w:p>
    <w:p w14:paraId="79523676" w14:textId="2B8E8419" w:rsidR="001837E4" w:rsidRPr="00856016" w:rsidRDefault="00A51536" w:rsidP="00BC5B6B">
      <w:pPr>
        <w:pStyle w:val="par4"/>
      </w:pPr>
      <w:ins w:id="616" w:author="Author">
        <w:r w:rsidRPr="00856016">
          <w:t>(iv)</w:t>
        </w:r>
        <w:r w:rsidRPr="00856016">
          <w:tab/>
          <w:t xml:space="preserve">a description of major constraints and obstacles to completing </w:t>
        </w:r>
        <w:r w:rsidR="00FB24A3">
          <w:t>s</w:t>
        </w:r>
        <w:r w:rsidRPr="00856016">
          <w:t>upplemental reviews</w:t>
        </w:r>
        <w:r w:rsidR="00BC5B6B">
          <w:t>.</w:t>
        </w:r>
      </w:ins>
    </w:p>
    <w:p w14:paraId="6200371D" w14:textId="77777777" w:rsidR="001837E4" w:rsidRPr="00856016" w:rsidRDefault="00A51536" w:rsidP="00BC5B6B">
      <w:pPr>
        <w:pStyle w:val="par3"/>
      </w:pPr>
      <w:r w:rsidRPr="00856016">
        <w:t>(E)</w:t>
      </w:r>
      <w:r w:rsidRPr="00856016">
        <w:tab/>
        <w:t>Level 3 review process:</w:t>
      </w:r>
    </w:p>
    <w:p w14:paraId="3D4F4341" w14:textId="381E745A" w:rsidR="001837E4" w:rsidRPr="00856016" w:rsidRDefault="00A51536" w:rsidP="00BC5B6B">
      <w:pPr>
        <w:pStyle w:val="par4"/>
      </w:pPr>
      <w:r w:rsidRPr="00856016">
        <w:t>(</w:t>
      </w:r>
      <w:proofErr w:type="spellStart"/>
      <w:r w:rsidRPr="00856016">
        <w:t>i</w:t>
      </w:r>
      <w:proofErr w:type="spellEnd"/>
      <w:r w:rsidRPr="00856016">
        <w:t>)</w:t>
      </w:r>
      <w:r w:rsidRPr="00856016">
        <w:tab/>
        <w:t>system impact studies</w:t>
      </w:r>
      <w:ins w:id="617" w:author="Author">
        <w:r w:rsidR="00BC5B6B">
          <w:t>;</w:t>
        </w:r>
      </w:ins>
    </w:p>
    <w:p w14:paraId="24D3E7C9" w14:textId="77777777" w:rsidR="001837E4" w:rsidRPr="00856016" w:rsidRDefault="00A51536" w:rsidP="00BC5B6B">
      <w:pPr>
        <w:pStyle w:val="par4"/>
      </w:pPr>
      <w:r w:rsidRPr="00856016">
        <w:t>(ii)</w:t>
      </w:r>
      <w:r w:rsidRPr="00856016">
        <w:tab/>
        <w:t>total number of system impact studies completed under paragraph 3856(c);</w:t>
      </w:r>
      <w:del w:id="618" w:author="Author">
        <w:r w:rsidRPr="00856016" w:rsidDel="00BC5B6B">
          <w:delText xml:space="preserve"> and</w:delText>
        </w:r>
      </w:del>
    </w:p>
    <w:p w14:paraId="706FD552" w14:textId="6C895107" w:rsidR="001837E4" w:rsidRPr="00856016" w:rsidRDefault="00A51536" w:rsidP="00BC5B6B">
      <w:pPr>
        <w:pStyle w:val="par4"/>
      </w:pPr>
      <w:r w:rsidRPr="00856016">
        <w:t>(iii)</w:t>
      </w:r>
      <w:r w:rsidRPr="00856016">
        <w:tab/>
        <w:t xml:space="preserve">maximum, mean, </w:t>
      </w:r>
      <w:del w:id="619" w:author="Author">
        <w:r w:rsidRPr="00856016">
          <w:delText xml:space="preserve">and </w:delText>
        </w:r>
      </w:del>
      <w:r w:rsidRPr="00856016">
        <w:t>median</w:t>
      </w:r>
      <w:ins w:id="620" w:author="Author">
        <w:r w:rsidRPr="00856016">
          <w:t xml:space="preserve"> and standard deviation</w:t>
        </w:r>
      </w:ins>
      <w:r w:rsidRPr="00856016">
        <w:t xml:space="preserve"> processing times from receipt of a signed interconnection system impact study agreement to provision of study results</w:t>
      </w:r>
      <w:ins w:id="621" w:author="Author">
        <w:r w:rsidR="00BC5B6B">
          <w:t>; and</w:t>
        </w:r>
      </w:ins>
      <w:del w:id="622" w:author="Author">
        <w:r w:rsidRPr="00856016" w:rsidDel="00BC5B6B">
          <w:delText>.</w:delText>
        </w:r>
      </w:del>
    </w:p>
    <w:p w14:paraId="0D5799B0" w14:textId="0991291A" w:rsidR="001837E4" w:rsidRPr="00856016" w:rsidRDefault="00A51536" w:rsidP="00BC5B6B">
      <w:pPr>
        <w:pStyle w:val="par4"/>
      </w:pPr>
      <w:bookmarkStart w:id="623" w:name="_heading=h.dnl8t8g5ppil" w:colFirst="0" w:colLast="0"/>
      <w:bookmarkEnd w:id="623"/>
      <w:ins w:id="624" w:author="Author">
        <w:r w:rsidRPr="00856016">
          <w:t>(iv)</w:t>
        </w:r>
        <w:r w:rsidRPr="00856016">
          <w:tab/>
          <w:t>a description of major constraints and obstacles to completing Level 3 reviews</w:t>
        </w:r>
        <w:r w:rsidR="00BC5B6B">
          <w:t>.</w:t>
        </w:r>
      </w:ins>
    </w:p>
    <w:p w14:paraId="74AFA1D1" w14:textId="67A14E5B" w:rsidR="001837E4" w:rsidRPr="00856016" w:rsidRDefault="00A51536" w:rsidP="00BC5B6B">
      <w:pPr>
        <w:pStyle w:val="par1"/>
      </w:pPr>
      <w:ins w:id="625" w:author="Author">
        <w:r w:rsidRPr="00856016">
          <w:t>(</w:t>
        </w:r>
        <w:r w:rsidR="009C6369" w:rsidRPr="00856016">
          <w:t>t</w:t>
        </w:r>
        <w:r w:rsidRPr="00856016">
          <w:t>)</w:t>
        </w:r>
        <w:r w:rsidRPr="00856016">
          <w:tab/>
          <w:t xml:space="preserve">Filing of Interconnection Manual. </w:t>
        </w:r>
        <w:r w:rsidR="00BC5B6B">
          <w:t xml:space="preserve"> </w:t>
        </w:r>
        <w:r w:rsidRPr="00856016">
          <w:t xml:space="preserve">Utilities subject to these rules shall maintain an Interconnectional Manual and provide to the Commission any updated version within 30 days after any material changes have been made to its manual.  </w:t>
        </w:r>
        <w:r w:rsidRPr="00856016">
          <w:lastRenderedPageBreak/>
          <w:t xml:space="preserve">Utilities shall establish an internal process of acquiring timely feedback from stakeholders regarding the material changes filed with the Commission.  Each time the utility updates the Interconnection Manual, the utility shall make available a redline highlighting the changes. </w:t>
        </w:r>
        <w:r w:rsidR="00BC5B6B">
          <w:t xml:space="preserve"> </w:t>
        </w:r>
        <w:r w:rsidRPr="00856016">
          <w:t>Each utility, including cooperative electric associations, shall also provide, on its web site, interconnection standards or other technical guidance not included in, but that are consistent with, these procedures.</w:t>
        </w:r>
      </w:ins>
    </w:p>
    <w:p w14:paraId="10DFC790" w14:textId="77777777" w:rsidR="001837E4" w:rsidRPr="00856016" w:rsidRDefault="00A51536" w:rsidP="00BC5B6B">
      <w:pPr>
        <w:pStyle w:val="Title3"/>
      </w:pPr>
      <w:bookmarkStart w:id="626" w:name="_Toc235617307"/>
      <w:r w:rsidRPr="00856016">
        <w:t>3854.</w:t>
      </w:r>
      <w:r w:rsidRPr="00856016">
        <w:tab/>
        <w:t>Level 1 Process (25 kW Inverter Process).</w:t>
      </w:r>
      <w:bookmarkEnd w:id="626"/>
    </w:p>
    <w:p w14:paraId="73F7A3DE" w14:textId="77777777" w:rsidR="001837E4" w:rsidRPr="00856016" w:rsidRDefault="00A51536" w:rsidP="00BC5B6B">
      <w:pPr>
        <w:pStyle w:val="upar1"/>
      </w:pPr>
      <w:r w:rsidRPr="00856016">
        <w:t>This rule establishes the procedures for evaluating an interconnection request for a certified inverter-based interconnection resource no larger than 25 kW AC which may be paired with a non-exporting energy storage system no larger than 25 kW AC.  The application process uses an all-in-one document (application) that includes a simplified interconnection request, simplified procedures, and a brief set of terms and conditions.</w:t>
      </w:r>
    </w:p>
    <w:p w14:paraId="7E568391" w14:textId="77777777" w:rsidR="001837E4" w:rsidRPr="00856016" w:rsidRDefault="00A51536" w:rsidP="00BC5B6B">
      <w:pPr>
        <w:pStyle w:val="par1"/>
      </w:pPr>
      <w:r w:rsidRPr="00856016">
        <w:t>(a)</w:t>
      </w:r>
      <w:r w:rsidRPr="00856016">
        <w:tab/>
        <w:t>General Level 1 procedures.</w:t>
      </w:r>
    </w:p>
    <w:p w14:paraId="58023EB2" w14:textId="77777777" w:rsidR="001837E4" w:rsidRPr="00856016" w:rsidRDefault="00A51536" w:rsidP="00BC5B6B">
      <w:pPr>
        <w:pStyle w:val="par2"/>
      </w:pPr>
      <w:r w:rsidRPr="00856016">
        <w:t>(I)</w:t>
      </w:r>
      <w:r w:rsidRPr="00856016">
        <w:tab/>
        <w:t>The IC completes application and submits it to the utility.</w:t>
      </w:r>
    </w:p>
    <w:p w14:paraId="692C1797" w14:textId="77777777" w:rsidR="001837E4" w:rsidRPr="00856016" w:rsidRDefault="00A51536" w:rsidP="00BC5B6B">
      <w:pPr>
        <w:pStyle w:val="par2"/>
      </w:pPr>
      <w:r w:rsidRPr="00856016">
        <w:t>(II)</w:t>
      </w:r>
      <w:r w:rsidRPr="00856016">
        <w:tab/>
        <w:t>The utility acknowledges to the customer receipt of the application within three business days of receipt.</w:t>
      </w:r>
    </w:p>
    <w:p w14:paraId="5B91EF65" w14:textId="77777777" w:rsidR="001837E4" w:rsidRPr="00856016" w:rsidRDefault="00A51536" w:rsidP="00BC5B6B">
      <w:pPr>
        <w:pStyle w:val="par2"/>
      </w:pPr>
      <w:r w:rsidRPr="00856016">
        <w:t>(III)</w:t>
      </w:r>
      <w:r w:rsidRPr="00856016">
        <w:tab/>
        <w:t>The utility evaluates the application for completeness and notifies the customer within ten business days of receipt that the application is or is not complete and, if not, advises what material is missing.</w:t>
      </w:r>
    </w:p>
    <w:p w14:paraId="0899D2FB" w14:textId="77777777" w:rsidR="001837E4" w:rsidRPr="00856016" w:rsidRDefault="00A51536" w:rsidP="00BC5B6B">
      <w:pPr>
        <w:pStyle w:val="par2"/>
      </w:pPr>
      <w:r w:rsidRPr="00856016">
        <w:t>(IV)</w:t>
      </w:r>
      <w:r w:rsidRPr="00856016">
        <w:tab/>
        <w:t>Within ten business days, the utility shall verify whether the interconnection resource can be interconnected safely and reliability using the same screens as applied in Level 2 Process as set forth in rule 3855 except for screens (V), (VI), (X) and (XI) which will not be deemed necessary for the Level 1 Process (25 kW AC Inverter Process).  If the interconnection fails these screens, the utility shall generally consider this a failure of the Level 2 Process screens in rule 3855.  The utility shall continue the interconnection review under the Level 2 Process, starting at paragraph 3855(c), provided that the IC pays the difference in the Level 2 Process application fee and deposit requirements.  The utility may also review the application within the ten-business</w:t>
      </w:r>
      <w:r w:rsidRPr="00856016">
        <w:rPr>
          <w:b/>
          <w:bCs/>
        </w:rPr>
        <w:t xml:space="preserve"> </w:t>
      </w:r>
      <w:r w:rsidRPr="00856016">
        <w:t xml:space="preserve">day period to evaluate issues associated with highly seasonal circuits.  However, if the proposed interconnection fails the screens, but the utility determines that the small generating facility may nevertheless be interconnected consistent with safety, reliability, and power quality standards, the utility shall provide the </w:t>
      </w:r>
      <w:r w:rsidRPr="00856016">
        <w:lastRenderedPageBreak/>
        <w:t>IC an executable interconnection agreement within five business days after the determination.</w:t>
      </w:r>
    </w:p>
    <w:p w14:paraId="103FA022" w14:textId="77777777" w:rsidR="001837E4" w:rsidRPr="00856016" w:rsidRDefault="00A51536" w:rsidP="00BC5B6B">
      <w:pPr>
        <w:pStyle w:val="par2"/>
      </w:pPr>
      <w:r w:rsidRPr="00856016">
        <w:t>(V)</w:t>
      </w:r>
      <w:r w:rsidRPr="00856016">
        <w:tab/>
        <w:t>Provided all the criteria of this rule 3854 are met, unless the utility determines and demonstrates that the interconnection resource cannot be interconnected safely and reliably and requires upgrades, the utility approves and executes the application and returns it to the customer within ten business days.</w:t>
      </w:r>
    </w:p>
    <w:p w14:paraId="73EEED9F" w14:textId="77777777" w:rsidR="001837E4" w:rsidRPr="00856016" w:rsidRDefault="00A51536" w:rsidP="00BC5B6B">
      <w:pPr>
        <w:pStyle w:val="par2"/>
      </w:pPr>
      <w:r w:rsidRPr="00856016">
        <w:t>(VI)</w:t>
      </w:r>
      <w:r w:rsidRPr="00856016">
        <w:tab/>
        <w:t>After installation, the customer returns the certificate of completion to the utility.  Prior to parallel operation, the utility may inspect the interconnection resource for compliance with standards, which may include a witness test, and may schedule appropriate metering replacement, if necessary.  The utilities should define “witness test” in their interconnection tariff.</w:t>
      </w:r>
    </w:p>
    <w:p w14:paraId="301EF296" w14:textId="77777777" w:rsidR="001837E4" w:rsidRPr="00856016" w:rsidRDefault="00A51536" w:rsidP="00BC5B6B">
      <w:pPr>
        <w:pStyle w:val="par2"/>
      </w:pPr>
      <w:r w:rsidRPr="00856016">
        <w:t>(VII)</w:t>
      </w:r>
      <w:r w:rsidRPr="00856016">
        <w:tab/>
        <w:t xml:space="preserve">The utility shall notify the customer that parallel operation of the interconnection resource is authorized within ten business days of the certificate of completion.  If the witness test is not satisfactory, the utility has the right to disconnect the interconnection resource.  The customer has no right to operate in parallel until a witness test has been </w:t>
      </w:r>
      <w:proofErr w:type="gramStart"/>
      <w:r w:rsidRPr="00856016">
        <w:t>performed, or</w:t>
      </w:r>
      <w:proofErr w:type="gramEnd"/>
      <w:r w:rsidRPr="00856016">
        <w:t xml:space="preserve"> previously waived on the application.  The utility is obligated to complete this witness test within ten business days of </w:t>
      </w:r>
      <w:proofErr w:type="gramStart"/>
      <w:r w:rsidRPr="00856016">
        <w:t>the receipt</w:t>
      </w:r>
      <w:proofErr w:type="gramEnd"/>
      <w:r w:rsidRPr="00856016">
        <w:t xml:space="preserve"> of the certificate of completion.</w:t>
      </w:r>
    </w:p>
    <w:p w14:paraId="2E4D27DB" w14:textId="77777777" w:rsidR="001837E4" w:rsidRPr="00856016" w:rsidRDefault="00A51536" w:rsidP="00BC5B6B">
      <w:pPr>
        <w:pStyle w:val="par1"/>
      </w:pPr>
      <w:r w:rsidRPr="00856016">
        <w:t>(b)</w:t>
      </w:r>
      <w:r w:rsidRPr="00856016">
        <w:tab/>
        <w:t>Level 1 application.</w:t>
      </w:r>
    </w:p>
    <w:p w14:paraId="60FEBB59" w14:textId="77777777" w:rsidR="001837E4" w:rsidRPr="00856016" w:rsidRDefault="00A51536" w:rsidP="00BC5B6B">
      <w:pPr>
        <w:pStyle w:val="par2"/>
      </w:pPr>
      <w:r w:rsidRPr="00856016">
        <w:t>(I)</w:t>
      </w:r>
      <w:r w:rsidRPr="00856016">
        <w:tab/>
        <w:t xml:space="preserve">The customer must provide in the application the contact information for the legal applicant (i.e., the </w:t>
      </w:r>
      <w:proofErr w:type="gramStart"/>
      <w:r w:rsidRPr="00856016">
        <w:t>interconnection customer</w:t>
      </w:r>
      <w:proofErr w:type="gramEnd"/>
      <w:r w:rsidRPr="00856016">
        <w:t>).  If another entity is responsible for interfacing with the utility, that contact information must be provided on the application.</w:t>
      </w:r>
    </w:p>
    <w:p w14:paraId="2766276A" w14:textId="77777777" w:rsidR="001837E4" w:rsidRPr="00856016" w:rsidRDefault="00A51536" w:rsidP="00BC5B6B">
      <w:pPr>
        <w:pStyle w:val="par2"/>
      </w:pPr>
      <w:r w:rsidRPr="00856016">
        <w:t>(II)</w:t>
      </w:r>
      <w:r w:rsidRPr="00856016">
        <w:tab/>
        <w:t>The application is considered complete when it provides all applicable and correct information as required below.  Additional information to evaluate the application may be required.</w:t>
      </w:r>
    </w:p>
    <w:p w14:paraId="1502DE6F" w14:textId="77777777" w:rsidR="001837E4" w:rsidRPr="00856016" w:rsidRDefault="00A51536" w:rsidP="00BC5B6B">
      <w:pPr>
        <w:pStyle w:val="par2"/>
      </w:pPr>
      <w:r w:rsidRPr="00856016">
        <w:t>(III)</w:t>
      </w:r>
      <w:r w:rsidRPr="00856016">
        <w:tab/>
        <w:t>The application shall include the following information, as applicable:</w:t>
      </w:r>
    </w:p>
    <w:p w14:paraId="2A1C0265" w14:textId="77777777" w:rsidR="001837E4" w:rsidRPr="00856016" w:rsidRDefault="00A51536" w:rsidP="00BC5B6B">
      <w:pPr>
        <w:pStyle w:val="par3"/>
      </w:pPr>
      <w:r w:rsidRPr="00856016">
        <w:t>(A)</w:t>
      </w:r>
      <w:r w:rsidRPr="00856016">
        <w:tab/>
        <w:t>Processing fee.  A fee of ____________ must accompany this application.</w:t>
      </w:r>
    </w:p>
    <w:p w14:paraId="0F94ADC4" w14:textId="77777777" w:rsidR="001837E4" w:rsidRPr="00856016" w:rsidRDefault="00A51536" w:rsidP="00BC5B6B">
      <w:pPr>
        <w:pStyle w:val="par3"/>
      </w:pPr>
      <w:r w:rsidRPr="00856016">
        <w:t>(B)</w:t>
      </w:r>
      <w:r w:rsidRPr="00856016">
        <w:tab/>
        <w:t>Interconnection customer:</w:t>
      </w:r>
    </w:p>
    <w:p w14:paraId="55DB0035" w14:textId="77777777" w:rsidR="001837E4" w:rsidRPr="00856016" w:rsidRDefault="00A51536" w:rsidP="00BC5B6B">
      <w:pPr>
        <w:pStyle w:val="upar1"/>
        <w:ind w:left="2160"/>
      </w:pPr>
      <w:r w:rsidRPr="00856016">
        <w:lastRenderedPageBreak/>
        <w:t>Name</w:t>
      </w:r>
    </w:p>
    <w:p w14:paraId="4DA3E072" w14:textId="77777777" w:rsidR="001837E4" w:rsidRPr="00856016" w:rsidRDefault="00A51536" w:rsidP="00BC5B6B">
      <w:pPr>
        <w:pStyle w:val="upar1"/>
        <w:ind w:left="2160"/>
      </w:pPr>
      <w:r w:rsidRPr="00856016">
        <w:t>Contact Person</w:t>
      </w:r>
    </w:p>
    <w:p w14:paraId="22E66489" w14:textId="77777777" w:rsidR="001837E4" w:rsidRPr="00856016" w:rsidRDefault="00A51536" w:rsidP="00BC5B6B">
      <w:pPr>
        <w:pStyle w:val="upar1"/>
        <w:ind w:left="2160"/>
      </w:pPr>
      <w:r w:rsidRPr="00856016">
        <w:t>Address</w:t>
      </w:r>
    </w:p>
    <w:p w14:paraId="7BAB9D8E" w14:textId="77777777" w:rsidR="001837E4" w:rsidRPr="00856016" w:rsidRDefault="00A51536" w:rsidP="00BC5B6B">
      <w:pPr>
        <w:pStyle w:val="upar1"/>
        <w:ind w:left="2160"/>
      </w:pPr>
      <w:r w:rsidRPr="00856016">
        <w:t>City State Zip</w:t>
      </w:r>
    </w:p>
    <w:p w14:paraId="01C83CDD" w14:textId="77777777" w:rsidR="001837E4" w:rsidRPr="00856016" w:rsidRDefault="00A51536" w:rsidP="00BC5B6B">
      <w:pPr>
        <w:pStyle w:val="upar1"/>
        <w:ind w:left="2160"/>
      </w:pPr>
      <w:r w:rsidRPr="00856016">
        <w:t>Telephone (Day) and (Evening)</w:t>
      </w:r>
    </w:p>
    <w:p w14:paraId="79D38987" w14:textId="77777777" w:rsidR="001837E4" w:rsidRPr="00856016" w:rsidRDefault="00A51536" w:rsidP="00BC5B6B">
      <w:pPr>
        <w:pStyle w:val="upar1"/>
        <w:ind w:left="2160"/>
      </w:pPr>
      <w:r w:rsidRPr="00856016">
        <w:t>Fax Number and E-Mail Address</w:t>
      </w:r>
    </w:p>
    <w:p w14:paraId="434FF66F" w14:textId="77777777" w:rsidR="001837E4" w:rsidRPr="00856016" w:rsidRDefault="00A51536" w:rsidP="00BC5B6B">
      <w:pPr>
        <w:pStyle w:val="par3"/>
      </w:pPr>
      <w:r w:rsidRPr="00856016">
        <w:t>(C)</w:t>
      </w:r>
      <w:r w:rsidRPr="00856016">
        <w:tab/>
        <w:t>Engineering firm or Installer (If applicable):</w:t>
      </w:r>
    </w:p>
    <w:p w14:paraId="6DADCA93" w14:textId="77777777" w:rsidR="001837E4" w:rsidRPr="00856016" w:rsidRDefault="00A51536" w:rsidP="00BC5B6B">
      <w:pPr>
        <w:pStyle w:val="upar1"/>
        <w:ind w:left="2160"/>
      </w:pPr>
      <w:r w:rsidRPr="00856016">
        <w:t>Contact Person</w:t>
      </w:r>
    </w:p>
    <w:p w14:paraId="3F4169D4" w14:textId="77777777" w:rsidR="001837E4" w:rsidRPr="00856016" w:rsidRDefault="00A51536" w:rsidP="00BC5B6B">
      <w:pPr>
        <w:pStyle w:val="upar1"/>
        <w:ind w:left="2160"/>
      </w:pPr>
      <w:r w:rsidRPr="00856016">
        <w:t>Address</w:t>
      </w:r>
    </w:p>
    <w:p w14:paraId="4B85D0BE" w14:textId="77777777" w:rsidR="001837E4" w:rsidRPr="00856016" w:rsidRDefault="00A51536" w:rsidP="00BC5B6B">
      <w:pPr>
        <w:pStyle w:val="upar1"/>
        <w:ind w:left="2160"/>
      </w:pPr>
      <w:r w:rsidRPr="00856016">
        <w:t>City State Zip</w:t>
      </w:r>
    </w:p>
    <w:p w14:paraId="67A5E3FC" w14:textId="77777777" w:rsidR="001837E4" w:rsidRPr="00856016" w:rsidRDefault="00A51536" w:rsidP="00BC5B6B">
      <w:pPr>
        <w:pStyle w:val="upar1"/>
        <w:ind w:left="2160"/>
      </w:pPr>
      <w:r w:rsidRPr="00856016">
        <w:t>Telephone</w:t>
      </w:r>
    </w:p>
    <w:p w14:paraId="62282804" w14:textId="77777777" w:rsidR="001837E4" w:rsidRPr="00856016" w:rsidRDefault="00A51536" w:rsidP="00BC5B6B">
      <w:pPr>
        <w:pStyle w:val="upar1"/>
        <w:ind w:left="2160"/>
      </w:pPr>
      <w:r w:rsidRPr="00856016">
        <w:t>Fax and E-Mail Address</w:t>
      </w:r>
    </w:p>
    <w:p w14:paraId="399409C1" w14:textId="77777777" w:rsidR="001837E4" w:rsidRPr="00856016" w:rsidRDefault="00A51536" w:rsidP="00BC5B6B">
      <w:pPr>
        <w:pStyle w:val="par3"/>
      </w:pPr>
      <w:r w:rsidRPr="00856016">
        <w:t>(D)</w:t>
      </w:r>
      <w:r w:rsidRPr="00856016">
        <w:tab/>
        <w:t>Contact (if different from Interconnection Customer):</w:t>
      </w:r>
    </w:p>
    <w:p w14:paraId="7F4704F4" w14:textId="77777777" w:rsidR="001837E4" w:rsidRPr="00856016" w:rsidRDefault="00A51536" w:rsidP="00BC5B6B">
      <w:pPr>
        <w:pStyle w:val="upar1"/>
        <w:ind w:left="2160"/>
      </w:pPr>
      <w:r w:rsidRPr="00856016">
        <w:t>Name</w:t>
      </w:r>
    </w:p>
    <w:p w14:paraId="62960EA8" w14:textId="77777777" w:rsidR="001837E4" w:rsidRPr="00856016" w:rsidRDefault="00A51536" w:rsidP="00BC5B6B">
      <w:pPr>
        <w:pStyle w:val="upar1"/>
        <w:ind w:left="2160"/>
      </w:pPr>
      <w:r w:rsidRPr="00856016">
        <w:t>Address</w:t>
      </w:r>
    </w:p>
    <w:p w14:paraId="31BD335A" w14:textId="77777777" w:rsidR="001837E4" w:rsidRPr="00856016" w:rsidRDefault="00A51536" w:rsidP="00BC5B6B">
      <w:pPr>
        <w:pStyle w:val="upar1"/>
        <w:ind w:left="2160"/>
      </w:pPr>
      <w:r w:rsidRPr="00856016">
        <w:t>City State Zip</w:t>
      </w:r>
    </w:p>
    <w:p w14:paraId="4267C1E3" w14:textId="77777777" w:rsidR="001837E4" w:rsidRPr="00856016" w:rsidRDefault="00A51536" w:rsidP="00BC5B6B">
      <w:pPr>
        <w:pStyle w:val="upar1"/>
        <w:ind w:left="2160"/>
      </w:pPr>
      <w:r w:rsidRPr="00856016">
        <w:t>Telephone (Day) and (Evening)</w:t>
      </w:r>
    </w:p>
    <w:p w14:paraId="2185F22A" w14:textId="77777777" w:rsidR="001837E4" w:rsidRPr="00856016" w:rsidRDefault="00A51536" w:rsidP="00BC5B6B">
      <w:pPr>
        <w:pStyle w:val="upar1"/>
        <w:ind w:left="2160"/>
      </w:pPr>
      <w:r w:rsidRPr="00856016">
        <w:t>Fax Number and E-Mail Address</w:t>
      </w:r>
    </w:p>
    <w:p w14:paraId="2AA800CA" w14:textId="77777777" w:rsidR="001837E4" w:rsidRPr="00856016" w:rsidRDefault="00A51536" w:rsidP="00BC5B6B">
      <w:pPr>
        <w:pStyle w:val="upar1"/>
        <w:ind w:left="2160"/>
      </w:pPr>
      <w:r w:rsidRPr="00856016">
        <w:t>Owner of the facility (</w:t>
      </w:r>
      <w:proofErr w:type="gramStart"/>
      <w:r w:rsidRPr="00856016">
        <w:t>include</w:t>
      </w:r>
      <w:proofErr w:type="gramEnd"/>
      <w:r w:rsidRPr="00856016">
        <w:t xml:space="preserve"> percent ownership by any electric utility)</w:t>
      </w:r>
    </w:p>
    <w:p w14:paraId="0A32FC75" w14:textId="77777777" w:rsidR="001837E4" w:rsidRPr="00856016" w:rsidRDefault="00A51536" w:rsidP="00BC5B6B">
      <w:pPr>
        <w:pStyle w:val="par3"/>
      </w:pPr>
      <w:r w:rsidRPr="00856016">
        <w:t>(E)</w:t>
      </w:r>
      <w:r w:rsidRPr="00856016">
        <w:tab/>
        <w:t>DER information:</w:t>
      </w:r>
    </w:p>
    <w:p w14:paraId="610BDB62" w14:textId="77777777" w:rsidR="001837E4" w:rsidRPr="00856016" w:rsidRDefault="00A51536" w:rsidP="00BC5B6B">
      <w:pPr>
        <w:pStyle w:val="upar1"/>
        <w:ind w:left="2160"/>
      </w:pPr>
      <w:r w:rsidRPr="00856016">
        <w:t>Location (if different from above)</w:t>
      </w:r>
    </w:p>
    <w:p w14:paraId="1EEC385D" w14:textId="77777777" w:rsidR="001837E4" w:rsidRPr="00856016" w:rsidRDefault="00A51536" w:rsidP="00BC5B6B">
      <w:pPr>
        <w:pStyle w:val="upar1"/>
        <w:ind w:left="2160"/>
      </w:pPr>
      <w:r w:rsidRPr="00856016">
        <w:t>Utility</w:t>
      </w:r>
    </w:p>
    <w:p w14:paraId="673B01A1" w14:textId="77777777" w:rsidR="001837E4" w:rsidRPr="00856016" w:rsidRDefault="00A51536" w:rsidP="00BC5B6B">
      <w:pPr>
        <w:pStyle w:val="upar1"/>
        <w:ind w:left="2160"/>
      </w:pPr>
      <w:r w:rsidRPr="00856016">
        <w:lastRenderedPageBreak/>
        <w:t>Account number</w:t>
      </w:r>
    </w:p>
    <w:p w14:paraId="5DBA6004" w14:textId="77777777" w:rsidR="001837E4" w:rsidRPr="00856016" w:rsidRDefault="00A51536" w:rsidP="00BC5B6B">
      <w:pPr>
        <w:pStyle w:val="upar1"/>
        <w:ind w:left="2160"/>
      </w:pPr>
      <w:r w:rsidRPr="00856016">
        <w:t>DER components</w:t>
      </w:r>
    </w:p>
    <w:p w14:paraId="5202742F" w14:textId="77777777" w:rsidR="001837E4" w:rsidRPr="00856016" w:rsidRDefault="00A51536" w:rsidP="00BC5B6B">
      <w:pPr>
        <w:pStyle w:val="upar1"/>
        <w:ind w:left="2160"/>
      </w:pPr>
      <w:r w:rsidRPr="00856016">
        <w:t>Inverter manufacturer: ___________Model</w:t>
      </w:r>
    </w:p>
    <w:p w14:paraId="43301D25" w14:textId="77777777" w:rsidR="001837E4" w:rsidRPr="00856016" w:rsidRDefault="00A51536" w:rsidP="00BC5B6B">
      <w:pPr>
        <w:pStyle w:val="upar1"/>
        <w:ind w:left="2160"/>
      </w:pPr>
      <w:r w:rsidRPr="00856016">
        <w:t>Nameplate rating:  (kW AC) (kVA) (AC Volts)</w:t>
      </w:r>
    </w:p>
    <w:p w14:paraId="27DAE7C3" w14:textId="77777777" w:rsidR="001837E4" w:rsidRPr="00856016" w:rsidRDefault="00A51536" w:rsidP="00BC5B6B">
      <w:pPr>
        <w:pStyle w:val="upar1"/>
        <w:ind w:left="2160"/>
      </w:pPr>
      <w:r w:rsidRPr="00856016">
        <w:t xml:space="preserve">Single phase _______ Three </w:t>
      </w:r>
      <w:proofErr w:type="gramStart"/>
      <w:r w:rsidRPr="00856016">
        <w:t>phase__</w:t>
      </w:r>
      <w:proofErr w:type="gramEnd"/>
      <w:r w:rsidRPr="00856016">
        <w:t>_____</w:t>
      </w:r>
    </w:p>
    <w:p w14:paraId="13F9FD15" w14:textId="77777777" w:rsidR="001837E4" w:rsidRPr="00856016" w:rsidRDefault="00A51536" w:rsidP="00BC5B6B">
      <w:pPr>
        <w:pStyle w:val="upar1"/>
        <w:ind w:left="2160"/>
      </w:pPr>
      <w:r w:rsidRPr="00856016">
        <w:t xml:space="preserve">System design </w:t>
      </w:r>
      <w:proofErr w:type="gramStart"/>
      <w:r w:rsidRPr="00856016">
        <w:t>capacity: _</w:t>
      </w:r>
      <w:proofErr w:type="gramEnd"/>
      <w:r w:rsidRPr="00856016">
        <w:t>________ (kW) _______ (kVA)</w:t>
      </w:r>
    </w:p>
    <w:p w14:paraId="786ECEEA" w14:textId="77777777" w:rsidR="001837E4" w:rsidRPr="00856016" w:rsidRDefault="00A51536" w:rsidP="00BC5B6B">
      <w:pPr>
        <w:pStyle w:val="upar1"/>
        <w:ind w:left="2160"/>
      </w:pPr>
      <w:r w:rsidRPr="00856016">
        <w:t>Prime mover:  Photovoltaic Reciprocating Engine Fuel Cell Turbine Other</w:t>
      </w:r>
    </w:p>
    <w:p w14:paraId="4E04E15D" w14:textId="77777777" w:rsidR="001837E4" w:rsidRPr="00856016" w:rsidRDefault="00A51536" w:rsidP="00BC5B6B">
      <w:pPr>
        <w:pStyle w:val="upar1"/>
        <w:ind w:left="2160"/>
      </w:pPr>
      <w:r w:rsidRPr="00856016">
        <w:t>Energy source:  Solar Wind Hydro Diesel Natural Gas Fuel Oil Other (describe)</w:t>
      </w:r>
    </w:p>
    <w:p w14:paraId="2C469E74" w14:textId="77777777" w:rsidR="001837E4" w:rsidRPr="00856016" w:rsidRDefault="00A51536" w:rsidP="00BC5B6B">
      <w:pPr>
        <w:pStyle w:val="upar1"/>
        <w:ind w:left="2160"/>
      </w:pPr>
      <w:r w:rsidRPr="00856016">
        <w:t xml:space="preserve">Is the equipment UL1741 Listed?  </w:t>
      </w:r>
      <w:proofErr w:type="gramStart"/>
      <w:r w:rsidRPr="00856016">
        <w:t>Yes</w:t>
      </w:r>
      <w:proofErr w:type="gramEnd"/>
      <w:r w:rsidRPr="00856016">
        <w:t xml:space="preserve"> ____</w:t>
      </w:r>
      <w:r w:rsidRPr="00856016">
        <w:tab/>
        <w:t>No ____</w:t>
      </w:r>
    </w:p>
    <w:p w14:paraId="2C3990AC" w14:textId="77777777" w:rsidR="001837E4" w:rsidRPr="00856016" w:rsidRDefault="00A51536" w:rsidP="00BC5B6B">
      <w:pPr>
        <w:pStyle w:val="upar1"/>
        <w:ind w:left="2160"/>
      </w:pPr>
      <w:r w:rsidRPr="00856016">
        <w:t>If yes, attach manufacturer’s cut-sheet showing UL1741 listing</w:t>
      </w:r>
    </w:p>
    <w:p w14:paraId="376FE9BB" w14:textId="77777777" w:rsidR="001837E4" w:rsidRPr="00856016" w:rsidRDefault="00A51536" w:rsidP="00BC5B6B">
      <w:pPr>
        <w:pStyle w:val="upar1"/>
        <w:ind w:left="2160"/>
      </w:pPr>
      <w:r w:rsidRPr="00856016">
        <w:t xml:space="preserve">Estimated installation date: _________ Estimated in-service date: </w:t>
      </w:r>
    </w:p>
    <w:p w14:paraId="5B667D34" w14:textId="77777777" w:rsidR="001837E4" w:rsidRPr="00856016" w:rsidRDefault="00A51536" w:rsidP="00BC5B6B">
      <w:pPr>
        <w:pStyle w:val="upar1"/>
      </w:pPr>
      <w:r w:rsidRPr="00856016">
        <w:t xml:space="preserve">The </w:t>
      </w:r>
      <w:proofErr w:type="gramStart"/>
      <w:r w:rsidRPr="00856016">
        <w:t>25 kW</w:t>
      </w:r>
      <w:proofErr w:type="gramEnd"/>
      <w:r w:rsidRPr="00856016">
        <w:t xml:space="preserve"> AC inverter process is available only for inverter-based interconnection resources no larger than 25 kW AC that meet the codes, standards, and certification requirements of specified in certain of these interconnection rules, or the utility has reviewed the design or tested the proposed interconnection resources and is satisfied that it is safe to operate.</w:t>
      </w:r>
    </w:p>
    <w:p w14:paraId="05DE1EAB" w14:textId="77777777" w:rsidR="001837E4" w:rsidRPr="00856016" w:rsidRDefault="00A51536" w:rsidP="00BC5B6B">
      <w:pPr>
        <w:pStyle w:val="par3"/>
      </w:pPr>
      <w:r w:rsidRPr="00856016">
        <w:t>(F)</w:t>
      </w:r>
      <w:r w:rsidRPr="00856016">
        <w:tab/>
        <w:t>List components of the small generating facility equipment package that are currently certified:</w:t>
      </w:r>
    </w:p>
    <w:p w14:paraId="354B3361" w14:textId="77777777" w:rsidR="001837E4" w:rsidRPr="00856016" w:rsidRDefault="00A51536" w:rsidP="00EB2DE3">
      <w:pPr>
        <w:pStyle w:val="upar1"/>
        <w:ind w:left="2160"/>
      </w:pPr>
      <w:r w:rsidRPr="00856016">
        <w:t xml:space="preserve">Equipment </w:t>
      </w:r>
      <w:proofErr w:type="gramStart"/>
      <w:r w:rsidRPr="00856016">
        <w:t>type</w:t>
      </w:r>
      <w:proofErr w:type="gramEnd"/>
      <w:r w:rsidRPr="00856016">
        <w:t xml:space="preserve"> certifying entity:</w:t>
      </w:r>
    </w:p>
    <w:p w14:paraId="20FEDEFD" w14:textId="77777777" w:rsidR="001837E4" w:rsidRPr="00856016" w:rsidRDefault="00A51536" w:rsidP="00EB2DE3">
      <w:pPr>
        <w:pStyle w:val="upar1"/>
        <w:ind w:left="2160"/>
      </w:pPr>
      <w:r w:rsidRPr="00856016">
        <w:t>1.</w:t>
      </w:r>
    </w:p>
    <w:p w14:paraId="6CBD6613" w14:textId="77777777" w:rsidR="001837E4" w:rsidRPr="00856016" w:rsidRDefault="00A51536" w:rsidP="00EB2DE3">
      <w:pPr>
        <w:pStyle w:val="upar1"/>
        <w:ind w:left="2160"/>
      </w:pPr>
      <w:r w:rsidRPr="00856016">
        <w:t>2.</w:t>
      </w:r>
    </w:p>
    <w:p w14:paraId="3901E2C2" w14:textId="77777777" w:rsidR="001837E4" w:rsidRPr="00856016" w:rsidRDefault="00A51536" w:rsidP="00EB2DE3">
      <w:pPr>
        <w:pStyle w:val="upar1"/>
        <w:ind w:left="2160"/>
      </w:pPr>
      <w:r w:rsidRPr="00856016">
        <w:t>3.</w:t>
      </w:r>
    </w:p>
    <w:p w14:paraId="1865100F" w14:textId="77777777" w:rsidR="001837E4" w:rsidRPr="00856016" w:rsidRDefault="00A51536" w:rsidP="00EB2DE3">
      <w:pPr>
        <w:pStyle w:val="upar1"/>
        <w:ind w:left="2160"/>
      </w:pPr>
      <w:r w:rsidRPr="00856016">
        <w:t>4.</w:t>
      </w:r>
    </w:p>
    <w:p w14:paraId="7825D248" w14:textId="77777777" w:rsidR="001837E4" w:rsidRPr="00856016" w:rsidRDefault="00A51536" w:rsidP="00EB2DE3">
      <w:pPr>
        <w:pStyle w:val="upar1"/>
        <w:ind w:left="2160"/>
      </w:pPr>
      <w:r w:rsidRPr="00856016">
        <w:t>5.</w:t>
      </w:r>
    </w:p>
    <w:p w14:paraId="5E011542" w14:textId="77777777" w:rsidR="001837E4" w:rsidRPr="00856016" w:rsidRDefault="00A51536" w:rsidP="00EB2DE3">
      <w:pPr>
        <w:pStyle w:val="par3"/>
      </w:pPr>
      <w:r w:rsidRPr="00856016">
        <w:lastRenderedPageBreak/>
        <w:t>(G)</w:t>
      </w:r>
      <w:r w:rsidRPr="00856016">
        <w:tab/>
        <w:t>Limited-Export / Non-Export / Limited-Import Data:</w:t>
      </w:r>
    </w:p>
    <w:p w14:paraId="6A995D9D" w14:textId="77777777" w:rsidR="001837E4" w:rsidRPr="00856016" w:rsidRDefault="00A51536" w:rsidP="00EB2DE3">
      <w:pPr>
        <w:pStyle w:val="upar1"/>
        <w:ind w:left="2160"/>
      </w:pPr>
      <w:r w:rsidRPr="00856016">
        <w:t>If multiple export control systems are used, provide for each control system and use additional sheets if needed.</w:t>
      </w:r>
    </w:p>
    <w:p w14:paraId="18A94BAB" w14:textId="77777777" w:rsidR="001837E4" w:rsidRPr="00856016" w:rsidRDefault="00A51536" w:rsidP="00EB2DE3">
      <w:pPr>
        <w:pStyle w:val="upar1"/>
        <w:ind w:left="2160"/>
      </w:pPr>
      <w:r w:rsidRPr="00856016">
        <w:t>Is export controlled to less than the Total Aggregate Nameplate Rating? Yes: No:</w:t>
      </w:r>
    </w:p>
    <w:p w14:paraId="31C8ADB9" w14:textId="77777777" w:rsidR="001837E4" w:rsidRPr="00856016" w:rsidRDefault="00A51536" w:rsidP="00EB2DE3">
      <w:pPr>
        <w:pStyle w:val="upar1"/>
        <w:ind w:left="2160"/>
      </w:pPr>
      <w:r w:rsidRPr="00856016">
        <w:t>Method of export limitation: Power Control System / Reverse Power Protection / Minimum Power Protection / Other (describe):</w:t>
      </w:r>
    </w:p>
    <w:p w14:paraId="7ABD5A6F" w14:textId="77777777" w:rsidR="001837E4" w:rsidRPr="00856016" w:rsidRDefault="00A51536" w:rsidP="00EB2DE3">
      <w:pPr>
        <w:pStyle w:val="upar1"/>
        <w:ind w:left="2160"/>
      </w:pPr>
      <w:r w:rsidRPr="00856016">
        <w:t xml:space="preserve">Export controls are applied </w:t>
      </w:r>
      <w:proofErr w:type="gramStart"/>
      <w:r w:rsidRPr="00856016">
        <w:t>to how many generators</w:t>
      </w:r>
      <w:proofErr w:type="gramEnd"/>
      <w:r w:rsidRPr="00856016">
        <w:t>? Multiple: One:</w:t>
      </w:r>
    </w:p>
    <w:p w14:paraId="4D43586C" w14:textId="77777777" w:rsidR="001837E4" w:rsidRPr="00856016" w:rsidRDefault="00A51536" w:rsidP="00EB2DE3">
      <w:pPr>
        <w:pStyle w:val="upar1"/>
        <w:ind w:left="2160"/>
      </w:pPr>
      <w:r w:rsidRPr="00856016">
        <w:t>If Power Control System is used, open loop response time(s): _______________</w:t>
      </w:r>
    </w:p>
    <w:p w14:paraId="2BA40A11" w14:textId="77777777" w:rsidR="001837E4" w:rsidRPr="00856016" w:rsidRDefault="00A51536" w:rsidP="00EB2DE3">
      <w:pPr>
        <w:pStyle w:val="upar1"/>
        <w:ind w:left="2160"/>
      </w:pPr>
      <w:r w:rsidRPr="00856016">
        <w:t>Power Control System export capacity: (kW AC) (kVA)</w:t>
      </w:r>
    </w:p>
    <w:p w14:paraId="4F22F80E" w14:textId="77777777" w:rsidR="001837E4" w:rsidRPr="00856016" w:rsidRDefault="00A51536" w:rsidP="00EB2DE3">
      <w:pPr>
        <w:pStyle w:val="upar1"/>
        <w:ind w:left="2160"/>
      </w:pPr>
      <w:r w:rsidRPr="00856016">
        <w:t>Energy Storage System Power Control System operating mode:</w:t>
      </w:r>
    </w:p>
    <w:p w14:paraId="0B930EAD" w14:textId="77777777" w:rsidR="001837E4" w:rsidRPr="00856016" w:rsidRDefault="00A51536" w:rsidP="00EB2DE3">
      <w:pPr>
        <w:pStyle w:val="upar1"/>
        <w:ind w:left="2160"/>
      </w:pPr>
      <w:r w:rsidRPr="00856016">
        <w:t>Unrestricted: Export Only: Import Only: No Exchange:</w:t>
      </w:r>
    </w:p>
    <w:p w14:paraId="23A6B14E" w14:textId="77777777" w:rsidR="001837E4" w:rsidRPr="00856016" w:rsidRDefault="00A51536" w:rsidP="00EB2DE3">
      <w:pPr>
        <w:pStyle w:val="upar1"/>
        <w:ind w:left="2160"/>
      </w:pPr>
      <w:r w:rsidRPr="00856016">
        <w:t>Describe which Generators the export control system controls:</w:t>
      </w:r>
    </w:p>
    <w:p w14:paraId="4CECC87D" w14:textId="77777777" w:rsidR="001837E4" w:rsidRPr="00856016" w:rsidRDefault="00A51536" w:rsidP="00EB2DE3">
      <w:pPr>
        <w:pStyle w:val="par3"/>
      </w:pPr>
      <w:r w:rsidRPr="00856016">
        <w:t>(H)</w:t>
      </w:r>
      <w:r w:rsidRPr="00856016">
        <w:tab/>
        <w:t>Interconnection customer signature and certification:</w:t>
      </w:r>
    </w:p>
    <w:p w14:paraId="32D4445E" w14:textId="77777777" w:rsidR="001837E4" w:rsidRPr="00856016" w:rsidRDefault="00A51536" w:rsidP="00EB2DE3">
      <w:pPr>
        <w:pStyle w:val="upar1"/>
      </w:pPr>
      <w:r w:rsidRPr="00856016">
        <w:t>I hereby certify that, to the best of my knowledge, the information provided in this Application is true.  I agree to abide by the Terms and Conditions for Interconnecting an Inverter-Based interconnection resource No Larger than 25kW and return the Certificate of Completion when the interconnection resource has been installed.</w:t>
      </w:r>
    </w:p>
    <w:p w14:paraId="144FA5A4" w14:textId="77777777" w:rsidR="001837E4" w:rsidRPr="00856016" w:rsidRDefault="00A51536" w:rsidP="00EB2DE3">
      <w:pPr>
        <w:pStyle w:val="upar1"/>
        <w:ind w:left="2160"/>
      </w:pPr>
      <w:r w:rsidRPr="00856016">
        <w:t>Signed: ___________________________________________________________________</w:t>
      </w:r>
    </w:p>
    <w:p w14:paraId="4E922FBC" w14:textId="77777777" w:rsidR="001837E4" w:rsidRPr="00856016" w:rsidRDefault="00A51536" w:rsidP="00EB2DE3">
      <w:pPr>
        <w:pStyle w:val="upar1"/>
        <w:ind w:left="2160"/>
      </w:pPr>
      <w:r w:rsidRPr="00856016">
        <w:t>Title:</w:t>
      </w:r>
      <w:r w:rsidRPr="00856016">
        <w:tab/>
      </w:r>
      <w:r w:rsidRPr="00856016">
        <w:tab/>
      </w:r>
      <w:r w:rsidRPr="00856016">
        <w:tab/>
      </w:r>
      <w:r w:rsidRPr="00856016">
        <w:tab/>
      </w:r>
      <w:r w:rsidRPr="00856016">
        <w:tab/>
        <w:t>Date:</w:t>
      </w:r>
    </w:p>
    <w:p w14:paraId="593E311D" w14:textId="77777777" w:rsidR="001837E4" w:rsidRPr="00856016" w:rsidRDefault="00A51536" w:rsidP="00EB2DE3">
      <w:pPr>
        <w:pStyle w:val="upar1"/>
        <w:ind w:left="2160"/>
      </w:pPr>
      <w:r w:rsidRPr="00856016">
        <w:t>Contingent approval to interconnect the small generating facility.</w:t>
      </w:r>
    </w:p>
    <w:p w14:paraId="41EEFC01" w14:textId="77777777" w:rsidR="001837E4" w:rsidRPr="00856016" w:rsidRDefault="00A51536" w:rsidP="00EB2DE3">
      <w:pPr>
        <w:pStyle w:val="upar1"/>
        <w:ind w:left="2160"/>
      </w:pPr>
      <w:r w:rsidRPr="00856016">
        <w:t>(For company use only)</w:t>
      </w:r>
    </w:p>
    <w:p w14:paraId="08467D5F" w14:textId="77777777" w:rsidR="001837E4" w:rsidRPr="00856016" w:rsidRDefault="00A51536" w:rsidP="00EB2DE3">
      <w:pPr>
        <w:pStyle w:val="upar1"/>
        <w:ind w:left="2160"/>
      </w:pPr>
      <w:r w:rsidRPr="00856016">
        <w:t xml:space="preserve">Interconnection of the small generating facility is approved contingent upon the terms and conditions for interconnecting an </w:t>
      </w:r>
      <w:r w:rsidRPr="00856016">
        <w:lastRenderedPageBreak/>
        <w:t>inverter-based small generating facility no larger than 25 kW and return of the certificate of completion.</w:t>
      </w:r>
    </w:p>
    <w:p w14:paraId="1344522C" w14:textId="77777777" w:rsidR="001837E4" w:rsidRPr="00856016" w:rsidRDefault="00A51536" w:rsidP="00EB2DE3">
      <w:pPr>
        <w:pStyle w:val="upar1"/>
        <w:ind w:left="2160"/>
      </w:pPr>
      <w:r w:rsidRPr="00856016">
        <w:t>Company signature: ________________________________________________</w:t>
      </w:r>
    </w:p>
    <w:p w14:paraId="3F111F5A" w14:textId="77777777" w:rsidR="001837E4" w:rsidRPr="00856016" w:rsidRDefault="00A51536" w:rsidP="00EB2DE3">
      <w:pPr>
        <w:pStyle w:val="upar1"/>
        <w:ind w:left="2160"/>
      </w:pPr>
      <w:r w:rsidRPr="00856016">
        <w:t>Title: Date:</w:t>
      </w:r>
    </w:p>
    <w:p w14:paraId="0EEC9079" w14:textId="77777777" w:rsidR="001837E4" w:rsidRPr="00856016" w:rsidRDefault="00A51536" w:rsidP="00EB2DE3">
      <w:pPr>
        <w:pStyle w:val="upar1"/>
        <w:ind w:left="2160"/>
      </w:pPr>
      <w:r w:rsidRPr="00856016">
        <w:t>Application ID number: __________________</w:t>
      </w:r>
    </w:p>
    <w:p w14:paraId="246F1E18" w14:textId="77777777" w:rsidR="001837E4" w:rsidRPr="00856016" w:rsidRDefault="00A51536" w:rsidP="00EB2DE3">
      <w:pPr>
        <w:pStyle w:val="upar1"/>
        <w:ind w:left="2160"/>
      </w:pPr>
      <w:r w:rsidRPr="00856016">
        <w:t xml:space="preserve">Company waives inspection/witness test? </w:t>
      </w:r>
      <w:proofErr w:type="gramStart"/>
      <w:r w:rsidRPr="00856016">
        <w:t>Yes</w:t>
      </w:r>
      <w:proofErr w:type="gramEnd"/>
      <w:r w:rsidRPr="00856016">
        <w:t xml:space="preserve"> ____</w:t>
      </w:r>
      <w:r w:rsidRPr="00856016">
        <w:tab/>
        <w:t>No ____</w:t>
      </w:r>
    </w:p>
    <w:p w14:paraId="55E231AB" w14:textId="77777777" w:rsidR="001837E4" w:rsidRPr="00856016" w:rsidRDefault="00A51536" w:rsidP="00EB2DE3">
      <w:pPr>
        <w:pStyle w:val="par1"/>
      </w:pPr>
      <w:r w:rsidRPr="00856016">
        <w:t>(c)</w:t>
      </w:r>
      <w:r w:rsidRPr="00856016">
        <w:tab/>
        <w:t>Level 1 terms and conditions.</w:t>
      </w:r>
    </w:p>
    <w:p w14:paraId="61985ABD" w14:textId="77777777" w:rsidR="001837E4" w:rsidRPr="00856016" w:rsidRDefault="00A51536" w:rsidP="00EB2DE3">
      <w:pPr>
        <w:pStyle w:val="par2"/>
      </w:pPr>
      <w:r w:rsidRPr="00856016">
        <w:t>(I)</w:t>
      </w:r>
      <w:r w:rsidRPr="00856016">
        <w:tab/>
        <w:t>Construction of the facility.  The interconnection customer may proceed to construct the interconnection resource when the utility approves the interconnection request (the application) and returns it to the IC.</w:t>
      </w:r>
    </w:p>
    <w:p w14:paraId="2CDDFAE6" w14:textId="77777777" w:rsidR="001837E4" w:rsidRPr="00856016" w:rsidRDefault="00A51536" w:rsidP="00EB2DE3">
      <w:pPr>
        <w:pStyle w:val="par2"/>
      </w:pPr>
      <w:r w:rsidRPr="00856016">
        <w:t>(II)</w:t>
      </w:r>
      <w:r w:rsidRPr="00856016">
        <w:tab/>
        <w:t xml:space="preserve">Interconnection and operation.  The IC may operate the interconnection resource and interconnect with the utility’s electric system once </w:t>
      </w:r>
      <w:proofErr w:type="gramStart"/>
      <w:r w:rsidRPr="00856016">
        <w:t>all of</w:t>
      </w:r>
      <w:proofErr w:type="gramEnd"/>
      <w:r w:rsidRPr="00856016">
        <w:t xml:space="preserve"> the following </w:t>
      </w:r>
      <w:proofErr w:type="gramStart"/>
      <w:r w:rsidRPr="00856016">
        <w:t>have occurred</w:t>
      </w:r>
      <w:proofErr w:type="gramEnd"/>
      <w:r w:rsidRPr="00856016">
        <w:t>:</w:t>
      </w:r>
    </w:p>
    <w:p w14:paraId="5AEF1528" w14:textId="77777777" w:rsidR="001837E4" w:rsidRPr="00856016" w:rsidRDefault="00A51536" w:rsidP="00EB2DE3">
      <w:pPr>
        <w:pStyle w:val="par3"/>
      </w:pPr>
      <w:r w:rsidRPr="00856016">
        <w:t>(A)</w:t>
      </w:r>
      <w:r w:rsidRPr="00856016">
        <w:tab/>
        <w:t>upon completing construction, the interconnection customer will cause the interconnection resource to be inspected or otherwise certified by the appropriate local electrical wiring inspector with jurisdiction;</w:t>
      </w:r>
    </w:p>
    <w:p w14:paraId="210B83F0" w14:textId="77777777" w:rsidR="001837E4" w:rsidRPr="00856016" w:rsidRDefault="00A51536" w:rsidP="00EB2DE3">
      <w:pPr>
        <w:pStyle w:val="par3"/>
      </w:pPr>
      <w:r w:rsidRPr="00856016">
        <w:t>(B)</w:t>
      </w:r>
      <w:r w:rsidRPr="00856016">
        <w:tab/>
        <w:t>the customer returns the certificate of completion to the utility; and</w:t>
      </w:r>
    </w:p>
    <w:p w14:paraId="51D150F3" w14:textId="77777777" w:rsidR="001837E4" w:rsidRPr="00856016" w:rsidRDefault="00A51536" w:rsidP="00EB2DE3">
      <w:pPr>
        <w:pStyle w:val="par3"/>
      </w:pPr>
      <w:r w:rsidRPr="00856016">
        <w:t>(C)</w:t>
      </w:r>
      <w:r w:rsidRPr="00856016">
        <w:tab/>
        <w:t>the utility has completed its inspection of the interconnection resource.  All inspections must be conducted by the utility, at its own expense, within ten business days after receipt of the certificate of completion and shall take place at a time agreeable to the parties.  The utility shall provide a written statement that the interconnection resource has passed inspection or shall notify the customer of what steps it must take to pass inspection as soon as practicable after the inspection takes place.</w:t>
      </w:r>
    </w:p>
    <w:p w14:paraId="661B4E0C" w14:textId="77777777" w:rsidR="001837E4" w:rsidRPr="00856016" w:rsidRDefault="00A51536" w:rsidP="00EB2DE3">
      <w:pPr>
        <w:pStyle w:val="par3"/>
      </w:pPr>
      <w:r w:rsidRPr="00856016">
        <w:t>(D)</w:t>
      </w:r>
      <w:r w:rsidRPr="00856016">
        <w:tab/>
        <w:t>The utility has the right to disconnect the interconnection resource in the event of improper installation or failure to return the certificate of completion.</w:t>
      </w:r>
    </w:p>
    <w:p w14:paraId="408DFF0C" w14:textId="77777777" w:rsidR="001837E4" w:rsidRPr="00856016" w:rsidRDefault="00A51536" w:rsidP="00EB2DE3">
      <w:pPr>
        <w:pStyle w:val="par2"/>
      </w:pPr>
      <w:r w:rsidRPr="00856016">
        <w:lastRenderedPageBreak/>
        <w:t>(III)</w:t>
      </w:r>
      <w:r w:rsidRPr="00856016">
        <w:tab/>
        <w:t xml:space="preserve">Safe operations and maintenance.  The interconnection customer shall be fully responsible </w:t>
      </w:r>
      <w:proofErr w:type="gramStart"/>
      <w:r w:rsidRPr="00856016">
        <w:t>to operate</w:t>
      </w:r>
      <w:proofErr w:type="gramEnd"/>
      <w:r w:rsidRPr="00856016">
        <w:t xml:space="preserve">, </w:t>
      </w:r>
      <w:proofErr w:type="gramStart"/>
      <w:r w:rsidRPr="00856016">
        <w:t>maintain</w:t>
      </w:r>
      <w:proofErr w:type="gramEnd"/>
      <w:r w:rsidRPr="00856016">
        <w:t xml:space="preserve">, and </w:t>
      </w:r>
      <w:proofErr w:type="gramStart"/>
      <w:r w:rsidRPr="00856016">
        <w:t>repair</w:t>
      </w:r>
      <w:proofErr w:type="gramEnd"/>
      <w:r w:rsidRPr="00856016">
        <w:t xml:space="preserve"> the interconnection resource as required to ensure that it </w:t>
      </w:r>
      <w:proofErr w:type="gramStart"/>
      <w:r w:rsidRPr="00856016">
        <w:t>complies at all times</w:t>
      </w:r>
      <w:proofErr w:type="gramEnd"/>
      <w:r w:rsidRPr="00856016">
        <w:t xml:space="preserve"> with the interconnection standards to which it has been certified.</w:t>
      </w:r>
    </w:p>
    <w:p w14:paraId="227E3D49" w14:textId="77777777" w:rsidR="001837E4" w:rsidRPr="00856016" w:rsidRDefault="00A51536" w:rsidP="00EB2DE3">
      <w:pPr>
        <w:pStyle w:val="par2"/>
      </w:pPr>
      <w:r w:rsidRPr="00856016">
        <w:t>(IV)</w:t>
      </w:r>
      <w:r w:rsidRPr="00856016">
        <w:tab/>
        <w:t xml:space="preserve">Access.  The utility shall have access to the </w:t>
      </w:r>
      <w:proofErr w:type="gramStart"/>
      <w:r w:rsidRPr="00856016">
        <w:t>disconnect switch and metering equipment of the interconnection resource at all times</w:t>
      </w:r>
      <w:proofErr w:type="gramEnd"/>
      <w:r w:rsidRPr="00856016">
        <w:t xml:space="preserve">.  The utility shall provide reasonable notice to the customer when </w:t>
      </w:r>
      <w:proofErr w:type="gramStart"/>
      <w:r w:rsidRPr="00856016">
        <w:t>possible</w:t>
      </w:r>
      <w:proofErr w:type="gramEnd"/>
      <w:r w:rsidRPr="00856016">
        <w:t xml:space="preserve"> prior to using its right of access.</w:t>
      </w:r>
    </w:p>
    <w:p w14:paraId="6001EFC3" w14:textId="77777777" w:rsidR="001837E4" w:rsidRPr="00856016" w:rsidRDefault="00A51536" w:rsidP="00EB2DE3">
      <w:pPr>
        <w:pStyle w:val="par2"/>
      </w:pPr>
      <w:r w:rsidRPr="00856016">
        <w:t>(V)</w:t>
      </w:r>
      <w:r w:rsidRPr="00856016">
        <w:tab/>
        <w:t>Disconnection.  The utility may temporarily disconnect the interconnection resource as allowed in the interconnection agreement and upon the following conditions:</w:t>
      </w:r>
    </w:p>
    <w:p w14:paraId="4557E84D" w14:textId="77777777" w:rsidR="001837E4" w:rsidRPr="00856016" w:rsidRDefault="00A51536" w:rsidP="00EB2DE3">
      <w:pPr>
        <w:pStyle w:val="par3"/>
      </w:pPr>
      <w:r w:rsidRPr="00856016">
        <w:t>(A)</w:t>
      </w:r>
      <w:r w:rsidRPr="00856016">
        <w:tab/>
        <w:t>for scheduled outages per notice requirements in the utility’s tariff or Commission rules;</w:t>
      </w:r>
    </w:p>
    <w:p w14:paraId="5877B15B" w14:textId="77777777" w:rsidR="001837E4" w:rsidRPr="00856016" w:rsidRDefault="00A51536" w:rsidP="00EB2DE3">
      <w:pPr>
        <w:pStyle w:val="par3"/>
      </w:pPr>
      <w:r w:rsidRPr="00856016">
        <w:t>(B)</w:t>
      </w:r>
      <w:r w:rsidRPr="00856016">
        <w:tab/>
        <w:t>for unscheduled outages or emergency conditions pursuant to the utility’s tariff or Commission rules; or</w:t>
      </w:r>
    </w:p>
    <w:p w14:paraId="02DBD2AB" w14:textId="77777777" w:rsidR="001837E4" w:rsidRPr="00856016" w:rsidRDefault="00A51536" w:rsidP="00EB2DE3">
      <w:pPr>
        <w:pStyle w:val="par3"/>
      </w:pPr>
      <w:r w:rsidRPr="00856016">
        <w:t>(C)</w:t>
      </w:r>
      <w:r w:rsidRPr="00856016">
        <w:tab/>
        <w:t xml:space="preserve">if the interconnection resource does not operate in </w:t>
      </w:r>
      <w:proofErr w:type="gramStart"/>
      <w:r w:rsidRPr="00856016">
        <w:t>the</w:t>
      </w:r>
      <w:proofErr w:type="gramEnd"/>
      <w:r w:rsidRPr="00856016">
        <w:t xml:space="preserve"> manner consistent with these terms and conditions.</w:t>
      </w:r>
    </w:p>
    <w:p w14:paraId="462D9F18" w14:textId="77777777" w:rsidR="001837E4" w:rsidRPr="00856016" w:rsidRDefault="00A51536" w:rsidP="00EB2DE3">
      <w:pPr>
        <w:pStyle w:val="par3"/>
      </w:pPr>
      <w:r w:rsidRPr="00856016">
        <w:t>(D)</w:t>
      </w:r>
      <w:r w:rsidRPr="00856016">
        <w:tab/>
        <w:t>The utility shall inform the interconnection customer in advance of any scheduled disconnection, or as is reasonable after an unscheduled disconnection.</w:t>
      </w:r>
    </w:p>
    <w:p w14:paraId="5F3D45AB" w14:textId="77777777" w:rsidR="001837E4" w:rsidRPr="00856016" w:rsidRDefault="00A51536" w:rsidP="00EB2DE3">
      <w:pPr>
        <w:pStyle w:val="par2"/>
      </w:pPr>
      <w:r w:rsidRPr="00856016">
        <w:t>(VI)</w:t>
      </w:r>
      <w:r w:rsidRPr="00856016">
        <w:tab/>
        <w:t>Indemnification.  The parties shall at all times indemnify, defend, and save the other party harmless from, any and all damages, losses, claims, including claims and actions relating to injury to or death of any person or damage to property, demand, suits, recoveries, costs and expenses, court costs, attorney fees, and all other obligations by or to third parties, arising out of or resulting from the other party's action or inactions of its obligations under this agreement on behalf of the indemnifying</w:t>
      </w:r>
      <w:r w:rsidRPr="00856016">
        <w:rPr>
          <w:b/>
          <w:bCs/>
        </w:rPr>
        <w:t xml:space="preserve"> </w:t>
      </w:r>
      <w:r w:rsidRPr="00856016">
        <w:t>party, except in cases of gross negligence or intentional wrongdoing by the indemnified party.</w:t>
      </w:r>
    </w:p>
    <w:p w14:paraId="4CA69BD2" w14:textId="77777777" w:rsidR="001837E4" w:rsidRPr="00856016" w:rsidRDefault="00A51536" w:rsidP="00EB2DE3">
      <w:pPr>
        <w:pStyle w:val="par2"/>
      </w:pPr>
      <w:r w:rsidRPr="00856016">
        <w:t>(VII)</w:t>
      </w:r>
      <w:r w:rsidRPr="00856016">
        <w:tab/>
        <w:t>The interconnection customer is not required to provide general liability insurance coverage as part of this agreement, or through any other utility requirement.</w:t>
      </w:r>
    </w:p>
    <w:p w14:paraId="2EB493F1" w14:textId="77777777" w:rsidR="001837E4" w:rsidRPr="00856016" w:rsidRDefault="00A51536" w:rsidP="00EB2DE3">
      <w:pPr>
        <w:pStyle w:val="par2"/>
      </w:pPr>
      <w:r w:rsidRPr="00856016">
        <w:lastRenderedPageBreak/>
        <w:t>(VIII)</w:t>
      </w:r>
      <w:r w:rsidRPr="00856016">
        <w:tab/>
        <w:t>Limitation of liability.  Each party’s liability to the other party for any loss, cost, claim, injury, liability, or expense, including reasonable attorney’s fees, relating to or arising from any act or omission in its performance of the interconnection agreement, shall be limited to the amount of direct damage actually incurred.  In no event shall either party be liable to the other party for any indirect, incidental, special, consequential, or punitive damages of any kind whatsoever, except as allowed under subparagraph (c)(VI) of this rule.</w:t>
      </w:r>
    </w:p>
    <w:p w14:paraId="609C576B" w14:textId="77777777" w:rsidR="001837E4" w:rsidRPr="00856016" w:rsidRDefault="00A51536" w:rsidP="00EB2DE3">
      <w:pPr>
        <w:pStyle w:val="par2"/>
      </w:pPr>
      <w:r w:rsidRPr="00856016">
        <w:t>(IX)</w:t>
      </w:r>
      <w:r w:rsidRPr="00856016">
        <w:tab/>
        <w:t>Termination.  The interconnection agreement to operate in parallel may be terminated under the following conditions.</w:t>
      </w:r>
    </w:p>
    <w:p w14:paraId="68D2A006" w14:textId="77777777" w:rsidR="001837E4" w:rsidRPr="00856016" w:rsidRDefault="00A51536" w:rsidP="00EB2DE3">
      <w:pPr>
        <w:pStyle w:val="par3"/>
      </w:pPr>
      <w:r w:rsidRPr="00856016">
        <w:t>(A)</w:t>
      </w:r>
      <w:r w:rsidRPr="00856016">
        <w:tab/>
        <w:t>By the customer by providing written notice to the utility.</w:t>
      </w:r>
    </w:p>
    <w:p w14:paraId="7352058E" w14:textId="77777777" w:rsidR="001837E4" w:rsidRPr="00856016" w:rsidRDefault="00A51536" w:rsidP="00EB2DE3">
      <w:pPr>
        <w:pStyle w:val="par3"/>
      </w:pPr>
      <w:proofErr w:type="gramStart"/>
      <w:r w:rsidRPr="00856016">
        <w:t>(B)</w:t>
      </w:r>
      <w:r w:rsidRPr="00856016">
        <w:tab/>
        <w:t>By</w:t>
      </w:r>
      <w:proofErr w:type="gramEnd"/>
      <w:r w:rsidRPr="00856016">
        <w:t xml:space="preserve"> </w:t>
      </w:r>
      <w:proofErr w:type="gramStart"/>
      <w:r w:rsidRPr="00856016">
        <w:t>the utility</w:t>
      </w:r>
      <w:proofErr w:type="gramEnd"/>
      <w:r w:rsidRPr="00856016">
        <w:t xml:space="preserve"> if the interconnection resource fails to operate for any consecutive 12-month period or the customer fails to remedy a violation of these terms and conditions.</w:t>
      </w:r>
    </w:p>
    <w:p w14:paraId="2CAC10B3" w14:textId="77777777" w:rsidR="001837E4" w:rsidRPr="00856016" w:rsidRDefault="00A51536" w:rsidP="00EB2DE3">
      <w:pPr>
        <w:pStyle w:val="par3"/>
      </w:pPr>
      <w:r w:rsidRPr="00856016">
        <w:t>(C)</w:t>
      </w:r>
      <w:r w:rsidRPr="00856016">
        <w:tab/>
        <w:t>Permanent disconnection.  In the event the interconnection agreement is terminated, the utility shall have the right to disconnect its facilities or direct the customer to disconnect its interconnection resource.</w:t>
      </w:r>
    </w:p>
    <w:p w14:paraId="60095D18" w14:textId="77777777" w:rsidR="001837E4" w:rsidRPr="00856016" w:rsidRDefault="00A51536" w:rsidP="00EB2DE3">
      <w:pPr>
        <w:pStyle w:val="par3"/>
      </w:pPr>
      <w:r w:rsidRPr="00856016">
        <w:t>(D)</w:t>
      </w:r>
      <w:r w:rsidRPr="00856016">
        <w:tab/>
        <w:t>Survival rights.  The interconnection agreement shall continue in effect after termination to the extent necessary to allow or require either party to fulfill rights or obligations that arose under the agreement.</w:t>
      </w:r>
    </w:p>
    <w:p w14:paraId="62455927" w14:textId="77777777" w:rsidR="001837E4" w:rsidRPr="00856016" w:rsidRDefault="00A51536" w:rsidP="00EB2DE3">
      <w:pPr>
        <w:pStyle w:val="par2"/>
      </w:pPr>
      <w:bookmarkStart w:id="627" w:name="_heading=h.yasppyhk2gn0" w:colFirst="0" w:colLast="0"/>
      <w:bookmarkEnd w:id="627"/>
      <w:r w:rsidRPr="00856016">
        <w:t>(X)</w:t>
      </w:r>
      <w:r w:rsidRPr="00856016">
        <w:tab/>
        <w:t xml:space="preserve">Assignment/Transfer of ownership of the facility.  The interconnection agreement shall survive the transfer of ownership of the small generating facility to a new owner when the new owner agrees in writing to comply with the terms of the agreement and so </w:t>
      </w:r>
      <w:proofErr w:type="gramStart"/>
      <w:r w:rsidRPr="00856016">
        <w:t>notifies</w:t>
      </w:r>
      <w:proofErr w:type="gramEnd"/>
      <w:r w:rsidRPr="00856016">
        <w:t xml:space="preserve"> the utility.</w:t>
      </w:r>
    </w:p>
    <w:p w14:paraId="197A1B8A" w14:textId="77777777" w:rsidR="001837E4" w:rsidRPr="00856016" w:rsidRDefault="00A51536" w:rsidP="002F4C00">
      <w:pPr>
        <w:pStyle w:val="Title3"/>
      </w:pPr>
      <w:bookmarkStart w:id="628" w:name="_Toc235617308"/>
      <w:r w:rsidRPr="00856016">
        <w:t>3855.</w:t>
      </w:r>
      <w:r w:rsidRPr="00856016">
        <w:tab/>
        <w:t>Level 2 Process (Fast Track).</w:t>
      </w:r>
      <w:bookmarkEnd w:id="628"/>
    </w:p>
    <w:p w14:paraId="7C7F45F6" w14:textId="77777777" w:rsidR="001837E4" w:rsidRPr="00856016" w:rsidRDefault="00A51536" w:rsidP="002F4C00">
      <w:pPr>
        <w:pStyle w:val="upar1"/>
      </w:pPr>
      <w:r w:rsidRPr="00856016">
        <w:t xml:space="preserve">This </w:t>
      </w:r>
      <w:proofErr w:type="gramStart"/>
      <w:r w:rsidRPr="00856016">
        <w:t>fast track</w:t>
      </w:r>
      <w:proofErr w:type="gramEnd"/>
      <w:r w:rsidRPr="00856016">
        <w:t xml:space="preserve"> process is available to an IC proposing to interconnect its interconnection resource with the utility's system if the interconnection resource meets the eligibility provisions in this rule 3855.</w:t>
      </w:r>
    </w:p>
    <w:p w14:paraId="39ABDD7D" w14:textId="77777777" w:rsidR="001837E4" w:rsidRPr="00856016" w:rsidRDefault="00A51536" w:rsidP="002F4C00">
      <w:pPr>
        <w:pStyle w:val="par1"/>
      </w:pPr>
      <w:r w:rsidRPr="00856016">
        <w:t>(a)</w:t>
      </w:r>
      <w:r w:rsidRPr="00856016">
        <w:tab/>
        <w:t>Eligibility.</w:t>
      </w:r>
    </w:p>
    <w:p w14:paraId="115CC646" w14:textId="77777777" w:rsidR="001837E4" w:rsidRPr="00856016" w:rsidRDefault="00A51536" w:rsidP="002F4C00">
      <w:pPr>
        <w:pStyle w:val="par2"/>
      </w:pPr>
      <w:r w:rsidRPr="00856016">
        <w:t>(I)</w:t>
      </w:r>
      <w:r w:rsidRPr="00856016">
        <w:tab/>
        <w:t xml:space="preserve">Eligibility for the Level 2 Process is determined based upon the type and size of the interconnection resource as well as the voltage of the utility line </w:t>
      </w:r>
      <w:r w:rsidRPr="00856016">
        <w:lastRenderedPageBreak/>
        <w:t>and the location of and the type of utility line at the point of interconnection.  An interconnection customer may determine whether the interconnection resource is eligible for the Level 2 Process by requesting a pre-application report pursuant to subparagraph 3853(a)(IV).</w:t>
      </w:r>
    </w:p>
    <w:p w14:paraId="2F2F384F" w14:textId="77777777" w:rsidR="001837E4" w:rsidRPr="00856016" w:rsidRDefault="00A51536" w:rsidP="002F4C00">
      <w:pPr>
        <w:pStyle w:val="par2"/>
      </w:pPr>
      <w:r w:rsidRPr="00856016">
        <w:t>(II)</w:t>
      </w:r>
      <w:r w:rsidRPr="00856016">
        <w:tab/>
        <w:t>For certified inverter-based systems, the size limit of the interconnection resource varies according to the voltage of the utility line at the proposed point of interconnection.  Certified inverter-based interconnection resource facilities located within 2.5 electrical circuit miles of a substation and on a mainline are eligible for the Level 2 Process under the higher thresholds pursuant to this rule 3855.  The utilities should define “mainline” in their interconnection tariff.</w:t>
      </w:r>
    </w:p>
    <w:p w14:paraId="418FF01D" w14:textId="77777777" w:rsidR="001837E4" w:rsidRPr="00856016" w:rsidRDefault="001837E4" w:rsidP="002F4C00">
      <w:pPr>
        <w:pStyle w:val="upar1"/>
      </w:pPr>
    </w:p>
    <w:tbl>
      <w:tblPr>
        <w:tblStyle w:val="a"/>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192"/>
        <w:gridCol w:w="3192"/>
        <w:gridCol w:w="3192"/>
      </w:tblGrid>
      <w:tr w:rsidR="001837E4" w:rsidRPr="00856016" w14:paraId="49844ADE" w14:textId="77777777" w:rsidTr="00C945F7">
        <w:trPr>
          <w:cantSplit/>
          <w:trHeight w:val="1008"/>
          <w:tblHeader/>
        </w:trPr>
        <w:tc>
          <w:tcPr>
            <w:tcW w:w="9576" w:type="dxa"/>
            <w:gridSpan w:val="3"/>
            <w:shd w:val="clear" w:color="auto" w:fill="FFFFFF"/>
          </w:tcPr>
          <w:p w14:paraId="49FB51F7" w14:textId="77777777" w:rsidR="001837E4" w:rsidRPr="00856016" w:rsidRDefault="00A51536" w:rsidP="002F4C00">
            <w:pPr>
              <w:pStyle w:val="upar1"/>
            </w:pPr>
            <w:r w:rsidRPr="00856016">
              <w:rPr>
                <w:b/>
                <w:bCs/>
              </w:rPr>
              <w:t>Level 2 Process Eligibility for Inverter-Based Systems</w:t>
            </w:r>
          </w:p>
        </w:tc>
      </w:tr>
      <w:tr w:rsidR="001837E4" w:rsidRPr="00856016" w14:paraId="451C2B51" w14:textId="77777777" w:rsidTr="00C945F7">
        <w:trPr>
          <w:cantSplit/>
          <w:trHeight w:val="1008"/>
          <w:tblHeader/>
        </w:trPr>
        <w:tc>
          <w:tcPr>
            <w:tcW w:w="3192" w:type="dxa"/>
            <w:shd w:val="clear" w:color="auto" w:fill="FFFFFF"/>
          </w:tcPr>
          <w:p w14:paraId="73391431" w14:textId="77777777" w:rsidR="001837E4" w:rsidRPr="00856016" w:rsidRDefault="00A51536" w:rsidP="002F4C00">
            <w:pPr>
              <w:pStyle w:val="upar1"/>
            </w:pPr>
            <w:r w:rsidRPr="00856016">
              <w:rPr>
                <w:b/>
                <w:bCs/>
              </w:rPr>
              <w:t>Line Voltage</w:t>
            </w:r>
          </w:p>
        </w:tc>
        <w:tc>
          <w:tcPr>
            <w:tcW w:w="3192" w:type="dxa"/>
            <w:shd w:val="clear" w:color="auto" w:fill="FFFFFF"/>
          </w:tcPr>
          <w:p w14:paraId="6FC88B11" w14:textId="77777777" w:rsidR="001837E4" w:rsidRPr="00856016" w:rsidRDefault="00A51536" w:rsidP="002F4C00">
            <w:pPr>
              <w:pStyle w:val="upar1"/>
            </w:pPr>
            <w:r w:rsidRPr="00856016">
              <w:rPr>
                <w:b/>
                <w:bCs/>
              </w:rPr>
              <w:t>Eligibility Regardless of Location</w:t>
            </w:r>
          </w:p>
        </w:tc>
        <w:tc>
          <w:tcPr>
            <w:tcW w:w="3192" w:type="dxa"/>
            <w:shd w:val="clear" w:color="auto" w:fill="FFFFFF"/>
          </w:tcPr>
          <w:p w14:paraId="7B8C0156" w14:textId="77777777" w:rsidR="001837E4" w:rsidRPr="00856016" w:rsidRDefault="00A51536" w:rsidP="002F4C00">
            <w:pPr>
              <w:pStyle w:val="upar1"/>
            </w:pPr>
            <w:r w:rsidRPr="00856016">
              <w:rPr>
                <w:b/>
                <w:bCs/>
              </w:rPr>
              <w:t xml:space="preserve">Eligibility Meeting Location Requirements </w:t>
            </w:r>
            <w:r w:rsidRPr="00856016">
              <w:rPr>
                <w:b/>
                <w:bCs/>
              </w:rPr>
              <w:br/>
              <w:t>(Mainline and Substation)</w:t>
            </w:r>
          </w:p>
        </w:tc>
      </w:tr>
      <w:tr w:rsidR="001837E4" w:rsidRPr="00856016" w14:paraId="17B1DBEB" w14:textId="77777777" w:rsidTr="00C945F7">
        <w:trPr>
          <w:cantSplit/>
          <w:trHeight w:val="1008"/>
        </w:trPr>
        <w:tc>
          <w:tcPr>
            <w:tcW w:w="3192" w:type="dxa"/>
            <w:shd w:val="clear" w:color="auto" w:fill="FFFFFF"/>
          </w:tcPr>
          <w:p w14:paraId="64B68BA1" w14:textId="77777777" w:rsidR="001837E4" w:rsidRPr="00856016" w:rsidRDefault="00A51536" w:rsidP="002F4C00">
            <w:pPr>
              <w:pStyle w:val="upar1"/>
            </w:pPr>
            <w:r w:rsidRPr="00856016">
              <w:t>&lt; 5 kV</w:t>
            </w:r>
          </w:p>
        </w:tc>
        <w:tc>
          <w:tcPr>
            <w:tcW w:w="3192" w:type="dxa"/>
            <w:shd w:val="clear" w:color="auto" w:fill="FFFFFF"/>
          </w:tcPr>
          <w:p w14:paraId="4A178B16" w14:textId="77777777" w:rsidR="001837E4" w:rsidRPr="00856016" w:rsidRDefault="00A51536" w:rsidP="002F4C00">
            <w:pPr>
              <w:pStyle w:val="upar1"/>
            </w:pPr>
            <w:r w:rsidRPr="00856016">
              <w:t>≤ 500 kW</w:t>
            </w:r>
          </w:p>
        </w:tc>
        <w:tc>
          <w:tcPr>
            <w:tcW w:w="3192" w:type="dxa"/>
            <w:shd w:val="clear" w:color="auto" w:fill="FFFFFF"/>
          </w:tcPr>
          <w:p w14:paraId="043F9E8B" w14:textId="77777777" w:rsidR="001837E4" w:rsidRPr="00856016" w:rsidRDefault="00A51536" w:rsidP="002F4C00">
            <w:pPr>
              <w:pStyle w:val="upar1"/>
            </w:pPr>
            <w:r w:rsidRPr="00856016">
              <w:t>≤ 500 kW</w:t>
            </w:r>
          </w:p>
        </w:tc>
      </w:tr>
      <w:tr w:rsidR="001837E4" w:rsidRPr="00856016" w14:paraId="658C060E" w14:textId="77777777" w:rsidTr="00C945F7">
        <w:trPr>
          <w:cantSplit/>
          <w:trHeight w:val="1008"/>
        </w:trPr>
        <w:tc>
          <w:tcPr>
            <w:tcW w:w="3192" w:type="dxa"/>
            <w:shd w:val="clear" w:color="auto" w:fill="FFFFFF"/>
          </w:tcPr>
          <w:p w14:paraId="1D4E7A4D" w14:textId="77777777" w:rsidR="001837E4" w:rsidRPr="00856016" w:rsidRDefault="00A51536" w:rsidP="002F4C00">
            <w:pPr>
              <w:pStyle w:val="upar1"/>
            </w:pPr>
            <w:r w:rsidRPr="00856016">
              <w:t>≥ 5 kV and &lt; 15 kV</w:t>
            </w:r>
          </w:p>
        </w:tc>
        <w:tc>
          <w:tcPr>
            <w:tcW w:w="3192" w:type="dxa"/>
            <w:shd w:val="clear" w:color="auto" w:fill="FFFFFF"/>
          </w:tcPr>
          <w:p w14:paraId="66B68ABA" w14:textId="77777777" w:rsidR="001837E4" w:rsidRPr="00856016" w:rsidRDefault="00A51536" w:rsidP="002F4C00">
            <w:pPr>
              <w:pStyle w:val="upar1"/>
            </w:pPr>
            <w:r w:rsidRPr="00856016">
              <w:t>≤ 2 MW</w:t>
            </w:r>
          </w:p>
        </w:tc>
        <w:tc>
          <w:tcPr>
            <w:tcW w:w="3192" w:type="dxa"/>
            <w:shd w:val="clear" w:color="auto" w:fill="FFFFFF"/>
          </w:tcPr>
          <w:p w14:paraId="03F4E89A" w14:textId="77777777" w:rsidR="001837E4" w:rsidRPr="00856016" w:rsidRDefault="00A51536" w:rsidP="002F4C00">
            <w:pPr>
              <w:pStyle w:val="upar1"/>
            </w:pPr>
            <w:r w:rsidRPr="00856016">
              <w:t>≤ 3 MW</w:t>
            </w:r>
          </w:p>
        </w:tc>
      </w:tr>
      <w:tr w:rsidR="001837E4" w:rsidRPr="00856016" w14:paraId="68D830BE" w14:textId="77777777" w:rsidTr="00C945F7">
        <w:trPr>
          <w:cantSplit/>
          <w:trHeight w:val="1008"/>
        </w:trPr>
        <w:tc>
          <w:tcPr>
            <w:tcW w:w="3192" w:type="dxa"/>
            <w:shd w:val="clear" w:color="auto" w:fill="FFFFFF"/>
          </w:tcPr>
          <w:p w14:paraId="47D12412" w14:textId="77777777" w:rsidR="001837E4" w:rsidRPr="00856016" w:rsidRDefault="00A51536" w:rsidP="002F4C00">
            <w:pPr>
              <w:pStyle w:val="upar1"/>
            </w:pPr>
            <w:r w:rsidRPr="00856016">
              <w:t>≥ 15 kV and &lt; 30 kV</w:t>
            </w:r>
          </w:p>
        </w:tc>
        <w:tc>
          <w:tcPr>
            <w:tcW w:w="3192" w:type="dxa"/>
            <w:shd w:val="clear" w:color="auto" w:fill="FFFFFF"/>
          </w:tcPr>
          <w:p w14:paraId="3D61B057" w14:textId="77777777" w:rsidR="001837E4" w:rsidRPr="00856016" w:rsidRDefault="00A51536" w:rsidP="002F4C00">
            <w:pPr>
              <w:pStyle w:val="upar1"/>
            </w:pPr>
            <w:r w:rsidRPr="00856016">
              <w:t>≤ 3 MW</w:t>
            </w:r>
          </w:p>
        </w:tc>
        <w:tc>
          <w:tcPr>
            <w:tcW w:w="3192" w:type="dxa"/>
            <w:shd w:val="clear" w:color="auto" w:fill="FFFFFF"/>
          </w:tcPr>
          <w:p w14:paraId="67B6BF5D" w14:textId="77777777" w:rsidR="001837E4" w:rsidRPr="00856016" w:rsidRDefault="00A51536" w:rsidP="002F4C00">
            <w:pPr>
              <w:pStyle w:val="upar1"/>
            </w:pPr>
            <w:r w:rsidRPr="00856016">
              <w:t>≤ 4 MW</w:t>
            </w:r>
          </w:p>
        </w:tc>
      </w:tr>
      <w:tr w:rsidR="001837E4" w:rsidRPr="00856016" w14:paraId="0353629F" w14:textId="77777777" w:rsidTr="00C945F7">
        <w:trPr>
          <w:cantSplit/>
          <w:trHeight w:val="1008"/>
        </w:trPr>
        <w:tc>
          <w:tcPr>
            <w:tcW w:w="3192" w:type="dxa"/>
            <w:shd w:val="clear" w:color="auto" w:fill="FFFFFF"/>
          </w:tcPr>
          <w:p w14:paraId="48D2E0AF" w14:textId="77777777" w:rsidR="001837E4" w:rsidRPr="00856016" w:rsidRDefault="00A51536" w:rsidP="002F4C00">
            <w:pPr>
              <w:pStyle w:val="upar1"/>
            </w:pPr>
            <w:r w:rsidRPr="00856016">
              <w:t>≥ 30 kV and &lt; 69 kV</w:t>
            </w:r>
          </w:p>
        </w:tc>
        <w:tc>
          <w:tcPr>
            <w:tcW w:w="3192" w:type="dxa"/>
            <w:shd w:val="clear" w:color="auto" w:fill="FFFFFF"/>
          </w:tcPr>
          <w:p w14:paraId="5D02767C" w14:textId="77777777" w:rsidR="001837E4" w:rsidRPr="00856016" w:rsidRDefault="00A51536" w:rsidP="002F4C00">
            <w:pPr>
              <w:pStyle w:val="upar1"/>
            </w:pPr>
            <w:r w:rsidRPr="00856016">
              <w:t>≤ 4 MW</w:t>
            </w:r>
          </w:p>
        </w:tc>
        <w:tc>
          <w:tcPr>
            <w:tcW w:w="3192" w:type="dxa"/>
            <w:shd w:val="clear" w:color="auto" w:fill="FFFFFF"/>
          </w:tcPr>
          <w:p w14:paraId="428855E1" w14:textId="77777777" w:rsidR="001837E4" w:rsidRPr="00856016" w:rsidRDefault="00A51536" w:rsidP="002F4C00">
            <w:pPr>
              <w:pStyle w:val="upar1"/>
            </w:pPr>
            <w:r w:rsidRPr="00856016">
              <w:t>≤ 5 MW</w:t>
            </w:r>
          </w:p>
        </w:tc>
      </w:tr>
    </w:tbl>
    <w:p w14:paraId="30FB24FC" w14:textId="77777777" w:rsidR="001837E4" w:rsidRPr="00856016" w:rsidRDefault="00A51536" w:rsidP="002F4C00">
      <w:pPr>
        <w:pStyle w:val="par2"/>
      </w:pPr>
      <w:r w:rsidRPr="00856016">
        <w:t>(III)</w:t>
      </w:r>
      <w:r w:rsidRPr="00856016">
        <w:tab/>
        <w:t>All synchronous and induction facilities must be no larger than 2 MW AC to be eligible for the Level 2 Process, regardless of location.</w:t>
      </w:r>
    </w:p>
    <w:p w14:paraId="2DC6AC5F" w14:textId="77777777" w:rsidR="001837E4" w:rsidRPr="00856016" w:rsidRDefault="00A51536" w:rsidP="002F4C00">
      <w:pPr>
        <w:pStyle w:val="par2"/>
      </w:pPr>
      <w:r w:rsidRPr="00856016">
        <w:lastRenderedPageBreak/>
        <w:t>(IV)</w:t>
      </w:r>
      <w:r w:rsidRPr="00856016">
        <w:tab/>
        <w:t>In addition to the size threshold, the interconnection resource must meet the codes, standards, and certification requirements specified in certain of these interconnection rules.</w:t>
      </w:r>
    </w:p>
    <w:p w14:paraId="39CF744E" w14:textId="77777777" w:rsidR="001837E4" w:rsidRPr="00856016" w:rsidRDefault="00A51536" w:rsidP="002F4C00">
      <w:pPr>
        <w:pStyle w:val="par2"/>
      </w:pPr>
      <w:r w:rsidRPr="00856016">
        <w:t>(V)</w:t>
      </w:r>
      <w:r w:rsidRPr="00856016">
        <w:tab/>
        <w:t xml:space="preserve">A utility may utilize tools that perform screening functions using different methodology from that set out in paragraph 3855(d) </w:t>
      </w:r>
      <w:proofErr w:type="gramStart"/>
      <w:r w:rsidRPr="00856016">
        <w:t>as long as</w:t>
      </w:r>
      <w:proofErr w:type="gramEnd"/>
      <w:r w:rsidRPr="00856016">
        <w:t xml:space="preserve"> the analysis is aimed at preventing the same voltage, thermal and protection limitations specified under rule 3855 and otherwise complies with these rules.</w:t>
      </w:r>
    </w:p>
    <w:p w14:paraId="66ADAC3A" w14:textId="77777777" w:rsidR="001837E4" w:rsidRPr="00856016" w:rsidRDefault="00A51536" w:rsidP="002F4C00">
      <w:pPr>
        <w:pStyle w:val="par1"/>
      </w:pPr>
      <w:r w:rsidRPr="00856016">
        <w:t>(b)</w:t>
      </w:r>
      <w:r w:rsidRPr="00856016">
        <w:tab/>
        <w:t>Initial review.  Within 15 business days after the utility notifies the interconnection customer it has received a complete interconnection request, the utility shall perform an initial review using the screens set forth below, shall notify the interconnection customer of the results, and include with the notification copies of the analysis and data underlying the utility's determinations under the following:</w:t>
      </w:r>
    </w:p>
    <w:p w14:paraId="2FB50962" w14:textId="77777777" w:rsidR="001837E4" w:rsidRPr="00856016" w:rsidRDefault="00A51536" w:rsidP="002F4C00">
      <w:pPr>
        <w:pStyle w:val="par2"/>
      </w:pPr>
      <w:r w:rsidRPr="00856016">
        <w:t>(I)</w:t>
      </w:r>
      <w:r w:rsidRPr="00856016">
        <w:tab/>
        <w:t>The proposed interconnection resource’s point of interconnection must be on a portion of the utility’s distribution system that is subject to the utility’s tariffs.  Proposed interconnection resources on highly seasonal circuits shall also be subject to the supplemental review pursuant to paragraph 3855(d).</w:t>
      </w:r>
    </w:p>
    <w:p w14:paraId="4F35C60C" w14:textId="77777777" w:rsidR="001837E4" w:rsidRPr="00856016" w:rsidRDefault="00A51536" w:rsidP="002F4C00">
      <w:pPr>
        <w:pStyle w:val="par2"/>
      </w:pPr>
      <w:r w:rsidRPr="00856016">
        <w:t>(II)</w:t>
      </w:r>
      <w:r w:rsidRPr="00856016">
        <w:tab/>
        <w:t>For interconnection of a proposed interconnection resources to a radial distribution circuit, the aggregated generation, including the proposed interconnection resources, on the line section(s) shall not exceed 15 percent of the line section’s annual peak load as most recently measured at the substation or calculated for the line section(s).  A line section is that portion of a utility’s electric system connected to a customer bounded by automatic sectionalizing devices or the end of the distribution line.  A fuse is not an automatic sectionalizing device.  Energy storage system(s) capacity for purposes of this screen shall be based on subparagraph 3853(c)(III).</w:t>
      </w:r>
    </w:p>
    <w:p w14:paraId="5CFBA535" w14:textId="77777777" w:rsidR="001837E4" w:rsidRPr="00856016" w:rsidRDefault="00A51536" w:rsidP="002F4C00">
      <w:pPr>
        <w:pStyle w:val="par2"/>
      </w:pPr>
      <w:r w:rsidRPr="00856016">
        <w:t>(III)</w:t>
      </w:r>
      <w:r w:rsidRPr="00856016">
        <w:tab/>
        <w:t>The proposed interconnection resource, in aggregation with other generation on the distribution circuit, shall not contribute more than ten percent to the distribution circuit's maximum fault current at the point on the distribution feeder voltage (primary) level nearest the proposed point of change of ownership.</w:t>
      </w:r>
    </w:p>
    <w:p w14:paraId="3CFDBCD8" w14:textId="77777777" w:rsidR="001837E4" w:rsidRPr="00856016" w:rsidRDefault="00A51536" w:rsidP="002F4C00">
      <w:pPr>
        <w:pStyle w:val="par2"/>
      </w:pPr>
      <w:r w:rsidRPr="00856016">
        <w:t>(IV)</w:t>
      </w:r>
      <w:r w:rsidRPr="00856016">
        <w:tab/>
        <w:t xml:space="preserve">The proposed interconnection resource, in aggregate with other interconnection resource on the distribution circuit, shall not cause any distribution protective devices and equipment (including, but not limited to, </w:t>
      </w:r>
      <w:r w:rsidRPr="00856016">
        <w:lastRenderedPageBreak/>
        <w:t>substation breakers, fuse cutouts, and line reclosers), or interconnection customer equipment on the system to exceed 87.5 percent of the short circuit interrupting capability; nor shall the interconnection be proposed for a circuit that already exceeds 87.5 percent of the short circuit interrupting capability.</w:t>
      </w:r>
    </w:p>
    <w:p w14:paraId="6D427518" w14:textId="77777777" w:rsidR="001837E4" w:rsidRPr="00856016" w:rsidRDefault="00A51536" w:rsidP="002F4C00">
      <w:pPr>
        <w:pStyle w:val="par2"/>
      </w:pPr>
      <w:r w:rsidRPr="00856016">
        <w:t>(V)</w:t>
      </w:r>
      <w:r w:rsidRPr="00856016">
        <w:tab/>
        <w:t>The proposed interconnection resource shall meet the rapid voltage change and flicker requirements of IEEE Standard 1453 (2015) and IEEE Standard 1547-2018, until January 1, 2022, or until such time new DERs applying for interconnection will comply with IEEE 1547- 2018 based on the appropriate test.  This rule does not include any later amendments or editions of these standards.  These standards are available for public inspection at the Commission’s office, 1560 Broadway, Suite 250, Denver, CO 80202.</w:t>
      </w:r>
    </w:p>
    <w:p w14:paraId="299316A0" w14:textId="77777777" w:rsidR="001837E4" w:rsidRDefault="00A51536" w:rsidP="002F4C00">
      <w:pPr>
        <w:pStyle w:val="par2"/>
      </w:pPr>
      <w:r w:rsidRPr="00856016">
        <w:t>(VI)</w:t>
      </w:r>
      <w:r w:rsidRPr="00856016">
        <w:tab/>
        <w:t>The type of interconnection to a primary distribution line shall be determined based on the table below, including a review of the type of electrical service provided to the interconnection customer, line configuration, and the transformer connection to limit the potential for creating over-voltages on the utility's electric power system due to a loss of ground during the operating time of any anti-islanding function.</w:t>
      </w:r>
    </w:p>
    <w:p w14:paraId="6D919802" w14:textId="77777777" w:rsidR="002F4C00" w:rsidRPr="00856016" w:rsidRDefault="002F4C00" w:rsidP="002F4C00">
      <w:pPr>
        <w:pStyle w:val="upar1"/>
      </w:pPr>
    </w:p>
    <w:tbl>
      <w:tblPr>
        <w:tblStyle w:val="a0"/>
        <w:tblW w:w="957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20" w:firstRow="1" w:lastRow="0" w:firstColumn="0" w:lastColumn="0" w:noHBand="0" w:noVBand="0"/>
      </w:tblPr>
      <w:tblGrid>
        <w:gridCol w:w="3192"/>
        <w:gridCol w:w="3192"/>
        <w:gridCol w:w="3192"/>
      </w:tblGrid>
      <w:tr w:rsidR="001837E4" w:rsidRPr="002F4C00" w14:paraId="7401B855" w14:textId="77777777" w:rsidTr="00C945F7">
        <w:trPr>
          <w:cantSplit/>
          <w:trHeight w:val="1008"/>
          <w:tblHeader/>
        </w:trPr>
        <w:tc>
          <w:tcPr>
            <w:tcW w:w="3192" w:type="dxa"/>
          </w:tcPr>
          <w:p w14:paraId="0AD7CA2D" w14:textId="77777777" w:rsidR="001837E4" w:rsidRPr="002F4C00" w:rsidRDefault="00A51536" w:rsidP="002F4C00">
            <w:pPr>
              <w:pStyle w:val="upar1"/>
              <w:rPr>
                <w:b/>
                <w:bCs/>
              </w:rPr>
            </w:pPr>
            <w:r w:rsidRPr="002F4C00">
              <w:rPr>
                <w:b/>
                <w:bCs/>
              </w:rPr>
              <w:t>Primary Distribution Line Type</w:t>
            </w:r>
          </w:p>
        </w:tc>
        <w:tc>
          <w:tcPr>
            <w:tcW w:w="3192" w:type="dxa"/>
          </w:tcPr>
          <w:p w14:paraId="1373CFDB" w14:textId="77777777" w:rsidR="001837E4" w:rsidRPr="002F4C00" w:rsidRDefault="00A51536" w:rsidP="002F4C00">
            <w:pPr>
              <w:pStyle w:val="upar1"/>
              <w:rPr>
                <w:b/>
                <w:bCs/>
              </w:rPr>
            </w:pPr>
            <w:r w:rsidRPr="002F4C00">
              <w:rPr>
                <w:b/>
                <w:bCs/>
              </w:rPr>
              <w:t>Type of Interconnection to</w:t>
            </w:r>
            <w:r w:rsidRPr="002F4C00">
              <w:rPr>
                <w:b/>
                <w:bCs/>
              </w:rPr>
              <w:br/>
              <w:t>Primary Distribution Line</w:t>
            </w:r>
          </w:p>
        </w:tc>
        <w:tc>
          <w:tcPr>
            <w:tcW w:w="3192" w:type="dxa"/>
          </w:tcPr>
          <w:p w14:paraId="5CF9BE2D" w14:textId="77777777" w:rsidR="001837E4" w:rsidRPr="002F4C00" w:rsidRDefault="00A51536" w:rsidP="002F4C00">
            <w:pPr>
              <w:pStyle w:val="upar1"/>
              <w:rPr>
                <w:b/>
                <w:bCs/>
              </w:rPr>
            </w:pPr>
            <w:r w:rsidRPr="002F4C00">
              <w:rPr>
                <w:b/>
                <w:bCs/>
              </w:rPr>
              <w:t>Result/Criteria</w:t>
            </w:r>
          </w:p>
        </w:tc>
      </w:tr>
      <w:tr w:rsidR="001837E4" w:rsidRPr="00856016" w14:paraId="51D7D505" w14:textId="77777777" w:rsidTr="00C945F7">
        <w:trPr>
          <w:cantSplit/>
          <w:trHeight w:val="1008"/>
        </w:trPr>
        <w:tc>
          <w:tcPr>
            <w:tcW w:w="3192" w:type="dxa"/>
          </w:tcPr>
          <w:p w14:paraId="01099BFB" w14:textId="77777777" w:rsidR="001837E4" w:rsidRPr="00856016" w:rsidRDefault="00A51536" w:rsidP="002F4C00">
            <w:pPr>
              <w:pStyle w:val="upar1"/>
            </w:pPr>
            <w:r w:rsidRPr="00856016">
              <w:t>Three-phase, three wire</w:t>
            </w:r>
          </w:p>
        </w:tc>
        <w:tc>
          <w:tcPr>
            <w:tcW w:w="3192" w:type="dxa"/>
          </w:tcPr>
          <w:p w14:paraId="68B18C7A" w14:textId="77777777" w:rsidR="001837E4" w:rsidRPr="00856016" w:rsidRDefault="00A51536" w:rsidP="002F4C00">
            <w:pPr>
              <w:pStyle w:val="upar1"/>
            </w:pPr>
            <w:r w:rsidRPr="00856016">
              <w:t>3-phase or single phase,</w:t>
            </w:r>
            <w:r w:rsidRPr="00856016">
              <w:br/>
              <w:t>phase-to-phase</w:t>
            </w:r>
          </w:p>
        </w:tc>
        <w:tc>
          <w:tcPr>
            <w:tcW w:w="3192" w:type="dxa"/>
          </w:tcPr>
          <w:p w14:paraId="7E67092C" w14:textId="77777777" w:rsidR="001837E4" w:rsidRPr="00856016" w:rsidRDefault="00A51536" w:rsidP="002F4C00">
            <w:pPr>
              <w:pStyle w:val="upar1"/>
            </w:pPr>
            <w:r w:rsidRPr="00856016">
              <w:t>Pass screen</w:t>
            </w:r>
          </w:p>
        </w:tc>
      </w:tr>
      <w:tr w:rsidR="001837E4" w:rsidRPr="00856016" w14:paraId="3DAB2025" w14:textId="77777777" w:rsidTr="00C945F7">
        <w:trPr>
          <w:cantSplit/>
          <w:trHeight w:val="1008"/>
        </w:trPr>
        <w:tc>
          <w:tcPr>
            <w:tcW w:w="3192" w:type="dxa"/>
          </w:tcPr>
          <w:p w14:paraId="6013FA5B" w14:textId="77777777" w:rsidR="001837E4" w:rsidRPr="00856016" w:rsidRDefault="00A51536" w:rsidP="002F4C00">
            <w:pPr>
              <w:pStyle w:val="upar1"/>
            </w:pPr>
            <w:r w:rsidRPr="00856016">
              <w:t>Three-phase, four wire</w:t>
            </w:r>
          </w:p>
        </w:tc>
        <w:tc>
          <w:tcPr>
            <w:tcW w:w="3192" w:type="dxa"/>
          </w:tcPr>
          <w:p w14:paraId="79785138" w14:textId="77777777" w:rsidR="001837E4" w:rsidRPr="00856016" w:rsidRDefault="00A51536" w:rsidP="002F4C00">
            <w:pPr>
              <w:pStyle w:val="upar1"/>
            </w:pPr>
            <w:proofErr w:type="gramStart"/>
            <w:r w:rsidRPr="00856016">
              <w:t>Effectively-grounded</w:t>
            </w:r>
            <w:proofErr w:type="gramEnd"/>
            <w:r w:rsidRPr="00856016">
              <w:t xml:space="preserve"> 3 </w:t>
            </w:r>
            <w:proofErr w:type="gramStart"/>
            <w:r w:rsidRPr="00856016">
              <w:t>phase</w:t>
            </w:r>
            <w:proofErr w:type="gramEnd"/>
            <w:r w:rsidRPr="00856016">
              <w:br/>
              <w:t>or Single-phase, line-to-neutral</w:t>
            </w:r>
          </w:p>
        </w:tc>
        <w:tc>
          <w:tcPr>
            <w:tcW w:w="3192" w:type="dxa"/>
          </w:tcPr>
          <w:p w14:paraId="17D0BB38" w14:textId="77777777" w:rsidR="001837E4" w:rsidRPr="00856016" w:rsidRDefault="00A51536" w:rsidP="002F4C00">
            <w:pPr>
              <w:pStyle w:val="upar1"/>
            </w:pPr>
            <w:r w:rsidRPr="00856016">
              <w:t>Pass screen</w:t>
            </w:r>
          </w:p>
        </w:tc>
      </w:tr>
    </w:tbl>
    <w:p w14:paraId="68FD0C3F" w14:textId="77777777" w:rsidR="001837E4" w:rsidRPr="00856016" w:rsidRDefault="00A51536" w:rsidP="002F4C00">
      <w:pPr>
        <w:pStyle w:val="par2"/>
      </w:pPr>
      <w:r w:rsidRPr="00856016">
        <w:t>(VII)</w:t>
      </w:r>
      <w:r w:rsidRPr="00856016">
        <w:tab/>
        <w:t>If the proposed interconnection resource is to be interconnected on single-phase shared secondary, the aggregate generation capacity on the shared secondary, including the proposed small generating facility, shall not exceed 25 kW. Energy storage system(s) capacity for purposes of this screen, shall be based on subparagraph 3853(c)(III).</w:t>
      </w:r>
    </w:p>
    <w:p w14:paraId="4ECBC0CD" w14:textId="77777777" w:rsidR="001837E4" w:rsidRPr="00856016" w:rsidRDefault="00A51536" w:rsidP="002F4C00">
      <w:pPr>
        <w:pStyle w:val="par2"/>
      </w:pPr>
      <w:r w:rsidRPr="00856016">
        <w:lastRenderedPageBreak/>
        <w:t>(VIII)</w:t>
      </w:r>
      <w:r w:rsidRPr="00856016">
        <w:tab/>
        <w:t xml:space="preserve">If the proposed interconnection resource is single-phase and is to be interconnected on a center tap neutral of a </w:t>
      </w:r>
      <w:proofErr w:type="gramStart"/>
      <w:r w:rsidRPr="00856016">
        <w:t>240 volt</w:t>
      </w:r>
      <w:proofErr w:type="gramEnd"/>
      <w:r w:rsidRPr="00856016">
        <w:t xml:space="preserve"> service, its addition shall not create an imbalance between the two sides of the </w:t>
      </w:r>
      <w:proofErr w:type="gramStart"/>
      <w:r w:rsidRPr="00856016">
        <w:t>240 volt</w:t>
      </w:r>
      <w:proofErr w:type="gramEnd"/>
      <w:r w:rsidRPr="00856016">
        <w:t xml:space="preserve"> service of more than 20 percent of the nameplate rating of the service transformer.</w:t>
      </w:r>
    </w:p>
    <w:p w14:paraId="79B0523C" w14:textId="77777777" w:rsidR="001837E4" w:rsidRPr="00856016" w:rsidRDefault="00A51536" w:rsidP="002F4C00">
      <w:pPr>
        <w:pStyle w:val="par2"/>
      </w:pPr>
      <w:r w:rsidRPr="00856016">
        <w:t>(IX)</w:t>
      </w:r>
      <w:r w:rsidRPr="00856016">
        <w:tab/>
        <w:t>No construction of facilities by the utility on its own system shall be required to accommodate the small generating facility.</w:t>
      </w:r>
    </w:p>
    <w:p w14:paraId="7C4FB8DC" w14:textId="77777777" w:rsidR="001837E4" w:rsidRPr="00856016" w:rsidRDefault="00A51536" w:rsidP="002F4C00">
      <w:pPr>
        <w:pStyle w:val="par2"/>
      </w:pPr>
      <w:r w:rsidRPr="00856016">
        <w:t>(X)</w:t>
      </w:r>
      <w:r w:rsidRPr="00856016">
        <w:tab/>
        <w:t xml:space="preserve">For interconnection of a proposed interconnection resource to the load side of spot network protectors serving more than a single customer, the proposed interconnection resource must utilize an inverter-based equipment package and, together with the aggregated other inverter-based interconnection resource, shall not exceed the smaller of five percent of a spot network's maximum load or 300 kW.  For spot networks serving a single customer, the interconnection resource must use inverter-based equipment package and either meet the requirements above </w:t>
      </w:r>
      <w:proofErr w:type="gramStart"/>
      <w:r w:rsidRPr="00856016">
        <w:t>or shall</w:t>
      </w:r>
      <w:proofErr w:type="gramEnd"/>
      <w:r w:rsidRPr="00856016">
        <w:t xml:space="preserve"> use a protection scheme or operate the generator so as not to exceed on-site load or otherwise prevent nuisance operation of the spot network protectors.</w:t>
      </w:r>
    </w:p>
    <w:p w14:paraId="1973D3E0" w14:textId="77777777" w:rsidR="001837E4" w:rsidRPr="00856016" w:rsidRDefault="00A51536" w:rsidP="002F4C00">
      <w:pPr>
        <w:pStyle w:val="par2"/>
      </w:pPr>
      <w:r w:rsidRPr="00856016">
        <w:t>(XI)</w:t>
      </w:r>
      <w:r w:rsidRPr="00856016">
        <w:tab/>
        <w:t>For interconnection of a proposed interconnection resource to the load side of area network protectors, the proposed interconnection resource must utilize an inverter-based equipment package and, together with the aggregated other inverter-based interconnection resource, shall not exceed the smaller of ten percent of an area network's minimum load or 500 kW AC.</w:t>
      </w:r>
    </w:p>
    <w:p w14:paraId="0B93E6E9" w14:textId="77777777" w:rsidR="001837E4" w:rsidRPr="00856016" w:rsidRDefault="00A51536" w:rsidP="002F4C00">
      <w:pPr>
        <w:pStyle w:val="par2"/>
      </w:pPr>
      <w:r w:rsidRPr="00856016">
        <w:t>(XII)</w:t>
      </w:r>
      <w:r w:rsidRPr="00856016">
        <w:tab/>
        <w:t>The nameplate capacity of a proposed interconnection resource, in combination with the nameplate capacity of any previously interconnected interconnection resource, shall not exceed the capacity of the customer’s existing electrical service unless there is a simultaneous request for an upgrade to the customer’s electrical service, regardless of exporting or non-exporting designations for any of the interconnection resources.</w:t>
      </w:r>
    </w:p>
    <w:p w14:paraId="440E2467" w14:textId="77777777" w:rsidR="001837E4" w:rsidRPr="00856016" w:rsidRDefault="00A51536" w:rsidP="002F4C00">
      <w:pPr>
        <w:pStyle w:val="par1"/>
      </w:pPr>
      <w:r w:rsidRPr="00856016">
        <w:t>(c)</w:t>
      </w:r>
      <w:r w:rsidRPr="00856016">
        <w:tab/>
        <w:t>Customer options meeting.</w:t>
      </w:r>
    </w:p>
    <w:p w14:paraId="6D976040" w14:textId="77777777" w:rsidR="001837E4" w:rsidRPr="00856016" w:rsidRDefault="00A51536" w:rsidP="002F4C00">
      <w:pPr>
        <w:pStyle w:val="par2"/>
      </w:pPr>
      <w:r w:rsidRPr="00856016">
        <w:t>(I)</w:t>
      </w:r>
      <w:r w:rsidRPr="00856016">
        <w:tab/>
        <w:t xml:space="preserve">If the proposed interconnection fails the screens, but the utility does not or cannot determine from the initial review whether the interconnection resource may nevertheless be interconnected consistent with safety, reliability, and power quality standards unless the IC is willing to consider minor modifications or further study, the utility shall provide the IC with the </w:t>
      </w:r>
      <w:r w:rsidRPr="00856016">
        <w:lastRenderedPageBreak/>
        <w:t xml:space="preserve">opportunity to attend a customer options meeting.  The utility shall </w:t>
      </w:r>
      <w:proofErr w:type="gramStart"/>
      <w:r w:rsidRPr="00856016">
        <w:t>provide to</w:t>
      </w:r>
      <w:proofErr w:type="gramEnd"/>
      <w:r w:rsidRPr="00856016">
        <w:t xml:space="preserve"> the </w:t>
      </w:r>
      <w:proofErr w:type="gramStart"/>
      <w:r w:rsidRPr="00856016">
        <w:t>IC in writing</w:t>
      </w:r>
      <w:proofErr w:type="gramEnd"/>
      <w:r w:rsidRPr="00856016">
        <w:t xml:space="preserve"> with </w:t>
      </w:r>
      <w:proofErr w:type="gramStart"/>
      <w:r w:rsidRPr="00856016">
        <w:t>a detailed</w:t>
      </w:r>
      <w:proofErr w:type="gramEnd"/>
      <w:r w:rsidRPr="00856016">
        <w:t xml:space="preserve"> information on the reasons(s) for failure.</w:t>
      </w:r>
    </w:p>
    <w:p w14:paraId="63547979" w14:textId="77777777" w:rsidR="001837E4" w:rsidRPr="00856016" w:rsidRDefault="00A51536" w:rsidP="002F4C00">
      <w:pPr>
        <w:pStyle w:val="par2"/>
      </w:pPr>
      <w:r w:rsidRPr="00856016">
        <w:t>(II)</w:t>
      </w:r>
      <w:r w:rsidRPr="00856016">
        <w:tab/>
        <w:t xml:space="preserve">If the utility determines the interconnection request cannot be approved without minor modifications at minimal cost; without a supplemental study or other additional studies or actions; or without significant costs to address safety, reliability, or power quality problems, the utility shall notify the IC within the </w:t>
      </w:r>
      <w:proofErr w:type="gramStart"/>
      <w:r w:rsidRPr="00856016">
        <w:t>five business</w:t>
      </w:r>
      <w:proofErr w:type="gramEnd"/>
      <w:r w:rsidRPr="00856016">
        <w:t xml:space="preserve"> day period after the determination and provide the data and analyses underlying its conclusion.  Within ten business days of the utility's determination, the utility shall offer to convene a customer options meeting with the utility to review possible IC facility modifications or the screen analysis and related results, to determine what further steps are needed to permit the small generating facility to be connected safely and reliably.  At the time of notification of the utility's determination, or at the customer options meeting, the utility shall:</w:t>
      </w:r>
    </w:p>
    <w:p w14:paraId="3AC50B79" w14:textId="77777777" w:rsidR="001837E4" w:rsidRPr="00856016" w:rsidRDefault="00A51536" w:rsidP="002F4C00">
      <w:pPr>
        <w:pStyle w:val="par3"/>
      </w:pPr>
      <w:r w:rsidRPr="00856016">
        <w:t>(A)</w:t>
      </w:r>
      <w:r w:rsidRPr="00856016">
        <w:tab/>
        <w:t>offer to perform facility modifications or minor modifications to the utility's electric system (e.g., changing meters, fuses, relay settings) and provide a non-binding good faith estimate of the limited cost to make such modifications to the utility's electric system;</w:t>
      </w:r>
    </w:p>
    <w:p w14:paraId="3455E5BE" w14:textId="77777777" w:rsidR="001837E4" w:rsidRPr="00856016" w:rsidRDefault="00A51536" w:rsidP="002F4C00">
      <w:pPr>
        <w:pStyle w:val="par3"/>
      </w:pPr>
      <w:r w:rsidRPr="00856016">
        <w:t>(B)</w:t>
      </w:r>
      <w:r w:rsidRPr="00856016">
        <w:tab/>
        <w:t>offer to perform a supplemental review pursuant to paragraph 3855(d) and provide a non-binding good faith estimate of the costs and time of such review; or</w:t>
      </w:r>
    </w:p>
    <w:p w14:paraId="5E5B7A1F" w14:textId="77777777" w:rsidR="001837E4" w:rsidRPr="00856016" w:rsidRDefault="00A51536" w:rsidP="002F4C00">
      <w:pPr>
        <w:pStyle w:val="par3"/>
      </w:pPr>
      <w:r w:rsidRPr="00856016">
        <w:t>(C)</w:t>
      </w:r>
      <w:r w:rsidRPr="00856016">
        <w:tab/>
        <w:t>obtain the interconnection customer's agreement to continue evaluating the interconnection request under the Level 3 study process.</w:t>
      </w:r>
    </w:p>
    <w:p w14:paraId="7668D7C4" w14:textId="77777777" w:rsidR="001837E4" w:rsidRPr="00856016" w:rsidRDefault="00A51536" w:rsidP="002F4C00">
      <w:pPr>
        <w:pStyle w:val="par1"/>
      </w:pPr>
      <w:r w:rsidRPr="00856016">
        <w:t>(d)</w:t>
      </w:r>
      <w:r w:rsidRPr="00856016">
        <w:tab/>
        <w:t>Supplemental review.</w:t>
      </w:r>
    </w:p>
    <w:p w14:paraId="2F2A789C" w14:textId="77777777" w:rsidR="001837E4" w:rsidRPr="00856016" w:rsidRDefault="00A51536" w:rsidP="002F4C00">
      <w:pPr>
        <w:pStyle w:val="par2"/>
      </w:pPr>
      <w:r w:rsidRPr="00856016">
        <w:t>(I)</w:t>
      </w:r>
      <w:r w:rsidRPr="00856016">
        <w:tab/>
        <w:t xml:space="preserve">To accept a utility’s offer to conduct a supplemental review, the interconnection customer, within 15 business days of the offer, shall agree in writing to the supplemental review and submit a deposit for the estimated costs.  If the written agreement and deposit have not been received by the utility within </w:t>
      </w:r>
      <w:proofErr w:type="gramStart"/>
      <w:r w:rsidRPr="00856016">
        <w:t>the 15</w:t>
      </w:r>
      <w:proofErr w:type="gramEnd"/>
      <w:r w:rsidRPr="00856016">
        <w:t xml:space="preserve"> days, the interconnection request shall continue to be evaluated under the Level 3 Process, unless the request is withdrawn by the IC.  The IC shall be responsible for the utility's actual costs for conducting the supplemental review.  The IC must pay any review costs that exceed the deposit within 20 business days of receipt of the invoice or resolution of any dispute.  If the deposit exceeds the </w:t>
      </w:r>
      <w:r w:rsidRPr="00856016">
        <w:lastRenderedPageBreak/>
        <w:t>invoiced costs, the utility will return such excess within 20 business days of the invoice without interest.</w:t>
      </w:r>
    </w:p>
    <w:p w14:paraId="0B61BCA3" w14:textId="77777777" w:rsidR="001837E4" w:rsidRPr="00856016" w:rsidRDefault="00A51536" w:rsidP="002F4C00">
      <w:pPr>
        <w:pStyle w:val="par2"/>
      </w:pPr>
      <w:r w:rsidRPr="00856016">
        <w:t>(II)</w:t>
      </w:r>
      <w:r w:rsidRPr="00856016">
        <w:tab/>
        <w:t>Within 30 business days following receipt of the deposit for a supplemental review, the utility will perform a supplemental review of the proposed interconnection resource using the screens set forth below, notify the interconnection customer of the results of the screens in writing, and include with the notification copies of the analysis and data underlying the utility’s determinations.</w:t>
      </w:r>
    </w:p>
    <w:p w14:paraId="3F8E6306" w14:textId="77777777" w:rsidR="001837E4" w:rsidRPr="00856016" w:rsidRDefault="00A51536" w:rsidP="002F4C00">
      <w:pPr>
        <w:pStyle w:val="par2"/>
      </w:pPr>
      <w:r w:rsidRPr="00856016">
        <w:t>(III)</w:t>
      </w:r>
      <w:r w:rsidRPr="00856016">
        <w:tab/>
        <w:t>The interconnection customer may specify the order in which the utility completes the supplemental review screens.</w:t>
      </w:r>
    </w:p>
    <w:p w14:paraId="5479C4A8" w14:textId="77777777" w:rsidR="001837E4" w:rsidRPr="00856016" w:rsidRDefault="00A51536" w:rsidP="002F4C00">
      <w:pPr>
        <w:pStyle w:val="par2"/>
      </w:pPr>
      <w:r w:rsidRPr="00856016">
        <w:t>(IV)</w:t>
      </w:r>
      <w:r w:rsidRPr="00856016">
        <w:tab/>
        <w:t xml:space="preserve">The utility shall notify the interconnection customer of the failure of the interconnection resource in any supplement review screen or of the utility’s inability to perform any screen for the interconnection resource.  Within two business days of </w:t>
      </w:r>
      <w:proofErr w:type="gramStart"/>
      <w:r w:rsidRPr="00856016">
        <w:t>the receipt</w:t>
      </w:r>
      <w:proofErr w:type="gramEnd"/>
      <w:r w:rsidRPr="00856016">
        <w:t xml:space="preserve"> of such notice, the interconnection customer may grant the utility permission:</w:t>
      </w:r>
    </w:p>
    <w:p w14:paraId="5E7A34F3" w14:textId="1905E105" w:rsidR="001837E4" w:rsidRPr="00856016" w:rsidRDefault="00A51536" w:rsidP="002F4C00">
      <w:pPr>
        <w:pStyle w:val="par3"/>
      </w:pPr>
      <w:r w:rsidRPr="00856016">
        <w:t>(A)</w:t>
      </w:r>
      <w:r w:rsidRPr="00856016">
        <w:tab/>
        <w:t>to continue evaluating the proposed interconnection under this paragraph 3855(d);</w:t>
      </w:r>
    </w:p>
    <w:p w14:paraId="114E38E7" w14:textId="77777777" w:rsidR="001837E4" w:rsidRPr="00856016" w:rsidRDefault="00A51536" w:rsidP="002F4C00">
      <w:pPr>
        <w:pStyle w:val="par3"/>
      </w:pPr>
      <w:r w:rsidRPr="00856016">
        <w:t>(B)</w:t>
      </w:r>
      <w:r w:rsidRPr="00856016">
        <w:tab/>
        <w:t>to continue evaluating the proposed interconnection under this paragraph 3855(d) subject to the utility’s determination of minor modifications;</w:t>
      </w:r>
    </w:p>
    <w:p w14:paraId="00E9BB9B" w14:textId="77777777" w:rsidR="001837E4" w:rsidRPr="00856016" w:rsidRDefault="00A51536" w:rsidP="002F4C00">
      <w:pPr>
        <w:pStyle w:val="par3"/>
      </w:pPr>
      <w:r w:rsidRPr="00856016">
        <w:t>(C)</w:t>
      </w:r>
      <w:r w:rsidRPr="00856016">
        <w:tab/>
        <w:t xml:space="preserve">to terminate the supplemental review and instead to continue evaluating the interconnection resource under the Level 3 Process; or </w:t>
      </w:r>
    </w:p>
    <w:p w14:paraId="21CED9F0" w14:textId="77777777" w:rsidR="001837E4" w:rsidRPr="00856016" w:rsidRDefault="00A51536" w:rsidP="002F4C00">
      <w:pPr>
        <w:pStyle w:val="par3"/>
      </w:pPr>
      <w:r w:rsidRPr="00856016">
        <w:t>(D)</w:t>
      </w:r>
      <w:r w:rsidRPr="00856016">
        <w:tab/>
        <w:t>to terminate the supplemental review upon withdrawal of the interconnection request by the interconnection customer.</w:t>
      </w:r>
    </w:p>
    <w:p w14:paraId="178BA19C" w14:textId="77777777" w:rsidR="001837E4" w:rsidRPr="00856016" w:rsidRDefault="00A51536" w:rsidP="002F4C00">
      <w:pPr>
        <w:pStyle w:val="par2"/>
      </w:pPr>
      <w:r w:rsidRPr="00856016">
        <w:t>(V)</w:t>
      </w:r>
      <w:r w:rsidRPr="00856016">
        <w:tab/>
        <w:t>Minimum load, minimum loading, and minimum load data shall be specific to time(s) that the interconnection resource exports active power to the utility.</w:t>
      </w:r>
    </w:p>
    <w:p w14:paraId="62C39F58" w14:textId="77777777" w:rsidR="001837E4" w:rsidRPr="00856016" w:rsidRDefault="00A51536" w:rsidP="002F4C00">
      <w:pPr>
        <w:pStyle w:val="par2"/>
      </w:pPr>
      <w:r w:rsidRPr="00856016">
        <w:t>(VI)</w:t>
      </w:r>
      <w:r w:rsidRPr="00856016">
        <w:tab/>
        <w:t>Supplemental review screens.</w:t>
      </w:r>
    </w:p>
    <w:p w14:paraId="05C4E7F9" w14:textId="77777777" w:rsidR="001837E4" w:rsidRPr="00856016" w:rsidRDefault="00A51536" w:rsidP="002F4C00">
      <w:pPr>
        <w:pStyle w:val="par3"/>
      </w:pPr>
      <w:r w:rsidRPr="00856016">
        <w:t>(A)</w:t>
      </w:r>
      <w:r w:rsidRPr="00856016">
        <w:tab/>
        <w:t>Minimum load screen.</w:t>
      </w:r>
    </w:p>
    <w:p w14:paraId="6E03F3F3" w14:textId="77777777" w:rsidR="001837E4" w:rsidRPr="00856016" w:rsidRDefault="00A51536" w:rsidP="002F4C00">
      <w:pPr>
        <w:pStyle w:val="par4"/>
      </w:pPr>
      <w:r w:rsidRPr="00856016">
        <w:t>(</w:t>
      </w:r>
      <w:proofErr w:type="spellStart"/>
      <w:r w:rsidRPr="00856016">
        <w:t>i</w:t>
      </w:r>
      <w:proofErr w:type="spellEnd"/>
      <w:r w:rsidRPr="00856016">
        <w:t>)</w:t>
      </w:r>
      <w:r w:rsidRPr="00856016">
        <w:tab/>
        <w:t xml:space="preserve">The interconnection resource capacity on the line section(s) shall be less than 100 percent of the minimum load for all </w:t>
      </w:r>
      <w:r w:rsidRPr="00856016">
        <w:lastRenderedPageBreak/>
        <w:t>line sections bounded by automatic sectionalizing devices upstream of the proposed interconnection resource.  Energy storage system(s), proposed and aggregated capacity for purposes of this screen, shall be based on subparagraph 3853(c)(III).</w:t>
      </w:r>
    </w:p>
    <w:p w14:paraId="28B2AFD5" w14:textId="77777777" w:rsidR="001837E4" w:rsidRPr="00856016" w:rsidRDefault="00A51536" w:rsidP="002F4C00">
      <w:pPr>
        <w:pStyle w:val="par4"/>
      </w:pPr>
      <w:r w:rsidRPr="00856016">
        <w:t>(ii)</w:t>
      </w:r>
      <w:r w:rsidRPr="00856016">
        <w:tab/>
        <w:t>This screen shall be determined using 12 months of line section(s) minimum load data (including onsite load but not station service load served by the proposed interconnection resource), calculated minimum load data, or estimated minimum load data using existing data a power flow model.  If minimum load data is not available or the minimum load data cannot be calculated or estimated, the utility shall include the reason(s) that it is unable to calculate, estimate or determine minimum load in its supplemental review results notification under subparagraph 3855(d)(IV).</w:t>
      </w:r>
    </w:p>
    <w:p w14:paraId="6A105046" w14:textId="77777777" w:rsidR="001837E4" w:rsidRPr="00856016" w:rsidRDefault="00A51536" w:rsidP="002F4C00">
      <w:pPr>
        <w:pStyle w:val="par4"/>
      </w:pPr>
      <w:r w:rsidRPr="00856016">
        <w:t>(iii)</w:t>
      </w:r>
      <w:r w:rsidRPr="00856016">
        <w:tab/>
        <w:t xml:space="preserve">The type of interconnection resource shall be taken into account when calculating or estimating circuit or line section(s) minimum load.  The utility shall use daytime minimum load for solar photovoltaic (PV) interconnection resource with no battery storage (i.e.,10 a.m. to 4 p.m. for fixed panel systems and 8 a.m. to 6 p.m. for PV systems utilizing tracking systems).  The utility shall use absolute minimum </w:t>
      </w:r>
      <w:proofErr w:type="gramStart"/>
      <w:r w:rsidRPr="00856016">
        <w:t>load</w:t>
      </w:r>
      <w:proofErr w:type="gramEnd"/>
      <w:r w:rsidRPr="00856016">
        <w:t xml:space="preserve"> for all other types of interconnection </w:t>
      </w:r>
      <w:proofErr w:type="gramStart"/>
      <w:r w:rsidRPr="00856016">
        <w:t>resource</w:t>
      </w:r>
      <w:proofErr w:type="gramEnd"/>
      <w:r w:rsidRPr="00856016">
        <w:t>.</w:t>
      </w:r>
    </w:p>
    <w:p w14:paraId="0EE47BBA" w14:textId="77777777" w:rsidR="001837E4" w:rsidRPr="00856016" w:rsidRDefault="00A51536" w:rsidP="002F4C00">
      <w:pPr>
        <w:pStyle w:val="par4"/>
      </w:pPr>
      <w:r w:rsidRPr="00856016">
        <w:t>(iv)</w:t>
      </w:r>
      <w:r w:rsidRPr="00856016">
        <w:tab/>
        <w:t xml:space="preserve">Only the net injection into the utility’s electric system shall be considered as part of the interconnection resource when this screen is applied to interconnection resource serving some station </w:t>
      </w:r>
      <w:proofErr w:type="gramStart"/>
      <w:r w:rsidRPr="00856016">
        <w:t>service load</w:t>
      </w:r>
      <w:proofErr w:type="gramEnd"/>
      <w:r w:rsidRPr="00856016">
        <w:t>.</w:t>
      </w:r>
    </w:p>
    <w:p w14:paraId="6E6B506E" w14:textId="77777777" w:rsidR="001837E4" w:rsidRPr="00856016" w:rsidRDefault="00A51536" w:rsidP="002F4C00">
      <w:pPr>
        <w:pStyle w:val="par4"/>
      </w:pPr>
      <w:r w:rsidRPr="00856016">
        <w:t>(v)</w:t>
      </w:r>
      <w:r w:rsidRPr="00856016">
        <w:tab/>
        <w:t>The utility shall not consider as part of the interconnection resource the capacity known to be already reflected in the minimum load data.</w:t>
      </w:r>
    </w:p>
    <w:p w14:paraId="25F97F34" w14:textId="77777777" w:rsidR="001837E4" w:rsidRPr="00856016" w:rsidRDefault="00A51536" w:rsidP="002F4C00">
      <w:pPr>
        <w:pStyle w:val="par3"/>
      </w:pPr>
      <w:r w:rsidRPr="00856016">
        <w:t>(B)</w:t>
      </w:r>
      <w:r w:rsidRPr="00856016">
        <w:tab/>
        <w:t>Voltage and power quality screen.</w:t>
      </w:r>
    </w:p>
    <w:p w14:paraId="6F91AF73" w14:textId="77777777" w:rsidR="001837E4" w:rsidRPr="00856016" w:rsidRDefault="00A51536" w:rsidP="002F4C00">
      <w:pPr>
        <w:pStyle w:val="par4"/>
      </w:pPr>
      <w:r w:rsidRPr="00856016">
        <w:t>(</w:t>
      </w:r>
      <w:proofErr w:type="spellStart"/>
      <w:r w:rsidRPr="00856016">
        <w:t>i</w:t>
      </w:r>
      <w:proofErr w:type="spellEnd"/>
      <w:r w:rsidRPr="00856016">
        <w:t>)</w:t>
      </w:r>
      <w:r w:rsidRPr="00856016">
        <w:tab/>
        <w:t>In aggregate with existing interconnection resource on the circuit and line section(s), the voltage regulation on the circuit and line section(s) shall be maintained in compliance with relevant requirements under all system conditions;</w:t>
      </w:r>
    </w:p>
    <w:p w14:paraId="4304CC82" w14:textId="77777777" w:rsidR="001837E4" w:rsidRPr="00856016" w:rsidRDefault="00A51536" w:rsidP="002F4C00">
      <w:pPr>
        <w:pStyle w:val="par4"/>
      </w:pPr>
      <w:r w:rsidRPr="00856016">
        <w:lastRenderedPageBreak/>
        <w:t>(ii)</w:t>
      </w:r>
      <w:r w:rsidRPr="00856016">
        <w:tab/>
        <w:t>in aggregate with existing interconnection resource on the circuit and line section(s), the voltage fluctuation shall be within acceptable limits as defined by IEEE Standard 1453-2015 and conforming with IEEE Standard 1453-2015, while also taking into account activated inverter functionality, and by the limits defined by IEEE Standard 1547-2018.  This rule does not include any later amendments or editions of these standards.  These standards are available for public inspection at the Commission’s office, 1560 Broadway, Suite 250, Denver, CO 80202; and</w:t>
      </w:r>
    </w:p>
    <w:p w14:paraId="2A266946" w14:textId="77777777" w:rsidR="001837E4" w:rsidRPr="00856016" w:rsidRDefault="00A51536" w:rsidP="002F4C00">
      <w:pPr>
        <w:pStyle w:val="par4"/>
      </w:pPr>
      <w:r w:rsidRPr="00856016">
        <w:t>(iii)</w:t>
      </w:r>
      <w:r w:rsidRPr="00856016">
        <w:tab/>
        <w:t>in aggregate with existing interconnection resource on the circuit and line section(s), the harmonic levels shall meet IEEE Standard 519 (2014) limits.  This rule does not include any later amendments or editions of these standards.  These standards are available for public inspection at the Commission’s office, 1560 Broadway, Suite 250, Denver, CO 80202.</w:t>
      </w:r>
    </w:p>
    <w:p w14:paraId="1EA1784D" w14:textId="77777777" w:rsidR="001837E4" w:rsidRPr="00856016" w:rsidRDefault="00A51536" w:rsidP="002F4C00">
      <w:pPr>
        <w:pStyle w:val="par3"/>
      </w:pPr>
      <w:r w:rsidRPr="00856016">
        <w:t>(C)</w:t>
      </w:r>
      <w:r w:rsidRPr="00856016">
        <w:tab/>
        <w:t>Safety and reliability screen.</w:t>
      </w:r>
    </w:p>
    <w:p w14:paraId="3390DB98" w14:textId="77777777" w:rsidR="001837E4" w:rsidRPr="00856016" w:rsidRDefault="00A51536" w:rsidP="002F4C00">
      <w:pPr>
        <w:pStyle w:val="par4"/>
      </w:pPr>
      <w:r w:rsidRPr="00856016">
        <w:t>(</w:t>
      </w:r>
      <w:proofErr w:type="spellStart"/>
      <w:r w:rsidRPr="00856016">
        <w:t>i</w:t>
      </w:r>
      <w:proofErr w:type="spellEnd"/>
      <w:r w:rsidRPr="00856016">
        <w:t>)</w:t>
      </w:r>
      <w:r w:rsidRPr="00856016">
        <w:tab/>
        <w:t>The location of the proposed interconnection resource and the aggregate interconnection resource capacity on the line section(s) shall not create impacts to safety or reliability that cannot be adequately addressed without application of the Level 3 Process.</w:t>
      </w:r>
    </w:p>
    <w:p w14:paraId="574523D8" w14:textId="77777777" w:rsidR="001837E4" w:rsidRPr="00856016" w:rsidRDefault="00A51536" w:rsidP="002F4C00">
      <w:pPr>
        <w:pStyle w:val="par4"/>
      </w:pPr>
      <w:r w:rsidRPr="00856016">
        <w:t>(ii)</w:t>
      </w:r>
      <w:r w:rsidRPr="00856016">
        <w:tab/>
        <w:t>Minimum load, minimum loading and minimum load data shall be specific to time(s) of interconnection resource export capacity.</w:t>
      </w:r>
    </w:p>
    <w:p w14:paraId="127CF634" w14:textId="77777777" w:rsidR="001837E4" w:rsidRPr="00856016" w:rsidRDefault="00A51536" w:rsidP="002F4C00">
      <w:pPr>
        <w:pStyle w:val="par4"/>
      </w:pPr>
      <w:r w:rsidRPr="00856016">
        <w:t>(iii)</w:t>
      </w:r>
      <w:r w:rsidRPr="00856016">
        <w:tab/>
        <w:t>The utility shall consider whether the line section(s) has significant minimum loading levels dominated by a small number of customers (e.g., several large commercial customers).</w:t>
      </w:r>
    </w:p>
    <w:p w14:paraId="5EFDEF79" w14:textId="77777777" w:rsidR="001837E4" w:rsidRPr="00856016" w:rsidRDefault="00A51536" w:rsidP="002F4C00">
      <w:pPr>
        <w:pStyle w:val="par4"/>
      </w:pPr>
      <w:r w:rsidRPr="00856016">
        <w:t>(iv)</w:t>
      </w:r>
      <w:r w:rsidRPr="00856016">
        <w:tab/>
        <w:t>The utility shall consider whether the loading along the line section(s) is uniform or even given the sources of the screening data.</w:t>
      </w:r>
    </w:p>
    <w:p w14:paraId="4ED8D2D7" w14:textId="77777777" w:rsidR="001837E4" w:rsidRPr="00856016" w:rsidRDefault="00A51536" w:rsidP="002F4C00">
      <w:pPr>
        <w:pStyle w:val="par4"/>
      </w:pPr>
      <w:r w:rsidRPr="00856016">
        <w:t>(v)</w:t>
      </w:r>
      <w:r w:rsidRPr="00856016">
        <w:tab/>
        <w:t xml:space="preserve">The utility shall consider whether the proposed interconnection resource </w:t>
      </w:r>
      <w:proofErr w:type="gramStart"/>
      <w:r w:rsidRPr="00856016">
        <w:t>is located in</w:t>
      </w:r>
      <w:proofErr w:type="gramEnd"/>
      <w:r w:rsidRPr="00856016">
        <w:t xml:space="preserve"> </w:t>
      </w:r>
      <w:proofErr w:type="gramStart"/>
      <w:r w:rsidRPr="00856016">
        <w:t>close proximity</w:t>
      </w:r>
      <w:proofErr w:type="gramEnd"/>
      <w:r w:rsidRPr="00856016">
        <w:t xml:space="preserve"> to a </w:t>
      </w:r>
      <w:r w:rsidRPr="00856016">
        <w:lastRenderedPageBreak/>
        <w:t>substation (i.e., less than 2.5 electrical circuit miles) and whether the line section(s) from the substation to the point of interconnection is a mainline rated for normal and emergency ampacity.</w:t>
      </w:r>
    </w:p>
    <w:p w14:paraId="6F1D72CC" w14:textId="77777777" w:rsidR="001837E4" w:rsidRPr="00856016" w:rsidRDefault="00A51536" w:rsidP="002F4C00">
      <w:pPr>
        <w:pStyle w:val="par4"/>
      </w:pPr>
      <w:r w:rsidRPr="00856016">
        <w:t>(vi)</w:t>
      </w:r>
      <w:r w:rsidRPr="00856016">
        <w:tab/>
        <w:t>The utility shall consider whether the proposed interconnection resource incorporates a time delay function to prevent reconnection of the interconnection resource to the utility’s system until system voltage and frequency are within normal limits for a prescribed time.</w:t>
      </w:r>
    </w:p>
    <w:p w14:paraId="57C9DD24" w14:textId="77777777" w:rsidR="001837E4" w:rsidRPr="00856016" w:rsidRDefault="00A51536" w:rsidP="002F4C00">
      <w:pPr>
        <w:pStyle w:val="par4"/>
      </w:pPr>
      <w:r w:rsidRPr="00856016">
        <w:t>(vii)</w:t>
      </w:r>
      <w:r w:rsidRPr="00856016">
        <w:tab/>
        <w:t>The utility shall consider whether operational flexibility is reduced by the proposed interconnection resource, such that transfer of the line distribution circuit/substation may trigger overloads or voltage issues.</w:t>
      </w:r>
    </w:p>
    <w:p w14:paraId="7635909B" w14:textId="77777777" w:rsidR="001837E4" w:rsidRPr="00856016" w:rsidRDefault="00A51536" w:rsidP="002F4C00">
      <w:pPr>
        <w:pStyle w:val="par4"/>
      </w:pPr>
      <w:r w:rsidRPr="00856016">
        <w:t>(viii)</w:t>
      </w:r>
      <w:r w:rsidRPr="00856016">
        <w:tab/>
        <w:t>The utility shall consider whether the proposed interconnection resource employs equipment or systems certified by a recognized standards organization to address technical issues such as, but not limited to, islanding, reverse power flow, and voltage quality.</w:t>
      </w:r>
    </w:p>
    <w:p w14:paraId="7FF9850A" w14:textId="77777777" w:rsidR="001837E4" w:rsidRPr="00856016" w:rsidRDefault="00A51536" w:rsidP="002F4C00">
      <w:pPr>
        <w:pStyle w:val="par2"/>
      </w:pPr>
      <w:r w:rsidRPr="00856016">
        <w:t>(VII)</w:t>
      </w:r>
      <w:r w:rsidRPr="00856016">
        <w:tab/>
        <w:t>If the supplemental screening meets utility determined adequacy with minor modifications, the utility shall provide a non-binding good faith estimate of the limited cost to make such modifications to the utility's electric system upon notification of review results.</w:t>
      </w:r>
    </w:p>
    <w:p w14:paraId="2271BEDB" w14:textId="77777777" w:rsidR="001837E4" w:rsidRPr="00856016" w:rsidRDefault="00A51536" w:rsidP="002F4C00">
      <w:pPr>
        <w:pStyle w:val="par1"/>
      </w:pPr>
      <w:r w:rsidRPr="00856016">
        <w:t>(e)</w:t>
      </w:r>
      <w:r w:rsidRPr="00856016">
        <w:tab/>
        <w:t>Interconnection agreements.</w:t>
      </w:r>
    </w:p>
    <w:p w14:paraId="00B39288" w14:textId="77777777" w:rsidR="001837E4" w:rsidRPr="00856016" w:rsidRDefault="00A51536" w:rsidP="002F4C00">
      <w:pPr>
        <w:pStyle w:val="par2"/>
      </w:pPr>
      <w:r w:rsidRPr="00856016">
        <w:t>(I)</w:t>
      </w:r>
      <w:r w:rsidRPr="00856016">
        <w:tab/>
        <w:t xml:space="preserve">If the proposed interconnection passes the screens, the interconnection request shall be </w:t>
      </w:r>
      <w:proofErr w:type="gramStart"/>
      <w:r w:rsidRPr="00856016">
        <w:t>approved</w:t>
      </w:r>
      <w:proofErr w:type="gramEnd"/>
      <w:r w:rsidRPr="00856016">
        <w:t xml:space="preserve"> and the utility will provide the </w:t>
      </w:r>
      <w:proofErr w:type="gramStart"/>
      <w:r w:rsidRPr="00856016">
        <w:t>IC</w:t>
      </w:r>
      <w:proofErr w:type="gramEnd"/>
      <w:r w:rsidRPr="00856016">
        <w:t xml:space="preserve"> an executable interconnection agreement within five business days after the determination.</w:t>
      </w:r>
    </w:p>
    <w:p w14:paraId="04091D03" w14:textId="77777777" w:rsidR="001837E4" w:rsidRPr="00856016" w:rsidRDefault="00A51536" w:rsidP="002F4C00">
      <w:pPr>
        <w:pStyle w:val="par2"/>
      </w:pPr>
      <w:r w:rsidRPr="00856016">
        <w:t>(II)</w:t>
      </w:r>
      <w:r w:rsidRPr="00856016">
        <w:tab/>
        <w:t>If the proposed interconnection fails the screens, but the utility determines that the small generating facility may nevertheless be interconnected consistent with safety, reliability, and power quality standards, the utility shall provide the IC an executable interconnection agreement within five business days after the determination.</w:t>
      </w:r>
    </w:p>
    <w:p w14:paraId="6CAAB901" w14:textId="77777777" w:rsidR="001837E4" w:rsidRPr="00856016" w:rsidRDefault="00A51536" w:rsidP="002F4C00">
      <w:pPr>
        <w:pStyle w:val="par2"/>
      </w:pPr>
      <w:r w:rsidRPr="00856016">
        <w:t>(III)</w:t>
      </w:r>
      <w:r w:rsidRPr="00856016">
        <w:tab/>
        <w:t xml:space="preserve">If the interconnection customer agrees to pay for the modifications to the utility’s electric system as identified by the utility pursuant to subparagraph </w:t>
      </w:r>
      <w:r w:rsidRPr="00856016">
        <w:lastRenderedPageBreak/>
        <w:t>3855(c)(II)(A), the utility will provide the interconnection customer with an executable interconnection agreement within ten business days of the customer options meeting.</w:t>
      </w:r>
    </w:p>
    <w:p w14:paraId="6C885A8C" w14:textId="77777777" w:rsidR="001837E4" w:rsidRPr="00856016" w:rsidRDefault="00A51536" w:rsidP="002F4C00">
      <w:pPr>
        <w:pStyle w:val="par2"/>
      </w:pPr>
      <w:bookmarkStart w:id="629" w:name="_heading=h.rd6ivs8bfnib" w:colFirst="0" w:colLast="0"/>
      <w:bookmarkEnd w:id="629"/>
      <w:r w:rsidRPr="00856016">
        <w:t>(IV)</w:t>
      </w:r>
      <w:r w:rsidRPr="00856016">
        <w:tab/>
        <w:t>If the interconnection customer agrees to pay for the modifications to the utility’s electric system as identified by the utility pursuant to subparagraph 3855(d)(VII), the utility will provide the interconnection customer with an executable interconnection agreement within five business days of IC agreement to pay.</w:t>
      </w:r>
    </w:p>
    <w:p w14:paraId="46069F20" w14:textId="77777777" w:rsidR="001837E4" w:rsidRPr="00856016" w:rsidRDefault="00A51536" w:rsidP="002F4C00">
      <w:pPr>
        <w:pStyle w:val="Title3"/>
      </w:pPr>
      <w:bookmarkStart w:id="630" w:name="_Toc235617309"/>
      <w:r w:rsidRPr="00856016">
        <w:t>3856.</w:t>
      </w:r>
      <w:r w:rsidRPr="00856016">
        <w:tab/>
        <w:t>Level 3 Process (Study Process).</w:t>
      </w:r>
      <w:bookmarkEnd w:id="630"/>
    </w:p>
    <w:p w14:paraId="0713689E" w14:textId="77777777" w:rsidR="001837E4" w:rsidRPr="00856016" w:rsidRDefault="00A51536" w:rsidP="002F4C00">
      <w:pPr>
        <w:pStyle w:val="upar1"/>
      </w:pPr>
      <w:r w:rsidRPr="00856016">
        <w:t xml:space="preserve">This study process shall be used by an interconnection customer proposing to interconnect its interconnection resource with the utility's system if the interconnection resource does not meet the size limitations for the Level 2 Process, is not certified; </w:t>
      </w:r>
      <w:proofErr w:type="gramStart"/>
      <w:r w:rsidRPr="00856016">
        <w:t>or,</w:t>
      </w:r>
      <w:proofErr w:type="gramEnd"/>
      <w:r w:rsidRPr="00856016">
        <w:t xml:space="preserve"> is certified but did not pass the Level 1 Process or Level 2 Process.</w:t>
      </w:r>
    </w:p>
    <w:p w14:paraId="0EA12EA6" w14:textId="77777777" w:rsidR="001837E4" w:rsidRPr="00856016" w:rsidRDefault="00A51536" w:rsidP="002F4C00">
      <w:pPr>
        <w:pStyle w:val="par1"/>
      </w:pPr>
      <w:r w:rsidRPr="00856016">
        <w:t>(a)</w:t>
      </w:r>
      <w:r w:rsidRPr="00856016">
        <w:tab/>
        <w:t>Scoping meeting.</w:t>
      </w:r>
    </w:p>
    <w:p w14:paraId="58874116" w14:textId="77777777" w:rsidR="001837E4" w:rsidRPr="00856016" w:rsidRDefault="00A51536" w:rsidP="002F4C00">
      <w:pPr>
        <w:pStyle w:val="par2"/>
      </w:pPr>
      <w:r w:rsidRPr="00856016">
        <w:t>(I)</w:t>
      </w:r>
      <w:r w:rsidRPr="00856016">
        <w:tab/>
        <w:t>A scoping meeting will be held within ten business days after the interconnection request is deemed complete, or as otherwise mutually agreed to by the parties.  The utility and the interconnection customer will bring to the meeting personnel, including system engineers and other resources as may be reasonably required to accomplish the purpose of the meeting.</w:t>
      </w:r>
    </w:p>
    <w:p w14:paraId="57D8DE54" w14:textId="77777777" w:rsidR="001837E4" w:rsidRPr="00856016" w:rsidRDefault="00A51536" w:rsidP="002F4C00">
      <w:pPr>
        <w:pStyle w:val="par2"/>
      </w:pPr>
      <w:r w:rsidRPr="00856016">
        <w:t>(II)</w:t>
      </w:r>
      <w:r w:rsidRPr="00856016">
        <w:tab/>
        <w:t>The purpose of the scoping meeting is to discuss the interconnection request.  The parties shall further discuss whether the utility should perform a feasibility study or proceed directly to a system impact study, or a facilities study, or an interconnection agreement.  If the parties agree that a feasibility study should be performed, the utility shall provide the IC, as soon as possible, but not later than five business days after the scoping meeting, a feasibility study agreement including an outline of the scope of the study and a non-binding good faith estimate of the cost to perform the study.</w:t>
      </w:r>
    </w:p>
    <w:p w14:paraId="35D62797" w14:textId="77777777" w:rsidR="001837E4" w:rsidRPr="00856016" w:rsidRDefault="00A51536" w:rsidP="002F4C00">
      <w:pPr>
        <w:pStyle w:val="par2"/>
      </w:pPr>
      <w:r w:rsidRPr="00856016">
        <w:t>(III)</w:t>
      </w:r>
      <w:r w:rsidRPr="00856016">
        <w:tab/>
        <w:t xml:space="preserve">The scoping meeting may be omitted by mutual agreement.  </w:t>
      </w:r>
      <w:proofErr w:type="gramStart"/>
      <w:r w:rsidRPr="00856016">
        <w:t>In order to</w:t>
      </w:r>
      <w:proofErr w:type="gramEnd"/>
      <w:r w:rsidRPr="00856016">
        <w:t xml:space="preserve"> remain in consideration for interconnection, an IC who has requested a feasibility study must return the executed feasibility study agreement within 15 business days.  If the IC elects not to perform a feasibility study, the utility shall provide the IC, no later than five business days after the scoping meeting, a system impact study agreement including an outline of </w:t>
      </w:r>
      <w:r w:rsidRPr="00856016">
        <w:lastRenderedPageBreak/>
        <w:t>the scope of the study and a non-binding good faith estimate of the cost to perform the study.</w:t>
      </w:r>
    </w:p>
    <w:p w14:paraId="73B994FC" w14:textId="77777777" w:rsidR="001837E4" w:rsidRPr="00856016" w:rsidRDefault="00A51536" w:rsidP="002F4C00">
      <w:pPr>
        <w:pStyle w:val="par2"/>
      </w:pPr>
      <w:r w:rsidRPr="00856016">
        <w:t>(IV)</w:t>
      </w:r>
      <w:r w:rsidRPr="00856016">
        <w:tab/>
        <w:t xml:space="preserve">Feasibility studies, scoping studies, and facility studies may be combined or waived for simpler projects by mutual agreement of the utility and the IC.  If all such studies are waived, the utility shall provide the </w:t>
      </w:r>
      <w:proofErr w:type="gramStart"/>
      <w:r w:rsidRPr="00856016">
        <w:t>IC</w:t>
      </w:r>
      <w:proofErr w:type="gramEnd"/>
      <w:r w:rsidRPr="00856016">
        <w:t xml:space="preserve"> an executable interconnection agreement within ten business days after the scoping meeting.  If the scoping meeting is also omitted by mutual agreement, the utility shall provide the </w:t>
      </w:r>
      <w:proofErr w:type="gramStart"/>
      <w:r w:rsidRPr="00856016">
        <w:t>IC</w:t>
      </w:r>
      <w:proofErr w:type="gramEnd"/>
      <w:r w:rsidRPr="00856016">
        <w:t xml:space="preserve"> an executable interconnection agreement within ten business days after the interconnection request is deemed complete and this Level 2 Process is completed.</w:t>
      </w:r>
    </w:p>
    <w:p w14:paraId="31956C2D" w14:textId="77777777" w:rsidR="001837E4" w:rsidRPr="00856016" w:rsidRDefault="00A51536" w:rsidP="002F4C00">
      <w:pPr>
        <w:pStyle w:val="par2"/>
      </w:pPr>
      <w:r w:rsidRPr="00856016">
        <w:t>(V)</w:t>
      </w:r>
      <w:r w:rsidRPr="00856016">
        <w:tab/>
        <w:t>If feasibility studies, system impact studies, and facility studies are combined, or required to be completed for a single application, a utility shall perform the combined studies within no more than 90 business days of the date upon which the IC authorizes the utility to proceed with the Level 3 Process.</w:t>
      </w:r>
    </w:p>
    <w:p w14:paraId="4C63D217" w14:textId="77777777" w:rsidR="001837E4" w:rsidRPr="00856016" w:rsidRDefault="00A51536" w:rsidP="002F4C00">
      <w:pPr>
        <w:pStyle w:val="par2"/>
      </w:pPr>
      <w:r w:rsidRPr="00856016">
        <w:t>(VI)</w:t>
      </w:r>
      <w:r w:rsidRPr="00856016">
        <w:tab/>
        <w:t>Utility must offer a developer the opportunity to pay full fees upfront and proceed straight to the system impact study.</w:t>
      </w:r>
    </w:p>
    <w:p w14:paraId="2C7F8ABB" w14:textId="77777777" w:rsidR="001837E4" w:rsidRPr="00856016" w:rsidRDefault="00A51536" w:rsidP="002F4C00">
      <w:pPr>
        <w:pStyle w:val="par1"/>
      </w:pPr>
      <w:r w:rsidRPr="00856016">
        <w:t>(b)</w:t>
      </w:r>
      <w:r w:rsidRPr="00856016">
        <w:tab/>
        <w:t>Feasibility study.</w:t>
      </w:r>
    </w:p>
    <w:p w14:paraId="33FA01A0" w14:textId="7CCADB9F" w:rsidR="001837E4" w:rsidRPr="00856016" w:rsidRDefault="00A51536" w:rsidP="002F4C00">
      <w:pPr>
        <w:pStyle w:val="par2"/>
      </w:pPr>
      <w:proofErr w:type="gramStart"/>
      <w:r w:rsidRPr="00856016">
        <w:t>(I)</w:t>
      </w:r>
      <w:r w:rsidRPr="00856016">
        <w:tab/>
        <w:t>Within</w:t>
      </w:r>
      <w:proofErr w:type="gramEnd"/>
      <w:r w:rsidRPr="00856016">
        <w:t xml:space="preserve"> 30 business days of executing a feasibility study agreement, the utility shall perform a feasibility study. </w:t>
      </w:r>
      <w:ins w:id="631" w:author="Author">
        <w:r w:rsidR="0078542C">
          <w:t xml:space="preserve"> </w:t>
        </w:r>
      </w:ins>
      <w:r w:rsidRPr="00856016">
        <w:t>The feasibility study shall identify any potential adverse system impacts that would result from the interconnection of the interconnection resource.  At its discretion, the utility may use the Level 2 supplemental review as described in paragraph 3855(d) as the feasibility study.</w:t>
      </w:r>
    </w:p>
    <w:p w14:paraId="191D1ADD" w14:textId="77777777" w:rsidR="001837E4" w:rsidRPr="00856016" w:rsidRDefault="00A51536" w:rsidP="002F4C00">
      <w:pPr>
        <w:pStyle w:val="par2"/>
      </w:pPr>
      <w:r w:rsidRPr="00856016">
        <w:t>(II)</w:t>
      </w:r>
      <w:r w:rsidRPr="00856016">
        <w:tab/>
        <w:t>A deposit of the lesser of 50 percent of the good faith estimated feasibility study costs or earnest money of $1,000 may be required from the interconnection customer.</w:t>
      </w:r>
    </w:p>
    <w:p w14:paraId="0C9C4B8F" w14:textId="77777777" w:rsidR="001837E4" w:rsidRPr="00856016" w:rsidRDefault="00A51536" w:rsidP="002F4C00">
      <w:pPr>
        <w:pStyle w:val="par2"/>
      </w:pPr>
      <w:r w:rsidRPr="00856016">
        <w:t>(III)</w:t>
      </w:r>
      <w:r w:rsidRPr="00856016">
        <w:tab/>
        <w:t>The scope of and cost responsibilities for the feasibility study are described in the feasibility study agreement.</w:t>
      </w:r>
    </w:p>
    <w:p w14:paraId="630B540F" w14:textId="77777777" w:rsidR="001837E4" w:rsidRPr="00856016" w:rsidRDefault="00A51536" w:rsidP="002F4C00">
      <w:pPr>
        <w:pStyle w:val="par2"/>
      </w:pPr>
      <w:r w:rsidRPr="00856016">
        <w:t>(IV)</w:t>
      </w:r>
      <w:r w:rsidRPr="00856016">
        <w:tab/>
        <w:t>If the feasibility study shows no potential for adverse system impacts, the utility shall send the Interconnection Customer a facilities study agreement, including an outline of the scope of the study and a non-binding good faith estimate of the cost to perform the study.</w:t>
      </w:r>
    </w:p>
    <w:p w14:paraId="44A4BC9C" w14:textId="77777777" w:rsidR="001837E4" w:rsidRPr="00856016" w:rsidRDefault="00A51536" w:rsidP="002F4C00">
      <w:pPr>
        <w:pStyle w:val="par2"/>
      </w:pPr>
      <w:r w:rsidRPr="00856016">
        <w:lastRenderedPageBreak/>
        <w:t>(V)</w:t>
      </w:r>
      <w:r w:rsidRPr="00856016">
        <w:tab/>
        <w:t>If the feasibility study shows the potential for adverse system impacts, the review process shall proceed to the appropriate system impact study(s).</w:t>
      </w:r>
    </w:p>
    <w:p w14:paraId="7EE47B7E" w14:textId="77777777" w:rsidR="001837E4" w:rsidRPr="00856016" w:rsidRDefault="00A51536" w:rsidP="002F4C00">
      <w:pPr>
        <w:pStyle w:val="par2"/>
      </w:pPr>
      <w:r w:rsidRPr="00856016">
        <w:t>(VI)</w:t>
      </w:r>
      <w:r w:rsidRPr="00856016">
        <w:tab/>
        <w:t xml:space="preserve">If no system impact study is required and no facilities study is required for the interconnection resource, the utility shall provide the </w:t>
      </w:r>
      <w:proofErr w:type="gramStart"/>
      <w:r w:rsidRPr="00856016">
        <w:t>IC</w:t>
      </w:r>
      <w:proofErr w:type="gramEnd"/>
      <w:r w:rsidRPr="00856016">
        <w:t xml:space="preserve"> an executable interconnection agreement within five business days after the completion of the feasibility study.</w:t>
      </w:r>
    </w:p>
    <w:p w14:paraId="1E629446" w14:textId="77777777" w:rsidR="001837E4" w:rsidRPr="00856016" w:rsidRDefault="00A51536" w:rsidP="002F4C00">
      <w:pPr>
        <w:pStyle w:val="par1"/>
      </w:pPr>
      <w:r w:rsidRPr="00856016">
        <w:t>(c)</w:t>
      </w:r>
      <w:r w:rsidRPr="00856016">
        <w:tab/>
        <w:t>System impact study.</w:t>
      </w:r>
    </w:p>
    <w:p w14:paraId="46DF12E0" w14:textId="77777777" w:rsidR="001837E4" w:rsidRPr="00856016" w:rsidRDefault="00A51536" w:rsidP="002F4C00">
      <w:pPr>
        <w:pStyle w:val="par2"/>
      </w:pPr>
      <w:r w:rsidRPr="00856016">
        <w:t>(I)</w:t>
      </w:r>
      <w:r w:rsidRPr="00856016">
        <w:tab/>
        <w:t>Within 30 business days of executing a system impact study agreement, the utility shall perform a system impact study using the screens set forth below.  A system impact study shall identify and detail the electric system impacts that would result if the proposed interconnection resource were interconnected without project modifications or electric system modifications, focusing on the adverse system impacts identified in the feasibility study, or to study potential impacts, including but not limited to those identified in the scoping meeting.  A system impact study shall evaluate the impact of the proposed interconnection on the reliability of the electric system.</w:t>
      </w:r>
    </w:p>
    <w:p w14:paraId="76E40638" w14:textId="77777777" w:rsidR="001837E4" w:rsidRPr="00856016" w:rsidRDefault="00A51536" w:rsidP="002F4C00">
      <w:pPr>
        <w:pStyle w:val="par2"/>
      </w:pPr>
      <w:r w:rsidRPr="00856016">
        <w:t>(II)</w:t>
      </w:r>
      <w:r w:rsidRPr="00856016">
        <w:tab/>
        <w:t xml:space="preserve">If no transmission system impact study is </w:t>
      </w:r>
      <w:proofErr w:type="gramStart"/>
      <w:r w:rsidRPr="00856016">
        <w:t>required, but</w:t>
      </w:r>
      <w:proofErr w:type="gramEnd"/>
      <w:r w:rsidRPr="00856016">
        <w:t xml:space="preserve"> potential electric power distribution system adverse system impacts are identified in the scoping meeting or shown in the feasibility study, a distribution system impact study must be performed.  The utility shall send the IC a distribution system impact study agreement within 15 business days of transmittal of the feasibility study report, including an outline of the scope of the study and a non-binding good faith estimate of the cost to perform the study, or following the scoping meeting if no feasibility study is to be performed.</w:t>
      </w:r>
    </w:p>
    <w:p w14:paraId="24CF934C" w14:textId="77777777" w:rsidR="001837E4" w:rsidRPr="00856016" w:rsidRDefault="00A51536" w:rsidP="002F4C00">
      <w:pPr>
        <w:pStyle w:val="par2"/>
      </w:pPr>
      <w:r w:rsidRPr="00856016">
        <w:t>(III)</w:t>
      </w:r>
      <w:r w:rsidRPr="00856016">
        <w:tab/>
        <w:t>In instances where the feasibility study or the distribution system impact study shows potential for adverse impacts on the utility’s transmission system, within five business days following transmittal of the feasibility study report, the utility shall send the IC a transmission system impact study agreement, including an outline of the transmission-supplied scope of the study and a transmission-supplied non-binding good faith estimate of the cost to perform the study, if such a study is required.</w:t>
      </w:r>
    </w:p>
    <w:p w14:paraId="4A529550" w14:textId="77777777" w:rsidR="001837E4" w:rsidRPr="00856016" w:rsidRDefault="00A51536" w:rsidP="002F4C00">
      <w:pPr>
        <w:pStyle w:val="par2"/>
      </w:pPr>
      <w:r w:rsidRPr="00856016">
        <w:t>(IV)</w:t>
      </w:r>
      <w:r w:rsidRPr="00856016">
        <w:tab/>
        <w:t xml:space="preserve">If a transmission system impact study is not required, but electric power distribution system adverse system impacts are shown by the feasibility study to be possible and no distribution system impact study has been </w:t>
      </w:r>
      <w:r w:rsidRPr="00856016">
        <w:lastRenderedPageBreak/>
        <w:t>conducted, the utility shall send the IC a distribution system impact study agreement.</w:t>
      </w:r>
    </w:p>
    <w:p w14:paraId="5D36FB92" w14:textId="77777777" w:rsidR="001837E4" w:rsidRPr="00856016" w:rsidRDefault="00A51536" w:rsidP="002F4C00">
      <w:pPr>
        <w:pStyle w:val="par2"/>
      </w:pPr>
      <w:r w:rsidRPr="00856016">
        <w:t>(V)</w:t>
      </w:r>
      <w:r w:rsidRPr="00856016">
        <w:tab/>
        <w:t>If the feasibility study shows no potential for transmission system or distribution system adverse system impacts, the utility shall send the IC either a facilities study agreement, including an outline of the scope of the study and a non-binding good faith estimate of the cost to perform the study, or an executable interconnection agreement, as applicable.</w:t>
      </w:r>
    </w:p>
    <w:p w14:paraId="215E0441" w14:textId="77777777" w:rsidR="001837E4" w:rsidRPr="00856016" w:rsidRDefault="00A51536" w:rsidP="002F4C00">
      <w:pPr>
        <w:pStyle w:val="par2"/>
      </w:pPr>
      <w:r w:rsidRPr="00856016">
        <w:t>(VI)</w:t>
      </w:r>
      <w:r w:rsidRPr="00856016">
        <w:tab/>
        <w:t>In order to remain under consideration for interconnection, the IC must return executed system impact study agreements, if applicable, within 30 business days.</w:t>
      </w:r>
    </w:p>
    <w:p w14:paraId="2ED600E4" w14:textId="77777777" w:rsidR="001837E4" w:rsidRPr="00856016" w:rsidRDefault="00A51536" w:rsidP="002F4C00">
      <w:pPr>
        <w:pStyle w:val="par2"/>
      </w:pPr>
      <w:r w:rsidRPr="00856016">
        <w:t>(VII)</w:t>
      </w:r>
      <w:r w:rsidRPr="00856016">
        <w:tab/>
        <w:t>A deposit of the good faith estimated costs for each system impact study may be required from the IC.</w:t>
      </w:r>
    </w:p>
    <w:p w14:paraId="62ECE50C" w14:textId="77777777" w:rsidR="001837E4" w:rsidRPr="00856016" w:rsidRDefault="00A51536" w:rsidP="002F4C00">
      <w:pPr>
        <w:pStyle w:val="par2"/>
      </w:pPr>
      <w:r w:rsidRPr="00856016">
        <w:t>(VIII)</w:t>
      </w:r>
      <w:r w:rsidRPr="00856016">
        <w:tab/>
        <w:t>The scope of and cost responsibilities for a system impact study are described in the system impact study agreement.</w:t>
      </w:r>
    </w:p>
    <w:p w14:paraId="351BDC5F" w14:textId="2BBA84EC" w:rsidR="001837E4" w:rsidRPr="00856016" w:rsidRDefault="00A51536" w:rsidP="002F4C00">
      <w:pPr>
        <w:pStyle w:val="par2"/>
      </w:pPr>
      <w:r w:rsidRPr="00856016">
        <w:t>(IX)</w:t>
      </w:r>
      <w:r w:rsidRPr="00856016">
        <w:tab/>
        <w:t>Where transmission systems and distribution systems have separate owners, such as is the case with transmission-dependent utilities whether investor-owned or not</w:t>
      </w:r>
      <w:ins w:id="632" w:author="Author">
        <w:r w:rsidR="009728BC">
          <w:t>,</w:t>
        </w:r>
      </w:ins>
      <w:del w:id="633" w:author="Author">
        <w:r w:rsidRPr="00856016" w:rsidDel="009728BC">
          <w:delText xml:space="preserve"> –</w:delText>
        </w:r>
      </w:del>
      <w:r w:rsidRPr="00856016">
        <w:t xml:space="preserve"> the IC may apply to the nearest utility (transmission owner, regional transmission operator, or independent utility) providing transmission service to the transmission-dependent utility to request project coordination.  Affected systems shall participate in the study and provide all information necessary to prepare the study.</w:t>
      </w:r>
    </w:p>
    <w:p w14:paraId="08E1E848" w14:textId="77777777" w:rsidR="001837E4" w:rsidRPr="00856016" w:rsidRDefault="00A51536" w:rsidP="002F4C00">
      <w:pPr>
        <w:pStyle w:val="par2"/>
      </w:pPr>
      <w:r w:rsidRPr="00856016">
        <w:t>(X)</w:t>
      </w:r>
      <w:r w:rsidRPr="00856016">
        <w:tab/>
        <w:t xml:space="preserve">If no facilities study is required for the interconnection resource, the utility shall provide the </w:t>
      </w:r>
      <w:proofErr w:type="gramStart"/>
      <w:r w:rsidRPr="00856016">
        <w:t>IC</w:t>
      </w:r>
      <w:proofErr w:type="gramEnd"/>
      <w:r w:rsidRPr="00856016">
        <w:t xml:space="preserve"> an executable interconnection agreement within five business days after the completion of the system impact study.</w:t>
      </w:r>
    </w:p>
    <w:p w14:paraId="5D98B55F" w14:textId="77777777" w:rsidR="001837E4" w:rsidRPr="00856016" w:rsidRDefault="00A51536" w:rsidP="002F4C00">
      <w:pPr>
        <w:pStyle w:val="par1"/>
      </w:pPr>
      <w:r w:rsidRPr="00856016">
        <w:t>(d)</w:t>
      </w:r>
      <w:r w:rsidRPr="00856016">
        <w:tab/>
        <w:t>Facilities study.</w:t>
      </w:r>
    </w:p>
    <w:p w14:paraId="4672E596" w14:textId="77777777" w:rsidR="001837E4" w:rsidRPr="00856016" w:rsidRDefault="00A51536" w:rsidP="002F4C00">
      <w:pPr>
        <w:pStyle w:val="par2"/>
      </w:pPr>
      <w:r w:rsidRPr="00856016">
        <w:t>(I)</w:t>
      </w:r>
      <w:r w:rsidRPr="00856016">
        <w:tab/>
        <w:t>Within 45 business days of executing an appropriate agreement or contract, the utility shall perform a facilities study.  Once the required system impact study(s) is completed, a system impact study report shall be prepared and transmitted to the IC along with a facilities study agreement within five business days, including an outline of the scope of the study and a non-binding good faith estimate of the cost to perform the facilities study.  In the case where one or both impact studies are determined to be unnecessary, a notice of the fact shall be transmitted to the IC within the same timeframe.</w:t>
      </w:r>
    </w:p>
    <w:p w14:paraId="40DE90CC" w14:textId="77777777" w:rsidR="001837E4" w:rsidRPr="00856016" w:rsidRDefault="00A51536" w:rsidP="002F4C00">
      <w:pPr>
        <w:pStyle w:val="par2"/>
      </w:pPr>
      <w:r w:rsidRPr="00856016">
        <w:lastRenderedPageBreak/>
        <w:t>(II)</w:t>
      </w:r>
      <w:r w:rsidRPr="00856016">
        <w:tab/>
        <w:t>In order to remain under consideration for interconnection, or, as appropriate, in the utility's interconnection queue, the IC must return the executed facilities study agreement or a request for an extension of time within 30 business days.</w:t>
      </w:r>
    </w:p>
    <w:p w14:paraId="3565ABC4" w14:textId="77777777" w:rsidR="001837E4" w:rsidRPr="00856016" w:rsidRDefault="00A51536" w:rsidP="002F4C00">
      <w:pPr>
        <w:pStyle w:val="par2"/>
      </w:pPr>
      <w:r w:rsidRPr="00856016">
        <w:t>(III)</w:t>
      </w:r>
      <w:r w:rsidRPr="00856016">
        <w:tab/>
        <w:t>The facilities study shall include a detailed list of necessary system upgrades and an overall cost estimate, with the detailed list to indicate types of equipment, labor, operation and maintenance and other evaluated item costs, within the estimate for completing such upgrades, and identify which itemized cost estimates are uncertain and could be exceed by 125 percent if actual upgrades are completed.</w:t>
      </w:r>
    </w:p>
    <w:p w14:paraId="187B46E3" w14:textId="77777777" w:rsidR="001837E4" w:rsidRPr="00856016" w:rsidRDefault="00A51536" w:rsidP="002F4C00">
      <w:pPr>
        <w:pStyle w:val="par2"/>
      </w:pPr>
      <w:r w:rsidRPr="00856016">
        <w:t>(IV)</w:t>
      </w:r>
      <w:r w:rsidRPr="00856016">
        <w:tab/>
        <w:t>Design for any required interconnection facilities and/or upgrades shall be performed under the facilities study agreement.  The utility may contract with consultants to perform activities required under the facilities study agreement.</w:t>
      </w:r>
    </w:p>
    <w:p w14:paraId="4C5B2D48" w14:textId="77777777" w:rsidR="001837E4" w:rsidRPr="00856016" w:rsidRDefault="00A51536" w:rsidP="002F4C00">
      <w:pPr>
        <w:pStyle w:val="par2"/>
      </w:pPr>
      <w:r w:rsidRPr="00856016">
        <w:t>(V)</w:t>
      </w:r>
      <w:r w:rsidRPr="00856016">
        <w:tab/>
        <w:t xml:space="preserve">A deposit of the good faith estimated costs for the facilities study may be required </w:t>
      </w:r>
      <w:proofErr w:type="gramStart"/>
      <w:r w:rsidRPr="00856016">
        <w:t>from</w:t>
      </w:r>
      <w:proofErr w:type="gramEnd"/>
      <w:r w:rsidRPr="00856016">
        <w:t xml:space="preserve"> the IC.</w:t>
      </w:r>
    </w:p>
    <w:p w14:paraId="60E5138C" w14:textId="77777777" w:rsidR="001837E4" w:rsidRPr="00856016" w:rsidRDefault="00A51536" w:rsidP="002F4C00">
      <w:pPr>
        <w:pStyle w:val="par2"/>
      </w:pPr>
      <w:r w:rsidRPr="00856016">
        <w:t>(VI)</w:t>
      </w:r>
      <w:r w:rsidRPr="00856016">
        <w:tab/>
        <w:t>The scope of and cost responsibilities for the facilities study are described in a facilities study agreement.</w:t>
      </w:r>
    </w:p>
    <w:p w14:paraId="4F2BCD62" w14:textId="77777777" w:rsidR="001837E4" w:rsidRPr="00856016" w:rsidRDefault="00A51536" w:rsidP="002F4C00">
      <w:pPr>
        <w:pStyle w:val="par2"/>
      </w:pPr>
      <w:bookmarkStart w:id="634" w:name="_heading=h.oj8s49ki09xg" w:colFirst="0" w:colLast="0"/>
      <w:bookmarkEnd w:id="634"/>
      <w:r w:rsidRPr="00856016">
        <w:t>(VII)</w:t>
      </w:r>
      <w:r w:rsidRPr="00856016">
        <w:tab/>
        <w:t xml:space="preserve">Upon completion of the facilities study, and with the agreement of the IC to pay for interconnection facilities and upgrades identified in the facilities study, the utility shall provide the </w:t>
      </w:r>
      <w:proofErr w:type="gramStart"/>
      <w:r w:rsidRPr="00856016">
        <w:t>IC</w:t>
      </w:r>
      <w:proofErr w:type="gramEnd"/>
      <w:r w:rsidRPr="00856016">
        <w:t xml:space="preserve"> an executable interconnection agreement within five business days.</w:t>
      </w:r>
    </w:p>
    <w:p w14:paraId="5E72F52D" w14:textId="77777777" w:rsidR="001837E4" w:rsidRPr="00856016" w:rsidRDefault="00A51536" w:rsidP="002F4C00">
      <w:pPr>
        <w:pStyle w:val="Title3"/>
      </w:pPr>
      <w:bookmarkStart w:id="635" w:name="_Toc235617310"/>
      <w:r w:rsidRPr="00856016">
        <w:t>3857.</w:t>
      </w:r>
      <w:r w:rsidRPr="00856016">
        <w:tab/>
        <w:t>Certification Codes and Standards.</w:t>
      </w:r>
      <w:bookmarkEnd w:id="635"/>
    </w:p>
    <w:p w14:paraId="7B34B19C" w14:textId="77777777" w:rsidR="001837E4" w:rsidRPr="00856016" w:rsidRDefault="00A51536" w:rsidP="002F4C00">
      <w:pPr>
        <w:pStyle w:val="upar1"/>
      </w:pPr>
      <w:r w:rsidRPr="00856016">
        <w:t>Unless one or more of the following standards has been incorporated by reference into these interconnection rules, the Commission encourages the utilities and their interconnection customers, to whom these rules apply, to use the following standards and reference materials for guidance.</w:t>
      </w:r>
    </w:p>
    <w:p w14:paraId="2F8EADF3" w14:textId="77777777" w:rsidR="001837E4" w:rsidRPr="00856016" w:rsidRDefault="00A51536" w:rsidP="002F4C00">
      <w:pPr>
        <w:pStyle w:val="upar1"/>
      </w:pPr>
      <w:r w:rsidRPr="00856016">
        <w:t>ANSI C84.1-2016 Electric Power Systems and Equipment – Voltage Ratings (60 Hertz)</w:t>
      </w:r>
    </w:p>
    <w:p w14:paraId="0FB41BEC" w14:textId="77777777" w:rsidR="001837E4" w:rsidRPr="00856016" w:rsidRDefault="00A51536" w:rsidP="002F4C00">
      <w:pPr>
        <w:pStyle w:val="upar1"/>
      </w:pPr>
      <w:r w:rsidRPr="00856016">
        <w:t>ANSI/NEMA MG 1-</w:t>
      </w:r>
      <w:del w:id="636" w:author="Author">
        <w:r w:rsidRPr="00856016" w:rsidDel="009728BC">
          <w:delText>-</w:delText>
        </w:r>
      </w:del>
      <w:r w:rsidRPr="00856016">
        <w:t>2016, Motors and Generators</w:t>
      </w:r>
    </w:p>
    <w:p w14:paraId="0B9FDBA5" w14:textId="77777777" w:rsidR="001837E4" w:rsidRPr="00856016" w:rsidRDefault="00A51536" w:rsidP="002F4C00">
      <w:pPr>
        <w:pStyle w:val="upar1"/>
      </w:pPr>
      <w:r w:rsidRPr="00856016">
        <w:t>IEEE Std C37.90.1-2012, IEEE Standard Surge Withstand Capability (SWC) Tests for Protective Relays and Relay Systems</w:t>
      </w:r>
    </w:p>
    <w:p w14:paraId="0EB9F12E" w14:textId="77777777" w:rsidR="001837E4" w:rsidRPr="00856016" w:rsidRDefault="00A51536" w:rsidP="002F4C00">
      <w:pPr>
        <w:pStyle w:val="upar1"/>
      </w:pPr>
      <w:r w:rsidRPr="00856016">
        <w:lastRenderedPageBreak/>
        <w:t>IEEE Std C37.90.2-2004, IEEE Standard Withstand Capability of Relay Systems to Radiated Electromagnetic Interference from Transceivers</w:t>
      </w:r>
    </w:p>
    <w:p w14:paraId="0E6639F2" w14:textId="77777777" w:rsidR="001837E4" w:rsidRPr="00856016" w:rsidRDefault="00A51536" w:rsidP="002F4C00">
      <w:pPr>
        <w:pStyle w:val="upar1"/>
      </w:pPr>
      <w:r w:rsidRPr="00856016">
        <w:t>IEEE Std C37.108-2002, IEEE Guide for the Protection of Network Transformers</w:t>
      </w:r>
    </w:p>
    <w:p w14:paraId="02C9B04A" w14:textId="77777777" w:rsidR="001837E4" w:rsidRPr="00856016" w:rsidRDefault="00A51536" w:rsidP="002F4C00">
      <w:pPr>
        <w:pStyle w:val="upar1"/>
      </w:pPr>
      <w:r w:rsidRPr="00856016">
        <w:t>IEEE Std C57.12.44-2014, IEEE Standard Requirements for Secondary Network Protectors</w:t>
      </w:r>
    </w:p>
    <w:p w14:paraId="0E7CC347" w14:textId="77777777" w:rsidR="001837E4" w:rsidRPr="00856016" w:rsidRDefault="00A51536" w:rsidP="002F4C00">
      <w:pPr>
        <w:pStyle w:val="upar1"/>
      </w:pPr>
      <w:r w:rsidRPr="00856016">
        <w:t>IEEE Std C62.41.2-2002/Cor 1-2012, IEEE Recommended Practice on Characterization of Surges in Low Voltage (1000V and Less) AC Power Circuits Corrigendum 1: Deletion of Table A.2 and Associated Text</w:t>
      </w:r>
    </w:p>
    <w:p w14:paraId="635C3DB4" w14:textId="77777777" w:rsidR="001837E4" w:rsidRPr="00856016" w:rsidRDefault="00A51536" w:rsidP="002F4C00">
      <w:pPr>
        <w:pStyle w:val="upar1"/>
      </w:pPr>
      <w:r w:rsidRPr="00856016">
        <w:t>IEEE Std C62.45-2002, IEEE Recommended Practice on Surge Testing for Equipment Connected to Low-Voltage (1000V and Less) AC Power Circuits</w:t>
      </w:r>
    </w:p>
    <w:p w14:paraId="64B81B19" w14:textId="77777777" w:rsidR="001837E4" w:rsidRPr="00856016" w:rsidRDefault="00A51536" w:rsidP="002F4C00">
      <w:pPr>
        <w:pStyle w:val="upar1"/>
      </w:pPr>
      <w:r w:rsidRPr="00856016">
        <w:t>IEEE Std 100-2000, The Authoritative Dictionary of IEEE Standards Terms, Seventh Edition</w:t>
      </w:r>
    </w:p>
    <w:p w14:paraId="05F47FD4" w14:textId="77777777" w:rsidR="001837E4" w:rsidRPr="00856016" w:rsidRDefault="00A51536" w:rsidP="002F4C00">
      <w:pPr>
        <w:pStyle w:val="upar1"/>
      </w:pPr>
      <w:r w:rsidRPr="00856016">
        <w:t>IEEE Std 519-2014, IEEE Recommended Practices and Requirements for Harmonic Control in Electrical Power Systems</w:t>
      </w:r>
    </w:p>
    <w:p w14:paraId="0FD89128" w14:textId="77777777" w:rsidR="001837E4" w:rsidRPr="00856016" w:rsidRDefault="00A51536" w:rsidP="002F4C00">
      <w:pPr>
        <w:pStyle w:val="upar1"/>
      </w:pPr>
      <w:r w:rsidRPr="00856016">
        <w:t>IEEE Std 1453-2015 IEEE Recommended Practice for the Analysis of Fluctuating Installation on Power Systems</w:t>
      </w:r>
    </w:p>
    <w:p w14:paraId="0245544C" w14:textId="77777777" w:rsidR="001837E4" w:rsidRPr="00856016" w:rsidRDefault="00A51536" w:rsidP="002F4C00">
      <w:pPr>
        <w:pStyle w:val="upar1"/>
      </w:pPr>
      <w:r w:rsidRPr="00856016">
        <w:t>IEEE Std 1547-2018, IEEE Standard for Interconnection and Interoperability of Distributed Energy Resources with Associated Electric Power Systems Interfaces</w:t>
      </w:r>
    </w:p>
    <w:p w14:paraId="38BF93E5" w14:textId="77777777" w:rsidR="001837E4" w:rsidRPr="00856016" w:rsidRDefault="00A51536" w:rsidP="002F4C00">
      <w:pPr>
        <w:pStyle w:val="upar1"/>
      </w:pPr>
      <w:r w:rsidRPr="00856016">
        <w:t>IEEE Std 1547.1-2005, IEEE Standard Conformance Test Procedures for Equipment Interconnecting Distributed Resources with Electric Power Systems</w:t>
      </w:r>
    </w:p>
    <w:p w14:paraId="28997915" w14:textId="77777777" w:rsidR="001837E4" w:rsidRPr="00856016" w:rsidRDefault="00A51536" w:rsidP="002F4C00">
      <w:pPr>
        <w:pStyle w:val="upar1"/>
      </w:pPr>
      <w:r w:rsidRPr="00856016">
        <w:t>NFPA 70 (2017), National Electrical Code</w:t>
      </w:r>
    </w:p>
    <w:p w14:paraId="22C6F0A6" w14:textId="77777777" w:rsidR="001837E4" w:rsidRPr="00856016" w:rsidRDefault="00A51536" w:rsidP="002F4C00">
      <w:pPr>
        <w:pStyle w:val="upar1"/>
      </w:pPr>
      <w:r w:rsidRPr="00856016">
        <w:t>UL 1741 Inverters, Converters, and Controllers for Use in Independent Power Systems</w:t>
      </w:r>
    </w:p>
    <w:p w14:paraId="450AD7DC" w14:textId="77777777" w:rsidR="001837E4" w:rsidRPr="00856016" w:rsidRDefault="00A51536" w:rsidP="002F4C00">
      <w:pPr>
        <w:pStyle w:val="upar1"/>
      </w:pPr>
      <w:bookmarkStart w:id="637" w:name="_heading=h.g5bg4qos057c" w:colFirst="0" w:colLast="0"/>
      <w:bookmarkEnd w:id="637"/>
      <w:r w:rsidRPr="00856016">
        <w:t>UL 1741 SA, until January 1, 2022, or until such time new DERs applying for interconnection will comply with IEEE 1547-2018, IEEE Standards for Inverters, Converters, Controllers and Interconnection System Equipment for Use with Distributed Energy Resources</w:t>
      </w:r>
    </w:p>
    <w:p w14:paraId="4C07FEAB" w14:textId="77777777" w:rsidR="001837E4" w:rsidRPr="00856016" w:rsidRDefault="00A51536" w:rsidP="002F4C00">
      <w:pPr>
        <w:pStyle w:val="Title3"/>
      </w:pPr>
      <w:bookmarkStart w:id="638" w:name="_Toc235617311"/>
      <w:r w:rsidRPr="00856016">
        <w:t>3858.</w:t>
      </w:r>
      <w:r w:rsidRPr="00856016">
        <w:tab/>
        <w:t>Certification of DER Packages.</w:t>
      </w:r>
      <w:bookmarkEnd w:id="638"/>
    </w:p>
    <w:p w14:paraId="69C1C79A" w14:textId="77777777" w:rsidR="001837E4" w:rsidRPr="00856016" w:rsidRDefault="00A51536" w:rsidP="002F4C00">
      <w:pPr>
        <w:pStyle w:val="par1"/>
      </w:pPr>
      <w:r w:rsidRPr="00856016">
        <w:t>(a)</w:t>
      </w:r>
      <w:r w:rsidRPr="00856016">
        <w:tab/>
        <w:t xml:space="preserve">Small generating facility equipment proposed for use separately or packaged with other equipment in an interconnection system shall be considered certified </w:t>
      </w:r>
      <w:r w:rsidRPr="00856016">
        <w:lastRenderedPageBreak/>
        <w:t>for interconnected operation if it has been tested in accordance with industry standards for continuous utility interactive operation in compliance with the appropriate codes and standards referenced below by any Nationally Recognized Testing Laboratory (NRTL) recognized by the United States Occupational Safety and Health Administration to test and certify interconnection equipment pursuant to the relevant codes and standards listed in rule 3857; it has been labeled and is publicly listed by such NRTL at the time of the interconnection application; and, such NRTL makes readily available for verification all test standards and procedures it utilized in performing such equipment certification, and, with consumer approval, the test data itself.  The NRTL may make such information available on its website and by encouraging such information to be included in the manufacturer’s literature accompanying the equipment.</w:t>
      </w:r>
    </w:p>
    <w:p w14:paraId="4A1344D9" w14:textId="77777777" w:rsidR="001837E4" w:rsidRPr="00856016" w:rsidRDefault="00A51536" w:rsidP="002F4C00">
      <w:pPr>
        <w:pStyle w:val="par1"/>
      </w:pPr>
      <w:r w:rsidRPr="00856016">
        <w:t>(b)</w:t>
      </w:r>
      <w:r w:rsidRPr="00856016">
        <w:tab/>
        <w:t>The interconnection customer must verify that the intended use of the equipment falls within the use or uses for which the equipment was tested, labeled, and listed by the NRTL.</w:t>
      </w:r>
    </w:p>
    <w:p w14:paraId="604513DE" w14:textId="77777777" w:rsidR="001837E4" w:rsidRPr="00856016" w:rsidRDefault="00A51536" w:rsidP="002F4C00">
      <w:pPr>
        <w:pStyle w:val="par1"/>
      </w:pPr>
      <w:r w:rsidRPr="00856016">
        <w:t>(c)</w:t>
      </w:r>
      <w:r w:rsidRPr="00856016">
        <w:tab/>
        <w:t>Certified equipment shall not require further type-test review, testing, or additional equipment to meet the requirements of this interconnection procedure; however, nothing herein shall preclude the need for an on-site commissioning test by the parties to the interconnection nor follow-up production testing by the NRTL.</w:t>
      </w:r>
    </w:p>
    <w:p w14:paraId="55182016" w14:textId="77777777" w:rsidR="001837E4" w:rsidRPr="00856016" w:rsidRDefault="00A51536" w:rsidP="002F4C00">
      <w:pPr>
        <w:pStyle w:val="par1"/>
      </w:pPr>
      <w:r w:rsidRPr="00856016">
        <w:t>(d)</w:t>
      </w:r>
      <w:r w:rsidRPr="00856016">
        <w:tab/>
        <w:t>If the certified equipment package includes only interface components (switchgear, inverters, or other interface devices), then an Interconnection Customer must show that the generator or other electric source being utilized with the equipment package is compatible with the equipment package and is consistent with the testing and listing specified for this type of interconnection equipment.</w:t>
      </w:r>
    </w:p>
    <w:p w14:paraId="1993D02D" w14:textId="77777777" w:rsidR="001837E4" w:rsidRPr="00856016" w:rsidRDefault="00A51536" w:rsidP="002F4C00">
      <w:pPr>
        <w:pStyle w:val="par1"/>
      </w:pPr>
      <w:r w:rsidRPr="00856016">
        <w:t>(e)</w:t>
      </w:r>
      <w:r w:rsidRPr="00856016">
        <w:tab/>
        <w:t xml:space="preserve">Provided the generator or electric source, when combined with the equipment package, is within the range of capabilities for which it was tested by the </w:t>
      </w:r>
      <w:proofErr w:type="gramStart"/>
      <w:r w:rsidRPr="00856016">
        <w:t>NRTL, and</w:t>
      </w:r>
      <w:proofErr w:type="gramEnd"/>
      <w:r w:rsidRPr="00856016">
        <w:t xml:space="preserve"> does not violate the interface components' labeling and listing performed by the NRTL, no further design review, testing or additional equipment on the customer side of the point of interconnection shall be required to meet the requirements of this interconnection procedure.</w:t>
      </w:r>
    </w:p>
    <w:p w14:paraId="56A5FC34" w14:textId="77777777" w:rsidR="001837E4" w:rsidRPr="00856016" w:rsidRDefault="00A51536" w:rsidP="002F4C00">
      <w:pPr>
        <w:pStyle w:val="par1"/>
      </w:pPr>
      <w:r w:rsidRPr="00856016">
        <w:t>(f)</w:t>
      </w:r>
      <w:r w:rsidRPr="00856016">
        <w:tab/>
        <w:t>An equipment package does not include equipment provided by the utility.</w:t>
      </w:r>
    </w:p>
    <w:p w14:paraId="38C93706" w14:textId="3A75E3C4" w:rsidR="001837E4" w:rsidRPr="00856016" w:rsidDel="009728BC" w:rsidRDefault="00A51536" w:rsidP="00B210FD">
      <w:pPr>
        <w:pStyle w:val="Title3NotWithNext"/>
        <w:rPr>
          <w:del w:id="639" w:author="Author"/>
        </w:rPr>
      </w:pPr>
      <w:r w:rsidRPr="00856016">
        <w:t>3859.</w:t>
      </w:r>
      <w:r w:rsidRPr="00856016">
        <w:tab/>
      </w:r>
      <w:del w:id="640" w:author="Author">
        <w:r w:rsidRPr="00856016">
          <w:delText>Filing of Interconnection Manual.</w:delText>
        </w:r>
      </w:del>
      <w:ins w:id="641" w:author="Author">
        <w:r w:rsidR="00A854B6" w:rsidRPr="00856016">
          <w:t>[Reserved]</w:t>
        </w:r>
        <w:r w:rsidR="002F4C00">
          <w:t>.</w:t>
        </w:r>
      </w:ins>
    </w:p>
    <w:p w14:paraId="1A50BCBF" w14:textId="2F02A90D" w:rsidR="001837E4" w:rsidRPr="00856016" w:rsidDel="00C83AB3" w:rsidRDefault="00A51536" w:rsidP="009728BC">
      <w:pPr>
        <w:pStyle w:val="upar1"/>
        <w:rPr>
          <w:del w:id="642" w:author="Author"/>
        </w:rPr>
      </w:pPr>
      <w:del w:id="643" w:author="Author">
        <w:r w:rsidRPr="00856016">
          <w:lastRenderedPageBreak/>
          <w:delText>No later than 90 calendar days after the effective date of these rules, each utility subject to these rules, except a cooperative electric association that has voted to exempt itself from regulation pursuant to C.R.S. § 40-9.5-103, shall file its Interconnection Manual with the Commission in a miscellaneous proceeding opened by the Commission for that purpose.  This filing enables the Commission to ensure the terms and conditions contained in the Interconnection Manual are just, reasonable, and not unduly discriminatory.  This information should include an electronic link to the utility’s filing, along with the date on which it was last updated.  The utility shall update this information within 30 days after any material changes have been made to its manual.  Utilities shall establish an internal process of acquiring timely feedback from stakeholders regarding the material changes provided within the Notice.  Each time the utility updates the Interconnection Manual, the utility shall make available a redline highlighting the changes.</w:delText>
        </w:r>
      </w:del>
    </w:p>
    <w:p w14:paraId="729E72A8" w14:textId="7A2B0992" w:rsidR="009728BC" w:rsidRPr="009728BC" w:rsidRDefault="00A51536" w:rsidP="009728BC">
      <w:pPr>
        <w:pStyle w:val="upar1"/>
        <w:rPr>
          <w:szCs w:val="24"/>
          <w:rPrChange w:id="644" w:author="Author">
            <w:rPr>
              <w:rFonts w:ascii="Aptos" w:hAnsi="Aptos" w:cs="Aptos"/>
            </w:rPr>
          </w:rPrChange>
        </w:rPr>
      </w:pPr>
      <w:del w:id="645" w:author="Author">
        <w:r w:rsidRPr="00856016" w:rsidDel="009728BC">
          <w:rPr>
            <w:szCs w:val="24"/>
          </w:rPr>
          <w:delText>Each utility, including cooperative electric associations, shall</w:delText>
        </w:r>
        <w:r w:rsidR="00A854B6" w:rsidRPr="00856016" w:rsidDel="009728BC">
          <w:rPr>
            <w:szCs w:val="24"/>
          </w:rPr>
          <w:delText xml:space="preserve"> a</w:delText>
        </w:r>
        <w:r w:rsidRPr="00856016" w:rsidDel="009728BC">
          <w:rPr>
            <w:szCs w:val="24"/>
          </w:rPr>
          <w:delText>lso provide, on its web site, interconnection standards or other technical guidance not included in, but that are consistent with, these procedures.</w:delText>
        </w:r>
      </w:del>
    </w:p>
    <w:sectPr w:rsidR="009728BC" w:rsidRPr="009728BC">
      <w:headerReference w:type="even" r:id="rId9"/>
      <w:headerReference w:type="default" r:id="rId10"/>
      <w:headerReference w:type="first" r:id="rId11"/>
      <w:pgSz w:w="12240" w:h="15840"/>
      <w:pgMar w:top="2160" w:right="1440" w:bottom="216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AA71C" w14:textId="77777777" w:rsidR="00D70C0E" w:rsidRDefault="00D70C0E">
      <w:pPr>
        <w:spacing w:after="0" w:line="240" w:lineRule="auto"/>
      </w:pPr>
      <w:r>
        <w:separator/>
      </w:r>
    </w:p>
  </w:endnote>
  <w:endnote w:type="continuationSeparator" w:id="0">
    <w:p w14:paraId="693DA1A5" w14:textId="77777777" w:rsidR="00D70C0E" w:rsidRDefault="00D70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5A2045FB-3047-4A8B-A2C4-2B1D2FCACFDB}"/>
    <w:embedBold r:id="rId2" w:fontKey="{FBCE0B1C-F180-4FD5-A5CB-D6DA3258C95B}"/>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7A834324-ADE0-462B-A3D9-D8604C495B6A}"/>
  </w:font>
  <w:font w:name="Cambria">
    <w:panose1 w:val="02040503050406030204"/>
    <w:charset w:val="00"/>
    <w:family w:val="roman"/>
    <w:pitch w:val="variable"/>
    <w:sig w:usb0="E00006FF" w:usb1="420024FF" w:usb2="02000000" w:usb3="00000000" w:csb0="0000019F" w:csb1="00000000"/>
    <w:embedRegular r:id="rId4" w:fontKey="{53102CF6-F695-43E5-8507-C1046B9DDB0D}"/>
    <w:embedBold r:id="rId5" w:fontKey="{CF834A6F-F9C3-4B25-9C1A-515692C3938E}"/>
  </w:font>
  <w:font w:name="Calibri">
    <w:panose1 w:val="020F0502020204030204"/>
    <w:charset w:val="00"/>
    <w:family w:val="swiss"/>
    <w:pitch w:val="variable"/>
    <w:sig w:usb0="E4002EFF" w:usb1="C200247B" w:usb2="00000009" w:usb3="00000000" w:csb0="000001FF" w:csb1="00000000"/>
    <w:embedRegular r:id="rId6" w:fontKey="{DFC4D11B-4A0F-45EC-B149-7D8E097700E8}"/>
  </w:font>
  <w:font w:name="Trebuchet MS">
    <w:panose1 w:val="020B0603020202020204"/>
    <w:charset w:val="00"/>
    <w:family w:val="swiss"/>
    <w:pitch w:val="variable"/>
    <w:sig w:usb0="00000687" w:usb1="00000000" w:usb2="00000000" w:usb3="00000000" w:csb0="0000009F" w:csb1="00000000"/>
    <w:embedRegular r:id="rId7" w:fontKey="{DBF3B1B6-8B19-401B-83BF-CB18F88DCB1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3A3BB" w14:textId="77777777" w:rsidR="00D70C0E" w:rsidRDefault="00D70C0E">
      <w:pPr>
        <w:spacing w:after="0" w:line="240" w:lineRule="auto"/>
      </w:pPr>
      <w:r>
        <w:separator/>
      </w:r>
    </w:p>
  </w:footnote>
  <w:footnote w:type="continuationSeparator" w:id="0">
    <w:p w14:paraId="555A087A" w14:textId="77777777" w:rsidR="00D70C0E" w:rsidRDefault="00D70C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38EBF" w14:textId="03C01697" w:rsidR="00C170DE" w:rsidRPr="00C170DE" w:rsidRDefault="00C170DE" w:rsidP="00C170DE">
    <w:pPr>
      <w:pBdr>
        <w:top w:val="nil"/>
        <w:left w:val="nil"/>
        <w:bottom w:val="nil"/>
        <w:right w:val="nil"/>
        <w:between w:val="nil"/>
      </w:pBdr>
      <w:tabs>
        <w:tab w:val="center" w:pos="4320"/>
        <w:tab w:val="right" w:pos="8640"/>
      </w:tabs>
      <w:spacing w:after="0" w:line="240" w:lineRule="auto"/>
      <w:jc w:val="right"/>
      <w:rPr>
        <w:rFonts w:ascii="Arial" w:hAnsi="Arial" w:cs="Arial"/>
      </w:rPr>
    </w:pPr>
    <w:r w:rsidRPr="00C170DE">
      <w:rPr>
        <w:rFonts w:ascii="Arial" w:hAnsi="Arial" w:cs="Arial"/>
      </w:rPr>
      <w:t>Attachment A</w:t>
    </w:r>
    <w:r>
      <w:rPr>
        <w:rFonts w:ascii="Arial" w:hAnsi="Arial" w:cs="Arial"/>
      </w:rPr>
      <w:t xml:space="preserve"> – Proposed Rules in Legislative Format</w:t>
    </w:r>
  </w:p>
  <w:p w14:paraId="5E1FA312" w14:textId="2115CCC7" w:rsidR="00C170DE" w:rsidRDefault="00C170DE" w:rsidP="00C170DE">
    <w:pPr>
      <w:pBdr>
        <w:top w:val="nil"/>
        <w:left w:val="nil"/>
        <w:bottom w:val="nil"/>
        <w:right w:val="nil"/>
        <w:between w:val="nil"/>
      </w:pBdr>
      <w:tabs>
        <w:tab w:val="center" w:pos="4320"/>
        <w:tab w:val="right" w:pos="8640"/>
      </w:tabs>
      <w:spacing w:after="0" w:line="240" w:lineRule="auto"/>
      <w:jc w:val="right"/>
      <w:rPr>
        <w:rFonts w:ascii="Arial" w:hAnsi="Arial" w:cs="Arial"/>
      </w:rPr>
    </w:pPr>
    <w:r w:rsidRPr="00C170DE">
      <w:rPr>
        <w:rFonts w:ascii="Arial" w:hAnsi="Arial" w:cs="Arial"/>
      </w:rPr>
      <w:t>Decision No. C26-</w:t>
    </w:r>
    <w:r w:rsidR="00CB3376">
      <w:rPr>
        <w:rFonts w:ascii="Arial" w:hAnsi="Arial" w:cs="Arial"/>
      </w:rPr>
      <w:t>0520</w:t>
    </w:r>
  </w:p>
  <w:p w14:paraId="428843F3" w14:textId="37A24BBA" w:rsidR="00C170DE" w:rsidRPr="00C170DE" w:rsidRDefault="00C170DE" w:rsidP="00C170DE">
    <w:pPr>
      <w:pBdr>
        <w:top w:val="nil"/>
        <w:left w:val="nil"/>
        <w:bottom w:val="nil"/>
        <w:right w:val="nil"/>
        <w:between w:val="nil"/>
      </w:pBdr>
      <w:tabs>
        <w:tab w:val="center" w:pos="4320"/>
        <w:tab w:val="right" w:pos="8640"/>
      </w:tabs>
      <w:spacing w:after="0" w:line="240" w:lineRule="auto"/>
      <w:jc w:val="right"/>
      <w:rPr>
        <w:rFonts w:ascii="Arial" w:hAnsi="Arial" w:cs="Arial"/>
      </w:rPr>
    </w:pPr>
    <w:r w:rsidRPr="00C170DE">
      <w:rPr>
        <w:rFonts w:ascii="Arial" w:hAnsi="Arial" w:cs="Arial"/>
      </w:rPr>
      <w:t>Proceeding No. 26R-</w:t>
    </w:r>
    <w:r w:rsidR="00CB3376">
      <w:rPr>
        <w:rFonts w:ascii="Arial" w:hAnsi="Arial" w:cs="Arial"/>
      </w:rPr>
      <w:t>0295</w:t>
    </w:r>
    <w:r w:rsidRPr="00C170DE">
      <w:rPr>
        <w:rFonts w:ascii="Arial" w:hAnsi="Arial" w:cs="Arial"/>
      </w:rPr>
      <w:t>E</w:t>
    </w:r>
  </w:p>
  <w:p w14:paraId="588F89BA" w14:textId="137AC944" w:rsidR="001837E4" w:rsidRPr="00C170DE" w:rsidRDefault="00A51536" w:rsidP="00C170DE">
    <w:pPr>
      <w:pBdr>
        <w:top w:val="nil"/>
        <w:left w:val="nil"/>
        <w:bottom w:val="nil"/>
        <w:right w:val="nil"/>
        <w:between w:val="nil"/>
      </w:pBdr>
      <w:tabs>
        <w:tab w:val="center" w:pos="4320"/>
        <w:tab w:val="right" w:pos="8640"/>
      </w:tabs>
      <w:spacing w:after="0" w:line="240" w:lineRule="auto"/>
      <w:jc w:val="right"/>
      <w:rPr>
        <w:rFonts w:ascii="Arial" w:hAnsi="Arial" w:cs="Arial"/>
      </w:rPr>
    </w:pPr>
    <w:r w:rsidRPr="00BA485C">
      <w:rPr>
        <w:rFonts w:ascii="Arial" w:hAnsi="Arial" w:cs="Arial"/>
        <w:rPrChange w:id="646" w:author="Author">
          <w:rPr>
            <w:rFonts w:ascii="Arial" w:hAnsi="Arial" w:cs="Arial"/>
            <w:color w:val="FF0000"/>
          </w:rPr>
        </w:rPrChange>
      </w:rPr>
      <w:t xml:space="preserve">Page </w:t>
    </w:r>
    <w:r w:rsidRPr="00BA485C">
      <w:rPr>
        <w:rFonts w:ascii="Arial" w:hAnsi="Arial" w:cs="Arial"/>
        <w:rPrChange w:id="647" w:author="Author">
          <w:rPr>
            <w:rFonts w:ascii="Arial" w:hAnsi="Arial" w:cs="Arial"/>
            <w:color w:val="FF0000"/>
          </w:rPr>
        </w:rPrChange>
      </w:rPr>
      <w:fldChar w:fldCharType="begin"/>
    </w:r>
    <w:r w:rsidRPr="00BA485C">
      <w:rPr>
        <w:rFonts w:ascii="Arial" w:hAnsi="Arial" w:cs="Arial"/>
        <w:rPrChange w:id="648" w:author="Author">
          <w:rPr>
            <w:rFonts w:ascii="Arial" w:hAnsi="Arial" w:cs="Arial"/>
            <w:color w:val="FF0000"/>
          </w:rPr>
        </w:rPrChange>
      </w:rPr>
      <w:instrText>PAGE</w:instrText>
    </w:r>
    <w:r w:rsidRPr="00BA485C">
      <w:rPr>
        <w:rFonts w:ascii="Arial" w:hAnsi="Arial" w:cs="Arial"/>
        <w:rPrChange w:id="649" w:author="Author">
          <w:rPr>
            <w:rFonts w:ascii="Arial" w:hAnsi="Arial" w:cs="Arial"/>
            <w:color w:val="FF0000"/>
          </w:rPr>
        </w:rPrChange>
      </w:rPr>
      <w:fldChar w:fldCharType="separate"/>
    </w:r>
    <w:r w:rsidR="005152E8" w:rsidRPr="00BA485C">
      <w:rPr>
        <w:rFonts w:ascii="Arial" w:hAnsi="Arial" w:cs="Arial"/>
        <w:noProof/>
        <w:rPrChange w:id="650" w:author="Author">
          <w:rPr>
            <w:rFonts w:ascii="Arial" w:hAnsi="Arial" w:cs="Arial"/>
            <w:noProof/>
            <w:color w:val="FF0000"/>
          </w:rPr>
        </w:rPrChange>
      </w:rPr>
      <w:t>2</w:t>
    </w:r>
    <w:r w:rsidRPr="00BA485C">
      <w:rPr>
        <w:rFonts w:ascii="Arial" w:hAnsi="Arial" w:cs="Arial"/>
        <w:rPrChange w:id="651" w:author="Author">
          <w:rPr>
            <w:rFonts w:ascii="Arial" w:hAnsi="Arial" w:cs="Arial"/>
            <w:color w:val="FF0000"/>
          </w:rPr>
        </w:rPrChange>
      </w:rPr>
      <w:fldChar w:fldCharType="end"/>
    </w:r>
    <w:r w:rsidRPr="00BA485C">
      <w:rPr>
        <w:rFonts w:ascii="Arial" w:hAnsi="Arial" w:cs="Arial"/>
        <w:rPrChange w:id="652" w:author="Author">
          <w:rPr>
            <w:rFonts w:ascii="Arial" w:hAnsi="Arial" w:cs="Arial"/>
            <w:color w:val="FF0000"/>
          </w:rPr>
        </w:rPrChange>
      </w:rPr>
      <w:t xml:space="preserve"> of 96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F7DAA" w14:textId="77777777" w:rsidR="00C170DE" w:rsidRPr="00C170DE" w:rsidRDefault="00C170DE" w:rsidP="00C170DE">
    <w:pPr>
      <w:pBdr>
        <w:top w:val="nil"/>
        <w:left w:val="nil"/>
        <w:bottom w:val="nil"/>
        <w:right w:val="nil"/>
        <w:between w:val="nil"/>
      </w:pBdr>
      <w:tabs>
        <w:tab w:val="center" w:pos="4320"/>
        <w:tab w:val="right" w:pos="8640"/>
      </w:tabs>
      <w:spacing w:after="0" w:line="240" w:lineRule="auto"/>
      <w:jc w:val="right"/>
      <w:rPr>
        <w:rFonts w:ascii="Arial" w:hAnsi="Arial" w:cs="Arial"/>
      </w:rPr>
    </w:pPr>
    <w:r w:rsidRPr="00C170DE">
      <w:rPr>
        <w:rFonts w:ascii="Arial" w:hAnsi="Arial" w:cs="Arial"/>
      </w:rPr>
      <w:t>Attachment A</w:t>
    </w:r>
    <w:r>
      <w:rPr>
        <w:rFonts w:ascii="Arial" w:hAnsi="Arial" w:cs="Arial"/>
      </w:rPr>
      <w:t xml:space="preserve"> – Proposed Rules in Legislative Format</w:t>
    </w:r>
  </w:p>
  <w:p w14:paraId="52D4BADF" w14:textId="5502DC0B" w:rsidR="00C170DE" w:rsidRDefault="00C170DE" w:rsidP="00C170DE">
    <w:pPr>
      <w:pBdr>
        <w:top w:val="nil"/>
        <w:left w:val="nil"/>
        <w:bottom w:val="nil"/>
        <w:right w:val="nil"/>
        <w:between w:val="nil"/>
      </w:pBdr>
      <w:tabs>
        <w:tab w:val="center" w:pos="4320"/>
        <w:tab w:val="right" w:pos="8640"/>
      </w:tabs>
      <w:spacing w:after="0" w:line="240" w:lineRule="auto"/>
      <w:jc w:val="right"/>
      <w:rPr>
        <w:rFonts w:ascii="Arial" w:hAnsi="Arial" w:cs="Arial"/>
      </w:rPr>
    </w:pPr>
    <w:r w:rsidRPr="00C170DE">
      <w:rPr>
        <w:rFonts w:ascii="Arial" w:hAnsi="Arial" w:cs="Arial"/>
      </w:rPr>
      <w:t>Decision No. C26-</w:t>
    </w:r>
    <w:r w:rsidR="00CB3376">
      <w:rPr>
        <w:rFonts w:ascii="Arial" w:hAnsi="Arial" w:cs="Arial"/>
      </w:rPr>
      <w:t>0520</w:t>
    </w:r>
  </w:p>
  <w:p w14:paraId="4611EE3A" w14:textId="573F7447" w:rsidR="00C170DE" w:rsidRPr="00C170DE" w:rsidRDefault="00C170DE" w:rsidP="00C170DE">
    <w:pPr>
      <w:pBdr>
        <w:top w:val="nil"/>
        <w:left w:val="nil"/>
        <w:bottom w:val="nil"/>
        <w:right w:val="nil"/>
        <w:between w:val="nil"/>
      </w:pBdr>
      <w:tabs>
        <w:tab w:val="center" w:pos="4320"/>
        <w:tab w:val="right" w:pos="8640"/>
      </w:tabs>
      <w:spacing w:after="0" w:line="240" w:lineRule="auto"/>
      <w:jc w:val="right"/>
      <w:rPr>
        <w:rFonts w:ascii="Arial" w:hAnsi="Arial" w:cs="Arial"/>
      </w:rPr>
    </w:pPr>
    <w:r w:rsidRPr="00C170DE">
      <w:rPr>
        <w:rFonts w:ascii="Arial" w:hAnsi="Arial" w:cs="Arial"/>
      </w:rPr>
      <w:t>Proceeding No. 26R-</w:t>
    </w:r>
    <w:r w:rsidR="00CB3376">
      <w:rPr>
        <w:rFonts w:ascii="Arial" w:hAnsi="Arial" w:cs="Arial"/>
      </w:rPr>
      <w:t>0295</w:t>
    </w:r>
    <w:r w:rsidRPr="00C170DE">
      <w:rPr>
        <w:rFonts w:ascii="Arial" w:hAnsi="Arial" w:cs="Arial"/>
      </w:rPr>
      <w:t>E</w:t>
    </w:r>
  </w:p>
  <w:p w14:paraId="3CB3CE20" w14:textId="2A665946" w:rsidR="001837E4" w:rsidRPr="00C170DE" w:rsidRDefault="00A51536">
    <w:pPr>
      <w:pBdr>
        <w:top w:val="nil"/>
        <w:left w:val="nil"/>
        <w:bottom w:val="nil"/>
        <w:right w:val="nil"/>
        <w:between w:val="nil"/>
      </w:pBdr>
      <w:tabs>
        <w:tab w:val="center" w:pos="4320"/>
        <w:tab w:val="right" w:pos="8640"/>
      </w:tabs>
      <w:jc w:val="right"/>
      <w:rPr>
        <w:rFonts w:ascii="Arial" w:hAnsi="Arial" w:cs="Arial"/>
      </w:rPr>
    </w:pPr>
    <w:r w:rsidRPr="00241A58">
      <w:rPr>
        <w:rFonts w:ascii="Arial" w:hAnsi="Arial" w:cs="Arial"/>
      </w:rPr>
      <w:t xml:space="preserve">Page </w:t>
    </w:r>
    <w:r w:rsidRPr="00241A58">
      <w:rPr>
        <w:rFonts w:ascii="Arial" w:hAnsi="Arial" w:cs="Arial"/>
      </w:rPr>
      <w:fldChar w:fldCharType="begin"/>
    </w:r>
    <w:r w:rsidRPr="00241A58">
      <w:rPr>
        <w:rFonts w:ascii="Arial" w:hAnsi="Arial" w:cs="Arial"/>
      </w:rPr>
      <w:instrText>PAGE</w:instrText>
    </w:r>
    <w:r w:rsidRPr="00241A58">
      <w:rPr>
        <w:rFonts w:ascii="Arial" w:hAnsi="Arial" w:cs="Arial"/>
      </w:rPr>
      <w:fldChar w:fldCharType="separate"/>
    </w:r>
    <w:r w:rsidR="005152E8" w:rsidRPr="00241A58">
      <w:rPr>
        <w:rFonts w:ascii="Arial" w:hAnsi="Arial" w:cs="Arial"/>
        <w:noProof/>
      </w:rPr>
      <w:t>1</w:t>
    </w:r>
    <w:r w:rsidRPr="00241A58">
      <w:rPr>
        <w:rFonts w:ascii="Arial" w:hAnsi="Arial" w:cs="Arial"/>
      </w:rPr>
      <w:fldChar w:fldCharType="end"/>
    </w:r>
    <w:r w:rsidRPr="00241A58">
      <w:rPr>
        <w:rFonts w:ascii="Arial" w:hAnsi="Arial" w:cs="Arial"/>
      </w:rPr>
      <w:t xml:space="preserve"> of 96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98493" w14:textId="77777777" w:rsidR="001837E4" w:rsidRPr="00BA485C" w:rsidRDefault="00A51536">
    <w:pPr>
      <w:pBdr>
        <w:top w:val="nil"/>
        <w:left w:val="nil"/>
        <w:bottom w:val="nil"/>
        <w:right w:val="nil"/>
        <w:between w:val="nil"/>
      </w:pBdr>
      <w:tabs>
        <w:tab w:val="center" w:pos="4320"/>
        <w:tab w:val="right" w:pos="8640"/>
      </w:tabs>
      <w:jc w:val="right"/>
      <w:rPr>
        <w:color w:val="ED0000"/>
        <w:sz w:val="16"/>
        <w:szCs w:val="16"/>
        <w:rPrChange w:id="653" w:author="Author">
          <w:rPr>
            <w:color w:val="FF0000"/>
            <w:sz w:val="16"/>
            <w:szCs w:val="16"/>
          </w:rPr>
        </w:rPrChange>
      </w:rPr>
    </w:pPr>
    <w:r w:rsidRPr="00BA485C">
      <w:rPr>
        <w:color w:val="ED0000"/>
        <w:sz w:val="16"/>
        <w:szCs w:val="16"/>
        <w:rPrChange w:id="654" w:author="Author">
          <w:rPr>
            <w:color w:val="FF0000"/>
            <w:sz w:val="16"/>
            <w:szCs w:val="16"/>
          </w:rPr>
        </w:rPrChange>
      </w:rPr>
      <w:t xml:space="preserve">Page </w:t>
    </w:r>
    <w:r w:rsidRPr="00BA485C">
      <w:rPr>
        <w:color w:val="ED0000"/>
        <w:sz w:val="16"/>
        <w:szCs w:val="16"/>
        <w:rPrChange w:id="655" w:author="Author">
          <w:rPr>
            <w:color w:val="FF0000"/>
            <w:sz w:val="16"/>
            <w:szCs w:val="16"/>
          </w:rPr>
        </w:rPrChange>
      </w:rPr>
      <w:fldChar w:fldCharType="begin"/>
    </w:r>
    <w:r w:rsidRPr="00BA485C">
      <w:rPr>
        <w:color w:val="ED0000"/>
        <w:sz w:val="16"/>
        <w:szCs w:val="16"/>
        <w:rPrChange w:id="656" w:author="Author">
          <w:rPr>
            <w:color w:val="FF0000"/>
            <w:sz w:val="16"/>
            <w:szCs w:val="16"/>
          </w:rPr>
        </w:rPrChange>
      </w:rPr>
      <w:instrText>PAGE</w:instrText>
    </w:r>
    <w:r w:rsidRPr="00BA485C">
      <w:rPr>
        <w:color w:val="ED0000"/>
        <w:sz w:val="16"/>
        <w:szCs w:val="16"/>
        <w:rPrChange w:id="657" w:author="Author">
          <w:rPr>
            <w:color w:val="FF0000"/>
            <w:sz w:val="16"/>
            <w:szCs w:val="16"/>
          </w:rPr>
        </w:rPrChange>
      </w:rPr>
      <w:fldChar w:fldCharType="separate"/>
    </w:r>
    <w:r w:rsidRPr="00BA485C">
      <w:rPr>
        <w:color w:val="ED0000"/>
        <w:sz w:val="16"/>
        <w:szCs w:val="16"/>
        <w:rPrChange w:id="658" w:author="Author">
          <w:rPr>
            <w:color w:val="FF0000"/>
            <w:sz w:val="16"/>
            <w:szCs w:val="16"/>
          </w:rPr>
        </w:rPrChange>
      </w:rPr>
      <w:fldChar w:fldCharType="end"/>
    </w:r>
    <w:r w:rsidRPr="00BA485C">
      <w:rPr>
        <w:color w:val="ED0000"/>
        <w:sz w:val="16"/>
        <w:szCs w:val="16"/>
        <w:rPrChange w:id="659" w:author="Author">
          <w:rPr>
            <w:color w:val="FF0000"/>
            <w:sz w:val="16"/>
            <w:szCs w:val="16"/>
          </w:rPr>
        </w:rPrChange>
      </w:rPr>
      <w:t xml:space="preserve"> of 202</w:t>
    </w:r>
  </w:p>
  <w:p w14:paraId="0FEFC5A9" w14:textId="77777777" w:rsidR="001837E4" w:rsidRDefault="001837E4">
    <w:pPr>
      <w:pBdr>
        <w:top w:val="nil"/>
        <w:left w:val="nil"/>
        <w:bottom w:val="nil"/>
        <w:right w:val="nil"/>
        <w:between w:val="nil"/>
      </w:pBdr>
      <w:tabs>
        <w:tab w:val="center" w:pos="4320"/>
        <w:tab w:val="right" w:pos="8640"/>
      </w:tabs>
      <w:ind w:left="-720"/>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8D22F8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79C5FE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504276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F42860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43A410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0446A9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F90BBA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8F8FD5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AE0420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78CFAA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D79C7"/>
    <w:multiLevelType w:val="hybridMultilevel"/>
    <w:tmpl w:val="7C089B4E"/>
    <w:lvl w:ilvl="0" w:tplc="A0125954">
      <w:start w:val="1"/>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0C8D274D"/>
    <w:multiLevelType w:val="hybridMultilevel"/>
    <w:tmpl w:val="46DA9AAE"/>
    <w:lvl w:ilvl="0" w:tplc="12CA3C44">
      <w:start w:val="2"/>
      <w:numFmt w:val="upp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2" w15:restartNumberingAfterBreak="0">
    <w:nsid w:val="0EE75A9A"/>
    <w:multiLevelType w:val="hybridMultilevel"/>
    <w:tmpl w:val="660E982C"/>
    <w:lvl w:ilvl="0" w:tplc="0E5C5550">
      <w:start w:val="1"/>
      <w:numFmt w:val="upp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107332D3"/>
    <w:multiLevelType w:val="hybridMultilevel"/>
    <w:tmpl w:val="82AA11D6"/>
    <w:lvl w:ilvl="0" w:tplc="D51C0D14">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0CB7E7A"/>
    <w:multiLevelType w:val="hybridMultilevel"/>
    <w:tmpl w:val="6A0AA17E"/>
    <w:lvl w:ilvl="0" w:tplc="3F089890">
      <w:start w:val="4"/>
      <w:numFmt w:val="upp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5" w15:restartNumberingAfterBreak="0">
    <w:nsid w:val="11A228DD"/>
    <w:multiLevelType w:val="hybridMultilevel"/>
    <w:tmpl w:val="43A44236"/>
    <w:lvl w:ilvl="0" w:tplc="2AE4E9B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893A93"/>
    <w:multiLevelType w:val="multilevel"/>
    <w:tmpl w:val="7DD8525E"/>
    <w:lvl w:ilvl="0">
      <w:start w:val="3000"/>
      <w:numFmt w:val="decimal"/>
      <w:pStyle w:val="Level1"/>
      <w:lvlText w:val="%1."/>
      <w:lvlJc w:val="left"/>
      <w:pPr>
        <w:tabs>
          <w:tab w:val="num" w:pos="720"/>
        </w:tabs>
        <w:ind w:left="720" w:hanging="720"/>
      </w:pPr>
      <w:rPr>
        <w:rFonts w:cs="Times New Roman" w:hint="default"/>
      </w:rPr>
    </w:lvl>
    <w:lvl w:ilvl="1">
      <w:start w:val="1"/>
      <w:numFmt w:val="lowerLetter"/>
      <w:pStyle w:val="Level2"/>
      <w:lvlText w:val="(%2)"/>
      <w:lvlJc w:val="left"/>
      <w:pPr>
        <w:tabs>
          <w:tab w:val="num" w:pos="1440"/>
        </w:tabs>
        <w:ind w:left="1440" w:hanging="720"/>
      </w:pPr>
      <w:rPr>
        <w:rFonts w:cs="Times New Roman" w:hint="default"/>
      </w:rPr>
    </w:lvl>
    <w:lvl w:ilvl="2">
      <w:start w:val="1"/>
      <w:numFmt w:val="upperRoman"/>
      <w:pStyle w:val="Level3"/>
      <w:lvlText w:val="(%3)"/>
      <w:lvlJc w:val="left"/>
      <w:pPr>
        <w:tabs>
          <w:tab w:val="num" w:pos="2160"/>
        </w:tabs>
        <w:ind w:left="2160" w:hanging="720"/>
      </w:pPr>
      <w:rPr>
        <w:rFonts w:cs="Times New Roman" w:hint="default"/>
      </w:rPr>
    </w:lvl>
    <w:lvl w:ilvl="3">
      <w:start w:val="1"/>
      <w:numFmt w:val="upperLetter"/>
      <w:pStyle w:val="Level4"/>
      <w:lvlText w:val="(%4)"/>
      <w:lvlJc w:val="left"/>
      <w:pPr>
        <w:tabs>
          <w:tab w:val="num" w:pos="2880"/>
        </w:tabs>
        <w:ind w:left="2880" w:hanging="720"/>
      </w:pPr>
      <w:rPr>
        <w:rFonts w:cs="Times New Roman" w:hint="default"/>
      </w:rPr>
    </w:lvl>
    <w:lvl w:ilvl="4">
      <w:start w:val="1"/>
      <w:numFmt w:val="lowerRoman"/>
      <w:pStyle w:val="Level5"/>
      <w:lvlText w:val="(%5)"/>
      <w:lvlJc w:val="left"/>
      <w:pPr>
        <w:tabs>
          <w:tab w:val="num" w:pos="3600"/>
        </w:tabs>
        <w:ind w:left="3600" w:hanging="720"/>
      </w:pPr>
      <w:rPr>
        <w:rFonts w:cs="Times New Roman" w:hint="default"/>
      </w:rPr>
    </w:lvl>
    <w:lvl w:ilvl="5">
      <w:start w:val="1"/>
      <w:numFmt w:val="none"/>
      <w:lvlText w:val=""/>
      <w:lvlJc w:val="left"/>
      <w:pPr>
        <w:tabs>
          <w:tab w:val="num" w:pos="2160"/>
        </w:tabs>
        <w:ind w:left="2160" w:hanging="360"/>
      </w:pPr>
      <w:rPr>
        <w:rFonts w:cs="Times New Roman" w:hint="default"/>
      </w:rPr>
    </w:lvl>
    <w:lvl w:ilvl="6">
      <w:start w:val="1"/>
      <w:numFmt w:val="none"/>
      <w:lvlText w:val="%7"/>
      <w:lvlJc w:val="left"/>
      <w:pPr>
        <w:tabs>
          <w:tab w:val="num" w:pos="2520"/>
        </w:tabs>
        <w:ind w:left="2520" w:hanging="360"/>
      </w:pPr>
      <w:rPr>
        <w:rFonts w:cs="Times New Roman" w:hint="default"/>
      </w:rPr>
    </w:lvl>
    <w:lvl w:ilvl="7">
      <w:start w:val="1"/>
      <w:numFmt w:val="none"/>
      <w:lvlText w:val="%8"/>
      <w:lvlJc w:val="left"/>
      <w:pPr>
        <w:tabs>
          <w:tab w:val="num" w:pos="2880"/>
        </w:tabs>
        <w:ind w:left="2880" w:hanging="360"/>
      </w:pPr>
      <w:rPr>
        <w:rFonts w:cs="Times New Roman" w:hint="default"/>
      </w:rPr>
    </w:lvl>
    <w:lvl w:ilvl="8">
      <w:start w:val="1"/>
      <w:numFmt w:val="none"/>
      <w:lvlText w:val="%9"/>
      <w:lvlJc w:val="left"/>
      <w:pPr>
        <w:tabs>
          <w:tab w:val="num" w:pos="3240"/>
        </w:tabs>
        <w:ind w:left="3240" w:hanging="360"/>
      </w:pPr>
      <w:rPr>
        <w:rFonts w:cs="Times New Roman" w:hint="default"/>
      </w:rPr>
    </w:lvl>
  </w:abstractNum>
  <w:abstractNum w:abstractNumId="17" w15:restartNumberingAfterBreak="0">
    <w:nsid w:val="17234235"/>
    <w:multiLevelType w:val="hybridMultilevel"/>
    <w:tmpl w:val="7E920EF4"/>
    <w:lvl w:ilvl="0" w:tplc="181679E6">
      <w:start w:val="1"/>
      <w:numFmt w:val="upperRoman"/>
      <w:lvlText w:val="(%1)"/>
      <w:lvlJc w:val="left"/>
      <w:pPr>
        <w:ind w:left="1826" w:hanging="394"/>
      </w:pPr>
      <w:rPr>
        <w:rFonts w:hint="default"/>
        <w:spacing w:val="-1"/>
        <w:w w:val="105"/>
        <w:lang w:val="en-US" w:eastAsia="en-US" w:bidi="ar-SA"/>
      </w:rPr>
    </w:lvl>
    <w:lvl w:ilvl="1" w:tplc="D3E81862">
      <w:numFmt w:val="bullet"/>
      <w:lvlText w:val="•"/>
      <w:lvlJc w:val="left"/>
      <w:pPr>
        <w:ind w:left="2518" w:hanging="394"/>
      </w:pPr>
      <w:rPr>
        <w:rFonts w:hint="default"/>
        <w:lang w:val="en-US" w:eastAsia="en-US" w:bidi="ar-SA"/>
      </w:rPr>
    </w:lvl>
    <w:lvl w:ilvl="2" w:tplc="A82AD75C">
      <w:numFmt w:val="bullet"/>
      <w:lvlText w:val="•"/>
      <w:lvlJc w:val="left"/>
      <w:pPr>
        <w:ind w:left="3216" w:hanging="394"/>
      </w:pPr>
      <w:rPr>
        <w:rFonts w:hint="default"/>
        <w:lang w:val="en-US" w:eastAsia="en-US" w:bidi="ar-SA"/>
      </w:rPr>
    </w:lvl>
    <w:lvl w:ilvl="3" w:tplc="840ADBBE">
      <w:numFmt w:val="bullet"/>
      <w:lvlText w:val="•"/>
      <w:lvlJc w:val="left"/>
      <w:pPr>
        <w:ind w:left="3914" w:hanging="394"/>
      </w:pPr>
      <w:rPr>
        <w:rFonts w:hint="default"/>
        <w:lang w:val="en-US" w:eastAsia="en-US" w:bidi="ar-SA"/>
      </w:rPr>
    </w:lvl>
    <w:lvl w:ilvl="4" w:tplc="B692996E">
      <w:numFmt w:val="bullet"/>
      <w:lvlText w:val="•"/>
      <w:lvlJc w:val="left"/>
      <w:pPr>
        <w:ind w:left="4612" w:hanging="394"/>
      </w:pPr>
      <w:rPr>
        <w:rFonts w:hint="default"/>
        <w:lang w:val="en-US" w:eastAsia="en-US" w:bidi="ar-SA"/>
      </w:rPr>
    </w:lvl>
    <w:lvl w:ilvl="5" w:tplc="8566FED8">
      <w:numFmt w:val="bullet"/>
      <w:lvlText w:val="•"/>
      <w:lvlJc w:val="left"/>
      <w:pPr>
        <w:ind w:left="5310" w:hanging="394"/>
      </w:pPr>
      <w:rPr>
        <w:rFonts w:hint="default"/>
        <w:lang w:val="en-US" w:eastAsia="en-US" w:bidi="ar-SA"/>
      </w:rPr>
    </w:lvl>
    <w:lvl w:ilvl="6" w:tplc="4B686CCE">
      <w:numFmt w:val="bullet"/>
      <w:lvlText w:val="•"/>
      <w:lvlJc w:val="left"/>
      <w:pPr>
        <w:ind w:left="6008" w:hanging="394"/>
      </w:pPr>
      <w:rPr>
        <w:rFonts w:hint="default"/>
        <w:lang w:val="en-US" w:eastAsia="en-US" w:bidi="ar-SA"/>
      </w:rPr>
    </w:lvl>
    <w:lvl w:ilvl="7" w:tplc="AFA61182">
      <w:numFmt w:val="bullet"/>
      <w:lvlText w:val="•"/>
      <w:lvlJc w:val="left"/>
      <w:pPr>
        <w:ind w:left="6706" w:hanging="394"/>
      </w:pPr>
      <w:rPr>
        <w:rFonts w:hint="default"/>
        <w:lang w:val="en-US" w:eastAsia="en-US" w:bidi="ar-SA"/>
      </w:rPr>
    </w:lvl>
    <w:lvl w:ilvl="8" w:tplc="EA323950">
      <w:numFmt w:val="bullet"/>
      <w:lvlText w:val="•"/>
      <w:lvlJc w:val="left"/>
      <w:pPr>
        <w:ind w:left="7404" w:hanging="394"/>
      </w:pPr>
      <w:rPr>
        <w:rFonts w:hint="default"/>
        <w:lang w:val="en-US" w:eastAsia="en-US" w:bidi="ar-SA"/>
      </w:rPr>
    </w:lvl>
  </w:abstractNum>
  <w:abstractNum w:abstractNumId="18" w15:restartNumberingAfterBreak="0">
    <w:nsid w:val="18AC2724"/>
    <w:multiLevelType w:val="hybridMultilevel"/>
    <w:tmpl w:val="F63AA914"/>
    <w:lvl w:ilvl="0" w:tplc="9DA2D3AC">
      <w:start w:val="1"/>
      <w:numFmt w:val="low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9" w15:restartNumberingAfterBreak="0">
    <w:nsid w:val="1C2F6B4E"/>
    <w:multiLevelType w:val="hybridMultilevel"/>
    <w:tmpl w:val="CD12E130"/>
    <w:lvl w:ilvl="0" w:tplc="F8FC7B90">
      <w:start w:val="5"/>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208253AB"/>
    <w:multiLevelType w:val="hybridMultilevel"/>
    <w:tmpl w:val="1396E284"/>
    <w:lvl w:ilvl="0" w:tplc="BC4C592A">
      <w:start w:val="2"/>
      <w:numFmt w:val="upp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1" w15:restartNumberingAfterBreak="0">
    <w:nsid w:val="25FA2DD0"/>
    <w:multiLevelType w:val="hybridMultilevel"/>
    <w:tmpl w:val="49ACA828"/>
    <w:lvl w:ilvl="0" w:tplc="E3305070">
      <w:start w:val="2"/>
      <w:numFmt w:val="upperRoman"/>
      <w:lvlText w:val="(%1)"/>
      <w:lvlJc w:val="left"/>
      <w:pPr>
        <w:tabs>
          <w:tab w:val="num" w:pos="1440"/>
        </w:tabs>
        <w:ind w:left="1440" w:hanging="72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2" w15:restartNumberingAfterBreak="0">
    <w:nsid w:val="2C5279EC"/>
    <w:multiLevelType w:val="hybridMultilevel"/>
    <w:tmpl w:val="60B47920"/>
    <w:lvl w:ilvl="0" w:tplc="4754C6F2">
      <w:start w:val="1"/>
      <w:numFmt w:val="upperRoman"/>
      <w:lvlText w:val="(%1)"/>
      <w:lvlJc w:val="left"/>
      <w:pPr>
        <w:ind w:left="730" w:hanging="422"/>
      </w:pPr>
      <w:rPr>
        <w:rFonts w:hint="default"/>
        <w:spacing w:val="0"/>
        <w:w w:val="104"/>
        <w:lang w:val="en-US" w:eastAsia="en-US" w:bidi="ar-SA"/>
      </w:rPr>
    </w:lvl>
    <w:lvl w:ilvl="1" w:tplc="BAD2AD5C">
      <w:start w:val="1"/>
      <w:numFmt w:val="upperLetter"/>
      <w:lvlText w:val="(%2)"/>
      <w:lvlJc w:val="left"/>
      <w:pPr>
        <w:ind w:left="1483" w:hanging="493"/>
      </w:pPr>
      <w:rPr>
        <w:rFonts w:hint="default"/>
        <w:spacing w:val="-1"/>
        <w:w w:val="102"/>
        <w:lang w:val="en-US" w:eastAsia="en-US" w:bidi="ar-SA"/>
      </w:rPr>
    </w:lvl>
    <w:lvl w:ilvl="2" w:tplc="0F28DD6A">
      <w:numFmt w:val="bullet"/>
      <w:lvlText w:val="•"/>
      <w:lvlJc w:val="left"/>
      <w:pPr>
        <w:ind w:left="2702" w:hanging="493"/>
      </w:pPr>
      <w:rPr>
        <w:rFonts w:hint="default"/>
        <w:lang w:val="en-US" w:eastAsia="en-US" w:bidi="ar-SA"/>
      </w:rPr>
    </w:lvl>
    <w:lvl w:ilvl="3" w:tplc="DFA09522">
      <w:numFmt w:val="bullet"/>
      <w:lvlText w:val="•"/>
      <w:lvlJc w:val="left"/>
      <w:pPr>
        <w:ind w:left="3464" w:hanging="493"/>
      </w:pPr>
      <w:rPr>
        <w:rFonts w:hint="default"/>
        <w:lang w:val="en-US" w:eastAsia="en-US" w:bidi="ar-SA"/>
      </w:rPr>
    </w:lvl>
    <w:lvl w:ilvl="4" w:tplc="BAB4FACC">
      <w:numFmt w:val="bullet"/>
      <w:lvlText w:val="•"/>
      <w:lvlJc w:val="left"/>
      <w:pPr>
        <w:ind w:left="4226" w:hanging="493"/>
      </w:pPr>
      <w:rPr>
        <w:rFonts w:hint="default"/>
        <w:lang w:val="en-US" w:eastAsia="en-US" w:bidi="ar-SA"/>
      </w:rPr>
    </w:lvl>
    <w:lvl w:ilvl="5" w:tplc="E9BEDC24">
      <w:numFmt w:val="bullet"/>
      <w:lvlText w:val="•"/>
      <w:lvlJc w:val="left"/>
      <w:pPr>
        <w:ind w:left="4988" w:hanging="493"/>
      </w:pPr>
      <w:rPr>
        <w:rFonts w:hint="default"/>
        <w:lang w:val="en-US" w:eastAsia="en-US" w:bidi="ar-SA"/>
      </w:rPr>
    </w:lvl>
    <w:lvl w:ilvl="6" w:tplc="E102C724">
      <w:numFmt w:val="bullet"/>
      <w:lvlText w:val="•"/>
      <w:lvlJc w:val="left"/>
      <w:pPr>
        <w:ind w:left="5751" w:hanging="493"/>
      </w:pPr>
      <w:rPr>
        <w:rFonts w:hint="default"/>
        <w:lang w:val="en-US" w:eastAsia="en-US" w:bidi="ar-SA"/>
      </w:rPr>
    </w:lvl>
    <w:lvl w:ilvl="7" w:tplc="4BD47A60">
      <w:numFmt w:val="bullet"/>
      <w:lvlText w:val="•"/>
      <w:lvlJc w:val="left"/>
      <w:pPr>
        <w:ind w:left="6513" w:hanging="493"/>
      </w:pPr>
      <w:rPr>
        <w:rFonts w:hint="default"/>
        <w:lang w:val="en-US" w:eastAsia="en-US" w:bidi="ar-SA"/>
      </w:rPr>
    </w:lvl>
    <w:lvl w:ilvl="8" w:tplc="10BE9830">
      <w:numFmt w:val="bullet"/>
      <w:lvlText w:val="•"/>
      <w:lvlJc w:val="left"/>
      <w:pPr>
        <w:ind w:left="7275" w:hanging="493"/>
      </w:pPr>
      <w:rPr>
        <w:rFonts w:hint="default"/>
        <w:lang w:val="en-US" w:eastAsia="en-US" w:bidi="ar-SA"/>
      </w:rPr>
    </w:lvl>
  </w:abstractNum>
  <w:abstractNum w:abstractNumId="23" w15:restartNumberingAfterBreak="0">
    <w:nsid w:val="2C643EE6"/>
    <w:multiLevelType w:val="hybridMultilevel"/>
    <w:tmpl w:val="61C2E868"/>
    <w:lvl w:ilvl="0" w:tplc="F7D66750">
      <w:start w:val="7"/>
      <w:numFmt w:val="upperRoman"/>
      <w:lvlText w:val="(%1)"/>
      <w:lvlJc w:val="left"/>
      <w:pPr>
        <w:tabs>
          <w:tab w:val="num" w:pos="1440"/>
        </w:tabs>
        <w:ind w:left="1440" w:hanging="720"/>
      </w:pPr>
      <w:rPr>
        <w:rFonts w:hint="default"/>
      </w:rPr>
    </w:lvl>
    <w:lvl w:ilvl="1" w:tplc="9B3A9DEC">
      <w:start w:val="1"/>
      <w:numFmt w:val="lowerRoman"/>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307C31EC"/>
    <w:multiLevelType w:val="hybridMultilevel"/>
    <w:tmpl w:val="349CAE7A"/>
    <w:lvl w:ilvl="0" w:tplc="91DAF7C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2F52595"/>
    <w:multiLevelType w:val="hybridMultilevel"/>
    <w:tmpl w:val="88269602"/>
    <w:lvl w:ilvl="0" w:tplc="F48A02E0">
      <w:start w:val="5"/>
      <w:numFmt w:val="upp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6" w15:restartNumberingAfterBreak="0">
    <w:nsid w:val="35082051"/>
    <w:multiLevelType w:val="hybridMultilevel"/>
    <w:tmpl w:val="A366FEE0"/>
    <w:lvl w:ilvl="0" w:tplc="5F2ED248">
      <w:start w:val="1"/>
      <w:numFmt w:val="upp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35FF30BF"/>
    <w:multiLevelType w:val="hybridMultilevel"/>
    <w:tmpl w:val="B972BAC6"/>
    <w:lvl w:ilvl="0" w:tplc="46D2349C">
      <w:start w:val="1"/>
      <w:numFmt w:val="decimal"/>
      <w:pStyle w:val="ParagraphDiscussion"/>
      <w:lvlText w:val="%1."/>
      <w:lvlJc w:val="left"/>
      <w:pPr>
        <w:tabs>
          <w:tab w:val="num" w:pos="360"/>
        </w:tabs>
      </w:pPr>
      <w:rPr>
        <w:rFonts w:cs="Times New Roman" w:hint="default"/>
      </w:rPr>
    </w:lvl>
    <w:lvl w:ilvl="1" w:tplc="73E6C760">
      <w:start w:val="1"/>
      <w:numFmt w:val="lowerLetter"/>
      <w:pStyle w:val="ListLettered"/>
      <w:lvlText w:val="%2)"/>
      <w:lvlJc w:val="left"/>
      <w:pPr>
        <w:tabs>
          <w:tab w:val="num" w:pos="1440"/>
        </w:tabs>
        <w:ind w:left="1440" w:hanging="360"/>
      </w:pPr>
      <w:rPr>
        <w:rFonts w:ascii="Times New Roman" w:hAnsi="Times New Roman" w:cs="Times New Roman" w:hint="default"/>
        <w:sz w:val="24"/>
      </w:rPr>
    </w:lvl>
    <w:lvl w:ilvl="2" w:tplc="E35CDEF4">
      <w:start w:val="2"/>
      <w:numFmt w:val="upperRoman"/>
      <w:lvlText w:val="(%3)"/>
      <w:lvlJc w:val="left"/>
      <w:pPr>
        <w:tabs>
          <w:tab w:val="num" w:pos="2700"/>
        </w:tabs>
        <w:ind w:left="2700" w:hanging="720"/>
      </w:pPr>
      <w:rPr>
        <w:rFonts w:cs="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8" w15:restartNumberingAfterBreak="0">
    <w:nsid w:val="497C53CF"/>
    <w:multiLevelType w:val="multilevel"/>
    <w:tmpl w:val="EB081530"/>
    <w:lvl w:ilvl="0">
      <w:start w:val="1"/>
      <w:numFmt w:val="lowerRoman"/>
      <w:lvlText w:val="(%1)"/>
      <w:lvlJc w:val="left"/>
      <w:pPr>
        <w:ind w:left="2160" w:hanging="72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29" w15:restartNumberingAfterBreak="0">
    <w:nsid w:val="4AFF6C1D"/>
    <w:multiLevelType w:val="multilevel"/>
    <w:tmpl w:val="DD187042"/>
    <w:lvl w:ilvl="0">
      <w:start w:val="1"/>
      <w:numFmt w:val="lowerRoman"/>
      <w:lvlText w:val="(%1)"/>
      <w:lvlJc w:val="left"/>
      <w:pPr>
        <w:ind w:left="2160" w:hanging="720"/>
      </w:pPr>
      <w:rPr>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30" w15:restartNumberingAfterBreak="0">
    <w:nsid w:val="50146703"/>
    <w:multiLevelType w:val="hybridMultilevel"/>
    <w:tmpl w:val="BC6ABBBC"/>
    <w:lvl w:ilvl="0" w:tplc="9C3AF6AC">
      <w:start w:val="3"/>
      <w:numFmt w:val="lowerLetter"/>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1" w15:restartNumberingAfterBreak="0">
    <w:nsid w:val="55DA4608"/>
    <w:multiLevelType w:val="hybridMultilevel"/>
    <w:tmpl w:val="E2D23820"/>
    <w:lvl w:ilvl="0" w:tplc="43D6B8E0">
      <w:start w:val="16"/>
      <w:numFmt w:val="upp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2" w15:restartNumberingAfterBreak="0">
    <w:nsid w:val="6A766E58"/>
    <w:multiLevelType w:val="hybridMultilevel"/>
    <w:tmpl w:val="D86E9B9C"/>
    <w:lvl w:ilvl="0" w:tplc="F70078C6">
      <w:start w:val="1"/>
      <w:numFmt w:val="lowerLetter"/>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3" w15:restartNumberingAfterBreak="0">
    <w:nsid w:val="6F765668"/>
    <w:multiLevelType w:val="hybridMultilevel"/>
    <w:tmpl w:val="50543798"/>
    <w:lvl w:ilvl="0" w:tplc="02667BF6">
      <w:start w:val="1"/>
      <w:numFmt w:val="upperRoman"/>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7042615E"/>
    <w:multiLevelType w:val="hybridMultilevel"/>
    <w:tmpl w:val="3B660DEE"/>
    <w:lvl w:ilvl="0" w:tplc="5936D5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9E277B"/>
    <w:multiLevelType w:val="hybridMultilevel"/>
    <w:tmpl w:val="8F842C68"/>
    <w:lvl w:ilvl="0" w:tplc="D5BAC672">
      <w:start w:val="2"/>
      <w:numFmt w:val="lowerLetter"/>
      <w:lvlText w:val="(%1)"/>
      <w:lvlJc w:val="left"/>
      <w:pPr>
        <w:ind w:left="711" w:hanging="562"/>
      </w:pPr>
      <w:rPr>
        <w:rFonts w:ascii="Times New Roman" w:eastAsia="Times New Roman" w:hAnsi="Times New Roman" w:cs="Times New Roman" w:hint="default"/>
        <w:b w:val="0"/>
        <w:bCs w:val="0"/>
        <w:i w:val="0"/>
        <w:iCs w:val="0"/>
        <w:color w:val="2A2A2A"/>
        <w:spacing w:val="0"/>
        <w:w w:val="104"/>
        <w:sz w:val="25"/>
        <w:szCs w:val="25"/>
        <w:lang w:val="en-US" w:eastAsia="en-US" w:bidi="ar-SA"/>
      </w:rPr>
    </w:lvl>
    <w:lvl w:ilvl="1" w:tplc="B49A2750">
      <w:start w:val="1"/>
      <w:numFmt w:val="upperRoman"/>
      <w:lvlText w:val="(%2)"/>
      <w:lvlJc w:val="left"/>
      <w:pPr>
        <w:ind w:left="711" w:hanging="478"/>
      </w:pPr>
      <w:rPr>
        <w:rFonts w:hint="default"/>
        <w:spacing w:val="0"/>
        <w:w w:val="109"/>
        <w:lang w:val="en-US" w:eastAsia="en-US" w:bidi="ar-SA"/>
      </w:rPr>
    </w:lvl>
    <w:lvl w:ilvl="2" w:tplc="9DBCB116">
      <w:numFmt w:val="bullet"/>
      <w:lvlText w:val="•"/>
      <w:lvlJc w:val="left"/>
      <w:pPr>
        <w:ind w:left="1635" w:hanging="478"/>
      </w:pPr>
      <w:rPr>
        <w:rFonts w:hint="default"/>
        <w:lang w:val="en-US" w:eastAsia="en-US" w:bidi="ar-SA"/>
      </w:rPr>
    </w:lvl>
    <w:lvl w:ilvl="3" w:tplc="384ADDFE">
      <w:numFmt w:val="bullet"/>
      <w:lvlText w:val="•"/>
      <w:lvlJc w:val="left"/>
      <w:pPr>
        <w:ind w:left="2531" w:hanging="478"/>
      </w:pPr>
      <w:rPr>
        <w:rFonts w:hint="default"/>
        <w:lang w:val="en-US" w:eastAsia="en-US" w:bidi="ar-SA"/>
      </w:rPr>
    </w:lvl>
    <w:lvl w:ilvl="4" w:tplc="F35CD856">
      <w:numFmt w:val="bullet"/>
      <w:lvlText w:val="•"/>
      <w:lvlJc w:val="left"/>
      <w:pPr>
        <w:ind w:left="3426" w:hanging="478"/>
      </w:pPr>
      <w:rPr>
        <w:rFonts w:hint="default"/>
        <w:lang w:val="en-US" w:eastAsia="en-US" w:bidi="ar-SA"/>
      </w:rPr>
    </w:lvl>
    <w:lvl w:ilvl="5" w:tplc="F4AE45AE">
      <w:numFmt w:val="bullet"/>
      <w:lvlText w:val="•"/>
      <w:lvlJc w:val="left"/>
      <w:pPr>
        <w:ind w:left="4322" w:hanging="478"/>
      </w:pPr>
      <w:rPr>
        <w:rFonts w:hint="default"/>
        <w:lang w:val="en-US" w:eastAsia="en-US" w:bidi="ar-SA"/>
      </w:rPr>
    </w:lvl>
    <w:lvl w:ilvl="6" w:tplc="9B1E5DEE">
      <w:numFmt w:val="bullet"/>
      <w:lvlText w:val="•"/>
      <w:lvlJc w:val="left"/>
      <w:pPr>
        <w:ind w:left="5217" w:hanging="478"/>
      </w:pPr>
      <w:rPr>
        <w:rFonts w:hint="default"/>
        <w:lang w:val="en-US" w:eastAsia="en-US" w:bidi="ar-SA"/>
      </w:rPr>
    </w:lvl>
    <w:lvl w:ilvl="7" w:tplc="DFECFD14">
      <w:numFmt w:val="bullet"/>
      <w:lvlText w:val="•"/>
      <w:lvlJc w:val="left"/>
      <w:pPr>
        <w:ind w:left="6113" w:hanging="478"/>
      </w:pPr>
      <w:rPr>
        <w:rFonts w:hint="default"/>
        <w:lang w:val="en-US" w:eastAsia="en-US" w:bidi="ar-SA"/>
      </w:rPr>
    </w:lvl>
    <w:lvl w:ilvl="8" w:tplc="AB52E910">
      <w:numFmt w:val="bullet"/>
      <w:lvlText w:val="•"/>
      <w:lvlJc w:val="left"/>
      <w:pPr>
        <w:ind w:left="7008" w:hanging="478"/>
      </w:pPr>
      <w:rPr>
        <w:rFonts w:hint="default"/>
        <w:lang w:val="en-US" w:eastAsia="en-US" w:bidi="ar-SA"/>
      </w:rPr>
    </w:lvl>
  </w:abstractNum>
  <w:abstractNum w:abstractNumId="36" w15:restartNumberingAfterBreak="0">
    <w:nsid w:val="70CF77E2"/>
    <w:multiLevelType w:val="hybridMultilevel"/>
    <w:tmpl w:val="87101862"/>
    <w:lvl w:ilvl="0" w:tplc="F6C450B4">
      <w:start w:val="3"/>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7" w15:restartNumberingAfterBreak="0">
    <w:nsid w:val="7A3C2E0D"/>
    <w:multiLevelType w:val="multilevel"/>
    <w:tmpl w:val="F63AA914"/>
    <w:lvl w:ilvl="0">
      <w:start w:val="1"/>
      <w:numFmt w:val="lowerRoman"/>
      <w:lvlText w:val="(%1)"/>
      <w:lvlJc w:val="left"/>
      <w:pPr>
        <w:tabs>
          <w:tab w:val="num" w:pos="1440"/>
        </w:tabs>
        <w:ind w:left="1440" w:hanging="720"/>
      </w:pPr>
      <w:rPr>
        <w:rFonts w:cs="Times New Roman" w:hint="default"/>
      </w:rPr>
    </w:lvl>
    <w:lvl w:ilvl="1">
      <w:start w:val="1"/>
      <w:numFmt w:val="lowerLetter"/>
      <w:lvlText w:val="%2."/>
      <w:lvlJc w:val="left"/>
      <w:pPr>
        <w:tabs>
          <w:tab w:val="num" w:pos="1800"/>
        </w:tabs>
        <w:ind w:left="1800" w:hanging="360"/>
      </w:pPr>
      <w:rPr>
        <w:rFonts w:cs="Times New Roman"/>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righ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right"/>
      <w:pPr>
        <w:tabs>
          <w:tab w:val="num" w:pos="6840"/>
        </w:tabs>
        <w:ind w:left="6840" w:hanging="180"/>
      </w:pPr>
      <w:rPr>
        <w:rFonts w:cs="Times New Roman"/>
      </w:rPr>
    </w:lvl>
  </w:abstractNum>
  <w:num w:numId="1" w16cid:durableId="1027681303">
    <w:abstractNumId w:val="28"/>
  </w:num>
  <w:num w:numId="2" w16cid:durableId="2109809653">
    <w:abstractNumId w:val="29"/>
  </w:num>
  <w:num w:numId="3" w16cid:durableId="270164313">
    <w:abstractNumId w:val="6"/>
  </w:num>
  <w:num w:numId="4" w16cid:durableId="1370690276">
    <w:abstractNumId w:val="5"/>
  </w:num>
  <w:num w:numId="5" w16cid:durableId="1905214485">
    <w:abstractNumId w:val="4"/>
  </w:num>
  <w:num w:numId="6" w16cid:durableId="619607625">
    <w:abstractNumId w:val="8"/>
  </w:num>
  <w:num w:numId="7" w16cid:durableId="797600728">
    <w:abstractNumId w:val="3"/>
  </w:num>
  <w:num w:numId="8" w16cid:durableId="386877946">
    <w:abstractNumId w:val="2"/>
  </w:num>
  <w:num w:numId="9" w16cid:durableId="1272712669">
    <w:abstractNumId w:val="1"/>
  </w:num>
  <w:num w:numId="10" w16cid:durableId="39018345">
    <w:abstractNumId w:val="0"/>
  </w:num>
  <w:num w:numId="11" w16cid:durableId="1544053962">
    <w:abstractNumId w:val="16"/>
  </w:num>
  <w:num w:numId="12" w16cid:durableId="1533684743">
    <w:abstractNumId w:val="27"/>
  </w:num>
  <w:num w:numId="13" w16cid:durableId="992759664">
    <w:abstractNumId w:val="26"/>
  </w:num>
  <w:num w:numId="14" w16cid:durableId="1242136327">
    <w:abstractNumId w:val="9"/>
  </w:num>
  <w:num w:numId="15" w16cid:durableId="156700112">
    <w:abstractNumId w:val="7"/>
  </w:num>
  <w:num w:numId="16" w16cid:durableId="442892316">
    <w:abstractNumId w:val="32"/>
  </w:num>
  <w:num w:numId="17" w16cid:durableId="1744833171">
    <w:abstractNumId w:val="10"/>
  </w:num>
  <w:num w:numId="18" w16cid:durableId="1799491581">
    <w:abstractNumId w:val="21"/>
  </w:num>
  <w:num w:numId="19" w16cid:durableId="478183096">
    <w:abstractNumId w:val="11"/>
  </w:num>
  <w:num w:numId="20" w16cid:durableId="755830102">
    <w:abstractNumId w:val="20"/>
  </w:num>
  <w:num w:numId="21" w16cid:durableId="1001468533">
    <w:abstractNumId w:val="30"/>
  </w:num>
  <w:num w:numId="22" w16cid:durableId="1772622050">
    <w:abstractNumId w:val="13"/>
  </w:num>
  <w:num w:numId="23" w16cid:durableId="1913806565">
    <w:abstractNumId w:val="31"/>
  </w:num>
  <w:num w:numId="24" w16cid:durableId="1379746681">
    <w:abstractNumId w:val="14"/>
  </w:num>
  <w:num w:numId="25" w16cid:durableId="1146703692">
    <w:abstractNumId w:val="18"/>
  </w:num>
  <w:num w:numId="26" w16cid:durableId="1820925559">
    <w:abstractNumId w:val="37"/>
  </w:num>
  <w:num w:numId="27" w16cid:durableId="1639333395">
    <w:abstractNumId w:val="33"/>
  </w:num>
  <w:num w:numId="28" w16cid:durableId="809136262">
    <w:abstractNumId w:val="19"/>
  </w:num>
  <w:num w:numId="29" w16cid:durableId="440803973">
    <w:abstractNumId w:val="25"/>
  </w:num>
  <w:num w:numId="30" w16cid:durableId="188761635">
    <w:abstractNumId w:val="36"/>
  </w:num>
  <w:num w:numId="31" w16cid:durableId="2097356240">
    <w:abstractNumId w:val="23"/>
  </w:num>
  <w:num w:numId="32" w16cid:durableId="1789886099">
    <w:abstractNumId w:val="27"/>
    <w:lvlOverride w:ilvl="0">
      <w:startOverride w:val="1"/>
    </w:lvlOverride>
  </w:num>
  <w:num w:numId="33" w16cid:durableId="356546672">
    <w:abstractNumId w:val="12"/>
  </w:num>
  <w:num w:numId="34" w16cid:durableId="879630523">
    <w:abstractNumId w:val="17"/>
  </w:num>
  <w:num w:numId="35" w16cid:durableId="1673529339">
    <w:abstractNumId w:val="22"/>
  </w:num>
  <w:num w:numId="36" w16cid:durableId="1595895973">
    <w:abstractNumId w:val="24"/>
  </w:num>
  <w:num w:numId="37" w16cid:durableId="1092624318">
    <w:abstractNumId w:val="35"/>
  </w:num>
  <w:num w:numId="38" w16cid:durableId="2106799568">
    <w:abstractNumId w:val="34"/>
  </w:num>
  <w:num w:numId="39" w16cid:durableId="17289901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embedTrueTypeFonts/>
  <w:proofState w:spelling="clean" w:grammar="clean"/>
  <w:revisionView w:formatting="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7E4"/>
    <w:rsid w:val="00000DD0"/>
    <w:rsid w:val="000355B1"/>
    <w:rsid w:val="00035C38"/>
    <w:rsid w:val="00045DA6"/>
    <w:rsid w:val="0006570F"/>
    <w:rsid w:val="0008781C"/>
    <w:rsid w:val="00090DB6"/>
    <w:rsid w:val="0009232C"/>
    <w:rsid w:val="001103F9"/>
    <w:rsid w:val="00136C89"/>
    <w:rsid w:val="00142DA9"/>
    <w:rsid w:val="001569BD"/>
    <w:rsid w:val="001733EB"/>
    <w:rsid w:val="00175B42"/>
    <w:rsid w:val="001837E4"/>
    <w:rsid w:val="001A29C2"/>
    <w:rsid w:val="001C0D1F"/>
    <w:rsid w:val="001C3D6E"/>
    <w:rsid w:val="00222F68"/>
    <w:rsid w:val="002305C1"/>
    <w:rsid w:val="00241A58"/>
    <w:rsid w:val="00245769"/>
    <w:rsid w:val="002461A3"/>
    <w:rsid w:val="00266292"/>
    <w:rsid w:val="00280265"/>
    <w:rsid w:val="00281D4B"/>
    <w:rsid w:val="002834F9"/>
    <w:rsid w:val="0029336B"/>
    <w:rsid w:val="002C6DAE"/>
    <w:rsid w:val="002F2AE3"/>
    <w:rsid w:val="002F4C00"/>
    <w:rsid w:val="00347E77"/>
    <w:rsid w:val="00361DA0"/>
    <w:rsid w:val="003965CC"/>
    <w:rsid w:val="003A6471"/>
    <w:rsid w:val="003B3F12"/>
    <w:rsid w:val="003B4474"/>
    <w:rsid w:val="003B48B2"/>
    <w:rsid w:val="003B52ED"/>
    <w:rsid w:val="00413A61"/>
    <w:rsid w:val="00416BC7"/>
    <w:rsid w:val="00425E3E"/>
    <w:rsid w:val="004720EC"/>
    <w:rsid w:val="0049332C"/>
    <w:rsid w:val="004A0CD9"/>
    <w:rsid w:val="004A13D4"/>
    <w:rsid w:val="004C7D3D"/>
    <w:rsid w:val="00512BB9"/>
    <w:rsid w:val="00514618"/>
    <w:rsid w:val="005152E8"/>
    <w:rsid w:val="005247B4"/>
    <w:rsid w:val="0054491E"/>
    <w:rsid w:val="00582F49"/>
    <w:rsid w:val="005A09F5"/>
    <w:rsid w:val="005B010C"/>
    <w:rsid w:val="005B6F10"/>
    <w:rsid w:val="005E55AF"/>
    <w:rsid w:val="006030F9"/>
    <w:rsid w:val="00606733"/>
    <w:rsid w:val="00625BFE"/>
    <w:rsid w:val="0064151F"/>
    <w:rsid w:val="00644D06"/>
    <w:rsid w:val="00646552"/>
    <w:rsid w:val="006659D7"/>
    <w:rsid w:val="00684CB2"/>
    <w:rsid w:val="006936F2"/>
    <w:rsid w:val="006B60FF"/>
    <w:rsid w:val="006C004E"/>
    <w:rsid w:val="00704EAC"/>
    <w:rsid w:val="00731E5B"/>
    <w:rsid w:val="00737D91"/>
    <w:rsid w:val="0074424D"/>
    <w:rsid w:val="0075058B"/>
    <w:rsid w:val="00751F79"/>
    <w:rsid w:val="00756941"/>
    <w:rsid w:val="00763599"/>
    <w:rsid w:val="00774B63"/>
    <w:rsid w:val="0078542C"/>
    <w:rsid w:val="007F7653"/>
    <w:rsid w:val="007F7A22"/>
    <w:rsid w:val="008000CD"/>
    <w:rsid w:val="008039A6"/>
    <w:rsid w:val="00803ACE"/>
    <w:rsid w:val="00804192"/>
    <w:rsid w:val="00834F8B"/>
    <w:rsid w:val="00841FAC"/>
    <w:rsid w:val="00850938"/>
    <w:rsid w:val="00856016"/>
    <w:rsid w:val="008C324E"/>
    <w:rsid w:val="00931061"/>
    <w:rsid w:val="00955E0A"/>
    <w:rsid w:val="009728BC"/>
    <w:rsid w:val="0097423C"/>
    <w:rsid w:val="009801DF"/>
    <w:rsid w:val="009978AA"/>
    <w:rsid w:val="009A4B22"/>
    <w:rsid w:val="009B25EC"/>
    <w:rsid w:val="009C6369"/>
    <w:rsid w:val="009C73F2"/>
    <w:rsid w:val="009E20E2"/>
    <w:rsid w:val="00A06A97"/>
    <w:rsid w:val="00A1610C"/>
    <w:rsid w:val="00A51536"/>
    <w:rsid w:val="00A55872"/>
    <w:rsid w:val="00A72F4F"/>
    <w:rsid w:val="00A82114"/>
    <w:rsid w:val="00A854B6"/>
    <w:rsid w:val="00A92CBD"/>
    <w:rsid w:val="00AA6B27"/>
    <w:rsid w:val="00AB6FC7"/>
    <w:rsid w:val="00AC001C"/>
    <w:rsid w:val="00AC27B1"/>
    <w:rsid w:val="00AC2B56"/>
    <w:rsid w:val="00AE2EA2"/>
    <w:rsid w:val="00AE7640"/>
    <w:rsid w:val="00B210FD"/>
    <w:rsid w:val="00B271A9"/>
    <w:rsid w:val="00B4417B"/>
    <w:rsid w:val="00B57712"/>
    <w:rsid w:val="00B806F4"/>
    <w:rsid w:val="00BA485C"/>
    <w:rsid w:val="00BC22A6"/>
    <w:rsid w:val="00BC5B6B"/>
    <w:rsid w:val="00BC5B87"/>
    <w:rsid w:val="00BE58DD"/>
    <w:rsid w:val="00BE7D7A"/>
    <w:rsid w:val="00BF5793"/>
    <w:rsid w:val="00C170DE"/>
    <w:rsid w:val="00C17E4C"/>
    <w:rsid w:val="00C64CC6"/>
    <w:rsid w:val="00C70ACD"/>
    <w:rsid w:val="00C83AB3"/>
    <w:rsid w:val="00C945F7"/>
    <w:rsid w:val="00CB3376"/>
    <w:rsid w:val="00CE16FC"/>
    <w:rsid w:val="00CE31C3"/>
    <w:rsid w:val="00CF72CC"/>
    <w:rsid w:val="00D0431B"/>
    <w:rsid w:val="00D1259F"/>
    <w:rsid w:val="00D222A5"/>
    <w:rsid w:val="00D41C72"/>
    <w:rsid w:val="00D70564"/>
    <w:rsid w:val="00D70C0E"/>
    <w:rsid w:val="00D768DD"/>
    <w:rsid w:val="00D926F1"/>
    <w:rsid w:val="00DA33EE"/>
    <w:rsid w:val="00DB73CA"/>
    <w:rsid w:val="00DC2D1B"/>
    <w:rsid w:val="00E1740D"/>
    <w:rsid w:val="00E222D8"/>
    <w:rsid w:val="00E55212"/>
    <w:rsid w:val="00E90A3A"/>
    <w:rsid w:val="00E96646"/>
    <w:rsid w:val="00EA47F9"/>
    <w:rsid w:val="00EB2DE3"/>
    <w:rsid w:val="00EC1835"/>
    <w:rsid w:val="00F06665"/>
    <w:rsid w:val="00F21179"/>
    <w:rsid w:val="00F456FB"/>
    <w:rsid w:val="00F53A6F"/>
    <w:rsid w:val="00F70622"/>
    <w:rsid w:val="00F7427D"/>
    <w:rsid w:val="00F807C5"/>
    <w:rsid w:val="00F80C45"/>
    <w:rsid w:val="00FB24A3"/>
    <w:rsid w:val="00FC1397"/>
    <w:rsid w:val="00FD1FCE"/>
    <w:rsid w:val="00FE2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13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link w:val="Heading1Char"/>
    <w:qFormat/>
    <w:rsid w:val="008039A6"/>
    <w:pPr>
      <w:keepNext/>
      <w:pBdr>
        <w:top w:val="nil"/>
        <w:left w:val="nil"/>
        <w:bottom w:val="nil"/>
        <w:right w:val="nil"/>
        <w:between w:val="nil"/>
      </w:pBdr>
      <w:tabs>
        <w:tab w:val="left" w:pos="720"/>
        <w:tab w:val="left" w:pos="1440"/>
        <w:tab w:val="left" w:pos="2160"/>
      </w:tabs>
      <w:ind w:left="720" w:hanging="720"/>
      <w:outlineLvl w:val="0"/>
    </w:pPr>
    <w:rPr>
      <w:b/>
      <w:bCs/>
      <w:color w:val="000000"/>
    </w:rPr>
  </w:style>
  <w:style w:type="paragraph" w:styleId="Heading2">
    <w:name w:val="heading 2"/>
    <w:basedOn w:val="Normal"/>
    <w:next w:val="Normal"/>
    <w:link w:val="Heading2Char"/>
    <w:unhideWhenUsed/>
    <w:qFormat/>
    <w:rsid w:val="00F70622"/>
    <w:pPr>
      <w:widowControl w:val="0"/>
      <w:pBdr>
        <w:top w:val="nil"/>
        <w:left w:val="nil"/>
        <w:bottom w:val="nil"/>
        <w:right w:val="nil"/>
        <w:between w:val="nil"/>
      </w:pBdr>
      <w:tabs>
        <w:tab w:val="left" w:pos="720"/>
        <w:tab w:val="left" w:pos="1440"/>
        <w:tab w:val="left" w:pos="2160"/>
      </w:tabs>
      <w:spacing w:before="240" w:after="0" w:line="240" w:lineRule="auto"/>
      <w:ind w:left="720" w:hanging="720"/>
      <w:outlineLvl w:val="1"/>
    </w:pPr>
    <w:rPr>
      <w:rFonts w:ascii="Arial" w:hAnsi="Arial"/>
      <w:b/>
      <w:bCs/>
      <w:color w:val="000000"/>
    </w:rPr>
  </w:style>
  <w:style w:type="paragraph" w:styleId="Heading3">
    <w:name w:val="heading 3"/>
    <w:basedOn w:val="Normal"/>
    <w:next w:val="Normal"/>
    <w:link w:val="Heading3Char"/>
    <w:unhideWhenUsed/>
    <w:qFormat/>
    <w:pPr>
      <w:keepNext/>
      <w:spacing w:after="60"/>
      <w:outlineLvl w:val="2"/>
    </w:pPr>
    <w:rPr>
      <w:b/>
      <w:bCs/>
      <w:sz w:val="26"/>
      <w:szCs w:val="26"/>
    </w:rPr>
  </w:style>
  <w:style w:type="paragraph" w:styleId="Heading4">
    <w:name w:val="heading 4"/>
    <w:basedOn w:val="Normal"/>
    <w:next w:val="Normal"/>
    <w:link w:val="Heading4Char"/>
    <w:unhideWhenUsed/>
    <w:qFormat/>
    <w:pPr>
      <w:keepNext/>
      <w:outlineLvl w:val="3"/>
    </w:pPr>
    <w:rPr>
      <w:rFonts w:ascii="Courier New" w:eastAsia="Courier New" w:hAnsi="Courier New" w:cs="Courier New"/>
    </w:rPr>
  </w:style>
  <w:style w:type="paragraph" w:styleId="Heading5">
    <w:name w:val="heading 5"/>
    <w:basedOn w:val="Normal"/>
    <w:next w:val="Normal"/>
    <w:link w:val="Heading5Char"/>
    <w:unhideWhenUsed/>
    <w:qFormat/>
    <w:pPr>
      <w:spacing w:after="60" w:line="360" w:lineRule="auto"/>
      <w:ind w:left="3600" w:hanging="720"/>
      <w:outlineLvl w:val="4"/>
    </w:pPr>
    <w:rPr>
      <w:sz w:val="22"/>
      <w:szCs w:val="22"/>
    </w:rPr>
  </w:style>
  <w:style w:type="paragraph" w:styleId="Heading6">
    <w:name w:val="heading 6"/>
    <w:basedOn w:val="Normal"/>
    <w:next w:val="Normal"/>
    <w:link w:val="Heading6Char"/>
    <w:unhideWhenUsed/>
    <w:qFormat/>
    <w:pPr>
      <w:keepNext/>
      <w:outlineLvl w:val="5"/>
    </w:pPr>
    <w:rPr>
      <w:rFonts w:ascii="Courier New" w:eastAsia="Courier New" w:hAnsi="Courier New" w:cs="Courier New"/>
    </w:rPr>
  </w:style>
  <w:style w:type="paragraph" w:styleId="Heading7">
    <w:name w:val="heading 7"/>
    <w:basedOn w:val="Normal"/>
    <w:next w:val="Normal"/>
    <w:link w:val="Heading7Char"/>
    <w:qFormat/>
    <w:rsid w:val="00804192"/>
    <w:pPr>
      <w:spacing w:before="240" w:after="60" w:line="360" w:lineRule="auto"/>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804192"/>
    <w:pPr>
      <w:spacing w:before="240" w:after="60" w:line="360" w:lineRule="auto"/>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804192"/>
    <w:pPr>
      <w:spacing w:before="240" w:after="60" w:line="360" w:lineRule="auto"/>
      <w:outlineLvl w:val="8"/>
    </w:pPr>
    <w:rPr>
      <w:rFonts w:ascii="Arial" w:eastAsia="Times New Roman" w:hAnsi="Arial" w:cs="Times New Roman"/>
      <w:b/>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99"/>
    <w:qFormat/>
    <w:pPr>
      <w:jc w:val="center"/>
    </w:pPr>
    <w:rPr>
      <w:b/>
      <w:bCs/>
      <w:sz w:val="32"/>
      <w:szCs w:val="32"/>
    </w:rPr>
  </w:style>
  <w:style w:type="paragraph" w:styleId="Subtitle">
    <w:name w:val="Subtitle"/>
    <w:basedOn w:val="Normal"/>
    <w:next w:val="Normal"/>
    <w:link w:val="SubtitleChar"/>
    <w:qFormat/>
    <w:pPr>
      <w:spacing w:after="60"/>
      <w:jc w:val="center"/>
    </w:p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Revision">
    <w:name w:val="Revision"/>
    <w:hidden/>
    <w:uiPriority w:val="99"/>
    <w:semiHidden/>
    <w:rsid w:val="00FC1397"/>
    <w:pPr>
      <w:spacing w:after="0" w:line="240" w:lineRule="auto"/>
    </w:pPr>
  </w:style>
  <w:style w:type="paragraph" w:customStyle="1" w:styleId="par1">
    <w:name w:val="par1"/>
    <w:basedOn w:val="Normal"/>
    <w:link w:val="par1Char"/>
    <w:rsid w:val="00E55212"/>
    <w:pPr>
      <w:tabs>
        <w:tab w:val="left" w:pos="720"/>
        <w:tab w:val="left" w:pos="1440"/>
        <w:tab w:val="left" w:pos="2160"/>
      </w:tabs>
      <w:spacing w:before="240" w:after="0" w:line="240" w:lineRule="auto"/>
      <w:ind w:left="720" w:hanging="720"/>
    </w:pPr>
    <w:rPr>
      <w:rFonts w:ascii="Arial" w:hAnsi="Arial" w:cs="Times New Roman"/>
      <w:kern w:val="2"/>
      <w:lang w:val="en-US"/>
      <w14:ligatures w14:val="standardContextual"/>
    </w:rPr>
  </w:style>
  <w:style w:type="character" w:customStyle="1" w:styleId="par1Char">
    <w:name w:val="par1 Char"/>
    <w:link w:val="par1"/>
    <w:rsid w:val="00E55212"/>
    <w:rPr>
      <w:rFonts w:ascii="Arial" w:hAnsi="Arial" w:cs="Times New Roman"/>
      <w:kern w:val="2"/>
      <w:lang w:val="en-US"/>
      <w14:ligatures w14:val="standardContextual"/>
    </w:rPr>
  </w:style>
  <w:style w:type="character" w:styleId="CommentReference">
    <w:name w:val="annotation reference"/>
    <w:basedOn w:val="DefaultParagraphFont"/>
    <w:unhideWhenUsed/>
    <w:rsid w:val="003A6471"/>
    <w:rPr>
      <w:sz w:val="16"/>
      <w:szCs w:val="16"/>
    </w:rPr>
  </w:style>
  <w:style w:type="paragraph" w:styleId="CommentText">
    <w:name w:val="annotation text"/>
    <w:basedOn w:val="Normal"/>
    <w:link w:val="CommentTextChar"/>
    <w:uiPriority w:val="99"/>
    <w:unhideWhenUsed/>
    <w:rsid w:val="00955E0A"/>
    <w:pPr>
      <w:spacing w:line="240" w:lineRule="auto"/>
    </w:pPr>
    <w:rPr>
      <w:sz w:val="20"/>
      <w:szCs w:val="20"/>
    </w:rPr>
  </w:style>
  <w:style w:type="character" w:customStyle="1" w:styleId="CommentTextChar">
    <w:name w:val="Comment Text Char"/>
    <w:basedOn w:val="DefaultParagraphFont"/>
    <w:link w:val="CommentText"/>
    <w:uiPriority w:val="99"/>
    <w:rsid w:val="00955E0A"/>
    <w:rPr>
      <w:sz w:val="20"/>
      <w:szCs w:val="20"/>
    </w:rPr>
  </w:style>
  <w:style w:type="paragraph" w:styleId="CommentSubject">
    <w:name w:val="annotation subject"/>
    <w:basedOn w:val="CommentText"/>
    <w:next w:val="CommentText"/>
    <w:link w:val="CommentSubjectChar"/>
    <w:semiHidden/>
    <w:unhideWhenUsed/>
    <w:rsid w:val="00955E0A"/>
    <w:rPr>
      <w:b/>
      <w:bCs/>
    </w:rPr>
  </w:style>
  <w:style w:type="character" w:customStyle="1" w:styleId="CommentSubjectChar">
    <w:name w:val="Comment Subject Char"/>
    <w:basedOn w:val="CommentTextChar"/>
    <w:link w:val="CommentSubject"/>
    <w:uiPriority w:val="99"/>
    <w:semiHidden/>
    <w:rsid w:val="00955E0A"/>
    <w:rPr>
      <w:b/>
      <w:bCs/>
      <w:sz w:val="20"/>
      <w:szCs w:val="20"/>
    </w:rPr>
  </w:style>
  <w:style w:type="paragraph" w:styleId="TOC1">
    <w:name w:val="toc 1"/>
    <w:basedOn w:val="Normal"/>
    <w:next w:val="Normal"/>
    <w:autoRedefine/>
    <w:uiPriority w:val="39"/>
    <w:unhideWhenUsed/>
    <w:rsid w:val="00804192"/>
    <w:pPr>
      <w:spacing w:after="100"/>
      <w:jc w:val="center"/>
    </w:pPr>
    <w:rPr>
      <w:rFonts w:ascii="Arial" w:hAnsi="Arial" w:cs="Arial"/>
    </w:rPr>
  </w:style>
  <w:style w:type="character" w:styleId="Hyperlink">
    <w:name w:val="Hyperlink"/>
    <w:basedOn w:val="DefaultParagraphFont"/>
    <w:uiPriority w:val="99"/>
    <w:unhideWhenUsed/>
    <w:rsid w:val="008039A6"/>
    <w:rPr>
      <w:color w:val="0000FF" w:themeColor="hyperlink"/>
      <w:u w:val="single"/>
    </w:rPr>
  </w:style>
  <w:style w:type="paragraph" w:styleId="TOC2">
    <w:name w:val="toc 2"/>
    <w:basedOn w:val="Normal"/>
    <w:next w:val="Normal"/>
    <w:autoRedefine/>
    <w:uiPriority w:val="39"/>
    <w:unhideWhenUsed/>
    <w:rsid w:val="008039A6"/>
    <w:pPr>
      <w:spacing w:after="100"/>
      <w:ind w:left="240"/>
    </w:pPr>
  </w:style>
  <w:style w:type="paragraph" w:styleId="Header">
    <w:name w:val="header"/>
    <w:basedOn w:val="Normal"/>
    <w:link w:val="HeaderChar"/>
    <w:unhideWhenUsed/>
    <w:rsid w:val="00804192"/>
    <w:pPr>
      <w:tabs>
        <w:tab w:val="center" w:pos="4680"/>
        <w:tab w:val="right" w:pos="9360"/>
      </w:tabs>
      <w:spacing w:after="0" w:line="240" w:lineRule="auto"/>
    </w:pPr>
  </w:style>
  <w:style w:type="character" w:customStyle="1" w:styleId="HeaderChar">
    <w:name w:val="Header Char"/>
    <w:basedOn w:val="DefaultParagraphFont"/>
    <w:link w:val="Header"/>
    <w:rsid w:val="00804192"/>
  </w:style>
  <w:style w:type="paragraph" w:customStyle="1" w:styleId="Department">
    <w:name w:val="Department"/>
    <w:rsid w:val="00804192"/>
    <w:pPr>
      <w:spacing w:after="0" w:line="240" w:lineRule="auto"/>
      <w:jc w:val="center"/>
    </w:pPr>
    <w:rPr>
      <w:rFonts w:ascii="Arial" w:eastAsia="Times New Roman" w:hAnsi="Arial" w:cs="Arial"/>
      <w:b/>
      <w:bCs/>
      <w:caps/>
      <w:sz w:val="28"/>
      <w:szCs w:val="28"/>
      <w:lang w:val="en-US"/>
    </w:rPr>
  </w:style>
  <w:style w:type="paragraph" w:customStyle="1" w:styleId="Agency">
    <w:name w:val="Agency"/>
    <w:basedOn w:val="Normal"/>
    <w:rsid w:val="00804192"/>
    <w:pPr>
      <w:spacing w:before="240" w:after="0" w:line="240" w:lineRule="auto"/>
      <w:jc w:val="center"/>
    </w:pPr>
    <w:rPr>
      <w:rFonts w:ascii="Arial" w:eastAsia="Times New Roman" w:hAnsi="Arial" w:cs="Times New Roman"/>
      <w:b/>
      <w:bCs/>
      <w:sz w:val="28"/>
      <w:szCs w:val="28"/>
      <w:lang w:val="en-US"/>
    </w:rPr>
  </w:style>
  <w:style w:type="paragraph" w:customStyle="1" w:styleId="CCRNumber">
    <w:name w:val="CCR Number"/>
    <w:rsid w:val="00804192"/>
    <w:pPr>
      <w:spacing w:before="240" w:after="0" w:line="240" w:lineRule="auto"/>
      <w:jc w:val="center"/>
    </w:pPr>
    <w:rPr>
      <w:rFonts w:ascii="Arial" w:eastAsia="Times New Roman" w:hAnsi="Arial" w:cs="Arial"/>
      <w:b/>
      <w:bCs/>
      <w:caps/>
      <w:lang w:val="en-US"/>
    </w:rPr>
  </w:style>
  <w:style w:type="paragraph" w:customStyle="1" w:styleId="CCRTitle">
    <w:name w:val="CCR Title"/>
    <w:rsid w:val="00804192"/>
    <w:pPr>
      <w:spacing w:before="240" w:after="0" w:line="240" w:lineRule="auto"/>
      <w:jc w:val="center"/>
    </w:pPr>
    <w:rPr>
      <w:rFonts w:ascii="Arial" w:eastAsia="Times New Roman" w:hAnsi="Arial" w:cs="Arial"/>
      <w:b/>
      <w:bCs/>
      <w:caps/>
      <w:lang w:val="en-US"/>
    </w:rPr>
  </w:style>
  <w:style w:type="paragraph" w:styleId="TOC3">
    <w:name w:val="toc 3"/>
    <w:basedOn w:val="Normal"/>
    <w:next w:val="Normal"/>
    <w:autoRedefine/>
    <w:uiPriority w:val="39"/>
    <w:unhideWhenUsed/>
    <w:rsid w:val="00804192"/>
    <w:pPr>
      <w:spacing w:after="100"/>
      <w:ind w:left="480"/>
    </w:pPr>
  </w:style>
  <w:style w:type="character" w:customStyle="1" w:styleId="Heading7Char">
    <w:name w:val="Heading 7 Char"/>
    <w:basedOn w:val="DefaultParagraphFont"/>
    <w:link w:val="Heading7"/>
    <w:rsid w:val="00804192"/>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804192"/>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804192"/>
    <w:rPr>
      <w:rFonts w:ascii="Arial" w:eastAsia="Times New Roman" w:hAnsi="Arial" w:cs="Times New Roman"/>
      <w:b/>
      <w:i/>
      <w:sz w:val="18"/>
      <w:szCs w:val="20"/>
      <w:lang w:val="en-US"/>
    </w:rPr>
  </w:style>
  <w:style w:type="character" w:styleId="FootnoteReference">
    <w:name w:val="footnote reference"/>
    <w:semiHidden/>
    <w:rsid w:val="00804192"/>
    <w:rPr>
      <w:vertAlign w:val="superscript"/>
    </w:rPr>
  </w:style>
  <w:style w:type="paragraph" w:styleId="FootnoteText">
    <w:name w:val="footnote text"/>
    <w:aliases w:val="Footnote Text Char2,Footnote Text Char Char,Footnote Text Char2 Char Char,Footnote Text Char Char Char1 Char,Footnote Text Char2 Char Char Char1 Char,Footnote Text Char Char Char1 Char Char Char1,Footnote Text Char2 Char"/>
    <w:basedOn w:val="Normal"/>
    <w:link w:val="FootnoteTextChar"/>
    <w:rsid w:val="00804192"/>
    <w:pPr>
      <w:spacing w:before="240" w:after="0" w:line="240" w:lineRule="auto"/>
    </w:pPr>
    <w:rPr>
      <w:rFonts w:ascii="Arial" w:eastAsia="Times New Roman" w:hAnsi="Arial" w:cs="Times New Roman"/>
      <w:sz w:val="20"/>
      <w:szCs w:val="20"/>
      <w:lang w:val="en-US"/>
    </w:rPr>
  </w:style>
  <w:style w:type="character" w:customStyle="1" w:styleId="FootnoteTextChar">
    <w:name w:val="Footnote Text Char"/>
    <w:aliases w:val="Footnote Text Char2 Char1,Footnote Text Char Char Char,Footnote Text Char2 Char Char Char,Footnote Text Char Char Char1 Char Char,Footnote Text Char2 Char Char Char1 Char Char,Footnote Text Char Char Char1 Char Char Char1 Char"/>
    <w:basedOn w:val="DefaultParagraphFont"/>
    <w:link w:val="FootnoteText"/>
    <w:rsid w:val="00804192"/>
    <w:rPr>
      <w:rFonts w:ascii="Arial" w:eastAsia="Times New Roman" w:hAnsi="Arial" w:cs="Times New Roman"/>
      <w:sz w:val="20"/>
      <w:szCs w:val="20"/>
      <w:lang w:val="en-US"/>
    </w:rPr>
  </w:style>
  <w:style w:type="paragraph" w:styleId="Footer">
    <w:name w:val="footer"/>
    <w:basedOn w:val="Normal"/>
    <w:link w:val="FooterChar"/>
    <w:rsid w:val="00804192"/>
    <w:pPr>
      <w:tabs>
        <w:tab w:val="center" w:pos="4320"/>
        <w:tab w:val="right" w:pos="8640"/>
      </w:tabs>
      <w:spacing w:before="240" w:after="0" w:line="240" w:lineRule="auto"/>
    </w:pPr>
    <w:rPr>
      <w:rFonts w:ascii="Arial" w:eastAsia="Times New Roman" w:hAnsi="Arial" w:cs="Times New Roman"/>
      <w:sz w:val="20"/>
      <w:szCs w:val="20"/>
      <w:lang w:val="en-US"/>
    </w:rPr>
  </w:style>
  <w:style w:type="character" w:customStyle="1" w:styleId="FooterChar">
    <w:name w:val="Footer Char"/>
    <w:basedOn w:val="DefaultParagraphFont"/>
    <w:link w:val="Footer"/>
    <w:uiPriority w:val="99"/>
    <w:rsid w:val="00804192"/>
    <w:rPr>
      <w:rFonts w:ascii="Arial" w:eastAsia="Times New Roman" w:hAnsi="Arial" w:cs="Times New Roman"/>
      <w:sz w:val="20"/>
      <w:szCs w:val="20"/>
      <w:lang w:val="en-US"/>
    </w:rPr>
  </w:style>
  <w:style w:type="paragraph" w:customStyle="1" w:styleId="Listunnumbered">
    <w:name w:val="List unnumbered"/>
    <w:rsid w:val="00804192"/>
    <w:pPr>
      <w:spacing w:after="0" w:line="240" w:lineRule="auto"/>
      <w:ind w:left="2160" w:hanging="2160"/>
    </w:pPr>
    <w:rPr>
      <w:rFonts w:ascii="Arial" w:eastAsia="Times New Roman" w:hAnsi="Arial" w:cs="Arial"/>
      <w:sz w:val="20"/>
      <w:szCs w:val="20"/>
      <w:lang w:val="en-US"/>
    </w:rPr>
  </w:style>
  <w:style w:type="paragraph" w:customStyle="1" w:styleId="Title1">
    <w:name w:val="Title1"/>
    <w:basedOn w:val="Normal"/>
    <w:rsid w:val="00804192"/>
    <w:pPr>
      <w:keepNext/>
      <w:tabs>
        <w:tab w:val="left" w:pos="720"/>
        <w:tab w:val="left" w:pos="1440"/>
        <w:tab w:val="left" w:pos="2160"/>
      </w:tabs>
      <w:spacing w:before="240" w:after="0" w:line="240" w:lineRule="auto"/>
      <w:ind w:left="720" w:hanging="720"/>
    </w:pPr>
    <w:rPr>
      <w:rFonts w:ascii="Arial" w:eastAsia="Times New Roman" w:hAnsi="Arial" w:cs="Arial"/>
      <w:b/>
      <w:bCs/>
      <w:sz w:val="20"/>
      <w:szCs w:val="20"/>
      <w:lang w:val="en-US"/>
    </w:rPr>
  </w:style>
  <w:style w:type="paragraph" w:customStyle="1" w:styleId="Title5">
    <w:name w:val="Title5"/>
    <w:basedOn w:val="Title2"/>
    <w:rsid w:val="00804192"/>
  </w:style>
  <w:style w:type="paragraph" w:customStyle="1" w:styleId="Title2">
    <w:name w:val="Title2"/>
    <w:basedOn w:val="Title1"/>
    <w:rsid w:val="00804192"/>
  </w:style>
  <w:style w:type="character" w:customStyle="1" w:styleId="cite">
    <w:name w:val="cite"/>
    <w:basedOn w:val="DefaultParagraphFont"/>
    <w:rsid w:val="00804192"/>
    <w:rPr>
      <w:color w:val="008080"/>
    </w:rPr>
  </w:style>
  <w:style w:type="paragraph" w:customStyle="1" w:styleId="cp">
    <w:name w:val="cp"/>
    <w:basedOn w:val="Normal"/>
    <w:rsid w:val="00804192"/>
    <w:pPr>
      <w:spacing w:before="240" w:after="0" w:line="240" w:lineRule="auto"/>
      <w:jc w:val="center"/>
    </w:pPr>
    <w:rPr>
      <w:rFonts w:ascii="Arial" w:eastAsia="Times New Roman" w:hAnsi="Arial" w:cs="Times New Roman"/>
      <w:sz w:val="20"/>
      <w:szCs w:val="20"/>
      <w:lang w:val="en-US"/>
    </w:rPr>
  </w:style>
  <w:style w:type="paragraph" w:customStyle="1" w:styleId="par2">
    <w:name w:val="par2"/>
    <w:basedOn w:val="par1"/>
    <w:link w:val="par2Char"/>
    <w:rsid w:val="00E55212"/>
    <w:pPr>
      <w:ind w:left="1440"/>
    </w:pPr>
    <w:rPr>
      <w:rFonts w:eastAsia="Times New Roman"/>
    </w:rPr>
  </w:style>
  <w:style w:type="paragraph" w:customStyle="1" w:styleId="upar2">
    <w:name w:val="upar2"/>
    <w:basedOn w:val="upar1"/>
    <w:rsid w:val="00804192"/>
    <w:pPr>
      <w:ind w:left="720"/>
    </w:pPr>
    <w:rPr>
      <w:szCs w:val="24"/>
    </w:rPr>
  </w:style>
  <w:style w:type="paragraph" w:customStyle="1" w:styleId="upar1">
    <w:name w:val="upar1"/>
    <w:basedOn w:val="Normal"/>
    <w:link w:val="upar1Char"/>
    <w:rsid w:val="00F70622"/>
    <w:pPr>
      <w:tabs>
        <w:tab w:val="left" w:pos="720"/>
        <w:tab w:val="left" w:pos="1440"/>
      </w:tabs>
      <w:spacing w:before="240" w:after="0" w:line="240" w:lineRule="auto"/>
    </w:pPr>
    <w:rPr>
      <w:rFonts w:ascii="Arial" w:eastAsia="Times New Roman" w:hAnsi="Arial" w:cs="Arial"/>
      <w:szCs w:val="20"/>
      <w:lang w:val="en-US"/>
    </w:rPr>
  </w:style>
  <w:style w:type="paragraph" w:customStyle="1" w:styleId="upar3">
    <w:name w:val="upar3"/>
    <w:basedOn w:val="upar1"/>
    <w:rsid w:val="00804192"/>
    <w:pPr>
      <w:ind w:left="1440"/>
    </w:pPr>
  </w:style>
  <w:style w:type="paragraph" w:customStyle="1" w:styleId="Title3">
    <w:name w:val="Title3"/>
    <w:basedOn w:val="Title2"/>
    <w:rsid w:val="00F70622"/>
    <w:pPr>
      <w:keepNext w:val="0"/>
      <w:widowControl w:val="0"/>
    </w:pPr>
    <w:rPr>
      <w:sz w:val="24"/>
    </w:rPr>
  </w:style>
  <w:style w:type="paragraph" w:customStyle="1" w:styleId="Title4">
    <w:name w:val="Title4"/>
    <w:basedOn w:val="Title2"/>
    <w:rsid w:val="00804192"/>
  </w:style>
  <w:style w:type="paragraph" w:customStyle="1" w:styleId="upar4">
    <w:name w:val="upar4"/>
    <w:basedOn w:val="upar1"/>
    <w:rsid w:val="00804192"/>
    <w:pPr>
      <w:ind w:left="2160"/>
    </w:pPr>
  </w:style>
  <w:style w:type="paragraph" w:customStyle="1" w:styleId="par3">
    <w:name w:val="par3"/>
    <w:basedOn w:val="par1"/>
    <w:rsid w:val="00E55212"/>
    <w:pPr>
      <w:ind w:left="2160"/>
    </w:pPr>
    <w:rPr>
      <w:rFonts w:eastAsia="Times New Roman"/>
      <w:kern w:val="0"/>
      <w14:ligatures w14:val="none"/>
    </w:rPr>
  </w:style>
  <w:style w:type="paragraph" w:customStyle="1" w:styleId="par4">
    <w:name w:val="par4"/>
    <w:basedOn w:val="par1"/>
    <w:rsid w:val="00E55212"/>
    <w:pPr>
      <w:ind w:left="2880"/>
    </w:pPr>
    <w:rPr>
      <w:rFonts w:eastAsia="Times New Roman"/>
      <w:kern w:val="0"/>
      <w14:ligatures w14:val="none"/>
    </w:rPr>
  </w:style>
  <w:style w:type="paragraph" w:customStyle="1" w:styleId="figure-caption">
    <w:name w:val="figure-caption"/>
    <w:basedOn w:val="Normal"/>
    <w:rsid w:val="00804192"/>
    <w:pPr>
      <w:spacing w:before="240" w:after="0" w:line="240" w:lineRule="auto"/>
    </w:pPr>
    <w:rPr>
      <w:rFonts w:ascii="Arial" w:eastAsia="Times New Roman" w:hAnsi="Arial" w:cs="Times New Roman"/>
      <w:color w:val="800080"/>
      <w:sz w:val="20"/>
      <w:szCs w:val="20"/>
      <w:lang w:val="en-US"/>
    </w:rPr>
  </w:style>
  <w:style w:type="paragraph" w:customStyle="1" w:styleId="figure-orientation">
    <w:name w:val="figure-orientation"/>
    <w:basedOn w:val="Normal"/>
    <w:rsid w:val="00804192"/>
    <w:pPr>
      <w:spacing w:before="240" w:after="0" w:line="240" w:lineRule="auto"/>
    </w:pPr>
    <w:rPr>
      <w:rFonts w:ascii="Arial" w:eastAsia="Times New Roman" w:hAnsi="Arial" w:cs="Times New Roman"/>
      <w:color w:val="800080"/>
      <w:sz w:val="20"/>
      <w:szCs w:val="20"/>
      <w:lang w:val="en-US"/>
    </w:rPr>
  </w:style>
  <w:style w:type="paragraph" w:customStyle="1" w:styleId="figure-filename">
    <w:name w:val="figure-filename"/>
    <w:basedOn w:val="Normal"/>
    <w:rsid w:val="00804192"/>
    <w:pPr>
      <w:spacing w:after="0" w:line="240" w:lineRule="auto"/>
    </w:pPr>
    <w:rPr>
      <w:rFonts w:ascii="Arial" w:eastAsia="Times New Roman" w:hAnsi="Arial" w:cs="Times New Roman"/>
      <w:color w:val="800080"/>
      <w:sz w:val="20"/>
      <w:szCs w:val="20"/>
      <w:lang w:val="en-US"/>
    </w:rPr>
  </w:style>
  <w:style w:type="paragraph" w:customStyle="1" w:styleId="par5">
    <w:name w:val="par5"/>
    <w:basedOn w:val="par1"/>
    <w:rsid w:val="00804192"/>
    <w:pPr>
      <w:ind w:left="3600"/>
    </w:pPr>
    <w:rPr>
      <w:rFonts w:eastAsia="Times New Roman"/>
      <w:kern w:val="0"/>
      <w:sz w:val="20"/>
      <w14:ligatures w14:val="none"/>
    </w:rPr>
  </w:style>
  <w:style w:type="paragraph" w:customStyle="1" w:styleId="upar5">
    <w:name w:val="upar5"/>
    <w:basedOn w:val="upar1"/>
    <w:rsid w:val="00804192"/>
    <w:pPr>
      <w:ind w:left="2880"/>
    </w:pPr>
  </w:style>
  <w:style w:type="character" w:customStyle="1" w:styleId="provision">
    <w:name w:val="provision"/>
    <w:rsid w:val="00804192"/>
    <w:rPr>
      <w:rFonts w:ascii="Arial" w:hAnsi="Arial" w:cs="Arial"/>
      <w:color w:val="333399"/>
      <w:sz w:val="20"/>
      <w:szCs w:val="20"/>
    </w:rPr>
  </w:style>
  <w:style w:type="character" w:customStyle="1" w:styleId="eff">
    <w:name w:val="eff"/>
    <w:rsid w:val="00804192"/>
    <w:rPr>
      <w:rFonts w:ascii="Arial" w:hAnsi="Arial" w:cs="Arial"/>
      <w:i/>
      <w:iCs/>
      <w:color w:val="0000FF"/>
      <w:sz w:val="20"/>
      <w:szCs w:val="20"/>
    </w:rPr>
  </w:style>
  <w:style w:type="paragraph" w:customStyle="1" w:styleId="Title6">
    <w:name w:val="Title6"/>
    <w:basedOn w:val="Title2"/>
    <w:rsid w:val="00804192"/>
  </w:style>
  <w:style w:type="paragraph" w:customStyle="1" w:styleId="par6">
    <w:name w:val="par6"/>
    <w:basedOn w:val="par1"/>
    <w:rsid w:val="00804192"/>
    <w:pPr>
      <w:ind w:left="4320"/>
    </w:pPr>
    <w:rPr>
      <w:rFonts w:eastAsia="Times New Roman"/>
      <w:kern w:val="0"/>
      <w:sz w:val="20"/>
      <w14:ligatures w14:val="none"/>
    </w:rPr>
  </w:style>
  <w:style w:type="paragraph" w:customStyle="1" w:styleId="upar6">
    <w:name w:val="upar6"/>
    <w:basedOn w:val="upar1"/>
    <w:rsid w:val="00804192"/>
    <w:pPr>
      <w:ind w:left="3600"/>
    </w:pPr>
  </w:style>
  <w:style w:type="paragraph" w:customStyle="1" w:styleId="par7">
    <w:name w:val="par7"/>
    <w:basedOn w:val="par6"/>
    <w:rsid w:val="00804192"/>
  </w:style>
  <w:style w:type="paragraph" w:customStyle="1" w:styleId="upar7">
    <w:name w:val="upar7"/>
    <w:basedOn w:val="upar6"/>
    <w:rsid w:val="00804192"/>
  </w:style>
  <w:style w:type="paragraph" w:customStyle="1" w:styleId="upar8">
    <w:name w:val="upar8"/>
    <w:basedOn w:val="upar6"/>
    <w:rsid w:val="00804192"/>
  </w:style>
  <w:style w:type="paragraph" w:customStyle="1" w:styleId="upar9">
    <w:name w:val="upar9"/>
    <w:basedOn w:val="par6"/>
    <w:rsid w:val="00804192"/>
  </w:style>
  <w:style w:type="paragraph" w:customStyle="1" w:styleId="par8">
    <w:name w:val="par8"/>
    <w:basedOn w:val="par7"/>
    <w:rsid w:val="00804192"/>
  </w:style>
  <w:style w:type="character" w:customStyle="1" w:styleId="InlineGraphic">
    <w:name w:val="Inline Graphic"/>
    <w:basedOn w:val="DefaultParagraphFont"/>
    <w:rsid w:val="00804192"/>
    <w:rPr>
      <w:rFonts w:ascii="Arial" w:hAnsi="Arial" w:cs="Arial"/>
      <w:color w:val="FF6600"/>
      <w:sz w:val="20"/>
      <w:szCs w:val="20"/>
    </w:rPr>
  </w:style>
  <w:style w:type="paragraph" w:customStyle="1" w:styleId="Footnote">
    <w:name w:val="Footnote"/>
    <w:basedOn w:val="Normal"/>
    <w:rsid w:val="00804192"/>
    <w:pPr>
      <w:spacing w:before="120" w:after="0" w:line="240" w:lineRule="auto"/>
    </w:pPr>
    <w:rPr>
      <w:rFonts w:ascii="Arial" w:eastAsia="Times New Roman" w:hAnsi="Arial" w:cs="Times New Roman"/>
      <w:sz w:val="16"/>
      <w:szCs w:val="16"/>
      <w:lang w:val="en-US"/>
    </w:rPr>
  </w:style>
  <w:style w:type="paragraph" w:customStyle="1" w:styleId="Title3NotWithNext">
    <w:name w:val="Title3NotWithNext"/>
    <w:basedOn w:val="Title3"/>
    <w:rsid w:val="00804192"/>
  </w:style>
  <w:style w:type="paragraph" w:styleId="TOC4">
    <w:name w:val="toc 4"/>
    <w:basedOn w:val="Normal"/>
    <w:next w:val="Normal"/>
    <w:autoRedefine/>
    <w:uiPriority w:val="39"/>
    <w:rsid w:val="00804192"/>
    <w:pPr>
      <w:spacing w:before="240" w:after="0" w:line="240" w:lineRule="auto"/>
      <w:ind w:left="600"/>
    </w:pPr>
    <w:rPr>
      <w:rFonts w:ascii="Arial" w:eastAsia="Times New Roman" w:hAnsi="Arial" w:cs="Times New Roman"/>
      <w:sz w:val="20"/>
      <w:szCs w:val="20"/>
      <w:lang w:val="en-US"/>
    </w:rPr>
  </w:style>
  <w:style w:type="paragraph" w:styleId="TOC5">
    <w:name w:val="toc 5"/>
    <w:basedOn w:val="Normal"/>
    <w:next w:val="Normal"/>
    <w:autoRedefine/>
    <w:uiPriority w:val="39"/>
    <w:rsid w:val="00804192"/>
    <w:pPr>
      <w:spacing w:before="240" w:after="0" w:line="240" w:lineRule="auto"/>
      <w:ind w:left="800"/>
    </w:pPr>
    <w:rPr>
      <w:rFonts w:ascii="Arial" w:eastAsia="Times New Roman" w:hAnsi="Arial" w:cs="Times New Roman"/>
      <w:sz w:val="20"/>
      <w:szCs w:val="20"/>
      <w:lang w:val="en-US"/>
    </w:rPr>
  </w:style>
  <w:style w:type="paragraph" w:styleId="TOC6">
    <w:name w:val="toc 6"/>
    <w:basedOn w:val="Normal"/>
    <w:next w:val="Normal"/>
    <w:autoRedefine/>
    <w:uiPriority w:val="39"/>
    <w:rsid w:val="00804192"/>
    <w:pPr>
      <w:spacing w:before="240" w:after="0" w:line="240" w:lineRule="auto"/>
      <w:ind w:left="1000"/>
    </w:pPr>
    <w:rPr>
      <w:rFonts w:ascii="Arial" w:eastAsia="Times New Roman" w:hAnsi="Arial" w:cs="Times New Roman"/>
      <w:sz w:val="20"/>
      <w:szCs w:val="20"/>
      <w:lang w:val="en-US"/>
    </w:rPr>
  </w:style>
  <w:style w:type="paragraph" w:styleId="TOC7">
    <w:name w:val="toc 7"/>
    <w:basedOn w:val="Normal"/>
    <w:next w:val="Normal"/>
    <w:autoRedefine/>
    <w:uiPriority w:val="39"/>
    <w:rsid w:val="00804192"/>
    <w:pPr>
      <w:spacing w:before="240" w:after="0" w:line="240" w:lineRule="auto"/>
      <w:ind w:left="1200"/>
    </w:pPr>
    <w:rPr>
      <w:rFonts w:ascii="Arial" w:eastAsia="Times New Roman" w:hAnsi="Arial" w:cs="Times New Roman"/>
      <w:sz w:val="20"/>
      <w:szCs w:val="20"/>
      <w:lang w:val="en-US"/>
    </w:rPr>
  </w:style>
  <w:style w:type="paragraph" w:styleId="TOC8">
    <w:name w:val="toc 8"/>
    <w:basedOn w:val="Normal"/>
    <w:next w:val="Normal"/>
    <w:autoRedefine/>
    <w:uiPriority w:val="39"/>
    <w:rsid w:val="00804192"/>
    <w:pPr>
      <w:spacing w:before="240" w:after="0" w:line="240" w:lineRule="auto"/>
      <w:ind w:left="1400"/>
    </w:pPr>
    <w:rPr>
      <w:rFonts w:ascii="Arial" w:eastAsia="Times New Roman" w:hAnsi="Arial" w:cs="Times New Roman"/>
      <w:sz w:val="20"/>
      <w:szCs w:val="20"/>
      <w:lang w:val="en-US"/>
    </w:rPr>
  </w:style>
  <w:style w:type="paragraph" w:styleId="TOC9">
    <w:name w:val="toc 9"/>
    <w:basedOn w:val="Normal"/>
    <w:next w:val="Normal"/>
    <w:autoRedefine/>
    <w:uiPriority w:val="39"/>
    <w:rsid w:val="00804192"/>
    <w:pPr>
      <w:spacing w:before="240" w:after="0" w:line="240" w:lineRule="auto"/>
      <w:ind w:left="1600"/>
    </w:pPr>
    <w:rPr>
      <w:rFonts w:ascii="Arial" w:eastAsia="Times New Roman" w:hAnsi="Arial" w:cs="Times New Roman"/>
      <w:sz w:val="20"/>
      <w:szCs w:val="20"/>
      <w:lang w:val="en-US"/>
    </w:rPr>
  </w:style>
  <w:style w:type="paragraph" w:customStyle="1" w:styleId="Level1">
    <w:name w:val="Level 1"/>
    <w:basedOn w:val="Normal"/>
    <w:rsid w:val="00804192"/>
    <w:pPr>
      <w:numPr>
        <w:numId w:val="11"/>
      </w:numPr>
      <w:tabs>
        <w:tab w:val="clear" w:pos="720"/>
      </w:tabs>
      <w:suppressAutoHyphens/>
      <w:spacing w:after="240" w:line="240" w:lineRule="auto"/>
      <w:ind w:left="0" w:firstLine="0"/>
      <w:jc w:val="both"/>
    </w:pPr>
    <w:rPr>
      <w:rFonts w:ascii="Courier New" w:eastAsia="Times New Roman" w:hAnsi="Courier New" w:cs="Courier New"/>
      <w:b/>
      <w:sz w:val="20"/>
      <w:szCs w:val="20"/>
      <w:lang w:val="en-US"/>
    </w:rPr>
  </w:style>
  <w:style w:type="paragraph" w:customStyle="1" w:styleId="Level2">
    <w:name w:val="Level 2"/>
    <w:basedOn w:val="Normal"/>
    <w:rsid w:val="00804192"/>
    <w:pPr>
      <w:numPr>
        <w:ilvl w:val="1"/>
        <w:numId w:val="11"/>
      </w:numPr>
      <w:tabs>
        <w:tab w:val="clear" w:pos="1440"/>
      </w:tabs>
      <w:suppressAutoHyphens/>
      <w:spacing w:after="240" w:line="240" w:lineRule="auto"/>
      <w:ind w:left="0" w:firstLine="0"/>
      <w:jc w:val="both"/>
    </w:pPr>
    <w:rPr>
      <w:rFonts w:ascii="Courier New" w:eastAsia="Times New Roman" w:hAnsi="Courier New" w:cs="Courier New"/>
      <w:sz w:val="20"/>
      <w:szCs w:val="20"/>
      <w:lang w:val="en-US"/>
    </w:rPr>
  </w:style>
  <w:style w:type="paragraph" w:customStyle="1" w:styleId="Level3">
    <w:name w:val="Level 3"/>
    <w:basedOn w:val="Normal"/>
    <w:rsid w:val="00804192"/>
    <w:pPr>
      <w:numPr>
        <w:ilvl w:val="2"/>
        <w:numId w:val="11"/>
      </w:numPr>
      <w:tabs>
        <w:tab w:val="clear" w:pos="2160"/>
      </w:tabs>
      <w:suppressAutoHyphens/>
      <w:spacing w:after="240" w:line="240" w:lineRule="auto"/>
      <w:ind w:left="0" w:firstLine="0"/>
      <w:jc w:val="both"/>
    </w:pPr>
    <w:rPr>
      <w:rFonts w:ascii="Courier New" w:eastAsia="Times New Roman" w:hAnsi="Courier New" w:cs="Times New Roman"/>
      <w:sz w:val="20"/>
      <w:szCs w:val="20"/>
      <w:lang w:val="en-US"/>
    </w:rPr>
  </w:style>
  <w:style w:type="paragraph" w:customStyle="1" w:styleId="Level4">
    <w:name w:val="Level 4"/>
    <w:basedOn w:val="Normal"/>
    <w:rsid w:val="00804192"/>
    <w:pPr>
      <w:numPr>
        <w:ilvl w:val="3"/>
        <w:numId w:val="11"/>
      </w:numPr>
      <w:tabs>
        <w:tab w:val="clear" w:pos="2880"/>
      </w:tabs>
      <w:suppressAutoHyphens/>
      <w:spacing w:after="240" w:line="240" w:lineRule="auto"/>
      <w:ind w:left="0" w:firstLine="0"/>
      <w:jc w:val="both"/>
    </w:pPr>
    <w:rPr>
      <w:rFonts w:ascii="Courier New" w:eastAsia="Times New Roman" w:hAnsi="Courier New" w:cs="Times New Roman"/>
      <w:sz w:val="20"/>
      <w:szCs w:val="20"/>
      <w:lang w:val="en-US"/>
    </w:rPr>
  </w:style>
  <w:style w:type="paragraph" w:customStyle="1" w:styleId="Level5">
    <w:name w:val="Level 5"/>
    <w:basedOn w:val="Normal"/>
    <w:rsid w:val="00804192"/>
    <w:pPr>
      <w:numPr>
        <w:ilvl w:val="4"/>
        <w:numId w:val="11"/>
      </w:numPr>
      <w:tabs>
        <w:tab w:val="clear" w:pos="3600"/>
      </w:tabs>
      <w:suppressAutoHyphens/>
      <w:spacing w:after="240" w:line="240" w:lineRule="auto"/>
      <w:ind w:left="0" w:firstLine="0"/>
      <w:jc w:val="both"/>
    </w:pPr>
    <w:rPr>
      <w:rFonts w:ascii="Courier New" w:eastAsia="Times New Roman" w:hAnsi="Courier New" w:cs="Times New Roman"/>
      <w:sz w:val="20"/>
      <w:szCs w:val="20"/>
      <w:lang w:val="en-US"/>
    </w:rPr>
  </w:style>
  <w:style w:type="paragraph" w:customStyle="1" w:styleId="UnnumberedParagraph">
    <w:name w:val="Unnumbered Paragraph"/>
    <w:basedOn w:val="Normal"/>
    <w:rsid w:val="00804192"/>
    <w:pPr>
      <w:suppressAutoHyphens/>
      <w:spacing w:after="240" w:line="240" w:lineRule="auto"/>
      <w:jc w:val="both"/>
    </w:pPr>
    <w:rPr>
      <w:rFonts w:ascii="Courier New" w:eastAsia="Times New Roman" w:hAnsi="Courier New" w:cs="Courier New"/>
      <w:bCs/>
      <w:sz w:val="20"/>
      <w:szCs w:val="20"/>
      <w:lang w:val="en-US"/>
    </w:rPr>
  </w:style>
  <w:style w:type="paragraph" w:styleId="BalloonText">
    <w:name w:val="Balloon Text"/>
    <w:basedOn w:val="Normal"/>
    <w:link w:val="BalloonTextChar"/>
    <w:rsid w:val="00804192"/>
    <w:pPr>
      <w:spacing w:before="240" w:after="0" w:line="240" w:lineRule="auto"/>
    </w:pPr>
    <w:rPr>
      <w:rFonts w:ascii="Tahoma" w:eastAsia="Times New Roman" w:hAnsi="Tahoma" w:cs="Tahoma"/>
      <w:sz w:val="16"/>
      <w:szCs w:val="16"/>
      <w:lang w:val="en-US"/>
    </w:rPr>
  </w:style>
  <w:style w:type="character" w:customStyle="1" w:styleId="BalloonTextChar">
    <w:name w:val="Balloon Text Char"/>
    <w:basedOn w:val="DefaultParagraphFont"/>
    <w:link w:val="BalloonText"/>
    <w:rsid w:val="00804192"/>
    <w:rPr>
      <w:rFonts w:ascii="Tahoma" w:eastAsia="Times New Roman" w:hAnsi="Tahoma" w:cs="Tahoma"/>
      <w:sz w:val="16"/>
      <w:szCs w:val="16"/>
      <w:lang w:val="en-US"/>
    </w:rPr>
  </w:style>
  <w:style w:type="character" w:styleId="FollowedHyperlink">
    <w:name w:val="FollowedHyperlink"/>
    <w:rsid w:val="00804192"/>
    <w:rPr>
      <w:rFonts w:cs="Times New Roman"/>
      <w:color w:val="800080"/>
      <w:u w:val="single"/>
    </w:rPr>
  </w:style>
  <w:style w:type="paragraph" w:customStyle="1" w:styleId="ParagraphDiscussion">
    <w:name w:val="ParagraphDiscussion"/>
    <w:link w:val="ParagraphDiscussionChar"/>
    <w:rsid w:val="00804192"/>
    <w:pPr>
      <w:numPr>
        <w:numId w:val="12"/>
      </w:numPr>
      <w:tabs>
        <w:tab w:val="clear" w:pos="360"/>
        <w:tab w:val="left" w:pos="720"/>
      </w:tabs>
      <w:spacing w:before="60" w:after="0" w:line="480" w:lineRule="auto"/>
      <w:jc w:val="both"/>
    </w:pPr>
    <w:rPr>
      <w:rFonts w:ascii="Times New Roman" w:eastAsia="Times New Roman" w:hAnsi="Times New Roman" w:cs="Times New Roman"/>
      <w:kern w:val="2"/>
      <w:szCs w:val="20"/>
      <w:lang w:val="en-US"/>
    </w:rPr>
  </w:style>
  <w:style w:type="paragraph" w:customStyle="1" w:styleId="ListLettered">
    <w:name w:val="ListLettered"/>
    <w:basedOn w:val="Normal"/>
    <w:rsid w:val="00804192"/>
    <w:pPr>
      <w:numPr>
        <w:ilvl w:val="1"/>
        <w:numId w:val="12"/>
      </w:numPr>
      <w:tabs>
        <w:tab w:val="clear" w:pos="1440"/>
        <w:tab w:val="left" w:pos="360"/>
      </w:tabs>
      <w:spacing w:before="60" w:after="180" w:line="240" w:lineRule="auto"/>
      <w:ind w:left="0" w:firstLine="0"/>
    </w:pPr>
    <w:rPr>
      <w:rFonts w:ascii="Times New Roman" w:eastAsia="Times New Roman" w:hAnsi="Times New Roman" w:cs="Times New Roman"/>
      <w:kern w:val="2"/>
      <w:szCs w:val="20"/>
      <w:lang w:val="en-US"/>
    </w:rPr>
  </w:style>
  <w:style w:type="character" w:styleId="PageNumber">
    <w:name w:val="page number"/>
    <w:rsid w:val="00804192"/>
    <w:rPr>
      <w:rFonts w:cs="Times New Roman"/>
    </w:rPr>
  </w:style>
  <w:style w:type="paragraph" w:styleId="BlockText">
    <w:name w:val="Block Text"/>
    <w:basedOn w:val="Normal"/>
    <w:rsid w:val="00804192"/>
    <w:pPr>
      <w:spacing w:before="240" w:after="120" w:line="240" w:lineRule="auto"/>
      <w:ind w:left="1440" w:right="1440"/>
    </w:pPr>
    <w:rPr>
      <w:rFonts w:ascii="Arial" w:eastAsia="Times New Roman" w:hAnsi="Arial" w:cs="Times New Roman"/>
      <w:sz w:val="20"/>
      <w:szCs w:val="20"/>
      <w:lang w:val="en-US"/>
    </w:rPr>
  </w:style>
  <w:style w:type="paragraph" w:styleId="BodyText">
    <w:name w:val="Body Text"/>
    <w:basedOn w:val="Normal"/>
    <w:link w:val="BodyTextChar"/>
    <w:qFormat/>
    <w:rsid w:val="00804192"/>
    <w:pPr>
      <w:spacing w:before="240" w:after="120" w:line="240" w:lineRule="auto"/>
    </w:pPr>
    <w:rPr>
      <w:rFonts w:ascii="Arial" w:eastAsia="Times New Roman" w:hAnsi="Arial" w:cs="Times New Roman"/>
      <w:sz w:val="20"/>
      <w:szCs w:val="20"/>
      <w:lang w:val="en-US"/>
    </w:rPr>
  </w:style>
  <w:style w:type="character" w:customStyle="1" w:styleId="BodyTextChar">
    <w:name w:val="Body Text Char"/>
    <w:basedOn w:val="DefaultParagraphFont"/>
    <w:link w:val="BodyText"/>
    <w:uiPriority w:val="1"/>
    <w:rsid w:val="00804192"/>
    <w:rPr>
      <w:rFonts w:ascii="Arial" w:eastAsia="Times New Roman" w:hAnsi="Arial" w:cs="Times New Roman"/>
      <w:sz w:val="20"/>
      <w:szCs w:val="20"/>
      <w:lang w:val="en-US"/>
    </w:rPr>
  </w:style>
  <w:style w:type="paragraph" w:styleId="BodyText2">
    <w:name w:val="Body Text 2"/>
    <w:basedOn w:val="Normal"/>
    <w:link w:val="BodyText2Char"/>
    <w:rsid w:val="00804192"/>
    <w:pPr>
      <w:spacing w:before="240" w:after="120" w:line="480" w:lineRule="auto"/>
    </w:pPr>
    <w:rPr>
      <w:rFonts w:ascii="Arial" w:eastAsia="Times New Roman" w:hAnsi="Arial" w:cs="Times New Roman"/>
      <w:sz w:val="20"/>
      <w:szCs w:val="20"/>
      <w:lang w:val="en-US"/>
    </w:rPr>
  </w:style>
  <w:style w:type="character" w:customStyle="1" w:styleId="BodyText2Char">
    <w:name w:val="Body Text 2 Char"/>
    <w:basedOn w:val="DefaultParagraphFont"/>
    <w:link w:val="BodyText2"/>
    <w:rsid w:val="00804192"/>
    <w:rPr>
      <w:rFonts w:ascii="Arial" w:eastAsia="Times New Roman" w:hAnsi="Arial" w:cs="Times New Roman"/>
      <w:sz w:val="20"/>
      <w:szCs w:val="20"/>
      <w:lang w:val="en-US"/>
    </w:rPr>
  </w:style>
  <w:style w:type="paragraph" w:styleId="BodyText3">
    <w:name w:val="Body Text 3"/>
    <w:basedOn w:val="Normal"/>
    <w:link w:val="BodyText3Char"/>
    <w:rsid w:val="00804192"/>
    <w:pPr>
      <w:spacing w:before="240" w:after="120" w:line="240" w:lineRule="auto"/>
    </w:pPr>
    <w:rPr>
      <w:rFonts w:ascii="Arial" w:eastAsia="Times New Roman" w:hAnsi="Arial" w:cs="Times New Roman"/>
      <w:sz w:val="16"/>
      <w:szCs w:val="16"/>
      <w:lang w:val="en-US"/>
    </w:rPr>
  </w:style>
  <w:style w:type="character" w:customStyle="1" w:styleId="BodyText3Char">
    <w:name w:val="Body Text 3 Char"/>
    <w:basedOn w:val="DefaultParagraphFont"/>
    <w:link w:val="BodyText3"/>
    <w:rsid w:val="00804192"/>
    <w:rPr>
      <w:rFonts w:ascii="Arial" w:eastAsia="Times New Roman" w:hAnsi="Arial" w:cs="Times New Roman"/>
      <w:sz w:val="16"/>
      <w:szCs w:val="16"/>
      <w:lang w:val="en-US"/>
    </w:rPr>
  </w:style>
  <w:style w:type="paragraph" w:styleId="BodyTextFirstIndent">
    <w:name w:val="Body Text First Indent"/>
    <w:basedOn w:val="BodyText"/>
    <w:link w:val="BodyTextFirstIndentChar"/>
    <w:rsid w:val="00804192"/>
    <w:pPr>
      <w:ind w:firstLine="210"/>
    </w:pPr>
  </w:style>
  <w:style w:type="character" w:customStyle="1" w:styleId="BodyTextFirstIndentChar">
    <w:name w:val="Body Text First Indent Char"/>
    <w:basedOn w:val="BodyTextChar"/>
    <w:link w:val="BodyTextFirstIndent"/>
    <w:rsid w:val="00804192"/>
    <w:rPr>
      <w:rFonts w:ascii="Arial" w:eastAsia="Times New Roman" w:hAnsi="Arial" w:cs="Times New Roman"/>
      <w:sz w:val="20"/>
      <w:szCs w:val="20"/>
      <w:lang w:val="en-US"/>
    </w:rPr>
  </w:style>
  <w:style w:type="paragraph" w:styleId="BodyTextIndent">
    <w:name w:val="Body Text Indent"/>
    <w:basedOn w:val="Normal"/>
    <w:link w:val="BodyTextIndentChar"/>
    <w:rsid w:val="00804192"/>
    <w:pPr>
      <w:spacing w:before="240" w:after="120" w:line="240" w:lineRule="auto"/>
      <w:ind w:left="360"/>
    </w:pPr>
    <w:rPr>
      <w:rFonts w:ascii="Arial" w:eastAsia="Times New Roman" w:hAnsi="Arial" w:cs="Times New Roman"/>
      <w:sz w:val="20"/>
      <w:szCs w:val="20"/>
      <w:lang w:val="en-US"/>
    </w:rPr>
  </w:style>
  <w:style w:type="character" w:customStyle="1" w:styleId="BodyTextIndentChar">
    <w:name w:val="Body Text Indent Char"/>
    <w:basedOn w:val="DefaultParagraphFont"/>
    <w:link w:val="BodyTextIndent"/>
    <w:rsid w:val="00804192"/>
    <w:rPr>
      <w:rFonts w:ascii="Arial" w:eastAsia="Times New Roman" w:hAnsi="Arial" w:cs="Times New Roman"/>
      <w:sz w:val="20"/>
      <w:szCs w:val="20"/>
      <w:lang w:val="en-US"/>
    </w:rPr>
  </w:style>
  <w:style w:type="paragraph" w:styleId="BodyTextFirstIndent2">
    <w:name w:val="Body Text First Indent 2"/>
    <w:basedOn w:val="BodyTextIndent"/>
    <w:link w:val="BodyTextFirstIndent2Char"/>
    <w:rsid w:val="00804192"/>
    <w:pPr>
      <w:ind w:firstLine="210"/>
    </w:pPr>
  </w:style>
  <w:style w:type="character" w:customStyle="1" w:styleId="BodyTextFirstIndent2Char">
    <w:name w:val="Body Text First Indent 2 Char"/>
    <w:basedOn w:val="BodyTextIndentChar"/>
    <w:link w:val="BodyTextFirstIndent2"/>
    <w:rsid w:val="00804192"/>
    <w:rPr>
      <w:rFonts w:ascii="Arial" w:eastAsia="Times New Roman" w:hAnsi="Arial" w:cs="Times New Roman"/>
      <w:sz w:val="20"/>
      <w:szCs w:val="20"/>
      <w:lang w:val="en-US"/>
    </w:rPr>
  </w:style>
  <w:style w:type="paragraph" w:styleId="BodyTextIndent2">
    <w:name w:val="Body Text Indent 2"/>
    <w:basedOn w:val="Normal"/>
    <w:link w:val="BodyTextIndent2Char"/>
    <w:rsid w:val="00804192"/>
    <w:pPr>
      <w:spacing w:before="240" w:after="120" w:line="480" w:lineRule="auto"/>
      <w:ind w:left="360"/>
    </w:pPr>
    <w:rPr>
      <w:rFonts w:ascii="Arial" w:eastAsia="Times New Roman" w:hAnsi="Arial" w:cs="Times New Roman"/>
      <w:sz w:val="20"/>
      <w:szCs w:val="20"/>
      <w:lang w:val="en-US"/>
    </w:rPr>
  </w:style>
  <w:style w:type="character" w:customStyle="1" w:styleId="BodyTextIndent2Char">
    <w:name w:val="Body Text Indent 2 Char"/>
    <w:basedOn w:val="DefaultParagraphFont"/>
    <w:link w:val="BodyTextIndent2"/>
    <w:rsid w:val="00804192"/>
    <w:rPr>
      <w:rFonts w:ascii="Arial" w:eastAsia="Times New Roman" w:hAnsi="Arial" w:cs="Times New Roman"/>
      <w:sz w:val="20"/>
      <w:szCs w:val="20"/>
      <w:lang w:val="en-US"/>
    </w:rPr>
  </w:style>
  <w:style w:type="paragraph" w:styleId="BodyTextIndent3">
    <w:name w:val="Body Text Indent 3"/>
    <w:basedOn w:val="Normal"/>
    <w:link w:val="BodyTextIndent3Char"/>
    <w:rsid w:val="00804192"/>
    <w:pPr>
      <w:spacing w:before="240" w:after="120" w:line="240" w:lineRule="auto"/>
      <w:ind w:left="360"/>
    </w:pPr>
    <w:rPr>
      <w:rFonts w:ascii="Arial" w:eastAsia="Times New Roman" w:hAnsi="Arial" w:cs="Times New Roman"/>
      <w:sz w:val="16"/>
      <w:szCs w:val="16"/>
      <w:lang w:val="en-US"/>
    </w:rPr>
  </w:style>
  <w:style w:type="character" w:customStyle="1" w:styleId="BodyTextIndent3Char">
    <w:name w:val="Body Text Indent 3 Char"/>
    <w:basedOn w:val="DefaultParagraphFont"/>
    <w:link w:val="BodyTextIndent3"/>
    <w:rsid w:val="00804192"/>
    <w:rPr>
      <w:rFonts w:ascii="Arial" w:eastAsia="Times New Roman" w:hAnsi="Arial" w:cs="Times New Roman"/>
      <w:sz w:val="16"/>
      <w:szCs w:val="16"/>
      <w:lang w:val="en-US"/>
    </w:rPr>
  </w:style>
  <w:style w:type="paragraph" w:styleId="Caption">
    <w:name w:val="caption"/>
    <w:basedOn w:val="Normal"/>
    <w:next w:val="Normal"/>
    <w:qFormat/>
    <w:rsid w:val="00804192"/>
    <w:pPr>
      <w:spacing w:before="240" w:after="0" w:line="240" w:lineRule="auto"/>
    </w:pPr>
    <w:rPr>
      <w:rFonts w:ascii="Arial" w:eastAsia="Times New Roman" w:hAnsi="Arial" w:cs="Times New Roman"/>
      <w:b/>
      <w:bCs/>
      <w:sz w:val="20"/>
      <w:szCs w:val="20"/>
      <w:lang w:val="en-US"/>
    </w:rPr>
  </w:style>
  <w:style w:type="paragraph" w:styleId="Closing">
    <w:name w:val="Closing"/>
    <w:basedOn w:val="Normal"/>
    <w:link w:val="ClosingChar"/>
    <w:rsid w:val="00804192"/>
    <w:pPr>
      <w:spacing w:before="240" w:after="0" w:line="240" w:lineRule="auto"/>
      <w:ind w:left="4320"/>
    </w:pPr>
    <w:rPr>
      <w:rFonts w:ascii="Arial" w:eastAsia="Times New Roman" w:hAnsi="Arial" w:cs="Times New Roman"/>
      <w:sz w:val="20"/>
      <w:szCs w:val="20"/>
      <w:lang w:val="en-US"/>
    </w:rPr>
  </w:style>
  <w:style w:type="character" w:customStyle="1" w:styleId="ClosingChar">
    <w:name w:val="Closing Char"/>
    <w:basedOn w:val="DefaultParagraphFont"/>
    <w:link w:val="Closing"/>
    <w:rsid w:val="00804192"/>
    <w:rPr>
      <w:rFonts w:ascii="Arial" w:eastAsia="Times New Roman" w:hAnsi="Arial" w:cs="Times New Roman"/>
      <w:sz w:val="20"/>
      <w:szCs w:val="20"/>
      <w:lang w:val="en-US"/>
    </w:rPr>
  </w:style>
  <w:style w:type="paragraph" w:styleId="Date">
    <w:name w:val="Date"/>
    <w:basedOn w:val="Normal"/>
    <w:next w:val="Normal"/>
    <w:link w:val="DateChar"/>
    <w:rsid w:val="00804192"/>
    <w:pPr>
      <w:spacing w:before="240" w:after="0" w:line="240" w:lineRule="auto"/>
    </w:pPr>
    <w:rPr>
      <w:rFonts w:ascii="Arial" w:eastAsia="Times New Roman" w:hAnsi="Arial" w:cs="Times New Roman"/>
      <w:sz w:val="20"/>
      <w:szCs w:val="20"/>
      <w:lang w:val="en-US"/>
    </w:rPr>
  </w:style>
  <w:style w:type="character" w:customStyle="1" w:styleId="DateChar">
    <w:name w:val="Date Char"/>
    <w:basedOn w:val="DefaultParagraphFont"/>
    <w:link w:val="Date"/>
    <w:rsid w:val="00804192"/>
    <w:rPr>
      <w:rFonts w:ascii="Arial" w:eastAsia="Times New Roman" w:hAnsi="Arial" w:cs="Times New Roman"/>
      <w:sz w:val="20"/>
      <w:szCs w:val="20"/>
      <w:lang w:val="en-US"/>
    </w:rPr>
  </w:style>
  <w:style w:type="paragraph" w:styleId="DocumentMap">
    <w:name w:val="Document Map"/>
    <w:basedOn w:val="Normal"/>
    <w:link w:val="DocumentMapChar"/>
    <w:semiHidden/>
    <w:rsid w:val="00804192"/>
    <w:pPr>
      <w:shd w:val="clear" w:color="auto" w:fill="000080"/>
      <w:spacing w:before="240" w:after="0" w:line="240" w:lineRule="auto"/>
    </w:pPr>
    <w:rPr>
      <w:rFonts w:ascii="Tahoma" w:eastAsia="Times New Roman" w:hAnsi="Tahoma" w:cs="Tahoma"/>
      <w:sz w:val="20"/>
      <w:szCs w:val="20"/>
      <w:lang w:val="en-US"/>
    </w:rPr>
  </w:style>
  <w:style w:type="character" w:customStyle="1" w:styleId="DocumentMapChar">
    <w:name w:val="Document Map Char"/>
    <w:basedOn w:val="DefaultParagraphFont"/>
    <w:link w:val="DocumentMap"/>
    <w:semiHidden/>
    <w:rsid w:val="00804192"/>
    <w:rPr>
      <w:rFonts w:ascii="Tahoma" w:eastAsia="Times New Roman" w:hAnsi="Tahoma" w:cs="Tahoma"/>
      <w:sz w:val="20"/>
      <w:szCs w:val="20"/>
      <w:shd w:val="clear" w:color="auto" w:fill="000080"/>
      <w:lang w:val="en-US"/>
    </w:rPr>
  </w:style>
  <w:style w:type="paragraph" w:styleId="E-mailSignature">
    <w:name w:val="E-mail Signature"/>
    <w:basedOn w:val="Normal"/>
    <w:link w:val="E-mailSignatureChar"/>
    <w:rsid w:val="00804192"/>
    <w:pPr>
      <w:spacing w:before="240" w:after="0" w:line="240" w:lineRule="auto"/>
    </w:pPr>
    <w:rPr>
      <w:rFonts w:ascii="Arial" w:eastAsia="Times New Roman" w:hAnsi="Arial" w:cs="Times New Roman"/>
      <w:sz w:val="20"/>
      <w:szCs w:val="20"/>
      <w:lang w:val="en-US"/>
    </w:rPr>
  </w:style>
  <w:style w:type="character" w:customStyle="1" w:styleId="E-mailSignatureChar">
    <w:name w:val="E-mail Signature Char"/>
    <w:basedOn w:val="DefaultParagraphFont"/>
    <w:link w:val="E-mailSignature"/>
    <w:rsid w:val="00804192"/>
    <w:rPr>
      <w:rFonts w:ascii="Arial" w:eastAsia="Times New Roman" w:hAnsi="Arial" w:cs="Times New Roman"/>
      <w:sz w:val="20"/>
      <w:szCs w:val="20"/>
      <w:lang w:val="en-US"/>
    </w:rPr>
  </w:style>
  <w:style w:type="paragraph" w:styleId="EndnoteText">
    <w:name w:val="endnote text"/>
    <w:basedOn w:val="Normal"/>
    <w:link w:val="EndnoteTextChar"/>
    <w:semiHidden/>
    <w:rsid w:val="00804192"/>
    <w:pPr>
      <w:spacing w:before="240" w:after="0" w:line="240" w:lineRule="auto"/>
    </w:pPr>
    <w:rPr>
      <w:rFonts w:ascii="Arial" w:eastAsia="Times New Roman" w:hAnsi="Arial" w:cs="Times New Roman"/>
      <w:sz w:val="20"/>
      <w:szCs w:val="20"/>
      <w:lang w:val="en-US"/>
    </w:rPr>
  </w:style>
  <w:style w:type="character" w:customStyle="1" w:styleId="EndnoteTextChar">
    <w:name w:val="Endnote Text Char"/>
    <w:basedOn w:val="DefaultParagraphFont"/>
    <w:link w:val="EndnoteText"/>
    <w:semiHidden/>
    <w:rsid w:val="00804192"/>
    <w:rPr>
      <w:rFonts w:ascii="Arial" w:eastAsia="Times New Roman" w:hAnsi="Arial" w:cs="Times New Roman"/>
      <w:sz w:val="20"/>
      <w:szCs w:val="20"/>
      <w:lang w:val="en-US"/>
    </w:rPr>
  </w:style>
  <w:style w:type="paragraph" w:styleId="EnvelopeAddress">
    <w:name w:val="envelope address"/>
    <w:basedOn w:val="Normal"/>
    <w:rsid w:val="00804192"/>
    <w:pPr>
      <w:framePr w:w="7920" w:h="1980" w:hRule="exact" w:hSpace="180" w:wrap="auto" w:hAnchor="page" w:xAlign="center" w:yAlign="bottom"/>
      <w:spacing w:before="240" w:after="0" w:line="240" w:lineRule="auto"/>
      <w:ind w:left="2880"/>
    </w:pPr>
    <w:rPr>
      <w:rFonts w:ascii="Arial" w:eastAsia="Times New Roman" w:hAnsi="Arial" w:cs="Times New Roman"/>
      <w:lang w:val="en-US"/>
    </w:rPr>
  </w:style>
  <w:style w:type="paragraph" w:styleId="EnvelopeReturn">
    <w:name w:val="envelope return"/>
    <w:basedOn w:val="Normal"/>
    <w:rsid w:val="00804192"/>
    <w:pPr>
      <w:spacing w:before="240" w:after="0" w:line="240" w:lineRule="auto"/>
    </w:pPr>
    <w:rPr>
      <w:rFonts w:ascii="Arial" w:eastAsia="Times New Roman" w:hAnsi="Arial" w:cs="Times New Roman"/>
      <w:sz w:val="20"/>
      <w:szCs w:val="20"/>
      <w:lang w:val="en-US"/>
    </w:rPr>
  </w:style>
  <w:style w:type="paragraph" w:styleId="HTMLAddress">
    <w:name w:val="HTML Address"/>
    <w:basedOn w:val="Normal"/>
    <w:link w:val="HTMLAddressChar"/>
    <w:rsid w:val="00804192"/>
    <w:pPr>
      <w:spacing w:before="240" w:after="0" w:line="240" w:lineRule="auto"/>
    </w:pPr>
    <w:rPr>
      <w:rFonts w:ascii="Arial" w:eastAsia="Times New Roman" w:hAnsi="Arial" w:cs="Times New Roman"/>
      <w:i/>
      <w:iCs/>
      <w:sz w:val="20"/>
      <w:szCs w:val="20"/>
      <w:lang w:val="en-US"/>
    </w:rPr>
  </w:style>
  <w:style w:type="character" w:customStyle="1" w:styleId="HTMLAddressChar">
    <w:name w:val="HTML Address Char"/>
    <w:basedOn w:val="DefaultParagraphFont"/>
    <w:link w:val="HTMLAddress"/>
    <w:rsid w:val="00804192"/>
    <w:rPr>
      <w:rFonts w:ascii="Arial" w:eastAsia="Times New Roman" w:hAnsi="Arial" w:cs="Times New Roman"/>
      <w:i/>
      <w:iCs/>
      <w:sz w:val="20"/>
      <w:szCs w:val="20"/>
      <w:lang w:val="en-US"/>
    </w:rPr>
  </w:style>
  <w:style w:type="paragraph" w:styleId="HTMLPreformatted">
    <w:name w:val="HTML Preformatted"/>
    <w:basedOn w:val="Normal"/>
    <w:link w:val="HTMLPreformattedChar"/>
    <w:rsid w:val="00804192"/>
    <w:pPr>
      <w:spacing w:before="240"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rsid w:val="00804192"/>
    <w:rPr>
      <w:rFonts w:ascii="Courier New" w:eastAsia="Times New Roman" w:hAnsi="Courier New" w:cs="Courier New"/>
      <w:sz w:val="20"/>
      <w:szCs w:val="20"/>
      <w:lang w:val="en-US"/>
    </w:rPr>
  </w:style>
  <w:style w:type="paragraph" w:styleId="Index1">
    <w:name w:val="index 1"/>
    <w:basedOn w:val="Normal"/>
    <w:next w:val="Normal"/>
    <w:autoRedefine/>
    <w:semiHidden/>
    <w:rsid w:val="00804192"/>
    <w:pPr>
      <w:spacing w:before="240" w:after="0" w:line="240" w:lineRule="auto"/>
      <w:ind w:left="200" w:hanging="200"/>
    </w:pPr>
    <w:rPr>
      <w:rFonts w:ascii="Arial" w:eastAsia="Times New Roman" w:hAnsi="Arial" w:cs="Times New Roman"/>
      <w:sz w:val="20"/>
      <w:szCs w:val="20"/>
      <w:lang w:val="en-US"/>
    </w:rPr>
  </w:style>
  <w:style w:type="paragraph" w:styleId="Index2">
    <w:name w:val="index 2"/>
    <w:basedOn w:val="Normal"/>
    <w:next w:val="Normal"/>
    <w:autoRedefine/>
    <w:semiHidden/>
    <w:rsid w:val="00804192"/>
    <w:pPr>
      <w:spacing w:before="240" w:after="0" w:line="240" w:lineRule="auto"/>
      <w:ind w:left="400" w:hanging="200"/>
    </w:pPr>
    <w:rPr>
      <w:rFonts w:ascii="Arial" w:eastAsia="Times New Roman" w:hAnsi="Arial" w:cs="Times New Roman"/>
      <w:sz w:val="20"/>
      <w:szCs w:val="20"/>
      <w:lang w:val="en-US"/>
    </w:rPr>
  </w:style>
  <w:style w:type="paragraph" w:styleId="Index3">
    <w:name w:val="index 3"/>
    <w:basedOn w:val="Normal"/>
    <w:next w:val="Normal"/>
    <w:autoRedefine/>
    <w:semiHidden/>
    <w:rsid w:val="00804192"/>
    <w:pPr>
      <w:spacing w:before="240" w:after="0" w:line="240" w:lineRule="auto"/>
      <w:ind w:left="600" w:hanging="200"/>
    </w:pPr>
    <w:rPr>
      <w:rFonts w:ascii="Arial" w:eastAsia="Times New Roman" w:hAnsi="Arial" w:cs="Times New Roman"/>
      <w:sz w:val="20"/>
      <w:szCs w:val="20"/>
      <w:lang w:val="en-US"/>
    </w:rPr>
  </w:style>
  <w:style w:type="paragraph" w:styleId="Index4">
    <w:name w:val="index 4"/>
    <w:basedOn w:val="Normal"/>
    <w:next w:val="Normal"/>
    <w:autoRedefine/>
    <w:semiHidden/>
    <w:rsid w:val="00804192"/>
    <w:pPr>
      <w:spacing w:before="240" w:after="0" w:line="240" w:lineRule="auto"/>
      <w:ind w:left="800" w:hanging="200"/>
    </w:pPr>
    <w:rPr>
      <w:rFonts w:ascii="Arial" w:eastAsia="Times New Roman" w:hAnsi="Arial" w:cs="Times New Roman"/>
      <w:sz w:val="20"/>
      <w:szCs w:val="20"/>
      <w:lang w:val="en-US"/>
    </w:rPr>
  </w:style>
  <w:style w:type="paragraph" w:styleId="Index5">
    <w:name w:val="index 5"/>
    <w:basedOn w:val="Normal"/>
    <w:next w:val="Normal"/>
    <w:autoRedefine/>
    <w:semiHidden/>
    <w:rsid w:val="00804192"/>
    <w:pPr>
      <w:spacing w:before="240" w:after="0" w:line="240" w:lineRule="auto"/>
      <w:ind w:left="1000" w:hanging="200"/>
    </w:pPr>
    <w:rPr>
      <w:rFonts w:ascii="Arial" w:eastAsia="Times New Roman" w:hAnsi="Arial" w:cs="Times New Roman"/>
      <w:sz w:val="20"/>
      <w:szCs w:val="20"/>
      <w:lang w:val="en-US"/>
    </w:rPr>
  </w:style>
  <w:style w:type="paragraph" w:styleId="Index6">
    <w:name w:val="index 6"/>
    <w:basedOn w:val="Normal"/>
    <w:next w:val="Normal"/>
    <w:autoRedefine/>
    <w:semiHidden/>
    <w:rsid w:val="00804192"/>
    <w:pPr>
      <w:spacing w:before="240" w:after="0" w:line="240" w:lineRule="auto"/>
      <w:ind w:left="1200" w:hanging="200"/>
    </w:pPr>
    <w:rPr>
      <w:rFonts w:ascii="Arial" w:eastAsia="Times New Roman" w:hAnsi="Arial" w:cs="Times New Roman"/>
      <w:sz w:val="20"/>
      <w:szCs w:val="20"/>
      <w:lang w:val="en-US"/>
    </w:rPr>
  </w:style>
  <w:style w:type="paragraph" w:styleId="Index7">
    <w:name w:val="index 7"/>
    <w:basedOn w:val="Normal"/>
    <w:next w:val="Normal"/>
    <w:autoRedefine/>
    <w:semiHidden/>
    <w:rsid w:val="00804192"/>
    <w:pPr>
      <w:spacing w:before="240" w:after="0" w:line="240" w:lineRule="auto"/>
      <w:ind w:left="1400" w:hanging="200"/>
    </w:pPr>
    <w:rPr>
      <w:rFonts w:ascii="Arial" w:eastAsia="Times New Roman" w:hAnsi="Arial" w:cs="Times New Roman"/>
      <w:sz w:val="20"/>
      <w:szCs w:val="20"/>
      <w:lang w:val="en-US"/>
    </w:rPr>
  </w:style>
  <w:style w:type="paragraph" w:styleId="Index8">
    <w:name w:val="index 8"/>
    <w:basedOn w:val="Normal"/>
    <w:next w:val="Normal"/>
    <w:autoRedefine/>
    <w:semiHidden/>
    <w:rsid w:val="00804192"/>
    <w:pPr>
      <w:spacing w:before="240" w:after="0" w:line="240" w:lineRule="auto"/>
      <w:ind w:left="1600" w:hanging="200"/>
    </w:pPr>
    <w:rPr>
      <w:rFonts w:ascii="Arial" w:eastAsia="Times New Roman" w:hAnsi="Arial" w:cs="Times New Roman"/>
      <w:sz w:val="20"/>
      <w:szCs w:val="20"/>
      <w:lang w:val="en-US"/>
    </w:rPr>
  </w:style>
  <w:style w:type="paragraph" w:styleId="Index9">
    <w:name w:val="index 9"/>
    <w:basedOn w:val="Normal"/>
    <w:next w:val="Normal"/>
    <w:autoRedefine/>
    <w:semiHidden/>
    <w:rsid w:val="00804192"/>
    <w:pPr>
      <w:spacing w:before="240" w:after="0" w:line="240" w:lineRule="auto"/>
      <w:ind w:left="1800" w:hanging="200"/>
    </w:pPr>
    <w:rPr>
      <w:rFonts w:ascii="Arial" w:eastAsia="Times New Roman" w:hAnsi="Arial" w:cs="Times New Roman"/>
      <w:sz w:val="20"/>
      <w:szCs w:val="20"/>
      <w:lang w:val="en-US"/>
    </w:rPr>
  </w:style>
  <w:style w:type="paragraph" w:styleId="IndexHeading">
    <w:name w:val="index heading"/>
    <w:basedOn w:val="Normal"/>
    <w:next w:val="Index1"/>
    <w:semiHidden/>
    <w:rsid w:val="00804192"/>
    <w:pPr>
      <w:spacing w:before="240" w:after="0" w:line="240" w:lineRule="auto"/>
    </w:pPr>
    <w:rPr>
      <w:rFonts w:ascii="Arial" w:eastAsia="Times New Roman" w:hAnsi="Arial" w:cs="Times New Roman"/>
      <w:b/>
      <w:bCs/>
      <w:sz w:val="20"/>
      <w:szCs w:val="20"/>
      <w:lang w:val="en-US"/>
    </w:rPr>
  </w:style>
  <w:style w:type="paragraph" w:styleId="List">
    <w:name w:val="List"/>
    <w:basedOn w:val="Normal"/>
    <w:rsid w:val="00804192"/>
    <w:pPr>
      <w:spacing w:before="240" w:after="0" w:line="240" w:lineRule="auto"/>
      <w:ind w:left="360" w:hanging="360"/>
    </w:pPr>
    <w:rPr>
      <w:rFonts w:ascii="Arial" w:eastAsia="Times New Roman" w:hAnsi="Arial" w:cs="Times New Roman"/>
      <w:sz w:val="20"/>
      <w:szCs w:val="20"/>
      <w:lang w:val="en-US"/>
    </w:rPr>
  </w:style>
  <w:style w:type="paragraph" w:styleId="List2">
    <w:name w:val="List 2"/>
    <w:basedOn w:val="Normal"/>
    <w:rsid w:val="00804192"/>
    <w:pPr>
      <w:spacing w:before="240" w:after="0" w:line="240" w:lineRule="auto"/>
      <w:ind w:left="720" w:hanging="360"/>
    </w:pPr>
    <w:rPr>
      <w:rFonts w:ascii="Arial" w:eastAsia="Times New Roman" w:hAnsi="Arial" w:cs="Times New Roman"/>
      <w:sz w:val="20"/>
      <w:szCs w:val="20"/>
      <w:lang w:val="en-US"/>
    </w:rPr>
  </w:style>
  <w:style w:type="paragraph" w:styleId="List3">
    <w:name w:val="List 3"/>
    <w:basedOn w:val="Normal"/>
    <w:rsid w:val="00804192"/>
    <w:pPr>
      <w:spacing w:before="240" w:after="0" w:line="240" w:lineRule="auto"/>
      <w:ind w:left="1080" w:hanging="360"/>
    </w:pPr>
    <w:rPr>
      <w:rFonts w:ascii="Arial" w:eastAsia="Times New Roman" w:hAnsi="Arial" w:cs="Times New Roman"/>
      <w:sz w:val="20"/>
      <w:szCs w:val="20"/>
      <w:lang w:val="en-US"/>
    </w:rPr>
  </w:style>
  <w:style w:type="paragraph" w:styleId="List4">
    <w:name w:val="List 4"/>
    <w:basedOn w:val="Normal"/>
    <w:rsid w:val="00804192"/>
    <w:pPr>
      <w:spacing w:before="240" w:after="0" w:line="240" w:lineRule="auto"/>
      <w:ind w:left="1440" w:hanging="360"/>
    </w:pPr>
    <w:rPr>
      <w:rFonts w:ascii="Arial" w:eastAsia="Times New Roman" w:hAnsi="Arial" w:cs="Times New Roman"/>
      <w:sz w:val="20"/>
      <w:szCs w:val="20"/>
      <w:lang w:val="en-US"/>
    </w:rPr>
  </w:style>
  <w:style w:type="paragraph" w:styleId="List5">
    <w:name w:val="List 5"/>
    <w:basedOn w:val="Normal"/>
    <w:rsid w:val="00804192"/>
    <w:pPr>
      <w:spacing w:before="240" w:after="0" w:line="240" w:lineRule="auto"/>
      <w:ind w:left="1800" w:hanging="360"/>
    </w:pPr>
    <w:rPr>
      <w:rFonts w:ascii="Arial" w:eastAsia="Times New Roman" w:hAnsi="Arial" w:cs="Times New Roman"/>
      <w:sz w:val="20"/>
      <w:szCs w:val="20"/>
      <w:lang w:val="en-US"/>
    </w:rPr>
  </w:style>
  <w:style w:type="paragraph" w:styleId="ListBullet">
    <w:name w:val="List Bullet"/>
    <w:basedOn w:val="Normal"/>
    <w:rsid w:val="00804192"/>
    <w:pPr>
      <w:tabs>
        <w:tab w:val="num" w:pos="360"/>
      </w:tabs>
      <w:spacing w:before="240" w:after="0" w:line="240" w:lineRule="auto"/>
      <w:ind w:left="360" w:hanging="360"/>
    </w:pPr>
    <w:rPr>
      <w:rFonts w:ascii="Arial" w:eastAsia="Times New Roman" w:hAnsi="Arial" w:cs="Times New Roman"/>
      <w:sz w:val="20"/>
      <w:szCs w:val="20"/>
      <w:lang w:val="en-US"/>
    </w:rPr>
  </w:style>
  <w:style w:type="paragraph" w:styleId="ListBullet2">
    <w:name w:val="List Bullet 2"/>
    <w:basedOn w:val="Normal"/>
    <w:rsid w:val="00804192"/>
    <w:pPr>
      <w:tabs>
        <w:tab w:val="num" w:pos="720"/>
      </w:tabs>
      <w:spacing w:before="240" w:after="0" w:line="240" w:lineRule="auto"/>
      <w:ind w:left="720" w:hanging="360"/>
    </w:pPr>
    <w:rPr>
      <w:rFonts w:ascii="Arial" w:eastAsia="Times New Roman" w:hAnsi="Arial" w:cs="Times New Roman"/>
      <w:sz w:val="20"/>
      <w:szCs w:val="20"/>
      <w:lang w:val="en-US"/>
    </w:rPr>
  </w:style>
  <w:style w:type="paragraph" w:styleId="ListBullet3">
    <w:name w:val="List Bullet 3"/>
    <w:basedOn w:val="Normal"/>
    <w:rsid w:val="00804192"/>
    <w:pPr>
      <w:tabs>
        <w:tab w:val="num" w:pos="1080"/>
      </w:tabs>
      <w:spacing w:before="240" w:after="0" w:line="240" w:lineRule="auto"/>
      <w:ind w:left="1080" w:hanging="360"/>
    </w:pPr>
    <w:rPr>
      <w:rFonts w:ascii="Arial" w:eastAsia="Times New Roman" w:hAnsi="Arial" w:cs="Times New Roman"/>
      <w:sz w:val="20"/>
      <w:szCs w:val="20"/>
      <w:lang w:val="en-US"/>
    </w:rPr>
  </w:style>
  <w:style w:type="paragraph" w:styleId="ListBullet4">
    <w:name w:val="List Bullet 4"/>
    <w:basedOn w:val="Normal"/>
    <w:rsid w:val="00804192"/>
    <w:pPr>
      <w:tabs>
        <w:tab w:val="num" w:pos="1440"/>
      </w:tabs>
      <w:spacing w:before="240" w:after="0" w:line="240" w:lineRule="auto"/>
      <w:ind w:left="1440" w:hanging="360"/>
    </w:pPr>
    <w:rPr>
      <w:rFonts w:ascii="Arial" w:eastAsia="Times New Roman" w:hAnsi="Arial" w:cs="Times New Roman"/>
      <w:sz w:val="20"/>
      <w:szCs w:val="20"/>
      <w:lang w:val="en-US"/>
    </w:rPr>
  </w:style>
  <w:style w:type="paragraph" w:styleId="ListBullet5">
    <w:name w:val="List Bullet 5"/>
    <w:basedOn w:val="Normal"/>
    <w:rsid w:val="00804192"/>
    <w:pPr>
      <w:tabs>
        <w:tab w:val="num" w:pos="1800"/>
      </w:tabs>
      <w:spacing w:before="240" w:after="0" w:line="240" w:lineRule="auto"/>
      <w:ind w:left="1800" w:hanging="360"/>
    </w:pPr>
    <w:rPr>
      <w:rFonts w:ascii="Arial" w:eastAsia="Times New Roman" w:hAnsi="Arial" w:cs="Times New Roman"/>
      <w:sz w:val="20"/>
      <w:szCs w:val="20"/>
      <w:lang w:val="en-US"/>
    </w:rPr>
  </w:style>
  <w:style w:type="paragraph" w:styleId="ListContinue">
    <w:name w:val="List Continue"/>
    <w:basedOn w:val="Normal"/>
    <w:rsid w:val="00804192"/>
    <w:pPr>
      <w:spacing w:before="240" w:after="120" w:line="240" w:lineRule="auto"/>
      <w:ind w:left="360"/>
    </w:pPr>
    <w:rPr>
      <w:rFonts w:ascii="Arial" w:eastAsia="Times New Roman" w:hAnsi="Arial" w:cs="Times New Roman"/>
      <w:sz w:val="20"/>
      <w:szCs w:val="20"/>
      <w:lang w:val="en-US"/>
    </w:rPr>
  </w:style>
  <w:style w:type="paragraph" w:styleId="ListContinue2">
    <w:name w:val="List Continue 2"/>
    <w:basedOn w:val="Normal"/>
    <w:rsid w:val="00804192"/>
    <w:pPr>
      <w:spacing w:before="240" w:after="120" w:line="240" w:lineRule="auto"/>
      <w:ind w:left="720"/>
    </w:pPr>
    <w:rPr>
      <w:rFonts w:ascii="Arial" w:eastAsia="Times New Roman" w:hAnsi="Arial" w:cs="Times New Roman"/>
      <w:sz w:val="20"/>
      <w:szCs w:val="20"/>
      <w:lang w:val="en-US"/>
    </w:rPr>
  </w:style>
  <w:style w:type="paragraph" w:styleId="ListContinue3">
    <w:name w:val="List Continue 3"/>
    <w:basedOn w:val="Normal"/>
    <w:rsid w:val="00804192"/>
    <w:pPr>
      <w:spacing w:before="240" w:after="120" w:line="240" w:lineRule="auto"/>
      <w:ind w:left="1080"/>
    </w:pPr>
    <w:rPr>
      <w:rFonts w:ascii="Arial" w:eastAsia="Times New Roman" w:hAnsi="Arial" w:cs="Times New Roman"/>
      <w:sz w:val="20"/>
      <w:szCs w:val="20"/>
      <w:lang w:val="en-US"/>
    </w:rPr>
  </w:style>
  <w:style w:type="paragraph" w:styleId="ListContinue4">
    <w:name w:val="List Continue 4"/>
    <w:basedOn w:val="Normal"/>
    <w:rsid w:val="00804192"/>
    <w:pPr>
      <w:spacing w:before="240" w:after="120" w:line="240" w:lineRule="auto"/>
      <w:ind w:left="1440"/>
    </w:pPr>
    <w:rPr>
      <w:rFonts w:ascii="Arial" w:eastAsia="Times New Roman" w:hAnsi="Arial" w:cs="Times New Roman"/>
      <w:sz w:val="20"/>
      <w:szCs w:val="20"/>
      <w:lang w:val="en-US"/>
    </w:rPr>
  </w:style>
  <w:style w:type="paragraph" w:styleId="ListContinue5">
    <w:name w:val="List Continue 5"/>
    <w:basedOn w:val="Normal"/>
    <w:rsid w:val="00804192"/>
    <w:pPr>
      <w:spacing w:before="240" w:after="120" w:line="240" w:lineRule="auto"/>
      <w:ind w:left="1800"/>
    </w:pPr>
    <w:rPr>
      <w:rFonts w:ascii="Arial" w:eastAsia="Times New Roman" w:hAnsi="Arial" w:cs="Times New Roman"/>
      <w:sz w:val="20"/>
      <w:szCs w:val="20"/>
      <w:lang w:val="en-US"/>
    </w:rPr>
  </w:style>
  <w:style w:type="paragraph" w:styleId="ListNumber">
    <w:name w:val="List Number"/>
    <w:basedOn w:val="Normal"/>
    <w:rsid w:val="00804192"/>
    <w:pPr>
      <w:tabs>
        <w:tab w:val="num" w:pos="360"/>
      </w:tabs>
      <w:spacing w:before="240" w:after="0" w:line="240" w:lineRule="auto"/>
      <w:ind w:left="360" w:hanging="360"/>
    </w:pPr>
    <w:rPr>
      <w:rFonts w:ascii="Arial" w:eastAsia="Times New Roman" w:hAnsi="Arial" w:cs="Times New Roman"/>
      <w:sz w:val="20"/>
      <w:szCs w:val="20"/>
      <w:lang w:val="en-US"/>
    </w:rPr>
  </w:style>
  <w:style w:type="paragraph" w:styleId="ListNumber2">
    <w:name w:val="List Number 2"/>
    <w:basedOn w:val="Normal"/>
    <w:rsid w:val="00804192"/>
    <w:pPr>
      <w:tabs>
        <w:tab w:val="num" w:pos="720"/>
      </w:tabs>
      <w:spacing w:before="240" w:after="0" w:line="240" w:lineRule="auto"/>
      <w:ind w:left="720" w:hanging="360"/>
    </w:pPr>
    <w:rPr>
      <w:rFonts w:ascii="Arial" w:eastAsia="Times New Roman" w:hAnsi="Arial" w:cs="Times New Roman"/>
      <w:sz w:val="20"/>
      <w:szCs w:val="20"/>
      <w:lang w:val="en-US"/>
    </w:rPr>
  </w:style>
  <w:style w:type="paragraph" w:styleId="ListNumber3">
    <w:name w:val="List Number 3"/>
    <w:basedOn w:val="Normal"/>
    <w:rsid w:val="00804192"/>
    <w:pPr>
      <w:tabs>
        <w:tab w:val="num" w:pos="1080"/>
      </w:tabs>
      <w:spacing w:before="240" w:after="0" w:line="240" w:lineRule="auto"/>
      <w:ind w:left="1080" w:hanging="360"/>
    </w:pPr>
    <w:rPr>
      <w:rFonts w:ascii="Arial" w:eastAsia="Times New Roman" w:hAnsi="Arial" w:cs="Times New Roman"/>
      <w:sz w:val="20"/>
      <w:szCs w:val="20"/>
      <w:lang w:val="en-US"/>
    </w:rPr>
  </w:style>
  <w:style w:type="paragraph" w:styleId="ListNumber4">
    <w:name w:val="List Number 4"/>
    <w:basedOn w:val="Normal"/>
    <w:rsid w:val="00804192"/>
    <w:pPr>
      <w:tabs>
        <w:tab w:val="num" w:pos="1440"/>
      </w:tabs>
      <w:spacing w:before="240" w:after="0" w:line="240" w:lineRule="auto"/>
    </w:pPr>
    <w:rPr>
      <w:rFonts w:ascii="Arial" w:eastAsia="Times New Roman" w:hAnsi="Arial" w:cs="Times New Roman"/>
      <w:sz w:val="20"/>
      <w:szCs w:val="20"/>
      <w:lang w:val="en-US"/>
    </w:rPr>
  </w:style>
  <w:style w:type="paragraph" w:styleId="ListNumber5">
    <w:name w:val="List Number 5"/>
    <w:basedOn w:val="Normal"/>
    <w:rsid w:val="00804192"/>
    <w:pPr>
      <w:tabs>
        <w:tab w:val="num" w:pos="720"/>
        <w:tab w:val="num" w:pos="1800"/>
      </w:tabs>
      <w:spacing w:before="240" w:after="0" w:line="240" w:lineRule="auto"/>
      <w:ind w:left="1800" w:hanging="360"/>
    </w:pPr>
    <w:rPr>
      <w:rFonts w:ascii="Arial" w:eastAsia="Times New Roman" w:hAnsi="Arial" w:cs="Times New Roman"/>
      <w:sz w:val="20"/>
      <w:szCs w:val="20"/>
      <w:lang w:val="en-US"/>
    </w:rPr>
  </w:style>
  <w:style w:type="paragraph" w:styleId="MacroText">
    <w:name w:val="macro"/>
    <w:link w:val="MacroTextChar"/>
    <w:semiHidden/>
    <w:rsid w:val="00804192"/>
    <w:pPr>
      <w:tabs>
        <w:tab w:val="left" w:pos="480"/>
        <w:tab w:val="left" w:pos="960"/>
        <w:tab w:val="left" w:pos="1440"/>
        <w:tab w:val="left" w:pos="1920"/>
        <w:tab w:val="left" w:pos="2400"/>
        <w:tab w:val="left" w:pos="2880"/>
        <w:tab w:val="left" w:pos="3360"/>
        <w:tab w:val="left" w:pos="3840"/>
        <w:tab w:val="left" w:pos="4320"/>
      </w:tabs>
      <w:spacing w:before="240" w:after="0" w:line="240" w:lineRule="auto"/>
    </w:pPr>
    <w:rPr>
      <w:rFonts w:ascii="Courier New" w:eastAsia="Times New Roman" w:hAnsi="Courier New" w:cs="Courier New"/>
      <w:sz w:val="20"/>
      <w:szCs w:val="20"/>
      <w:lang w:val="en-US"/>
    </w:rPr>
  </w:style>
  <w:style w:type="character" w:customStyle="1" w:styleId="MacroTextChar">
    <w:name w:val="Macro Text Char"/>
    <w:basedOn w:val="DefaultParagraphFont"/>
    <w:link w:val="MacroText"/>
    <w:semiHidden/>
    <w:rsid w:val="00804192"/>
    <w:rPr>
      <w:rFonts w:ascii="Courier New" w:eastAsia="Times New Roman" w:hAnsi="Courier New" w:cs="Courier New"/>
      <w:sz w:val="20"/>
      <w:szCs w:val="20"/>
      <w:lang w:val="en-US"/>
    </w:rPr>
  </w:style>
  <w:style w:type="paragraph" w:styleId="MessageHeader">
    <w:name w:val="Message Header"/>
    <w:basedOn w:val="Normal"/>
    <w:link w:val="MessageHeaderChar"/>
    <w:rsid w:val="00804192"/>
    <w:pPr>
      <w:pBdr>
        <w:top w:val="single" w:sz="6" w:space="1" w:color="auto"/>
        <w:left w:val="single" w:sz="6" w:space="1" w:color="auto"/>
        <w:bottom w:val="single" w:sz="6" w:space="1" w:color="auto"/>
        <w:right w:val="single" w:sz="6" w:space="1" w:color="auto"/>
      </w:pBdr>
      <w:shd w:val="pct20" w:color="auto" w:fill="auto"/>
      <w:spacing w:before="240" w:after="0" w:line="240" w:lineRule="auto"/>
      <w:ind w:left="1080" w:hanging="1080"/>
    </w:pPr>
    <w:rPr>
      <w:rFonts w:ascii="Arial" w:eastAsia="Times New Roman" w:hAnsi="Arial" w:cs="Times New Roman"/>
      <w:lang w:val="en-US"/>
    </w:rPr>
  </w:style>
  <w:style w:type="character" w:customStyle="1" w:styleId="MessageHeaderChar">
    <w:name w:val="Message Header Char"/>
    <w:basedOn w:val="DefaultParagraphFont"/>
    <w:link w:val="MessageHeader"/>
    <w:rsid w:val="00804192"/>
    <w:rPr>
      <w:rFonts w:ascii="Arial" w:eastAsia="Times New Roman" w:hAnsi="Arial" w:cs="Times New Roman"/>
      <w:shd w:val="pct20" w:color="auto" w:fill="auto"/>
      <w:lang w:val="en-US"/>
    </w:rPr>
  </w:style>
  <w:style w:type="paragraph" w:styleId="NormalWeb">
    <w:name w:val="Normal (Web)"/>
    <w:basedOn w:val="Normal"/>
    <w:rsid w:val="00804192"/>
    <w:pPr>
      <w:spacing w:before="240" w:after="0" w:line="240" w:lineRule="auto"/>
    </w:pPr>
    <w:rPr>
      <w:rFonts w:ascii="Times New Roman" w:eastAsia="Times New Roman" w:hAnsi="Times New Roman" w:cs="Times New Roman"/>
      <w:lang w:val="en-US"/>
    </w:rPr>
  </w:style>
  <w:style w:type="paragraph" w:styleId="NormalIndent">
    <w:name w:val="Normal Indent"/>
    <w:basedOn w:val="Normal"/>
    <w:rsid w:val="00804192"/>
    <w:pPr>
      <w:spacing w:before="240" w:after="0" w:line="240" w:lineRule="auto"/>
      <w:ind w:left="720"/>
    </w:pPr>
    <w:rPr>
      <w:rFonts w:ascii="Arial" w:eastAsia="Times New Roman" w:hAnsi="Arial" w:cs="Times New Roman"/>
      <w:sz w:val="20"/>
      <w:szCs w:val="20"/>
      <w:lang w:val="en-US"/>
    </w:rPr>
  </w:style>
  <w:style w:type="paragraph" w:styleId="NoteHeading">
    <w:name w:val="Note Heading"/>
    <w:basedOn w:val="Normal"/>
    <w:next w:val="Normal"/>
    <w:link w:val="NoteHeadingChar"/>
    <w:rsid w:val="00804192"/>
    <w:pPr>
      <w:spacing w:before="240" w:after="0" w:line="240" w:lineRule="auto"/>
    </w:pPr>
    <w:rPr>
      <w:rFonts w:ascii="Arial" w:eastAsia="Times New Roman" w:hAnsi="Arial" w:cs="Times New Roman"/>
      <w:sz w:val="20"/>
      <w:szCs w:val="20"/>
      <w:lang w:val="en-US"/>
    </w:rPr>
  </w:style>
  <w:style w:type="character" w:customStyle="1" w:styleId="NoteHeadingChar">
    <w:name w:val="Note Heading Char"/>
    <w:basedOn w:val="DefaultParagraphFont"/>
    <w:link w:val="NoteHeading"/>
    <w:rsid w:val="00804192"/>
    <w:rPr>
      <w:rFonts w:ascii="Arial" w:eastAsia="Times New Roman" w:hAnsi="Arial" w:cs="Times New Roman"/>
      <w:sz w:val="20"/>
      <w:szCs w:val="20"/>
      <w:lang w:val="en-US"/>
    </w:rPr>
  </w:style>
  <w:style w:type="paragraph" w:styleId="PlainText">
    <w:name w:val="Plain Text"/>
    <w:basedOn w:val="Normal"/>
    <w:link w:val="PlainTextChar"/>
    <w:rsid w:val="00804192"/>
    <w:pPr>
      <w:spacing w:before="240" w:after="0" w:line="240" w:lineRule="auto"/>
    </w:pPr>
    <w:rPr>
      <w:rFonts w:ascii="Courier New" w:eastAsia="Times New Roman" w:hAnsi="Courier New" w:cs="Courier New"/>
      <w:sz w:val="20"/>
      <w:szCs w:val="20"/>
      <w:lang w:val="en-US"/>
    </w:rPr>
  </w:style>
  <w:style w:type="character" w:customStyle="1" w:styleId="PlainTextChar">
    <w:name w:val="Plain Text Char"/>
    <w:basedOn w:val="DefaultParagraphFont"/>
    <w:link w:val="PlainText"/>
    <w:rsid w:val="00804192"/>
    <w:rPr>
      <w:rFonts w:ascii="Courier New" w:eastAsia="Times New Roman" w:hAnsi="Courier New" w:cs="Courier New"/>
      <w:sz w:val="20"/>
      <w:szCs w:val="20"/>
      <w:lang w:val="en-US"/>
    </w:rPr>
  </w:style>
  <w:style w:type="paragraph" w:styleId="Salutation">
    <w:name w:val="Salutation"/>
    <w:basedOn w:val="Normal"/>
    <w:next w:val="Normal"/>
    <w:link w:val="SalutationChar"/>
    <w:rsid w:val="00804192"/>
    <w:pPr>
      <w:spacing w:before="240" w:after="0" w:line="240" w:lineRule="auto"/>
    </w:pPr>
    <w:rPr>
      <w:rFonts w:ascii="Arial" w:eastAsia="Times New Roman" w:hAnsi="Arial" w:cs="Times New Roman"/>
      <w:sz w:val="20"/>
      <w:szCs w:val="20"/>
      <w:lang w:val="en-US"/>
    </w:rPr>
  </w:style>
  <w:style w:type="character" w:customStyle="1" w:styleId="SalutationChar">
    <w:name w:val="Salutation Char"/>
    <w:basedOn w:val="DefaultParagraphFont"/>
    <w:link w:val="Salutation"/>
    <w:rsid w:val="00804192"/>
    <w:rPr>
      <w:rFonts w:ascii="Arial" w:eastAsia="Times New Roman" w:hAnsi="Arial" w:cs="Times New Roman"/>
      <w:sz w:val="20"/>
      <w:szCs w:val="20"/>
      <w:lang w:val="en-US"/>
    </w:rPr>
  </w:style>
  <w:style w:type="paragraph" w:styleId="Signature">
    <w:name w:val="Signature"/>
    <w:basedOn w:val="Normal"/>
    <w:link w:val="SignatureChar"/>
    <w:rsid w:val="00804192"/>
    <w:pPr>
      <w:spacing w:before="240" w:after="0" w:line="240" w:lineRule="auto"/>
      <w:ind w:left="4320"/>
    </w:pPr>
    <w:rPr>
      <w:rFonts w:ascii="Arial" w:eastAsia="Times New Roman" w:hAnsi="Arial" w:cs="Times New Roman"/>
      <w:sz w:val="20"/>
      <w:szCs w:val="20"/>
      <w:lang w:val="en-US"/>
    </w:rPr>
  </w:style>
  <w:style w:type="character" w:customStyle="1" w:styleId="SignatureChar">
    <w:name w:val="Signature Char"/>
    <w:basedOn w:val="DefaultParagraphFont"/>
    <w:link w:val="Signature"/>
    <w:rsid w:val="00804192"/>
    <w:rPr>
      <w:rFonts w:ascii="Arial" w:eastAsia="Times New Roman" w:hAnsi="Arial" w:cs="Times New Roman"/>
      <w:sz w:val="20"/>
      <w:szCs w:val="20"/>
      <w:lang w:val="en-US"/>
    </w:rPr>
  </w:style>
  <w:style w:type="paragraph" w:styleId="TableofAuthorities">
    <w:name w:val="table of authorities"/>
    <w:basedOn w:val="Normal"/>
    <w:next w:val="Normal"/>
    <w:semiHidden/>
    <w:rsid w:val="00804192"/>
    <w:pPr>
      <w:spacing w:before="240" w:after="0" w:line="240" w:lineRule="auto"/>
      <w:ind w:left="200" w:hanging="200"/>
    </w:pPr>
    <w:rPr>
      <w:rFonts w:ascii="Arial" w:eastAsia="Times New Roman" w:hAnsi="Arial" w:cs="Times New Roman"/>
      <w:sz w:val="20"/>
      <w:szCs w:val="20"/>
      <w:lang w:val="en-US"/>
    </w:rPr>
  </w:style>
  <w:style w:type="paragraph" w:styleId="TableofFigures">
    <w:name w:val="table of figures"/>
    <w:basedOn w:val="Normal"/>
    <w:next w:val="Normal"/>
    <w:semiHidden/>
    <w:rsid w:val="00804192"/>
    <w:pPr>
      <w:spacing w:before="240" w:after="0" w:line="240" w:lineRule="auto"/>
    </w:pPr>
    <w:rPr>
      <w:rFonts w:ascii="Arial" w:eastAsia="Times New Roman" w:hAnsi="Arial" w:cs="Times New Roman"/>
      <w:sz w:val="20"/>
      <w:szCs w:val="20"/>
      <w:lang w:val="en-US"/>
    </w:rPr>
  </w:style>
  <w:style w:type="paragraph" w:styleId="TOAHeading">
    <w:name w:val="toa heading"/>
    <w:basedOn w:val="Normal"/>
    <w:next w:val="Normal"/>
    <w:semiHidden/>
    <w:rsid w:val="00804192"/>
    <w:pPr>
      <w:spacing w:before="120" w:after="0" w:line="240" w:lineRule="auto"/>
    </w:pPr>
    <w:rPr>
      <w:rFonts w:ascii="Arial" w:eastAsia="Times New Roman" w:hAnsi="Arial" w:cs="Times New Roman"/>
      <w:b/>
      <w:bCs/>
      <w:lang w:val="en-US"/>
    </w:rPr>
  </w:style>
  <w:style w:type="paragraph" w:customStyle="1" w:styleId="nacbody">
    <w:name w:val="nacbody"/>
    <w:basedOn w:val="Normal"/>
    <w:rsid w:val="00804192"/>
    <w:pPr>
      <w:spacing w:before="240" w:after="0" w:line="240" w:lineRule="atLeast"/>
      <w:jc w:val="both"/>
    </w:pPr>
    <w:rPr>
      <w:rFonts w:ascii="Arial" w:eastAsia="Times New Roman" w:hAnsi="Arial" w:cs="Times New Roman"/>
      <w:sz w:val="22"/>
      <w:szCs w:val="20"/>
      <w:lang w:val="en-US" w:eastAsia="ja-JP"/>
    </w:rPr>
  </w:style>
  <w:style w:type="character" w:styleId="Strong">
    <w:name w:val="Strong"/>
    <w:qFormat/>
    <w:rsid w:val="00804192"/>
    <w:rPr>
      <w:rFonts w:cs="Times New Roman"/>
      <w:b/>
      <w:bCs/>
    </w:rPr>
  </w:style>
  <w:style w:type="paragraph" w:customStyle="1" w:styleId="CM118">
    <w:name w:val="CM118"/>
    <w:basedOn w:val="Default"/>
    <w:next w:val="Default"/>
    <w:rsid w:val="00804192"/>
    <w:pPr>
      <w:spacing w:after="573"/>
    </w:pPr>
    <w:rPr>
      <w:color w:val="auto"/>
    </w:rPr>
  </w:style>
  <w:style w:type="paragraph" w:customStyle="1" w:styleId="Default">
    <w:name w:val="Default"/>
    <w:rsid w:val="00804192"/>
    <w:pPr>
      <w:widowControl w:val="0"/>
      <w:autoSpaceDE w:val="0"/>
      <w:autoSpaceDN w:val="0"/>
      <w:adjustRightInd w:val="0"/>
      <w:spacing w:after="0" w:line="240" w:lineRule="auto"/>
    </w:pPr>
    <w:rPr>
      <w:rFonts w:ascii="Times New Roman" w:eastAsia="Times New Roman" w:hAnsi="Times New Roman" w:cs="Times New Roman"/>
      <w:color w:val="000000"/>
      <w:lang w:val="en-US"/>
    </w:rPr>
  </w:style>
  <w:style w:type="paragraph" w:customStyle="1" w:styleId="CM114">
    <w:name w:val="CM114"/>
    <w:basedOn w:val="Default"/>
    <w:next w:val="Default"/>
    <w:rsid w:val="00804192"/>
    <w:pPr>
      <w:spacing w:after="298"/>
    </w:pPr>
    <w:rPr>
      <w:color w:val="auto"/>
    </w:rPr>
  </w:style>
  <w:style w:type="paragraph" w:customStyle="1" w:styleId="CM134">
    <w:name w:val="CM134"/>
    <w:basedOn w:val="Default"/>
    <w:next w:val="Default"/>
    <w:rsid w:val="00804192"/>
    <w:pPr>
      <w:spacing w:after="903"/>
    </w:pPr>
    <w:rPr>
      <w:color w:val="auto"/>
    </w:rPr>
  </w:style>
  <w:style w:type="paragraph" w:customStyle="1" w:styleId="CM79">
    <w:name w:val="CM79"/>
    <w:basedOn w:val="Default"/>
    <w:next w:val="Default"/>
    <w:rsid w:val="00804192"/>
    <w:pPr>
      <w:spacing w:line="276" w:lineRule="atLeast"/>
    </w:pPr>
    <w:rPr>
      <w:color w:val="auto"/>
    </w:rPr>
  </w:style>
  <w:style w:type="paragraph" w:customStyle="1" w:styleId="scocode1d">
    <w:name w:val="scocode1d"/>
    <w:basedOn w:val="Normal"/>
    <w:rsid w:val="00804192"/>
    <w:pPr>
      <w:spacing w:before="180" w:after="100" w:afterAutospacing="1" w:line="240" w:lineRule="auto"/>
      <w:ind w:firstLine="360"/>
      <w:jc w:val="both"/>
    </w:pPr>
    <w:rPr>
      <w:rFonts w:ascii="Times New Roman" w:eastAsia="Times New Roman" w:hAnsi="Times New Roman" w:cs="Times New Roman"/>
      <w:lang w:val="en-US"/>
    </w:rPr>
  </w:style>
  <w:style w:type="paragraph" w:customStyle="1" w:styleId="TOClast">
    <w:name w:val="TOClast"/>
    <w:basedOn w:val="Normal"/>
    <w:next w:val="Normal"/>
    <w:rsid w:val="00804192"/>
    <w:pPr>
      <w:pBdr>
        <w:bottom w:val="single" w:sz="6" w:space="1" w:color="auto"/>
      </w:pBdr>
      <w:spacing w:after="360" w:line="240" w:lineRule="auto"/>
      <w:ind w:left="1440" w:right="1440"/>
    </w:pPr>
    <w:rPr>
      <w:rFonts w:ascii="Courier New" w:eastAsia="Times New Roman" w:hAnsi="Courier New" w:cs="Times New Roman"/>
      <w:szCs w:val="20"/>
      <w:lang w:val="en-US"/>
    </w:rPr>
  </w:style>
  <w:style w:type="table" w:styleId="TableGrid">
    <w:name w:val="Table Grid"/>
    <w:basedOn w:val="TableNormal"/>
    <w:rsid w:val="00804192"/>
    <w:pPr>
      <w:spacing w:before="240"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par1Char">
    <w:name w:val="upar1 Char"/>
    <w:link w:val="upar1"/>
    <w:locked/>
    <w:rsid w:val="00F70622"/>
    <w:rPr>
      <w:rFonts w:ascii="Arial" w:eastAsia="Times New Roman" w:hAnsi="Arial" w:cs="Arial"/>
      <w:szCs w:val="20"/>
      <w:lang w:val="en-US"/>
    </w:rPr>
  </w:style>
  <w:style w:type="character" w:customStyle="1" w:styleId="Heading1Char">
    <w:name w:val="Heading 1 Char"/>
    <w:link w:val="Heading1"/>
    <w:rsid w:val="00804192"/>
    <w:rPr>
      <w:b/>
      <w:bCs/>
      <w:color w:val="000000"/>
    </w:rPr>
  </w:style>
  <w:style w:type="character" w:customStyle="1" w:styleId="Heading2Char">
    <w:name w:val="Heading 2 Char"/>
    <w:link w:val="Heading2"/>
    <w:rsid w:val="00F70622"/>
    <w:rPr>
      <w:rFonts w:ascii="Arial" w:hAnsi="Arial"/>
      <w:b/>
      <w:bCs/>
      <w:color w:val="000000"/>
    </w:rPr>
  </w:style>
  <w:style w:type="character" w:customStyle="1" w:styleId="Heading3Char">
    <w:name w:val="Heading 3 Char"/>
    <w:link w:val="Heading3"/>
    <w:rsid w:val="00804192"/>
    <w:rPr>
      <w:b/>
      <w:bCs/>
      <w:sz w:val="26"/>
      <w:szCs w:val="26"/>
    </w:rPr>
  </w:style>
  <w:style w:type="paragraph" w:styleId="ListParagraph">
    <w:name w:val="List Paragraph"/>
    <w:basedOn w:val="Normal"/>
    <w:uiPriority w:val="34"/>
    <w:qFormat/>
    <w:rsid w:val="00804192"/>
    <w:pPr>
      <w:spacing w:before="240" w:after="0" w:line="240" w:lineRule="auto"/>
      <w:ind w:left="720"/>
    </w:pPr>
    <w:rPr>
      <w:rFonts w:ascii="Arial" w:eastAsia="Times New Roman" w:hAnsi="Arial" w:cs="Times New Roman"/>
      <w:sz w:val="20"/>
      <w:szCs w:val="20"/>
      <w:lang w:val="en-US"/>
    </w:rPr>
  </w:style>
  <w:style w:type="character" w:customStyle="1" w:styleId="par2Char">
    <w:name w:val="par2 Char"/>
    <w:basedOn w:val="par1Char"/>
    <w:link w:val="par2"/>
    <w:locked/>
    <w:rsid w:val="00E55212"/>
    <w:rPr>
      <w:rFonts w:ascii="Arial" w:eastAsia="Times New Roman" w:hAnsi="Arial" w:cs="Times New Roman"/>
      <w:kern w:val="2"/>
      <w:lang w:val="en-US"/>
      <w14:ligatures w14:val="standardContextual"/>
    </w:rPr>
  </w:style>
  <w:style w:type="character" w:customStyle="1" w:styleId="TitleChar">
    <w:name w:val="Title Char"/>
    <w:basedOn w:val="DefaultParagraphFont"/>
    <w:link w:val="Title"/>
    <w:uiPriority w:val="99"/>
    <w:rsid w:val="00804192"/>
    <w:rPr>
      <w:b/>
      <w:bCs/>
      <w:sz w:val="32"/>
      <w:szCs w:val="32"/>
    </w:rPr>
  </w:style>
  <w:style w:type="paragraph" w:customStyle="1" w:styleId="m-3172501945629034423gmail-upar1">
    <w:name w:val="m_-3172501945629034423gmail-upar1"/>
    <w:basedOn w:val="Normal"/>
    <w:rsid w:val="00804192"/>
    <w:pPr>
      <w:spacing w:before="100" w:beforeAutospacing="1" w:after="100" w:afterAutospacing="1" w:line="240" w:lineRule="auto"/>
    </w:pPr>
    <w:rPr>
      <w:rFonts w:ascii="Times New Roman" w:eastAsia="Times New Roman" w:hAnsi="Times New Roman" w:cs="Times New Roman"/>
      <w:lang w:val="en-US"/>
    </w:rPr>
  </w:style>
  <w:style w:type="paragraph" w:customStyle="1" w:styleId="TOC">
    <w:name w:val="TOC"/>
    <w:basedOn w:val="Normal"/>
    <w:next w:val="Normal"/>
    <w:rsid w:val="00804192"/>
    <w:pPr>
      <w:spacing w:before="480" w:after="0" w:line="240" w:lineRule="auto"/>
      <w:jc w:val="center"/>
    </w:pPr>
    <w:rPr>
      <w:rFonts w:ascii="Arial" w:eastAsia="Times New Roman" w:hAnsi="Arial" w:cs="Times New Roman"/>
      <w:b/>
      <w:caps/>
      <w:sz w:val="20"/>
      <w:szCs w:val="20"/>
      <w:lang w:val="en-US"/>
    </w:rPr>
  </w:style>
  <w:style w:type="paragraph" w:customStyle="1" w:styleId="TOC0">
    <w:name w:val="TOC0"/>
    <w:basedOn w:val="TOC1"/>
    <w:next w:val="Normal"/>
    <w:rsid w:val="00804192"/>
    <w:pPr>
      <w:tabs>
        <w:tab w:val="right" w:leader="dot" w:pos="9360"/>
      </w:tabs>
      <w:spacing w:before="120" w:after="0" w:line="240" w:lineRule="auto"/>
      <w:jc w:val="left"/>
    </w:pPr>
    <w:rPr>
      <w:rFonts w:eastAsia="Times New Roman" w:cs="Times New Roman"/>
      <w:caps/>
      <w:sz w:val="20"/>
      <w:szCs w:val="20"/>
      <w:lang w:val="en-US"/>
    </w:rPr>
  </w:style>
  <w:style w:type="paragraph" w:styleId="TOCHeading">
    <w:name w:val="TOC Heading"/>
    <w:basedOn w:val="Heading1"/>
    <w:next w:val="Normal"/>
    <w:uiPriority w:val="39"/>
    <w:semiHidden/>
    <w:unhideWhenUsed/>
    <w:qFormat/>
    <w:rsid w:val="00804192"/>
    <w:pPr>
      <w:keepLines/>
      <w:pBdr>
        <w:top w:val="none" w:sz="0" w:space="0" w:color="auto"/>
        <w:left w:val="none" w:sz="0" w:space="0" w:color="auto"/>
        <w:bottom w:val="none" w:sz="0" w:space="0" w:color="auto"/>
        <w:right w:val="none" w:sz="0" w:space="0" w:color="auto"/>
        <w:between w:val="none" w:sz="0" w:space="0" w:color="auto"/>
      </w:pBdr>
      <w:tabs>
        <w:tab w:val="clear" w:pos="720"/>
        <w:tab w:val="clear" w:pos="1440"/>
        <w:tab w:val="clear" w:pos="2160"/>
      </w:tabs>
      <w:spacing w:before="480" w:after="0" w:line="276" w:lineRule="auto"/>
      <w:ind w:left="0" w:firstLine="0"/>
      <w:outlineLvl w:val="9"/>
    </w:pPr>
    <w:rPr>
      <w:rFonts w:ascii="Cambria" w:eastAsia="Times New Roman" w:hAnsi="Cambria" w:cs="Times New Roman"/>
      <w:color w:val="365F91"/>
      <w:sz w:val="28"/>
      <w:szCs w:val="28"/>
      <w:lang w:val="en-US" w:eastAsia="ja-JP"/>
    </w:rPr>
  </w:style>
  <w:style w:type="character" w:customStyle="1" w:styleId="Heading4Char">
    <w:name w:val="Heading 4 Char"/>
    <w:link w:val="Heading4"/>
    <w:rsid w:val="00804192"/>
    <w:rPr>
      <w:rFonts w:ascii="Courier New" w:eastAsia="Courier New" w:hAnsi="Courier New" w:cs="Courier New"/>
    </w:rPr>
  </w:style>
  <w:style w:type="character" w:customStyle="1" w:styleId="Heading5Char">
    <w:name w:val="Heading 5 Char"/>
    <w:link w:val="Heading5"/>
    <w:rsid w:val="00804192"/>
    <w:rPr>
      <w:sz w:val="22"/>
      <w:szCs w:val="22"/>
    </w:rPr>
  </w:style>
  <w:style w:type="character" w:customStyle="1" w:styleId="Heading6Char">
    <w:name w:val="Heading 6 Char"/>
    <w:link w:val="Heading6"/>
    <w:rsid w:val="00804192"/>
    <w:rPr>
      <w:rFonts w:ascii="Courier New" w:eastAsia="Courier New" w:hAnsi="Courier New" w:cs="Courier New"/>
    </w:rPr>
  </w:style>
  <w:style w:type="character" w:customStyle="1" w:styleId="SubtitleChar">
    <w:name w:val="Subtitle Char"/>
    <w:link w:val="Subtitle"/>
    <w:rsid w:val="00804192"/>
  </w:style>
  <w:style w:type="character" w:styleId="UnresolvedMention">
    <w:name w:val="Unresolved Mention"/>
    <w:uiPriority w:val="99"/>
    <w:semiHidden/>
    <w:unhideWhenUsed/>
    <w:rsid w:val="00804192"/>
    <w:rPr>
      <w:color w:val="605E5C"/>
      <w:shd w:val="clear" w:color="auto" w:fill="E1DFDD"/>
    </w:rPr>
  </w:style>
  <w:style w:type="character" w:customStyle="1" w:styleId="ParagraphDiscussionChar">
    <w:name w:val="ParagraphDiscussion Char"/>
    <w:link w:val="ParagraphDiscussion"/>
    <w:locked/>
    <w:rsid w:val="00804192"/>
    <w:rPr>
      <w:rFonts w:ascii="Times New Roman" w:eastAsia="Times New Roman" w:hAnsi="Times New Roman" w:cs="Times New Roman"/>
      <w:kern w:val="2"/>
      <w:szCs w:val="20"/>
      <w:lang w:val="en-US"/>
    </w:rPr>
  </w:style>
  <w:style w:type="numbering" w:customStyle="1" w:styleId="NoList1">
    <w:name w:val="No List1"/>
    <w:next w:val="NoList"/>
    <w:uiPriority w:val="99"/>
    <w:semiHidden/>
    <w:unhideWhenUsed/>
    <w:rsid w:val="00804192"/>
  </w:style>
  <w:style w:type="paragraph" w:customStyle="1" w:styleId="TableParagraph">
    <w:name w:val="Table Paragraph"/>
    <w:basedOn w:val="Normal"/>
    <w:uiPriority w:val="1"/>
    <w:qFormat/>
    <w:rsid w:val="00804192"/>
    <w:pPr>
      <w:widowControl w:val="0"/>
      <w:spacing w:after="0" w:line="240" w:lineRule="auto"/>
    </w:pPr>
    <w:rPr>
      <w:rFonts w:ascii="Calibri" w:eastAsia="Calibri" w:hAnsi="Calibri" w:cs="Times New Roman"/>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oak4oSV3Bhb0j4ybPItsAm+ATg==">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</go:docsCustomData>
</go:gDocsCustomXmlDataStorage>
</file>

<file path=customXml/itemProps1.xml><?xml version="1.0" encoding="utf-8"?>
<ds:datastoreItem xmlns:ds="http://schemas.openxmlformats.org/officeDocument/2006/customXml" ds:itemID="{57EE6947-831E-42C8-B453-B4438C9F0F6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96</Pages>
  <Words>29742</Words>
  <Characters>169534</Characters>
  <Application>Microsoft Office Word</Application>
  <DocSecurity>0</DocSecurity>
  <Lines>1412</Lines>
  <Paragraphs>397</Paragraphs>
  <ScaleCrop>false</ScaleCrop>
  <Company/>
  <LinksUpToDate>false</LinksUpToDate>
  <CharactersWithSpaces>198879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2026-08-10T14:33:00Z</dcterms:created>
  <dcterms:modified xsi:type="dcterms:W3CDTF">2026-08-11T14:59:00Z</dcterms:modified>
</cp:coreProperties>
</file>