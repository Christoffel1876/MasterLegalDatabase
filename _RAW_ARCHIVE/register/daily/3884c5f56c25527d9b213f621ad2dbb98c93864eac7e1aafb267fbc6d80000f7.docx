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A59E2" w14:textId="77777777" w:rsidR="00923AC3" w:rsidRPr="0022173F" w:rsidRDefault="00923AC3" w:rsidP="0022173F">
      <w:pPr>
        <w:pStyle w:val="upar1"/>
        <w:rPr>
          <w:b/>
          <w:bCs/>
        </w:rPr>
      </w:pPr>
      <w:r w:rsidRPr="0022173F">
        <w:rPr>
          <w:b/>
          <w:bCs/>
        </w:rPr>
        <w:t>DEPARTMENT OF PUBLIC HEALTH AND ENVIRONMENT</w:t>
      </w:r>
    </w:p>
    <w:p w14:paraId="2F171ACE" w14:textId="77777777" w:rsidR="00923AC3" w:rsidRPr="00870502" w:rsidRDefault="00923AC3" w:rsidP="00923AC3">
      <w:pPr>
        <w:pStyle w:val="upar1"/>
        <w:rPr>
          <w:rFonts w:eastAsia="Calibri"/>
          <w:b/>
        </w:rPr>
      </w:pPr>
      <w:r w:rsidRPr="00870502">
        <w:rPr>
          <w:rFonts w:eastAsia="Calibri"/>
          <w:b/>
        </w:rPr>
        <w:t>Air Quality Control Commission</w:t>
      </w:r>
    </w:p>
    <w:p w14:paraId="246C2A4D" w14:textId="77777777" w:rsidR="00D33A71" w:rsidRDefault="00923AC3" w:rsidP="0022173F">
      <w:pPr>
        <w:pStyle w:val="Heading1"/>
        <w:rPr>
          <w:rFonts w:eastAsia="Calibri"/>
        </w:rPr>
      </w:pPr>
      <w:r>
        <w:rPr>
          <w:rFonts w:eastAsia="Calibri"/>
        </w:rPr>
        <w:t>REGULATION NUMBER 6</w:t>
      </w:r>
    </w:p>
    <w:p w14:paraId="649FA12A" w14:textId="77777777" w:rsidR="00923AC3" w:rsidRPr="00870502" w:rsidRDefault="00923AC3" w:rsidP="0022173F">
      <w:pPr>
        <w:pStyle w:val="Heading1"/>
        <w:rPr>
          <w:rFonts w:eastAsia="Calibri"/>
        </w:rPr>
      </w:pPr>
      <w:r w:rsidRPr="00870502">
        <w:rPr>
          <w:rFonts w:eastAsia="Calibri"/>
        </w:rPr>
        <w:t>STANDARDS OF PERFORMANCE FOR NEW STATIONARY SOURCES</w:t>
      </w:r>
    </w:p>
    <w:p w14:paraId="5AF6B640" w14:textId="77777777" w:rsidR="00923AC3" w:rsidRPr="00870502" w:rsidRDefault="00923AC3" w:rsidP="00923AC3">
      <w:pPr>
        <w:pStyle w:val="upar1"/>
        <w:rPr>
          <w:rFonts w:eastAsia="Calibri"/>
          <w:b/>
          <w:bCs/>
        </w:rPr>
      </w:pPr>
      <w:r w:rsidRPr="00870502">
        <w:rPr>
          <w:rFonts w:eastAsia="Calibri"/>
          <w:b/>
          <w:bCs/>
        </w:rPr>
        <w:t>5 CCR 1001-8</w:t>
      </w:r>
    </w:p>
    <w:p w14:paraId="45BAA7F7" w14:textId="77777777" w:rsidR="00923AC3" w:rsidRPr="00870502" w:rsidRDefault="00923AC3" w:rsidP="00923AC3">
      <w:pPr>
        <w:pStyle w:val="Footnote"/>
        <w:rPr>
          <w:rFonts w:eastAsia="Arial"/>
          <w:i/>
          <w:lang w:bidi="en-US"/>
        </w:rPr>
      </w:pPr>
      <w:r w:rsidRPr="00870502">
        <w:rPr>
          <w:rFonts w:eastAsia="Arial"/>
          <w:i/>
          <w:lang w:bidi="en-US"/>
        </w:rPr>
        <w:t>[Editor’s Notes follow the text of the rules at the end of this CCR Document.]</w:t>
      </w:r>
    </w:p>
    <w:p w14:paraId="24CA8C18" w14:textId="77777777" w:rsidR="00923AC3" w:rsidRPr="00F67FF2" w:rsidRDefault="00923AC3" w:rsidP="00923AC3">
      <w:pPr>
        <w:pStyle w:val="upar1"/>
        <w:rPr>
          <w:rFonts w:eastAsia="Calibri"/>
        </w:rPr>
      </w:pPr>
      <w:r w:rsidRPr="00A65811">
        <w:rPr>
          <w:rFonts w:eastAsia="Calibri"/>
        </w:rPr>
        <w:t>_________________________________________________________________________</w:t>
      </w:r>
    </w:p>
    <w:p w14:paraId="096D34A3" w14:textId="77777777" w:rsidR="00C42619" w:rsidRDefault="00C42619" w:rsidP="0022173F">
      <w:pPr>
        <w:pStyle w:val="Heading2"/>
      </w:pPr>
      <w:r>
        <w:t>PART A</w:t>
      </w:r>
    </w:p>
    <w:p w14:paraId="3D89025E" w14:textId="77777777" w:rsidR="00C42619" w:rsidRDefault="00C42619" w:rsidP="00C42619">
      <w:pPr>
        <w:pStyle w:val="upar1"/>
      </w:pPr>
      <w:r>
        <w:t>Federal Register Regulations Adopted by Reference</w:t>
      </w:r>
    </w:p>
    <w:p w14:paraId="4C2CAFFB" w14:textId="77777777" w:rsidR="00C50FFA" w:rsidRDefault="00C42619" w:rsidP="00C42619">
      <w:pPr>
        <w:pStyle w:val="upar1"/>
      </w:pPr>
      <w:r>
        <w:t xml:space="preserve">The regulations promulgated by the United States Environmental Protection Agency (EPA) listed below, found in Part 60, Chapter I, Title 40 and Part 75, Chapter 1, Title 40 of the Code of Federal Regulations (CFR) and in effect as of the dates indicated, but not including later amendments, were adopted by the Colorado Air Quality Control Commission and are hereby incorporated by reference. Copies of the material incorporated by reference are available for public inspection during regular business hours at the Office of the Commission, located at 4300 Cherry Creek Drive South, Denver, Colorado 80246-1530. Parties wishing to inspect these materials should contact the Technical Secretary of the Commission, located at the Office of the Commission. The material incorporated by reference is also available through the United States Government Printing Office, online at </w:t>
      </w:r>
      <w:r w:rsidRPr="00E773D5">
        <w:rPr>
          <w:u w:val="single"/>
        </w:rPr>
        <w:t>www.gpo.gov/fdsys</w:t>
      </w:r>
      <w:r>
        <w:t>.</w:t>
      </w:r>
    </w:p>
    <w:p w14:paraId="6968163C" w14:textId="77777777" w:rsidR="00C50FFA" w:rsidRDefault="00C42619" w:rsidP="00C42619">
      <w:pPr>
        <w:pStyle w:val="upar1"/>
      </w:pPr>
      <w:r>
        <w:t xml:space="preserve">All new sources of air pollution and all modified or reconstructed sources of air pollution shall comply with the standards, criteria, and requirements set forth herein. For the purpose of this regulation, the word </w:t>
      </w:r>
      <w:r w:rsidR="00C50FFA">
        <w:t>“</w:t>
      </w:r>
      <w:r>
        <w:t>Administrator</w:t>
      </w:r>
      <w:r w:rsidR="00C50FFA">
        <w:t>”</w:t>
      </w:r>
      <w:r>
        <w:t xml:space="preserve"> as used in Part 60, Chapter I, Title 40, of the CFR shall mean the Colorado Air Pollution Control Division, except that in the sections in Table 1, </w:t>
      </w:r>
      <w:r w:rsidR="00C50FFA">
        <w:t>“</w:t>
      </w:r>
      <w:r>
        <w:t>Administrator</w:t>
      </w:r>
      <w:r w:rsidR="00C50FFA">
        <w:t>”</w:t>
      </w:r>
      <w:r>
        <w:t xml:space="preserve"> shall mean both the Administrator of the Environmental Protection Agency or his authorized representative and the Colorado Air Pollution Control Division. </w:t>
      </w:r>
      <w:proofErr w:type="gramStart"/>
      <w:r>
        <w:t>For the purpose of</w:t>
      </w:r>
      <w:proofErr w:type="gramEnd"/>
      <w:r>
        <w:t xml:space="preserve"> this regulation, the word </w:t>
      </w:r>
      <w:r w:rsidR="00C50FFA">
        <w:t>“</w:t>
      </w:r>
      <w:r>
        <w:t>Administrator</w:t>
      </w:r>
      <w:r w:rsidR="00C50FFA">
        <w:t>”</w:t>
      </w:r>
      <w:r>
        <w:t xml:space="preserve"> as used in Part 75, Chapter 1, Title 40, shall mean the Administrator of the Environmental Protection Agency or his authorized representative for everything except mercury monitoring, recordkeeping and reporting requirements (separately addressed in Part B, Section VIII. of this Regulation Number 6. Other deviations from these federal standards, as presented in the CFR and which the Colorado Air Quality Control Commission ordered, are noted in the affected Subpart, and/or included in Part B of the Regulation. Table 2 identifies Part 75, Chapter I, Title 40 of the CFR requirements incorporated by reference.</w:t>
      </w:r>
    </w:p>
    <w:p w14:paraId="5929E4C5" w14:textId="77777777" w:rsidR="001A7E8B" w:rsidRDefault="001A7E8B" w:rsidP="001A7E8B"/>
    <w:p w14:paraId="373A45C4" w14:textId="77777777" w:rsidR="00C42619" w:rsidRDefault="001A7E8B" w:rsidP="001A7E8B">
      <w:pPr>
        <w:pStyle w:val="cp"/>
      </w:pPr>
      <w:r>
        <w:br w:type="page"/>
      </w:r>
      <w:r w:rsidR="00C42619">
        <w:lastRenderedPageBreak/>
        <w:t>TABLE 1</w:t>
      </w:r>
    </w:p>
    <w:p w14:paraId="51932EC4" w14:textId="77777777" w:rsidR="00BF292A" w:rsidRDefault="00BF292A" w:rsidP="001A7E8B">
      <w:pPr>
        <w:pStyle w:val="cp"/>
      </w:pPr>
    </w:p>
    <w:tbl>
      <w:tblPr>
        <w:tblW w:w="9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067"/>
        <w:gridCol w:w="6023"/>
      </w:tblGrid>
      <w:tr w:rsidR="00BF292A" w:rsidRPr="00BF292A" w14:paraId="5A753C02" w14:textId="77777777" w:rsidTr="00EE149F">
        <w:trPr>
          <w:cantSplit/>
          <w:tblHeader/>
        </w:trPr>
        <w:tc>
          <w:tcPr>
            <w:tcW w:w="3067" w:type="dxa"/>
          </w:tcPr>
          <w:p w14:paraId="167608BF" w14:textId="77777777" w:rsidR="00BF292A" w:rsidRPr="00BF292A" w:rsidRDefault="00BF292A" w:rsidP="00BF292A">
            <w:pPr>
              <w:jc w:val="center"/>
              <w:rPr>
                <w:lang w:val="en"/>
              </w:rPr>
            </w:pPr>
            <w:r w:rsidRPr="00BF292A">
              <w:rPr>
                <w:lang w:val="en"/>
              </w:rPr>
              <w:t>40 CFR Part 60 Subpart*</w:t>
            </w:r>
          </w:p>
        </w:tc>
        <w:tc>
          <w:tcPr>
            <w:tcW w:w="6023" w:type="dxa"/>
          </w:tcPr>
          <w:p w14:paraId="493A3E4F" w14:textId="77777777" w:rsidR="00BF292A" w:rsidRPr="00BF292A" w:rsidRDefault="00BF292A" w:rsidP="00BF292A">
            <w:pPr>
              <w:jc w:val="center"/>
              <w:rPr>
                <w:lang w:val="en"/>
              </w:rPr>
            </w:pPr>
            <w:r w:rsidRPr="00BF292A">
              <w:rPr>
                <w:lang w:val="en"/>
              </w:rPr>
              <w:t>Section(s)</w:t>
            </w:r>
          </w:p>
        </w:tc>
      </w:tr>
      <w:tr w:rsidR="00BF292A" w:rsidRPr="00BF292A" w14:paraId="0993FB1A" w14:textId="77777777" w:rsidTr="00EE149F">
        <w:trPr>
          <w:cantSplit/>
        </w:trPr>
        <w:tc>
          <w:tcPr>
            <w:tcW w:w="3067" w:type="dxa"/>
          </w:tcPr>
          <w:p w14:paraId="5E8BF45D" w14:textId="77777777" w:rsidR="00BF292A" w:rsidRPr="00BF292A" w:rsidRDefault="00BF292A" w:rsidP="00BF292A">
            <w:pPr>
              <w:jc w:val="center"/>
              <w:rPr>
                <w:lang w:val="en"/>
              </w:rPr>
            </w:pPr>
            <w:r w:rsidRPr="00BF292A">
              <w:rPr>
                <w:lang w:val="en"/>
              </w:rPr>
              <w:t>A</w:t>
            </w:r>
          </w:p>
        </w:tc>
        <w:tc>
          <w:tcPr>
            <w:tcW w:w="6023" w:type="dxa"/>
          </w:tcPr>
          <w:p w14:paraId="3A2A733F" w14:textId="77777777" w:rsidR="00BF292A" w:rsidRPr="00BF292A" w:rsidRDefault="00BF292A" w:rsidP="00BF292A">
            <w:pPr>
              <w:rPr>
                <w:lang w:val="en"/>
              </w:rPr>
            </w:pPr>
            <w:r w:rsidRPr="00BF292A">
              <w:rPr>
                <w:lang w:val="en"/>
              </w:rPr>
              <w:t>60.8(b)(2) and (b)(3) and those sections throughout the standards that reference 60.8(b)(2) and (b)(3), 60.11(b) and (e).</w:t>
            </w:r>
          </w:p>
        </w:tc>
      </w:tr>
      <w:tr w:rsidR="00BF292A" w:rsidRPr="00BF292A" w14:paraId="24324700" w14:textId="77777777" w:rsidTr="00EE149F">
        <w:trPr>
          <w:cantSplit/>
        </w:trPr>
        <w:tc>
          <w:tcPr>
            <w:tcW w:w="3067" w:type="dxa"/>
          </w:tcPr>
          <w:p w14:paraId="0D14C54D" w14:textId="77777777" w:rsidR="00BF292A" w:rsidRPr="00BF292A" w:rsidRDefault="00BF292A" w:rsidP="00BF292A">
            <w:pPr>
              <w:jc w:val="center"/>
              <w:rPr>
                <w:lang w:val="en"/>
              </w:rPr>
            </w:pPr>
            <w:r w:rsidRPr="00BF292A">
              <w:rPr>
                <w:lang w:val="en"/>
              </w:rPr>
              <w:t>Da</w:t>
            </w:r>
          </w:p>
        </w:tc>
        <w:tc>
          <w:tcPr>
            <w:tcW w:w="6023" w:type="dxa"/>
          </w:tcPr>
          <w:p w14:paraId="70E1DEEE" w14:textId="77777777" w:rsidR="00BF292A" w:rsidRPr="00BF292A" w:rsidRDefault="00BF292A" w:rsidP="00BF292A">
            <w:pPr>
              <w:rPr>
                <w:lang w:val="en"/>
              </w:rPr>
            </w:pPr>
            <w:r w:rsidRPr="00BF292A">
              <w:rPr>
                <w:lang w:val="en"/>
              </w:rPr>
              <w:t>60.45a.</w:t>
            </w:r>
          </w:p>
        </w:tc>
      </w:tr>
      <w:tr w:rsidR="00BF292A" w:rsidRPr="00BF292A" w14:paraId="0164088D" w14:textId="77777777" w:rsidTr="00EE149F">
        <w:trPr>
          <w:cantSplit/>
        </w:trPr>
        <w:tc>
          <w:tcPr>
            <w:tcW w:w="3067" w:type="dxa"/>
          </w:tcPr>
          <w:p w14:paraId="37DA8C43" w14:textId="77777777" w:rsidR="00BF292A" w:rsidRPr="00BF292A" w:rsidRDefault="00BF292A" w:rsidP="00BF292A">
            <w:pPr>
              <w:jc w:val="center"/>
              <w:rPr>
                <w:lang w:val="en"/>
              </w:rPr>
            </w:pPr>
            <w:r w:rsidRPr="00BF292A">
              <w:rPr>
                <w:lang w:val="en"/>
              </w:rPr>
              <w:t>Ka</w:t>
            </w:r>
          </w:p>
        </w:tc>
        <w:tc>
          <w:tcPr>
            <w:tcW w:w="6023" w:type="dxa"/>
          </w:tcPr>
          <w:p w14:paraId="5643C832" w14:textId="77777777" w:rsidR="00BF292A" w:rsidRPr="00BF292A" w:rsidRDefault="00BF292A" w:rsidP="00BF292A">
            <w:pPr>
              <w:rPr>
                <w:lang w:val="en"/>
              </w:rPr>
            </w:pPr>
            <w:r w:rsidRPr="00BF292A">
              <w:rPr>
                <w:lang w:val="en"/>
              </w:rPr>
              <w:t>60.114a.</w:t>
            </w:r>
          </w:p>
        </w:tc>
      </w:tr>
      <w:tr w:rsidR="00BF292A" w:rsidRPr="00BF292A" w14:paraId="01F0C65A" w14:textId="77777777" w:rsidTr="00EE149F">
        <w:trPr>
          <w:cantSplit/>
        </w:trPr>
        <w:tc>
          <w:tcPr>
            <w:tcW w:w="3067" w:type="dxa"/>
          </w:tcPr>
          <w:p w14:paraId="75A8A94A" w14:textId="77777777" w:rsidR="00BF292A" w:rsidRPr="00BF292A" w:rsidRDefault="00BF292A" w:rsidP="00BF292A">
            <w:pPr>
              <w:jc w:val="center"/>
              <w:rPr>
                <w:lang w:val="en"/>
              </w:rPr>
            </w:pPr>
            <w:r w:rsidRPr="00BF292A">
              <w:rPr>
                <w:lang w:val="en"/>
              </w:rPr>
              <w:t>Kb</w:t>
            </w:r>
          </w:p>
        </w:tc>
        <w:tc>
          <w:tcPr>
            <w:tcW w:w="6023" w:type="dxa"/>
          </w:tcPr>
          <w:p w14:paraId="62737232" w14:textId="77777777" w:rsidR="00BF292A" w:rsidRPr="00BF292A" w:rsidRDefault="00BF292A" w:rsidP="00BF292A">
            <w:pPr>
              <w:rPr>
                <w:lang w:val="en"/>
              </w:rPr>
            </w:pPr>
            <w:r w:rsidRPr="00BF292A">
              <w:rPr>
                <w:lang w:val="en"/>
              </w:rPr>
              <w:t>60.111b(f)(4), 60.114b, 60.116b (e)(3)(iii) and (e)(3)(iv), 60.116b(f)(2)(iii).</w:t>
            </w:r>
          </w:p>
        </w:tc>
      </w:tr>
      <w:tr w:rsidR="00BF292A" w:rsidRPr="00BF292A" w14:paraId="298F1060" w14:textId="77777777" w:rsidTr="00EE149F">
        <w:trPr>
          <w:cantSplit/>
        </w:trPr>
        <w:tc>
          <w:tcPr>
            <w:tcW w:w="3067" w:type="dxa"/>
          </w:tcPr>
          <w:p w14:paraId="0CF62A8A" w14:textId="77777777" w:rsidR="00BF292A" w:rsidRPr="00BF292A" w:rsidRDefault="00BF292A" w:rsidP="00BF292A">
            <w:pPr>
              <w:jc w:val="center"/>
              <w:rPr>
                <w:lang w:val="en"/>
              </w:rPr>
            </w:pPr>
            <w:r w:rsidRPr="00BF292A">
              <w:rPr>
                <w:lang w:val="en"/>
              </w:rPr>
              <w:t>Kc</w:t>
            </w:r>
          </w:p>
        </w:tc>
        <w:tc>
          <w:tcPr>
            <w:tcW w:w="6023" w:type="dxa"/>
          </w:tcPr>
          <w:p w14:paraId="5ACA9A52" w14:textId="77777777" w:rsidR="00BF292A" w:rsidRPr="00BF292A" w:rsidRDefault="00BF292A" w:rsidP="00BF292A">
            <w:pPr>
              <w:rPr>
                <w:lang w:val="en"/>
              </w:rPr>
            </w:pPr>
            <w:r w:rsidRPr="00BF292A">
              <w:rPr>
                <w:lang w:val="en"/>
              </w:rPr>
              <w:t>60.113c(d)(1)(iv), 60.114c, 60.116c(g).</w:t>
            </w:r>
          </w:p>
        </w:tc>
      </w:tr>
      <w:tr w:rsidR="00BF292A" w:rsidRPr="00BF292A" w14:paraId="6DEF8FE4" w14:textId="77777777" w:rsidTr="00EE149F">
        <w:trPr>
          <w:cantSplit/>
        </w:trPr>
        <w:tc>
          <w:tcPr>
            <w:tcW w:w="3067" w:type="dxa"/>
          </w:tcPr>
          <w:p w14:paraId="70740033" w14:textId="77777777" w:rsidR="00BF292A" w:rsidRPr="00BF292A" w:rsidRDefault="00BF292A" w:rsidP="00BF292A">
            <w:pPr>
              <w:jc w:val="center"/>
              <w:rPr>
                <w:lang w:val="en"/>
              </w:rPr>
            </w:pPr>
            <w:r w:rsidRPr="00BF292A">
              <w:rPr>
                <w:lang w:val="en"/>
              </w:rPr>
              <w:t>S</w:t>
            </w:r>
          </w:p>
        </w:tc>
        <w:tc>
          <w:tcPr>
            <w:tcW w:w="6023" w:type="dxa"/>
          </w:tcPr>
          <w:p w14:paraId="2D388FC0" w14:textId="77777777" w:rsidR="00BF292A" w:rsidRPr="00BF292A" w:rsidRDefault="00BF292A" w:rsidP="00BF292A">
            <w:pPr>
              <w:rPr>
                <w:lang w:val="en"/>
              </w:rPr>
            </w:pPr>
            <w:r w:rsidRPr="00BF292A">
              <w:rPr>
                <w:lang w:val="en"/>
              </w:rPr>
              <w:t>60.195(b).</w:t>
            </w:r>
          </w:p>
        </w:tc>
      </w:tr>
      <w:tr w:rsidR="00BF292A" w:rsidRPr="00BF292A" w14:paraId="162088FE" w14:textId="77777777" w:rsidTr="00EE149F">
        <w:trPr>
          <w:cantSplit/>
        </w:trPr>
        <w:tc>
          <w:tcPr>
            <w:tcW w:w="3067" w:type="dxa"/>
          </w:tcPr>
          <w:p w14:paraId="1A700130" w14:textId="77777777" w:rsidR="00BF292A" w:rsidRPr="00BF292A" w:rsidRDefault="00BF292A" w:rsidP="00BF292A">
            <w:pPr>
              <w:jc w:val="center"/>
              <w:rPr>
                <w:lang w:val="en"/>
              </w:rPr>
            </w:pPr>
            <w:r w:rsidRPr="00BF292A">
              <w:rPr>
                <w:lang w:val="en"/>
              </w:rPr>
              <w:t>DD</w:t>
            </w:r>
          </w:p>
        </w:tc>
        <w:tc>
          <w:tcPr>
            <w:tcW w:w="6023" w:type="dxa"/>
          </w:tcPr>
          <w:p w14:paraId="55EA3C84" w14:textId="77777777" w:rsidR="00BF292A" w:rsidRPr="00BF292A" w:rsidRDefault="00BF292A" w:rsidP="00BF292A">
            <w:pPr>
              <w:rPr>
                <w:lang w:val="en"/>
              </w:rPr>
            </w:pPr>
            <w:r w:rsidRPr="00BF292A">
              <w:rPr>
                <w:lang w:val="en"/>
              </w:rPr>
              <w:t>60.302(d)(3).</w:t>
            </w:r>
          </w:p>
        </w:tc>
      </w:tr>
      <w:tr w:rsidR="00BF292A" w:rsidRPr="00BF292A" w14:paraId="4A1CB22B" w14:textId="77777777" w:rsidTr="00EE149F">
        <w:trPr>
          <w:cantSplit/>
        </w:trPr>
        <w:tc>
          <w:tcPr>
            <w:tcW w:w="3067" w:type="dxa"/>
          </w:tcPr>
          <w:p w14:paraId="79344778" w14:textId="77777777" w:rsidR="00BF292A" w:rsidRPr="00BF292A" w:rsidRDefault="00BF292A" w:rsidP="00BF292A">
            <w:pPr>
              <w:jc w:val="center"/>
              <w:rPr>
                <w:lang w:val="en"/>
              </w:rPr>
            </w:pPr>
            <w:r w:rsidRPr="00BF292A">
              <w:rPr>
                <w:lang w:val="en"/>
              </w:rPr>
              <w:t>GG</w:t>
            </w:r>
          </w:p>
        </w:tc>
        <w:tc>
          <w:tcPr>
            <w:tcW w:w="6023" w:type="dxa"/>
          </w:tcPr>
          <w:p w14:paraId="65A6C692" w14:textId="77777777" w:rsidR="00BF292A" w:rsidRPr="00BF292A" w:rsidRDefault="00BF292A" w:rsidP="00BF292A">
            <w:pPr>
              <w:rPr>
                <w:lang w:val="en"/>
              </w:rPr>
            </w:pPr>
            <w:r w:rsidRPr="00BF292A">
              <w:rPr>
                <w:lang w:val="en"/>
              </w:rPr>
              <w:t>60.332(a)(3), 60.335(a).</w:t>
            </w:r>
          </w:p>
        </w:tc>
      </w:tr>
      <w:tr w:rsidR="00BF292A" w:rsidRPr="00BF292A" w14:paraId="03162924" w14:textId="77777777" w:rsidTr="00EE149F">
        <w:trPr>
          <w:cantSplit/>
        </w:trPr>
        <w:tc>
          <w:tcPr>
            <w:tcW w:w="3067" w:type="dxa"/>
          </w:tcPr>
          <w:p w14:paraId="49EC0160" w14:textId="77777777" w:rsidR="00BF292A" w:rsidRPr="00BF292A" w:rsidRDefault="00BF292A" w:rsidP="00BF292A">
            <w:pPr>
              <w:jc w:val="center"/>
              <w:rPr>
                <w:lang w:val="en"/>
              </w:rPr>
            </w:pPr>
            <w:r w:rsidRPr="00BF292A">
              <w:rPr>
                <w:lang w:val="en"/>
              </w:rPr>
              <w:t>VV</w:t>
            </w:r>
          </w:p>
        </w:tc>
        <w:tc>
          <w:tcPr>
            <w:tcW w:w="6023" w:type="dxa"/>
          </w:tcPr>
          <w:p w14:paraId="7DFD8CF9" w14:textId="77777777" w:rsidR="00BF292A" w:rsidRPr="00BF292A" w:rsidRDefault="00BF292A" w:rsidP="00BF292A">
            <w:pPr>
              <w:rPr>
                <w:lang w:val="en"/>
              </w:rPr>
            </w:pPr>
            <w:r w:rsidRPr="00BF292A">
              <w:rPr>
                <w:lang w:val="en"/>
              </w:rPr>
              <w:t>60.482-1(c)(2), 60.484.</w:t>
            </w:r>
          </w:p>
        </w:tc>
      </w:tr>
      <w:tr w:rsidR="00BF292A" w:rsidRPr="00BF292A" w14:paraId="58C8805D" w14:textId="77777777" w:rsidTr="00EE149F">
        <w:trPr>
          <w:cantSplit/>
        </w:trPr>
        <w:tc>
          <w:tcPr>
            <w:tcW w:w="3067" w:type="dxa"/>
          </w:tcPr>
          <w:p w14:paraId="04350726" w14:textId="77777777" w:rsidR="00BF292A" w:rsidRPr="00BF292A" w:rsidRDefault="00BF292A" w:rsidP="00BF292A">
            <w:pPr>
              <w:jc w:val="center"/>
              <w:rPr>
                <w:lang w:val="en"/>
              </w:rPr>
            </w:pPr>
            <w:r w:rsidRPr="00BF292A">
              <w:rPr>
                <w:lang w:val="en"/>
              </w:rPr>
              <w:t>WW</w:t>
            </w:r>
          </w:p>
        </w:tc>
        <w:tc>
          <w:tcPr>
            <w:tcW w:w="6023" w:type="dxa"/>
          </w:tcPr>
          <w:p w14:paraId="015FF1B6" w14:textId="77777777" w:rsidR="00BF292A" w:rsidRPr="00BF292A" w:rsidRDefault="00BF292A" w:rsidP="00BF292A">
            <w:pPr>
              <w:rPr>
                <w:lang w:val="en"/>
              </w:rPr>
            </w:pPr>
            <w:r w:rsidRPr="00BF292A">
              <w:rPr>
                <w:lang w:val="en"/>
              </w:rPr>
              <w:t>60.493(b)(2)(</w:t>
            </w:r>
            <w:proofErr w:type="spellStart"/>
            <w:r w:rsidRPr="00BF292A">
              <w:rPr>
                <w:lang w:val="en"/>
              </w:rPr>
              <w:t>i</w:t>
            </w:r>
            <w:proofErr w:type="spellEnd"/>
            <w:r w:rsidRPr="00BF292A">
              <w:rPr>
                <w:lang w:val="en"/>
              </w:rPr>
              <w:t>)(A), 60.496(a)(1).</w:t>
            </w:r>
          </w:p>
        </w:tc>
      </w:tr>
      <w:tr w:rsidR="00BF292A" w:rsidRPr="00BF292A" w14:paraId="6A1739E9" w14:textId="77777777" w:rsidTr="00EE149F">
        <w:trPr>
          <w:cantSplit/>
        </w:trPr>
        <w:tc>
          <w:tcPr>
            <w:tcW w:w="3067" w:type="dxa"/>
          </w:tcPr>
          <w:p w14:paraId="1EF155A5" w14:textId="77777777" w:rsidR="00BF292A" w:rsidRPr="00BF292A" w:rsidRDefault="00BF292A" w:rsidP="00BF292A">
            <w:pPr>
              <w:jc w:val="center"/>
              <w:rPr>
                <w:lang w:val="en"/>
              </w:rPr>
            </w:pPr>
            <w:r w:rsidRPr="00BF292A">
              <w:rPr>
                <w:lang w:val="en"/>
              </w:rPr>
              <w:t>XX</w:t>
            </w:r>
          </w:p>
        </w:tc>
        <w:tc>
          <w:tcPr>
            <w:tcW w:w="6023" w:type="dxa"/>
          </w:tcPr>
          <w:p w14:paraId="2B6F5B88" w14:textId="77777777" w:rsidR="00BF292A" w:rsidRPr="00BF292A" w:rsidRDefault="00BF292A" w:rsidP="00BF292A">
            <w:pPr>
              <w:rPr>
                <w:lang w:val="en"/>
              </w:rPr>
            </w:pPr>
            <w:r w:rsidRPr="00BF292A">
              <w:rPr>
                <w:lang w:val="en"/>
              </w:rPr>
              <w:t>60.502(e)(6).</w:t>
            </w:r>
          </w:p>
        </w:tc>
      </w:tr>
      <w:tr w:rsidR="00BF292A" w:rsidRPr="00BF292A" w14:paraId="71939AA0" w14:textId="77777777" w:rsidTr="00EE149F">
        <w:trPr>
          <w:cantSplit/>
        </w:trPr>
        <w:tc>
          <w:tcPr>
            <w:tcW w:w="3067" w:type="dxa"/>
          </w:tcPr>
          <w:p w14:paraId="181580C1" w14:textId="77777777" w:rsidR="00BF292A" w:rsidRPr="00BF292A" w:rsidRDefault="00BF292A" w:rsidP="00BF292A">
            <w:pPr>
              <w:jc w:val="center"/>
              <w:rPr>
                <w:lang w:val="en"/>
              </w:rPr>
            </w:pPr>
            <w:proofErr w:type="spellStart"/>
            <w:r w:rsidRPr="00BF292A">
              <w:rPr>
                <w:lang w:val="en"/>
              </w:rPr>
              <w:t>XXa</w:t>
            </w:r>
            <w:proofErr w:type="spellEnd"/>
          </w:p>
        </w:tc>
        <w:tc>
          <w:tcPr>
            <w:tcW w:w="6023" w:type="dxa"/>
          </w:tcPr>
          <w:p w14:paraId="0BF92F2D" w14:textId="77777777" w:rsidR="00BF292A" w:rsidRPr="00BF292A" w:rsidRDefault="00BF292A" w:rsidP="00BF292A">
            <w:pPr>
              <w:rPr>
                <w:lang w:val="en"/>
              </w:rPr>
            </w:pPr>
            <w:r w:rsidRPr="00BF292A">
              <w:rPr>
                <w:lang w:val="en"/>
              </w:rPr>
              <w:t>60.505a(f).</w:t>
            </w:r>
          </w:p>
        </w:tc>
      </w:tr>
      <w:tr w:rsidR="00BF292A" w:rsidRPr="00BF292A" w14:paraId="6B7EB698" w14:textId="77777777" w:rsidTr="00EE149F">
        <w:trPr>
          <w:cantSplit/>
        </w:trPr>
        <w:tc>
          <w:tcPr>
            <w:tcW w:w="3067" w:type="dxa"/>
          </w:tcPr>
          <w:p w14:paraId="469FDEB1" w14:textId="77777777" w:rsidR="00BF292A" w:rsidRPr="00BF292A" w:rsidRDefault="00BF292A" w:rsidP="00BF292A">
            <w:pPr>
              <w:jc w:val="center"/>
              <w:rPr>
                <w:lang w:val="en"/>
              </w:rPr>
            </w:pPr>
            <w:r w:rsidRPr="00BF292A">
              <w:rPr>
                <w:lang w:val="en"/>
              </w:rPr>
              <w:t>GGG</w:t>
            </w:r>
          </w:p>
        </w:tc>
        <w:tc>
          <w:tcPr>
            <w:tcW w:w="6023" w:type="dxa"/>
          </w:tcPr>
          <w:p w14:paraId="7E2EFBCC" w14:textId="77777777" w:rsidR="00BF292A" w:rsidRPr="00BF292A" w:rsidRDefault="00BF292A" w:rsidP="00BF292A">
            <w:pPr>
              <w:rPr>
                <w:lang w:val="en"/>
              </w:rPr>
            </w:pPr>
            <w:r w:rsidRPr="00BF292A">
              <w:rPr>
                <w:lang w:val="en"/>
              </w:rPr>
              <w:t>60.592(c).</w:t>
            </w:r>
          </w:p>
        </w:tc>
      </w:tr>
      <w:tr w:rsidR="00BF292A" w:rsidRPr="00BF292A" w14:paraId="33FF951D" w14:textId="77777777" w:rsidTr="00EE149F">
        <w:trPr>
          <w:cantSplit/>
        </w:trPr>
        <w:tc>
          <w:tcPr>
            <w:tcW w:w="3067" w:type="dxa"/>
          </w:tcPr>
          <w:p w14:paraId="772FDE3A" w14:textId="77777777" w:rsidR="00BF292A" w:rsidRPr="00BF292A" w:rsidRDefault="00BF292A" w:rsidP="00BF292A">
            <w:pPr>
              <w:jc w:val="center"/>
              <w:rPr>
                <w:lang w:val="en"/>
              </w:rPr>
            </w:pPr>
            <w:r w:rsidRPr="00BF292A">
              <w:rPr>
                <w:lang w:val="en"/>
              </w:rPr>
              <w:t>JJJ</w:t>
            </w:r>
          </w:p>
        </w:tc>
        <w:tc>
          <w:tcPr>
            <w:tcW w:w="6023" w:type="dxa"/>
          </w:tcPr>
          <w:p w14:paraId="026D3E67" w14:textId="77777777" w:rsidR="00BF292A" w:rsidRPr="00BF292A" w:rsidRDefault="00BF292A" w:rsidP="00BF292A">
            <w:pPr>
              <w:rPr>
                <w:lang w:val="en"/>
              </w:rPr>
            </w:pPr>
            <w:r w:rsidRPr="00BF292A">
              <w:rPr>
                <w:lang w:val="en"/>
              </w:rPr>
              <w:t>60.623.</w:t>
            </w:r>
          </w:p>
        </w:tc>
      </w:tr>
      <w:tr w:rsidR="00BF292A" w:rsidRPr="00BF292A" w14:paraId="239D32D7" w14:textId="77777777" w:rsidTr="00EE149F">
        <w:trPr>
          <w:cantSplit/>
        </w:trPr>
        <w:tc>
          <w:tcPr>
            <w:tcW w:w="3067" w:type="dxa"/>
          </w:tcPr>
          <w:p w14:paraId="6F084D01" w14:textId="77777777" w:rsidR="00BF292A" w:rsidRPr="00BF292A" w:rsidRDefault="00BF292A" w:rsidP="00BF292A">
            <w:pPr>
              <w:jc w:val="center"/>
              <w:rPr>
                <w:lang w:val="en"/>
              </w:rPr>
            </w:pPr>
            <w:r w:rsidRPr="00BF292A">
              <w:rPr>
                <w:lang w:val="en"/>
              </w:rPr>
              <w:t>KKK</w:t>
            </w:r>
          </w:p>
        </w:tc>
        <w:tc>
          <w:tcPr>
            <w:tcW w:w="6023" w:type="dxa"/>
          </w:tcPr>
          <w:p w14:paraId="2C7F1D8B" w14:textId="77777777" w:rsidR="00BF292A" w:rsidRPr="00BF292A" w:rsidRDefault="00BF292A" w:rsidP="00BF292A">
            <w:pPr>
              <w:rPr>
                <w:lang w:val="en"/>
              </w:rPr>
            </w:pPr>
            <w:r w:rsidRPr="00BF292A">
              <w:rPr>
                <w:lang w:val="en"/>
              </w:rPr>
              <w:t>60.634.</w:t>
            </w:r>
          </w:p>
        </w:tc>
      </w:tr>
    </w:tbl>
    <w:p w14:paraId="60B437AC" w14:textId="77777777" w:rsidR="00C42619" w:rsidRDefault="00C42619" w:rsidP="00C42619">
      <w:pPr>
        <w:pStyle w:val="upar1"/>
      </w:pPr>
      <w:r>
        <w:t>*And any other section which 40 CFR Part 60 specifically states will not be delegated to the States.</w:t>
      </w:r>
    </w:p>
    <w:p w14:paraId="7CC8ABF4" w14:textId="77777777" w:rsidR="00BF292A" w:rsidRDefault="00BF292A" w:rsidP="00BF292A">
      <w:pPr>
        <w:pStyle w:val="upar1"/>
      </w:pPr>
      <w:r>
        <w:br w:type="page"/>
      </w:r>
      <w:r>
        <w:lastRenderedPageBreak/>
        <w:t>Subpart A</w:t>
      </w:r>
      <w:r>
        <w:tab/>
        <w:t xml:space="preserve">General Provisions. 40 CFR Part 60, Subpart A (July 1, </w:t>
      </w:r>
      <w:del w:id="0" w:author="Author">
        <w:r w:rsidDel="007C3F07">
          <w:delText>2025</w:delText>
        </w:r>
      </w:del>
      <w:ins w:id="1" w:author="Author">
        <w:r w:rsidR="007C3F07">
          <w:t>2026</w:t>
        </w:r>
      </w:ins>
      <w:r>
        <w:t>). (See Part B of this Regulation Number 6 for Additional Requirements Regarding Modifications)</w:t>
      </w:r>
    </w:p>
    <w:p w14:paraId="3979B41D" w14:textId="77777777" w:rsidR="00BF292A" w:rsidRDefault="00BF292A" w:rsidP="00BF292A">
      <w:pPr>
        <w:pStyle w:val="upar1"/>
      </w:pPr>
      <w:r>
        <w:t xml:space="preserve">Subpart </w:t>
      </w:r>
      <w:proofErr w:type="spellStart"/>
      <w:r>
        <w:t>Cb</w:t>
      </w:r>
      <w:proofErr w:type="spellEnd"/>
      <w:r>
        <w:tab/>
        <w:t xml:space="preserve">Emission Guidelines and Compliance Times for Existing Sources: Municipal Waste Combustors That Are Constructed </w:t>
      </w:r>
      <w:proofErr w:type="gramStart"/>
      <w:r>
        <w:t>On</w:t>
      </w:r>
      <w:proofErr w:type="gramEnd"/>
      <w:r>
        <w:t xml:space="preserve"> or Before September 20, 1994. 40 CFR Part 60, Subpart </w:t>
      </w:r>
      <w:proofErr w:type="spellStart"/>
      <w:r>
        <w:t>Cb</w:t>
      </w:r>
      <w:proofErr w:type="spellEnd"/>
      <w:r>
        <w:t xml:space="preserve"> (July 1, </w:t>
      </w:r>
      <w:del w:id="2" w:author="Author">
        <w:r w:rsidDel="007C3F07">
          <w:delText>2025</w:delText>
        </w:r>
      </w:del>
      <w:ins w:id="3" w:author="Author">
        <w:r w:rsidR="007C3F07">
          <w:t>2026</w:t>
        </w:r>
      </w:ins>
      <w:r>
        <w:t>).</w:t>
      </w:r>
    </w:p>
    <w:p w14:paraId="0CFF9BC6" w14:textId="77777777" w:rsidR="00BF292A" w:rsidRDefault="00BF292A" w:rsidP="00BF292A">
      <w:pPr>
        <w:pStyle w:val="upar1"/>
      </w:pPr>
      <w:r>
        <w:t>Subpart Cc</w:t>
      </w:r>
      <w:r>
        <w:tab/>
        <w:t xml:space="preserve">Emission Guidelines and Compliance Times for Municipal Solid Waste Landfills. 40 CFR Part 60, Subpart Cc (July 1, </w:t>
      </w:r>
      <w:del w:id="4" w:author="Author">
        <w:r w:rsidDel="007C3F07">
          <w:delText>2025</w:delText>
        </w:r>
      </w:del>
      <w:ins w:id="5" w:author="Author">
        <w:r w:rsidR="007C3F07">
          <w:t>2026</w:t>
        </w:r>
      </w:ins>
      <w:r>
        <w:t>).</w:t>
      </w:r>
    </w:p>
    <w:p w14:paraId="4507A93C" w14:textId="77777777" w:rsidR="001A7E8B" w:rsidRDefault="00C42619" w:rsidP="00BF292A">
      <w:pPr>
        <w:pStyle w:val="upar1"/>
      </w:pPr>
      <w:r>
        <w:t>For clarification regarding requirements applicable to existing municipal solid waste landfills, designated facilities as defined in 40 CFR Part 60, Section 60.32c which meet the condition in 40 CFR Part 60, Section 60.33c(a)(1) shall submit to the Division an initial design capacity report and an initial emission rate report in accordance with 40 CFR Part 60, Section 60.757 within 90 days of the effective date of this regulation.</w:t>
      </w:r>
    </w:p>
    <w:p w14:paraId="51F44660" w14:textId="77777777" w:rsidR="00C50FFA" w:rsidRDefault="00C42619" w:rsidP="00C42619">
      <w:pPr>
        <w:pStyle w:val="upar1"/>
      </w:pPr>
      <w:r>
        <w:t>If the design capacity report reflects that the facility meets the condition in 40 CFR Part 60, Section 60.33c(a)(2) and the initial NMOC emission rate report reflects that the facility meets the condition in 40 CFR Part 60, Section 60.33c(a)(3), the facility shall comply with the collection and control system requirements in 40 CFR Part 60, Section 60.752(b)(2)(ii), applicable control device requirements in 40 CFR Part 60, Section 60.33c(c)(1), (2) and (3), test methods and procedures requirements in 40 CFR 60.754, operational standards in 40 CFR Part 60, Section 60.753, compliance provisions in 40 CFR Part 60, Section 60.755, monitoring provisions in 40 CFR Part 60, Section 60.756 and reporting and recordkeeping provisions in 40 CFR Part 60, Sections 60.757 and 60.758, respectively. Such facilities must complete installation of air emission collection and control equipment capable of meeting the requirements of this subpart no later than 30 months from the effective date of these requirements or the date on which the source becomes subject to this subpart pursuant to 40 CFR Part 60, Section 60.36c(b) (the date on which the condition in 60.33c(a)(3) is met (i.e., the date of the first annual report in which the non-methane organic compounds emission rate equals or exceeds 50 megagrams per year)), whichever occurs later.</w:t>
      </w:r>
    </w:p>
    <w:p w14:paraId="233CBA14" w14:textId="77777777" w:rsidR="00C42619" w:rsidRDefault="00C42619" w:rsidP="00C42619">
      <w:pPr>
        <w:pStyle w:val="upar1"/>
      </w:pPr>
      <w:r>
        <w:t xml:space="preserve">These facilities must submit a final collection and control system design plan pursuant to 40 CFR Part 60, Section 60.757(c) within one year of the effective date of these requirements, which must be reviewed and approved by the state. The final collection and control system design plan must specify: (1) the date by which contracts for control systems/process modifications shall be awarded, (which shall be no later than 20 months after the effective date); (2) the date by which on-site construction or installation of the air pollution control device(s) or process changes will begin, (which shall be no later than 24 months after the effective date); and (3) the date by which the construction or installation </w:t>
      </w:r>
      <w:r>
        <w:lastRenderedPageBreak/>
        <w:t xml:space="preserve">of the air pollution control device(s) or process changes will be complete (which shall be no later than 30 months after the effective date). In addition, the plan shall include site-specific design plans for the gas collection and control system(s). These facilities shall comply with the approved final collection and control system design plan and shall demonstrate compliance with these emission standards in accordance with 40 CFR Part 60, Section 60.8 not later than 180 days following initial startup of the collection and control system. On July 29, 1998, EPA approved Colorado’s 111(d) plan that established performance standards for existing MSW landfills under 40 CFR Part 60, Subpart Cc. On May 21, 2020, the Commission adopted an updated 111(d) plan for existing MSW landfills. Upon approval by EPA, all landfills for which construction, reconstruction, or </w:t>
      </w:r>
      <w:proofErr w:type="gramStart"/>
      <w:r>
        <w:t>modification was</w:t>
      </w:r>
      <w:proofErr w:type="gramEnd"/>
      <w:r>
        <w:t xml:space="preserve"> commenced on or before July 17, </w:t>
      </w:r>
      <w:proofErr w:type="gramStart"/>
      <w:r>
        <w:t>2014 (‘</w:t>
      </w:r>
      <w:proofErr w:type="gramEnd"/>
      <w:r>
        <w:t>existing’ designated facilities) will be subject to the requirements of the updated 111(d) state plan. Sources previously subject to 40 CFR Subpart Cc will be subject instead to Subpart Cf on the effective date of the EPA approved 111(d) state plan.</w:t>
      </w:r>
    </w:p>
    <w:p w14:paraId="6BBB45A3" w14:textId="77777777" w:rsidR="00C50FFA" w:rsidRDefault="00C42619" w:rsidP="00C42619">
      <w:pPr>
        <w:pStyle w:val="par1"/>
      </w:pPr>
      <w:r>
        <w:t>Subpart Cf</w:t>
      </w:r>
      <w:r>
        <w:tab/>
        <w:t xml:space="preserve">Emission Guidelines and Compliance Times for Municipal Solid Waste Landfills. 40 CFR Part 60, Subpart Cf (July 1, </w:t>
      </w:r>
      <w:del w:id="6" w:author="Author">
        <w:r w:rsidDel="007C3F07">
          <w:delText>202</w:delText>
        </w:r>
        <w:r w:rsidR="00BF292A" w:rsidDel="007C3F07">
          <w:delText>5</w:delText>
        </w:r>
      </w:del>
      <w:ins w:id="7" w:author="Author">
        <w:r w:rsidR="007C3F07">
          <w:t>2026</w:t>
        </w:r>
      </w:ins>
      <w:r>
        <w:t>).</w:t>
      </w:r>
    </w:p>
    <w:p w14:paraId="0A6B7D26" w14:textId="77777777" w:rsidR="00C42619" w:rsidRDefault="00C42619" w:rsidP="00C42619">
      <w:pPr>
        <w:pStyle w:val="upar1"/>
      </w:pPr>
    </w:p>
    <w:p w14:paraId="58ACC2E4" w14:textId="77777777" w:rsidR="00BF292A" w:rsidRDefault="00BF292A" w:rsidP="00C42619">
      <w:pPr>
        <w:pStyle w:val="upar1"/>
      </w:pPr>
    </w:p>
    <w:p w14:paraId="76BD857C" w14:textId="77777777" w:rsidR="00BF292A" w:rsidRDefault="00BF292A" w:rsidP="00C42619">
      <w:pPr>
        <w:pStyle w:val="upar1"/>
      </w:pPr>
    </w:p>
    <w:p w14:paraId="5FB6CC06" w14:textId="77777777" w:rsidR="00BF292A" w:rsidRDefault="00BF292A" w:rsidP="00BF292A">
      <w:pPr>
        <w:pStyle w:val="par1"/>
      </w:pPr>
      <w:r>
        <w:t>Subpart D</w:t>
      </w:r>
      <w:r>
        <w:tab/>
        <w:t xml:space="preserve">Standards of Performance for Fossil-Fuel-Fired Steam Generators for which Construction is Commenced after August 17, 1971. 40 CFR Part 60, Subpart D (July 1, </w:t>
      </w:r>
      <w:del w:id="8" w:author="Author">
        <w:r w:rsidDel="007C3F07">
          <w:delText>2025</w:delText>
        </w:r>
      </w:del>
      <w:ins w:id="9" w:author="Author">
        <w:r w:rsidR="007C3F07">
          <w:t>2026</w:t>
        </w:r>
      </w:ins>
      <w:r>
        <w:t>).</w:t>
      </w:r>
    </w:p>
    <w:p w14:paraId="02BDE444" w14:textId="77777777" w:rsidR="00BF292A" w:rsidRDefault="00BF292A" w:rsidP="00BF292A">
      <w:pPr>
        <w:pStyle w:val="par1"/>
      </w:pPr>
      <w:r>
        <w:t>Subpart Da</w:t>
      </w:r>
      <w:r>
        <w:tab/>
        <w:t xml:space="preserve">Standards of Performance for Electric Utility Steam Generators for which Construction is Commenced after September 18, 1978. 40 CFR Part 60, Subpart Da (July 1, </w:t>
      </w:r>
      <w:del w:id="10" w:author="Author">
        <w:r w:rsidDel="007C3F07">
          <w:delText>2025</w:delText>
        </w:r>
      </w:del>
      <w:ins w:id="11" w:author="Author">
        <w:r w:rsidR="007C3F07">
          <w:t>2026</w:t>
        </w:r>
      </w:ins>
      <w:r>
        <w:t>). (See Regulation Number 6, Part B, Section VIII. and Regulation Number 8, Part E, Subpart UUUUU for additional requirements regarding Electric Utility Steam Generating Units)</w:t>
      </w:r>
    </w:p>
    <w:p w14:paraId="49EAAF43" w14:textId="77777777" w:rsidR="00BF292A" w:rsidRDefault="00BF292A" w:rsidP="00BF292A">
      <w:pPr>
        <w:pStyle w:val="par1"/>
      </w:pPr>
      <w:r>
        <w:t>Subpart Db</w:t>
      </w:r>
      <w:r>
        <w:tab/>
        <w:t xml:space="preserve">Standards of Performance for Industrial-Commercial-Institutional Steam Generating Units. 40 CFR Part 60, Subpart Db (July 1, </w:t>
      </w:r>
      <w:del w:id="12" w:author="Author">
        <w:r w:rsidDel="007C3F07">
          <w:delText>2025</w:delText>
        </w:r>
      </w:del>
      <w:ins w:id="13" w:author="Author">
        <w:r w:rsidR="007C3F07">
          <w:t>2026</w:t>
        </w:r>
      </w:ins>
      <w:r>
        <w:t>).</w:t>
      </w:r>
    </w:p>
    <w:p w14:paraId="4B527DC6" w14:textId="77777777" w:rsidR="00BF292A" w:rsidRDefault="00BF292A" w:rsidP="00BF292A">
      <w:pPr>
        <w:pStyle w:val="par1"/>
      </w:pPr>
      <w:r>
        <w:t>(See Part B, Section III.D. of this Regulation Number 6 for Additional Requirements)</w:t>
      </w:r>
    </w:p>
    <w:p w14:paraId="36AFFD02" w14:textId="77777777" w:rsidR="00BF292A" w:rsidRDefault="00BF292A" w:rsidP="00BF292A">
      <w:pPr>
        <w:pStyle w:val="par1"/>
      </w:pPr>
      <w:r>
        <w:t>Subpart Dc</w:t>
      </w:r>
      <w:r>
        <w:tab/>
        <w:t xml:space="preserve">Standards of Performance for Small Industrial-Commercial- Institutional Steam Generating Units. 40 CFR Part 60, Subpart Dc (July 1, </w:t>
      </w:r>
      <w:del w:id="14" w:author="Author">
        <w:r w:rsidDel="007C3F07">
          <w:delText>2025</w:delText>
        </w:r>
      </w:del>
      <w:ins w:id="15" w:author="Author">
        <w:r w:rsidR="007C3F07">
          <w:t>2026</w:t>
        </w:r>
      </w:ins>
      <w:r>
        <w:t>).</w:t>
      </w:r>
    </w:p>
    <w:p w14:paraId="1889F4AB" w14:textId="77777777" w:rsidR="00BF292A" w:rsidRDefault="00BF292A" w:rsidP="00BF292A">
      <w:pPr>
        <w:pStyle w:val="par1"/>
      </w:pPr>
      <w:r>
        <w:lastRenderedPageBreak/>
        <w:t>Subpart E</w:t>
      </w:r>
      <w:r>
        <w:tab/>
        <w:t xml:space="preserve">Standards of Performance for Incinerators. 40 CFR Part 60, Subpart E (July 1, </w:t>
      </w:r>
      <w:del w:id="16" w:author="Author">
        <w:r w:rsidDel="007C3F07">
          <w:delText>2025</w:delText>
        </w:r>
      </w:del>
      <w:ins w:id="17" w:author="Author">
        <w:r w:rsidR="007C3F07">
          <w:t>2026</w:t>
        </w:r>
      </w:ins>
      <w:r>
        <w:t xml:space="preserve">). (See Part B, Sections V, VI and VII of this Regulation Number 6 for Additional Requirements) </w:t>
      </w:r>
    </w:p>
    <w:p w14:paraId="7F7C0DC6" w14:textId="77777777" w:rsidR="00BF292A" w:rsidRDefault="00BF292A" w:rsidP="00BF292A">
      <w:pPr>
        <w:pStyle w:val="par1"/>
      </w:pPr>
      <w:r>
        <w:t xml:space="preserve">Subpart </w:t>
      </w:r>
      <w:proofErr w:type="spellStart"/>
      <w:r>
        <w:t>Ea</w:t>
      </w:r>
      <w:proofErr w:type="spellEnd"/>
      <w:r>
        <w:tab/>
        <w:t xml:space="preserve">Standards of Performance for Municipal Waste Combustors for Which Construction Is Commenced After December 20, </w:t>
      </w:r>
      <w:proofErr w:type="gramStart"/>
      <w:r>
        <w:t>1989</w:t>
      </w:r>
      <w:proofErr w:type="gramEnd"/>
      <w:r>
        <w:t xml:space="preserve"> and On or Before September 20, 1994. 40 CFR Part 60, Subpart </w:t>
      </w:r>
      <w:proofErr w:type="spellStart"/>
      <w:r>
        <w:t>Ea</w:t>
      </w:r>
      <w:proofErr w:type="spellEnd"/>
      <w:r>
        <w:t xml:space="preserve"> (July 1, </w:t>
      </w:r>
      <w:del w:id="18" w:author="Author">
        <w:r w:rsidDel="007C3F07">
          <w:delText>2025</w:delText>
        </w:r>
      </w:del>
      <w:ins w:id="19" w:author="Author">
        <w:r w:rsidR="007C3F07">
          <w:t>2026</w:t>
        </w:r>
      </w:ins>
      <w:r>
        <w:t>).</w:t>
      </w:r>
    </w:p>
    <w:p w14:paraId="552953F9" w14:textId="77777777" w:rsidR="00BF292A" w:rsidRDefault="00BF292A" w:rsidP="00BF292A">
      <w:pPr>
        <w:pStyle w:val="par1"/>
      </w:pPr>
      <w:r>
        <w:t>Subpart Eb</w:t>
      </w:r>
      <w:r>
        <w:tab/>
        <w:t xml:space="preserve">Standards of Performance for Municipal Waste Combustors for Which Construction Is Commenced After September 20, 1994. 40 CFR Part 60, Subpart Eb (July 1, </w:t>
      </w:r>
      <w:del w:id="20" w:author="Author">
        <w:r w:rsidDel="007C3F07">
          <w:delText>2025</w:delText>
        </w:r>
      </w:del>
      <w:ins w:id="21" w:author="Author">
        <w:r w:rsidR="007C3F07">
          <w:t>2026</w:t>
        </w:r>
      </w:ins>
      <w:r>
        <w:t>). (See Part B, Section VI of this Regulation Number 6 for Additional Requirements)</w:t>
      </w:r>
    </w:p>
    <w:p w14:paraId="2D8758CA" w14:textId="77777777" w:rsidR="00BF292A" w:rsidRDefault="00BF292A" w:rsidP="00BF292A">
      <w:pPr>
        <w:pStyle w:val="par1"/>
      </w:pPr>
      <w:r>
        <w:t xml:space="preserve">Subpart </w:t>
      </w:r>
      <w:proofErr w:type="spellStart"/>
      <w:r>
        <w:t>Ec</w:t>
      </w:r>
      <w:proofErr w:type="spellEnd"/>
      <w:r>
        <w:tab/>
        <w:t xml:space="preserve">Standards of Performance for Hospital/Medical/Infectious Waste Incinerators for Which Construction is Commenced After June 20, 1996. 40 CFR Part 60, Subpart </w:t>
      </w:r>
      <w:proofErr w:type="spellStart"/>
      <w:r>
        <w:t>Ec</w:t>
      </w:r>
      <w:proofErr w:type="spellEnd"/>
      <w:r>
        <w:t xml:space="preserve"> (July 1, </w:t>
      </w:r>
      <w:del w:id="22" w:author="Author">
        <w:r w:rsidDel="007C3F07">
          <w:delText>2025</w:delText>
        </w:r>
      </w:del>
      <w:ins w:id="23" w:author="Author">
        <w:r w:rsidR="007C3F07">
          <w:t>2026</w:t>
        </w:r>
      </w:ins>
      <w:r>
        <w:t>). (See Part B, Section V of this Regulation Number 6 for Additional Requirements)</w:t>
      </w:r>
    </w:p>
    <w:p w14:paraId="3C661559" w14:textId="77777777" w:rsidR="00BF292A" w:rsidRDefault="00BF292A" w:rsidP="00BF292A">
      <w:pPr>
        <w:pStyle w:val="par1"/>
      </w:pPr>
      <w:r>
        <w:t>Subpart F</w:t>
      </w:r>
      <w:r>
        <w:tab/>
        <w:t xml:space="preserve">Standards of Performance for Portland Cement Plants. 40 CFR Part 60, Subpart F (July 1, </w:t>
      </w:r>
      <w:del w:id="24" w:author="Author">
        <w:r w:rsidDel="007C3F07">
          <w:delText>2025</w:delText>
        </w:r>
      </w:del>
      <w:ins w:id="25" w:author="Author">
        <w:r w:rsidR="007C3F07">
          <w:t>2026</w:t>
        </w:r>
      </w:ins>
      <w:r>
        <w:t>).</w:t>
      </w:r>
    </w:p>
    <w:p w14:paraId="334DDA9D" w14:textId="77777777" w:rsidR="00BF292A" w:rsidRDefault="00BF292A" w:rsidP="00BF292A">
      <w:pPr>
        <w:pStyle w:val="par1"/>
      </w:pPr>
      <w:r>
        <w:t>Subpart G</w:t>
      </w:r>
      <w:r>
        <w:tab/>
        <w:t xml:space="preserve">Standards of Performance for Nitric Acid Plants. 40 CFR Part 60, Subpart G (July 1, </w:t>
      </w:r>
      <w:del w:id="26" w:author="Author">
        <w:r w:rsidDel="007C3F07">
          <w:delText>2025</w:delText>
        </w:r>
      </w:del>
      <w:ins w:id="27" w:author="Author">
        <w:r w:rsidR="007C3F07">
          <w:t>2026</w:t>
        </w:r>
      </w:ins>
      <w:r>
        <w:t>).</w:t>
      </w:r>
    </w:p>
    <w:p w14:paraId="4CC8865C" w14:textId="77777777" w:rsidR="00BF292A" w:rsidRDefault="00BF292A" w:rsidP="00BF292A">
      <w:pPr>
        <w:pStyle w:val="par1"/>
      </w:pPr>
      <w:r>
        <w:t>Subpart Ga</w:t>
      </w:r>
      <w:r>
        <w:tab/>
        <w:t xml:space="preserve">Standards of Performance for Nitric Acid Plants for Which Construction, Reconstruction, or Modification Commenced After October 14, 2011. 40 CFR Part 60, Subpart Ga (July 1, </w:t>
      </w:r>
      <w:del w:id="28" w:author="Author">
        <w:r w:rsidDel="007C3F07">
          <w:delText>2025</w:delText>
        </w:r>
      </w:del>
      <w:ins w:id="29" w:author="Author">
        <w:r w:rsidR="007C3F07">
          <w:t>2026</w:t>
        </w:r>
      </w:ins>
      <w:r>
        <w:t>).</w:t>
      </w:r>
    </w:p>
    <w:p w14:paraId="43D762A5" w14:textId="77777777" w:rsidR="00BF292A" w:rsidRDefault="00BF292A" w:rsidP="00BF292A">
      <w:pPr>
        <w:pStyle w:val="par1"/>
      </w:pPr>
      <w:r>
        <w:t>Subpart H</w:t>
      </w:r>
      <w:r>
        <w:tab/>
        <w:t xml:space="preserve">Standards of Performance for Sulfuric Acid Plants. 40 CFR Part 60, Subpart H (July 1, </w:t>
      </w:r>
      <w:del w:id="30" w:author="Author">
        <w:r w:rsidDel="007C3F07">
          <w:delText>2025</w:delText>
        </w:r>
      </w:del>
      <w:ins w:id="31" w:author="Author">
        <w:r w:rsidR="007C3F07">
          <w:t>2026</w:t>
        </w:r>
      </w:ins>
      <w:r>
        <w:t>).</w:t>
      </w:r>
    </w:p>
    <w:p w14:paraId="38F02B02" w14:textId="77777777" w:rsidR="00BF292A" w:rsidRDefault="00BF292A" w:rsidP="00BF292A">
      <w:pPr>
        <w:pStyle w:val="par1"/>
      </w:pPr>
      <w:r>
        <w:t>Subpart I</w:t>
      </w:r>
      <w:r>
        <w:tab/>
        <w:t xml:space="preserve">Standards of Performance for Hot Mix Asphalt Facilities. 40 CFR Part 60, Subpart I (July 1, </w:t>
      </w:r>
      <w:del w:id="32" w:author="Author">
        <w:r w:rsidDel="007C3F07">
          <w:delText>2025</w:delText>
        </w:r>
      </w:del>
      <w:ins w:id="33" w:author="Author">
        <w:r w:rsidR="007C3F07">
          <w:t>2026</w:t>
        </w:r>
      </w:ins>
      <w:r>
        <w:t>).</w:t>
      </w:r>
    </w:p>
    <w:p w14:paraId="70AEC81C" w14:textId="77777777" w:rsidR="00BF292A" w:rsidRDefault="00BF292A" w:rsidP="00BF292A">
      <w:pPr>
        <w:pStyle w:val="par1"/>
      </w:pPr>
      <w:r>
        <w:t>Subpart J</w:t>
      </w:r>
      <w:r>
        <w:tab/>
        <w:t xml:space="preserve">Standards of Performance for Petroleum Refineries. 40 CFR Part 60, Subpart J (July 1, </w:t>
      </w:r>
      <w:del w:id="34" w:author="Author">
        <w:r w:rsidDel="007C3F07">
          <w:delText>2025</w:delText>
        </w:r>
      </w:del>
      <w:ins w:id="35" w:author="Author">
        <w:r w:rsidR="007C3F07">
          <w:t>2026</w:t>
        </w:r>
      </w:ins>
      <w:r>
        <w:t>).</w:t>
      </w:r>
    </w:p>
    <w:p w14:paraId="7C3FD8F2" w14:textId="77777777" w:rsidR="00BF292A" w:rsidRDefault="00BF292A" w:rsidP="00BF292A">
      <w:pPr>
        <w:pStyle w:val="par1"/>
      </w:pPr>
      <w:r>
        <w:t>Subpart Ja</w:t>
      </w:r>
      <w:r>
        <w:tab/>
        <w:t xml:space="preserve">Standards of Performance for Petroleum Refineries for Which Construction, Reconstruction, or Modification Commenced After May 14, 2007. 40 CFR Part 60, Subpart Ja (July 1, </w:t>
      </w:r>
      <w:del w:id="36" w:author="Author">
        <w:r w:rsidDel="007C3F07">
          <w:delText>2025</w:delText>
        </w:r>
      </w:del>
      <w:ins w:id="37" w:author="Author">
        <w:r w:rsidR="007C3F07">
          <w:t>2026</w:t>
        </w:r>
      </w:ins>
      <w:r>
        <w:t>).</w:t>
      </w:r>
    </w:p>
    <w:p w14:paraId="3872C901" w14:textId="77777777" w:rsidR="00BF292A" w:rsidRDefault="00BF292A" w:rsidP="00BF292A">
      <w:pPr>
        <w:pStyle w:val="par1"/>
      </w:pPr>
      <w:r>
        <w:t>Subpart K</w:t>
      </w:r>
      <w:r>
        <w:tab/>
        <w:t xml:space="preserve">Standards of Performance for Storage Vessels for Petroleum Liquids Constructed after June 11, </w:t>
      </w:r>
      <w:proofErr w:type="gramStart"/>
      <w:r>
        <w:t>1973</w:t>
      </w:r>
      <w:proofErr w:type="gramEnd"/>
      <w:r>
        <w:t xml:space="preserve"> and prior to May 19, 1978. 40 CFR Part 60, Subpart K (July 1, </w:t>
      </w:r>
      <w:del w:id="38" w:author="Author">
        <w:r w:rsidDel="001671ED">
          <w:delText>2025</w:delText>
        </w:r>
      </w:del>
      <w:ins w:id="39" w:author="Author">
        <w:r w:rsidR="001671ED">
          <w:t>2026</w:t>
        </w:r>
      </w:ins>
      <w:r>
        <w:t>).</w:t>
      </w:r>
    </w:p>
    <w:p w14:paraId="26960667" w14:textId="77777777" w:rsidR="00BF292A" w:rsidRDefault="00BF292A" w:rsidP="00BF292A">
      <w:pPr>
        <w:pStyle w:val="par1"/>
      </w:pPr>
      <w:r>
        <w:lastRenderedPageBreak/>
        <w:t>Subpart Ka</w:t>
      </w:r>
      <w:r>
        <w:tab/>
        <w:t xml:space="preserve">Standards of Performance for Storage Vessels for Petroleum Liquids Constructed after May 18, 1978, and prior to July 23, 1984. 40 CFR Part 60, Subpart Ka (July 1, </w:t>
      </w:r>
      <w:del w:id="40" w:author="Author">
        <w:r w:rsidDel="001671ED">
          <w:delText>2025</w:delText>
        </w:r>
      </w:del>
      <w:ins w:id="41" w:author="Author">
        <w:r w:rsidR="001671ED">
          <w:t>2026</w:t>
        </w:r>
      </w:ins>
      <w:r>
        <w:t>).</w:t>
      </w:r>
    </w:p>
    <w:p w14:paraId="64806B7E" w14:textId="77777777" w:rsidR="00BF292A" w:rsidRDefault="00BF292A" w:rsidP="00BF292A">
      <w:pPr>
        <w:pStyle w:val="par1"/>
      </w:pPr>
      <w:r>
        <w:t>Subpart Kb</w:t>
      </w:r>
      <w:r>
        <w:tab/>
        <w:t xml:space="preserve">Standards of Performance for Volatile Organic Liquid Storage Vessels (Including Petroleum Liquid Storage Vessels) for which Construction, Reconstruction, or Modification Commenced after July 23, 1984. 40 CFR Part 60, Subpart Kb (July 1, </w:t>
      </w:r>
      <w:del w:id="42" w:author="Author">
        <w:r w:rsidDel="001671ED">
          <w:delText>2025</w:delText>
        </w:r>
      </w:del>
      <w:ins w:id="43" w:author="Author">
        <w:r w:rsidR="001671ED">
          <w:t>2026</w:t>
        </w:r>
      </w:ins>
      <w:r>
        <w:t>).</w:t>
      </w:r>
    </w:p>
    <w:p w14:paraId="2DA8A4F4" w14:textId="77777777" w:rsidR="00BF292A" w:rsidRDefault="00BF292A" w:rsidP="00BF292A">
      <w:pPr>
        <w:pStyle w:val="par1"/>
      </w:pPr>
      <w:r>
        <w:t xml:space="preserve">Subpart Kc </w:t>
      </w:r>
      <w:r>
        <w:tab/>
        <w:t xml:space="preserve">New Source Performance Standards Review for Volatile Organic Liquid Storage Vessels (Including Petroleum Liquid Storage Vessels) Constructed, Reconstructed, or Modified after October 4, 2023. 40 CFR Part 60, Subpart Kc (July 1, </w:t>
      </w:r>
      <w:del w:id="44" w:author="Author">
        <w:r w:rsidDel="001671ED">
          <w:delText>2025</w:delText>
        </w:r>
      </w:del>
      <w:ins w:id="45" w:author="Author">
        <w:r w:rsidR="001671ED">
          <w:t>2026</w:t>
        </w:r>
      </w:ins>
      <w:r>
        <w:t>).</w:t>
      </w:r>
    </w:p>
    <w:p w14:paraId="39CCF8DC" w14:textId="77777777" w:rsidR="00BF292A" w:rsidRDefault="00BF292A" w:rsidP="00BF292A">
      <w:pPr>
        <w:pStyle w:val="par1"/>
      </w:pPr>
      <w:r>
        <w:t>Subpart L</w:t>
      </w:r>
      <w:r>
        <w:tab/>
        <w:t xml:space="preserve">Standards of Performance for Secondary Lead Smelters Constructed, Reconstructed, or Modified after June 11, 1973, and on or before December 1, 2022. 40 CFR Part 60, Subpart L (July 1, 2023), as amended on November 20, </w:t>
      </w:r>
      <w:del w:id="46" w:author="Author">
        <w:r w:rsidDel="001671ED">
          <w:delText>2025</w:delText>
        </w:r>
      </w:del>
      <w:ins w:id="47" w:author="Author">
        <w:r w:rsidR="001671ED">
          <w:t>2026</w:t>
        </w:r>
      </w:ins>
      <w:r>
        <w:t>.</w:t>
      </w:r>
    </w:p>
    <w:p w14:paraId="0773F00F" w14:textId="77777777" w:rsidR="00BF292A" w:rsidRDefault="00BF292A" w:rsidP="00BF292A">
      <w:pPr>
        <w:pStyle w:val="par1"/>
      </w:pPr>
      <w:r>
        <w:t>Subpart La</w:t>
      </w:r>
      <w:r>
        <w:tab/>
        <w:t xml:space="preserve">Standards of Performance for Secondary Lead Smelters Constructed, Reconstructed, or Modified after December 1, 2022. 40 CFR Part 60, Subpart La (July 1, </w:t>
      </w:r>
      <w:del w:id="48" w:author="Author">
        <w:r w:rsidDel="001671ED">
          <w:delText>2025</w:delText>
        </w:r>
      </w:del>
      <w:ins w:id="49" w:author="Author">
        <w:r w:rsidR="001671ED">
          <w:t>2026</w:t>
        </w:r>
      </w:ins>
      <w:r>
        <w:t>), as amended on November 20, 2023.</w:t>
      </w:r>
    </w:p>
    <w:p w14:paraId="05CD24A7" w14:textId="77777777" w:rsidR="00BF292A" w:rsidRDefault="00BF292A" w:rsidP="00BF292A">
      <w:pPr>
        <w:pStyle w:val="par1"/>
      </w:pPr>
      <w:r>
        <w:t>Subpart M</w:t>
      </w:r>
      <w:r>
        <w:tab/>
        <w:t xml:space="preserve">Standards of Performance for Secondary Brass and Bronze Production Plants. 40 CFR Part 60, Subpart M (July 1, </w:t>
      </w:r>
      <w:del w:id="50" w:author="Author">
        <w:r w:rsidDel="001671ED">
          <w:delText>2025</w:delText>
        </w:r>
      </w:del>
      <w:ins w:id="51" w:author="Author">
        <w:r w:rsidR="001671ED">
          <w:t>2026</w:t>
        </w:r>
      </w:ins>
      <w:r>
        <w:t>).</w:t>
      </w:r>
    </w:p>
    <w:p w14:paraId="2A03CCCC" w14:textId="77777777" w:rsidR="00BF292A" w:rsidRDefault="00BF292A" w:rsidP="00BF292A">
      <w:pPr>
        <w:pStyle w:val="par1"/>
      </w:pPr>
      <w:r>
        <w:t>Subpart N</w:t>
      </w:r>
      <w:r>
        <w:tab/>
        <w:t xml:space="preserve">Standards of Performance for Iron and Steel Plants. 40 CFR Part 60, Subpart N (July 1, </w:t>
      </w:r>
      <w:del w:id="52" w:author="Author">
        <w:r w:rsidDel="001671ED">
          <w:delText>2025</w:delText>
        </w:r>
      </w:del>
      <w:ins w:id="53" w:author="Author">
        <w:r w:rsidR="001671ED">
          <w:t>2026</w:t>
        </w:r>
      </w:ins>
      <w:r>
        <w:t>).</w:t>
      </w:r>
    </w:p>
    <w:p w14:paraId="6ED47570" w14:textId="77777777" w:rsidR="00BF292A" w:rsidRDefault="00BF292A" w:rsidP="00BF292A">
      <w:pPr>
        <w:pStyle w:val="par1"/>
      </w:pPr>
      <w:r>
        <w:t>Subpart Na</w:t>
      </w:r>
      <w:r>
        <w:tab/>
        <w:t xml:space="preserve">Standards of Performance for Basic Oxygen Process Furnaces. 40 CFR Part 60, Subpart Na (July 1, </w:t>
      </w:r>
      <w:del w:id="54" w:author="Author">
        <w:r w:rsidDel="001671ED">
          <w:delText>2025</w:delText>
        </w:r>
      </w:del>
      <w:ins w:id="55" w:author="Author">
        <w:r w:rsidR="001671ED">
          <w:t>2026</w:t>
        </w:r>
      </w:ins>
      <w:r>
        <w:t>).</w:t>
      </w:r>
    </w:p>
    <w:p w14:paraId="67AA46E4" w14:textId="77777777" w:rsidR="00BF292A" w:rsidRDefault="00BF292A" w:rsidP="00BF292A">
      <w:pPr>
        <w:pStyle w:val="par1"/>
      </w:pPr>
      <w:r>
        <w:t>Subpart O</w:t>
      </w:r>
      <w:r>
        <w:tab/>
        <w:t xml:space="preserve">Standards of Performance for Sewage Treatment Plants. 40 CFR Part 60, Subpart O (July 1, </w:t>
      </w:r>
      <w:del w:id="56" w:author="Author">
        <w:r w:rsidDel="001671ED">
          <w:delText>2025</w:delText>
        </w:r>
      </w:del>
      <w:ins w:id="57" w:author="Author">
        <w:r w:rsidR="001671ED">
          <w:t>2026</w:t>
        </w:r>
      </w:ins>
      <w:r>
        <w:t>).</w:t>
      </w:r>
    </w:p>
    <w:p w14:paraId="0A6E86C0" w14:textId="77777777" w:rsidR="00BF292A" w:rsidRDefault="00BF292A" w:rsidP="00BF292A">
      <w:pPr>
        <w:pStyle w:val="par1"/>
      </w:pPr>
      <w:r>
        <w:t>Subpart P</w:t>
      </w:r>
      <w:r>
        <w:tab/>
        <w:t xml:space="preserve">Standards of Performance for Primary Copper Smelters. 40 CFR Part 60, Subpart P (July 1, </w:t>
      </w:r>
      <w:del w:id="58" w:author="Author">
        <w:r w:rsidDel="001671ED">
          <w:delText>2025</w:delText>
        </w:r>
      </w:del>
      <w:ins w:id="59" w:author="Author">
        <w:r w:rsidR="001671ED">
          <w:t>2026</w:t>
        </w:r>
      </w:ins>
      <w:r>
        <w:t>).</w:t>
      </w:r>
    </w:p>
    <w:p w14:paraId="4D343922" w14:textId="77777777" w:rsidR="00BF292A" w:rsidRDefault="00BF292A" w:rsidP="00BF292A">
      <w:pPr>
        <w:pStyle w:val="par1"/>
      </w:pPr>
      <w:r>
        <w:t>Subpart Q</w:t>
      </w:r>
      <w:r>
        <w:tab/>
        <w:t xml:space="preserve">Standards of Performance for Primary Zinc Smelters. 40 CFR Part 60, Subpart Q (July 1, </w:t>
      </w:r>
      <w:del w:id="60" w:author="Author">
        <w:r w:rsidDel="001671ED">
          <w:delText>2025</w:delText>
        </w:r>
      </w:del>
      <w:ins w:id="61" w:author="Author">
        <w:r w:rsidR="001671ED">
          <w:t>2026</w:t>
        </w:r>
      </w:ins>
      <w:r>
        <w:t>).</w:t>
      </w:r>
    </w:p>
    <w:p w14:paraId="6780AED5" w14:textId="77777777" w:rsidR="00BF292A" w:rsidRDefault="00BF292A" w:rsidP="00BF292A">
      <w:pPr>
        <w:pStyle w:val="par1"/>
      </w:pPr>
      <w:r>
        <w:t>Subpart R</w:t>
      </w:r>
      <w:r>
        <w:tab/>
        <w:t xml:space="preserve">Standards of Performance for Primary Lead Smelters. 40 CFR Part 60, Subpart R (July 1, </w:t>
      </w:r>
      <w:del w:id="62" w:author="Author">
        <w:r w:rsidDel="001671ED">
          <w:delText>2025</w:delText>
        </w:r>
      </w:del>
      <w:ins w:id="63" w:author="Author">
        <w:r w:rsidR="001671ED">
          <w:t>2026</w:t>
        </w:r>
      </w:ins>
      <w:r>
        <w:t>).</w:t>
      </w:r>
    </w:p>
    <w:p w14:paraId="4EC00748" w14:textId="77777777" w:rsidR="00BF292A" w:rsidRDefault="00BF292A" w:rsidP="00BF292A">
      <w:pPr>
        <w:pStyle w:val="par1"/>
      </w:pPr>
      <w:r>
        <w:lastRenderedPageBreak/>
        <w:t>Subpart S</w:t>
      </w:r>
      <w:r>
        <w:tab/>
        <w:t xml:space="preserve">Standards of Performance for Primary Aluminum Reduction Plants. 40 CFR Part 60, Subpart S (July 1, </w:t>
      </w:r>
      <w:del w:id="64" w:author="Author">
        <w:r w:rsidDel="001671ED">
          <w:delText>2025</w:delText>
        </w:r>
      </w:del>
      <w:ins w:id="65" w:author="Author">
        <w:r w:rsidR="001671ED">
          <w:t>2026</w:t>
        </w:r>
      </w:ins>
      <w:r>
        <w:t>).</w:t>
      </w:r>
    </w:p>
    <w:p w14:paraId="37E43032" w14:textId="77777777" w:rsidR="00BF292A" w:rsidRDefault="00BF292A" w:rsidP="00BF292A">
      <w:pPr>
        <w:pStyle w:val="par1"/>
      </w:pPr>
      <w:r>
        <w:t>Subpart T</w:t>
      </w:r>
      <w:r>
        <w:tab/>
        <w:t xml:space="preserve">Standards of Performance for the Phosphate Fertilizer Industry: Wet-Process Phosphoric Acid Plants. 40 CFR Part 60, Subpart T (July 1, </w:t>
      </w:r>
      <w:del w:id="66" w:author="Author">
        <w:r w:rsidDel="001671ED">
          <w:delText>2025</w:delText>
        </w:r>
      </w:del>
      <w:ins w:id="67" w:author="Author">
        <w:r w:rsidR="001671ED">
          <w:t>2026</w:t>
        </w:r>
      </w:ins>
      <w:r>
        <w:t>).</w:t>
      </w:r>
    </w:p>
    <w:p w14:paraId="4819BC3D" w14:textId="77777777" w:rsidR="00BF292A" w:rsidRDefault="00BF292A" w:rsidP="00BF292A">
      <w:pPr>
        <w:pStyle w:val="par1"/>
      </w:pPr>
      <w:r>
        <w:t>Subpart U</w:t>
      </w:r>
      <w:r>
        <w:tab/>
        <w:t xml:space="preserve">Standards of Performance for the Phosphate Fertilizer Industry: Superphosphoric Acid Plants. 40 CFR Part 60, Subpart U (July 1, </w:t>
      </w:r>
      <w:del w:id="68" w:author="Author">
        <w:r w:rsidDel="001671ED">
          <w:delText>2025</w:delText>
        </w:r>
      </w:del>
      <w:ins w:id="69" w:author="Author">
        <w:r w:rsidR="001671ED">
          <w:t>2026</w:t>
        </w:r>
      </w:ins>
      <w:r>
        <w:t>).</w:t>
      </w:r>
    </w:p>
    <w:p w14:paraId="1E575457" w14:textId="77777777" w:rsidR="00BF292A" w:rsidRDefault="00BF292A" w:rsidP="00BF292A">
      <w:pPr>
        <w:pStyle w:val="par1"/>
      </w:pPr>
      <w:r>
        <w:t>Subpart V</w:t>
      </w:r>
      <w:r>
        <w:tab/>
        <w:t xml:space="preserve">Standards of Performance for the Phosphate Fertilizer Industry: Diammonium Phosphate Plants. 40 CFR Part 60, Subpart V (July 1, </w:t>
      </w:r>
      <w:del w:id="70" w:author="Author">
        <w:r w:rsidDel="001671ED">
          <w:delText>2025</w:delText>
        </w:r>
      </w:del>
      <w:ins w:id="71" w:author="Author">
        <w:r w:rsidR="001671ED">
          <w:t>2026</w:t>
        </w:r>
      </w:ins>
      <w:r>
        <w:t>).</w:t>
      </w:r>
    </w:p>
    <w:p w14:paraId="174B61D4" w14:textId="77777777" w:rsidR="00BF292A" w:rsidRDefault="00BF292A" w:rsidP="00BF292A">
      <w:pPr>
        <w:pStyle w:val="par1"/>
      </w:pPr>
      <w:r>
        <w:t>Subpart W</w:t>
      </w:r>
      <w:r>
        <w:tab/>
        <w:t xml:space="preserve">Standards of Performance for the Phosphate Fertilizer Industry: Triple Superphosphate Plants. 40 CFR Part 60, Subpart W (July 1, </w:t>
      </w:r>
      <w:del w:id="72" w:author="Author">
        <w:r w:rsidDel="001671ED">
          <w:delText>2025</w:delText>
        </w:r>
      </w:del>
      <w:ins w:id="73" w:author="Author">
        <w:r w:rsidR="001671ED">
          <w:t>2026</w:t>
        </w:r>
      </w:ins>
      <w:r>
        <w:t>).</w:t>
      </w:r>
    </w:p>
    <w:p w14:paraId="41F4BBC9" w14:textId="77777777" w:rsidR="00BF292A" w:rsidRDefault="00BF292A" w:rsidP="00BF292A">
      <w:pPr>
        <w:pStyle w:val="par1"/>
      </w:pPr>
      <w:r>
        <w:t>Subpart X</w:t>
      </w:r>
      <w:r>
        <w:tab/>
        <w:t xml:space="preserve">Standards of Performance for the Phosphate Fertilizer Industry: Granular Triple Superphosphate Storage Facilities. 40 CFR Part 60, Subpart X (July 1, </w:t>
      </w:r>
      <w:del w:id="74" w:author="Author">
        <w:r w:rsidDel="001671ED">
          <w:delText>2025</w:delText>
        </w:r>
      </w:del>
      <w:ins w:id="75" w:author="Author">
        <w:r w:rsidR="001671ED">
          <w:t>2026</w:t>
        </w:r>
      </w:ins>
      <w:r>
        <w:t>).</w:t>
      </w:r>
    </w:p>
    <w:p w14:paraId="64D4E994" w14:textId="77777777" w:rsidR="00BF292A" w:rsidRDefault="00BF292A" w:rsidP="00BF292A">
      <w:pPr>
        <w:pStyle w:val="par1"/>
      </w:pPr>
      <w:r>
        <w:t>Subpart Y</w:t>
      </w:r>
      <w:r>
        <w:tab/>
        <w:t xml:space="preserve">Standards of Performance for Coal Preparation Plants. 40 CFR Part 60, Subpart Y (July 1, </w:t>
      </w:r>
      <w:del w:id="76" w:author="Author">
        <w:r w:rsidDel="001671ED">
          <w:delText>2025</w:delText>
        </w:r>
      </w:del>
      <w:ins w:id="77" w:author="Author">
        <w:r w:rsidR="001671ED">
          <w:t>2026</w:t>
        </w:r>
      </w:ins>
      <w:r>
        <w:t>).</w:t>
      </w:r>
    </w:p>
    <w:p w14:paraId="5711D19E" w14:textId="77777777" w:rsidR="00BF292A" w:rsidRDefault="00BF292A" w:rsidP="00BF292A">
      <w:pPr>
        <w:pStyle w:val="par1"/>
      </w:pPr>
      <w:r>
        <w:t>Subpart Z</w:t>
      </w:r>
      <w:r>
        <w:tab/>
        <w:t xml:space="preserve">Standards of Performance for Ferroalloy Production Facilities. 40 CFR Part 60, Subpart Z (July 1, </w:t>
      </w:r>
      <w:del w:id="78" w:author="Author">
        <w:r w:rsidDel="001671ED">
          <w:delText>2025</w:delText>
        </w:r>
      </w:del>
      <w:ins w:id="79" w:author="Author">
        <w:r w:rsidR="001671ED">
          <w:t>2026</w:t>
        </w:r>
      </w:ins>
      <w:r>
        <w:t>).</w:t>
      </w:r>
    </w:p>
    <w:p w14:paraId="61A38817" w14:textId="77777777" w:rsidR="00BF292A" w:rsidRDefault="00BF292A" w:rsidP="00BF292A">
      <w:pPr>
        <w:pStyle w:val="par1"/>
      </w:pPr>
      <w:r>
        <w:t>Subpart AA</w:t>
      </w:r>
      <w:r>
        <w:tab/>
        <w:t xml:space="preserve">Standards of Performance for Steel Plants: Electric Arc Furnaces Constructed after October 21, 1974, and on or before August 17, 1983. 40 CFR Part 60, Subpart AA (July 1, </w:t>
      </w:r>
      <w:del w:id="80" w:author="Author">
        <w:r w:rsidDel="001671ED">
          <w:delText>2025</w:delText>
        </w:r>
      </w:del>
      <w:ins w:id="81" w:author="Author">
        <w:r w:rsidR="001671ED">
          <w:t>2026</w:t>
        </w:r>
      </w:ins>
      <w:r>
        <w:t>), as amended on August 25, 2023.</w:t>
      </w:r>
    </w:p>
    <w:p w14:paraId="59A8D78F" w14:textId="77777777" w:rsidR="00BF292A" w:rsidRDefault="00BF292A" w:rsidP="00BF292A">
      <w:pPr>
        <w:pStyle w:val="par1"/>
      </w:pPr>
      <w:r>
        <w:t xml:space="preserve">Subpart </w:t>
      </w:r>
      <w:proofErr w:type="spellStart"/>
      <w:r>
        <w:t>AAa</w:t>
      </w:r>
      <w:proofErr w:type="spellEnd"/>
      <w:r>
        <w:tab/>
        <w:t xml:space="preserve">Standards of Performance for Steel Plants: Electric Arc Furnaces and Argon-Oxygen Decarburization Vessels Constructed after August 17, 1983. 40 CFR Part 60, Subpart </w:t>
      </w:r>
      <w:proofErr w:type="spellStart"/>
      <w:r>
        <w:t>AAa</w:t>
      </w:r>
      <w:proofErr w:type="spellEnd"/>
      <w:r>
        <w:t xml:space="preserve"> (July 1, </w:t>
      </w:r>
      <w:del w:id="82" w:author="Author">
        <w:r w:rsidDel="001671ED">
          <w:delText>2025</w:delText>
        </w:r>
      </w:del>
      <w:ins w:id="83" w:author="Author">
        <w:r w:rsidR="001671ED">
          <w:t>2026</w:t>
        </w:r>
      </w:ins>
      <w:r>
        <w:t>), as amended on August 25, 2023.</w:t>
      </w:r>
    </w:p>
    <w:p w14:paraId="3D6276CB" w14:textId="77777777" w:rsidR="00BF292A" w:rsidRDefault="00BF292A" w:rsidP="00BF292A">
      <w:pPr>
        <w:pStyle w:val="par1"/>
      </w:pPr>
      <w:r>
        <w:t>Subpart BB</w:t>
      </w:r>
      <w:r>
        <w:tab/>
        <w:t xml:space="preserve">Standards of Performance for Kraft Pulp Mills. 40 CFR Part 60, Subpart BB (July 1, </w:t>
      </w:r>
      <w:del w:id="84" w:author="Author">
        <w:r w:rsidDel="001671ED">
          <w:delText>2025</w:delText>
        </w:r>
      </w:del>
      <w:ins w:id="85" w:author="Author">
        <w:r w:rsidR="001671ED">
          <w:t>2026</w:t>
        </w:r>
      </w:ins>
      <w:r>
        <w:t>).</w:t>
      </w:r>
    </w:p>
    <w:p w14:paraId="05742E87" w14:textId="77777777" w:rsidR="00BF292A" w:rsidRDefault="00BF292A" w:rsidP="00BF292A">
      <w:pPr>
        <w:pStyle w:val="par1"/>
      </w:pPr>
      <w:r>
        <w:t xml:space="preserve">Subpart </w:t>
      </w:r>
      <w:proofErr w:type="spellStart"/>
      <w:r>
        <w:t>BBa</w:t>
      </w:r>
      <w:proofErr w:type="spellEnd"/>
      <w:r>
        <w:tab/>
        <w:t xml:space="preserve">Standards of Performance for Kraft Pulp Mill Affected Sources for Which Construction, Reconstruction, or Modification Commenced After May 23, 2013. 40 CFR Part 60, Subpart </w:t>
      </w:r>
      <w:proofErr w:type="spellStart"/>
      <w:r>
        <w:t>BBa</w:t>
      </w:r>
      <w:proofErr w:type="spellEnd"/>
      <w:r>
        <w:t xml:space="preserve"> (July 1, </w:t>
      </w:r>
      <w:del w:id="86" w:author="Author">
        <w:r w:rsidDel="001671ED">
          <w:delText>2025</w:delText>
        </w:r>
      </w:del>
      <w:ins w:id="87" w:author="Author">
        <w:r w:rsidR="001671ED">
          <w:t>2026</w:t>
        </w:r>
      </w:ins>
      <w:r>
        <w:t>).</w:t>
      </w:r>
    </w:p>
    <w:p w14:paraId="5529B048" w14:textId="77777777" w:rsidR="00BF292A" w:rsidRDefault="00BF292A" w:rsidP="00BF292A">
      <w:pPr>
        <w:pStyle w:val="par1"/>
      </w:pPr>
      <w:r>
        <w:t>Subpart CC</w:t>
      </w:r>
      <w:r>
        <w:tab/>
        <w:t xml:space="preserve">Standards of Performance for Glass Manufacturing Plants. 40 CFR Part 60, Subpart CC (July 1, </w:t>
      </w:r>
      <w:del w:id="88" w:author="Author">
        <w:r w:rsidDel="001671ED">
          <w:delText>2025</w:delText>
        </w:r>
      </w:del>
      <w:ins w:id="89" w:author="Author">
        <w:r w:rsidR="001671ED">
          <w:t>2026</w:t>
        </w:r>
      </w:ins>
      <w:r>
        <w:t>).</w:t>
      </w:r>
    </w:p>
    <w:p w14:paraId="3B5C9FAF" w14:textId="77777777" w:rsidR="00BF292A" w:rsidRDefault="00BF292A" w:rsidP="00BF292A">
      <w:pPr>
        <w:pStyle w:val="par1"/>
      </w:pPr>
      <w:r>
        <w:t>Subpart DD</w:t>
      </w:r>
      <w:r>
        <w:tab/>
        <w:t xml:space="preserve">Standards of Performance for Grain Elevators. 40 CFR Part 60, Subpart DD (July 1, </w:t>
      </w:r>
      <w:del w:id="90" w:author="Author">
        <w:r w:rsidDel="001671ED">
          <w:delText>2025</w:delText>
        </w:r>
      </w:del>
      <w:ins w:id="91" w:author="Author">
        <w:r w:rsidR="001671ED">
          <w:t>2026</w:t>
        </w:r>
      </w:ins>
      <w:r>
        <w:t>).</w:t>
      </w:r>
    </w:p>
    <w:p w14:paraId="6B66DB22" w14:textId="77777777" w:rsidR="00BF292A" w:rsidRDefault="00BF292A" w:rsidP="00BF292A">
      <w:pPr>
        <w:pStyle w:val="par1"/>
      </w:pPr>
      <w:r>
        <w:lastRenderedPageBreak/>
        <w:t>Subpart EE</w:t>
      </w:r>
      <w:r>
        <w:tab/>
        <w:t xml:space="preserve">Standards of Performance for Surface Coating of Metal Furniture. 40 CFR Part 60, Subpart EE (July 1, </w:t>
      </w:r>
      <w:del w:id="92" w:author="Author">
        <w:r w:rsidDel="001671ED">
          <w:delText>2025</w:delText>
        </w:r>
      </w:del>
      <w:ins w:id="93" w:author="Author">
        <w:r w:rsidR="001671ED">
          <w:t>2026</w:t>
        </w:r>
      </w:ins>
      <w:r>
        <w:t>).</w:t>
      </w:r>
    </w:p>
    <w:p w14:paraId="63F18A08" w14:textId="77777777" w:rsidR="00BF292A" w:rsidRDefault="00BF292A" w:rsidP="00BF292A">
      <w:pPr>
        <w:pStyle w:val="par1"/>
      </w:pPr>
      <w:r>
        <w:t>Subpart GG</w:t>
      </w:r>
      <w:r>
        <w:tab/>
        <w:t xml:space="preserve">Standards of Performance for Stationary Gas Turbines. 40 CFR Part 60, Subpart GG (July 1, </w:t>
      </w:r>
      <w:del w:id="94" w:author="Author">
        <w:r w:rsidDel="001671ED">
          <w:delText>2025</w:delText>
        </w:r>
      </w:del>
      <w:ins w:id="95" w:author="Author">
        <w:r w:rsidR="001671ED">
          <w:t>2026</w:t>
        </w:r>
      </w:ins>
      <w:r>
        <w:t>). (See Subpart KKKK of this Regulation Number 6 for additional requirements for Stationary Combustion Turbines)</w:t>
      </w:r>
    </w:p>
    <w:p w14:paraId="4449374A" w14:textId="77777777" w:rsidR="00BF292A" w:rsidRDefault="00BF292A" w:rsidP="00BF292A">
      <w:pPr>
        <w:pStyle w:val="par1"/>
      </w:pPr>
      <w:r>
        <w:t>Subpart HH</w:t>
      </w:r>
      <w:r>
        <w:tab/>
        <w:t xml:space="preserve">Standards of Performance for Lime Manufacturing Plants. 40 CFR Part 60, Subpart HH (July 1, </w:t>
      </w:r>
      <w:del w:id="96" w:author="Author">
        <w:r w:rsidDel="001671ED">
          <w:delText>2025</w:delText>
        </w:r>
      </w:del>
      <w:ins w:id="97" w:author="Author">
        <w:r w:rsidR="001671ED">
          <w:t>2026</w:t>
        </w:r>
      </w:ins>
      <w:r>
        <w:t>).</w:t>
      </w:r>
    </w:p>
    <w:p w14:paraId="47DAD851" w14:textId="77777777" w:rsidR="00BF292A" w:rsidRDefault="00BF292A" w:rsidP="00BF292A">
      <w:pPr>
        <w:pStyle w:val="par1"/>
      </w:pPr>
      <w:r>
        <w:t>Subpart KK</w:t>
      </w:r>
      <w:r>
        <w:tab/>
        <w:t xml:space="preserve">Standards of Performance for Lead-Acid Battery Manufacturing Plants. 40 CFR Part 60, Subpart KK (July 1, </w:t>
      </w:r>
      <w:del w:id="98" w:author="Author">
        <w:r w:rsidDel="001671ED">
          <w:delText>2025</w:delText>
        </w:r>
      </w:del>
      <w:ins w:id="99" w:author="Author">
        <w:r w:rsidR="001671ED">
          <w:t>2026</w:t>
        </w:r>
      </w:ins>
      <w:r>
        <w:t>).</w:t>
      </w:r>
    </w:p>
    <w:p w14:paraId="31A96B60" w14:textId="77777777" w:rsidR="00BF292A" w:rsidRDefault="00BF292A" w:rsidP="00BF292A">
      <w:pPr>
        <w:pStyle w:val="par1"/>
      </w:pPr>
      <w:r>
        <w:t>Subpart LL</w:t>
      </w:r>
      <w:r>
        <w:tab/>
        <w:t xml:space="preserve">Standards of Performance for Metallic Mineral Processing Plants. 40 CFR Part 60, Subpart LL (July 1, </w:t>
      </w:r>
      <w:del w:id="100" w:author="Author">
        <w:r w:rsidDel="001671ED">
          <w:delText>2025</w:delText>
        </w:r>
      </w:del>
      <w:ins w:id="101" w:author="Author">
        <w:r w:rsidR="001671ED">
          <w:t>2026</w:t>
        </w:r>
      </w:ins>
      <w:r>
        <w:t>).</w:t>
      </w:r>
    </w:p>
    <w:p w14:paraId="4B891472" w14:textId="77777777" w:rsidR="00BF292A" w:rsidRDefault="00BF292A" w:rsidP="00BF292A">
      <w:pPr>
        <w:pStyle w:val="par1"/>
      </w:pPr>
      <w:r>
        <w:t>Subpart MM</w:t>
      </w:r>
      <w:r>
        <w:tab/>
        <w:t xml:space="preserve">Standards of Performance for Automobile and Light-Duty Truck Surface Coating Operations Constructed, Reconstructed or Modified after October 5, 1979, and On or Before May 18, 2022. 40 CFR Part 60, Subpart MM (July 1, </w:t>
      </w:r>
      <w:del w:id="102" w:author="Author">
        <w:r w:rsidDel="001671ED">
          <w:delText>2025</w:delText>
        </w:r>
      </w:del>
      <w:ins w:id="103" w:author="Author">
        <w:r w:rsidR="001671ED">
          <w:t>2026</w:t>
        </w:r>
      </w:ins>
      <w:r>
        <w:t>).</w:t>
      </w:r>
    </w:p>
    <w:p w14:paraId="64E239B2" w14:textId="77777777" w:rsidR="00BF292A" w:rsidRDefault="00BF292A" w:rsidP="00BF292A">
      <w:pPr>
        <w:pStyle w:val="par1"/>
      </w:pPr>
      <w:r>
        <w:t xml:space="preserve">Subpart </w:t>
      </w:r>
      <w:proofErr w:type="spellStart"/>
      <w:r>
        <w:t>MMa</w:t>
      </w:r>
      <w:proofErr w:type="spellEnd"/>
      <w:r>
        <w:tab/>
        <w:t xml:space="preserve">Standards of Performance for Automobile and Light-Duty Truck Surface Coating Operations Constructed, Reconstructed or Modified after May 18, 2022. 40 CFR Part 60, Subpart MM (July 1, </w:t>
      </w:r>
      <w:del w:id="104" w:author="Author">
        <w:r w:rsidDel="001671ED">
          <w:delText>2025</w:delText>
        </w:r>
      </w:del>
      <w:ins w:id="105" w:author="Author">
        <w:r w:rsidR="001671ED">
          <w:t>2026</w:t>
        </w:r>
      </w:ins>
      <w:r>
        <w:t>).</w:t>
      </w:r>
    </w:p>
    <w:p w14:paraId="55CC4B29" w14:textId="77777777" w:rsidR="00BF292A" w:rsidRDefault="00BF292A" w:rsidP="00BF292A">
      <w:pPr>
        <w:pStyle w:val="par1"/>
      </w:pPr>
      <w:r>
        <w:t>Subpart NN</w:t>
      </w:r>
      <w:r>
        <w:tab/>
        <w:t xml:space="preserve">Standards of Performance for Phosphate Rock Plants. 40 CFR Part 60, Subpart NN (July 1, </w:t>
      </w:r>
      <w:del w:id="106" w:author="Author">
        <w:r w:rsidDel="001671ED">
          <w:delText>2025</w:delText>
        </w:r>
      </w:del>
      <w:ins w:id="107" w:author="Author">
        <w:r w:rsidR="001671ED">
          <w:t>2026</w:t>
        </w:r>
      </w:ins>
      <w:r>
        <w:t>).</w:t>
      </w:r>
    </w:p>
    <w:p w14:paraId="196C5A82" w14:textId="77777777" w:rsidR="00BF292A" w:rsidRDefault="00BF292A" w:rsidP="00BF292A">
      <w:pPr>
        <w:pStyle w:val="par1"/>
      </w:pPr>
      <w:r>
        <w:t>Subpart PP</w:t>
      </w:r>
      <w:r>
        <w:tab/>
        <w:t xml:space="preserve">Standards of Performance for Ammonium Sulfate Manufacture. 40 CFR Part 60, Subpart PP (July 1, </w:t>
      </w:r>
      <w:del w:id="108" w:author="Author">
        <w:r w:rsidDel="001671ED">
          <w:delText>2025</w:delText>
        </w:r>
      </w:del>
      <w:ins w:id="109" w:author="Author">
        <w:r w:rsidR="001671ED">
          <w:t>2026</w:t>
        </w:r>
      </w:ins>
      <w:r>
        <w:t>).</w:t>
      </w:r>
    </w:p>
    <w:p w14:paraId="6CD8F54E" w14:textId="77777777" w:rsidR="00BF292A" w:rsidRDefault="00BF292A" w:rsidP="00BF292A">
      <w:pPr>
        <w:pStyle w:val="par1"/>
      </w:pPr>
      <w:r>
        <w:t>Subpart QQ</w:t>
      </w:r>
      <w:r>
        <w:tab/>
        <w:t xml:space="preserve">Standards of Performance for the Graphic Arts Industry: Publication Rotogravure Printing. 40 CFR Part 60, Subpart QQ (July 1, </w:t>
      </w:r>
      <w:del w:id="110" w:author="Author">
        <w:r w:rsidDel="001671ED">
          <w:delText>2025</w:delText>
        </w:r>
      </w:del>
      <w:ins w:id="111" w:author="Author">
        <w:r w:rsidR="001671ED">
          <w:t>2026</w:t>
        </w:r>
      </w:ins>
      <w:r>
        <w:t>).</w:t>
      </w:r>
    </w:p>
    <w:p w14:paraId="5A47A77F" w14:textId="77777777" w:rsidR="00BF292A" w:rsidRDefault="00BF292A" w:rsidP="00BF292A">
      <w:pPr>
        <w:pStyle w:val="par1"/>
      </w:pPr>
      <w:r>
        <w:t>Subpart RR</w:t>
      </w:r>
      <w:r>
        <w:tab/>
        <w:t xml:space="preserve">Standards of Performance for Pressure Sensitive Tape and Label Surface Coating Operations. 40 CFR Part 60, Subpart RR (July 1, </w:t>
      </w:r>
      <w:del w:id="112" w:author="Author">
        <w:r w:rsidDel="001671ED">
          <w:delText>2025</w:delText>
        </w:r>
      </w:del>
      <w:ins w:id="113" w:author="Author">
        <w:r w:rsidR="001671ED">
          <w:t>2026</w:t>
        </w:r>
      </w:ins>
      <w:r>
        <w:t>).</w:t>
      </w:r>
    </w:p>
    <w:p w14:paraId="09F19E36" w14:textId="77777777" w:rsidR="00BF292A" w:rsidRDefault="00BF292A" w:rsidP="00BF292A">
      <w:pPr>
        <w:pStyle w:val="par1"/>
      </w:pPr>
      <w:r>
        <w:t>Subpart SS</w:t>
      </w:r>
      <w:r>
        <w:tab/>
        <w:t xml:space="preserve">Standards of Performance for Industrial Surface Coating: Large Appliances. 40 CFR Part 60, Subpart SS (July 1, </w:t>
      </w:r>
      <w:del w:id="114" w:author="Author">
        <w:r w:rsidDel="001671ED">
          <w:delText>2025</w:delText>
        </w:r>
      </w:del>
      <w:ins w:id="115" w:author="Author">
        <w:r w:rsidR="001671ED">
          <w:t>2026</w:t>
        </w:r>
      </w:ins>
      <w:r>
        <w:t>).</w:t>
      </w:r>
    </w:p>
    <w:p w14:paraId="154F46C0" w14:textId="77777777" w:rsidR="00BF292A" w:rsidRDefault="00BF292A" w:rsidP="00BF292A">
      <w:pPr>
        <w:pStyle w:val="par1"/>
      </w:pPr>
      <w:r>
        <w:t>Subpart TT</w:t>
      </w:r>
      <w:r>
        <w:tab/>
        <w:t xml:space="preserve">Standards of Performance for Metal Coil Surface Coating. 40 CFR Part 60, Subpart TT (July 1, </w:t>
      </w:r>
      <w:del w:id="116" w:author="Author">
        <w:r w:rsidDel="001671ED">
          <w:delText>2025</w:delText>
        </w:r>
      </w:del>
      <w:ins w:id="117" w:author="Author">
        <w:r w:rsidR="001671ED">
          <w:t>2026</w:t>
        </w:r>
      </w:ins>
      <w:r>
        <w:t>).</w:t>
      </w:r>
    </w:p>
    <w:p w14:paraId="1D59F205" w14:textId="77777777" w:rsidR="00BF292A" w:rsidRDefault="00BF292A" w:rsidP="00BF292A">
      <w:pPr>
        <w:pStyle w:val="par1"/>
      </w:pPr>
      <w:r>
        <w:t>Subpart UU</w:t>
      </w:r>
      <w:r>
        <w:tab/>
        <w:t xml:space="preserve">Standards of Performance for Asphalt Processing and Asphalt Roofing Manufacture. 40 CFR Part 60, Subpart UU (July 1, </w:t>
      </w:r>
      <w:del w:id="118" w:author="Author">
        <w:r w:rsidDel="001671ED">
          <w:delText>2025</w:delText>
        </w:r>
      </w:del>
      <w:ins w:id="119" w:author="Author">
        <w:r w:rsidR="001671ED">
          <w:t>2026</w:t>
        </w:r>
      </w:ins>
      <w:r>
        <w:t>).</w:t>
      </w:r>
    </w:p>
    <w:p w14:paraId="1EA65B1F" w14:textId="77777777" w:rsidR="00BF292A" w:rsidRDefault="00BF292A" w:rsidP="00BF292A">
      <w:pPr>
        <w:pStyle w:val="par1"/>
      </w:pPr>
      <w:r>
        <w:lastRenderedPageBreak/>
        <w:t>Subpart VV</w:t>
      </w:r>
      <w:r>
        <w:tab/>
        <w:t xml:space="preserve">Standards of Performance for Equipment Leaks of VOC in the Synthetic Organic Chemicals Manufacturing Industry for which Construction, Reconstruction or Modification Commenced after January 5, 1981, and on or Before November 7, 2006. 40 CFR Part 60, Subpart VV (July 1, </w:t>
      </w:r>
      <w:del w:id="120" w:author="Author">
        <w:r w:rsidDel="001671ED">
          <w:delText>2025</w:delText>
        </w:r>
      </w:del>
      <w:ins w:id="121" w:author="Author">
        <w:r w:rsidR="001671ED">
          <w:t>2026</w:t>
        </w:r>
      </w:ins>
      <w:r>
        <w:t>).</w:t>
      </w:r>
    </w:p>
    <w:p w14:paraId="6F027BAA" w14:textId="77777777" w:rsidR="00BF292A" w:rsidRDefault="00BF292A" w:rsidP="00BF292A">
      <w:pPr>
        <w:pStyle w:val="par1"/>
      </w:pPr>
      <w:r>
        <w:t xml:space="preserve">Subpart </w:t>
      </w:r>
      <w:proofErr w:type="spellStart"/>
      <w:r>
        <w:t>VVa</w:t>
      </w:r>
      <w:proofErr w:type="spellEnd"/>
      <w:r>
        <w:tab/>
        <w:t xml:space="preserve">Standards of Performance for Equipment Leaks of VOC in the Synthetic Organic Chemicals Manufacturing Industry for which Construction, Reconstruction or Modification Commenced after November 7, 2006. 40 CFR Part 60, Subpart </w:t>
      </w:r>
      <w:proofErr w:type="spellStart"/>
      <w:r>
        <w:t>VVa</w:t>
      </w:r>
      <w:proofErr w:type="spellEnd"/>
      <w:r>
        <w:t xml:space="preserve"> (July 1, </w:t>
      </w:r>
      <w:del w:id="122" w:author="Author">
        <w:r w:rsidRPr="00E14318" w:rsidDel="00E14318">
          <w:delText>2025</w:delText>
        </w:r>
      </w:del>
      <w:ins w:id="123" w:author="Author">
        <w:r w:rsidR="00E14318" w:rsidRPr="00E14318">
          <w:t>202</w:t>
        </w:r>
        <w:r w:rsidR="00E14318">
          <w:t>6</w:t>
        </w:r>
      </w:ins>
      <w:r>
        <w:t>).</w:t>
      </w:r>
      <w:r w:rsidR="00EB00A6">
        <w:t xml:space="preserve"> </w:t>
      </w:r>
    </w:p>
    <w:p w14:paraId="4D4F2CEE" w14:textId="77777777" w:rsidR="00BF292A" w:rsidRDefault="00BF292A" w:rsidP="00BF292A">
      <w:pPr>
        <w:pStyle w:val="par1"/>
      </w:pPr>
      <w:r>
        <w:t>Subpart WW</w:t>
      </w:r>
      <w:r>
        <w:tab/>
        <w:t xml:space="preserve">Standards of Performance for the Beverage Can Surface Coating Industry. 40 CFR Part 60, Subpart WW (July 1, </w:t>
      </w:r>
      <w:del w:id="124" w:author="Author">
        <w:r w:rsidDel="001671ED">
          <w:delText>2025</w:delText>
        </w:r>
      </w:del>
      <w:ins w:id="125" w:author="Author">
        <w:r w:rsidR="001671ED">
          <w:t>2026</w:t>
        </w:r>
      </w:ins>
      <w:r>
        <w:t>).</w:t>
      </w:r>
    </w:p>
    <w:p w14:paraId="717B902F" w14:textId="77777777" w:rsidR="00BF292A" w:rsidRDefault="00BF292A" w:rsidP="00BF292A">
      <w:pPr>
        <w:pStyle w:val="par1"/>
      </w:pPr>
      <w:r>
        <w:t>Subpart XX</w:t>
      </w:r>
      <w:r>
        <w:tab/>
        <w:t xml:space="preserve">Standards of Performance for Bulk Gasoline Terminals. 40 CFR Part 60, Subpart XX (July 1, </w:t>
      </w:r>
      <w:del w:id="126" w:author="Author">
        <w:r w:rsidDel="001671ED">
          <w:delText>2025</w:delText>
        </w:r>
      </w:del>
      <w:ins w:id="127" w:author="Author">
        <w:r w:rsidR="001671ED">
          <w:t>2026</w:t>
        </w:r>
      </w:ins>
      <w:r>
        <w:t>).</w:t>
      </w:r>
    </w:p>
    <w:p w14:paraId="2C57403B" w14:textId="77777777" w:rsidR="00BF292A" w:rsidRDefault="00BF292A" w:rsidP="00BF292A">
      <w:pPr>
        <w:pStyle w:val="par1"/>
      </w:pPr>
      <w:r>
        <w:t xml:space="preserve">Subpart </w:t>
      </w:r>
      <w:proofErr w:type="spellStart"/>
      <w:r>
        <w:t>XXa</w:t>
      </w:r>
      <w:proofErr w:type="spellEnd"/>
      <w:r>
        <w:tab/>
        <w:t xml:space="preserve">Gasoline Distribution Technology Reviews and New Source Performance Standards Review for Bulk Gasoline Terminals Constructed or Modified after June 10, 2022. 40 CFR Part 60, Subpart </w:t>
      </w:r>
      <w:proofErr w:type="spellStart"/>
      <w:r>
        <w:t>XXa</w:t>
      </w:r>
      <w:proofErr w:type="spellEnd"/>
      <w:r>
        <w:t xml:space="preserve"> (July 1, </w:t>
      </w:r>
      <w:del w:id="128" w:author="Author">
        <w:r w:rsidDel="001671ED">
          <w:delText>2025</w:delText>
        </w:r>
      </w:del>
      <w:ins w:id="129" w:author="Author">
        <w:r w:rsidR="001671ED">
          <w:t>2026</w:t>
        </w:r>
      </w:ins>
      <w:r>
        <w:t>).</w:t>
      </w:r>
    </w:p>
    <w:p w14:paraId="2A47D34E" w14:textId="77777777" w:rsidR="00BF292A" w:rsidRDefault="00BF292A" w:rsidP="00BF292A">
      <w:pPr>
        <w:pStyle w:val="par1"/>
      </w:pPr>
      <w:r>
        <w:t>Subpart BBB</w:t>
      </w:r>
      <w:r>
        <w:tab/>
        <w:t xml:space="preserve">Standards of Performance for the Rubber Tire Manufacturing Industry. 40 CFR Part 60, Subpart BBB (July 1, </w:t>
      </w:r>
      <w:del w:id="130" w:author="Author">
        <w:r w:rsidDel="001671ED">
          <w:delText>2025</w:delText>
        </w:r>
      </w:del>
      <w:ins w:id="131" w:author="Author">
        <w:r w:rsidR="001671ED">
          <w:t>2026</w:t>
        </w:r>
      </w:ins>
      <w:r>
        <w:t>).</w:t>
      </w:r>
    </w:p>
    <w:p w14:paraId="20820FD6" w14:textId="77777777" w:rsidR="00BF292A" w:rsidRDefault="00BF292A" w:rsidP="00BF292A">
      <w:pPr>
        <w:pStyle w:val="par1"/>
      </w:pPr>
      <w:r>
        <w:t>Subpart DDD</w:t>
      </w:r>
      <w:r>
        <w:tab/>
        <w:t xml:space="preserve">Standards of Performance for Volatile Organic Compound (VOC) Emissions from the Polymer Manufacturing Industry. 40 CFR Part 60, Subpart DDD (July 1, </w:t>
      </w:r>
      <w:del w:id="132" w:author="Author">
        <w:r w:rsidDel="001671ED">
          <w:delText>2025</w:delText>
        </w:r>
      </w:del>
      <w:ins w:id="133" w:author="Author">
        <w:r w:rsidR="001671ED">
          <w:t>2026</w:t>
        </w:r>
      </w:ins>
      <w:r>
        <w:t>).</w:t>
      </w:r>
    </w:p>
    <w:p w14:paraId="38A63692" w14:textId="77777777" w:rsidR="00BF292A" w:rsidRDefault="00BF292A" w:rsidP="00BF292A">
      <w:pPr>
        <w:pStyle w:val="par1"/>
      </w:pPr>
      <w:r>
        <w:t>Subpart FFF</w:t>
      </w:r>
      <w:r>
        <w:tab/>
        <w:t xml:space="preserve">Standards of Performance for Flexible Vinyl and Urethane Coating and Printing. 40 CFR Part 60, Subpart FFF (July 1, </w:t>
      </w:r>
      <w:del w:id="134" w:author="Author">
        <w:r w:rsidDel="001671ED">
          <w:delText>2025</w:delText>
        </w:r>
      </w:del>
      <w:ins w:id="135" w:author="Author">
        <w:r w:rsidR="001671ED">
          <w:t>2026</w:t>
        </w:r>
      </w:ins>
      <w:r>
        <w:t>).</w:t>
      </w:r>
    </w:p>
    <w:p w14:paraId="5B8850DC" w14:textId="77777777" w:rsidR="00BF292A" w:rsidRDefault="00BF292A" w:rsidP="00BF292A">
      <w:pPr>
        <w:pStyle w:val="par1"/>
      </w:pPr>
      <w:r>
        <w:t>Subpart GGG</w:t>
      </w:r>
      <w:r>
        <w:tab/>
        <w:t xml:space="preserve">Standards of Performance for Equipment Leaks of VOC in Petroleum Refineries for which Construction, Reconstruction, or Modification Commenced After January 4, 1983, and On or Before November 7, 2006. 40 CFR Part 60, Subpart GGG (July 1, </w:t>
      </w:r>
      <w:del w:id="136" w:author="Author">
        <w:r w:rsidDel="001671ED">
          <w:delText>2025</w:delText>
        </w:r>
      </w:del>
      <w:ins w:id="137" w:author="Author">
        <w:r w:rsidR="001671ED">
          <w:t>2026</w:t>
        </w:r>
      </w:ins>
      <w:r>
        <w:t>).</w:t>
      </w:r>
    </w:p>
    <w:p w14:paraId="1792EF40" w14:textId="77777777" w:rsidR="00BF292A" w:rsidRDefault="00BF292A" w:rsidP="00BF292A">
      <w:pPr>
        <w:pStyle w:val="par1"/>
      </w:pPr>
      <w:r>
        <w:t xml:space="preserve">Subpart </w:t>
      </w:r>
      <w:proofErr w:type="spellStart"/>
      <w:r>
        <w:t>GGGa</w:t>
      </w:r>
      <w:proofErr w:type="spellEnd"/>
      <w:r>
        <w:tab/>
        <w:t xml:space="preserve">Standards of Performance for Equipment Leaks of VOC in Petroleum Refineries for which Construction, Reconstruction, or Modification Commences After November 7, 2006. 40 CFR Part 60, Subpart </w:t>
      </w:r>
      <w:proofErr w:type="spellStart"/>
      <w:r>
        <w:t>GGGa</w:t>
      </w:r>
      <w:proofErr w:type="spellEnd"/>
      <w:r>
        <w:t xml:space="preserve"> (July 1, </w:t>
      </w:r>
      <w:del w:id="138" w:author="Author">
        <w:r w:rsidDel="001671ED">
          <w:delText>2025</w:delText>
        </w:r>
      </w:del>
      <w:ins w:id="139" w:author="Author">
        <w:r w:rsidR="001671ED">
          <w:t>2026</w:t>
        </w:r>
      </w:ins>
      <w:r>
        <w:t>).</w:t>
      </w:r>
    </w:p>
    <w:p w14:paraId="7AF1303B" w14:textId="77777777" w:rsidR="00BF292A" w:rsidRDefault="00BF292A" w:rsidP="00BF292A">
      <w:pPr>
        <w:pStyle w:val="par1"/>
      </w:pPr>
      <w:r>
        <w:t>Subpart HHH</w:t>
      </w:r>
      <w:r>
        <w:tab/>
        <w:t xml:space="preserve">Standards of Performance for Synthetic Fiber Production Facilities. 40 CFR Part 60, Subpart HHH (July 1, </w:t>
      </w:r>
      <w:del w:id="140" w:author="Author">
        <w:r w:rsidDel="001671ED">
          <w:delText>2025</w:delText>
        </w:r>
      </w:del>
      <w:ins w:id="141" w:author="Author">
        <w:r w:rsidR="001671ED">
          <w:t>2026</w:t>
        </w:r>
      </w:ins>
      <w:r>
        <w:t>).</w:t>
      </w:r>
    </w:p>
    <w:p w14:paraId="11D43A4D" w14:textId="77777777" w:rsidR="00BF292A" w:rsidRDefault="00BF292A" w:rsidP="00BF292A">
      <w:pPr>
        <w:pStyle w:val="par1"/>
      </w:pPr>
      <w:r>
        <w:lastRenderedPageBreak/>
        <w:t>Subpart III</w:t>
      </w:r>
      <w:r>
        <w:tab/>
        <w:t xml:space="preserve">Standards of Performance for Volatile Organic Compound (VOC) Emissions from Synthetic Organic Chemical Manufacturing Industry (SOCMI) Air Oxidation Unit Processes. 40 CFR Part 60, Subpart III (July 1, </w:t>
      </w:r>
      <w:del w:id="142" w:author="Author">
        <w:r w:rsidDel="001671ED">
          <w:delText>2025</w:delText>
        </w:r>
      </w:del>
      <w:ins w:id="143" w:author="Author">
        <w:r w:rsidR="001671ED">
          <w:t>2026</w:t>
        </w:r>
      </w:ins>
      <w:r>
        <w:t>).</w:t>
      </w:r>
    </w:p>
    <w:p w14:paraId="15CD60FC" w14:textId="77777777" w:rsidR="00BF292A" w:rsidRDefault="00BF292A" w:rsidP="00BF292A">
      <w:pPr>
        <w:pStyle w:val="par1"/>
      </w:pPr>
      <w:r>
        <w:t>Subpart JJJ</w:t>
      </w:r>
      <w:r>
        <w:tab/>
        <w:t xml:space="preserve">Standards of Performance for Petroleum Dry Cleaners. 40 CFR Part 60, Subpart JJJ (July 1, </w:t>
      </w:r>
      <w:del w:id="144" w:author="Author">
        <w:r w:rsidDel="001671ED">
          <w:delText>2025</w:delText>
        </w:r>
      </w:del>
      <w:ins w:id="145" w:author="Author">
        <w:r w:rsidR="001671ED">
          <w:t>2026</w:t>
        </w:r>
      </w:ins>
      <w:r>
        <w:t>).</w:t>
      </w:r>
    </w:p>
    <w:p w14:paraId="030E6231" w14:textId="77777777" w:rsidR="00BF292A" w:rsidRDefault="00BF292A" w:rsidP="00BF292A">
      <w:pPr>
        <w:pStyle w:val="par1"/>
      </w:pPr>
      <w:r>
        <w:t>Subpart KKK</w:t>
      </w:r>
      <w:r>
        <w:tab/>
        <w:t xml:space="preserve">Standards of Performance for Equipment Leaks of VOC from Onshore Natural Gas Processing Plants. 40 CFR Part 60, Subpart KKK (July 1, </w:t>
      </w:r>
      <w:del w:id="146" w:author="Author">
        <w:r w:rsidDel="001671ED">
          <w:delText>2025</w:delText>
        </w:r>
      </w:del>
      <w:ins w:id="147" w:author="Author">
        <w:r w:rsidR="001671ED">
          <w:t>2026</w:t>
        </w:r>
      </w:ins>
      <w:r>
        <w:t>).</w:t>
      </w:r>
    </w:p>
    <w:p w14:paraId="59D99F95" w14:textId="77777777" w:rsidR="00BF292A" w:rsidRDefault="00BF292A" w:rsidP="00BF292A">
      <w:pPr>
        <w:pStyle w:val="par1"/>
      </w:pPr>
      <w:r>
        <w:t>Subpart LLL</w:t>
      </w:r>
      <w:r>
        <w:tab/>
        <w:t xml:space="preserve">Standards of Performance for Onshore Natural Gas Processing: SO2 Emissions. 40 CFR Part 60, Subpart LLL (July 1, </w:t>
      </w:r>
      <w:del w:id="148" w:author="Author">
        <w:r w:rsidDel="001671ED">
          <w:delText>2025</w:delText>
        </w:r>
      </w:del>
      <w:ins w:id="149" w:author="Author">
        <w:r w:rsidR="001671ED">
          <w:t>2026</w:t>
        </w:r>
      </w:ins>
      <w:r>
        <w:t>).</w:t>
      </w:r>
    </w:p>
    <w:p w14:paraId="0CCBF04D" w14:textId="77777777" w:rsidR="00BF292A" w:rsidRDefault="00BF292A" w:rsidP="00BF292A">
      <w:pPr>
        <w:pStyle w:val="par1"/>
      </w:pPr>
      <w:r>
        <w:t>Subpart NNN</w:t>
      </w:r>
      <w:r>
        <w:tab/>
        <w:t xml:space="preserve">Standards of Performance for Volatile Organic Compound Emissions from Synthetic Organic Chemical Manufacturing Industry Distillation Operations. 40 CFR Part 60, Subpart NNN (July 1, </w:t>
      </w:r>
      <w:del w:id="150" w:author="Author">
        <w:r w:rsidDel="001671ED">
          <w:delText>2025</w:delText>
        </w:r>
      </w:del>
      <w:ins w:id="151" w:author="Author">
        <w:r w:rsidR="001671ED">
          <w:t>2026</w:t>
        </w:r>
      </w:ins>
      <w:r>
        <w:t xml:space="preserve">). </w:t>
      </w:r>
    </w:p>
    <w:p w14:paraId="06CE63F0" w14:textId="77777777" w:rsidR="00BF292A" w:rsidRDefault="00BF292A" w:rsidP="00BF292A">
      <w:pPr>
        <w:pStyle w:val="par1"/>
      </w:pPr>
      <w:r>
        <w:t>Subpart OOO</w:t>
      </w:r>
      <w:r>
        <w:tab/>
        <w:t xml:space="preserve">Standards of Performance for Nonmetallic Mineral Processing Plants. 40 CFR Part 60, Subpart OOO (July 1, </w:t>
      </w:r>
      <w:del w:id="152" w:author="Author">
        <w:r w:rsidDel="001671ED">
          <w:delText>2025</w:delText>
        </w:r>
      </w:del>
      <w:ins w:id="153" w:author="Author">
        <w:r w:rsidR="001671ED">
          <w:t>2026</w:t>
        </w:r>
      </w:ins>
      <w:r>
        <w:t>).</w:t>
      </w:r>
    </w:p>
    <w:p w14:paraId="36DC96E0" w14:textId="77777777" w:rsidR="00BF292A" w:rsidRDefault="00BF292A" w:rsidP="00BF292A">
      <w:pPr>
        <w:pStyle w:val="par1"/>
      </w:pPr>
      <w:r>
        <w:t>Subpart PPP</w:t>
      </w:r>
      <w:r>
        <w:tab/>
        <w:t xml:space="preserve">Standards of Performance for Wool Fiberglass Insulation Manufacturing Plants. 40 CFR Part 60, Subpart PPP (July 1, </w:t>
      </w:r>
      <w:del w:id="154" w:author="Author">
        <w:r w:rsidDel="001671ED">
          <w:delText>2025</w:delText>
        </w:r>
      </w:del>
      <w:ins w:id="155" w:author="Author">
        <w:r w:rsidR="001671ED">
          <w:t>2026</w:t>
        </w:r>
      </w:ins>
      <w:r>
        <w:t>).</w:t>
      </w:r>
    </w:p>
    <w:p w14:paraId="4794DB0D" w14:textId="77777777" w:rsidR="00BF292A" w:rsidRDefault="00BF292A" w:rsidP="00BF292A">
      <w:pPr>
        <w:pStyle w:val="par1"/>
      </w:pPr>
      <w:r>
        <w:t>Subpart QQQ</w:t>
      </w:r>
      <w:r>
        <w:tab/>
        <w:t xml:space="preserve">Standards of Performance for VOC Emissions from Petroleum Refinery Wastewater Systems. 40 CFR Part 60, Subpart QQQ (July 1, </w:t>
      </w:r>
      <w:del w:id="156" w:author="Author">
        <w:r w:rsidDel="001671ED">
          <w:delText>2025</w:delText>
        </w:r>
      </w:del>
      <w:ins w:id="157" w:author="Author">
        <w:r w:rsidR="001671ED">
          <w:t>2026</w:t>
        </w:r>
      </w:ins>
      <w:r>
        <w:t>).</w:t>
      </w:r>
    </w:p>
    <w:p w14:paraId="34A46D19" w14:textId="77777777" w:rsidR="00BF292A" w:rsidRDefault="00BF292A" w:rsidP="00BF292A">
      <w:pPr>
        <w:pStyle w:val="par1"/>
      </w:pPr>
      <w:r>
        <w:t>Subpart RRR</w:t>
      </w:r>
      <w:r>
        <w:tab/>
        <w:t xml:space="preserve">Standards of Performance for Volatile Organic Compounds (VOC) Emissions from Synthetic Organic Chemical Manufacturing Industry (SOCMI) Reactor Processes. 40 CFR Part 60, Subpart RRR (July 1, </w:t>
      </w:r>
      <w:del w:id="158" w:author="Author">
        <w:r w:rsidDel="001671ED">
          <w:delText>2025</w:delText>
        </w:r>
      </w:del>
      <w:ins w:id="159" w:author="Author">
        <w:r w:rsidR="001671ED">
          <w:t>2026</w:t>
        </w:r>
      </w:ins>
      <w:r>
        <w:t xml:space="preserve">). </w:t>
      </w:r>
    </w:p>
    <w:p w14:paraId="22FA16B9" w14:textId="77777777" w:rsidR="00BF292A" w:rsidRDefault="00BF292A" w:rsidP="00BF292A">
      <w:pPr>
        <w:pStyle w:val="par1"/>
      </w:pPr>
      <w:r>
        <w:t>Subpart SSS</w:t>
      </w:r>
      <w:r>
        <w:tab/>
        <w:t xml:space="preserve">Standards of Performance for the Magnetic Tape Manufacturing Industry. 40 CFR Part 60, Subpart SSS (July 1, </w:t>
      </w:r>
      <w:del w:id="160" w:author="Author">
        <w:r w:rsidDel="001671ED">
          <w:delText>2025</w:delText>
        </w:r>
      </w:del>
      <w:ins w:id="161" w:author="Author">
        <w:r w:rsidR="001671ED">
          <w:t>2026</w:t>
        </w:r>
      </w:ins>
      <w:r>
        <w:t>).</w:t>
      </w:r>
    </w:p>
    <w:p w14:paraId="6F468B59" w14:textId="77777777" w:rsidR="00BF292A" w:rsidRDefault="00BF292A" w:rsidP="00BF292A">
      <w:pPr>
        <w:pStyle w:val="par1"/>
      </w:pPr>
      <w:r>
        <w:t>Subpart TTT</w:t>
      </w:r>
      <w:r>
        <w:tab/>
        <w:t xml:space="preserve">Standards of Performance for Industrial Surface Coating of Plastic Parts for Business Machines for Which Construction, Reconstruction, or Modification Commenced After January 8, </w:t>
      </w:r>
      <w:proofErr w:type="gramStart"/>
      <w:r>
        <w:t>1986</w:t>
      </w:r>
      <w:proofErr w:type="gramEnd"/>
      <w:r>
        <w:t xml:space="preserve"> and On or Before June 21, 2022. 40 CFR Part 60, Subpart TTT (July 1, </w:t>
      </w:r>
      <w:del w:id="162" w:author="Author">
        <w:r w:rsidDel="001671ED">
          <w:delText>2025</w:delText>
        </w:r>
      </w:del>
      <w:ins w:id="163" w:author="Author">
        <w:r w:rsidR="001671ED">
          <w:t>2026</w:t>
        </w:r>
      </w:ins>
      <w:r>
        <w:t>).</w:t>
      </w:r>
    </w:p>
    <w:p w14:paraId="005CD4DD" w14:textId="77777777" w:rsidR="00BF292A" w:rsidRDefault="00BF292A" w:rsidP="00BF292A">
      <w:pPr>
        <w:pStyle w:val="par1"/>
      </w:pPr>
      <w:r>
        <w:t xml:space="preserve">Subpart </w:t>
      </w:r>
      <w:proofErr w:type="spellStart"/>
      <w:r>
        <w:t>TTTa</w:t>
      </w:r>
      <w:proofErr w:type="spellEnd"/>
      <w:r>
        <w:tab/>
        <w:t xml:space="preserve">Standards of Performance for Industrial Surface Coating: Surface Coating of Plastic Parts for Business Machines for Which Construction, Reconstruction, or Modification Commenced After June 21, 2022. 40 CFR Part 60, Subpart </w:t>
      </w:r>
      <w:proofErr w:type="spellStart"/>
      <w:r>
        <w:t>TTTa</w:t>
      </w:r>
      <w:proofErr w:type="spellEnd"/>
      <w:r>
        <w:t xml:space="preserve"> (July 1, </w:t>
      </w:r>
      <w:del w:id="164" w:author="Author">
        <w:r w:rsidDel="001671ED">
          <w:delText>2025</w:delText>
        </w:r>
      </w:del>
      <w:ins w:id="165" w:author="Author">
        <w:r w:rsidR="001671ED">
          <w:t>2026</w:t>
        </w:r>
      </w:ins>
      <w:r>
        <w:t>)</w:t>
      </w:r>
    </w:p>
    <w:p w14:paraId="045EDBC2" w14:textId="77777777" w:rsidR="00BF292A" w:rsidRDefault="00BF292A" w:rsidP="00BF292A">
      <w:pPr>
        <w:pStyle w:val="par1"/>
      </w:pPr>
      <w:r>
        <w:lastRenderedPageBreak/>
        <w:t>Subpart UUU</w:t>
      </w:r>
      <w:r>
        <w:tab/>
        <w:t xml:space="preserve">Standards of Performance for Calciners and Dryers in Mineral Industries. 40 CFR Part 60, Subpart UUU (July 1, </w:t>
      </w:r>
      <w:del w:id="166" w:author="Author">
        <w:r w:rsidDel="001671ED">
          <w:delText>2025</w:delText>
        </w:r>
      </w:del>
      <w:ins w:id="167" w:author="Author">
        <w:r w:rsidR="001671ED">
          <w:t>2026</w:t>
        </w:r>
      </w:ins>
      <w:r>
        <w:t>).</w:t>
      </w:r>
    </w:p>
    <w:p w14:paraId="4621612B" w14:textId="77777777" w:rsidR="00BF292A" w:rsidRDefault="00BF292A" w:rsidP="00BF292A">
      <w:pPr>
        <w:pStyle w:val="par1"/>
      </w:pPr>
      <w:r>
        <w:t>Subpart VVV</w:t>
      </w:r>
      <w:r>
        <w:tab/>
        <w:t xml:space="preserve">Standards of Performance for Polymeric Coating of Supporting Substrates. 40 CFR Part 60, Subpart VVV (July 1, </w:t>
      </w:r>
      <w:del w:id="168" w:author="Author">
        <w:r w:rsidDel="001671ED">
          <w:delText>2025</w:delText>
        </w:r>
      </w:del>
      <w:ins w:id="169" w:author="Author">
        <w:r w:rsidR="001671ED">
          <w:t>2026</w:t>
        </w:r>
      </w:ins>
      <w:r>
        <w:t>).</w:t>
      </w:r>
    </w:p>
    <w:p w14:paraId="09997F9C" w14:textId="77777777" w:rsidR="00BF292A" w:rsidRDefault="00BF292A" w:rsidP="00BF292A">
      <w:pPr>
        <w:pStyle w:val="par1"/>
      </w:pPr>
      <w:r>
        <w:t>Subpart WWW</w:t>
      </w:r>
      <w:r>
        <w:tab/>
        <w:t xml:space="preserve">Standards of Performance for Municipal Solid Waste Landfills. 40 CFR Part 60, Subpart WWW (July 1, </w:t>
      </w:r>
      <w:del w:id="170" w:author="Author">
        <w:r w:rsidDel="001671ED">
          <w:delText>2025</w:delText>
        </w:r>
      </w:del>
      <w:ins w:id="171" w:author="Author">
        <w:r w:rsidR="001671ED">
          <w:t>2026</w:t>
        </w:r>
      </w:ins>
      <w:r>
        <w:t>).</w:t>
      </w:r>
    </w:p>
    <w:p w14:paraId="60C12DDB" w14:textId="77777777" w:rsidR="00BF292A" w:rsidRDefault="00BF292A" w:rsidP="00BF292A">
      <w:pPr>
        <w:pStyle w:val="par1"/>
      </w:pPr>
      <w:r>
        <w:t xml:space="preserve">On May 21, 2020, the Commission adopted an updated 111(d) plan for existing MSW landfills. Effective December 9, 2021, all landfills for which construction, reconstruction, or modification was commenced on or before July 17, </w:t>
      </w:r>
      <w:proofErr w:type="gramStart"/>
      <w:r>
        <w:t>2014 (‘</w:t>
      </w:r>
      <w:proofErr w:type="gramEnd"/>
      <w:r>
        <w:t>existing’ designated facilities) are subject to the requirements of the updated 111(d) state plan. Designated facilities, as defined by this subpart previously subject to 40 CFR Subpart WWW will be subject instead to Subpart Cf as of December 9, 2021.</w:t>
      </w:r>
    </w:p>
    <w:p w14:paraId="6E090E83" w14:textId="77777777" w:rsidR="00BF292A" w:rsidRDefault="00BF292A" w:rsidP="00BF292A">
      <w:pPr>
        <w:pStyle w:val="par1"/>
      </w:pPr>
      <w:r>
        <w:t>Subpart XXX</w:t>
      </w:r>
      <w:r>
        <w:tab/>
        <w:t xml:space="preserve">Standards of Performance for Municipal Solid Waste Landfills that Commenced Construction Reconstruction or Modification after July 17, 2014. 40 CFR Part 60, Subpart XXX (July 1, </w:t>
      </w:r>
      <w:del w:id="172" w:author="Author">
        <w:r w:rsidDel="001671ED">
          <w:delText>2025</w:delText>
        </w:r>
      </w:del>
      <w:ins w:id="173" w:author="Author">
        <w:r w:rsidR="001671ED">
          <w:t>2026</w:t>
        </w:r>
      </w:ins>
      <w:r>
        <w:t>).</w:t>
      </w:r>
    </w:p>
    <w:p w14:paraId="6C7E9D44" w14:textId="77777777" w:rsidR="00150D56" w:rsidRDefault="00150D56" w:rsidP="00150D56">
      <w:pPr>
        <w:pStyle w:val="par1"/>
      </w:pPr>
      <w:r>
        <w:t>Subpart AAAA</w:t>
      </w:r>
      <w:r>
        <w:tab/>
        <w:t xml:space="preserve">Standards of Performance for Small Municipal Waste Combustion Units for which Construction is Commenced after August 30, </w:t>
      </w:r>
      <w:proofErr w:type="gramStart"/>
      <w:r>
        <w:t>1999</w:t>
      </w:r>
      <w:proofErr w:type="gramEnd"/>
      <w:r>
        <w:t xml:space="preserve"> or for which Modification or Reconstruction is Commenced after June 6, 2001. 40 CFR Part 60, Subpart AAAA (July 1, </w:t>
      </w:r>
      <w:del w:id="174" w:author="Author">
        <w:r w:rsidDel="001671ED">
          <w:delText>2025</w:delText>
        </w:r>
      </w:del>
      <w:ins w:id="175" w:author="Author">
        <w:r w:rsidR="001671ED">
          <w:t>2026</w:t>
        </w:r>
      </w:ins>
      <w:r>
        <w:t>).</w:t>
      </w:r>
    </w:p>
    <w:p w14:paraId="50642646" w14:textId="77777777" w:rsidR="00150D56" w:rsidRDefault="00150D56" w:rsidP="00150D56">
      <w:pPr>
        <w:pStyle w:val="par1"/>
      </w:pPr>
      <w:r>
        <w:t>Subpart CCCC</w:t>
      </w:r>
      <w:r>
        <w:tab/>
        <w:t xml:space="preserve">Standards of Performance for Commercial and Industrial Solid Waste Incineration Units for which Construction is Commenced after November 30, </w:t>
      </w:r>
      <w:proofErr w:type="gramStart"/>
      <w:r>
        <w:t>1999</w:t>
      </w:r>
      <w:proofErr w:type="gramEnd"/>
      <w:r>
        <w:t xml:space="preserve"> or for which Modification or Reconstruction is Commenced on or after June 1, 2001. 40 CFR Part 60, Subpart CCCC (July 1, </w:t>
      </w:r>
      <w:del w:id="176" w:author="Author">
        <w:r w:rsidDel="001671ED">
          <w:delText>2025</w:delText>
        </w:r>
      </w:del>
      <w:ins w:id="177" w:author="Author">
        <w:r w:rsidR="001671ED">
          <w:t>2026</w:t>
        </w:r>
      </w:ins>
      <w:r>
        <w:t>).</w:t>
      </w:r>
    </w:p>
    <w:p w14:paraId="2D1D2CEA" w14:textId="77777777" w:rsidR="00150D56" w:rsidRDefault="00150D56" w:rsidP="00150D56">
      <w:pPr>
        <w:pStyle w:val="par1"/>
      </w:pPr>
      <w:r>
        <w:t>Subpart DDDD</w:t>
      </w:r>
      <w:r>
        <w:tab/>
        <w:t xml:space="preserve">Emissions Guidelines and Compliance Times for Commercial and Industrial Solid Waste Incineration Units that Commenced Construction </w:t>
      </w:r>
      <w:proofErr w:type="gramStart"/>
      <w:r>
        <w:t>On</w:t>
      </w:r>
      <w:proofErr w:type="gramEnd"/>
      <w:r>
        <w:t xml:space="preserve"> or Before November 30, 1999. 40 CFR Part 60, Subpart DDDD (July 1, </w:t>
      </w:r>
      <w:del w:id="178" w:author="Author">
        <w:r w:rsidDel="001671ED">
          <w:delText>2025</w:delText>
        </w:r>
      </w:del>
      <w:ins w:id="179" w:author="Author">
        <w:r w:rsidR="001671ED">
          <w:t>2026</w:t>
        </w:r>
      </w:ins>
      <w:r>
        <w:t>).</w:t>
      </w:r>
    </w:p>
    <w:p w14:paraId="5350CC8C" w14:textId="77777777" w:rsidR="00C50FFA" w:rsidRDefault="00C42619" w:rsidP="006B4800">
      <w:pPr>
        <w:pStyle w:val="upar1"/>
      </w:pPr>
      <w:r>
        <w:t>Designated facilities to which this subpart applies must comply with the minimum requirements in Subpart DDDD as provided in Colorado’s 111(d) plan for Existing Commercial and Industrial Solid Waste Incineration Units. Colorado’s 111(d) plan for Existing Commercial and Industrial Solid Waste Incineration Units will be submitted to EPA once approved by the Commission and is effective once approved by EPA in 40 CFR Part 62, Subpart G.</w:t>
      </w:r>
    </w:p>
    <w:p w14:paraId="5DC3F1E5" w14:textId="77777777" w:rsidR="00B21455" w:rsidRDefault="00B21455" w:rsidP="00B21455"/>
    <w:p w14:paraId="4123D2A1" w14:textId="77777777" w:rsidR="00C42619" w:rsidRDefault="00C42619" w:rsidP="006B4800">
      <w:pPr>
        <w:pStyle w:val="upar1"/>
      </w:pPr>
      <w:r>
        <w:lastRenderedPageBreak/>
        <w:t xml:space="preserve">Specifically, designated facilities are defined in Sections 60.2550 and 60.2555 and additional definitions are specified in Section 60.2875. Designated facilities must comply with applicable emission and operating limits for designated facilities as specified in Sections 60.2670-60.2680. Designated facilities must comply with applicable operator </w:t>
      </w:r>
      <w:proofErr w:type="gramStart"/>
      <w:r>
        <w:t>training</w:t>
      </w:r>
      <w:proofErr w:type="gramEnd"/>
      <w:r>
        <w:t xml:space="preserve"> and qualification requirements are specified in Sections 60.2635-60.2665. Designated facilities must comply with applicable waste management plan requirements as specified in Section 60.2620 and specified in Sections 60.2625 and 60.2630. Designated facilities must comply with applicable performance testing requirements as specified in Sections 60.2690-60.2695. Designated facilities must comply with applicable compliance requirements as specified in Sections 60.2700-60.2725 Designated facilities must comply with applicable monitoring requirements as specified in Sections 60.2730-60.2735. Designated facilities must comply with applicable notification and recordkeeping requirements as specified in Sections 60.2555(a)(1)-(2), (e)(1)-(4), and (f)(1)-(4). Designated facilities must comply with applicable reporting and recordkeeping requirements as specified in Sections 60.2740-60.2800. Designated facilities must comply with applicable air curtain incinerator requirements as specified in Sections 60.2810-60.2870. Designated facilities must comply with applicable compliance times as specified in Section 60.2535.</w:t>
      </w:r>
    </w:p>
    <w:p w14:paraId="16544EAC" w14:textId="77777777" w:rsidR="00C42619" w:rsidRDefault="00C42619" w:rsidP="006B4800">
      <w:pPr>
        <w:pStyle w:val="upar1"/>
      </w:pPr>
      <w:r>
        <w:t>The Commission designates the effective date of Colorado’s 111(d) plan as April 26, 2018, (i.e., the effective date of EPA’s final rule in 40 CFR Part 62, Subpart G [83 FR 13113] approving the state plan under Section 111(d) of the Clean Air Act). The compliance schedule for designated facilities can be found in Colorado’s 111(d) plan for Existing Commercial and Industrial Solid Waste Incineration Units. Colorado’s 111(d) plan for Existing Commercial and Industrial Solid Waste Incineration Units was adopted May 18, 2017, and is obtainable from the Commission Office.</w:t>
      </w:r>
    </w:p>
    <w:p w14:paraId="3B5ACA57" w14:textId="77777777" w:rsidR="00150D56" w:rsidRDefault="00150D56" w:rsidP="00150D56">
      <w:pPr>
        <w:pStyle w:val="par1"/>
      </w:pPr>
      <w:r>
        <w:t>Subpart EEEE</w:t>
      </w:r>
      <w:r>
        <w:tab/>
        <w:t xml:space="preserve">Standards of Performance for Other Solid Waste Incineration Units for which Construction is Commenced after December 9, </w:t>
      </w:r>
      <w:proofErr w:type="gramStart"/>
      <w:r>
        <w:t>2004</w:t>
      </w:r>
      <w:proofErr w:type="gramEnd"/>
      <w:r>
        <w:t xml:space="preserve"> or for which Modification or Reconstruction is Commenced on or after June 16, 2006. 40 CFR Part 60, Subpart EEEE (July 1, </w:t>
      </w:r>
      <w:del w:id="180" w:author="Author">
        <w:r w:rsidDel="001671ED">
          <w:delText>2025</w:delText>
        </w:r>
      </w:del>
      <w:ins w:id="181" w:author="Author">
        <w:r w:rsidR="001671ED">
          <w:t>2026</w:t>
        </w:r>
      </w:ins>
      <w:r>
        <w:t>).</w:t>
      </w:r>
    </w:p>
    <w:p w14:paraId="25114BBE" w14:textId="77777777" w:rsidR="00150D56" w:rsidRDefault="00150D56" w:rsidP="00150D56">
      <w:pPr>
        <w:pStyle w:val="par1"/>
      </w:pPr>
      <w:r>
        <w:t>Subpart FFFF</w:t>
      </w:r>
      <w:r>
        <w:tab/>
        <w:t xml:space="preserve">Emission Guidelines and Compliance Times for Other Solid Waste Incineration Units that Commenced Construction on or before December 9, 2004. 40 CFR Part 60, Subpart FFFF, Sections 60.2991 through 60.2994, 60.3000 through 60.3078, and Tables 1-5 (July 1, </w:t>
      </w:r>
      <w:del w:id="182" w:author="Author">
        <w:r w:rsidDel="001671ED">
          <w:delText>2025</w:delText>
        </w:r>
      </w:del>
      <w:ins w:id="183" w:author="Author">
        <w:r w:rsidR="001671ED">
          <w:t>2026</w:t>
        </w:r>
      </w:ins>
      <w:r>
        <w:t>).</w:t>
      </w:r>
    </w:p>
    <w:p w14:paraId="23936D39" w14:textId="77777777" w:rsidR="00150D56" w:rsidRDefault="00150D56" w:rsidP="00150D56">
      <w:pPr>
        <w:pStyle w:val="par1"/>
      </w:pPr>
      <w:r>
        <w:t>Subpart HHHH</w:t>
      </w:r>
      <w:r>
        <w:tab/>
        <w:t xml:space="preserve">Emission Guidelines and Compliance Times for Coal-Fired Electric Steam Generating Units. Repealed: This rule was vacated by </w:t>
      </w:r>
      <w:proofErr w:type="gramStart"/>
      <w:r>
        <w:t>the February</w:t>
      </w:r>
      <w:proofErr w:type="gramEnd"/>
      <w:r>
        <w:t xml:space="preserve"> 8, </w:t>
      </w:r>
      <w:proofErr w:type="gramStart"/>
      <w:r>
        <w:t>2008</w:t>
      </w:r>
      <w:proofErr w:type="gramEnd"/>
      <w:r>
        <w:t xml:space="preserve"> D.C. Circuit Court of Appeals decision.</w:t>
      </w:r>
    </w:p>
    <w:p w14:paraId="69D1FC32" w14:textId="77777777" w:rsidR="00150D56" w:rsidRDefault="00150D56" w:rsidP="00150D56">
      <w:pPr>
        <w:pStyle w:val="par1"/>
      </w:pPr>
      <w:r>
        <w:lastRenderedPageBreak/>
        <w:t>Subpart IIII</w:t>
      </w:r>
      <w:r>
        <w:tab/>
        <w:t>Standards of Performance for Stationary Compression Ignition Internal Combustion Engines. 40 CFR Part 60, Subpart IIII, excluding the 100-hour emergency exemption in subsection 60.4211(f)(2)(</w:t>
      </w:r>
      <w:proofErr w:type="gramStart"/>
      <w:r>
        <w:t>ii)-(</w:t>
      </w:r>
      <w:proofErr w:type="gramEnd"/>
      <w:r>
        <w:t xml:space="preserve">iii) pursuant to the court’s decision in </w:t>
      </w:r>
      <w:r w:rsidRPr="00820F79">
        <w:rPr>
          <w:i/>
          <w:iCs/>
        </w:rPr>
        <w:t xml:space="preserve">Delaware Dept. of Natural Res. &amp; </w:t>
      </w:r>
      <w:proofErr w:type="spellStart"/>
      <w:r w:rsidRPr="00820F79">
        <w:rPr>
          <w:i/>
          <w:iCs/>
        </w:rPr>
        <w:t>Envt’l</w:t>
      </w:r>
      <w:proofErr w:type="spellEnd"/>
      <w:r w:rsidRPr="00820F79">
        <w:rPr>
          <w:i/>
          <w:iCs/>
        </w:rPr>
        <w:t xml:space="preserve"> Control, et al. v. EPA, </w:t>
      </w:r>
      <w:r>
        <w:t xml:space="preserve">785 F. 3d 1 (DC Cir. 2015) (July 1, </w:t>
      </w:r>
      <w:del w:id="184" w:author="Author">
        <w:r w:rsidDel="001671ED">
          <w:delText>2025</w:delText>
        </w:r>
      </w:del>
      <w:ins w:id="185" w:author="Author">
        <w:r w:rsidR="001671ED">
          <w:t>2026</w:t>
        </w:r>
      </w:ins>
      <w:r>
        <w:t>).</w:t>
      </w:r>
    </w:p>
    <w:p w14:paraId="37C4F7DC" w14:textId="77777777" w:rsidR="00150D56" w:rsidRDefault="00150D56" w:rsidP="00150D56">
      <w:pPr>
        <w:pStyle w:val="par1"/>
        <w:rPr>
          <w:ins w:id="186" w:author="Author"/>
        </w:rPr>
      </w:pPr>
      <w:r>
        <w:t>Subpart KKKK</w:t>
      </w:r>
      <w:r>
        <w:tab/>
        <w:t xml:space="preserve">Standards of Performance for Stationary Combustion Turbines. 40 CFR Part 60, Subpart KKKK (July 1, </w:t>
      </w:r>
      <w:del w:id="187" w:author="Author">
        <w:r w:rsidDel="001671ED">
          <w:delText>2025</w:delText>
        </w:r>
      </w:del>
      <w:ins w:id="188" w:author="Author">
        <w:r w:rsidR="001671ED">
          <w:t>2026</w:t>
        </w:r>
      </w:ins>
      <w:r>
        <w:t>). (See Subpart</w:t>
      </w:r>
      <w:ins w:id="189" w:author="Author">
        <w:r w:rsidR="002A48B9">
          <w:t>s</w:t>
        </w:r>
      </w:ins>
      <w:r>
        <w:t xml:space="preserve"> GG </w:t>
      </w:r>
      <w:ins w:id="190" w:author="Author">
        <w:r w:rsidR="002A48B9">
          <w:t xml:space="preserve">and </w:t>
        </w:r>
        <w:proofErr w:type="spellStart"/>
        <w:r w:rsidR="002A48B9">
          <w:t>KKKKa</w:t>
        </w:r>
        <w:proofErr w:type="spellEnd"/>
        <w:r w:rsidR="002A48B9">
          <w:t xml:space="preserve"> </w:t>
        </w:r>
      </w:ins>
      <w:r>
        <w:t>for additional requirements for Stationary Gas Turbines)</w:t>
      </w:r>
    </w:p>
    <w:p w14:paraId="1A6589C4" w14:textId="77777777" w:rsidR="002A48B9" w:rsidRDefault="002A48B9" w:rsidP="00150D56">
      <w:pPr>
        <w:pStyle w:val="par1"/>
      </w:pPr>
      <w:ins w:id="191" w:author="Author">
        <w:r>
          <w:t xml:space="preserve">Subpart </w:t>
        </w:r>
        <w:proofErr w:type="spellStart"/>
        <w:r>
          <w:t>KKKKa</w:t>
        </w:r>
        <w:proofErr w:type="spellEnd"/>
        <w:r>
          <w:t xml:space="preserve">       Standards of Performance for Stationary Combustion Turbines. 40 CFR Part 60, Subpart </w:t>
        </w:r>
        <w:proofErr w:type="spellStart"/>
        <w:r>
          <w:t>KKKKa</w:t>
        </w:r>
        <w:proofErr w:type="spellEnd"/>
        <w:r>
          <w:t xml:space="preserve"> (July 1, 2026). (See Subparts GG and KKKK for additional requirements for Stationary Gas Turbines)</w:t>
        </w:r>
      </w:ins>
    </w:p>
    <w:p w14:paraId="4462EBAF" w14:textId="77777777" w:rsidR="00150D56" w:rsidRDefault="00150D56" w:rsidP="00150D56">
      <w:pPr>
        <w:pStyle w:val="par1"/>
      </w:pPr>
      <w:r>
        <w:t>Subpart LLLL</w:t>
      </w:r>
      <w:r>
        <w:tab/>
        <w:t xml:space="preserve">Standards of Performance for New Sewage Sludge Incineration Unit. 40 CFR Part 60, Subpart LLLL (July 1, </w:t>
      </w:r>
      <w:del w:id="192" w:author="Author">
        <w:r w:rsidDel="001671ED">
          <w:delText>2025</w:delText>
        </w:r>
      </w:del>
      <w:ins w:id="193" w:author="Author">
        <w:r w:rsidR="001671ED">
          <w:t>2026</w:t>
        </w:r>
      </w:ins>
      <w:r>
        <w:t>).</w:t>
      </w:r>
    </w:p>
    <w:p w14:paraId="21F87D5B" w14:textId="77777777" w:rsidR="00150D56" w:rsidRDefault="00150D56" w:rsidP="00150D56">
      <w:pPr>
        <w:pStyle w:val="par1"/>
      </w:pPr>
      <w:r>
        <w:t>Subpart MMMM</w:t>
      </w:r>
      <w:r>
        <w:tab/>
        <w:t xml:space="preserve">Emission Guidelines and Compliance Times for Existing Sewage Sludge Incineration Units. 40 CFR Part 60, Subpart MMMM (July 1, </w:t>
      </w:r>
      <w:del w:id="194" w:author="Author">
        <w:r w:rsidDel="001671ED">
          <w:delText>2025</w:delText>
        </w:r>
      </w:del>
      <w:ins w:id="195" w:author="Author">
        <w:r w:rsidR="001671ED">
          <w:t>2026</w:t>
        </w:r>
      </w:ins>
      <w:r>
        <w:t>).</w:t>
      </w:r>
    </w:p>
    <w:p w14:paraId="54EDCB4C" w14:textId="77777777" w:rsidR="00150D56" w:rsidRDefault="00150D56" w:rsidP="00150D56">
      <w:pPr>
        <w:pStyle w:val="par1"/>
      </w:pPr>
      <w:r>
        <w:t>Subpart OOOO</w:t>
      </w:r>
      <w:r>
        <w:tab/>
        <w:t xml:space="preserve">Standards of Performance for Crude Oil and Natural Gas Production, Transmission and Distribution. 40 CFR Part 60, Subpart OOOO, (July 1, </w:t>
      </w:r>
      <w:del w:id="196" w:author="Author">
        <w:r w:rsidDel="001671ED">
          <w:delText>2025</w:delText>
        </w:r>
      </w:del>
      <w:ins w:id="197" w:author="Author">
        <w:r w:rsidR="001671ED">
          <w:t>2026</w:t>
        </w:r>
      </w:ins>
      <w:r>
        <w:t>).</w:t>
      </w:r>
    </w:p>
    <w:p w14:paraId="419D0823" w14:textId="77777777" w:rsidR="00150D56" w:rsidRDefault="00150D56" w:rsidP="00150D56">
      <w:pPr>
        <w:pStyle w:val="par1"/>
      </w:pPr>
      <w:r>
        <w:t xml:space="preserve">APPENDIX A to Part 60 Test Methods. 40 CFR Part 60 (July 1, </w:t>
      </w:r>
      <w:del w:id="198" w:author="Author">
        <w:r w:rsidDel="001671ED">
          <w:delText>2023</w:delText>
        </w:r>
      </w:del>
      <w:ins w:id="199" w:author="Author">
        <w:r w:rsidR="001671ED">
          <w:t>2026</w:t>
        </w:r>
      </w:ins>
      <w:r>
        <w:t>).</w:t>
      </w:r>
    </w:p>
    <w:p w14:paraId="404E0546" w14:textId="77777777" w:rsidR="00150D56" w:rsidRDefault="00150D56" w:rsidP="00150D56">
      <w:pPr>
        <w:pStyle w:val="par1"/>
      </w:pPr>
      <w:r>
        <w:t>APPENDIX B to Part 60</w:t>
      </w:r>
      <w:r>
        <w:tab/>
        <w:t xml:space="preserve">Performance Specifications. 40 CFR Part 60 (July 1, </w:t>
      </w:r>
      <w:del w:id="200" w:author="Author">
        <w:r w:rsidDel="001671ED">
          <w:delText>2025</w:delText>
        </w:r>
      </w:del>
      <w:ins w:id="201" w:author="Author">
        <w:r w:rsidR="001671ED">
          <w:t>2026</w:t>
        </w:r>
      </w:ins>
      <w:r>
        <w:t>).</w:t>
      </w:r>
    </w:p>
    <w:p w14:paraId="0C2D311D" w14:textId="77777777" w:rsidR="00150D56" w:rsidRDefault="00150D56" w:rsidP="00150D56">
      <w:pPr>
        <w:pStyle w:val="par1"/>
      </w:pPr>
      <w:r>
        <w:t>APPENDIX C to Part 60</w:t>
      </w:r>
      <w:r>
        <w:tab/>
        <w:t xml:space="preserve">Determination of Emission Rate Change. 40 CFR Part 60 (July 1, </w:t>
      </w:r>
      <w:del w:id="202" w:author="Author">
        <w:r w:rsidDel="001671ED">
          <w:delText>2025</w:delText>
        </w:r>
      </w:del>
      <w:ins w:id="203" w:author="Author">
        <w:r w:rsidR="001671ED">
          <w:t>2026</w:t>
        </w:r>
      </w:ins>
      <w:r>
        <w:t>).</w:t>
      </w:r>
    </w:p>
    <w:p w14:paraId="3CC1E17A" w14:textId="77777777" w:rsidR="00150D56" w:rsidRDefault="00150D56" w:rsidP="00150D56">
      <w:pPr>
        <w:pStyle w:val="par1"/>
      </w:pPr>
      <w:r>
        <w:t>APPENDIX D to Part 60</w:t>
      </w:r>
      <w:r>
        <w:tab/>
        <w:t xml:space="preserve">Required Emission Inventory Information. 40 CFR Part 60 (July 1, </w:t>
      </w:r>
      <w:del w:id="204" w:author="Author">
        <w:r w:rsidDel="001671ED">
          <w:delText>2025</w:delText>
        </w:r>
      </w:del>
      <w:ins w:id="205" w:author="Author">
        <w:r w:rsidR="001671ED">
          <w:t>2026</w:t>
        </w:r>
      </w:ins>
      <w:r>
        <w:t>).</w:t>
      </w:r>
    </w:p>
    <w:p w14:paraId="74F3EB25" w14:textId="77777777" w:rsidR="00150D56" w:rsidRDefault="00150D56" w:rsidP="00150D56">
      <w:pPr>
        <w:pStyle w:val="par1"/>
      </w:pPr>
      <w:r>
        <w:t>APPENDIX F to Part 60</w:t>
      </w:r>
      <w:r>
        <w:tab/>
        <w:t xml:space="preserve">Quality Assurance Procedures. 40 CFR Part 60 (July 1, </w:t>
      </w:r>
      <w:del w:id="206" w:author="Author">
        <w:r w:rsidDel="001671ED">
          <w:delText>2023</w:delText>
        </w:r>
      </w:del>
      <w:ins w:id="207" w:author="Author">
        <w:r w:rsidR="001671ED">
          <w:t>2026</w:t>
        </w:r>
      </w:ins>
      <w:r>
        <w:t>).</w:t>
      </w:r>
    </w:p>
    <w:p w14:paraId="4C90E4E0" w14:textId="77777777" w:rsidR="00150D56" w:rsidRDefault="00150D56" w:rsidP="00150D56">
      <w:pPr>
        <w:pStyle w:val="par1"/>
      </w:pPr>
      <w:r>
        <w:t>APPENDIX I to Part 60</w:t>
      </w:r>
      <w:r>
        <w:tab/>
        <w:t xml:space="preserve">Removable Label and Owner's Manual. 40 CFR Part 60 (July 1, </w:t>
      </w:r>
      <w:del w:id="208" w:author="Author">
        <w:r w:rsidDel="001671ED">
          <w:delText>2025</w:delText>
        </w:r>
      </w:del>
      <w:ins w:id="209" w:author="Author">
        <w:r w:rsidR="001671ED">
          <w:t>2026</w:t>
        </w:r>
      </w:ins>
      <w:r>
        <w:t>).</w:t>
      </w:r>
    </w:p>
    <w:p w14:paraId="6DA937B8" w14:textId="77777777" w:rsidR="00C42619" w:rsidRDefault="00150D56" w:rsidP="00150D56">
      <w:pPr>
        <w:pStyle w:val="cp"/>
      </w:pPr>
      <w:r>
        <w:br w:type="page"/>
      </w:r>
      <w:r w:rsidR="00C42619">
        <w:lastRenderedPageBreak/>
        <w:t>TABLE 2</w:t>
      </w:r>
    </w:p>
    <w:tbl>
      <w:tblPr>
        <w:tblW w:w="0" w:type="auto"/>
        <w:tblInd w:w="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39" w:type="dxa"/>
          <w:right w:w="139" w:type="dxa"/>
        </w:tblCellMar>
        <w:tblLook w:val="0000" w:firstRow="0" w:lastRow="0" w:firstColumn="0" w:lastColumn="0" w:noHBand="0" w:noVBand="0"/>
      </w:tblPr>
      <w:tblGrid>
        <w:gridCol w:w="3067"/>
        <w:gridCol w:w="5620"/>
      </w:tblGrid>
      <w:tr w:rsidR="006B4800" w:rsidRPr="004062D7" w14:paraId="1869DB24" w14:textId="77777777" w:rsidTr="005710F6">
        <w:trPr>
          <w:cantSplit/>
          <w:tblHeader/>
        </w:trPr>
        <w:tc>
          <w:tcPr>
            <w:tcW w:w="3067" w:type="dxa"/>
          </w:tcPr>
          <w:p w14:paraId="0FCB7F97" w14:textId="77777777" w:rsidR="006B4800" w:rsidRPr="004062D7" w:rsidRDefault="006B4800" w:rsidP="006B4800">
            <w:pPr>
              <w:jc w:val="center"/>
            </w:pPr>
            <w:r w:rsidRPr="004062D7">
              <w:rPr>
                <w:color w:val="000000"/>
              </w:rPr>
              <w:t xml:space="preserve">40 CFR Part </w:t>
            </w:r>
            <w:r>
              <w:rPr>
                <w:color w:val="000000"/>
              </w:rPr>
              <w:t>75</w:t>
            </w:r>
            <w:r w:rsidRPr="004062D7">
              <w:rPr>
                <w:color w:val="000000"/>
              </w:rPr>
              <w:t xml:space="preserve"> Subpart</w:t>
            </w:r>
            <w:r>
              <w:rPr>
                <w:color w:val="000000"/>
              </w:rPr>
              <w:t>*</w:t>
            </w:r>
            <w:r w:rsidRPr="004062D7">
              <w:rPr>
                <w:color w:val="000000"/>
              </w:rPr>
              <w:t>*</w:t>
            </w:r>
          </w:p>
        </w:tc>
        <w:tc>
          <w:tcPr>
            <w:tcW w:w="5620" w:type="dxa"/>
          </w:tcPr>
          <w:p w14:paraId="0CEA6D25" w14:textId="77777777" w:rsidR="006B4800" w:rsidRPr="004062D7" w:rsidRDefault="006B4800" w:rsidP="006B4800">
            <w:pPr>
              <w:jc w:val="center"/>
            </w:pPr>
            <w:r w:rsidRPr="004062D7">
              <w:rPr>
                <w:color w:val="000000"/>
              </w:rPr>
              <w:t>Section(s)</w:t>
            </w:r>
          </w:p>
        </w:tc>
      </w:tr>
      <w:tr w:rsidR="006B4800" w:rsidRPr="004062D7" w14:paraId="097083EA" w14:textId="77777777" w:rsidTr="005710F6">
        <w:trPr>
          <w:cantSplit/>
        </w:trPr>
        <w:tc>
          <w:tcPr>
            <w:tcW w:w="3067" w:type="dxa"/>
          </w:tcPr>
          <w:p w14:paraId="3008BE7C" w14:textId="77777777" w:rsidR="006B4800" w:rsidRPr="004062D7" w:rsidRDefault="006B4800" w:rsidP="00155AB8">
            <w:pPr>
              <w:pStyle w:val="cp"/>
            </w:pPr>
            <w:r w:rsidRPr="004062D7">
              <w:t>A</w:t>
            </w:r>
          </w:p>
        </w:tc>
        <w:tc>
          <w:tcPr>
            <w:tcW w:w="5620" w:type="dxa"/>
          </w:tcPr>
          <w:p w14:paraId="5A805CAF" w14:textId="77777777" w:rsidR="006B4800" w:rsidRPr="004062D7" w:rsidRDefault="006B4800" w:rsidP="00155AB8">
            <w:pPr>
              <w:pStyle w:val="cp"/>
            </w:pPr>
            <w:r>
              <w:t xml:space="preserve">75.1-75.8 </w:t>
            </w:r>
          </w:p>
        </w:tc>
      </w:tr>
      <w:tr w:rsidR="006B4800" w:rsidRPr="004062D7" w14:paraId="2B2B54D7" w14:textId="77777777" w:rsidTr="005710F6">
        <w:trPr>
          <w:cantSplit/>
        </w:trPr>
        <w:tc>
          <w:tcPr>
            <w:tcW w:w="3067" w:type="dxa"/>
          </w:tcPr>
          <w:p w14:paraId="3C814F6C" w14:textId="77777777" w:rsidR="006B4800" w:rsidRPr="004062D7" w:rsidRDefault="006B4800" w:rsidP="00155AB8">
            <w:pPr>
              <w:pStyle w:val="cp"/>
            </w:pPr>
            <w:r>
              <w:t>B</w:t>
            </w:r>
          </w:p>
        </w:tc>
        <w:tc>
          <w:tcPr>
            <w:tcW w:w="5620" w:type="dxa"/>
          </w:tcPr>
          <w:p w14:paraId="47D0AA8A" w14:textId="77777777" w:rsidR="006B4800" w:rsidRPr="004062D7" w:rsidRDefault="006B4800" w:rsidP="00155AB8">
            <w:pPr>
              <w:pStyle w:val="cp"/>
            </w:pPr>
            <w:r>
              <w:t>75.10-75.19</w:t>
            </w:r>
          </w:p>
        </w:tc>
      </w:tr>
      <w:tr w:rsidR="006B4800" w:rsidRPr="004062D7" w14:paraId="0244A2DE" w14:textId="77777777" w:rsidTr="005710F6">
        <w:trPr>
          <w:cantSplit/>
        </w:trPr>
        <w:tc>
          <w:tcPr>
            <w:tcW w:w="3067" w:type="dxa"/>
          </w:tcPr>
          <w:p w14:paraId="38627461" w14:textId="77777777" w:rsidR="006B4800" w:rsidRPr="004062D7" w:rsidRDefault="006B4800" w:rsidP="00155AB8">
            <w:pPr>
              <w:pStyle w:val="cp"/>
            </w:pPr>
            <w:r>
              <w:t>C</w:t>
            </w:r>
          </w:p>
        </w:tc>
        <w:tc>
          <w:tcPr>
            <w:tcW w:w="5620" w:type="dxa"/>
          </w:tcPr>
          <w:p w14:paraId="34177086" w14:textId="77777777" w:rsidR="006B4800" w:rsidRPr="004062D7" w:rsidRDefault="006B4800" w:rsidP="00155AB8">
            <w:pPr>
              <w:pStyle w:val="cp"/>
            </w:pPr>
            <w:r>
              <w:t>75.20-75.24</w:t>
            </w:r>
          </w:p>
        </w:tc>
      </w:tr>
      <w:tr w:rsidR="006B4800" w:rsidRPr="004062D7" w14:paraId="20457EF7" w14:textId="77777777" w:rsidTr="005710F6">
        <w:trPr>
          <w:cantSplit/>
        </w:trPr>
        <w:tc>
          <w:tcPr>
            <w:tcW w:w="3067" w:type="dxa"/>
          </w:tcPr>
          <w:p w14:paraId="1E28DE7D" w14:textId="77777777" w:rsidR="006B4800" w:rsidRPr="004062D7" w:rsidRDefault="006B4800" w:rsidP="00155AB8">
            <w:pPr>
              <w:pStyle w:val="cp"/>
            </w:pPr>
            <w:r>
              <w:t>D</w:t>
            </w:r>
          </w:p>
        </w:tc>
        <w:tc>
          <w:tcPr>
            <w:tcW w:w="5620" w:type="dxa"/>
          </w:tcPr>
          <w:p w14:paraId="20EC31F6" w14:textId="77777777" w:rsidR="006B4800" w:rsidRPr="004062D7" w:rsidRDefault="006B4800" w:rsidP="00155AB8">
            <w:pPr>
              <w:pStyle w:val="cp"/>
            </w:pPr>
            <w:r>
              <w:t>75.30-75.39</w:t>
            </w:r>
          </w:p>
        </w:tc>
      </w:tr>
      <w:tr w:rsidR="006B4800" w:rsidRPr="004062D7" w14:paraId="53A34A71" w14:textId="77777777" w:rsidTr="005710F6">
        <w:trPr>
          <w:cantSplit/>
        </w:trPr>
        <w:tc>
          <w:tcPr>
            <w:tcW w:w="3067" w:type="dxa"/>
          </w:tcPr>
          <w:p w14:paraId="25247FFB" w14:textId="77777777" w:rsidR="006B4800" w:rsidRPr="004062D7" w:rsidRDefault="006B4800" w:rsidP="00155AB8">
            <w:pPr>
              <w:pStyle w:val="cp"/>
            </w:pPr>
            <w:r>
              <w:t>E</w:t>
            </w:r>
          </w:p>
        </w:tc>
        <w:tc>
          <w:tcPr>
            <w:tcW w:w="5620" w:type="dxa"/>
          </w:tcPr>
          <w:p w14:paraId="044E8725" w14:textId="77777777" w:rsidR="006B4800" w:rsidRPr="004062D7" w:rsidRDefault="006B4800" w:rsidP="00155AB8">
            <w:pPr>
              <w:pStyle w:val="cp"/>
            </w:pPr>
            <w:r>
              <w:t>75.40-75.48</w:t>
            </w:r>
          </w:p>
        </w:tc>
      </w:tr>
      <w:tr w:rsidR="006B4800" w:rsidRPr="004062D7" w14:paraId="11E4769D" w14:textId="77777777" w:rsidTr="005710F6">
        <w:trPr>
          <w:cantSplit/>
        </w:trPr>
        <w:tc>
          <w:tcPr>
            <w:tcW w:w="3067" w:type="dxa"/>
          </w:tcPr>
          <w:p w14:paraId="3A6BAD23" w14:textId="77777777" w:rsidR="006B4800" w:rsidRPr="004062D7" w:rsidRDefault="006B4800" w:rsidP="00155AB8">
            <w:pPr>
              <w:pStyle w:val="cp"/>
            </w:pPr>
            <w:r>
              <w:t>F</w:t>
            </w:r>
          </w:p>
        </w:tc>
        <w:tc>
          <w:tcPr>
            <w:tcW w:w="5620" w:type="dxa"/>
          </w:tcPr>
          <w:p w14:paraId="4FDDFA9F" w14:textId="77777777" w:rsidR="006B4800" w:rsidRPr="004062D7" w:rsidRDefault="006B4800" w:rsidP="00155AB8">
            <w:pPr>
              <w:pStyle w:val="cp"/>
            </w:pPr>
            <w:r>
              <w:t>75.50-75.59</w:t>
            </w:r>
          </w:p>
        </w:tc>
      </w:tr>
      <w:tr w:rsidR="006B4800" w:rsidRPr="004062D7" w14:paraId="0B7C7148" w14:textId="77777777" w:rsidTr="005710F6">
        <w:trPr>
          <w:cantSplit/>
        </w:trPr>
        <w:tc>
          <w:tcPr>
            <w:tcW w:w="3067" w:type="dxa"/>
          </w:tcPr>
          <w:p w14:paraId="04A71824" w14:textId="77777777" w:rsidR="006B4800" w:rsidRPr="004062D7" w:rsidRDefault="006B4800" w:rsidP="00155AB8">
            <w:pPr>
              <w:pStyle w:val="cp"/>
            </w:pPr>
            <w:r>
              <w:t>G</w:t>
            </w:r>
          </w:p>
        </w:tc>
        <w:tc>
          <w:tcPr>
            <w:tcW w:w="5620" w:type="dxa"/>
          </w:tcPr>
          <w:p w14:paraId="1955CBE9" w14:textId="77777777" w:rsidR="006B4800" w:rsidRPr="004062D7" w:rsidRDefault="006B4800" w:rsidP="00155AB8">
            <w:pPr>
              <w:pStyle w:val="cp"/>
            </w:pPr>
            <w:r>
              <w:t>75.60-75.67</w:t>
            </w:r>
          </w:p>
        </w:tc>
      </w:tr>
      <w:tr w:rsidR="006B4800" w:rsidRPr="004062D7" w14:paraId="64188BBF" w14:textId="77777777" w:rsidTr="005710F6">
        <w:trPr>
          <w:cantSplit/>
        </w:trPr>
        <w:tc>
          <w:tcPr>
            <w:tcW w:w="3067" w:type="dxa"/>
          </w:tcPr>
          <w:p w14:paraId="40127D25" w14:textId="77777777" w:rsidR="006B4800" w:rsidRPr="004062D7" w:rsidRDefault="006B4800" w:rsidP="00155AB8">
            <w:pPr>
              <w:pStyle w:val="cp"/>
            </w:pPr>
            <w:r>
              <w:t>H</w:t>
            </w:r>
          </w:p>
        </w:tc>
        <w:tc>
          <w:tcPr>
            <w:tcW w:w="5620" w:type="dxa"/>
          </w:tcPr>
          <w:p w14:paraId="2057D1CE" w14:textId="77777777" w:rsidR="006B4800" w:rsidRPr="004062D7" w:rsidRDefault="006B4800" w:rsidP="00155AB8">
            <w:pPr>
              <w:pStyle w:val="cp"/>
            </w:pPr>
            <w:r>
              <w:t>75.70-75.75</w:t>
            </w:r>
          </w:p>
        </w:tc>
      </w:tr>
    </w:tbl>
    <w:p w14:paraId="1CB61C45" w14:textId="77777777" w:rsidR="00C42619" w:rsidRDefault="00C42619" w:rsidP="006B4800">
      <w:pPr>
        <w:pStyle w:val="upar1"/>
      </w:pPr>
      <w:r>
        <w:t xml:space="preserve">** 40 CFR Part 75, Subparts A through H (July 1, </w:t>
      </w:r>
      <w:del w:id="210" w:author="Author">
        <w:r w:rsidDel="001671ED">
          <w:delText>202</w:delText>
        </w:r>
        <w:r w:rsidR="002C40AB" w:rsidDel="001671ED">
          <w:delText>5</w:delText>
        </w:r>
      </w:del>
      <w:ins w:id="211" w:author="Author">
        <w:r w:rsidR="001671ED">
          <w:t>2026</w:t>
        </w:r>
      </w:ins>
      <w:r>
        <w:t>).</w:t>
      </w:r>
    </w:p>
    <w:p w14:paraId="11673C8A" w14:textId="77777777" w:rsidR="002C40AB" w:rsidRDefault="002C40AB" w:rsidP="002C40AB">
      <w:pPr>
        <w:pStyle w:val="par1"/>
      </w:pPr>
      <w:r>
        <w:t xml:space="preserve">APPENDIX A to Part 75 Specifications and Test Procedures, 40 CFR Part 75 (July 1, </w:t>
      </w:r>
      <w:del w:id="212" w:author="Author">
        <w:r w:rsidDel="001671ED">
          <w:delText>2025</w:delText>
        </w:r>
      </w:del>
      <w:ins w:id="213" w:author="Author">
        <w:r w:rsidR="001671ED">
          <w:t>2026</w:t>
        </w:r>
      </w:ins>
      <w:r>
        <w:t>).</w:t>
      </w:r>
    </w:p>
    <w:p w14:paraId="408A39D2" w14:textId="77777777" w:rsidR="002C40AB" w:rsidRDefault="002C40AB" w:rsidP="002C40AB">
      <w:pPr>
        <w:pStyle w:val="par1"/>
      </w:pPr>
      <w:r>
        <w:t xml:space="preserve">APPENDIX B to Part 75 Quality Assurance and Quality Control Procedures, 40 CFR Part 75 (July 1, </w:t>
      </w:r>
      <w:del w:id="214" w:author="Author">
        <w:r w:rsidDel="001C29E0">
          <w:delText>2025</w:delText>
        </w:r>
      </w:del>
      <w:ins w:id="215" w:author="Author">
        <w:r w:rsidR="001C29E0">
          <w:t>2026</w:t>
        </w:r>
      </w:ins>
      <w:r>
        <w:t>).</w:t>
      </w:r>
    </w:p>
    <w:p w14:paraId="11D91644" w14:textId="77777777" w:rsidR="002C40AB" w:rsidRDefault="002C40AB" w:rsidP="002C40AB">
      <w:pPr>
        <w:pStyle w:val="par1"/>
      </w:pPr>
      <w:r>
        <w:t xml:space="preserve">APPENDIX C to Part 75 Missing Data Estimation Procedures, 40 CFR Part 75 (July 1, </w:t>
      </w:r>
      <w:del w:id="216" w:author="Author">
        <w:r w:rsidDel="001C29E0">
          <w:delText>2025</w:delText>
        </w:r>
      </w:del>
      <w:ins w:id="217" w:author="Author">
        <w:r w:rsidR="001C29E0">
          <w:t>2026</w:t>
        </w:r>
      </w:ins>
      <w:r>
        <w:t>).</w:t>
      </w:r>
    </w:p>
    <w:p w14:paraId="5037F489" w14:textId="77777777" w:rsidR="002C40AB" w:rsidRDefault="002C40AB" w:rsidP="002C40AB">
      <w:pPr>
        <w:pStyle w:val="par1"/>
      </w:pPr>
      <w:r>
        <w:t xml:space="preserve">APPENDIX D to Part 75 Optional SO2 Emissions Data Protocol for Gas-Fired Peaking Units and Oil-Fired Peaking Units, 40 CFR Part 75 (July 1, </w:t>
      </w:r>
      <w:del w:id="218" w:author="Author">
        <w:r w:rsidDel="001C29E0">
          <w:delText>2025</w:delText>
        </w:r>
      </w:del>
      <w:ins w:id="219" w:author="Author">
        <w:r w:rsidR="001C29E0">
          <w:t>2026</w:t>
        </w:r>
      </w:ins>
      <w:r>
        <w:t>).</w:t>
      </w:r>
    </w:p>
    <w:p w14:paraId="0DAD10B4" w14:textId="77777777" w:rsidR="002C40AB" w:rsidRDefault="002C40AB" w:rsidP="002C40AB">
      <w:pPr>
        <w:pStyle w:val="par1"/>
      </w:pPr>
      <w:r>
        <w:t xml:space="preserve">APPENDIX E to Part 75 Optional NOx Emissions Data Protocol for Gas-Fired Peaking Units and Oil-Fired Peaking Units, 40 CFR Part 75 (July 1, </w:t>
      </w:r>
      <w:del w:id="220" w:author="Author">
        <w:r w:rsidDel="001C29E0">
          <w:delText>2025</w:delText>
        </w:r>
      </w:del>
      <w:ins w:id="221" w:author="Author">
        <w:r w:rsidR="001C29E0">
          <w:t>2026</w:t>
        </w:r>
      </w:ins>
      <w:r>
        <w:t>).</w:t>
      </w:r>
    </w:p>
    <w:p w14:paraId="43667034" w14:textId="77777777" w:rsidR="002C40AB" w:rsidRDefault="002C40AB" w:rsidP="002C40AB">
      <w:pPr>
        <w:pStyle w:val="par1"/>
      </w:pPr>
      <w:r>
        <w:t xml:space="preserve">APPENDIX F to Part 75 Conversion Procedures, 40 CFR Part 75 (July 1, </w:t>
      </w:r>
      <w:del w:id="222" w:author="Author">
        <w:r w:rsidDel="001C29E0">
          <w:delText>2025</w:delText>
        </w:r>
      </w:del>
      <w:ins w:id="223" w:author="Author">
        <w:r w:rsidR="001C29E0">
          <w:t>2026</w:t>
        </w:r>
      </w:ins>
      <w:r>
        <w:t>).</w:t>
      </w:r>
    </w:p>
    <w:p w14:paraId="4BEB582D" w14:textId="77777777" w:rsidR="002C40AB" w:rsidRDefault="002C40AB" w:rsidP="002C40AB">
      <w:pPr>
        <w:pStyle w:val="par1"/>
      </w:pPr>
      <w:r>
        <w:t xml:space="preserve">APPENDIX G to Part 75 Determination of CO2 Emissions, 40 CFR Part 75 (July 1, </w:t>
      </w:r>
      <w:del w:id="224" w:author="Author">
        <w:r w:rsidDel="001C29E0">
          <w:delText>2025</w:delText>
        </w:r>
      </w:del>
      <w:ins w:id="225" w:author="Author">
        <w:r w:rsidR="001C29E0">
          <w:t>2026</w:t>
        </w:r>
      </w:ins>
      <w:r>
        <w:t>).</w:t>
      </w:r>
    </w:p>
    <w:p w14:paraId="1EA295A9" w14:textId="77777777" w:rsidR="002C40AB" w:rsidRDefault="002C40AB" w:rsidP="002C40AB">
      <w:pPr>
        <w:pStyle w:val="par1"/>
      </w:pPr>
      <w:r>
        <w:t xml:space="preserve">APPENDIX H to Part 75 Revised Traceability Protocol Number 1 (Reserved), 40 CFR Part 75 (July 1, </w:t>
      </w:r>
      <w:del w:id="226" w:author="Author">
        <w:r w:rsidDel="001C29E0">
          <w:delText>2025</w:delText>
        </w:r>
      </w:del>
      <w:ins w:id="227" w:author="Author">
        <w:r w:rsidR="001C29E0">
          <w:t>2026</w:t>
        </w:r>
      </w:ins>
      <w:r>
        <w:t>).</w:t>
      </w:r>
    </w:p>
    <w:p w14:paraId="5E5429AB" w14:textId="77777777" w:rsidR="002C40AB" w:rsidRDefault="002C40AB" w:rsidP="002C40AB">
      <w:pPr>
        <w:pStyle w:val="par1"/>
      </w:pPr>
      <w:r>
        <w:t xml:space="preserve">APPENDIX I to Part 75 Optional F--Factor/Fuel Flow Method (Reserved), 40 CFR Part 75 (July 1, </w:t>
      </w:r>
      <w:del w:id="228" w:author="Author">
        <w:r w:rsidDel="001C29E0">
          <w:delText>2025</w:delText>
        </w:r>
      </w:del>
      <w:ins w:id="229" w:author="Author">
        <w:r w:rsidR="001C29E0">
          <w:t>2026</w:t>
        </w:r>
      </w:ins>
      <w:r>
        <w:t>).</w:t>
      </w:r>
    </w:p>
    <w:p w14:paraId="5DCF6494" w14:textId="77777777" w:rsidR="002C40AB" w:rsidRDefault="002C40AB" w:rsidP="002C40AB">
      <w:pPr>
        <w:pStyle w:val="par1"/>
      </w:pPr>
      <w:r>
        <w:t xml:space="preserve">APPENDIX J to Part 75 Compliance Dates for Revised Recordkeeping Requirements and Missing Data Procedures (Reserved), 40 CFR Part 75 (July 1, </w:t>
      </w:r>
      <w:del w:id="230" w:author="Author">
        <w:r w:rsidDel="001C29E0">
          <w:delText>2025</w:delText>
        </w:r>
      </w:del>
      <w:ins w:id="231" w:author="Author">
        <w:r w:rsidR="001C29E0">
          <w:t>2026</w:t>
        </w:r>
      </w:ins>
      <w:r>
        <w:t>).</w:t>
      </w:r>
    </w:p>
    <w:p w14:paraId="78526B56" w14:textId="77777777" w:rsidR="00F22B26" w:rsidRDefault="00EA2343" w:rsidP="00833496">
      <w:pPr>
        <w:pStyle w:val="Heading2"/>
        <w:rPr>
          <w:ins w:id="232" w:author="Author"/>
        </w:rPr>
      </w:pPr>
      <w:r>
        <w:br w:type="page"/>
      </w:r>
      <w:r w:rsidR="00923AC3" w:rsidRPr="00F67FF2">
        <w:lastRenderedPageBreak/>
        <w:t>STATEMENTS OF BASIS, SPECIFIC STATUTORY AUTHORITY AND PURPOSE (For Part A)</w:t>
      </w:r>
    </w:p>
    <w:p w14:paraId="0CECBFD3" w14:textId="77777777" w:rsidR="001C29E0" w:rsidRDefault="001C29E0" w:rsidP="001C29E0">
      <w:pPr>
        <w:pStyle w:val="par1"/>
        <w:rPr>
          <w:ins w:id="233" w:author="Author"/>
        </w:rPr>
      </w:pPr>
      <w:ins w:id="234" w:author="Author">
        <w:r>
          <w:t>XXXIII.</w:t>
        </w:r>
        <w:r>
          <w:tab/>
          <w:t xml:space="preserve">Adopted </w:t>
        </w:r>
        <w:r w:rsidRPr="00E14318">
          <w:t>October 16, 2026</w:t>
        </w:r>
      </w:ins>
    </w:p>
    <w:p w14:paraId="7187C59C" w14:textId="77777777" w:rsidR="001C29E0" w:rsidRPr="003B4A90" w:rsidRDefault="001C29E0" w:rsidP="001C29E0">
      <w:pPr>
        <w:pStyle w:val="upar1"/>
        <w:rPr>
          <w:ins w:id="235" w:author="Author"/>
          <w:u w:val="single"/>
        </w:rPr>
      </w:pPr>
      <w:ins w:id="236" w:author="Author">
        <w:r w:rsidRPr="003B4A90">
          <w:rPr>
            <w:u w:val="single"/>
          </w:rPr>
          <w:t>Background</w:t>
        </w:r>
      </w:ins>
    </w:p>
    <w:p w14:paraId="00B4E836" w14:textId="77777777" w:rsidR="001C29E0" w:rsidRDefault="001C29E0" w:rsidP="001C29E0">
      <w:pPr>
        <w:pStyle w:val="upar1"/>
        <w:rPr>
          <w:ins w:id="237" w:author="Author"/>
        </w:rPr>
      </w:pPr>
      <w:ins w:id="238" w:author="Author">
        <w:r>
          <w:t xml:space="preserve">This Statement of Basis, Specific Statutory Authority, and Purpose </w:t>
        </w:r>
        <w:proofErr w:type="gramStart"/>
        <w:r>
          <w:t>complies</w:t>
        </w:r>
        <w:proofErr w:type="gramEnd"/>
        <w:r>
          <w:t xml:space="preserve"> with the requirements of the Colorado Administrative Procedures Act, Section 24-4-103, C.R.S., the Colorado Air Pollution Prevention and Control Act, Sections 25-7-110 and 25-7-110.5, C.R.S., and the Air Quality Control Commission’s (Commission) Procedural Rules.</w:t>
        </w:r>
      </w:ins>
    </w:p>
    <w:p w14:paraId="373D20E1" w14:textId="77777777" w:rsidR="001C29E0" w:rsidRPr="003B4A90" w:rsidRDefault="001C29E0" w:rsidP="001C29E0">
      <w:pPr>
        <w:pStyle w:val="upar1"/>
        <w:rPr>
          <w:ins w:id="239" w:author="Author"/>
          <w:u w:val="single"/>
        </w:rPr>
      </w:pPr>
      <w:ins w:id="240" w:author="Author">
        <w:r w:rsidRPr="003B4A90">
          <w:rPr>
            <w:u w:val="single"/>
          </w:rPr>
          <w:t>Basis</w:t>
        </w:r>
      </w:ins>
    </w:p>
    <w:p w14:paraId="3F233999" w14:textId="77777777" w:rsidR="001C29E0" w:rsidRDefault="001C29E0" w:rsidP="001C29E0">
      <w:pPr>
        <w:pStyle w:val="upar1"/>
        <w:rPr>
          <w:ins w:id="241" w:author="Author"/>
        </w:rPr>
      </w:pPr>
      <w:ins w:id="242" w:author="Author">
        <w:r>
          <w:t xml:space="preserve">The Commission has incorporated by reference New Source Performance Standards (NSPS), Emission Guidelines, and performance specifications amendments of 40 C.F.R. Part 60 into Regulation Number 6, Part A. These references need updated citations to ensure that the corresponding federal rules are enforceable under Colorado law. The Commission also updated references to the new and amended NSPS and performance specifications in 40 C.F.R. Part 60, Subparts </w:t>
        </w:r>
        <w:r w:rsidRPr="00E14318">
          <w:rPr>
            <w:rFonts w:ascii="Arial" w:hAnsi="Arial"/>
          </w:rPr>
          <w:t xml:space="preserve">Eb, </w:t>
        </w:r>
        <w:proofErr w:type="spellStart"/>
        <w:r w:rsidRPr="00E14318">
          <w:rPr>
            <w:rFonts w:ascii="Arial" w:hAnsi="Arial"/>
          </w:rPr>
          <w:t>Cb</w:t>
        </w:r>
        <w:proofErr w:type="spellEnd"/>
        <w:r w:rsidRPr="00E14318">
          <w:rPr>
            <w:rFonts w:ascii="Arial" w:hAnsi="Arial"/>
          </w:rPr>
          <w:t>, CCCC, DDDD</w:t>
        </w:r>
        <w:r w:rsidR="00BF052C">
          <w:rPr>
            <w:rFonts w:ascii="Arial" w:hAnsi="Arial"/>
          </w:rPr>
          <w:t xml:space="preserve">, GG, KKKK, and </w:t>
        </w:r>
        <w:proofErr w:type="spellStart"/>
        <w:r w:rsidR="00BF052C">
          <w:rPr>
            <w:rFonts w:ascii="Arial" w:hAnsi="Arial"/>
          </w:rPr>
          <w:t>KKKKa</w:t>
        </w:r>
        <w:proofErr w:type="spellEnd"/>
        <w:r w:rsidRPr="001C29E0">
          <w:t>.</w:t>
        </w:r>
      </w:ins>
    </w:p>
    <w:p w14:paraId="45656A10" w14:textId="77777777" w:rsidR="001C29E0" w:rsidRPr="003B4A90" w:rsidRDefault="001C29E0" w:rsidP="001C29E0">
      <w:pPr>
        <w:pStyle w:val="upar1"/>
        <w:rPr>
          <w:ins w:id="243" w:author="Author"/>
          <w:u w:val="single"/>
        </w:rPr>
      </w:pPr>
      <w:ins w:id="244" w:author="Author">
        <w:r w:rsidRPr="003B4A90">
          <w:rPr>
            <w:u w:val="single"/>
          </w:rPr>
          <w:t>Specific Statutory Authority</w:t>
        </w:r>
      </w:ins>
    </w:p>
    <w:p w14:paraId="5EA2CC97" w14:textId="77777777" w:rsidR="001C29E0" w:rsidRDefault="001C29E0" w:rsidP="001C29E0">
      <w:pPr>
        <w:pStyle w:val="upar1"/>
        <w:rPr>
          <w:ins w:id="245" w:author="Author"/>
        </w:rPr>
      </w:pPr>
      <w:ins w:id="246" w:author="Author">
        <w:r>
          <w:t xml:space="preserve">The Colorado Air Pollution Prevention and Control Act, Sections 25-7-105(1)(b) and 25-7-109, C.R.S. authorize the Commission to adopt emission control regulations, including emission control regulations relating to new stationary sources, for the development of </w:t>
        </w:r>
        <w:proofErr w:type="spellStart"/>
        <w:proofErr w:type="gramStart"/>
        <w:r>
          <w:t>a</w:t>
        </w:r>
        <w:proofErr w:type="spellEnd"/>
        <w:proofErr w:type="gramEnd"/>
        <w:r>
          <w:t xml:space="preserve"> effective air quality control program. </w:t>
        </w:r>
      </w:ins>
    </w:p>
    <w:p w14:paraId="268FA276" w14:textId="77777777" w:rsidR="001C29E0" w:rsidRPr="003B4A90" w:rsidRDefault="001C29E0" w:rsidP="001C29E0">
      <w:pPr>
        <w:pStyle w:val="upar1"/>
        <w:rPr>
          <w:ins w:id="247" w:author="Author"/>
          <w:u w:val="single"/>
        </w:rPr>
      </w:pPr>
      <w:ins w:id="248" w:author="Author">
        <w:r w:rsidRPr="003B4A90">
          <w:rPr>
            <w:u w:val="single"/>
          </w:rPr>
          <w:t>Purpose</w:t>
        </w:r>
      </w:ins>
    </w:p>
    <w:p w14:paraId="6F584807" w14:textId="77777777" w:rsidR="00833496" w:rsidRPr="00833496" w:rsidRDefault="001C29E0" w:rsidP="00833496">
      <w:pPr>
        <w:pStyle w:val="upar1"/>
      </w:pPr>
      <w:ins w:id="249" w:author="Author">
        <w:r>
          <w:t>Updating citation references of 40 C.F.R. Part 60 allows the Division to implement and enforce the Emission Guidelines and Compliance Times for applicable source categories. Adoption of the rules will not impose additional requirements upon sources beyond the minimum required by federal law and may benefit the regulated community by providing sources with up-to-date information and regulatory certainty. Further, these revisions will correct any typographical, grammatical and formatting errors found within the regulation.</w:t>
        </w:r>
      </w:ins>
    </w:p>
    <w:p w14:paraId="28D03978" w14:textId="77777777" w:rsidR="00A96E62" w:rsidRDefault="00A96E62" w:rsidP="001F1CB1">
      <w:pPr>
        <w:pStyle w:val="par1"/>
        <w:spacing w:before="60"/>
        <w:rPr>
          <w:ins w:id="250" w:author="Author"/>
          <w:rFonts w:eastAsia="Calibri"/>
        </w:rPr>
      </w:pPr>
    </w:p>
    <w:p w14:paraId="57396D0F" w14:textId="77777777" w:rsidR="004878F8" w:rsidRDefault="004878F8" w:rsidP="001F1CB1">
      <w:pPr>
        <w:pStyle w:val="par1"/>
        <w:spacing w:before="60"/>
        <w:rPr>
          <w:ins w:id="251" w:author="Author"/>
          <w:rFonts w:eastAsia="Calibri"/>
        </w:rPr>
      </w:pPr>
    </w:p>
    <w:p w14:paraId="5119C8B1" w14:textId="77777777" w:rsidR="004878F8" w:rsidRDefault="004878F8" w:rsidP="001F1CB1">
      <w:pPr>
        <w:pStyle w:val="par1"/>
        <w:spacing w:before="60"/>
        <w:rPr>
          <w:ins w:id="252" w:author="Author"/>
          <w:rFonts w:eastAsia="Calibri"/>
        </w:rPr>
      </w:pPr>
    </w:p>
    <w:p w14:paraId="65350BE2" w14:textId="77777777" w:rsidR="004878F8" w:rsidRDefault="004878F8" w:rsidP="001F1CB1">
      <w:pPr>
        <w:pStyle w:val="par1"/>
        <w:spacing w:before="60"/>
        <w:rPr>
          <w:ins w:id="253" w:author="Author"/>
          <w:rFonts w:eastAsia="Calibri"/>
        </w:rPr>
      </w:pPr>
    </w:p>
    <w:p w14:paraId="3F15D849" w14:textId="77777777" w:rsidR="004878F8" w:rsidRPr="00F67FF2" w:rsidRDefault="004878F8" w:rsidP="004878F8">
      <w:pPr>
        <w:pStyle w:val="Heading3"/>
      </w:pPr>
      <w:r w:rsidRPr="00F67FF2">
        <w:lastRenderedPageBreak/>
        <w:t>STANDARDS OF PERFORMANCE FOR NEW FUEL-BURNING EQUIPMENT</w:t>
      </w:r>
    </w:p>
    <w:p w14:paraId="441733AC" w14:textId="77777777" w:rsidR="004878F8" w:rsidRPr="00F67FF2" w:rsidRDefault="004878F8" w:rsidP="004878F8">
      <w:pPr>
        <w:pStyle w:val="par1"/>
        <w:rPr>
          <w:rFonts w:eastAsia="Calibri"/>
        </w:rPr>
      </w:pPr>
      <w:r w:rsidRPr="00F67FF2">
        <w:rPr>
          <w:rFonts w:eastAsia="Calibri"/>
        </w:rPr>
        <w:t>II.A.</w:t>
      </w:r>
      <w:r w:rsidRPr="00F67FF2">
        <w:rPr>
          <w:rFonts w:eastAsia="Calibri"/>
        </w:rPr>
        <w:tab/>
        <w:t>Applicability and Designation of Affected Facility</w:t>
      </w:r>
    </w:p>
    <w:p w14:paraId="49262E71" w14:textId="77777777" w:rsidR="004878F8" w:rsidRPr="00F67FF2" w:rsidRDefault="004878F8" w:rsidP="004878F8">
      <w:pPr>
        <w:pStyle w:val="upar1"/>
        <w:rPr>
          <w:rFonts w:eastAsia="Calibri"/>
        </w:rPr>
      </w:pPr>
      <w:r w:rsidRPr="00F67FF2">
        <w:rPr>
          <w:rFonts w:eastAsia="Calibri"/>
        </w:rPr>
        <w:t>The provisions of this section are applicable to fuel burning equipment constructed, reconstructed, or modified after January 30, 1979.</w:t>
      </w:r>
    </w:p>
    <w:p w14:paraId="58D08089" w14:textId="77777777" w:rsidR="004878F8" w:rsidRPr="00F67FF2" w:rsidRDefault="004878F8" w:rsidP="004878F8">
      <w:pPr>
        <w:pStyle w:val="par1"/>
        <w:rPr>
          <w:rFonts w:eastAsia="Calibri"/>
        </w:rPr>
      </w:pPr>
      <w:r w:rsidRPr="00F67FF2">
        <w:rPr>
          <w:rFonts w:eastAsia="Calibri"/>
        </w:rPr>
        <w:t>II.B.</w:t>
      </w:r>
      <w:r w:rsidRPr="00F67FF2">
        <w:rPr>
          <w:rFonts w:eastAsia="Calibri"/>
        </w:rPr>
        <w:tab/>
        <w:t>Definitions</w:t>
      </w:r>
    </w:p>
    <w:p w14:paraId="51DFFFA7" w14:textId="77777777" w:rsidR="004878F8" w:rsidRPr="00F67FF2" w:rsidRDefault="004878F8" w:rsidP="004878F8">
      <w:pPr>
        <w:pStyle w:val="upar1"/>
        <w:rPr>
          <w:rFonts w:eastAsia="Calibri"/>
        </w:rPr>
      </w:pPr>
      <w:r w:rsidRPr="0032634A">
        <w:rPr>
          <w:rFonts w:eastAsia="Calibri"/>
        </w:rPr>
        <w:t>As used in this Section, all terms shall have the meaning given to them in the Common Provisions Regulation and in Part A of this regulation.</w:t>
      </w:r>
    </w:p>
    <w:p w14:paraId="195F9B7D" w14:textId="77777777" w:rsidR="004878F8" w:rsidRPr="00F67FF2" w:rsidRDefault="004878F8" w:rsidP="004878F8">
      <w:pPr>
        <w:pStyle w:val="par1"/>
        <w:rPr>
          <w:rFonts w:eastAsia="Calibri"/>
        </w:rPr>
      </w:pPr>
      <w:r w:rsidRPr="00F67FF2">
        <w:rPr>
          <w:rFonts w:eastAsia="Calibri"/>
        </w:rPr>
        <w:t>II.C.</w:t>
      </w:r>
      <w:r w:rsidRPr="00F67FF2">
        <w:rPr>
          <w:rFonts w:eastAsia="Calibri"/>
        </w:rPr>
        <w:tab/>
        <w:t>Standard for Particulate Matter</w:t>
      </w:r>
    </w:p>
    <w:p w14:paraId="03DCBA85" w14:textId="77777777" w:rsidR="004878F8" w:rsidRPr="00F67FF2" w:rsidRDefault="004878F8" w:rsidP="004878F8">
      <w:pPr>
        <w:pStyle w:val="upar1"/>
        <w:rPr>
          <w:rFonts w:eastAsia="Calibri"/>
        </w:rPr>
      </w:pPr>
      <w:r w:rsidRPr="00F67FF2">
        <w:rPr>
          <w:rFonts w:eastAsia="Calibri"/>
        </w:rPr>
        <w:t>On and after the date on which the required performance test is completed, no owner or operator subject to the provisions of this regulation may discharge, or cause the discharge into the atmosphere of any particulate matter which is:</w:t>
      </w:r>
    </w:p>
    <w:p w14:paraId="45EC24F5" w14:textId="77777777" w:rsidR="004878F8" w:rsidRPr="00F67FF2" w:rsidRDefault="004878F8" w:rsidP="004878F8">
      <w:pPr>
        <w:pStyle w:val="par2"/>
        <w:rPr>
          <w:rFonts w:eastAsia="Calibri"/>
        </w:rPr>
      </w:pPr>
      <w:r w:rsidRPr="00F67FF2">
        <w:rPr>
          <w:rFonts w:eastAsia="Calibri"/>
        </w:rPr>
        <w:t>II.C.1.</w:t>
      </w:r>
      <w:r w:rsidRPr="00F67FF2">
        <w:rPr>
          <w:rFonts w:eastAsia="Calibri"/>
        </w:rPr>
        <w:tab/>
      </w:r>
      <w:proofErr w:type="gramStart"/>
      <w:r w:rsidRPr="00F67FF2">
        <w:rPr>
          <w:rFonts w:eastAsia="Calibri"/>
        </w:rPr>
        <w:t>In excess of</w:t>
      </w:r>
      <w:proofErr w:type="gramEnd"/>
      <w:r w:rsidRPr="00F67FF2">
        <w:rPr>
          <w:rFonts w:eastAsia="Calibri"/>
        </w:rPr>
        <w:t xml:space="preserve"> 0.5 lbs. per million Btu heat input for fuel burning equipment of not more than one million Btu per hour total input.</w:t>
      </w:r>
    </w:p>
    <w:p w14:paraId="0F529E07" w14:textId="77777777" w:rsidR="004878F8" w:rsidRPr="00F67FF2" w:rsidRDefault="004878F8" w:rsidP="004878F8">
      <w:pPr>
        <w:pStyle w:val="par2"/>
        <w:rPr>
          <w:rFonts w:eastAsia="Calibri"/>
        </w:rPr>
      </w:pPr>
      <w:r w:rsidRPr="00F67FF2">
        <w:rPr>
          <w:rFonts w:eastAsia="Calibri"/>
        </w:rPr>
        <w:t>II.C.2.</w:t>
      </w:r>
      <w:r w:rsidRPr="00F67FF2">
        <w:rPr>
          <w:rFonts w:eastAsia="Calibri"/>
        </w:rPr>
        <w:tab/>
        <w:t>For fuel burning equipment generating greater than one million but less than 250 million Btu per hour heat input, the following equation will be used to determine the allowable particulate emission limitation:</w:t>
      </w:r>
    </w:p>
    <w:p w14:paraId="6F852FE8" w14:textId="77777777" w:rsidR="004878F8" w:rsidRPr="00F67FF2" w:rsidRDefault="004878F8" w:rsidP="004878F8">
      <w:pPr>
        <w:pStyle w:val="upar5"/>
        <w:rPr>
          <w:rFonts w:eastAsia="Calibri"/>
        </w:rPr>
      </w:pPr>
      <w:r w:rsidRPr="00F67FF2">
        <w:rPr>
          <w:rFonts w:eastAsia="Calibri"/>
        </w:rPr>
        <w:t>PE = 0.5 (FI)</w:t>
      </w:r>
      <w:ins w:id="254" w:author="Author">
        <w:r w:rsidRPr="004878F8">
          <w:rPr>
            <w:rFonts w:eastAsia="Calibri"/>
            <w:vertAlign w:val="superscript"/>
          </w:rPr>
          <w:t xml:space="preserve"> </w:t>
        </w:r>
        <w:r>
          <w:rPr>
            <w:rFonts w:eastAsia="Calibri"/>
            <w:vertAlign w:val="superscript"/>
          </w:rPr>
          <w:t>-0</w:t>
        </w:r>
        <w:r w:rsidRPr="00357313">
          <w:rPr>
            <w:rFonts w:eastAsia="Calibri"/>
            <w:vertAlign w:val="superscript"/>
          </w:rPr>
          <w:t>.26</w:t>
        </w:r>
      </w:ins>
      <w:del w:id="255" w:author="Author">
        <w:r w:rsidDel="004878F8">
          <w:rPr>
            <w:rFonts w:eastAsia="Calibri"/>
            <w:vertAlign w:val="superscript"/>
          </w:rPr>
          <w:delText>0</w:delText>
        </w:r>
        <w:r w:rsidRPr="00357313" w:rsidDel="004878F8">
          <w:rPr>
            <w:rFonts w:eastAsia="Calibri"/>
            <w:vertAlign w:val="superscript"/>
          </w:rPr>
          <w:delText>.26</w:delText>
        </w:r>
      </w:del>
    </w:p>
    <w:p w14:paraId="638BCE6A" w14:textId="77777777" w:rsidR="004878F8" w:rsidRPr="00F67FF2" w:rsidRDefault="004878F8" w:rsidP="004878F8">
      <w:pPr>
        <w:pStyle w:val="upar4"/>
        <w:rPr>
          <w:rFonts w:eastAsia="Calibri"/>
        </w:rPr>
      </w:pPr>
      <w:r w:rsidRPr="00F67FF2">
        <w:rPr>
          <w:rFonts w:eastAsia="Calibri"/>
        </w:rPr>
        <w:t>Where:</w:t>
      </w:r>
    </w:p>
    <w:p w14:paraId="057AB185" w14:textId="77777777" w:rsidR="004878F8" w:rsidRPr="00F67FF2" w:rsidRDefault="004878F8" w:rsidP="004878F8">
      <w:pPr>
        <w:pStyle w:val="upar4"/>
        <w:rPr>
          <w:rFonts w:eastAsia="Calibri"/>
        </w:rPr>
      </w:pPr>
      <w:r w:rsidRPr="00F67FF2">
        <w:rPr>
          <w:rFonts w:eastAsia="Calibri"/>
        </w:rPr>
        <w:t>PE is the allowable particulate emissions in pounds per million Btu heat input.</w:t>
      </w:r>
    </w:p>
    <w:p w14:paraId="4EF8FC34" w14:textId="77777777" w:rsidR="004878F8" w:rsidRPr="00F67FF2" w:rsidRDefault="004878F8" w:rsidP="004878F8">
      <w:pPr>
        <w:pStyle w:val="upar4"/>
        <w:rPr>
          <w:rFonts w:eastAsia="Calibri"/>
        </w:rPr>
      </w:pPr>
      <w:r w:rsidRPr="00F67FF2">
        <w:rPr>
          <w:rFonts w:eastAsia="Calibri"/>
        </w:rPr>
        <w:t>FI is the fuel input in million Btu per hour.</w:t>
      </w:r>
    </w:p>
    <w:p w14:paraId="40F03C45" w14:textId="77777777" w:rsidR="004878F8" w:rsidRPr="00F67FF2" w:rsidRDefault="004878F8" w:rsidP="004878F8">
      <w:pPr>
        <w:pStyle w:val="upar4"/>
        <w:rPr>
          <w:rFonts w:eastAsia="Calibri"/>
        </w:rPr>
      </w:pPr>
      <w:r w:rsidRPr="00F67FF2">
        <w:rPr>
          <w:rFonts w:eastAsia="Calibri"/>
        </w:rPr>
        <w:t>If two or more units connect to any opening, the maximum allowable emission rate shall be the sum of the individual emission rates.</w:t>
      </w:r>
    </w:p>
    <w:p w14:paraId="5B44F3B0" w14:textId="77777777" w:rsidR="004878F8" w:rsidRPr="00923AC3" w:rsidRDefault="004878F8" w:rsidP="004878F8">
      <w:pPr>
        <w:pStyle w:val="par1"/>
        <w:spacing w:before="60"/>
        <w:rPr>
          <w:rFonts w:eastAsia="Calibri"/>
        </w:rPr>
      </w:pPr>
      <w:r w:rsidRPr="00F67FF2">
        <w:rPr>
          <w:rFonts w:eastAsia="Calibri"/>
        </w:rPr>
        <w:t>II.C.3.</w:t>
      </w:r>
      <w:r w:rsidRPr="00F67FF2">
        <w:rPr>
          <w:rFonts w:eastAsia="Calibri"/>
        </w:rPr>
        <w:tab/>
        <w:t>Greater than 20 percent opacity.</w:t>
      </w:r>
    </w:p>
    <w:sectPr w:rsidR="004878F8" w:rsidRPr="00923AC3"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B15CA" w14:textId="77777777" w:rsidR="008E0EEB" w:rsidRDefault="008E0EEB" w:rsidP="00112A8C">
      <w:r>
        <w:separator/>
      </w:r>
    </w:p>
  </w:endnote>
  <w:endnote w:type="continuationSeparator" w:id="0">
    <w:p w14:paraId="6F85E897" w14:textId="77777777" w:rsidR="008E0EEB" w:rsidRDefault="008E0EEB"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EC400"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878F8">
      <w:rPr>
        <w:b/>
        <w:noProof/>
      </w:rPr>
      <w:t>14</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18057"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878F8">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7EE37" w14:textId="77777777" w:rsidR="008E0EEB" w:rsidRDefault="008E0EEB" w:rsidP="00112A8C">
      <w:r>
        <w:separator/>
      </w:r>
    </w:p>
  </w:footnote>
  <w:footnote w:type="continuationSeparator" w:id="0">
    <w:p w14:paraId="66C8A0DA" w14:textId="77777777" w:rsidR="008E0EEB" w:rsidRDefault="008E0EEB"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2046" w14:textId="77777777" w:rsidR="000A5A5A" w:rsidRDefault="000A5A5A"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sidR="00BB74AD">
      <w:rPr>
        <w:rFonts w:cs="Arial"/>
        <w:b/>
        <w:i/>
        <w:caps/>
        <w:sz w:val="18"/>
        <w:szCs w:val="18"/>
      </w:rPr>
      <w:t>5</w:t>
    </w:r>
    <w:r w:rsidRPr="00967C63">
      <w:rPr>
        <w:rFonts w:cs="Arial"/>
        <w:b/>
        <w:i/>
        <w:color w:val="000000"/>
        <w:sz w:val="18"/>
        <w:szCs w:val="18"/>
      </w:rPr>
      <w:t xml:space="preserve"> CCR </w:t>
    </w:r>
    <w:r w:rsidR="00BB74AD">
      <w:rPr>
        <w:rFonts w:cs="Arial"/>
        <w:b/>
        <w:i/>
        <w:color w:val="000000"/>
        <w:sz w:val="18"/>
        <w:szCs w:val="18"/>
      </w:rPr>
      <w:t>1001-8</w:t>
    </w:r>
  </w:p>
  <w:p w14:paraId="17AA11F2" w14:textId="77777777" w:rsidR="000A5A5A" w:rsidRPr="000A5A5A" w:rsidRDefault="00BB74AD" w:rsidP="000A5A5A">
    <w:pPr>
      <w:pStyle w:val="Header"/>
      <w:pBdr>
        <w:bottom w:val="single" w:sz="12" w:space="1" w:color="auto"/>
      </w:pBdr>
      <w:tabs>
        <w:tab w:val="clear" w:pos="4680"/>
      </w:tabs>
      <w:rPr>
        <w:rFonts w:cs="Arial"/>
        <w:b/>
        <w:i/>
        <w:sz w:val="18"/>
        <w:szCs w:val="18"/>
      </w:rPr>
    </w:pPr>
    <w:r>
      <w:rPr>
        <w:rFonts w:cs="Arial"/>
        <w:b/>
        <w:i/>
        <w:color w:val="000000"/>
        <w:sz w:val="18"/>
        <w:szCs w:val="18"/>
      </w:rPr>
      <w:t>Air Quality Control Commission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55E1C7C"/>
    <w:multiLevelType w:val="hybridMultilevel"/>
    <w:tmpl w:val="F042995A"/>
    <w:lvl w:ilvl="0" w:tplc="E670F5B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CBF74E2"/>
    <w:multiLevelType w:val="hybridMultilevel"/>
    <w:tmpl w:val="2F2AB822"/>
    <w:lvl w:ilvl="0" w:tplc="8174A06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79822B3"/>
    <w:multiLevelType w:val="hybridMultilevel"/>
    <w:tmpl w:val="B2CA7C1A"/>
    <w:lvl w:ilvl="0" w:tplc="81B0CC7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171A9D"/>
    <w:multiLevelType w:val="hybridMultilevel"/>
    <w:tmpl w:val="C0B091C2"/>
    <w:lvl w:ilvl="0" w:tplc="46F0C38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61252326">
    <w:abstractNumId w:val="9"/>
  </w:num>
  <w:num w:numId="2" w16cid:durableId="668098639">
    <w:abstractNumId w:val="7"/>
  </w:num>
  <w:num w:numId="3" w16cid:durableId="177624638">
    <w:abstractNumId w:val="6"/>
  </w:num>
  <w:num w:numId="4" w16cid:durableId="1642417698">
    <w:abstractNumId w:val="5"/>
  </w:num>
  <w:num w:numId="5" w16cid:durableId="671832502">
    <w:abstractNumId w:val="4"/>
  </w:num>
  <w:num w:numId="6" w16cid:durableId="1733000960">
    <w:abstractNumId w:val="8"/>
  </w:num>
  <w:num w:numId="7" w16cid:durableId="2125076461">
    <w:abstractNumId w:val="3"/>
  </w:num>
  <w:num w:numId="8" w16cid:durableId="416754229">
    <w:abstractNumId w:val="2"/>
  </w:num>
  <w:num w:numId="9" w16cid:durableId="2002658292">
    <w:abstractNumId w:val="1"/>
  </w:num>
  <w:num w:numId="10" w16cid:durableId="275141325">
    <w:abstractNumId w:val="0"/>
  </w:num>
  <w:num w:numId="11" w16cid:durableId="1049114483">
    <w:abstractNumId w:val="11"/>
  </w:num>
  <w:num w:numId="12" w16cid:durableId="1899392663">
    <w:abstractNumId w:val="13"/>
  </w:num>
  <w:num w:numId="13" w16cid:durableId="2031253390">
    <w:abstractNumId w:val="10"/>
  </w:num>
  <w:num w:numId="14" w16cid:durableId="14930617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AC3"/>
    <w:rsid w:val="000028D2"/>
    <w:rsid w:val="000233CD"/>
    <w:rsid w:val="000317C7"/>
    <w:rsid w:val="0003192E"/>
    <w:rsid w:val="00052BCD"/>
    <w:rsid w:val="000777F8"/>
    <w:rsid w:val="00081D0D"/>
    <w:rsid w:val="000918DB"/>
    <w:rsid w:val="000960B4"/>
    <w:rsid w:val="00097BD2"/>
    <w:rsid w:val="000A5A5A"/>
    <w:rsid w:val="000A6B8D"/>
    <w:rsid w:val="000C0647"/>
    <w:rsid w:val="000C18E6"/>
    <w:rsid w:val="000D38A8"/>
    <w:rsid w:val="000E4EB3"/>
    <w:rsid w:val="000E7E5B"/>
    <w:rsid w:val="00110246"/>
    <w:rsid w:val="00112A8C"/>
    <w:rsid w:val="00135847"/>
    <w:rsid w:val="00136129"/>
    <w:rsid w:val="0014324B"/>
    <w:rsid w:val="00150D56"/>
    <w:rsid w:val="001552DF"/>
    <w:rsid w:val="00155AB8"/>
    <w:rsid w:val="001562E4"/>
    <w:rsid w:val="001570A7"/>
    <w:rsid w:val="00161D70"/>
    <w:rsid w:val="001670C2"/>
    <w:rsid w:val="001671ED"/>
    <w:rsid w:val="00172EC7"/>
    <w:rsid w:val="0018020C"/>
    <w:rsid w:val="00181A45"/>
    <w:rsid w:val="0018422A"/>
    <w:rsid w:val="001873C9"/>
    <w:rsid w:val="00195A27"/>
    <w:rsid w:val="001A7E8B"/>
    <w:rsid w:val="001B357E"/>
    <w:rsid w:val="001C0228"/>
    <w:rsid w:val="001C2929"/>
    <w:rsid w:val="001C29E0"/>
    <w:rsid w:val="001D6191"/>
    <w:rsid w:val="001E1BF3"/>
    <w:rsid w:val="001E3BA2"/>
    <w:rsid w:val="001F1CB1"/>
    <w:rsid w:val="001F3527"/>
    <w:rsid w:val="002043DC"/>
    <w:rsid w:val="002073FE"/>
    <w:rsid w:val="0022173F"/>
    <w:rsid w:val="00223A0B"/>
    <w:rsid w:val="0023592E"/>
    <w:rsid w:val="00243064"/>
    <w:rsid w:val="002451A9"/>
    <w:rsid w:val="002578DC"/>
    <w:rsid w:val="002741F4"/>
    <w:rsid w:val="002772F4"/>
    <w:rsid w:val="00277313"/>
    <w:rsid w:val="002861AE"/>
    <w:rsid w:val="00287CF3"/>
    <w:rsid w:val="00293CE7"/>
    <w:rsid w:val="00295521"/>
    <w:rsid w:val="002A2E2D"/>
    <w:rsid w:val="002A48B9"/>
    <w:rsid w:val="002C40AB"/>
    <w:rsid w:val="003116D1"/>
    <w:rsid w:val="003128F2"/>
    <w:rsid w:val="00314059"/>
    <w:rsid w:val="00321CAC"/>
    <w:rsid w:val="003222E6"/>
    <w:rsid w:val="00325FAF"/>
    <w:rsid w:val="0032634A"/>
    <w:rsid w:val="003366BA"/>
    <w:rsid w:val="00347195"/>
    <w:rsid w:val="00347F43"/>
    <w:rsid w:val="00356142"/>
    <w:rsid w:val="00361E8F"/>
    <w:rsid w:val="00362D18"/>
    <w:rsid w:val="003635C9"/>
    <w:rsid w:val="00364503"/>
    <w:rsid w:val="00366C29"/>
    <w:rsid w:val="003800C9"/>
    <w:rsid w:val="00382818"/>
    <w:rsid w:val="00396731"/>
    <w:rsid w:val="003A0B04"/>
    <w:rsid w:val="003B5D3C"/>
    <w:rsid w:val="003D2E68"/>
    <w:rsid w:val="003D78E1"/>
    <w:rsid w:val="003E4BAD"/>
    <w:rsid w:val="003F40B6"/>
    <w:rsid w:val="003F6C7C"/>
    <w:rsid w:val="003F7DCF"/>
    <w:rsid w:val="004110CC"/>
    <w:rsid w:val="00411359"/>
    <w:rsid w:val="0042218F"/>
    <w:rsid w:val="0043753E"/>
    <w:rsid w:val="00445566"/>
    <w:rsid w:val="00451FCF"/>
    <w:rsid w:val="00455210"/>
    <w:rsid w:val="00456DAF"/>
    <w:rsid w:val="00462778"/>
    <w:rsid w:val="004754B1"/>
    <w:rsid w:val="00475A8A"/>
    <w:rsid w:val="00481ECA"/>
    <w:rsid w:val="00485BDB"/>
    <w:rsid w:val="004878F8"/>
    <w:rsid w:val="00491D87"/>
    <w:rsid w:val="0049255B"/>
    <w:rsid w:val="004940A0"/>
    <w:rsid w:val="00494E0F"/>
    <w:rsid w:val="004A481C"/>
    <w:rsid w:val="004B2D43"/>
    <w:rsid w:val="004B4874"/>
    <w:rsid w:val="004C175C"/>
    <w:rsid w:val="004D614E"/>
    <w:rsid w:val="004E04D5"/>
    <w:rsid w:val="004F187C"/>
    <w:rsid w:val="004F3702"/>
    <w:rsid w:val="004F3903"/>
    <w:rsid w:val="00504889"/>
    <w:rsid w:val="00513125"/>
    <w:rsid w:val="005251E9"/>
    <w:rsid w:val="0054573F"/>
    <w:rsid w:val="00563145"/>
    <w:rsid w:val="00565958"/>
    <w:rsid w:val="005710F6"/>
    <w:rsid w:val="00573E74"/>
    <w:rsid w:val="005A274A"/>
    <w:rsid w:val="005B1E84"/>
    <w:rsid w:val="005B1FD2"/>
    <w:rsid w:val="005B362F"/>
    <w:rsid w:val="005C42CC"/>
    <w:rsid w:val="005C47C6"/>
    <w:rsid w:val="005D047D"/>
    <w:rsid w:val="005E497A"/>
    <w:rsid w:val="005F22C8"/>
    <w:rsid w:val="005F2938"/>
    <w:rsid w:val="005F626C"/>
    <w:rsid w:val="0060610C"/>
    <w:rsid w:val="00614C5A"/>
    <w:rsid w:val="00620DCF"/>
    <w:rsid w:val="00625CEE"/>
    <w:rsid w:val="006260D5"/>
    <w:rsid w:val="006312C9"/>
    <w:rsid w:val="00652B5C"/>
    <w:rsid w:val="00653A05"/>
    <w:rsid w:val="00672492"/>
    <w:rsid w:val="00677EFD"/>
    <w:rsid w:val="0068642F"/>
    <w:rsid w:val="00693793"/>
    <w:rsid w:val="006A5F83"/>
    <w:rsid w:val="006B143F"/>
    <w:rsid w:val="006B4800"/>
    <w:rsid w:val="006C32B9"/>
    <w:rsid w:val="006C47C9"/>
    <w:rsid w:val="006D4FD3"/>
    <w:rsid w:val="006E3111"/>
    <w:rsid w:val="006F37E4"/>
    <w:rsid w:val="006F4CA9"/>
    <w:rsid w:val="00701EFE"/>
    <w:rsid w:val="0071774E"/>
    <w:rsid w:val="00721E9B"/>
    <w:rsid w:val="00726C5A"/>
    <w:rsid w:val="0073179F"/>
    <w:rsid w:val="007338D2"/>
    <w:rsid w:val="007553E0"/>
    <w:rsid w:val="00762642"/>
    <w:rsid w:val="00770439"/>
    <w:rsid w:val="007911D9"/>
    <w:rsid w:val="007A4809"/>
    <w:rsid w:val="007B7680"/>
    <w:rsid w:val="007B7EAE"/>
    <w:rsid w:val="007C1418"/>
    <w:rsid w:val="007C3F07"/>
    <w:rsid w:val="007F1BC0"/>
    <w:rsid w:val="0080056F"/>
    <w:rsid w:val="0080471E"/>
    <w:rsid w:val="00810F0E"/>
    <w:rsid w:val="0081261E"/>
    <w:rsid w:val="00813186"/>
    <w:rsid w:val="00813A42"/>
    <w:rsid w:val="00820791"/>
    <w:rsid w:val="00820F79"/>
    <w:rsid w:val="00833496"/>
    <w:rsid w:val="00835BCB"/>
    <w:rsid w:val="00836D4C"/>
    <w:rsid w:val="00841C32"/>
    <w:rsid w:val="008436E7"/>
    <w:rsid w:val="00866D6B"/>
    <w:rsid w:val="00874EB7"/>
    <w:rsid w:val="00884234"/>
    <w:rsid w:val="00884491"/>
    <w:rsid w:val="0089273C"/>
    <w:rsid w:val="008934DB"/>
    <w:rsid w:val="00895588"/>
    <w:rsid w:val="008A3C54"/>
    <w:rsid w:val="008A7FC9"/>
    <w:rsid w:val="008B5841"/>
    <w:rsid w:val="008C5775"/>
    <w:rsid w:val="008D25C9"/>
    <w:rsid w:val="008D3194"/>
    <w:rsid w:val="008D6BA7"/>
    <w:rsid w:val="008E0EEB"/>
    <w:rsid w:val="008F3A6A"/>
    <w:rsid w:val="00904351"/>
    <w:rsid w:val="00904B94"/>
    <w:rsid w:val="00905518"/>
    <w:rsid w:val="00906267"/>
    <w:rsid w:val="009101B9"/>
    <w:rsid w:val="00912931"/>
    <w:rsid w:val="00923AC3"/>
    <w:rsid w:val="0092662A"/>
    <w:rsid w:val="00933597"/>
    <w:rsid w:val="00935407"/>
    <w:rsid w:val="00935C78"/>
    <w:rsid w:val="00943265"/>
    <w:rsid w:val="00944001"/>
    <w:rsid w:val="00945434"/>
    <w:rsid w:val="00952DF7"/>
    <w:rsid w:val="00960962"/>
    <w:rsid w:val="00962FA5"/>
    <w:rsid w:val="009649D7"/>
    <w:rsid w:val="00971EA5"/>
    <w:rsid w:val="00996BB8"/>
    <w:rsid w:val="009A3DF6"/>
    <w:rsid w:val="009C40A7"/>
    <w:rsid w:val="009C7528"/>
    <w:rsid w:val="009D7365"/>
    <w:rsid w:val="00A1242E"/>
    <w:rsid w:val="00A13AA9"/>
    <w:rsid w:val="00A17942"/>
    <w:rsid w:val="00A36541"/>
    <w:rsid w:val="00A40041"/>
    <w:rsid w:val="00A43E08"/>
    <w:rsid w:val="00A5226E"/>
    <w:rsid w:val="00A53D1C"/>
    <w:rsid w:val="00A64F96"/>
    <w:rsid w:val="00A65977"/>
    <w:rsid w:val="00A670F8"/>
    <w:rsid w:val="00A679F7"/>
    <w:rsid w:val="00A82182"/>
    <w:rsid w:val="00A83610"/>
    <w:rsid w:val="00A86212"/>
    <w:rsid w:val="00A96E62"/>
    <w:rsid w:val="00AA43AA"/>
    <w:rsid w:val="00AB58A8"/>
    <w:rsid w:val="00AB62C1"/>
    <w:rsid w:val="00AD450C"/>
    <w:rsid w:val="00AE5D65"/>
    <w:rsid w:val="00B0153D"/>
    <w:rsid w:val="00B21455"/>
    <w:rsid w:val="00B24283"/>
    <w:rsid w:val="00B25468"/>
    <w:rsid w:val="00B277CA"/>
    <w:rsid w:val="00B401CB"/>
    <w:rsid w:val="00B44FBA"/>
    <w:rsid w:val="00B4608A"/>
    <w:rsid w:val="00B5330F"/>
    <w:rsid w:val="00B533B4"/>
    <w:rsid w:val="00B541D4"/>
    <w:rsid w:val="00B617A6"/>
    <w:rsid w:val="00B66BBF"/>
    <w:rsid w:val="00B84CAF"/>
    <w:rsid w:val="00B911B8"/>
    <w:rsid w:val="00B914E3"/>
    <w:rsid w:val="00B945EE"/>
    <w:rsid w:val="00BA412E"/>
    <w:rsid w:val="00BB004F"/>
    <w:rsid w:val="00BB3479"/>
    <w:rsid w:val="00BB74AD"/>
    <w:rsid w:val="00BC1964"/>
    <w:rsid w:val="00BF052C"/>
    <w:rsid w:val="00BF292A"/>
    <w:rsid w:val="00BF29F4"/>
    <w:rsid w:val="00BF3302"/>
    <w:rsid w:val="00BF4AB8"/>
    <w:rsid w:val="00C00DF4"/>
    <w:rsid w:val="00C02767"/>
    <w:rsid w:val="00C20FB6"/>
    <w:rsid w:val="00C21BE5"/>
    <w:rsid w:val="00C26191"/>
    <w:rsid w:val="00C333DB"/>
    <w:rsid w:val="00C379A7"/>
    <w:rsid w:val="00C42619"/>
    <w:rsid w:val="00C50FFA"/>
    <w:rsid w:val="00C5441F"/>
    <w:rsid w:val="00C57A37"/>
    <w:rsid w:val="00C660F7"/>
    <w:rsid w:val="00C71603"/>
    <w:rsid w:val="00C732C3"/>
    <w:rsid w:val="00C74832"/>
    <w:rsid w:val="00CC22DF"/>
    <w:rsid w:val="00CD06F3"/>
    <w:rsid w:val="00CD0B89"/>
    <w:rsid w:val="00CD4A17"/>
    <w:rsid w:val="00CF0C71"/>
    <w:rsid w:val="00D132C1"/>
    <w:rsid w:val="00D24BE5"/>
    <w:rsid w:val="00D30E1A"/>
    <w:rsid w:val="00D311B0"/>
    <w:rsid w:val="00D33A71"/>
    <w:rsid w:val="00D40C1D"/>
    <w:rsid w:val="00D42035"/>
    <w:rsid w:val="00D42425"/>
    <w:rsid w:val="00D448D8"/>
    <w:rsid w:val="00D5642D"/>
    <w:rsid w:val="00D569F3"/>
    <w:rsid w:val="00D600A6"/>
    <w:rsid w:val="00D75750"/>
    <w:rsid w:val="00D84492"/>
    <w:rsid w:val="00D94A81"/>
    <w:rsid w:val="00DA4AC5"/>
    <w:rsid w:val="00DB075B"/>
    <w:rsid w:val="00DB2AE9"/>
    <w:rsid w:val="00DB4C27"/>
    <w:rsid w:val="00DC0D06"/>
    <w:rsid w:val="00DC0FEF"/>
    <w:rsid w:val="00DC2163"/>
    <w:rsid w:val="00DC31C0"/>
    <w:rsid w:val="00DD4735"/>
    <w:rsid w:val="00DF0958"/>
    <w:rsid w:val="00DF2F4F"/>
    <w:rsid w:val="00DF6CCF"/>
    <w:rsid w:val="00DF723A"/>
    <w:rsid w:val="00E14318"/>
    <w:rsid w:val="00E14DD5"/>
    <w:rsid w:val="00E243A6"/>
    <w:rsid w:val="00E30AA0"/>
    <w:rsid w:val="00E35F91"/>
    <w:rsid w:val="00E5169E"/>
    <w:rsid w:val="00E607A5"/>
    <w:rsid w:val="00E75EDE"/>
    <w:rsid w:val="00E773D5"/>
    <w:rsid w:val="00E801CD"/>
    <w:rsid w:val="00E951F1"/>
    <w:rsid w:val="00E96C8C"/>
    <w:rsid w:val="00EA12E4"/>
    <w:rsid w:val="00EA2343"/>
    <w:rsid w:val="00EA5122"/>
    <w:rsid w:val="00EB00A6"/>
    <w:rsid w:val="00EC645C"/>
    <w:rsid w:val="00ED03ED"/>
    <w:rsid w:val="00EE149F"/>
    <w:rsid w:val="00EE1755"/>
    <w:rsid w:val="00EE52FC"/>
    <w:rsid w:val="00F01364"/>
    <w:rsid w:val="00F11429"/>
    <w:rsid w:val="00F1320D"/>
    <w:rsid w:val="00F17F00"/>
    <w:rsid w:val="00F210C2"/>
    <w:rsid w:val="00F22B26"/>
    <w:rsid w:val="00F4246B"/>
    <w:rsid w:val="00F45D95"/>
    <w:rsid w:val="00F46203"/>
    <w:rsid w:val="00F5626C"/>
    <w:rsid w:val="00F61CA9"/>
    <w:rsid w:val="00F6399E"/>
    <w:rsid w:val="00F63DAA"/>
    <w:rsid w:val="00F93CE9"/>
    <w:rsid w:val="00F944D6"/>
    <w:rsid w:val="00FA0DC4"/>
    <w:rsid w:val="00FB2E39"/>
    <w:rsid w:val="00FE2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B18B8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5434"/>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autoRedefine/>
    <w:qFormat/>
    <w:rsid w:val="00912931"/>
    <w:pPr>
      <w:keepNext/>
      <w:spacing w:after="60"/>
      <w:outlineLvl w:val="0"/>
    </w:pPr>
    <w:rPr>
      <w:b/>
      <w:bCs/>
      <w:kern w:val="32"/>
    </w:rPr>
  </w:style>
  <w:style w:type="paragraph" w:styleId="Heading2">
    <w:name w:val="heading 2"/>
    <w:basedOn w:val="Normal"/>
    <w:next w:val="Normal"/>
    <w:qFormat/>
    <w:rsid w:val="00912931"/>
    <w:pPr>
      <w:keepNext/>
      <w:spacing w:after="60"/>
      <w:outlineLvl w:val="1"/>
    </w:pPr>
    <w:rPr>
      <w:b/>
      <w:bCs/>
      <w:iCs/>
      <w:szCs w:val="28"/>
    </w:rPr>
  </w:style>
  <w:style w:type="paragraph" w:styleId="Heading3">
    <w:name w:val="heading 3"/>
    <w:basedOn w:val="Normal"/>
    <w:next w:val="Normal"/>
    <w:autoRedefine/>
    <w:qFormat/>
    <w:rsid w:val="00912931"/>
    <w:pPr>
      <w:keepNext/>
      <w:spacing w:after="60"/>
      <w:outlineLvl w:val="2"/>
    </w:pPr>
    <w:rPr>
      <w:b/>
      <w:bCs/>
    </w:rPr>
  </w:style>
  <w:style w:type="paragraph" w:styleId="Heading4">
    <w:name w:val="heading 4"/>
    <w:basedOn w:val="Normal"/>
    <w:next w:val="Normal"/>
    <w:link w:val="Heading4Char"/>
    <w:unhideWhenUsed/>
    <w:qFormat/>
    <w:rsid w:val="0073179F"/>
    <w:pPr>
      <w:keepNext/>
      <w:spacing w:after="60"/>
      <w:outlineLvl w:val="3"/>
    </w:pPr>
    <w:rPr>
      <w:rFonts w:eastAsia="Times New Roman"/>
      <w:szCs w:val="28"/>
    </w:rPr>
  </w:style>
  <w:style w:type="paragraph" w:styleId="Heading5">
    <w:name w:val="heading 5"/>
    <w:basedOn w:val="Normal"/>
    <w:next w:val="Normal"/>
    <w:link w:val="Heading5Char"/>
    <w:unhideWhenUsed/>
    <w:qFormat/>
    <w:rsid w:val="0073179F"/>
    <w:pPr>
      <w:spacing w:after="60"/>
      <w:outlineLvl w:val="4"/>
    </w:pPr>
    <w:rPr>
      <w:rFonts w:eastAsia="Calibri" w:cs="Arial"/>
    </w:rPr>
  </w:style>
  <w:style w:type="character" w:default="1" w:styleId="DefaultParagraphFont">
    <w:name w:val="Default Paragraph Font"/>
    <w:uiPriority w:val="1"/>
    <w:semiHidden/>
    <w:unhideWhenUsed/>
    <w:rsid w:val="009454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5434"/>
  </w:style>
  <w:style w:type="paragraph" w:customStyle="1" w:styleId="Title1">
    <w:name w:val="Title1"/>
    <w:basedOn w:val="Normal"/>
    <w:autoRedefine/>
    <w:rsid w:val="00912931"/>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912931"/>
    <w:pPr>
      <w:outlineLvl w:val="1"/>
    </w:pPr>
  </w:style>
  <w:style w:type="paragraph" w:customStyle="1" w:styleId="par1">
    <w:name w:val="par1"/>
    <w:basedOn w:val="Normal"/>
    <w:uiPriority w:val="99"/>
    <w:rsid w:val="00912931"/>
    <w:pPr>
      <w:tabs>
        <w:tab w:val="left" w:pos="720"/>
        <w:tab w:val="left" w:pos="1440"/>
        <w:tab w:val="left" w:pos="2160"/>
      </w:tabs>
      <w:ind w:left="720" w:hanging="720"/>
    </w:pPr>
  </w:style>
  <w:style w:type="paragraph" w:customStyle="1" w:styleId="cp">
    <w:name w:val="cp"/>
    <w:basedOn w:val="Normal"/>
    <w:rsid w:val="00912931"/>
    <w:pPr>
      <w:jc w:val="center"/>
    </w:pPr>
  </w:style>
  <w:style w:type="paragraph" w:customStyle="1" w:styleId="par2">
    <w:name w:val="par2"/>
    <w:basedOn w:val="par1"/>
    <w:rsid w:val="00912931"/>
    <w:pPr>
      <w:ind w:left="1440"/>
    </w:pPr>
  </w:style>
  <w:style w:type="paragraph" w:customStyle="1" w:styleId="upar2">
    <w:name w:val="upar2"/>
    <w:basedOn w:val="upar1"/>
    <w:rsid w:val="00912931"/>
    <w:pPr>
      <w:ind w:left="720"/>
    </w:pPr>
  </w:style>
  <w:style w:type="paragraph" w:customStyle="1" w:styleId="upar1">
    <w:name w:val="upar1"/>
    <w:basedOn w:val="Normal"/>
    <w:uiPriority w:val="99"/>
    <w:rsid w:val="00912931"/>
    <w:pPr>
      <w:tabs>
        <w:tab w:val="left" w:pos="720"/>
        <w:tab w:val="left" w:pos="1440"/>
      </w:tabs>
    </w:pPr>
    <w:rPr>
      <w:rFonts w:cs="Arial"/>
    </w:rPr>
  </w:style>
  <w:style w:type="paragraph" w:customStyle="1" w:styleId="upar3">
    <w:name w:val="upar3"/>
    <w:basedOn w:val="upar1"/>
    <w:rsid w:val="00912931"/>
    <w:pPr>
      <w:ind w:left="1440"/>
    </w:pPr>
  </w:style>
  <w:style w:type="paragraph" w:customStyle="1" w:styleId="Title3">
    <w:name w:val="Title3"/>
    <w:basedOn w:val="Title2"/>
    <w:autoRedefine/>
    <w:rsid w:val="00912931"/>
    <w:pPr>
      <w:outlineLvl w:val="2"/>
    </w:pPr>
  </w:style>
  <w:style w:type="paragraph" w:customStyle="1" w:styleId="Title4">
    <w:name w:val="Title4"/>
    <w:basedOn w:val="Title2"/>
    <w:autoRedefine/>
    <w:rsid w:val="00912931"/>
    <w:pPr>
      <w:outlineLvl w:val="3"/>
    </w:pPr>
  </w:style>
  <w:style w:type="paragraph" w:customStyle="1" w:styleId="upar4">
    <w:name w:val="upar4"/>
    <w:basedOn w:val="upar1"/>
    <w:rsid w:val="00912931"/>
    <w:pPr>
      <w:ind w:left="2160"/>
    </w:pPr>
  </w:style>
  <w:style w:type="paragraph" w:customStyle="1" w:styleId="par3">
    <w:name w:val="par3"/>
    <w:basedOn w:val="par1"/>
    <w:rsid w:val="00912931"/>
    <w:pPr>
      <w:ind w:left="2160"/>
    </w:pPr>
  </w:style>
  <w:style w:type="paragraph" w:customStyle="1" w:styleId="par4">
    <w:name w:val="par4"/>
    <w:basedOn w:val="par1"/>
    <w:rsid w:val="00912931"/>
    <w:pPr>
      <w:ind w:left="2880"/>
    </w:pPr>
  </w:style>
  <w:style w:type="paragraph" w:customStyle="1" w:styleId="par5">
    <w:name w:val="par5"/>
    <w:basedOn w:val="par1"/>
    <w:rsid w:val="00912931"/>
    <w:pPr>
      <w:ind w:left="3600"/>
    </w:pPr>
  </w:style>
  <w:style w:type="paragraph" w:customStyle="1" w:styleId="upar5">
    <w:name w:val="upar5"/>
    <w:basedOn w:val="upar1"/>
    <w:rsid w:val="00912931"/>
    <w:pPr>
      <w:ind w:left="2880"/>
    </w:pPr>
  </w:style>
  <w:style w:type="paragraph" w:customStyle="1" w:styleId="par6">
    <w:name w:val="par6"/>
    <w:basedOn w:val="par1"/>
    <w:rsid w:val="00912931"/>
    <w:pPr>
      <w:ind w:left="4320"/>
    </w:pPr>
  </w:style>
  <w:style w:type="paragraph" w:customStyle="1" w:styleId="upar6">
    <w:name w:val="upar6"/>
    <w:basedOn w:val="upar1"/>
    <w:rsid w:val="00912931"/>
    <w:pPr>
      <w:ind w:left="3600"/>
    </w:pPr>
  </w:style>
  <w:style w:type="paragraph" w:customStyle="1" w:styleId="Footnote">
    <w:name w:val="Footnote"/>
    <w:basedOn w:val="Normal"/>
    <w:rsid w:val="00912931"/>
    <w:pPr>
      <w:spacing w:before="120"/>
    </w:pPr>
    <w:rPr>
      <w:sz w:val="16"/>
      <w:szCs w:val="16"/>
    </w:rPr>
  </w:style>
  <w:style w:type="paragraph" w:styleId="Header">
    <w:name w:val="header"/>
    <w:basedOn w:val="Normal"/>
    <w:link w:val="HeaderChar"/>
    <w:rsid w:val="00912931"/>
    <w:pPr>
      <w:tabs>
        <w:tab w:val="center" w:pos="4680"/>
        <w:tab w:val="right" w:pos="9360"/>
      </w:tabs>
    </w:pPr>
  </w:style>
  <w:style w:type="character" w:customStyle="1" w:styleId="HeaderChar">
    <w:name w:val="Header Char"/>
    <w:link w:val="Header"/>
    <w:rsid w:val="00912931"/>
    <w:rPr>
      <w:rFonts w:ascii="Arial" w:hAnsi="Arial"/>
    </w:rPr>
  </w:style>
  <w:style w:type="paragraph" w:styleId="Footer">
    <w:name w:val="footer"/>
    <w:basedOn w:val="Normal"/>
    <w:link w:val="FooterChar"/>
    <w:rsid w:val="00912931"/>
    <w:pPr>
      <w:tabs>
        <w:tab w:val="center" w:pos="4680"/>
        <w:tab w:val="right" w:pos="9360"/>
      </w:tabs>
    </w:pPr>
  </w:style>
  <w:style w:type="character" w:customStyle="1" w:styleId="FooterChar">
    <w:name w:val="Footer Char"/>
    <w:link w:val="Footer"/>
    <w:rsid w:val="00912931"/>
    <w:rPr>
      <w:rFonts w:ascii="Arial" w:hAnsi="Arial"/>
    </w:rPr>
  </w:style>
  <w:style w:type="numbering" w:customStyle="1" w:styleId="NoList1">
    <w:name w:val="No List1"/>
    <w:next w:val="NoList"/>
    <w:uiPriority w:val="99"/>
    <w:semiHidden/>
    <w:unhideWhenUsed/>
    <w:rsid w:val="00923AC3"/>
  </w:style>
  <w:style w:type="paragraph" w:customStyle="1" w:styleId="Heading">
    <w:name w:val="Heading"/>
    <w:basedOn w:val="Normal"/>
    <w:next w:val="Normal"/>
    <w:rsid w:val="00923AC3"/>
    <w:pPr>
      <w:keepNext/>
      <w:spacing w:after="120" w:line="259" w:lineRule="auto"/>
    </w:pPr>
    <w:rPr>
      <w:rFonts w:ascii="Calibri" w:eastAsia="Microsoft YaHei" w:hAnsi="Calibri" w:cs="Mangal"/>
      <w:sz w:val="28"/>
      <w:szCs w:val="28"/>
    </w:rPr>
  </w:style>
  <w:style w:type="table" w:styleId="TableGrid">
    <w:name w:val="Table Grid"/>
    <w:basedOn w:val="TableNormal"/>
    <w:rsid w:val="00923A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rsid w:val="0073179F"/>
    <w:rPr>
      <w:rFonts w:ascii="Arial" w:eastAsia="Times New Roman" w:hAnsi="Arial" w:cs="Times New Roman"/>
      <w:szCs w:val="28"/>
    </w:rPr>
  </w:style>
  <w:style w:type="character" w:customStyle="1" w:styleId="Heading5Char">
    <w:name w:val="Heading 5 Char"/>
    <w:link w:val="Heading5"/>
    <w:rsid w:val="0073179F"/>
    <w:rPr>
      <w:rFonts w:ascii="Arial" w:eastAsia="Calibri" w:hAnsi="Arial" w:cs="Arial"/>
    </w:rPr>
  </w:style>
  <w:style w:type="paragraph" w:styleId="BalloonText">
    <w:name w:val="Balloon Text"/>
    <w:basedOn w:val="Normal"/>
    <w:link w:val="BalloonTextChar"/>
    <w:rsid w:val="001C29E0"/>
    <w:rPr>
      <w:rFonts w:ascii="Segoe UI" w:hAnsi="Segoe UI" w:cs="Segoe UI"/>
      <w:sz w:val="18"/>
      <w:szCs w:val="18"/>
    </w:rPr>
  </w:style>
  <w:style w:type="character" w:customStyle="1" w:styleId="BalloonTextChar">
    <w:name w:val="Balloon Text Char"/>
    <w:link w:val="BalloonText"/>
    <w:rsid w:val="001C29E0"/>
    <w:rPr>
      <w:rFonts w:ascii="Segoe UI" w:hAnsi="Segoe UI" w:cs="Segoe UI"/>
      <w:sz w:val="18"/>
      <w:szCs w:val="18"/>
    </w:rPr>
  </w:style>
  <w:style w:type="paragraph" w:styleId="Revision">
    <w:name w:val="Revision"/>
    <w:hidden/>
    <w:uiPriority w:val="99"/>
    <w:semiHidden/>
    <w:rsid w:val="00EB00A6"/>
    <w:rPr>
      <w:rFonts w:ascii="Aptos" w:eastAsia="Aptos" w:hAnsi="Apto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E777A1-9B80-4DE5-826E-F25C17A6B0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4791</Words>
  <Characters>27315</Characters>
  <Application>Microsoft Office Word</Application>
  <DocSecurity>0</DocSecurity>
  <Lines>227</Lines>
  <Paragraphs>64</Paragraphs>
  <ScaleCrop>false</ScaleCrop>
  <Company/>
  <LinksUpToDate>false</LinksUpToDate>
  <CharactersWithSpaces>32042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2026-07-21T18:20:00Z</dcterms:created>
  <dcterms:modified xsi:type="dcterms:W3CDTF">2026-07-21T18:20:00Z</dcterms:modified>
</cp:coreProperties>
</file>