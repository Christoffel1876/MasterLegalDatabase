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BA16" w14:textId="1A4D961C" w:rsidR="00BC4B26" w:rsidRPr="00BC4B26" w:rsidRDefault="00BC4B26" w:rsidP="00BC4B26">
      <w:pPr>
        <w:pStyle w:val="Heading1"/>
        <w:ind w:left="0" w:firstLine="0"/>
        <w:rPr>
          <w:rFonts w:eastAsia="Arial" w:cs="Arial"/>
          <w:szCs w:val="24"/>
          <w:lang w:val="en"/>
        </w:rPr>
      </w:pPr>
      <w:r w:rsidRPr="00BC4B26">
        <w:rPr>
          <w:rFonts w:eastAsia="Arial" w:cs="Arial"/>
          <w:szCs w:val="24"/>
        </w:rPr>
        <w:t>COLORADO FIREARMS DEALER</w:t>
      </w:r>
      <w:r w:rsidRPr="00BC4B26">
        <w:rPr>
          <w:rFonts w:eastAsia="Arial" w:cs="Arial"/>
          <w:szCs w:val="24"/>
        </w:rPr>
        <w:t xml:space="preserve"> </w:t>
      </w:r>
      <w:r w:rsidRPr="00BC4B26">
        <w:rPr>
          <w:rFonts w:eastAsia="Arial" w:cs="Arial"/>
          <w:szCs w:val="24"/>
        </w:rPr>
        <w:t>RULES</w:t>
      </w:r>
    </w:p>
    <w:p w14:paraId="1F7ECA61" w14:textId="679E2C73" w:rsidR="003647F7" w:rsidRPr="00B92E12" w:rsidRDefault="003647F7" w:rsidP="00B92E12">
      <w:pPr>
        <w:pStyle w:val="Heading2"/>
      </w:pPr>
      <w:r w:rsidRPr="00B92E12">
        <w:t>PART 1 – GENERAL APPLICABILITY</w:t>
      </w:r>
    </w:p>
    <w:p w14:paraId="5745CA74" w14:textId="719CEE68" w:rsidR="003647F7" w:rsidRPr="001E2D92" w:rsidRDefault="0025174E" w:rsidP="001E2D92">
      <w:pPr>
        <w:ind w:left="0" w:firstLine="0"/>
        <w:rPr>
          <w:rFonts w:ascii="Arial" w:hAnsi="Arial" w:cs="Arial"/>
          <w:i/>
          <w:iCs/>
          <w:color w:val="0070C0"/>
        </w:rPr>
      </w:pPr>
      <w:r w:rsidRPr="001E2D92">
        <w:rPr>
          <w:rFonts w:ascii="Arial" w:hAnsi="Arial" w:cs="Arial"/>
          <w:i/>
          <w:iCs/>
          <w:color w:val="0070C0"/>
        </w:rPr>
        <w:t xml:space="preserve">[Publication Note: </w:t>
      </w:r>
      <w:r w:rsidR="00F56C3B" w:rsidRPr="001E2D92">
        <w:rPr>
          <w:rFonts w:ascii="Arial" w:hAnsi="Arial" w:cs="Arial"/>
          <w:i/>
          <w:iCs/>
          <w:color w:val="0070C0"/>
        </w:rPr>
        <w:t>Amendments to Rule 1-100 include</w:t>
      </w:r>
      <w:r w:rsidR="00DB2658" w:rsidRPr="001E2D92">
        <w:rPr>
          <w:rFonts w:ascii="Arial" w:hAnsi="Arial" w:cs="Arial"/>
          <w:i/>
          <w:iCs/>
          <w:color w:val="0070C0"/>
        </w:rPr>
        <w:t xml:space="preserve"> Rule 1-110(A)(2) adding other types of FFLs, other than destructive devices, in addition to 7 and 8, it adds manufacturers, and Importers holding FFL Types 09, 10, and 11 in Rule 1-110(A)(2)(a)-(e). It also clarifies that retail transaction includes transfers of firearms to members of the public per statutory references 18-12-112, 18-12-112.5 and 18-12-506, C.R.S.</w:t>
      </w:r>
      <w:r w:rsidRPr="001E2D92">
        <w:rPr>
          <w:rFonts w:ascii="Arial" w:hAnsi="Arial" w:cs="Arial"/>
          <w:i/>
          <w:iCs/>
          <w:color w:val="0070C0"/>
        </w:rPr>
        <w:t>]</w:t>
      </w:r>
    </w:p>
    <w:p w14:paraId="2B74B6DB" w14:textId="77777777" w:rsidR="003647F7" w:rsidRPr="001E2D92" w:rsidRDefault="003647F7" w:rsidP="00B92E12">
      <w:pPr>
        <w:pStyle w:val="Heading3"/>
        <w:ind w:left="0" w:firstLine="0"/>
        <w:rPr>
          <w:rFonts w:eastAsia="Arial"/>
        </w:rPr>
      </w:pPr>
      <w:bookmarkStart w:id="0" w:name="Rule_1-110._Applicability"/>
      <w:bookmarkStart w:id="1" w:name="_bookmark3"/>
      <w:bookmarkEnd w:id="0"/>
      <w:bookmarkEnd w:id="1"/>
      <w:r w:rsidRPr="001E2D92">
        <w:rPr>
          <w:rFonts w:eastAsia="Arial"/>
        </w:rPr>
        <w:t>Rule</w:t>
      </w:r>
      <w:r w:rsidRPr="001E2D92">
        <w:rPr>
          <w:rFonts w:eastAsia="Arial"/>
          <w:spacing w:val="-9"/>
        </w:rPr>
        <w:t xml:space="preserve"> </w:t>
      </w:r>
      <w:r w:rsidRPr="001E2D92">
        <w:rPr>
          <w:rFonts w:eastAsia="Arial"/>
        </w:rPr>
        <w:t>1-110.</w:t>
      </w:r>
      <w:r w:rsidRPr="001E2D92">
        <w:rPr>
          <w:rFonts w:eastAsia="Arial"/>
          <w:spacing w:val="-7"/>
        </w:rPr>
        <w:t xml:space="preserve"> </w:t>
      </w:r>
      <w:r w:rsidRPr="001E2D92">
        <w:rPr>
          <w:rFonts w:eastAsia="Arial"/>
        </w:rPr>
        <w:t>Applicability</w:t>
      </w:r>
    </w:p>
    <w:p w14:paraId="559D39A6" w14:textId="77777777" w:rsidR="003647F7" w:rsidRPr="00CD4B32" w:rsidRDefault="003647F7" w:rsidP="00F257C2">
      <w:pPr>
        <w:autoSpaceDE w:val="0"/>
        <w:autoSpaceDN w:val="0"/>
        <w:spacing w:after="120" w:line="360" w:lineRule="auto"/>
        <w:ind w:left="0" w:right="317" w:firstLine="0"/>
        <w:rPr>
          <w:rFonts w:ascii="Arial" w:eastAsia="Arial" w:hAnsi="Arial" w:cs="Arial"/>
          <w:kern w:val="0"/>
          <w14:ligatures w14:val="none"/>
        </w:rPr>
      </w:pPr>
      <w:r w:rsidRPr="00CD4B32">
        <w:rPr>
          <w:rFonts w:ascii="Arial" w:eastAsia="Arial" w:hAnsi="Arial" w:cs="Arial"/>
          <w:b/>
          <w:kern w:val="0"/>
          <w14:ligatures w14:val="none"/>
        </w:rPr>
        <w:t>Basis and Purpose</w:t>
      </w:r>
      <w:r w:rsidRPr="00CD4B32">
        <w:rPr>
          <w:rFonts w:ascii="Arial" w:eastAsia="Arial" w:hAnsi="Arial" w:cs="Arial"/>
          <w:kern w:val="0"/>
          <w14:ligatures w14:val="none"/>
        </w:rPr>
        <w:t>. The statutory authority for this rule includes, but is not limited to, sections</w:t>
      </w:r>
      <w:r w:rsidRPr="00CD4B32">
        <w:rPr>
          <w:rFonts w:ascii="Arial" w:eastAsia="Arial" w:hAnsi="Arial" w:cs="Arial"/>
          <w:spacing w:val="74"/>
          <w:kern w:val="0"/>
          <w14:ligatures w14:val="none"/>
        </w:rPr>
        <w:t xml:space="preserve"> </w:t>
      </w:r>
      <w:r w:rsidRPr="00CD4B32">
        <w:rPr>
          <w:rFonts w:ascii="Arial" w:eastAsia="Arial" w:hAnsi="Arial" w:cs="Arial"/>
          <w:kern w:val="0"/>
          <w14:ligatures w14:val="none"/>
        </w:rPr>
        <w:t>18-12-401,</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18-12-401.5(2)(b)(I),</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C.R.S.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purpose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clarify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apply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obtain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 State Permit.</w:t>
      </w:r>
    </w:p>
    <w:p w14:paraId="6390941F" w14:textId="77777777" w:rsidR="003647F7" w:rsidRPr="00CD4B32" w:rsidRDefault="003647F7" w:rsidP="00F257C2">
      <w:pPr>
        <w:numPr>
          <w:ilvl w:val="0"/>
          <w:numId w:val="1"/>
        </w:numPr>
        <w:tabs>
          <w:tab w:val="left" w:pos="1079"/>
        </w:tabs>
        <w:autoSpaceDE w:val="0"/>
        <w:autoSpaceDN w:val="0"/>
        <w:spacing w:after="120" w:line="360" w:lineRule="auto"/>
        <w:ind w:left="1080" w:hanging="720"/>
        <w:rPr>
          <w:rFonts w:ascii="Arial" w:eastAsia="Arial" w:hAnsi="Arial" w:cs="Arial"/>
          <w:kern w:val="0"/>
          <w14:ligatures w14:val="none"/>
        </w:rPr>
      </w:pPr>
      <w:r w:rsidRPr="00CD4B32">
        <w:rPr>
          <w:rFonts w:ascii="Arial" w:eastAsia="Arial" w:hAnsi="Arial" w:cs="Arial"/>
          <w:kern w:val="0"/>
          <w:u w:val="single"/>
          <w14:ligatures w14:val="none"/>
        </w:rPr>
        <w:t>Federal</w:t>
      </w:r>
      <w:r w:rsidRPr="00CD4B32">
        <w:rPr>
          <w:rFonts w:ascii="Arial" w:eastAsia="Arial" w:hAnsi="Arial" w:cs="Arial"/>
          <w:spacing w:val="-14"/>
          <w:kern w:val="0"/>
          <w:u w:val="single"/>
          <w14:ligatures w14:val="none"/>
        </w:rPr>
        <w:t xml:space="preserve"> </w:t>
      </w:r>
      <w:r w:rsidRPr="00CD4B32">
        <w:rPr>
          <w:rFonts w:ascii="Arial" w:eastAsia="Arial" w:hAnsi="Arial" w:cs="Arial"/>
          <w:kern w:val="0"/>
          <w:u w:val="single"/>
          <w14:ligatures w14:val="none"/>
        </w:rPr>
        <w:t>Firearms</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Licenses</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Requiring</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a</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State</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Permit</w:t>
      </w:r>
      <w:r w:rsidRPr="00CD4B32">
        <w:rPr>
          <w:rFonts w:ascii="Arial" w:eastAsia="Arial" w:hAnsi="Arial" w:cs="Arial"/>
          <w:kern w:val="0"/>
          <w14:ligatures w14:val="none"/>
        </w:rPr>
        <w:t>.</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These</w:t>
      </w:r>
      <w:r w:rsidRPr="00CD4B32">
        <w:rPr>
          <w:rFonts w:ascii="Arial" w:eastAsia="Arial" w:hAnsi="Arial" w:cs="Arial"/>
          <w:spacing w:val="-7"/>
          <w:kern w:val="0"/>
          <w14:ligatures w14:val="none"/>
        </w:rPr>
        <w:t xml:space="preserve"> </w:t>
      </w:r>
      <w:proofErr w:type="gramStart"/>
      <w:r w:rsidRPr="00CD4B32">
        <w:rPr>
          <w:rFonts w:ascii="Arial" w:eastAsia="Arial" w:hAnsi="Arial" w:cs="Arial"/>
          <w:kern w:val="0"/>
          <w14:ligatures w14:val="none"/>
        </w:rPr>
        <w:t>rules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shall</w:t>
      </w:r>
      <w:proofErr w:type="gramEnd"/>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apply</w:t>
      </w:r>
      <w:r w:rsidRPr="00CD4B32">
        <w:rPr>
          <w:rFonts w:ascii="Arial" w:eastAsia="Arial" w:hAnsi="Arial" w:cs="Arial"/>
          <w:spacing w:val="-14"/>
          <w:kern w:val="0"/>
          <w14:ligatures w14:val="none"/>
        </w:rPr>
        <w:t xml:space="preserve"> </w:t>
      </w:r>
      <w:r w:rsidRPr="00CD4B32">
        <w:rPr>
          <w:rFonts w:ascii="Arial" w:eastAsia="Arial" w:hAnsi="Arial" w:cs="Arial"/>
          <w:spacing w:val="-5"/>
          <w:kern w:val="0"/>
          <w14:ligatures w14:val="none"/>
        </w:rPr>
        <w:t>to:</w:t>
      </w:r>
    </w:p>
    <w:p w14:paraId="60E29909" w14:textId="77777777" w:rsidR="003647F7" w:rsidRPr="00CD4B32" w:rsidRDefault="003647F7" w:rsidP="00F257C2">
      <w:pPr>
        <w:numPr>
          <w:ilvl w:val="1"/>
          <w:numId w:val="1"/>
        </w:numPr>
        <w:tabs>
          <w:tab w:val="left" w:pos="1799"/>
        </w:tabs>
        <w:autoSpaceDE w:val="0"/>
        <w:autoSpaceDN w:val="0"/>
        <w:spacing w:after="120" w:line="360" w:lineRule="auto"/>
        <w:ind w:left="1800" w:right="475"/>
        <w:jc w:val="both"/>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Federally Licensed Firearm</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as defined in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18-12-101(1),</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C.R.S.,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which includes 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following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types 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Firearms Licenses as they are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commonly known: Type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01 (Dealers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other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destructive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devices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(including</w:t>
      </w:r>
      <w:r w:rsidRPr="00CD4B32">
        <w:rPr>
          <w:rFonts w:ascii="Arial" w:eastAsia="Arial" w:hAnsi="Arial" w:cs="Arial"/>
          <w:spacing w:val="-4"/>
          <w:kern w:val="0"/>
          <w14:ligatures w14:val="none"/>
        </w:rPr>
        <w:t xml:space="preserve"> </w:t>
      </w:r>
      <w:proofErr w:type="gramStart"/>
      <w:r w:rsidRPr="00CD4B32">
        <w:rPr>
          <w:rFonts w:ascii="Arial" w:eastAsia="Arial" w:hAnsi="Arial" w:cs="Arial"/>
          <w:kern w:val="0"/>
          <w14:ligatures w14:val="none"/>
        </w:rPr>
        <w:t>Gunsmiths))</w:t>
      </w:r>
      <w:proofErr w:type="gramEnd"/>
      <w:r w:rsidRPr="00CD4B32">
        <w:rPr>
          <w:rFonts w:ascii="Arial" w:eastAsia="Arial" w:hAnsi="Arial" w:cs="Arial"/>
          <w:kern w:val="0"/>
          <w14:ligatures w14:val="none"/>
        </w:rPr>
        <w: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Type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02 (Pawnbroker in Firearms other than destructive devices); and</w:t>
      </w:r>
    </w:p>
    <w:p w14:paraId="29755925" w14:textId="11AC5DF7" w:rsidR="00AA5584" w:rsidRPr="00CD4B32" w:rsidRDefault="003647F7" w:rsidP="00F257C2">
      <w:pPr>
        <w:numPr>
          <w:ilvl w:val="1"/>
          <w:numId w:val="1"/>
        </w:numPr>
        <w:tabs>
          <w:tab w:val="left" w:pos="1799"/>
        </w:tabs>
        <w:autoSpaceDE w:val="0"/>
        <w:autoSpaceDN w:val="0"/>
        <w:spacing w:after="120" w:line="360" w:lineRule="auto"/>
        <w:ind w:left="1800" w:right="504"/>
        <w:rPr>
          <w:ins w:id="2" w:author="Barriskill, Bianca" w:date="2026-08-24T15:09:00Z" w16du:dateUtc="2026-08-24T21:09:00Z"/>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other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licensee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within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scope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 the licensee’s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license, sells Firearms</w:t>
      </w:r>
      <w:ins w:id="3" w:author="Barriskill, Bianca" w:date="2026-08-24T15:05:00Z" w16du:dateUtc="2026-08-24T21:05:00Z">
        <w:r w:rsidR="00AA5584" w:rsidRPr="00CD4B32">
          <w:rPr>
            <w:rFonts w:ascii="Arial" w:eastAsia="Arial" w:hAnsi="Arial" w:cs="Arial"/>
            <w:kern w:val="0"/>
            <w14:ligatures w14:val="none"/>
          </w:rPr>
          <w:t>, other than destructive devices</w:t>
        </w:r>
      </w:ins>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retail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public,</w:t>
      </w:r>
      <w:ins w:id="4" w:author="Barriskill, Bianca" w:date="2026-08-24T15:05:00Z" w16du:dateUtc="2026-08-24T21:05:00Z">
        <w:r w:rsidR="00AA5584" w:rsidRPr="00CD4B32">
          <w:rPr>
            <w:rFonts w:ascii="Arial" w:eastAsia="Arial" w:hAnsi="Arial" w:cs="Arial"/>
            <w:kern w:val="0"/>
            <w14:ligatures w14:val="none"/>
          </w:rPr>
          <w:t xml:space="preserve"> or transfers firearms to members of the public as part of a retail transaction</w:t>
        </w:r>
      </w:ins>
      <w:ins w:id="5" w:author="Barriskill, Bianca" w:date="2026-08-24T15:06:00Z" w16du:dateUtc="2026-08-24T21:06:00Z">
        <w:r w:rsidR="00AA5584" w:rsidRPr="00CD4B32">
          <w:rPr>
            <w:rFonts w:ascii="Arial" w:eastAsia="Arial" w:hAnsi="Arial" w:cs="Arial"/>
            <w:kern w:val="0"/>
            <w14:ligatures w14:val="none"/>
          </w:rPr>
          <w:t>, including a sale or transfer conducted by the licensee pursuant to section 18-12-112</w:t>
        </w:r>
      </w:ins>
      <w:ins w:id="6" w:author="Barriskill, Bianca" w:date="2026-08-24T15:07:00Z" w16du:dateUtc="2026-08-24T21:07:00Z">
        <w:r w:rsidR="00AA5584" w:rsidRPr="00CD4B32">
          <w:rPr>
            <w:rFonts w:ascii="Arial" w:eastAsia="Arial" w:hAnsi="Arial" w:cs="Arial"/>
            <w:kern w:val="0"/>
            <w14:ligatures w14:val="none"/>
          </w:rPr>
          <w:t>, 18-12-112.5, or 18-12-506, C.R.S</w:t>
        </w:r>
      </w:ins>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including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following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types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Federal Firearms Licenses as they are commonly known: </w:t>
      </w:r>
      <w:del w:id="7" w:author="Barriskill, Bianca" w:date="2026-08-24T15:07:00Z" w16du:dateUtc="2026-08-24T21:07:00Z">
        <w:r w:rsidRPr="00CD4B32" w:rsidDel="00AA5584">
          <w:rPr>
            <w:rFonts w:ascii="Arial" w:eastAsia="Arial" w:hAnsi="Arial" w:cs="Arial"/>
            <w:kern w:val="0"/>
            <w14:ligatures w14:val="none"/>
          </w:rPr>
          <w:delText xml:space="preserve">Type 07 </w:delText>
        </w:r>
        <w:r w:rsidRPr="00CD4B32" w:rsidDel="00AA5584">
          <w:rPr>
            <w:rFonts w:ascii="Arial" w:eastAsia="Arial" w:hAnsi="Arial" w:cs="Arial"/>
            <w:kern w:val="0"/>
            <w14:ligatures w14:val="none"/>
          </w:rPr>
          <w:lastRenderedPageBreak/>
          <w:delText>(Manufacturers of Firearms other than destructive devices), and Type 08 (Importers of Firearms other than destructive devices).</w:delText>
        </w:r>
      </w:del>
    </w:p>
    <w:p w14:paraId="552C2330" w14:textId="03540603" w:rsidR="00AA5584" w:rsidRPr="00CD4B32" w:rsidRDefault="00AA5584" w:rsidP="00F257C2">
      <w:pPr>
        <w:pStyle w:val="ListParagraph"/>
        <w:numPr>
          <w:ilvl w:val="0"/>
          <w:numId w:val="38"/>
        </w:numPr>
        <w:tabs>
          <w:tab w:val="left" w:pos="1799"/>
        </w:tabs>
        <w:autoSpaceDE w:val="0"/>
        <w:autoSpaceDN w:val="0"/>
        <w:spacing w:after="120" w:line="360" w:lineRule="auto"/>
        <w:ind w:left="2520" w:right="504"/>
        <w:contextualSpacing w:val="0"/>
        <w:rPr>
          <w:ins w:id="8" w:author="Barriskill, Bianca" w:date="2026-08-24T15:09:00Z" w16du:dateUtc="2026-08-24T21:09:00Z"/>
          <w:rFonts w:ascii="Arial" w:eastAsia="Arial" w:hAnsi="Arial" w:cs="Arial"/>
          <w:kern w:val="0"/>
          <w14:ligatures w14:val="none"/>
        </w:rPr>
      </w:pPr>
      <w:ins w:id="9" w:author="Barriskill, Bianca" w:date="2026-08-24T15:08:00Z" w16du:dateUtc="2026-08-24T21:08:00Z">
        <w:r w:rsidRPr="00CD4B32">
          <w:rPr>
            <w:rFonts w:ascii="Arial" w:eastAsia="Arial" w:hAnsi="Arial" w:cs="Arial"/>
            <w:kern w:val="0"/>
            <w14:ligatures w14:val="none"/>
          </w:rPr>
          <w:t xml:space="preserve">Type 07 (manufacturers of </w:t>
        </w:r>
      </w:ins>
      <w:ins w:id="10" w:author="Barriskill, Bianca" w:date="2026-08-24T15:10:00Z" w16du:dateUtc="2026-08-24T21:10:00Z">
        <w:r w:rsidRPr="00CD4B32">
          <w:rPr>
            <w:rFonts w:ascii="Arial" w:eastAsia="Arial" w:hAnsi="Arial" w:cs="Arial"/>
            <w:kern w:val="0"/>
            <w14:ligatures w14:val="none"/>
          </w:rPr>
          <w:t>F</w:t>
        </w:r>
      </w:ins>
      <w:ins w:id="11" w:author="Barriskill, Bianca" w:date="2026-08-24T15:08:00Z" w16du:dateUtc="2026-08-24T21:08:00Z">
        <w:r w:rsidRPr="00CD4B32">
          <w:rPr>
            <w:rFonts w:ascii="Arial" w:eastAsia="Arial" w:hAnsi="Arial" w:cs="Arial"/>
            <w:kern w:val="0"/>
            <w14:ligatures w14:val="none"/>
          </w:rPr>
          <w:t>irearms other than destructive devices),</w:t>
        </w:r>
      </w:ins>
    </w:p>
    <w:p w14:paraId="47813F08" w14:textId="36B71AD5" w:rsidR="00AA5584" w:rsidRPr="00CD4B32" w:rsidRDefault="00AA5584" w:rsidP="00F257C2">
      <w:pPr>
        <w:pStyle w:val="ListParagraph"/>
        <w:numPr>
          <w:ilvl w:val="0"/>
          <w:numId w:val="38"/>
        </w:numPr>
        <w:tabs>
          <w:tab w:val="left" w:pos="1799"/>
        </w:tabs>
        <w:autoSpaceDE w:val="0"/>
        <w:autoSpaceDN w:val="0"/>
        <w:spacing w:after="120" w:line="360" w:lineRule="auto"/>
        <w:ind w:left="2520" w:right="504"/>
        <w:contextualSpacing w:val="0"/>
        <w:rPr>
          <w:ins w:id="12" w:author="Barriskill, Bianca" w:date="2026-08-24T15:10:00Z" w16du:dateUtc="2026-08-24T21:10:00Z"/>
          <w:rFonts w:ascii="Arial" w:eastAsia="Arial" w:hAnsi="Arial" w:cs="Arial"/>
          <w:kern w:val="0"/>
          <w14:ligatures w14:val="none"/>
        </w:rPr>
      </w:pPr>
      <w:ins w:id="13" w:author="Barriskill, Bianca" w:date="2026-08-24T15:09:00Z" w16du:dateUtc="2026-08-24T21:09:00Z">
        <w:r w:rsidRPr="00CD4B32">
          <w:rPr>
            <w:rFonts w:ascii="Arial" w:eastAsia="Arial" w:hAnsi="Arial" w:cs="Arial"/>
            <w:kern w:val="0"/>
            <w14:ligatures w14:val="none"/>
          </w:rPr>
          <w:t>Type 08</w:t>
        </w:r>
      </w:ins>
      <w:ins w:id="14" w:author="Barriskill, Bianca" w:date="2026-08-24T15:10:00Z" w16du:dateUtc="2026-08-24T21:10:00Z">
        <w:r w:rsidRPr="00CD4B32">
          <w:rPr>
            <w:rFonts w:ascii="Arial" w:eastAsia="Arial" w:hAnsi="Arial" w:cs="Arial"/>
            <w:kern w:val="0"/>
            <w14:ligatures w14:val="none"/>
          </w:rPr>
          <w:t xml:space="preserve"> (Importers of Firearms other than destructive devices), </w:t>
        </w:r>
      </w:ins>
    </w:p>
    <w:p w14:paraId="20641B36" w14:textId="45013CDB" w:rsidR="00AA5584" w:rsidRPr="00CD4B32" w:rsidRDefault="00AA5584" w:rsidP="00F257C2">
      <w:pPr>
        <w:pStyle w:val="ListParagraph"/>
        <w:numPr>
          <w:ilvl w:val="0"/>
          <w:numId w:val="38"/>
        </w:numPr>
        <w:tabs>
          <w:tab w:val="left" w:pos="1799"/>
        </w:tabs>
        <w:autoSpaceDE w:val="0"/>
        <w:autoSpaceDN w:val="0"/>
        <w:spacing w:after="120" w:line="360" w:lineRule="auto"/>
        <w:ind w:left="2520" w:right="504"/>
        <w:contextualSpacing w:val="0"/>
        <w:rPr>
          <w:ins w:id="15" w:author="Barriskill, Bianca" w:date="2026-08-24T15:11:00Z" w16du:dateUtc="2026-08-24T21:11:00Z"/>
          <w:rFonts w:ascii="Arial" w:eastAsia="Arial" w:hAnsi="Arial" w:cs="Arial"/>
          <w:kern w:val="0"/>
          <w14:ligatures w14:val="none"/>
        </w:rPr>
      </w:pPr>
      <w:ins w:id="16" w:author="Barriskill, Bianca" w:date="2026-08-24T15:10:00Z" w16du:dateUtc="2026-08-24T21:10:00Z">
        <w:r w:rsidRPr="00CD4B32">
          <w:rPr>
            <w:rFonts w:ascii="Arial" w:eastAsia="Arial" w:hAnsi="Arial" w:cs="Arial"/>
            <w:kern w:val="0"/>
            <w14:ligatures w14:val="none"/>
          </w:rPr>
          <w:t>Type 09 (Deal</w:t>
        </w:r>
      </w:ins>
      <w:ins w:id="17" w:author="Barriskill, Bianca" w:date="2026-08-24T15:11:00Z" w16du:dateUtc="2026-08-24T21:11:00Z">
        <w:r w:rsidRPr="00CD4B32">
          <w:rPr>
            <w:rFonts w:ascii="Arial" w:eastAsia="Arial" w:hAnsi="Arial" w:cs="Arial"/>
            <w:kern w:val="0"/>
            <w14:ligatures w14:val="none"/>
          </w:rPr>
          <w:t>er in destructive devices),</w:t>
        </w:r>
      </w:ins>
    </w:p>
    <w:p w14:paraId="24FF6246" w14:textId="5DCF9D43" w:rsidR="00AA5584" w:rsidRPr="00CD4B32" w:rsidRDefault="00AA5584" w:rsidP="00F257C2">
      <w:pPr>
        <w:pStyle w:val="ListParagraph"/>
        <w:numPr>
          <w:ilvl w:val="0"/>
          <w:numId w:val="38"/>
        </w:numPr>
        <w:tabs>
          <w:tab w:val="left" w:pos="1799"/>
        </w:tabs>
        <w:autoSpaceDE w:val="0"/>
        <w:autoSpaceDN w:val="0"/>
        <w:spacing w:after="120" w:line="360" w:lineRule="auto"/>
        <w:ind w:left="2520" w:right="504"/>
        <w:contextualSpacing w:val="0"/>
        <w:rPr>
          <w:ins w:id="18" w:author="Barriskill, Bianca" w:date="2026-08-24T15:12:00Z" w16du:dateUtc="2026-08-24T21:12:00Z"/>
          <w:rFonts w:ascii="Arial" w:eastAsia="Arial" w:hAnsi="Arial" w:cs="Arial"/>
          <w:kern w:val="0"/>
          <w14:ligatures w14:val="none"/>
        </w:rPr>
      </w:pPr>
      <w:ins w:id="19" w:author="Barriskill, Bianca" w:date="2026-08-24T15:11:00Z" w16du:dateUtc="2026-08-24T21:11:00Z">
        <w:r w:rsidRPr="00CD4B32">
          <w:rPr>
            <w:rFonts w:ascii="Arial" w:eastAsia="Arial" w:hAnsi="Arial" w:cs="Arial"/>
            <w:kern w:val="0"/>
            <w14:ligatures w14:val="none"/>
          </w:rPr>
          <w:t>Type 10 (Manufacturer of destructive devices, ammunition for destructive devices or ar</w:t>
        </w:r>
      </w:ins>
      <w:ins w:id="20" w:author="Barriskill, Bianca" w:date="2026-08-24T15:12:00Z" w16du:dateUtc="2026-08-24T21:12:00Z">
        <w:r w:rsidRPr="00CD4B32">
          <w:rPr>
            <w:rFonts w:ascii="Arial" w:eastAsia="Arial" w:hAnsi="Arial" w:cs="Arial"/>
            <w:kern w:val="0"/>
            <w14:ligatures w14:val="none"/>
          </w:rPr>
          <w:t>mor piercing ammunition),</w:t>
        </w:r>
      </w:ins>
    </w:p>
    <w:p w14:paraId="066A15B0" w14:textId="79CE0C59" w:rsidR="00AA5584" w:rsidRPr="00CD4B32" w:rsidRDefault="00AA5584" w:rsidP="00F257C2">
      <w:pPr>
        <w:pStyle w:val="ListParagraph"/>
        <w:numPr>
          <w:ilvl w:val="0"/>
          <w:numId w:val="38"/>
        </w:numPr>
        <w:tabs>
          <w:tab w:val="left" w:pos="1799"/>
        </w:tabs>
        <w:autoSpaceDE w:val="0"/>
        <w:autoSpaceDN w:val="0"/>
        <w:spacing w:after="120" w:line="360" w:lineRule="auto"/>
        <w:ind w:left="2520" w:right="504"/>
        <w:contextualSpacing w:val="0"/>
        <w:rPr>
          <w:ins w:id="21" w:author="Barriskill, Bianca" w:date="2026-08-24T15:13:00Z" w16du:dateUtc="2026-08-24T21:13:00Z"/>
          <w:rFonts w:ascii="Arial" w:eastAsia="Arial" w:hAnsi="Arial" w:cs="Arial"/>
          <w:kern w:val="0"/>
          <w14:ligatures w14:val="none"/>
        </w:rPr>
      </w:pPr>
      <w:ins w:id="22" w:author="Barriskill, Bianca" w:date="2026-08-24T15:12:00Z" w16du:dateUtc="2026-08-24T21:12:00Z">
        <w:r w:rsidRPr="00CD4B32">
          <w:rPr>
            <w:rFonts w:ascii="Arial" w:eastAsia="Arial" w:hAnsi="Arial" w:cs="Arial"/>
            <w:kern w:val="0"/>
            <w14:ligatures w14:val="none"/>
          </w:rPr>
          <w:t xml:space="preserve">Type 11 (Importer </w:t>
        </w:r>
      </w:ins>
      <w:ins w:id="23" w:author="Barriskill, Bianca" w:date="2026-08-24T15:13:00Z" w16du:dateUtc="2026-08-24T21:13:00Z">
        <w:r w:rsidRPr="00CD4B32">
          <w:rPr>
            <w:rFonts w:ascii="Arial" w:eastAsia="Arial" w:hAnsi="Arial" w:cs="Arial"/>
            <w:kern w:val="0"/>
            <w14:ligatures w14:val="none"/>
          </w:rPr>
          <w:t>of</w:t>
        </w:r>
      </w:ins>
      <w:ins w:id="24" w:author="Barriskill, Bianca" w:date="2026-08-24T15:12:00Z" w16du:dateUtc="2026-08-24T21:12:00Z">
        <w:r w:rsidRPr="00CD4B32">
          <w:rPr>
            <w:rFonts w:ascii="Arial" w:eastAsia="Arial" w:hAnsi="Arial" w:cs="Arial"/>
            <w:kern w:val="0"/>
            <w14:ligatures w14:val="none"/>
          </w:rPr>
          <w:t xml:space="preserve"> destructive devices, ammunition</w:t>
        </w:r>
      </w:ins>
      <w:ins w:id="25" w:author="Barriskill, Bianca" w:date="2026-08-24T15:13:00Z" w16du:dateUtc="2026-08-24T21:13:00Z">
        <w:r w:rsidRPr="00CD4B32">
          <w:rPr>
            <w:rFonts w:ascii="Arial" w:eastAsia="Arial" w:hAnsi="Arial" w:cs="Arial"/>
            <w:kern w:val="0"/>
            <w14:ligatures w14:val="none"/>
          </w:rPr>
          <w:t xml:space="preserve"> for destructive devices or armor piercing ammunition),</w:t>
        </w:r>
      </w:ins>
    </w:p>
    <w:p w14:paraId="1E6987C2" w14:textId="29E51330" w:rsidR="00AA5584" w:rsidRPr="00CD4B32" w:rsidRDefault="00AA5584" w:rsidP="00F257C2">
      <w:pPr>
        <w:pStyle w:val="ListParagraph"/>
        <w:numPr>
          <w:ilvl w:val="0"/>
          <w:numId w:val="38"/>
        </w:numPr>
        <w:tabs>
          <w:tab w:val="left" w:pos="1799"/>
        </w:tabs>
        <w:autoSpaceDE w:val="0"/>
        <w:autoSpaceDN w:val="0"/>
        <w:spacing w:after="120" w:line="360" w:lineRule="auto"/>
        <w:ind w:left="2520" w:right="504"/>
        <w:contextualSpacing w:val="0"/>
        <w:rPr>
          <w:rFonts w:ascii="Arial" w:eastAsia="Arial" w:hAnsi="Arial" w:cs="Arial"/>
          <w:kern w:val="0"/>
          <w14:ligatures w14:val="none"/>
        </w:rPr>
      </w:pPr>
      <w:ins w:id="26" w:author="Barriskill, Bianca" w:date="2026-08-24T15:13:00Z" w16du:dateUtc="2026-08-24T21:13:00Z">
        <w:r w:rsidRPr="00CD4B32">
          <w:rPr>
            <w:rFonts w:ascii="Arial" w:eastAsia="Arial" w:hAnsi="Arial" w:cs="Arial"/>
            <w:kern w:val="0"/>
            <w14:ligatures w14:val="none"/>
          </w:rPr>
          <w:t xml:space="preserve">Any other Federal Firearm Licensee who, within the scope of the licensee’s license, sells firearms at retail to the public, or transfers firearms to </w:t>
        </w:r>
      </w:ins>
      <w:ins w:id="27" w:author="Barriskill, Bianca" w:date="2026-08-24T15:14:00Z" w16du:dateUtc="2026-08-24T21:14:00Z">
        <w:r w:rsidRPr="00CD4B32">
          <w:rPr>
            <w:rFonts w:ascii="Arial" w:eastAsia="Arial" w:hAnsi="Arial" w:cs="Arial"/>
            <w:kern w:val="0"/>
            <w14:ligatures w14:val="none"/>
          </w:rPr>
          <w:t xml:space="preserve">members of the public as part of a retail </w:t>
        </w:r>
      </w:ins>
      <w:ins w:id="28" w:author="Barriskill, Bianca" w:date="2026-09-18T14:22:00Z" w16du:dateUtc="2026-09-18T20:22:00Z">
        <w:r w:rsidR="0086612A" w:rsidRPr="00CD4B32">
          <w:rPr>
            <w:rFonts w:ascii="Arial" w:eastAsia="Arial" w:hAnsi="Arial" w:cs="Arial"/>
            <w:kern w:val="0"/>
            <w14:ligatures w14:val="none"/>
          </w:rPr>
          <w:t>transaction</w:t>
        </w:r>
      </w:ins>
      <w:ins w:id="29" w:author="Barriskill, Bianca" w:date="2026-08-24T15:14:00Z" w16du:dateUtc="2026-08-24T21:14:00Z">
        <w:r w:rsidRPr="00CD4B32">
          <w:rPr>
            <w:rFonts w:ascii="Arial" w:eastAsia="Arial" w:hAnsi="Arial" w:cs="Arial"/>
            <w:kern w:val="0"/>
            <w14:ligatures w14:val="none"/>
          </w:rPr>
          <w:t xml:space="preserve">, including a sale or transfer conducted by the </w:t>
        </w:r>
      </w:ins>
      <w:ins w:id="30" w:author="Barriskill, Bianca" w:date="2026-09-18T14:22:00Z" w16du:dateUtc="2026-09-18T20:22:00Z">
        <w:r w:rsidR="0086612A" w:rsidRPr="00CD4B32">
          <w:rPr>
            <w:rFonts w:ascii="Arial" w:eastAsia="Arial" w:hAnsi="Arial" w:cs="Arial"/>
            <w:kern w:val="0"/>
            <w14:ligatures w14:val="none"/>
          </w:rPr>
          <w:t xml:space="preserve">licensee pursuant </w:t>
        </w:r>
      </w:ins>
      <w:ins w:id="31" w:author="Barriskill, Bianca" w:date="2026-08-24T15:15:00Z" w16du:dateUtc="2026-08-24T21:15:00Z">
        <w:r w:rsidRPr="00CD4B32">
          <w:rPr>
            <w:rFonts w:ascii="Arial" w:eastAsia="Arial" w:hAnsi="Arial" w:cs="Arial"/>
            <w:kern w:val="0"/>
            <w14:ligatures w14:val="none"/>
          </w:rPr>
          <w:t>to 18-12-112, 18-12-112.5, or 18-12-506, C.R.S</w:t>
        </w:r>
      </w:ins>
      <w:ins w:id="32" w:author="Barriskill, Bianca" w:date="2026-09-18T14:12:00Z" w16du:dateUtc="2026-09-18T20:12:00Z">
        <w:r w:rsidR="0081108C" w:rsidRPr="00CD4B32">
          <w:rPr>
            <w:rFonts w:ascii="Arial" w:eastAsia="Arial" w:hAnsi="Arial" w:cs="Arial"/>
            <w:kern w:val="0"/>
            <w14:ligatures w14:val="none"/>
          </w:rPr>
          <w:t>.</w:t>
        </w:r>
      </w:ins>
    </w:p>
    <w:p w14:paraId="720FA5B1" w14:textId="77777777" w:rsidR="003647F7" w:rsidRPr="00CD4B32" w:rsidRDefault="003647F7" w:rsidP="00F257C2">
      <w:pPr>
        <w:numPr>
          <w:ilvl w:val="0"/>
          <w:numId w:val="1"/>
        </w:numPr>
        <w:tabs>
          <w:tab w:val="left" w:pos="1080"/>
        </w:tabs>
        <w:autoSpaceDE w:val="0"/>
        <w:autoSpaceDN w:val="0"/>
        <w:spacing w:after="120" w:line="360" w:lineRule="auto"/>
        <w:ind w:left="1080" w:hanging="720"/>
        <w:rPr>
          <w:rFonts w:ascii="Arial" w:eastAsia="Arial" w:hAnsi="Arial" w:cs="Arial"/>
          <w:kern w:val="0"/>
          <w14:ligatures w14:val="none"/>
        </w:rPr>
      </w:pPr>
      <w:r w:rsidRPr="00CD4B32">
        <w:rPr>
          <w:rFonts w:ascii="Arial" w:eastAsia="Arial" w:hAnsi="Arial" w:cs="Arial"/>
          <w:kern w:val="0"/>
          <w:u w:val="single"/>
          <w14:ligatures w14:val="none"/>
        </w:rPr>
        <w:t>Dealer</w:t>
      </w:r>
      <w:r w:rsidRPr="00CD4B32">
        <w:rPr>
          <w:rFonts w:ascii="Arial" w:eastAsia="Arial" w:hAnsi="Arial" w:cs="Arial"/>
          <w:spacing w:val="-11"/>
          <w:kern w:val="0"/>
          <w:u w:val="single"/>
          <w14:ligatures w14:val="none"/>
        </w:rPr>
        <w:t xml:space="preserve"> </w:t>
      </w:r>
      <w:r w:rsidRPr="00CD4B32">
        <w:rPr>
          <w:rFonts w:ascii="Arial" w:eastAsia="Arial" w:hAnsi="Arial" w:cs="Arial"/>
          <w:kern w:val="0"/>
          <w:u w:val="single"/>
          <w14:ligatures w14:val="none"/>
        </w:rPr>
        <w:t>Permit</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Required</w:t>
      </w:r>
      <w:r w:rsidRPr="00CD4B32">
        <w:rPr>
          <w:rFonts w:ascii="Arial" w:eastAsia="Arial" w:hAnsi="Arial" w:cs="Arial"/>
          <w:kern w:val="0"/>
          <w14:ligatures w14:val="none"/>
        </w:rPr>
        <w: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separate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14"/>
          <w:kern w:val="0"/>
          <w14:ligatures w14:val="none"/>
        </w:rPr>
        <w:t xml:space="preserve"> </w:t>
      </w:r>
      <w:r w:rsidRPr="00CD4B32">
        <w:rPr>
          <w:rFonts w:ascii="Arial" w:eastAsia="Arial" w:hAnsi="Arial" w:cs="Arial"/>
          <w:spacing w:val="-4"/>
          <w:kern w:val="0"/>
          <w14:ligatures w14:val="none"/>
        </w:rPr>
        <w:t>for:</w:t>
      </w:r>
    </w:p>
    <w:p w14:paraId="0CAD1F49" w14:textId="77777777" w:rsidR="003647F7" w:rsidRPr="00CD4B32" w:rsidRDefault="003647F7" w:rsidP="00F257C2">
      <w:pPr>
        <w:numPr>
          <w:ilvl w:val="1"/>
          <w:numId w:val="1"/>
        </w:numPr>
        <w:tabs>
          <w:tab w:val="left" w:pos="1799"/>
        </w:tabs>
        <w:autoSpaceDE w:val="0"/>
        <w:autoSpaceDN w:val="0"/>
        <w:spacing w:after="120" w:line="360" w:lineRule="auto"/>
        <w:ind w:left="1800"/>
        <w:rPr>
          <w:rFonts w:ascii="Arial" w:eastAsia="Arial" w:hAnsi="Arial" w:cs="Arial"/>
          <w:kern w:val="0"/>
          <w14:ligatures w14:val="none"/>
        </w:rPr>
      </w:pPr>
      <w:r w:rsidRPr="00CD4B32">
        <w:rPr>
          <w:rFonts w:ascii="Arial" w:eastAsia="Arial" w:hAnsi="Arial" w:cs="Arial"/>
          <w:kern w:val="0"/>
          <w14:ligatures w14:val="none"/>
        </w:rPr>
        <w:t>Each</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Premises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operated</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each</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13"/>
          <w:kern w:val="0"/>
          <w14:ligatures w14:val="none"/>
        </w:rPr>
        <w:t xml:space="preserve"> </w:t>
      </w:r>
      <w:r w:rsidRPr="00CD4B32">
        <w:rPr>
          <w:rFonts w:ascii="Arial" w:eastAsia="Arial" w:hAnsi="Arial" w:cs="Arial"/>
          <w:spacing w:val="-5"/>
          <w:kern w:val="0"/>
          <w14:ligatures w14:val="none"/>
        </w:rPr>
        <w:t>and</w:t>
      </w:r>
    </w:p>
    <w:p w14:paraId="6895F00F" w14:textId="77777777" w:rsidR="003647F7" w:rsidRPr="00CD4B32" w:rsidRDefault="003647F7" w:rsidP="00F257C2">
      <w:pPr>
        <w:numPr>
          <w:ilvl w:val="1"/>
          <w:numId w:val="1"/>
        </w:numPr>
        <w:tabs>
          <w:tab w:val="left" w:pos="1799"/>
        </w:tabs>
        <w:autoSpaceDE w:val="0"/>
        <w:autoSpaceDN w:val="0"/>
        <w:spacing w:before="229" w:after="120" w:line="360" w:lineRule="auto"/>
        <w:ind w:right="611" w:hanging="723"/>
        <w:rPr>
          <w:rFonts w:ascii="Arial" w:eastAsia="Arial" w:hAnsi="Arial" w:cs="Arial"/>
          <w:kern w:val="0"/>
          <w14:ligatures w14:val="none"/>
        </w:rPr>
      </w:pPr>
      <w:r w:rsidRPr="00CD4B32">
        <w:rPr>
          <w:rFonts w:ascii="Arial" w:eastAsia="Arial" w:hAnsi="Arial" w:cs="Arial"/>
          <w:kern w:val="0"/>
          <w14:ligatures w14:val="none"/>
        </w:rPr>
        <w:t>Each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described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subparagraph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held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the </w:t>
      </w:r>
      <w:r w:rsidRPr="00CD4B32">
        <w:rPr>
          <w:rFonts w:ascii="Arial" w:eastAsia="Arial" w:hAnsi="Arial" w:cs="Arial"/>
          <w:spacing w:val="-2"/>
          <w:kern w:val="0"/>
          <w14:ligatures w14:val="none"/>
        </w:rPr>
        <w:t>Dealer.</w:t>
      </w:r>
    </w:p>
    <w:p w14:paraId="01A944F5" w14:textId="12E11206" w:rsidR="006D26C1" w:rsidRPr="001E2D92" w:rsidRDefault="0025174E" w:rsidP="001E2D92">
      <w:pPr>
        <w:ind w:left="0" w:firstLine="0"/>
        <w:rPr>
          <w:rFonts w:ascii="Arial" w:hAnsi="Arial" w:cs="Arial"/>
          <w:i/>
          <w:iCs/>
          <w:shd w:val="clear" w:color="auto" w:fill="FFFFFF"/>
        </w:rPr>
      </w:pPr>
      <w:bookmarkStart w:id="33" w:name="Rule_1-115._Definitions"/>
      <w:bookmarkStart w:id="34" w:name="_bookmark4"/>
      <w:bookmarkEnd w:id="33"/>
      <w:bookmarkEnd w:id="34"/>
      <w:r w:rsidRPr="00B92E12">
        <w:rPr>
          <w:rFonts w:ascii="Arial" w:hAnsi="Arial" w:cs="Arial"/>
          <w:i/>
          <w:iCs/>
          <w:color w:val="0070C0"/>
        </w:rPr>
        <w:t>[</w:t>
      </w:r>
      <w:r w:rsidRPr="00B92E12">
        <w:rPr>
          <w:rFonts w:ascii="Arial" w:eastAsia="Arial" w:hAnsi="Arial" w:cs="Arial"/>
          <w:i/>
          <w:iCs/>
          <w:color w:val="0070C0"/>
          <w:kern w:val="0"/>
          <w14:ligatures w14:val="none"/>
        </w:rPr>
        <w:t xml:space="preserve">Publication Note: </w:t>
      </w:r>
      <w:r w:rsidR="00F56C3B" w:rsidRPr="00B92E12">
        <w:rPr>
          <w:rFonts w:ascii="Arial" w:hAnsi="Arial" w:cs="Arial"/>
          <w:i/>
          <w:iCs/>
          <w:color w:val="0070C0"/>
        </w:rPr>
        <w:t>Rule 1-115 amendments include</w:t>
      </w:r>
      <w:r w:rsidR="00CC6DC5" w:rsidRPr="00B92E12">
        <w:rPr>
          <w:rFonts w:ascii="Arial" w:hAnsi="Arial" w:cs="Arial"/>
          <w:i/>
          <w:iCs/>
          <w:color w:val="0070C0"/>
        </w:rPr>
        <w:t xml:space="preserve"> response to</w:t>
      </w:r>
      <w:r w:rsidR="00F56C3B" w:rsidRPr="00B92E12">
        <w:rPr>
          <w:rFonts w:ascii="Arial" w:hAnsi="Arial" w:cs="Arial"/>
          <w:i/>
          <w:iCs/>
          <w:color w:val="0070C0"/>
        </w:rPr>
        <w:t xml:space="preserve"> </w:t>
      </w:r>
      <w:r w:rsidR="00F56C3B" w:rsidRPr="00B92E12">
        <w:rPr>
          <w:rFonts w:ascii="Arial" w:hAnsi="Arial" w:cs="Arial"/>
          <w:i/>
          <w:iCs/>
          <w:color w:val="0070C0"/>
          <w:shd w:val="clear" w:color="auto" w:fill="FFFFFF"/>
        </w:rPr>
        <w:t xml:space="preserve">HB26-1126 </w:t>
      </w:r>
      <w:r w:rsidR="00CC6DC5" w:rsidRPr="00B92E12">
        <w:rPr>
          <w:rFonts w:ascii="Arial" w:hAnsi="Arial" w:cs="Arial"/>
          <w:i/>
          <w:iCs/>
          <w:color w:val="0070C0"/>
          <w:shd w:val="clear" w:color="auto" w:fill="FFFFFF"/>
        </w:rPr>
        <w:t xml:space="preserve">which </w:t>
      </w:r>
      <w:r w:rsidR="00F56C3B" w:rsidRPr="00B92E12">
        <w:rPr>
          <w:rFonts w:ascii="Arial" w:hAnsi="Arial" w:cs="Arial"/>
          <w:i/>
          <w:iCs/>
          <w:color w:val="0070C0"/>
          <w:shd w:val="clear" w:color="auto" w:fill="FFFFFF"/>
        </w:rPr>
        <w:t xml:space="preserve">added section 18-12-401(3.5). This change amends the definition of employee </w:t>
      </w:r>
      <w:r w:rsidR="00DB2658" w:rsidRPr="00B92E12">
        <w:rPr>
          <w:rFonts w:ascii="Arial" w:hAnsi="Arial" w:cs="Arial"/>
          <w:i/>
          <w:iCs/>
          <w:color w:val="0070C0"/>
          <w:shd w:val="clear" w:color="auto" w:fill="FFFFFF"/>
        </w:rPr>
        <w:t xml:space="preserve">in 1-115 (E) </w:t>
      </w:r>
      <w:r w:rsidR="00F56C3B" w:rsidRPr="00B92E12">
        <w:rPr>
          <w:rFonts w:ascii="Arial" w:hAnsi="Arial" w:cs="Arial"/>
          <w:i/>
          <w:iCs/>
          <w:color w:val="0070C0"/>
          <w:shd w:val="clear" w:color="auto" w:fill="FFFFFF"/>
        </w:rPr>
        <w:t>and adds the definition of large capacity magazine</w:t>
      </w:r>
      <w:r w:rsidR="006C7597" w:rsidRPr="00B92E12">
        <w:rPr>
          <w:rFonts w:ascii="Arial" w:hAnsi="Arial" w:cs="Arial"/>
          <w:i/>
          <w:iCs/>
          <w:color w:val="0070C0"/>
          <w:shd w:val="clear" w:color="auto" w:fill="FFFFFF"/>
        </w:rPr>
        <w:t xml:space="preserve">, </w:t>
      </w:r>
      <w:r w:rsidR="00F56C3B" w:rsidRPr="00B92E12">
        <w:rPr>
          <w:rFonts w:ascii="Arial" w:hAnsi="Arial" w:cs="Arial"/>
          <w:i/>
          <w:iCs/>
          <w:color w:val="0070C0"/>
          <w:shd w:val="clear" w:color="auto" w:fill="FFFFFF"/>
        </w:rPr>
        <w:t>retail transaction</w:t>
      </w:r>
      <w:r w:rsidR="006C7597" w:rsidRPr="00B92E12">
        <w:rPr>
          <w:rFonts w:ascii="Arial" w:hAnsi="Arial" w:cs="Arial"/>
          <w:i/>
          <w:iCs/>
          <w:color w:val="0070C0"/>
          <w:shd w:val="clear" w:color="auto" w:fill="FFFFFF"/>
        </w:rPr>
        <w:t xml:space="preserve">, and transfer and the definition of locking device </w:t>
      </w:r>
      <w:r w:rsidR="00DB2658" w:rsidRPr="00B92E12">
        <w:rPr>
          <w:rFonts w:ascii="Arial" w:hAnsi="Arial" w:cs="Arial"/>
          <w:i/>
          <w:iCs/>
          <w:color w:val="0070C0"/>
          <w:shd w:val="clear" w:color="auto" w:fill="FFFFFF"/>
        </w:rPr>
        <w:t>1-110(K)-(P) are</w:t>
      </w:r>
      <w:r w:rsidR="006C7597" w:rsidRPr="00B92E12">
        <w:rPr>
          <w:rFonts w:ascii="Arial" w:hAnsi="Arial" w:cs="Arial"/>
          <w:i/>
          <w:iCs/>
          <w:color w:val="0070C0"/>
          <w:shd w:val="clear" w:color="auto" w:fill="FFFFFF"/>
        </w:rPr>
        <w:t xml:space="preserve"> renumbered to keep the </w:t>
      </w:r>
      <w:r w:rsidR="00DB2658" w:rsidRPr="00B92E12">
        <w:rPr>
          <w:rFonts w:ascii="Arial" w:hAnsi="Arial" w:cs="Arial"/>
          <w:i/>
          <w:iCs/>
          <w:color w:val="0070C0"/>
          <w:shd w:val="clear" w:color="auto" w:fill="FFFFFF"/>
        </w:rPr>
        <w:t>added</w:t>
      </w:r>
      <w:r w:rsidR="006C7597" w:rsidRPr="00B92E12">
        <w:rPr>
          <w:rFonts w:ascii="Arial" w:hAnsi="Arial" w:cs="Arial"/>
          <w:i/>
          <w:iCs/>
          <w:color w:val="0070C0"/>
          <w:shd w:val="clear" w:color="auto" w:fill="FFFFFF"/>
        </w:rPr>
        <w:t xml:space="preserve"> definitions in alphabetical order.</w:t>
      </w:r>
      <w:r w:rsidRPr="00B92E12">
        <w:rPr>
          <w:rFonts w:ascii="Arial" w:hAnsi="Arial" w:cs="Arial"/>
          <w:i/>
          <w:iCs/>
          <w:color w:val="0070C0"/>
          <w:shd w:val="clear" w:color="auto" w:fill="FFFFFF"/>
        </w:rPr>
        <w:t>]</w:t>
      </w:r>
    </w:p>
    <w:p w14:paraId="308014AE" w14:textId="2CB6F387" w:rsidR="00A726C6" w:rsidRPr="001E2D92" w:rsidRDefault="00A726C6" w:rsidP="00B92E12">
      <w:pPr>
        <w:pStyle w:val="Heading3"/>
        <w:ind w:left="0" w:firstLine="0"/>
        <w:rPr>
          <w:rFonts w:eastAsia="Arial"/>
          <w:i/>
          <w:iCs/>
        </w:rPr>
      </w:pPr>
      <w:r w:rsidRPr="001E2D92">
        <w:rPr>
          <w:rFonts w:eastAsia="Arial"/>
        </w:rPr>
        <w:lastRenderedPageBreak/>
        <w:t>Rule</w:t>
      </w:r>
      <w:r w:rsidRPr="001E2D92">
        <w:rPr>
          <w:rFonts w:eastAsia="Arial"/>
          <w:spacing w:val="-9"/>
        </w:rPr>
        <w:t xml:space="preserve"> </w:t>
      </w:r>
      <w:r w:rsidRPr="001E2D92">
        <w:rPr>
          <w:rFonts w:eastAsia="Arial"/>
        </w:rPr>
        <w:t>1-115.</w:t>
      </w:r>
      <w:r w:rsidRPr="001E2D92">
        <w:rPr>
          <w:rFonts w:eastAsia="Arial"/>
          <w:spacing w:val="-7"/>
        </w:rPr>
        <w:t xml:space="preserve"> </w:t>
      </w:r>
      <w:r w:rsidRPr="001E2D92">
        <w:rPr>
          <w:rFonts w:eastAsia="Arial"/>
          <w:spacing w:val="-2"/>
        </w:rPr>
        <w:t>Definitions</w:t>
      </w:r>
    </w:p>
    <w:p w14:paraId="4DE2BAD6" w14:textId="77777777" w:rsidR="00A726C6" w:rsidRPr="00CD4B32" w:rsidRDefault="00A726C6" w:rsidP="00F257C2">
      <w:pPr>
        <w:autoSpaceDE w:val="0"/>
        <w:autoSpaceDN w:val="0"/>
        <w:spacing w:after="120" w:line="360" w:lineRule="auto"/>
        <w:ind w:left="0" w:right="432" w:firstLine="0"/>
        <w:rPr>
          <w:rFonts w:ascii="Arial" w:eastAsia="Arial" w:hAnsi="Arial" w:cs="Arial"/>
          <w:kern w:val="0"/>
          <w14:ligatures w14:val="none"/>
        </w:rPr>
      </w:pPr>
      <w:r w:rsidRPr="00CD4B32">
        <w:rPr>
          <w:rFonts w:ascii="Arial" w:eastAsia="Arial" w:hAnsi="Arial" w:cs="Arial"/>
          <w:b/>
          <w:kern w:val="0"/>
          <w14:ligatures w14:val="none"/>
        </w:rPr>
        <w:t>Basis</w:t>
      </w:r>
      <w:r w:rsidRPr="00CD4B32">
        <w:rPr>
          <w:rFonts w:ascii="Arial" w:eastAsia="Arial" w:hAnsi="Arial" w:cs="Arial"/>
          <w:b/>
          <w:spacing w:val="-2"/>
          <w:kern w:val="0"/>
          <w14:ligatures w14:val="none"/>
        </w:rPr>
        <w:t xml:space="preserve"> </w:t>
      </w:r>
      <w:r w:rsidRPr="00CD4B32">
        <w:rPr>
          <w:rFonts w:ascii="Arial" w:eastAsia="Arial" w:hAnsi="Arial" w:cs="Arial"/>
          <w:b/>
          <w:kern w:val="0"/>
          <w14:ligatures w14:val="none"/>
        </w:rPr>
        <w:t>and</w:t>
      </w:r>
      <w:r w:rsidRPr="00CD4B32">
        <w:rPr>
          <w:rFonts w:ascii="Arial" w:eastAsia="Arial" w:hAnsi="Arial" w:cs="Arial"/>
          <w:b/>
          <w:spacing w:val="-3"/>
          <w:kern w:val="0"/>
          <w14:ligatures w14:val="none"/>
        </w:rPr>
        <w:t xml:space="preserve"> </w:t>
      </w:r>
      <w:r w:rsidRPr="00CD4B32">
        <w:rPr>
          <w:rFonts w:ascii="Arial" w:eastAsia="Arial" w:hAnsi="Arial" w:cs="Arial"/>
          <w:b/>
          <w:kern w:val="0"/>
          <w14:ligatures w14:val="none"/>
        </w:rPr>
        <w:t>Purpose</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statutory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authority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sections 18-12-401, 18-12-401.5, 18-12-406, and 18-12-407, C.R.S. The purpose of this rule is to ensure consistent application and interpretation of common terms used throughout these rules.</w:t>
      </w:r>
    </w:p>
    <w:p w14:paraId="74B27A0D" w14:textId="77777777" w:rsidR="00A726C6" w:rsidRPr="00CD4B32" w:rsidRDefault="00A726C6" w:rsidP="00F257C2">
      <w:pPr>
        <w:numPr>
          <w:ilvl w:val="0"/>
          <w:numId w:val="3"/>
        </w:numPr>
        <w:tabs>
          <w:tab w:val="left" w:pos="1079"/>
          <w:tab w:val="left" w:pos="9241"/>
        </w:tabs>
        <w:autoSpaceDE w:val="0"/>
        <w:autoSpaceDN w:val="0"/>
        <w:spacing w:after="120" w:line="360" w:lineRule="auto"/>
        <w:ind w:left="1080" w:right="389" w:hanging="720"/>
        <w:rPr>
          <w:rFonts w:ascii="Arial" w:eastAsia="Arial" w:hAnsi="Arial" w:cs="Arial"/>
          <w:kern w:val="0"/>
          <w14:ligatures w14:val="none"/>
        </w:rPr>
      </w:pPr>
      <w:r w:rsidRPr="00CD4B32">
        <w:rPr>
          <w:rFonts w:ascii="Arial" w:eastAsia="Arial" w:hAnsi="Arial" w:cs="Arial"/>
          <w:kern w:val="0"/>
          <w14:ligatures w14:val="none"/>
        </w:rPr>
        <w:t>“Business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Premises”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means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location(s)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identified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Dealer’s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Permit where the Dealer stores, displays, sells, leases, loans, or otherwise transfers</w:t>
      </w:r>
      <w:r w:rsidRPr="00CD4B32">
        <w:rPr>
          <w:rFonts w:ascii="Arial" w:eastAsia="Arial" w:hAnsi="Arial" w:cs="Arial"/>
          <w:spacing w:val="-14"/>
          <w:kern w:val="0"/>
          <w14:ligatures w14:val="none"/>
        </w:rPr>
        <w:t xml:space="preserve"> </w:t>
      </w:r>
      <w:r w:rsidRPr="00CD4B32">
        <w:rPr>
          <w:rFonts w:ascii="Arial" w:eastAsia="Arial" w:hAnsi="Arial" w:cs="Arial"/>
          <w:kern w:val="0"/>
          <w14:ligatures w14:val="none"/>
        </w:rPr>
        <w:t>Firearms.</w:t>
      </w:r>
    </w:p>
    <w:p w14:paraId="7E012B5F" w14:textId="77777777" w:rsidR="00A726C6" w:rsidRPr="00CD4B32" w:rsidRDefault="00A726C6" w:rsidP="00F257C2">
      <w:pPr>
        <w:numPr>
          <w:ilvl w:val="0"/>
          <w:numId w:val="3"/>
        </w:numPr>
        <w:tabs>
          <w:tab w:val="left" w:pos="1079"/>
          <w:tab w:val="left" w:pos="9241"/>
        </w:tabs>
        <w:autoSpaceDE w:val="0"/>
        <w:autoSpaceDN w:val="0"/>
        <w:spacing w:before="229"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“Dealer”</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same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meaning</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18-12-401(1),</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C.R.S.</w:t>
      </w:r>
    </w:p>
    <w:p w14:paraId="0DE9D606" w14:textId="77777777" w:rsidR="00A726C6" w:rsidRPr="00CD4B32" w:rsidRDefault="00A726C6" w:rsidP="00F257C2">
      <w:pPr>
        <w:numPr>
          <w:ilvl w:val="0"/>
          <w:numId w:val="3"/>
        </w:numPr>
        <w:tabs>
          <w:tab w:val="left" w:pos="1080"/>
          <w:tab w:val="left" w:pos="9241"/>
        </w:tabs>
        <w:autoSpaceDE w:val="0"/>
        <w:autoSpaceDN w:val="0"/>
        <w:spacing w:before="228" w:after="120" w:line="360" w:lineRule="auto"/>
        <w:ind w:left="1080"/>
        <w:rPr>
          <w:rFonts w:ascii="Arial" w:eastAsia="Arial" w:hAnsi="Arial" w:cs="Arial"/>
          <w:kern w:val="0"/>
          <w14:ligatures w14:val="none"/>
        </w:rPr>
      </w:pPr>
      <w:r w:rsidRPr="00CD4B32">
        <w:rPr>
          <w:rFonts w:ascii="Arial" w:eastAsia="Arial" w:hAnsi="Arial" w:cs="Arial"/>
          <w:kern w:val="0"/>
          <w14:ligatures w14:val="none"/>
        </w:rPr>
        <w:t>“Department”</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same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meaning</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18-12-401(2),</w:t>
      </w:r>
      <w:r w:rsidRPr="00CD4B32">
        <w:rPr>
          <w:rFonts w:ascii="Arial" w:eastAsia="Arial" w:hAnsi="Arial" w:cs="Arial"/>
          <w:spacing w:val="-18"/>
          <w:kern w:val="0"/>
          <w14:ligatures w14:val="none"/>
        </w:rPr>
        <w:t xml:space="preserve"> </w:t>
      </w:r>
      <w:r w:rsidRPr="00CD4B32">
        <w:rPr>
          <w:rFonts w:ascii="Arial" w:eastAsia="Arial" w:hAnsi="Arial" w:cs="Arial"/>
          <w:spacing w:val="-2"/>
          <w:kern w:val="0"/>
          <w14:ligatures w14:val="none"/>
        </w:rPr>
        <w:t>C.R.S.</w:t>
      </w:r>
    </w:p>
    <w:p w14:paraId="5EC4570E" w14:textId="77777777" w:rsidR="00A726C6" w:rsidRPr="00CD4B32" w:rsidRDefault="00A726C6" w:rsidP="00F257C2">
      <w:pPr>
        <w:numPr>
          <w:ilvl w:val="0"/>
          <w:numId w:val="3"/>
        </w:numPr>
        <w:tabs>
          <w:tab w:val="left" w:pos="1079"/>
          <w:tab w:val="left" w:pos="9241"/>
        </w:tabs>
        <w:autoSpaceDE w:val="0"/>
        <w:autoSpaceDN w:val="0"/>
        <w:spacing w:before="202" w:after="120" w:line="360" w:lineRule="auto"/>
        <w:ind w:hanging="719"/>
        <w:rPr>
          <w:rFonts w:ascii="Arial" w:eastAsia="Arial" w:hAnsi="Arial" w:cs="Arial"/>
          <w:kern w:val="0"/>
          <w14:ligatures w14:val="none"/>
        </w:rPr>
      </w:pPr>
      <w:r w:rsidRPr="00CD4B32">
        <w:rPr>
          <w:rFonts w:ascii="Arial" w:eastAsia="Arial" w:hAnsi="Arial" w:cs="Arial"/>
          <w:kern w:val="0"/>
          <w14:ligatures w14:val="none"/>
        </w:rPr>
        <w:t>“Division”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means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Department.</w:t>
      </w:r>
    </w:p>
    <w:p w14:paraId="2D4C9ABD" w14:textId="7FFD26FE" w:rsidR="00A726C6" w:rsidRPr="00CD4B32" w:rsidRDefault="00A726C6" w:rsidP="00F257C2">
      <w:pPr>
        <w:numPr>
          <w:ilvl w:val="0"/>
          <w:numId w:val="3"/>
        </w:numPr>
        <w:tabs>
          <w:tab w:val="left" w:pos="1080"/>
          <w:tab w:val="left" w:pos="9241"/>
        </w:tabs>
        <w:autoSpaceDE w:val="0"/>
        <w:autoSpaceDN w:val="0"/>
        <w:spacing w:before="197" w:after="120" w:line="360" w:lineRule="auto"/>
        <w:ind w:left="1080" w:right="473" w:hanging="721"/>
        <w:rPr>
          <w:rFonts w:ascii="Arial" w:eastAsia="Arial" w:hAnsi="Arial" w:cs="Arial"/>
          <w:kern w:val="0"/>
          <w14:ligatures w14:val="none"/>
        </w:rPr>
      </w:pPr>
      <w:r w:rsidRPr="00CD4B32">
        <w:rPr>
          <w:rFonts w:ascii="Arial" w:eastAsia="Arial" w:hAnsi="Arial" w:cs="Arial"/>
          <w:kern w:val="0"/>
          <w14:ligatures w14:val="none"/>
        </w:rPr>
        <w:t>“Employee”</w:t>
      </w:r>
      <w:r w:rsidRPr="00CD4B32">
        <w:rPr>
          <w:rFonts w:ascii="Arial" w:eastAsia="Arial" w:hAnsi="Arial" w:cs="Arial"/>
          <w:spacing w:val="-1"/>
          <w:kern w:val="0"/>
          <w14:ligatures w14:val="none"/>
        </w:rPr>
        <w:t xml:space="preserve"> </w:t>
      </w:r>
      <w:del w:id="35" w:author="Barriskill, Bianca" w:date="2026-08-24T15:59:00Z" w16du:dateUtc="2026-08-24T21:59:00Z">
        <w:r w:rsidRPr="00CD4B32" w:rsidDel="00AA5584">
          <w:rPr>
            <w:rFonts w:ascii="Arial" w:eastAsia="Arial" w:hAnsi="Arial" w:cs="Arial"/>
            <w:kern w:val="0"/>
            <w14:ligatures w14:val="none"/>
          </w:rPr>
          <w:delText>means</w:delText>
        </w:r>
        <w:r w:rsidRPr="00CD4B32" w:rsidDel="00AA5584">
          <w:rPr>
            <w:rFonts w:ascii="Arial" w:eastAsia="Arial" w:hAnsi="Arial" w:cs="Arial"/>
            <w:spacing w:val="-3"/>
            <w:kern w:val="0"/>
            <w14:ligatures w14:val="none"/>
          </w:rPr>
          <w:delText xml:space="preserve"> </w:delText>
        </w:r>
        <w:r w:rsidRPr="00CD4B32" w:rsidDel="00AA5584">
          <w:rPr>
            <w:rFonts w:ascii="Arial" w:eastAsia="Arial" w:hAnsi="Arial" w:cs="Arial"/>
            <w:kern w:val="0"/>
            <w14:ligatures w14:val="none"/>
          </w:rPr>
          <w:delText>a</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natural</w:delText>
        </w:r>
        <w:r w:rsidRPr="00CD4B32" w:rsidDel="00AA5584">
          <w:rPr>
            <w:rFonts w:ascii="Arial" w:eastAsia="Arial" w:hAnsi="Arial" w:cs="Arial"/>
            <w:spacing w:val="-5"/>
            <w:kern w:val="0"/>
            <w14:ligatures w14:val="none"/>
          </w:rPr>
          <w:delText xml:space="preserve"> </w:delText>
        </w:r>
        <w:r w:rsidRPr="00CD4B32" w:rsidDel="00AA5584">
          <w:rPr>
            <w:rFonts w:ascii="Arial" w:eastAsia="Arial" w:hAnsi="Arial" w:cs="Arial"/>
            <w:kern w:val="0"/>
            <w14:ligatures w14:val="none"/>
          </w:rPr>
          <w:delText>person</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who,</w:delText>
        </w:r>
        <w:r w:rsidRPr="00CD4B32" w:rsidDel="00AA5584">
          <w:rPr>
            <w:rFonts w:ascii="Arial" w:eastAsia="Arial" w:hAnsi="Arial" w:cs="Arial"/>
            <w:spacing w:val="-2"/>
            <w:kern w:val="0"/>
            <w14:ligatures w14:val="none"/>
          </w:rPr>
          <w:delText xml:space="preserve"> </w:delText>
        </w:r>
        <w:r w:rsidRPr="00CD4B32" w:rsidDel="00AA5584">
          <w:rPr>
            <w:rFonts w:ascii="Arial" w:eastAsia="Arial" w:hAnsi="Arial" w:cs="Arial"/>
            <w:kern w:val="0"/>
            <w14:ligatures w14:val="none"/>
          </w:rPr>
          <w:delText>in</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the</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course</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of</w:delText>
        </w:r>
        <w:r w:rsidRPr="00CD4B32" w:rsidDel="00AA5584">
          <w:rPr>
            <w:rFonts w:ascii="Arial" w:eastAsia="Arial" w:hAnsi="Arial" w:cs="Arial"/>
            <w:spacing w:val="-3"/>
            <w:kern w:val="0"/>
            <w14:ligatures w14:val="none"/>
          </w:rPr>
          <w:delText xml:space="preserve"> </w:delText>
        </w:r>
        <w:r w:rsidRPr="00CD4B32" w:rsidDel="00AA5584">
          <w:rPr>
            <w:rFonts w:ascii="Arial" w:eastAsia="Arial" w:hAnsi="Arial" w:cs="Arial"/>
            <w:kern w:val="0"/>
            <w14:ligatures w14:val="none"/>
          </w:rPr>
          <w:delText>the</w:delText>
        </w:r>
        <w:r w:rsidRPr="00CD4B32" w:rsidDel="00AA5584">
          <w:rPr>
            <w:rFonts w:ascii="Arial" w:eastAsia="Arial" w:hAnsi="Arial" w:cs="Arial"/>
            <w:spacing w:val="-2"/>
            <w:kern w:val="0"/>
            <w14:ligatures w14:val="none"/>
          </w:rPr>
          <w:delText xml:space="preserve"> </w:delText>
        </w:r>
        <w:r w:rsidRPr="00CD4B32" w:rsidDel="00AA5584">
          <w:rPr>
            <w:rFonts w:ascii="Arial" w:eastAsia="Arial" w:hAnsi="Arial" w:cs="Arial"/>
            <w:kern w:val="0"/>
            <w14:ligatures w14:val="none"/>
          </w:rPr>
          <w:delText>person’s</w:delText>
        </w:r>
        <w:r w:rsidRPr="00CD4B32" w:rsidDel="00AA5584">
          <w:rPr>
            <w:rFonts w:ascii="Arial" w:eastAsia="Arial" w:hAnsi="Arial" w:cs="Arial"/>
            <w:spacing w:val="-3"/>
            <w:kern w:val="0"/>
            <w14:ligatures w14:val="none"/>
          </w:rPr>
          <w:delText xml:space="preserve"> </w:delText>
        </w:r>
        <w:r w:rsidRPr="00CD4B32" w:rsidDel="00AA5584">
          <w:rPr>
            <w:rFonts w:ascii="Arial" w:eastAsia="Arial" w:hAnsi="Arial" w:cs="Arial"/>
            <w:kern w:val="0"/>
            <w14:ligatures w14:val="none"/>
          </w:rPr>
          <w:delText>duties,</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handles</w:delText>
        </w:r>
        <w:r w:rsidRPr="00CD4B32" w:rsidDel="00AA5584">
          <w:rPr>
            <w:rFonts w:ascii="Arial" w:eastAsia="Arial" w:hAnsi="Arial" w:cs="Arial"/>
            <w:spacing w:val="-3"/>
            <w:kern w:val="0"/>
            <w14:ligatures w14:val="none"/>
          </w:rPr>
          <w:delText xml:space="preserve"> </w:delText>
        </w:r>
        <w:r w:rsidRPr="00CD4B32" w:rsidDel="00AA5584">
          <w:rPr>
            <w:rFonts w:ascii="Arial" w:eastAsia="Arial" w:hAnsi="Arial" w:cs="Arial"/>
            <w:kern w:val="0"/>
            <w14:ligatures w14:val="none"/>
          </w:rPr>
          <w:delText>Firearms, processes the sale, loan, or transfer of Firearms, or otherwise has access to</w:delText>
        </w:r>
        <w:r w:rsidRPr="00CD4B32" w:rsidDel="00AA5584">
          <w:rPr>
            <w:rFonts w:ascii="Arial" w:eastAsia="Arial" w:hAnsi="Arial" w:cs="Arial"/>
            <w:spacing w:val="-14"/>
            <w:kern w:val="0"/>
            <w14:ligatures w14:val="none"/>
          </w:rPr>
          <w:delText xml:space="preserve"> </w:delText>
        </w:r>
        <w:r w:rsidRPr="00CD4B32" w:rsidDel="00AA5584">
          <w:rPr>
            <w:rFonts w:ascii="Arial" w:eastAsia="Arial" w:hAnsi="Arial" w:cs="Arial"/>
            <w:kern w:val="0"/>
            <w14:ligatures w14:val="none"/>
          </w:rPr>
          <w:delText>Firearms.</w:delText>
        </w:r>
      </w:del>
      <w:ins w:id="36" w:author="Barriskill, Bianca" w:date="2026-08-24T15:59:00Z" w16du:dateUtc="2026-08-24T21:59:00Z">
        <w:r w:rsidR="00AA5584" w:rsidRPr="00CD4B32">
          <w:rPr>
            <w:rFonts w:ascii="Arial" w:eastAsia="Arial" w:hAnsi="Arial" w:cs="Arial"/>
            <w:kern w:val="0"/>
            <w14:ligatures w14:val="none"/>
          </w:rPr>
          <w:t xml:space="preserve"> Has the same meaning as set forth in subsection 18-12-401(3.5), C.R.S.</w:t>
        </w:r>
      </w:ins>
    </w:p>
    <w:p w14:paraId="6ED918A7" w14:textId="77777777" w:rsidR="00A726C6" w:rsidRPr="00CD4B32" w:rsidRDefault="00A726C6" w:rsidP="00F257C2">
      <w:pPr>
        <w:numPr>
          <w:ilvl w:val="0"/>
          <w:numId w:val="3"/>
        </w:numPr>
        <w:tabs>
          <w:tab w:val="left" w:pos="1080"/>
          <w:tab w:val="left" w:pos="9241"/>
        </w:tabs>
        <w:autoSpaceDE w:val="0"/>
        <w:autoSpaceDN w:val="0"/>
        <w:spacing w:before="229" w:after="120" w:line="360" w:lineRule="auto"/>
        <w:ind w:left="1080" w:hanging="721"/>
        <w:rPr>
          <w:rFonts w:ascii="Arial" w:eastAsia="Arial" w:hAnsi="Arial" w:cs="Arial"/>
          <w:kern w:val="0"/>
          <w14:ligatures w14:val="none"/>
        </w:rPr>
      </w:pPr>
      <w:r w:rsidRPr="00CD4B32">
        <w:rPr>
          <w:rFonts w:ascii="Arial" w:eastAsia="Arial" w:hAnsi="Arial" w:cs="Arial"/>
          <w:kern w:val="0"/>
          <w14:ligatures w14:val="none"/>
        </w:rPr>
        <w:t>“Executive</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means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Department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Revenue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its</w:t>
      </w:r>
      <w:r w:rsidRPr="00CD4B32">
        <w:rPr>
          <w:rFonts w:ascii="Arial" w:eastAsia="Arial" w:hAnsi="Arial" w:cs="Arial"/>
          <w:spacing w:val="-30"/>
          <w:kern w:val="0"/>
          <w14:ligatures w14:val="none"/>
        </w:rPr>
        <w:t xml:space="preserve"> </w:t>
      </w:r>
      <w:r w:rsidRPr="00CD4B32">
        <w:rPr>
          <w:rFonts w:ascii="Arial" w:eastAsia="Arial" w:hAnsi="Arial" w:cs="Arial"/>
          <w:spacing w:val="-2"/>
          <w:kern w:val="0"/>
          <w14:ligatures w14:val="none"/>
        </w:rPr>
        <w:t>designee.</w:t>
      </w:r>
    </w:p>
    <w:p w14:paraId="51DDBBE7" w14:textId="77777777" w:rsidR="00A726C6" w:rsidRPr="00CD4B32" w:rsidRDefault="00A726C6" w:rsidP="00F257C2">
      <w:pPr>
        <w:numPr>
          <w:ilvl w:val="0"/>
          <w:numId w:val="3"/>
        </w:numPr>
        <w:tabs>
          <w:tab w:val="left" w:pos="1079"/>
        </w:tabs>
        <w:autoSpaceDE w:val="0"/>
        <w:autoSpaceDN w:val="0"/>
        <w:spacing w:before="208" w:after="120" w:line="360" w:lineRule="auto"/>
        <w:ind w:right="0" w:hanging="720"/>
        <w:rPr>
          <w:rFonts w:ascii="Arial" w:eastAsia="Arial" w:hAnsi="Arial" w:cs="Arial"/>
          <w:kern w:val="0"/>
          <w14:ligatures w14:val="none"/>
        </w:rPr>
      </w:pPr>
      <w:r w:rsidRPr="00CD4B32">
        <w:rPr>
          <w:rFonts w:ascii="Arial" w:eastAsia="Arial" w:hAnsi="Arial" w:cs="Arial"/>
          <w:kern w:val="0"/>
          <w14:ligatures w14:val="none"/>
        </w:rPr>
        <w:t>“Federal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same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meaning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subsection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 xml:space="preserve">18-12-401(5), </w:t>
      </w:r>
      <w:r w:rsidRPr="00CD4B32">
        <w:rPr>
          <w:rFonts w:ascii="Arial" w:eastAsia="Arial" w:hAnsi="Arial" w:cs="Arial"/>
          <w:spacing w:val="-2"/>
          <w:kern w:val="0"/>
          <w14:ligatures w14:val="none"/>
        </w:rPr>
        <w:t>C.R.S.</w:t>
      </w:r>
    </w:p>
    <w:p w14:paraId="427E6449" w14:textId="77777777" w:rsidR="00A726C6" w:rsidRPr="00CD4B32" w:rsidRDefault="00A726C6" w:rsidP="00F257C2">
      <w:pPr>
        <w:numPr>
          <w:ilvl w:val="0"/>
          <w:numId w:val="3"/>
        </w:numPr>
        <w:tabs>
          <w:tab w:val="left" w:pos="1079"/>
          <w:tab w:val="left" w:pos="9241"/>
        </w:tabs>
        <w:autoSpaceDE w:val="0"/>
        <w:autoSpaceDN w:val="0"/>
        <w:spacing w:before="229" w:after="120" w:line="360" w:lineRule="auto"/>
        <w:ind w:right="0" w:hanging="720"/>
        <w:rPr>
          <w:rFonts w:ascii="Arial" w:eastAsia="Arial" w:hAnsi="Arial" w:cs="Arial"/>
          <w:kern w:val="0"/>
          <w14:ligatures w14:val="none"/>
        </w:rPr>
      </w:pPr>
      <w:r w:rsidRPr="00CD4B32">
        <w:rPr>
          <w:rFonts w:ascii="Arial" w:eastAsia="Arial" w:hAnsi="Arial" w:cs="Arial"/>
          <w:kern w:val="0"/>
          <w14:ligatures w14:val="none"/>
        </w:rPr>
        <w:t>“Firearm”</w:t>
      </w:r>
      <w:r w:rsidRPr="00CD4B32">
        <w:rPr>
          <w:rFonts w:ascii="Arial" w:eastAsia="Arial" w:hAnsi="Arial" w:cs="Arial"/>
          <w:spacing w:val="-13"/>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same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meaning</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subsection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18-12-101(</w:t>
      </w:r>
      <w:proofErr w:type="gramStart"/>
      <w:r w:rsidRPr="00CD4B32">
        <w:rPr>
          <w:rFonts w:ascii="Arial" w:eastAsia="Arial" w:hAnsi="Arial" w:cs="Arial"/>
          <w:kern w:val="0"/>
          <w14:ligatures w14:val="none"/>
        </w:rPr>
        <w:t>1)(</w:t>
      </w:r>
      <w:proofErr w:type="gramEnd"/>
      <w:r w:rsidRPr="00CD4B32">
        <w:rPr>
          <w:rFonts w:ascii="Arial" w:eastAsia="Arial" w:hAnsi="Arial" w:cs="Arial"/>
          <w:kern w:val="0"/>
          <w14:ligatures w14:val="none"/>
        </w:rPr>
        <w:t>b.7),</w:t>
      </w:r>
      <w:r w:rsidRPr="00CD4B32">
        <w:rPr>
          <w:rFonts w:ascii="Arial" w:eastAsia="Arial" w:hAnsi="Arial" w:cs="Arial"/>
          <w:spacing w:val="-18"/>
          <w:kern w:val="0"/>
          <w14:ligatures w14:val="none"/>
        </w:rPr>
        <w:t xml:space="preserve"> </w:t>
      </w:r>
      <w:r w:rsidRPr="00CD4B32">
        <w:rPr>
          <w:rFonts w:ascii="Arial" w:eastAsia="Arial" w:hAnsi="Arial" w:cs="Arial"/>
          <w:spacing w:val="-2"/>
          <w:kern w:val="0"/>
          <w14:ligatures w14:val="none"/>
        </w:rPr>
        <w:t>C.R.S.</w:t>
      </w:r>
    </w:p>
    <w:p w14:paraId="1A9ACECE" w14:textId="77777777" w:rsidR="00A726C6" w:rsidRPr="00CD4B32" w:rsidRDefault="00A726C6" w:rsidP="00F257C2">
      <w:pPr>
        <w:numPr>
          <w:ilvl w:val="0"/>
          <w:numId w:val="3"/>
        </w:numPr>
        <w:tabs>
          <w:tab w:val="left" w:pos="1079"/>
          <w:tab w:val="left" w:pos="9241"/>
        </w:tabs>
        <w:autoSpaceDE w:val="0"/>
        <w:autoSpaceDN w:val="0"/>
        <w:spacing w:before="229" w:after="120" w:line="360" w:lineRule="auto"/>
        <w:ind w:left="1080" w:hanging="720"/>
        <w:rPr>
          <w:rFonts w:ascii="Arial" w:eastAsia="Arial" w:hAnsi="Arial" w:cs="Arial"/>
          <w:kern w:val="0"/>
          <w14:ligatures w14:val="none"/>
        </w:rPr>
      </w:pPr>
      <w:r w:rsidRPr="00CD4B32">
        <w:rPr>
          <w:rFonts w:ascii="Arial" w:eastAsia="Arial" w:hAnsi="Arial" w:cs="Arial"/>
          <w:kern w:val="0"/>
          <w14:ligatures w14:val="none"/>
        </w:rPr>
        <w:t>“Gunsmith”</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same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meaning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subsection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18</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U.S.C.</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27"/>
          <w:kern w:val="0"/>
          <w14:ligatures w14:val="none"/>
        </w:rPr>
        <w:t xml:space="preserve"> </w:t>
      </w:r>
      <w:r w:rsidRPr="00CD4B32">
        <w:rPr>
          <w:rFonts w:ascii="Arial" w:eastAsia="Arial" w:hAnsi="Arial" w:cs="Arial"/>
          <w:spacing w:val="-2"/>
          <w:kern w:val="0"/>
          <w14:ligatures w14:val="none"/>
        </w:rPr>
        <w:t>921(a)(11)(B).</w:t>
      </w:r>
    </w:p>
    <w:p w14:paraId="53627DE7" w14:textId="77777777" w:rsidR="00A726C6" w:rsidRPr="00CD4B32" w:rsidRDefault="00A726C6" w:rsidP="00F257C2">
      <w:pPr>
        <w:numPr>
          <w:ilvl w:val="0"/>
          <w:numId w:val="3"/>
        </w:numPr>
        <w:tabs>
          <w:tab w:val="left" w:pos="1079"/>
          <w:tab w:val="left" w:pos="9241"/>
        </w:tabs>
        <w:autoSpaceDE w:val="0"/>
        <w:autoSpaceDN w:val="0"/>
        <w:spacing w:before="229" w:after="120" w:line="360" w:lineRule="auto"/>
        <w:ind w:left="1080" w:right="648" w:hanging="720"/>
        <w:rPr>
          <w:rFonts w:ascii="Arial" w:eastAsia="Arial" w:hAnsi="Arial" w:cs="Arial"/>
          <w:kern w:val="0"/>
          <w14:ligatures w14:val="none"/>
        </w:rPr>
      </w:pPr>
      <w:r w:rsidRPr="00CD4B32">
        <w:rPr>
          <w:rFonts w:ascii="Arial" w:eastAsia="Arial" w:hAnsi="Arial" w:cs="Arial"/>
          <w:kern w:val="0"/>
          <w14:ligatures w14:val="none"/>
        </w:rPr>
        <w:lastRenderedPageBreak/>
        <w:t>“Knowingly”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“Willful”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when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respect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result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her,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their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conduct,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 aware that his, her, or their conduct is practically certain to cause the</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result.</w:t>
      </w:r>
    </w:p>
    <w:p w14:paraId="245F240C" w14:textId="0DDB0723" w:rsidR="00AA5584" w:rsidRPr="00CD4B32" w:rsidRDefault="00A726C6" w:rsidP="00F257C2">
      <w:pPr>
        <w:numPr>
          <w:ilvl w:val="0"/>
          <w:numId w:val="3"/>
        </w:numPr>
        <w:tabs>
          <w:tab w:val="left" w:pos="1079"/>
          <w:tab w:val="left" w:pos="9241"/>
        </w:tabs>
        <w:autoSpaceDE w:val="0"/>
        <w:autoSpaceDN w:val="0"/>
        <w:spacing w:before="229" w:after="120" w:line="360" w:lineRule="auto"/>
        <w:ind w:hanging="720"/>
        <w:rPr>
          <w:ins w:id="37" w:author="Barriskill, Bianca" w:date="2026-08-24T16:02:00Z" w16du:dateUtc="2026-08-24T22:02:00Z"/>
          <w:rFonts w:ascii="Arial" w:eastAsia="Arial" w:hAnsi="Arial" w:cs="Arial"/>
          <w:kern w:val="0"/>
          <w14:ligatures w14:val="none"/>
          <w:rPrChange w:id="38" w:author="Barriskill, Bianca" w:date="2026-08-24T16:02:00Z" w16du:dateUtc="2026-08-24T22:02:00Z">
            <w:rPr>
              <w:ins w:id="39" w:author="Barriskill, Bianca" w:date="2026-08-24T16:02:00Z" w16du:dateUtc="2026-08-24T22:02:00Z"/>
              <w:rFonts w:ascii="Arial" w:eastAsia="Arial" w:hAnsi="Arial" w:cs="Arial"/>
              <w:spacing w:val="-2"/>
              <w:kern w:val="0"/>
              <w:sz w:val="20"/>
              <w:szCs w:val="22"/>
              <w14:ligatures w14:val="none"/>
            </w:rPr>
          </w:rPrChange>
        </w:rPr>
      </w:pPr>
      <w:del w:id="40" w:author="Barriskill, Bianca" w:date="2026-08-24T16:02:00Z" w16du:dateUtc="2026-08-24T22:02:00Z">
        <w:r w:rsidRPr="00CD4B32" w:rsidDel="00AA5584">
          <w:rPr>
            <w:rFonts w:ascii="Arial" w:eastAsia="Arial" w:hAnsi="Arial" w:cs="Arial"/>
            <w:kern w:val="0"/>
            <w14:ligatures w14:val="none"/>
          </w:rPr>
          <w:delText>“Locking</w:delText>
        </w:r>
        <w:r w:rsidRPr="00CD4B32" w:rsidDel="00AA5584">
          <w:rPr>
            <w:rFonts w:ascii="Arial" w:eastAsia="Arial" w:hAnsi="Arial" w:cs="Arial"/>
            <w:spacing w:val="-11"/>
            <w:kern w:val="0"/>
            <w14:ligatures w14:val="none"/>
          </w:rPr>
          <w:delText xml:space="preserve"> </w:delText>
        </w:r>
        <w:r w:rsidRPr="00CD4B32" w:rsidDel="00AA5584">
          <w:rPr>
            <w:rFonts w:ascii="Arial" w:eastAsia="Arial" w:hAnsi="Arial" w:cs="Arial"/>
            <w:kern w:val="0"/>
            <w14:ligatures w14:val="none"/>
          </w:rPr>
          <w:delText>Device”</w:delText>
        </w:r>
        <w:r w:rsidRPr="00CD4B32" w:rsidDel="00AA5584">
          <w:rPr>
            <w:rFonts w:ascii="Arial" w:eastAsia="Arial" w:hAnsi="Arial" w:cs="Arial"/>
            <w:spacing w:val="-7"/>
            <w:kern w:val="0"/>
            <w14:ligatures w14:val="none"/>
          </w:rPr>
          <w:delText xml:space="preserve"> </w:delText>
        </w:r>
        <w:r w:rsidRPr="00CD4B32" w:rsidDel="00AA5584">
          <w:rPr>
            <w:rFonts w:ascii="Arial" w:eastAsia="Arial" w:hAnsi="Arial" w:cs="Arial"/>
            <w:kern w:val="0"/>
            <w14:ligatures w14:val="none"/>
          </w:rPr>
          <w:delText>has</w:delText>
        </w:r>
        <w:r w:rsidRPr="00CD4B32" w:rsidDel="00AA5584">
          <w:rPr>
            <w:rFonts w:ascii="Arial" w:eastAsia="Arial" w:hAnsi="Arial" w:cs="Arial"/>
            <w:spacing w:val="-6"/>
            <w:kern w:val="0"/>
            <w14:ligatures w14:val="none"/>
          </w:rPr>
          <w:delText xml:space="preserve"> </w:delText>
        </w:r>
        <w:r w:rsidRPr="00CD4B32" w:rsidDel="00AA5584">
          <w:rPr>
            <w:rFonts w:ascii="Arial" w:eastAsia="Arial" w:hAnsi="Arial" w:cs="Arial"/>
            <w:kern w:val="0"/>
            <w14:ligatures w14:val="none"/>
          </w:rPr>
          <w:delText>the</w:delText>
        </w:r>
        <w:r w:rsidRPr="00CD4B32" w:rsidDel="00AA5584">
          <w:rPr>
            <w:rFonts w:ascii="Arial" w:eastAsia="Arial" w:hAnsi="Arial" w:cs="Arial"/>
            <w:spacing w:val="-7"/>
            <w:kern w:val="0"/>
            <w14:ligatures w14:val="none"/>
          </w:rPr>
          <w:delText xml:space="preserve"> </w:delText>
        </w:r>
        <w:r w:rsidRPr="00CD4B32" w:rsidDel="00AA5584">
          <w:rPr>
            <w:rFonts w:ascii="Arial" w:eastAsia="Arial" w:hAnsi="Arial" w:cs="Arial"/>
            <w:kern w:val="0"/>
            <w14:ligatures w14:val="none"/>
          </w:rPr>
          <w:delText>same</w:delText>
        </w:r>
        <w:r w:rsidRPr="00CD4B32" w:rsidDel="00AA5584">
          <w:rPr>
            <w:rFonts w:ascii="Arial" w:eastAsia="Arial" w:hAnsi="Arial" w:cs="Arial"/>
            <w:spacing w:val="-6"/>
            <w:kern w:val="0"/>
            <w14:ligatures w14:val="none"/>
          </w:rPr>
          <w:delText xml:space="preserve"> </w:delText>
        </w:r>
        <w:r w:rsidRPr="00CD4B32" w:rsidDel="00AA5584">
          <w:rPr>
            <w:rFonts w:ascii="Arial" w:eastAsia="Arial" w:hAnsi="Arial" w:cs="Arial"/>
            <w:kern w:val="0"/>
            <w14:ligatures w14:val="none"/>
          </w:rPr>
          <w:delText>meaning</w:delText>
        </w:r>
        <w:r w:rsidRPr="00CD4B32" w:rsidDel="00AA5584">
          <w:rPr>
            <w:rFonts w:ascii="Arial" w:eastAsia="Arial" w:hAnsi="Arial" w:cs="Arial"/>
            <w:spacing w:val="-7"/>
            <w:kern w:val="0"/>
            <w14:ligatures w14:val="none"/>
          </w:rPr>
          <w:delText xml:space="preserve"> </w:delText>
        </w:r>
        <w:r w:rsidRPr="00CD4B32" w:rsidDel="00AA5584">
          <w:rPr>
            <w:rFonts w:ascii="Arial" w:eastAsia="Arial" w:hAnsi="Arial" w:cs="Arial"/>
            <w:kern w:val="0"/>
            <w14:ligatures w14:val="none"/>
          </w:rPr>
          <w:delText>as</w:delText>
        </w:r>
        <w:r w:rsidRPr="00CD4B32" w:rsidDel="00AA5584">
          <w:rPr>
            <w:rFonts w:ascii="Arial" w:eastAsia="Arial" w:hAnsi="Arial" w:cs="Arial"/>
            <w:spacing w:val="-6"/>
            <w:kern w:val="0"/>
            <w14:ligatures w14:val="none"/>
          </w:rPr>
          <w:delText xml:space="preserve"> </w:delText>
        </w:r>
        <w:r w:rsidRPr="00CD4B32" w:rsidDel="00AA5584">
          <w:rPr>
            <w:rFonts w:ascii="Arial" w:eastAsia="Arial" w:hAnsi="Arial" w:cs="Arial"/>
            <w:kern w:val="0"/>
            <w14:ligatures w14:val="none"/>
          </w:rPr>
          <w:delText>set</w:delText>
        </w:r>
        <w:r w:rsidRPr="00CD4B32" w:rsidDel="00AA5584">
          <w:rPr>
            <w:rFonts w:ascii="Arial" w:eastAsia="Arial" w:hAnsi="Arial" w:cs="Arial"/>
            <w:spacing w:val="-6"/>
            <w:kern w:val="0"/>
            <w14:ligatures w14:val="none"/>
          </w:rPr>
          <w:delText xml:space="preserve"> </w:delText>
        </w:r>
        <w:r w:rsidRPr="00CD4B32" w:rsidDel="00AA5584">
          <w:rPr>
            <w:rFonts w:ascii="Arial" w:eastAsia="Arial" w:hAnsi="Arial" w:cs="Arial"/>
            <w:kern w:val="0"/>
            <w14:ligatures w14:val="none"/>
          </w:rPr>
          <w:delText>forth</w:delText>
        </w:r>
        <w:r w:rsidRPr="00CD4B32" w:rsidDel="00AA5584">
          <w:rPr>
            <w:rFonts w:ascii="Arial" w:eastAsia="Arial" w:hAnsi="Arial" w:cs="Arial"/>
            <w:spacing w:val="-5"/>
            <w:kern w:val="0"/>
            <w14:ligatures w14:val="none"/>
          </w:rPr>
          <w:delText xml:space="preserve"> </w:delText>
        </w:r>
        <w:r w:rsidRPr="00CD4B32" w:rsidDel="00AA5584">
          <w:rPr>
            <w:rFonts w:ascii="Arial" w:eastAsia="Arial" w:hAnsi="Arial" w:cs="Arial"/>
            <w:kern w:val="0"/>
            <w14:ligatures w14:val="none"/>
          </w:rPr>
          <w:delText>in</w:delText>
        </w:r>
        <w:r w:rsidRPr="00CD4B32" w:rsidDel="00AA5584">
          <w:rPr>
            <w:rFonts w:ascii="Arial" w:eastAsia="Arial" w:hAnsi="Arial" w:cs="Arial"/>
            <w:spacing w:val="-7"/>
            <w:kern w:val="0"/>
            <w14:ligatures w14:val="none"/>
          </w:rPr>
          <w:delText xml:space="preserve"> </w:delText>
        </w:r>
        <w:r w:rsidRPr="00CD4B32" w:rsidDel="00AA5584">
          <w:rPr>
            <w:rFonts w:ascii="Arial" w:eastAsia="Arial" w:hAnsi="Arial" w:cs="Arial"/>
            <w:kern w:val="0"/>
            <w14:ligatures w14:val="none"/>
          </w:rPr>
          <w:delText>subsection</w:delText>
        </w:r>
        <w:r w:rsidRPr="00CD4B32" w:rsidDel="00AA5584">
          <w:rPr>
            <w:rFonts w:ascii="Arial" w:eastAsia="Arial" w:hAnsi="Arial" w:cs="Arial"/>
            <w:spacing w:val="-8"/>
            <w:kern w:val="0"/>
            <w14:ligatures w14:val="none"/>
          </w:rPr>
          <w:delText xml:space="preserve"> </w:delText>
        </w:r>
        <w:r w:rsidRPr="00CD4B32" w:rsidDel="00AA5584">
          <w:rPr>
            <w:rFonts w:ascii="Arial" w:eastAsia="Arial" w:hAnsi="Arial" w:cs="Arial"/>
            <w:kern w:val="0"/>
            <w14:ligatures w14:val="none"/>
          </w:rPr>
          <w:delText>18-12-101(f.5),</w:delText>
        </w:r>
        <w:r w:rsidRPr="00CD4B32" w:rsidDel="00AA5584">
          <w:rPr>
            <w:rFonts w:ascii="Arial" w:eastAsia="Arial" w:hAnsi="Arial" w:cs="Arial"/>
            <w:spacing w:val="-23"/>
            <w:kern w:val="0"/>
            <w14:ligatures w14:val="none"/>
          </w:rPr>
          <w:delText xml:space="preserve"> </w:delText>
        </w:r>
        <w:r w:rsidRPr="00CD4B32" w:rsidDel="00AA5584">
          <w:rPr>
            <w:rFonts w:ascii="Arial" w:eastAsia="Arial" w:hAnsi="Arial" w:cs="Arial"/>
            <w:spacing w:val="-2"/>
            <w:kern w:val="0"/>
            <w14:ligatures w14:val="none"/>
          </w:rPr>
          <w:delText>C.R.S.</w:delText>
        </w:r>
      </w:del>
      <w:ins w:id="41" w:author="Barriskill, Bianca" w:date="2026-08-24T16:02:00Z" w16du:dateUtc="2026-08-24T22:02:00Z">
        <w:r w:rsidR="00AA5584" w:rsidRPr="00CD4B32">
          <w:rPr>
            <w:rFonts w:ascii="Arial" w:eastAsia="Arial" w:hAnsi="Arial" w:cs="Arial"/>
            <w:spacing w:val="-2"/>
            <w:kern w:val="0"/>
            <w14:ligatures w14:val="none"/>
          </w:rPr>
          <w:t xml:space="preserve"> “Large Capacity Magazine” has the same meaning set forth in subsection 18-12-301, C.R.S.</w:t>
        </w:r>
      </w:ins>
    </w:p>
    <w:p w14:paraId="36A4D49A" w14:textId="04E77D7F" w:rsidR="00AA5584" w:rsidRPr="00CD4B32" w:rsidRDefault="00AA5584" w:rsidP="00F257C2">
      <w:pPr>
        <w:numPr>
          <w:ilvl w:val="0"/>
          <w:numId w:val="3"/>
        </w:numPr>
        <w:tabs>
          <w:tab w:val="left" w:pos="1079"/>
          <w:tab w:val="left" w:pos="9241"/>
        </w:tabs>
        <w:autoSpaceDE w:val="0"/>
        <w:autoSpaceDN w:val="0"/>
        <w:spacing w:before="229" w:after="120" w:line="360" w:lineRule="auto"/>
        <w:ind w:hanging="720"/>
        <w:rPr>
          <w:rFonts w:ascii="Arial" w:eastAsia="Arial" w:hAnsi="Arial" w:cs="Arial"/>
          <w:kern w:val="0"/>
          <w14:ligatures w14:val="none"/>
        </w:rPr>
      </w:pPr>
      <w:ins w:id="42" w:author="Barriskill, Bianca" w:date="2026-08-24T16:05:00Z" w16du:dateUtc="2026-08-24T22:05:00Z">
        <w:r w:rsidRPr="00CD4B32">
          <w:rPr>
            <w:rFonts w:ascii="Arial" w:hAnsi="Arial" w:cs="Arial"/>
            <w:color w:val="000000"/>
          </w:rPr>
          <w:t>“Locking Device” has the same meaning as set forth in subsection 18-12-101(f.5), C.R.S.</w:t>
        </w:r>
      </w:ins>
    </w:p>
    <w:p w14:paraId="10D22E2C" w14:textId="5072B10F" w:rsidR="00255931" w:rsidRPr="00CD4B32" w:rsidRDefault="00A726C6" w:rsidP="00F257C2">
      <w:pPr>
        <w:numPr>
          <w:ilvl w:val="0"/>
          <w:numId w:val="3"/>
        </w:numPr>
        <w:tabs>
          <w:tab w:val="left" w:pos="1079"/>
          <w:tab w:val="left" w:pos="9241"/>
        </w:tabs>
        <w:autoSpaceDE w:val="0"/>
        <w:autoSpaceDN w:val="0"/>
        <w:spacing w:before="229" w:after="120" w:line="360" w:lineRule="auto"/>
        <w:ind w:left="1080" w:right="518" w:hanging="720"/>
        <w:rPr>
          <w:ins w:id="43" w:author="Barriskill, Bianca" w:date="2026-08-24T16:30:00Z" w16du:dateUtc="2026-08-24T22:30:00Z"/>
          <w:rFonts w:ascii="Arial" w:eastAsia="Arial" w:hAnsi="Arial" w:cs="Arial"/>
          <w:kern w:val="0"/>
          <w14:ligatures w14:val="none"/>
        </w:rPr>
      </w:pPr>
      <w:r w:rsidRPr="00CD4B32">
        <w:rPr>
          <w:rFonts w:ascii="Arial" w:eastAsia="Arial" w:hAnsi="Arial" w:cs="Arial"/>
          <w:kern w:val="0"/>
          <w14:ligatures w14:val="none"/>
        </w:rPr>
        <w:t>“Responsible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del w:id="44" w:author="Barriskill, Bianca" w:date="2026-08-24T16:05:00Z" w16du:dateUtc="2026-08-24T22:05:00Z">
        <w:r w:rsidRPr="00CD4B32" w:rsidDel="00AA5584">
          <w:rPr>
            <w:rFonts w:ascii="Arial" w:eastAsia="Arial" w:hAnsi="Arial" w:cs="Arial"/>
            <w:kern w:val="0"/>
            <w14:ligatures w14:val="none"/>
          </w:rPr>
          <w:delText>means</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any</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individual</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possessing,</w:delText>
        </w:r>
        <w:r w:rsidRPr="00CD4B32" w:rsidDel="00AA5584">
          <w:rPr>
            <w:rFonts w:ascii="Arial" w:eastAsia="Arial" w:hAnsi="Arial" w:cs="Arial"/>
            <w:spacing w:val="-5"/>
            <w:kern w:val="0"/>
            <w14:ligatures w14:val="none"/>
          </w:rPr>
          <w:delText xml:space="preserve"> </w:delText>
        </w:r>
        <w:r w:rsidRPr="00CD4B32" w:rsidDel="00AA5584">
          <w:rPr>
            <w:rFonts w:ascii="Arial" w:eastAsia="Arial" w:hAnsi="Arial" w:cs="Arial"/>
            <w:kern w:val="0"/>
            <w14:ligatures w14:val="none"/>
          </w:rPr>
          <w:delText>directly</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or</w:delText>
        </w:r>
        <w:r w:rsidRPr="00CD4B32" w:rsidDel="00AA5584">
          <w:rPr>
            <w:rFonts w:ascii="Arial" w:eastAsia="Arial" w:hAnsi="Arial" w:cs="Arial"/>
            <w:spacing w:val="-2"/>
            <w:kern w:val="0"/>
            <w14:ligatures w14:val="none"/>
          </w:rPr>
          <w:delText xml:space="preserve"> </w:delText>
        </w:r>
        <w:r w:rsidRPr="00CD4B32" w:rsidDel="00AA5584">
          <w:rPr>
            <w:rFonts w:ascii="Arial" w:eastAsia="Arial" w:hAnsi="Arial" w:cs="Arial"/>
            <w:kern w:val="0"/>
            <w14:ligatures w14:val="none"/>
          </w:rPr>
          <w:delText>indirectly,</w:delText>
        </w:r>
        <w:r w:rsidRPr="00CD4B32" w:rsidDel="00AA5584">
          <w:rPr>
            <w:rFonts w:ascii="Arial" w:eastAsia="Arial" w:hAnsi="Arial" w:cs="Arial"/>
            <w:spacing w:val="-5"/>
            <w:kern w:val="0"/>
            <w14:ligatures w14:val="none"/>
          </w:rPr>
          <w:delText xml:space="preserve"> </w:delText>
        </w:r>
        <w:r w:rsidRPr="00CD4B32" w:rsidDel="00AA5584">
          <w:rPr>
            <w:rFonts w:ascii="Arial" w:eastAsia="Arial" w:hAnsi="Arial" w:cs="Arial"/>
            <w:kern w:val="0"/>
            <w14:ligatures w14:val="none"/>
          </w:rPr>
          <w:delText>the</w:delText>
        </w:r>
        <w:r w:rsidRPr="00CD4B32" w:rsidDel="00AA5584">
          <w:rPr>
            <w:rFonts w:ascii="Arial" w:eastAsia="Arial" w:hAnsi="Arial" w:cs="Arial"/>
            <w:spacing w:val="-3"/>
            <w:kern w:val="0"/>
            <w14:ligatures w14:val="none"/>
          </w:rPr>
          <w:delText xml:space="preserve"> </w:delText>
        </w:r>
        <w:r w:rsidRPr="00CD4B32" w:rsidDel="00AA5584">
          <w:rPr>
            <w:rFonts w:ascii="Arial" w:eastAsia="Arial" w:hAnsi="Arial" w:cs="Arial"/>
            <w:kern w:val="0"/>
            <w14:ligatures w14:val="none"/>
          </w:rPr>
          <w:delText>power</w:delText>
        </w:r>
        <w:r w:rsidRPr="00CD4B32" w:rsidDel="00AA5584">
          <w:rPr>
            <w:rFonts w:ascii="Arial" w:eastAsia="Arial" w:hAnsi="Arial" w:cs="Arial"/>
            <w:spacing w:val="-4"/>
            <w:kern w:val="0"/>
            <w14:ligatures w14:val="none"/>
          </w:rPr>
          <w:delText xml:space="preserve"> </w:delText>
        </w:r>
        <w:r w:rsidRPr="00CD4B32" w:rsidDel="00AA5584">
          <w:rPr>
            <w:rFonts w:ascii="Arial" w:eastAsia="Arial" w:hAnsi="Arial" w:cs="Arial"/>
            <w:kern w:val="0"/>
            <w14:ligatures w14:val="none"/>
          </w:rPr>
          <w:delText>to</w:delText>
        </w:r>
        <w:r w:rsidRPr="00CD4B32" w:rsidDel="00AA5584">
          <w:rPr>
            <w:rFonts w:ascii="Arial" w:eastAsia="Arial" w:hAnsi="Arial" w:cs="Arial"/>
            <w:spacing w:val="-5"/>
            <w:kern w:val="0"/>
            <w14:ligatures w14:val="none"/>
          </w:rPr>
          <w:delText xml:space="preserve"> </w:delText>
        </w:r>
        <w:r w:rsidRPr="00CD4B32" w:rsidDel="00AA5584">
          <w:rPr>
            <w:rFonts w:ascii="Arial" w:eastAsia="Arial" w:hAnsi="Arial" w:cs="Arial"/>
            <w:kern w:val="0"/>
            <w14:ligatures w14:val="none"/>
          </w:rPr>
          <w:delText>direct or cause the direction of the management, policies, and practices of the business, Corporation, Partnership, or Association insofar as they pertain to Firearms.</w:delText>
        </w:r>
      </w:del>
      <w:ins w:id="45" w:author="Barriskill, Bianca" w:date="2026-08-24T16:06:00Z" w16du:dateUtc="2026-08-24T22:06:00Z">
        <w:r w:rsidR="00AA5584" w:rsidRPr="00CD4B32">
          <w:rPr>
            <w:rFonts w:ascii="Arial" w:eastAsia="Arial" w:hAnsi="Arial" w:cs="Arial"/>
            <w:kern w:val="0"/>
            <w14:ligatures w14:val="none"/>
          </w:rPr>
          <w:t xml:space="preserve"> </w:t>
        </w:r>
      </w:ins>
      <w:ins w:id="46" w:author="Barriskill, Bianca" w:date="2026-08-24T16:27:00Z" w16du:dateUtc="2026-08-24T22:27:00Z">
        <w:r w:rsidR="00255931" w:rsidRPr="00CD4B32">
          <w:rPr>
            <w:rFonts w:ascii="Arial" w:eastAsia="Arial" w:hAnsi="Arial" w:cs="Arial"/>
            <w:kern w:val="0"/>
            <w14:ligatures w14:val="none"/>
          </w:rPr>
          <w:t>h</w:t>
        </w:r>
      </w:ins>
      <w:ins w:id="47" w:author="Barriskill, Bianca" w:date="2026-08-24T16:20:00Z" w16du:dateUtc="2026-08-24T22:20:00Z">
        <w:r w:rsidR="00255931" w:rsidRPr="00CD4B32">
          <w:rPr>
            <w:rFonts w:ascii="Arial" w:eastAsia="Arial" w:hAnsi="Arial" w:cs="Arial"/>
            <w:kern w:val="0"/>
            <w14:ligatures w14:val="none"/>
          </w:rPr>
          <w:t xml:space="preserve">as the meaning set forth </w:t>
        </w:r>
      </w:ins>
      <w:ins w:id="48" w:author="Barriskill, Bianca" w:date="2026-08-24T16:26:00Z" w16du:dateUtc="2026-08-24T22:26:00Z">
        <w:r w:rsidR="00255931" w:rsidRPr="00CD4B32">
          <w:rPr>
            <w:rFonts w:ascii="Arial" w:eastAsia="Arial" w:hAnsi="Arial" w:cs="Arial"/>
            <w:kern w:val="0"/>
            <w14:ligatures w14:val="none"/>
          </w:rPr>
          <w:t>in 27 CFR 478.11.</w:t>
        </w:r>
      </w:ins>
    </w:p>
    <w:p w14:paraId="381ECE04" w14:textId="0238A57B" w:rsidR="00255931" w:rsidRPr="00CD4B32" w:rsidRDefault="00255931" w:rsidP="00F257C2">
      <w:pPr>
        <w:numPr>
          <w:ilvl w:val="0"/>
          <w:numId w:val="3"/>
        </w:numPr>
        <w:tabs>
          <w:tab w:val="left" w:pos="1079"/>
          <w:tab w:val="left" w:pos="9241"/>
        </w:tabs>
        <w:autoSpaceDE w:val="0"/>
        <w:autoSpaceDN w:val="0"/>
        <w:spacing w:before="229" w:after="120" w:line="360" w:lineRule="auto"/>
        <w:ind w:left="1080" w:right="518" w:hanging="720"/>
        <w:rPr>
          <w:rFonts w:ascii="Arial" w:eastAsia="Arial" w:hAnsi="Arial" w:cs="Arial"/>
          <w:kern w:val="0"/>
          <w14:ligatures w14:val="none"/>
        </w:rPr>
      </w:pPr>
      <w:ins w:id="49" w:author="Barriskill, Bianca" w:date="2026-08-24T16:28:00Z" w16du:dateUtc="2026-08-24T22:28:00Z">
        <w:r w:rsidRPr="00CD4B32">
          <w:rPr>
            <w:rFonts w:ascii="Arial" w:eastAsia="Arial" w:hAnsi="Arial" w:cs="Arial"/>
            <w:kern w:val="0"/>
            <w14:ligatures w14:val="none"/>
          </w:rPr>
          <w:t>“Retail Transaction” means all firearms or transfers conducted pursuant to sections 18-12</w:t>
        </w:r>
        <w:r w:rsidR="0026446D" w:rsidRPr="00CD4B32">
          <w:rPr>
            <w:rFonts w:ascii="Arial" w:eastAsia="Arial" w:hAnsi="Arial" w:cs="Arial"/>
            <w:kern w:val="0"/>
            <w14:ligatures w14:val="none"/>
          </w:rPr>
          <w:t>-112, 18-12-112.5, or 18-12-506, C.R.S,</w:t>
        </w:r>
      </w:ins>
      <w:ins w:id="50" w:author="Barriskill, Bianca" w:date="2026-08-24T16:29:00Z" w16du:dateUtc="2026-08-24T22:29:00Z">
        <w:r w:rsidR="0026446D" w:rsidRPr="00CD4B32">
          <w:rPr>
            <w:rFonts w:ascii="Arial" w:eastAsia="Arial" w:hAnsi="Arial" w:cs="Arial"/>
            <w:kern w:val="0"/>
            <w14:ligatures w14:val="none"/>
          </w:rPr>
          <w:t xml:space="preserve"> to a person who is not licenses as a federal firearms licensee.</w:t>
        </w:r>
      </w:ins>
    </w:p>
    <w:p w14:paraId="415D3596" w14:textId="77777777" w:rsidR="00A726C6" w:rsidRPr="00CD4B32" w:rsidRDefault="00A726C6" w:rsidP="00F257C2">
      <w:pPr>
        <w:numPr>
          <w:ilvl w:val="0"/>
          <w:numId w:val="3"/>
        </w:numPr>
        <w:tabs>
          <w:tab w:val="left" w:pos="1079"/>
          <w:tab w:val="left" w:pos="9241"/>
        </w:tabs>
        <w:autoSpaceDE w:val="0"/>
        <w:autoSpaceDN w:val="0"/>
        <w:spacing w:before="229" w:after="120" w:line="360" w:lineRule="auto"/>
        <w:ind w:left="1080" w:hanging="720"/>
        <w:rPr>
          <w:ins w:id="51" w:author="Barriskill, Bianca" w:date="2026-08-24T16:30:00Z" w16du:dateUtc="2026-08-24T22:30:00Z"/>
          <w:rFonts w:ascii="Arial" w:eastAsia="Arial" w:hAnsi="Arial" w:cs="Arial"/>
          <w:kern w:val="0"/>
          <w14:ligatures w14:val="none"/>
          <w:rPrChange w:id="52" w:author="Barriskill, Bianca" w:date="2026-08-24T16:30:00Z" w16du:dateUtc="2026-08-24T22:30:00Z">
            <w:rPr>
              <w:ins w:id="53" w:author="Barriskill, Bianca" w:date="2026-08-24T16:30:00Z" w16du:dateUtc="2026-08-24T22:30:00Z"/>
              <w:rFonts w:ascii="Arial" w:eastAsia="Arial" w:hAnsi="Arial" w:cs="Arial"/>
              <w:spacing w:val="-2"/>
              <w:kern w:val="0"/>
              <w:sz w:val="20"/>
              <w:szCs w:val="22"/>
              <w14:ligatures w14:val="none"/>
            </w:rPr>
          </w:rPrChange>
        </w:rPr>
      </w:pPr>
      <w:r w:rsidRPr="00CD4B32">
        <w:rPr>
          <w:rFonts w:ascii="Arial" w:eastAsia="Arial" w:hAnsi="Arial" w:cs="Arial"/>
          <w:kern w:val="0"/>
          <w14:ligatures w14:val="none"/>
        </w:rPr>
        <w:t>“State</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same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meaning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18-12-401(6),</w:t>
      </w:r>
      <w:r w:rsidRPr="00CD4B32">
        <w:rPr>
          <w:rFonts w:ascii="Arial" w:eastAsia="Arial" w:hAnsi="Arial" w:cs="Arial"/>
          <w:spacing w:val="-15"/>
          <w:kern w:val="0"/>
          <w14:ligatures w14:val="none"/>
        </w:rPr>
        <w:t xml:space="preserve"> </w:t>
      </w:r>
      <w:r w:rsidRPr="00CD4B32">
        <w:rPr>
          <w:rFonts w:ascii="Arial" w:eastAsia="Arial" w:hAnsi="Arial" w:cs="Arial"/>
          <w:spacing w:val="-2"/>
          <w:kern w:val="0"/>
          <w14:ligatures w14:val="none"/>
        </w:rPr>
        <w:t>C.R.S.</w:t>
      </w:r>
    </w:p>
    <w:p w14:paraId="38A79B72" w14:textId="2CFAD1F1" w:rsidR="0026446D" w:rsidRPr="00CD4B32" w:rsidRDefault="0026446D" w:rsidP="00F257C2">
      <w:pPr>
        <w:numPr>
          <w:ilvl w:val="0"/>
          <w:numId w:val="3"/>
        </w:numPr>
        <w:tabs>
          <w:tab w:val="left" w:pos="1079"/>
          <w:tab w:val="left" w:pos="9241"/>
        </w:tabs>
        <w:autoSpaceDE w:val="0"/>
        <w:autoSpaceDN w:val="0"/>
        <w:spacing w:after="120" w:line="360" w:lineRule="auto"/>
        <w:rPr>
          <w:rFonts w:ascii="Arial" w:eastAsia="Arial" w:hAnsi="Arial" w:cs="Arial"/>
          <w:kern w:val="0"/>
          <w14:ligatures w14:val="none"/>
        </w:rPr>
      </w:pPr>
      <w:ins w:id="54" w:author="Barriskill, Bianca" w:date="2026-08-24T16:29:00Z" w16du:dateUtc="2026-08-24T22:29:00Z">
        <w:r w:rsidRPr="00CD4B32">
          <w:rPr>
            <w:rFonts w:ascii="Arial" w:eastAsia="Arial" w:hAnsi="Arial" w:cs="Arial"/>
            <w:spacing w:val="-2"/>
            <w:kern w:val="0"/>
            <w14:ligatures w14:val="none"/>
          </w:rPr>
          <w:t>“Transfer” has the meaning set forth in Subsection 24-33.5-424(1</w:t>
        </w:r>
      </w:ins>
      <w:ins w:id="55" w:author="Barriskill, Bianca" w:date="2026-08-24T16:30:00Z" w16du:dateUtc="2026-08-24T22:30:00Z">
        <w:r w:rsidRPr="00CD4B32">
          <w:rPr>
            <w:rFonts w:ascii="Arial" w:eastAsia="Arial" w:hAnsi="Arial" w:cs="Arial"/>
            <w:spacing w:val="-2"/>
            <w:kern w:val="0"/>
            <w14:ligatures w14:val="none"/>
          </w:rPr>
          <w:t>)9d), C.R.S.</w:t>
        </w:r>
      </w:ins>
    </w:p>
    <w:p w14:paraId="5AFF5A3B" w14:textId="77777777" w:rsidR="00AA5584" w:rsidRPr="001E2D92" w:rsidRDefault="00AA5584" w:rsidP="00B92E12">
      <w:pPr>
        <w:pStyle w:val="Heading2"/>
        <w:rPr>
          <w:rFonts w:eastAsia="Arial"/>
        </w:rPr>
      </w:pPr>
      <w:bookmarkStart w:id="56" w:name="Rule_1-200._Petitions_for_Statement_of_P"/>
      <w:bookmarkStart w:id="57" w:name="_bookmark5"/>
      <w:bookmarkEnd w:id="56"/>
      <w:bookmarkEnd w:id="57"/>
      <w:r w:rsidRPr="001E2D92">
        <w:rPr>
          <w:rFonts w:eastAsia="Arial"/>
        </w:rPr>
        <w:t>PART</w:t>
      </w:r>
      <w:r w:rsidRPr="001E2D92">
        <w:rPr>
          <w:rFonts w:eastAsia="Arial"/>
          <w:spacing w:val="-7"/>
        </w:rPr>
        <w:t xml:space="preserve"> </w:t>
      </w:r>
      <w:r w:rsidRPr="001E2D92">
        <w:rPr>
          <w:rFonts w:eastAsia="Arial"/>
        </w:rPr>
        <w:t>2:</w:t>
      </w:r>
      <w:r w:rsidRPr="001E2D92">
        <w:rPr>
          <w:rFonts w:eastAsia="Arial"/>
          <w:spacing w:val="-5"/>
        </w:rPr>
        <w:t xml:space="preserve"> </w:t>
      </w:r>
      <w:r w:rsidRPr="001E2D92">
        <w:rPr>
          <w:rFonts w:eastAsia="Arial"/>
        </w:rPr>
        <w:t>STATE</w:t>
      </w:r>
      <w:r w:rsidRPr="001E2D92">
        <w:rPr>
          <w:rFonts w:eastAsia="Arial"/>
          <w:spacing w:val="-5"/>
        </w:rPr>
        <w:t xml:space="preserve"> </w:t>
      </w:r>
      <w:r w:rsidRPr="001E2D92">
        <w:rPr>
          <w:rFonts w:eastAsia="Arial"/>
        </w:rPr>
        <w:t>PERMIT</w:t>
      </w:r>
      <w:r w:rsidRPr="001E2D92">
        <w:rPr>
          <w:rFonts w:eastAsia="Arial"/>
          <w:spacing w:val="-5"/>
        </w:rPr>
        <w:t xml:space="preserve"> </w:t>
      </w:r>
      <w:r w:rsidRPr="001E2D92">
        <w:rPr>
          <w:rFonts w:eastAsia="Arial"/>
        </w:rPr>
        <w:t>APPLICATION</w:t>
      </w:r>
      <w:r w:rsidRPr="001E2D92">
        <w:rPr>
          <w:rFonts w:eastAsia="Arial"/>
          <w:spacing w:val="-7"/>
        </w:rPr>
        <w:t xml:space="preserve"> </w:t>
      </w:r>
      <w:r w:rsidRPr="001E2D92">
        <w:rPr>
          <w:rFonts w:eastAsia="Arial"/>
        </w:rPr>
        <w:t>AND</w:t>
      </w:r>
      <w:r w:rsidRPr="001E2D92">
        <w:rPr>
          <w:rFonts w:eastAsia="Arial"/>
          <w:spacing w:val="-7"/>
        </w:rPr>
        <w:t xml:space="preserve"> </w:t>
      </w:r>
      <w:r w:rsidRPr="001E2D92">
        <w:rPr>
          <w:rFonts w:eastAsia="Arial"/>
        </w:rPr>
        <w:t>STATE</w:t>
      </w:r>
      <w:r w:rsidRPr="001E2D92">
        <w:rPr>
          <w:rFonts w:eastAsia="Arial"/>
          <w:spacing w:val="-8"/>
        </w:rPr>
        <w:t xml:space="preserve"> </w:t>
      </w:r>
      <w:r w:rsidRPr="001E2D92">
        <w:rPr>
          <w:rFonts w:eastAsia="Arial"/>
        </w:rPr>
        <w:t>PERMIT</w:t>
      </w:r>
      <w:r w:rsidRPr="001E2D92">
        <w:rPr>
          <w:rFonts w:eastAsia="Arial"/>
          <w:spacing w:val="-7"/>
        </w:rPr>
        <w:t xml:space="preserve"> </w:t>
      </w:r>
      <w:r w:rsidRPr="001E2D92">
        <w:rPr>
          <w:rFonts w:eastAsia="Arial"/>
          <w:spacing w:val="-2"/>
        </w:rPr>
        <w:t>REQUIREMENTS</w:t>
      </w:r>
    </w:p>
    <w:p w14:paraId="5A8AA7EC" w14:textId="5C3FD0B9" w:rsidR="00524AD0" w:rsidRPr="001E2D92" w:rsidRDefault="0025174E" w:rsidP="001E2D92">
      <w:pPr>
        <w:ind w:left="0" w:firstLine="0"/>
        <w:rPr>
          <w:rFonts w:ascii="Arial" w:hAnsi="Arial" w:cs="Arial"/>
          <w:i/>
          <w:iCs/>
          <w:color w:val="0070C0"/>
        </w:rPr>
      </w:pPr>
      <w:bookmarkStart w:id="58" w:name="Rule_2-100._Application_and_Renewal_Proc"/>
      <w:bookmarkStart w:id="59" w:name="_bookmark7"/>
      <w:bookmarkEnd w:id="58"/>
      <w:bookmarkEnd w:id="59"/>
      <w:r w:rsidRPr="001E2D92">
        <w:rPr>
          <w:rFonts w:ascii="Arial" w:hAnsi="Arial" w:cs="Arial"/>
          <w:i/>
          <w:iCs/>
          <w:color w:val="0070C0"/>
        </w:rPr>
        <w:t xml:space="preserve">[Publication Note: </w:t>
      </w:r>
      <w:r w:rsidR="00524AD0" w:rsidRPr="001E2D92">
        <w:rPr>
          <w:rFonts w:ascii="Arial" w:hAnsi="Arial" w:cs="Arial"/>
          <w:i/>
          <w:iCs/>
          <w:color w:val="0070C0"/>
        </w:rPr>
        <w:t>Rule 2-100 was amended to state that the key eligibility requirements apply to both the Dealer (the permit holder) and every Responsible Person (an individual who directs the management or policies pertaining to firearms), outlines that</w:t>
      </w:r>
      <w:ins w:id="60" w:author="Willis, Lisa" w:date="2026-09-25T10:41:00Z" w16du:dateUtc="2026-09-25T16:41:00Z">
        <w:r w:rsidR="000B7C39" w:rsidRPr="001E2D92">
          <w:rPr>
            <w:rFonts w:ascii="Arial" w:hAnsi="Arial" w:cs="Arial"/>
            <w:i/>
            <w:iCs/>
            <w:color w:val="0070C0"/>
          </w:rPr>
          <w:t xml:space="preserve"> a comprehensive</w:t>
        </w:r>
      </w:ins>
      <w:r w:rsidR="00524AD0" w:rsidRPr="001E2D92">
        <w:rPr>
          <w:rFonts w:ascii="Arial" w:hAnsi="Arial" w:cs="Arial"/>
          <w:i/>
          <w:iCs/>
          <w:color w:val="0070C0"/>
        </w:rPr>
        <w:t xml:space="preserve"> security plan must be submitted to the Division, and removed sections of statute repealed. The amendments also remove the requirements of race and gender from the state permit application forms. Other amendments include renumbering to keep the definitions in alphabetical order.</w:t>
      </w:r>
      <w:r w:rsidRPr="001E2D92">
        <w:rPr>
          <w:rFonts w:ascii="Arial" w:hAnsi="Arial" w:cs="Arial"/>
          <w:i/>
          <w:iCs/>
          <w:color w:val="0070C0"/>
        </w:rPr>
        <w:t>]</w:t>
      </w:r>
    </w:p>
    <w:p w14:paraId="4B5321E4" w14:textId="3CAD2C56" w:rsidR="00AA5584" w:rsidRPr="001E2D92" w:rsidRDefault="00AA5584" w:rsidP="00B92E12">
      <w:pPr>
        <w:pStyle w:val="Heading3"/>
        <w:ind w:left="0" w:firstLine="0"/>
        <w:rPr>
          <w:rFonts w:eastAsia="Arial"/>
        </w:rPr>
      </w:pPr>
      <w:r w:rsidRPr="001E2D92">
        <w:rPr>
          <w:rFonts w:eastAsia="Arial"/>
        </w:rPr>
        <w:t>Rule</w:t>
      </w:r>
      <w:r w:rsidRPr="001E2D92">
        <w:rPr>
          <w:rFonts w:eastAsia="Arial"/>
          <w:spacing w:val="-8"/>
        </w:rPr>
        <w:t xml:space="preserve"> </w:t>
      </w:r>
      <w:r w:rsidRPr="001E2D92">
        <w:rPr>
          <w:rFonts w:eastAsia="Arial"/>
        </w:rPr>
        <w:t>2-100.</w:t>
      </w:r>
      <w:r w:rsidRPr="001E2D92">
        <w:rPr>
          <w:rFonts w:eastAsia="Arial"/>
          <w:spacing w:val="-8"/>
        </w:rPr>
        <w:t xml:space="preserve"> </w:t>
      </w:r>
      <w:r w:rsidRPr="001E2D92">
        <w:rPr>
          <w:rFonts w:eastAsia="Arial"/>
        </w:rPr>
        <w:t>Application</w:t>
      </w:r>
      <w:r w:rsidRPr="001E2D92">
        <w:rPr>
          <w:rFonts w:eastAsia="Arial"/>
          <w:spacing w:val="-7"/>
        </w:rPr>
        <w:t xml:space="preserve"> </w:t>
      </w:r>
      <w:r w:rsidRPr="001E2D92">
        <w:rPr>
          <w:rFonts w:eastAsia="Arial"/>
        </w:rPr>
        <w:t>and</w:t>
      </w:r>
      <w:r w:rsidRPr="001E2D92">
        <w:rPr>
          <w:rFonts w:eastAsia="Arial"/>
          <w:spacing w:val="-7"/>
        </w:rPr>
        <w:t xml:space="preserve"> </w:t>
      </w:r>
      <w:r w:rsidRPr="001E2D92">
        <w:rPr>
          <w:rFonts w:eastAsia="Arial"/>
        </w:rPr>
        <w:t>Renewal</w:t>
      </w:r>
      <w:r w:rsidRPr="001E2D92">
        <w:rPr>
          <w:rFonts w:eastAsia="Arial"/>
          <w:spacing w:val="-6"/>
        </w:rPr>
        <w:t xml:space="preserve"> </w:t>
      </w:r>
      <w:r w:rsidRPr="001E2D92">
        <w:rPr>
          <w:rFonts w:eastAsia="Arial"/>
        </w:rPr>
        <w:t>Process</w:t>
      </w:r>
      <w:r w:rsidRPr="001E2D92">
        <w:rPr>
          <w:rFonts w:eastAsia="Arial"/>
          <w:spacing w:val="-7"/>
        </w:rPr>
        <w:t xml:space="preserve"> </w:t>
      </w:r>
      <w:r w:rsidRPr="001E2D92">
        <w:rPr>
          <w:rFonts w:eastAsia="Arial"/>
        </w:rPr>
        <w:t>and</w:t>
      </w:r>
      <w:r w:rsidRPr="001E2D92">
        <w:rPr>
          <w:rFonts w:eastAsia="Arial"/>
          <w:spacing w:val="-5"/>
        </w:rPr>
        <w:t xml:space="preserve"> </w:t>
      </w:r>
      <w:r w:rsidRPr="001E2D92">
        <w:rPr>
          <w:rFonts w:eastAsia="Arial"/>
          <w:spacing w:val="-2"/>
        </w:rPr>
        <w:t>Requirements</w:t>
      </w:r>
    </w:p>
    <w:p w14:paraId="17F094BF" w14:textId="77777777" w:rsidR="00AA5584" w:rsidRPr="00CD4B32" w:rsidRDefault="00AA5584" w:rsidP="00F257C2">
      <w:pPr>
        <w:autoSpaceDE w:val="0"/>
        <w:autoSpaceDN w:val="0"/>
        <w:spacing w:after="120" w:line="360" w:lineRule="auto"/>
        <w:ind w:left="0" w:right="317" w:firstLine="0"/>
        <w:rPr>
          <w:rFonts w:ascii="Arial" w:eastAsia="Arial" w:hAnsi="Arial" w:cs="Arial"/>
          <w:kern w:val="0"/>
          <w14:ligatures w14:val="none"/>
        </w:rPr>
      </w:pPr>
      <w:r w:rsidRPr="00CD4B32">
        <w:rPr>
          <w:rFonts w:ascii="Arial" w:eastAsia="Arial" w:hAnsi="Arial" w:cs="Arial"/>
          <w:b/>
          <w:kern w:val="0"/>
          <w14:ligatures w14:val="none"/>
        </w:rPr>
        <w:t>Basis</w:t>
      </w:r>
      <w:r w:rsidRPr="00CD4B32">
        <w:rPr>
          <w:rFonts w:ascii="Arial" w:eastAsia="Arial" w:hAnsi="Arial" w:cs="Arial"/>
          <w:b/>
          <w:spacing w:val="-2"/>
          <w:kern w:val="0"/>
          <w14:ligatures w14:val="none"/>
        </w:rPr>
        <w:t xml:space="preserve"> </w:t>
      </w:r>
      <w:r w:rsidRPr="00CD4B32">
        <w:rPr>
          <w:rFonts w:ascii="Arial" w:eastAsia="Arial" w:hAnsi="Arial" w:cs="Arial"/>
          <w:b/>
          <w:kern w:val="0"/>
          <w14:ligatures w14:val="none"/>
        </w:rPr>
        <w:t>and</w:t>
      </w:r>
      <w:r w:rsidRPr="00CD4B32">
        <w:rPr>
          <w:rFonts w:ascii="Arial" w:eastAsia="Arial" w:hAnsi="Arial" w:cs="Arial"/>
          <w:b/>
          <w:spacing w:val="-3"/>
          <w:kern w:val="0"/>
          <w14:ligatures w14:val="none"/>
        </w:rPr>
        <w:t xml:space="preserve"> </w:t>
      </w:r>
      <w:r w:rsidRPr="00CD4B32">
        <w:rPr>
          <w:rFonts w:ascii="Arial" w:eastAsia="Arial" w:hAnsi="Arial" w:cs="Arial"/>
          <w:b/>
          <w:kern w:val="0"/>
          <w14:ligatures w14:val="none"/>
        </w:rPr>
        <w:t>Purpose</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statutory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authority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sections 18-12-401 and 18-12-401.5, C.R.S. The purpose of this rule is to explain how a State Permit can be obtained by a Dealer and how a State Permit can be renewed.</w:t>
      </w:r>
    </w:p>
    <w:p w14:paraId="701D729C" w14:textId="71F306EB" w:rsidR="00AA5584" w:rsidRPr="00CD4B32" w:rsidRDefault="00AA5584" w:rsidP="00F257C2">
      <w:pPr>
        <w:numPr>
          <w:ilvl w:val="0"/>
          <w:numId w:val="7"/>
        </w:numPr>
        <w:tabs>
          <w:tab w:val="left" w:pos="1080"/>
        </w:tabs>
        <w:autoSpaceDE w:val="0"/>
        <w:autoSpaceDN w:val="0"/>
        <w:spacing w:after="120" w:line="360" w:lineRule="auto"/>
        <w:ind w:right="835" w:hanging="720"/>
        <w:rPr>
          <w:rFonts w:ascii="Arial" w:eastAsia="Arial" w:hAnsi="Arial" w:cs="Arial"/>
          <w:kern w:val="0"/>
          <w14:ligatures w14:val="none"/>
        </w:rPr>
      </w:pPr>
      <w:r w:rsidRPr="00CD4B32">
        <w:rPr>
          <w:rFonts w:ascii="Arial" w:eastAsia="Arial" w:hAnsi="Arial" w:cs="Arial"/>
          <w:kern w:val="0"/>
          <w:u w:val="single"/>
          <w14:ligatures w14:val="none"/>
        </w:rPr>
        <w:lastRenderedPageBreak/>
        <w:t>State</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Permit</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Application</w:t>
      </w:r>
      <w:r w:rsidRPr="00CD4B32">
        <w:rPr>
          <w:rFonts w:ascii="Arial" w:eastAsia="Arial" w:hAnsi="Arial" w:cs="Arial"/>
          <w:spacing w:val="-2"/>
          <w:kern w:val="0"/>
          <w:u w:val="single"/>
          <w14:ligatures w14:val="none"/>
        </w:rPr>
        <w:t xml:space="preserve"> </w:t>
      </w:r>
      <w:r w:rsidRPr="00CD4B32">
        <w:rPr>
          <w:rFonts w:ascii="Arial" w:eastAsia="Arial" w:hAnsi="Arial" w:cs="Arial"/>
          <w:kern w:val="0"/>
          <w:u w:val="single"/>
          <w14:ligatures w14:val="none"/>
        </w:rPr>
        <w:t>Eligibility</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Requirements</w:t>
      </w:r>
      <w:r w:rsidRPr="00CD4B32">
        <w:rPr>
          <w:rFonts w:ascii="Arial" w:eastAsia="Arial" w:hAnsi="Arial" w:cs="Arial"/>
          <w:kern w:val="0"/>
          <w14:ligatures w14:val="none"/>
        </w:rPr>
        <w: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ins w:id="61" w:author="Barriskill, Bianca" w:date="2026-08-25T08:30:00Z" w16du:dateUtc="2026-08-25T14:30:00Z">
        <w:r w:rsidR="00127EF7" w:rsidRPr="00CD4B32">
          <w:rPr>
            <w:rFonts w:ascii="Arial" w:eastAsia="Arial" w:hAnsi="Arial" w:cs="Arial"/>
            <w:spacing w:val="-4"/>
            <w:kern w:val="0"/>
            <w14:ligatures w14:val="none"/>
          </w:rPr>
          <w:t xml:space="preserve">for </w:t>
        </w:r>
        <w:proofErr w:type="gramStart"/>
        <w:r w:rsidR="00127EF7" w:rsidRPr="00CD4B32">
          <w:rPr>
            <w:rFonts w:ascii="Arial" w:eastAsia="Arial" w:hAnsi="Arial" w:cs="Arial"/>
            <w:spacing w:val="-4"/>
            <w:kern w:val="0"/>
            <w14:ligatures w14:val="none"/>
          </w:rPr>
          <w:t>a business</w:t>
        </w:r>
        <w:proofErr w:type="gramEnd"/>
        <w:r w:rsidR="00127EF7" w:rsidRPr="00CD4B32">
          <w:rPr>
            <w:rFonts w:ascii="Arial" w:eastAsia="Arial" w:hAnsi="Arial" w:cs="Arial"/>
            <w:spacing w:val="-4"/>
            <w:kern w:val="0"/>
            <w14:ligatures w14:val="none"/>
          </w:rPr>
          <w:t xml:space="preserve"> premises: </w:t>
        </w:r>
      </w:ins>
      <w:del w:id="62" w:author="Barriskill, Bianca" w:date="2026-08-25T08:30:00Z" w16du:dateUtc="2026-08-25T14:30:00Z">
        <w:r w:rsidRPr="00CD4B32" w:rsidDel="00127EF7">
          <w:rPr>
            <w:rFonts w:ascii="Arial" w:eastAsia="Arial" w:hAnsi="Arial" w:cs="Arial"/>
            <w:kern w:val="0"/>
            <w14:ligatures w14:val="none"/>
          </w:rPr>
          <w:delText>a</w:delText>
        </w:r>
        <w:r w:rsidRPr="00CD4B32" w:rsidDel="00127EF7">
          <w:rPr>
            <w:rFonts w:ascii="Arial" w:eastAsia="Arial" w:hAnsi="Arial" w:cs="Arial"/>
            <w:spacing w:val="-2"/>
            <w:kern w:val="0"/>
            <w14:ligatures w14:val="none"/>
          </w:rPr>
          <w:delText xml:space="preserve"> </w:delText>
        </w:r>
        <w:r w:rsidRPr="00CD4B32" w:rsidDel="00127EF7">
          <w:rPr>
            <w:rFonts w:ascii="Arial" w:eastAsia="Arial" w:hAnsi="Arial" w:cs="Arial"/>
            <w:kern w:val="0"/>
            <w14:ligatures w14:val="none"/>
          </w:rPr>
          <w:delText>Dealer</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for</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a Business Premises:</w:delText>
        </w:r>
      </w:del>
    </w:p>
    <w:p w14:paraId="34C2C555" w14:textId="6232E90E" w:rsidR="00AA5584" w:rsidRPr="00CD4B32" w:rsidRDefault="00127EF7" w:rsidP="00F257C2">
      <w:pPr>
        <w:numPr>
          <w:ilvl w:val="1"/>
          <w:numId w:val="7"/>
        </w:numPr>
        <w:tabs>
          <w:tab w:val="left" w:pos="1799"/>
        </w:tabs>
        <w:autoSpaceDE w:val="0"/>
        <w:autoSpaceDN w:val="0"/>
        <w:spacing w:before="228" w:after="120" w:line="360" w:lineRule="auto"/>
        <w:ind w:hanging="719"/>
        <w:rPr>
          <w:rFonts w:ascii="Arial" w:eastAsia="Arial" w:hAnsi="Arial" w:cs="Arial"/>
          <w:kern w:val="0"/>
          <w14:ligatures w14:val="none"/>
        </w:rPr>
      </w:pPr>
      <w:ins w:id="63" w:author="Barriskill, Bianca" w:date="2026-08-25T08:31:00Z" w16du:dateUtc="2026-08-25T14:31:00Z">
        <w:r w:rsidRPr="00CD4B32">
          <w:rPr>
            <w:rFonts w:ascii="Arial" w:eastAsia="Arial" w:hAnsi="Arial" w:cs="Arial"/>
            <w:kern w:val="0"/>
            <w14:ligatures w14:val="none"/>
          </w:rPr>
          <w:t>A Dealer m</w:t>
        </w:r>
      </w:ins>
      <w:del w:id="64" w:author="Barriskill, Bianca" w:date="2026-08-25T08:31:00Z" w16du:dateUtc="2026-08-25T14:31:00Z">
        <w:r w:rsidR="00AA5584" w:rsidRPr="00CD4B32" w:rsidDel="00127EF7">
          <w:rPr>
            <w:rFonts w:ascii="Arial" w:eastAsia="Arial" w:hAnsi="Arial" w:cs="Arial"/>
            <w:kern w:val="0"/>
            <w14:ligatures w14:val="none"/>
          </w:rPr>
          <w:delText>M</w:delText>
        </w:r>
      </w:del>
      <w:r w:rsidR="00AA5584" w:rsidRPr="00CD4B32">
        <w:rPr>
          <w:rFonts w:ascii="Arial" w:eastAsia="Arial" w:hAnsi="Arial" w:cs="Arial"/>
          <w:kern w:val="0"/>
          <w14:ligatures w14:val="none"/>
        </w:rPr>
        <w:t>ust</w:t>
      </w:r>
      <w:r w:rsidR="00AA5584" w:rsidRPr="00CD4B32">
        <w:rPr>
          <w:rFonts w:ascii="Arial" w:eastAsia="Arial" w:hAnsi="Arial" w:cs="Arial"/>
          <w:spacing w:val="-7"/>
          <w:kern w:val="0"/>
          <w14:ligatures w14:val="none"/>
        </w:rPr>
        <w:t xml:space="preserve"> </w:t>
      </w:r>
      <w:r w:rsidR="00AA5584" w:rsidRPr="00CD4B32">
        <w:rPr>
          <w:rFonts w:ascii="Arial" w:eastAsia="Arial" w:hAnsi="Arial" w:cs="Arial"/>
          <w:kern w:val="0"/>
          <w14:ligatures w14:val="none"/>
        </w:rPr>
        <w:t>hold</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a</w:t>
      </w:r>
      <w:r w:rsidR="00AA5584" w:rsidRPr="00CD4B32">
        <w:rPr>
          <w:rFonts w:ascii="Arial" w:eastAsia="Arial" w:hAnsi="Arial" w:cs="Arial"/>
          <w:spacing w:val="-7"/>
          <w:kern w:val="0"/>
          <w14:ligatures w14:val="none"/>
        </w:rPr>
        <w:t xml:space="preserve"> </w:t>
      </w:r>
      <w:r w:rsidR="00AA5584" w:rsidRPr="00CD4B32">
        <w:rPr>
          <w:rFonts w:ascii="Arial" w:eastAsia="Arial" w:hAnsi="Arial" w:cs="Arial"/>
          <w:kern w:val="0"/>
          <w14:ligatures w14:val="none"/>
        </w:rPr>
        <w:t>valid</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Federal</w:t>
      </w:r>
      <w:r w:rsidR="00AA5584" w:rsidRPr="00CD4B32">
        <w:rPr>
          <w:rFonts w:ascii="Arial" w:eastAsia="Arial" w:hAnsi="Arial" w:cs="Arial"/>
          <w:spacing w:val="-7"/>
          <w:kern w:val="0"/>
          <w14:ligatures w14:val="none"/>
        </w:rPr>
        <w:t xml:space="preserve"> </w:t>
      </w:r>
      <w:r w:rsidR="00AA5584" w:rsidRPr="00CD4B32">
        <w:rPr>
          <w:rFonts w:ascii="Arial" w:eastAsia="Arial" w:hAnsi="Arial" w:cs="Arial"/>
          <w:kern w:val="0"/>
          <w14:ligatures w14:val="none"/>
        </w:rPr>
        <w:t>Firearms</w:t>
      </w:r>
      <w:r w:rsidR="00AA5584" w:rsidRPr="00CD4B32">
        <w:rPr>
          <w:rFonts w:ascii="Arial" w:eastAsia="Arial" w:hAnsi="Arial" w:cs="Arial"/>
          <w:spacing w:val="-12"/>
          <w:kern w:val="0"/>
          <w14:ligatures w14:val="none"/>
        </w:rPr>
        <w:t xml:space="preserve"> </w:t>
      </w:r>
      <w:r w:rsidR="00AA5584" w:rsidRPr="00CD4B32">
        <w:rPr>
          <w:rFonts w:ascii="Arial" w:eastAsia="Arial" w:hAnsi="Arial" w:cs="Arial"/>
          <w:spacing w:val="-2"/>
          <w:kern w:val="0"/>
          <w14:ligatures w14:val="none"/>
        </w:rPr>
        <w:t>License;</w:t>
      </w:r>
    </w:p>
    <w:p w14:paraId="6F557AB5" w14:textId="3DFBC3CA" w:rsidR="00AA5584" w:rsidRPr="00CD4B32" w:rsidRDefault="00127EF7" w:rsidP="00F257C2">
      <w:pPr>
        <w:numPr>
          <w:ilvl w:val="1"/>
          <w:numId w:val="7"/>
        </w:numPr>
        <w:tabs>
          <w:tab w:val="left" w:pos="1799"/>
        </w:tabs>
        <w:autoSpaceDE w:val="0"/>
        <w:autoSpaceDN w:val="0"/>
        <w:spacing w:after="120" w:line="360" w:lineRule="auto"/>
        <w:ind w:left="1800" w:right="677"/>
        <w:rPr>
          <w:rFonts w:ascii="Arial" w:eastAsia="Arial" w:hAnsi="Arial" w:cs="Arial"/>
          <w:kern w:val="0"/>
          <w14:ligatures w14:val="none"/>
        </w:rPr>
      </w:pPr>
      <w:ins w:id="65" w:author="Barriskill, Bianca" w:date="2026-08-25T08:31:00Z" w16du:dateUtc="2026-08-25T14:31:00Z">
        <w:r w:rsidRPr="00CD4B32">
          <w:rPr>
            <w:rFonts w:ascii="Arial" w:eastAsia="Arial" w:hAnsi="Arial" w:cs="Arial"/>
            <w:kern w:val="0"/>
            <w14:ligatures w14:val="none"/>
          </w:rPr>
          <w:t>A Dealer or a Responsible Person m</w:t>
        </w:r>
      </w:ins>
      <w:del w:id="66" w:author="Barriskill, Bianca" w:date="2026-08-25T08:31:00Z" w16du:dateUtc="2026-08-25T14:31:00Z">
        <w:r w:rsidR="00AA5584" w:rsidRPr="00CD4B32" w:rsidDel="00127EF7">
          <w:rPr>
            <w:rFonts w:ascii="Arial" w:eastAsia="Arial" w:hAnsi="Arial" w:cs="Arial"/>
            <w:kern w:val="0"/>
            <w14:ligatures w14:val="none"/>
          </w:rPr>
          <w:delText>M</w:delText>
        </w:r>
      </w:del>
      <w:r w:rsidR="00AA5584" w:rsidRPr="00CD4B32">
        <w:rPr>
          <w:rFonts w:ascii="Arial" w:eastAsia="Arial" w:hAnsi="Arial" w:cs="Arial"/>
          <w:kern w:val="0"/>
          <w14:ligatures w14:val="none"/>
        </w:rPr>
        <w:t>ust not have had a license or permit to sell, lease, transfer, purchase, or possess a Firearm</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or</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ammunition</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from</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the</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federal</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government,</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any</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state,</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or</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a</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subdivision</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of</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any state, revoked, suspended, or denied for good cause within three (3) years before submitting an application; or</w:t>
      </w:r>
    </w:p>
    <w:p w14:paraId="3D516CDD" w14:textId="77777777" w:rsidR="00AA5584" w:rsidRPr="00CD4B32" w:rsidRDefault="00AA5584" w:rsidP="00F257C2">
      <w:pPr>
        <w:numPr>
          <w:ilvl w:val="1"/>
          <w:numId w:val="7"/>
        </w:numPr>
        <w:tabs>
          <w:tab w:val="left" w:pos="1799"/>
        </w:tabs>
        <w:autoSpaceDE w:val="0"/>
        <w:autoSpaceDN w:val="0"/>
        <w:spacing w:before="230" w:after="120" w:line="360" w:lineRule="auto"/>
        <w:ind w:right="519"/>
        <w:rPr>
          <w:rFonts w:ascii="Arial" w:eastAsia="Arial" w:hAnsi="Arial" w:cs="Arial"/>
          <w:kern w:val="0"/>
          <w14:ligatures w14:val="none"/>
        </w:rPr>
      </w:pPr>
      <w:r w:rsidRPr="00CD4B32">
        <w:rPr>
          <w:rFonts w:ascii="Arial" w:eastAsia="Arial" w:hAnsi="Arial" w:cs="Arial"/>
          <w:kern w:val="0"/>
          <w14:ligatures w14:val="none"/>
        </w:rPr>
        <w:t>Must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three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(3)</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years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before</w:t>
      </w:r>
      <w:r w:rsidRPr="00CD4B32">
        <w:rPr>
          <w:rFonts w:ascii="Arial" w:eastAsia="Arial" w:hAnsi="Arial" w:cs="Arial"/>
          <w:spacing w:val="-4"/>
          <w:kern w:val="0"/>
          <w14:ligatures w14:val="none"/>
        </w:rPr>
        <w:t xml:space="preserve"> </w:t>
      </w:r>
      <w:proofErr w:type="gramStart"/>
      <w:r w:rsidRPr="00CD4B32">
        <w:rPr>
          <w:rFonts w:ascii="Arial" w:eastAsia="Arial" w:hAnsi="Arial" w:cs="Arial"/>
          <w:kern w:val="0"/>
          <w14:ligatures w14:val="none"/>
        </w:rPr>
        <w:t>submitting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application</w:t>
      </w:r>
      <w:proofErr w:type="gramEnd"/>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 xml:space="preserve">have been convicted </w:t>
      </w:r>
      <w:proofErr w:type="gramStart"/>
      <w:r w:rsidRPr="00CD4B32">
        <w:rPr>
          <w:rFonts w:ascii="Arial" w:eastAsia="Arial" w:hAnsi="Arial" w:cs="Arial"/>
          <w:kern w:val="0"/>
          <w14:ligatures w14:val="none"/>
        </w:rPr>
        <w:t>for</w:t>
      </w:r>
      <w:proofErr w:type="gramEnd"/>
      <w:r w:rsidRPr="00CD4B32">
        <w:rPr>
          <w:rFonts w:ascii="Arial" w:eastAsia="Arial" w:hAnsi="Arial" w:cs="Arial"/>
          <w:kern w:val="0"/>
          <w14:ligatures w14:val="none"/>
        </w:rPr>
        <w:t xml:space="preserve"> a violation of:</w:t>
      </w:r>
    </w:p>
    <w:p w14:paraId="77CA1E8B" w14:textId="77777777" w:rsidR="00AA5584" w:rsidRPr="00CD4B32" w:rsidRDefault="00AA5584" w:rsidP="00F257C2">
      <w:pPr>
        <w:numPr>
          <w:ilvl w:val="2"/>
          <w:numId w:val="7"/>
        </w:numPr>
        <w:tabs>
          <w:tab w:val="left" w:pos="2519"/>
        </w:tabs>
        <w:autoSpaceDE w:val="0"/>
        <w:autoSpaceDN w:val="0"/>
        <w:spacing w:before="229" w:after="120" w:line="360" w:lineRule="auto"/>
        <w:ind w:right="90" w:hanging="722"/>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provision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Article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12</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Title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18</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Colorado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Revised</w:t>
      </w:r>
      <w:r w:rsidRPr="00CD4B32">
        <w:rPr>
          <w:rFonts w:ascii="Arial" w:eastAsia="Arial" w:hAnsi="Arial" w:cs="Arial"/>
          <w:spacing w:val="-20"/>
          <w:kern w:val="0"/>
          <w14:ligatures w14:val="none"/>
        </w:rPr>
        <w:t xml:space="preserve"> </w:t>
      </w:r>
      <w:r w:rsidRPr="00CD4B32">
        <w:rPr>
          <w:rFonts w:ascii="Arial" w:eastAsia="Arial" w:hAnsi="Arial" w:cs="Arial"/>
          <w:spacing w:val="-2"/>
          <w:kern w:val="0"/>
          <w14:ligatures w14:val="none"/>
        </w:rPr>
        <w:t>Statutes;</w:t>
      </w:r>
    </w:p>
    <w:p w14:paraId="20BBF9A4" w14:textId="77777777" w:rsidR="00AA5584" w:rsidRPr="00CD4B32" w:rsidRDefault="00AA5584" w:rsidP="00F257C2">
      <w:pPr>
        <w:numPr>
          <w:ilvl w:val="2"/>
          <w:numId w:val="7"/>
        </w:numPr>
        <w:tabs>
          <w:tab w:val="left" w:pos="2519"/>
        </w:tabs>
        <w:autoSpaceDE w:val="0"/>
        <w:autoSpaceDN w:val="0"/>
        <w:spacing w:after="120" w:line="360" w:lineRule="auto"/>
        <w:ind w:left="2520" w:right="90" w:hanging="720"/>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Colorado</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other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state’s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law</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concerning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possession,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purchase,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 sale of Firearms; or</w:t>
      </w:r>
    </w:p>
    <w:p w14:paraId="6664C591" w14:textId="77777777" w:rsidR="00AA5584" w:rsidRPr="00CD4B32" w:rsidRDefault="00AA5584" w:rsidP="00F257C2">
      <w:pPr>
        <w:numPr>
          <w:ilvl w:val="2"/>
          <w:numId w:val="7"/>
        </w:numPr>
        <w:tabs>
          <w:tab w:val="left" w:pos="2516"/>
        </w:tabs>
        <w:autoSpaceDE w:val="0"/>
        <w:autoSpaceDN w:val="0"/>
        <w:spacing w:before="229" w:after="120" w:line="360" w:lineRule="auto"/>
        <w:ind w:left="2516" w:right="90" w:hanging="719"/>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law</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concerning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possession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sale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Firearms.</w:t>
      </w:r>
    </w:p>
    <w:p w14:paraId="632311FA" w14:textId="77777777" w:rsidR="00AA5584" w:rsidRPr="00CD4B32" w:rsidRDefault="00AA5584" w:rsidP="00F257C2">
      <w:pPr>
        <w:numPr>
          <w:ilvl w:val="1"/>
          <w:numId w:val="7"/>
        </w:numPr>
        <w:tabs>
          <w:tab w:val="left" w:pos="1797"/>
        </w:tabs>
        <w:autoSpaceDE w:val="0"/>
        <w:autoSpaceDN w:val="0"/>
        <w:spacing w:after="120" w:line="360" w:lineRule="auto"/>
        <w:ind w:left="1800" w:right="403"/>
        <w:rPr>
          <w:rFonts w:ascii="Arial" w:eastAsia="Arial" w:hAnsi="Arial" w:cs="Arial"/>
          <w:kern w:val="0"/>
          <w14:ligatures w14:val="none"/>
        </w:rPr>
      </w:pPr>
      <w:r w:rsidRPr="00CD4B32">
        <w:rPr>
          <w:rFonts w:ascii="Arial" w:eastAsia="Arial" w:hAnsi="Arial" w:cs="Arial"/>
          <w:kern w:val="0"/>
          <w14:ligatures w14:val="none"/>
        </w:rPr>
        <w:t>The phrase “denied for good cause,” as used in subsection 18-12-401.5(3)(b), C.R.S., 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subpart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(A)(2)</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means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denial 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federal government, any state, or a subdivision of any state was based</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upon:</w:t>
      </w:r>
    </w:p>
    <w:p w14:paraId="62C64FFD" w14:textId="77777777" w:rsidR="00AA5584" w:rsidRPr="00CD4B32" w:rsidRDefault="00AA5584" w:rsidP="00F257C2">
      <w:pPr>
        <w:numPr>
          <w:ilvl w:val="2"/>
          <w:numId w:val="7"/>
        </w:numPr>
        <w:tabs>
          <w:tab w:val="left" w:pos="2517"/>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disqualifying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criminal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conviction</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status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under</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applicable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law</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25"/>
          <w:kern w:val="0"/>
          <w14:ligatures w14:val="none"/>
        </w:rPr>
        <w:t xml:space="preserve"> </w:t>
      </w:r>
      <w:r w:rsidRPr="00CD4B32">
        <w:rPr>
          <w:rFonts w:ascii="Arial" w:eastAsia="Arial" w:hAnsi="Arial" w:cs="Arial"/>
          <w:spacing w:val="-2"/>
          <w:kern w:val="0"/>
          <w14:ligatures w14:val="none"/>
        </w:rPr>
        <w:t>regulation;</w:t>
      </w:r>
    </w:p>
    <w:p w14:paraId="6CF78715" w14:textId="77777777" w:rsidR="00AA5584" w:rsidRPr="00CD4B32" w:rsidRDefault="00AA5584" w:rsidP="00F257C2">
      <w:pPr>
        <w:numPr>
          <w:ilvl w:val="2"/>
          <w:numId w:val="7"/>
        </w:numPr>
        <w:tabs>
          <w:tab w:val="left" w:pos="2517"/>
        </w:tabs>
        <w:autoSpaceDE w:val="0"/>
        <w:autoSpaceDN w:val="0"/>
        <w:spacing w:before="227" w:after="120" w:line="360" w:lineRule="auto"/>
        <w:ind w:left="2517" w:hanging="720"/>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violation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applicable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law</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regulation;</w:t>
      </w:r>
    </w:p>
    <w:p w14:paraId="041DC7C3" w14:textId="626E50DC" w:rsidR="00AA5584" w:rsidRPr="00CD4B32" w:rsidRDefault="00AA5584" w:rsidP="00F257C2">
      <w:pPr>
        <w:numPr>
          <w:ilvl w:val="2"/>
          <w:numId w:val="7"/>
        </w:numPr>
        <w:tabs>
          <w:tab w:val="left" w:pos="2517"/>
        </w:tabs>
        <w:autoSpaceDE w:val="0"/>
        <w:autoSpaceDN w:val="0"/>
        <w:spacing w:after="120" w:line="360" w:lineRule="auto"/>
        <w:ind w:left="2520" w:right="1094" w:hanging="720"/>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failure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satisfy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meet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applicable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requirements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law</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or </w:t>
      </w:r>
      <w:r w:rsidRPr="00CD4B32">
        <w:rPr>
          <w:rFonts w:ascii="Arial" w:eastAsia="Arial" w:hAnsi="Arial" w:cs="Arial"/>
          <w:spacing w:val="-2"/>
          <w:kern w:val="0"/>
          <w14:ligatures w14:val="none"/>
        </w:rPr>
        <w:t>regulation;</w:t>
      </w:r>
    </w:p>
    <w:p w14:paraId="05854867" w14:textId="77777777"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misleading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untruthful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statement(s)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14"/>
          <w:kern w:val="0"/>
          <w14:ligatures w14:val="none"/>
        </w:rPr>
        <w:t xml:space="preserve"> </w:t>
      </w:r>
      <w:r w:rsidRPr="00CD4B32">
        <w:rPr>
          <w:rFonts w:ascii="Arial" w:eastAsia="Arial" w:hAnsi="Arial" w:cs="Arial"/>
          <w:spacing w:val="-5"/>
          <w:kern w:val="0"/>
          <w14:ligatures w14:val="none"/>
        </w:rPr>
        <w:t>or</w:t>
      </w:r>
    </w:p>
    <w:p w14:paraId="1669178C" w14:textId="77777777" w:rsidR="00AA5584" w:rsidRPr="00CD4B32" w:rsidRDefault="00AA5584" w:rsidP="00F257C2">
      <w:pPr>
        <w:numPr>
          <w:ilvl w:val="2"/>
          <w:numId w:val="7"/>
        </w:numPr>
        <w:tabs>
          <w:tab w:val="left" w:pos="2519"/>
        </w:tabs>
        <w:autoSpaceDE w:val="0"/>
        <w:autoSpaceDN w:val="0"/>
        <w:spacing w:after="120" w:line="360" w:lineRule="auto"/>
        <w:ind w:left="2520" w:right="835" w:hanging="720"/>
        <w:rPr>
          <w:rFonts w:ascii="Arial" w:eastAsia="Arial" w:hAnsi="Arial" w:cs="Arial"/>
          <w:kern w:val="0"/>
          <w14:ligatures w14:val="none"/>
        </w:rPr>
      </w:pPr>
      <w:r w:rsidRPr="00CD4B32">
        <w:rPr>
          <w:rFonts w:ascii="Arial" w:eastAsia="Arial" w:hAnsi="Arial" w:cs="Arial"/>
          <w:kern w:val="0"/>
          <w14:ligatures w14:val="none"/>
        </w:rPr>
        <w:lastRenderedPageBreak/>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applicant’s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ineligibility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proofErr w:type="gramStart"/>
      <w:r w:rsidRPr="00CD4B32">
        <w:rPr>
          <w:rFonts w:ascii="Arial" w:eastAsia="Arial" w:hAnsi="Arial" w:cs="Arial"/>
          <w:kern w:val="0"/>
          <w14:ligatures w14:val="none"/>
        </w:rPr>
        <w:t>prohibition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on</w:t>
      </w:r>
      <w:proofErr w:type="gramEnd"/>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applying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or permit under applicable law or regulation.</w:t>
      </w:r>
    </w:p>
    <w:p w14:paraId="58B90669" w14:textId="77777777" w:rsidR="00AA5584" w:rsidRPr="00CD4B32" w:rsidRDefault="00AA5584" w:rsidP="00F257C2">
      <w:pPr>
        <w:numPr>
          <w:ilvl w:val="1"/>
          <w:numId w:val="7"/>
        </w:numPr>
        <w:tabs>
          <w:tab w:val="left" w:pos="1799"/>
        </w:tabs>
        <w:autoSpaceDE w:val="0"/>
        <w:autoSpaceDN w:val="0"/>
        <w:spacing w:before="228" w:after="120" w:line="360" w:lineRule="auto"/>
        <w:ind w:right="1040"/>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denied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based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upon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following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grounds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 considered as having been denied for good cause:</w:t>
      </w:r>
    </w:p>
    <w:p w14:paraId="73713DA9" w14:textId="77777777" w:rsidR="00AA5584" w:rsidRPr="00CD4B32" w:rsidRDefault="00AA5584" w:rsidP="00F257C2">
      <w:pPr>
        <w:numPr>
          <w:ilvl w:val="2"/>
          <w:numId w:val="7"/>
        </w:numPr>
        <w:tabs>
          <w:tab w:val="left" w:pos="2519"/>
        </w:tabs>
        <w:autoSpaceDE w:val="0"/>
        <w:autoSpaceDN w:val="0"/>
        <w:spacing w:after="120" w:line="360" w:lineRule="auto"/>
        <w:ind w:left="2520" w:right="1008" w:hanging="720"/>
        <w:jc w:val="both"/>
        <w:rPr>
          <w:rFonts w:ascii="Arial" w:eastAsia="Arial" w:hAnsi="Arial" w:cs="Arial"/>
          <w:kern w:val="0"/>
          <w14:ligatures w14:val="none"/>
        </w:rPr>
      </w:pPr>
      <w:r w:rsidRPr="00CD4B32">
        <w:rPr>
          <w:rFonts w:ascii="Arial" w:eastAsia="Arial" w:hAnsi="Arial" w:cs="Arial"/>
          <w:kern w:val="0"/>
          <w14:ligatures w14:val="none"/>
        </w:rPr>
        <w:t>Denial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based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solely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upon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missing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incomplete information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later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submitted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obtained approval of a corrected or new application;</w:t>
      </w:r>
    </w:p>
    <w:p w14:paraId="5A57625F" w14:textId="77777777" w:rsidR="00AA5584" w:rsidRPr="00CD4B32" w:rsidRDefault="00AA5584" w:rsidP="00F257C2">
      <w:pPr>
        <w:numPr>
          <w:ilvl w:val="2"/>
          <w:numId w:val="7"/>
        </w:numPr>
        <w:tabs>
          <w:tab w:val="left" w:pos="2519"/>
        </w:tabs>
        <w:autoSpaceDE w:val="0"/>
        <w:autoSpaceDN w:val="0"/>
        <w:spacing w:before="229" w:after="120" w:line="360" w:lineRule="auto"/>
        <w:ind w:right="435" w:hanging="720"/>
        <w:rPr>
          <w:rFonts w:ascii="Arial" w:eastAsia="Arial" w:hAnsi="Arial" w:cs="Arial"/>
          <w:kern w:val="0"/>
          <w14:ligatures w14:val="none"/>
        </w:rPr>
      </w:pPr>
      <w:r w:rsidRPr="00CD4B32">
        <w:rPr>
          <w:rFonts w:ascii="Arial" w:eastAsia="Arial" w:hAnsi="Arial" w:cs="Arial"/>
          <w:kern w:val="0"/>
          <w14:ligatures w14:val="none"/>
        </w:rPr>
        <w:t>Denial</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based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solely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upon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timing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 applicant later submitted and obtained approval of a corrected or new application; or</w:t>
      </w:r>
    </w:p>
    <w:p w14:paraId="0A677025" w14:textId="77777777" w:rsidR="00AA5584" w:rsidRPr="00CD4B32" w:rsidRDefault="00AA5584" w:rsidP="00F257C2">
      <w:pPr>
        <w:numPr>
          <w:ilvl w:val="2"/>
          <w:numId w:val="7"/>
        </w:numPr>
        <w:tabs>
          <w:tab w:val="left" w:pos="2519"/>
        </w:tabs>
        <w:autoSpaceDE w:val="0"/>
        <w:autoSpaceDN w:val="0"/>
        <w:spacing w:after="120" w:line="360" w:lineRule="auto"/>
        <w:ind w:left="2520" w:right="446" w:hanging="720"/>
        <w:rPr>
          <w:rFonts w:ascii="Arial" w:eastAsia="Arial" w:hAnsi="Arial" w:cs="Arial"/>
          <w:kern w:val="0"/>
          <w14:ligatures w14:val="none"/>
        </w:rPr>
      </w:pPr>
      <w:r w:rsidRPr="00CD4B32">
        <w:rPr>
          <w:rFonts w:ascii="Arial" w:eastAsia="Arial" w:hAnsi="Arial" w:cs="Arial"/>
          <w:kern w:val="0"/>
          <w14:ligatures w14:val="none"/>
        </w:rPr>
        <w:t>Denial of a license or permit based solely upon the location of the Business Premises,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later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submitted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obtained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approval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corrected</w:t>
      </w:r>
      <w:r w:rsidRPr="00CD4B32">
        <w:rPr>
          <w:rFonts w:ascii="Arial" w:eastAsia="Arial" w:hAnsi="Arial" w:cs="Arial"/>
          <w:spacing w:val="-29"/>
          <w:kern w:val="0"/>
          <w14:ligatures w14:val="none"/>
        </w:rPr>
        <w:t xml:space="preserve"> </w:t>
      </w:r>
      <w:r w:rsidRPr="00CD4B32">
        <w:rPr>
          <w:rFonts w:ascii="Arial" w:eastAsia="Arial" w:hAnsi="Arial" w:cs="Arial"/>
          <w:kern w:val="0"/>
          <w14:ligatures w14:val="none"/>
        </w:rPr>
        <w:t>or new application at a different location.</w:t>
      </w:r>
    </w:p>
    <w:p w14:paraId="3D45F583" w14:textId="77777777" w:rsidR="00AA5584" w:rsidRPr="00CD4B32" w:rsidRDefault="00AA5584" w:rsidP="00F257C2">
      <w:pPr>
        <w:numPr>
          <w:ilvl w:val="0"/>
          <w:numId w:val="7"/>
        </w:numPr>
        <w:tabs>
          <w:tab w:val="left" w:pos="1080"/>
        </w:tabs>
        <w:autoSpaceDE w:val="0"/>
        <w:autoSpaceDN w:val="0"/>
        <w:spacing w:before="229" w:after="120" w:line="360" w:lineRule="auto"/>
        <w:rPr>
          <w:rFonts w:ascii="Arial" w:eastAsia="Arial" w:hAnsi="Arial" w:cs="Arial"/>
          <w:kern w:val="0"/>
          <w14:ligatures w14:val="none"/>
        </w:rPr>
      </w:pPr>
      <w:r w:rsidRPr="00CD4B32">
        <w:rPr>
          <w:rFonts w:ascii="Arial" w:eastAsia="Arial" w:hAnsi="Arial" w:cs="Arial"/>
          <w:kern w:val="0"/>
          <w:u w:val="single"/>
          <w14:ligatures w14:val="none"/>
        </w:rPr>
        <w:t>Application</w:t>
      </w:r>
      <w:r w:rsidRPr="00CD4B32">
        <w:rPr>
          <w:rFonts w:ascii="Arial" w:eastAsia="Arial" w:hAnsi="Arial" w:cs="Arial"/>
          <w:spacing w:val="-11"/>
          <w:kern w:val="0"/>
          <w:u w:val="single"/>
          <w14:ligatures w14:val="none"/>
        </w:rPr>
        <w:t xml:space="preserve"> </w:t>
      </w:r>
      <w:r w:rsidRPr="00CD4B32">
        <w:rPr>
          <w:rFonts w:ascii="Arial" w:eastAsia="Arial" w:hAnsi="Arial" w:cs="Arial"/>
          <w:spacing w:val="-2"/>
          <w:kern w:val="0"/>
          <w:u w:val="single"/>
          <w14:ligatures w14:val="none"/>
        </w:rPr>
        <w:t>Process</w:t>
      </w:r>
    </w:p>
    <w:p w14:paraId="53AA08C3" w14:textId="77777777" w:rsidR="00AA5584" w:rsidRPr="00CD4B32" w:rsidRDefault="00AA5584" w:rsidP="00F257C2">
      <w:pPr>
        <w:numPr>
          <w:ilvl w:val="1"/>
          <w:numId w:val="7"/>
        </w:numPr>
        <w:tabs>
          <w:tab w:val="left" w:pos="1799"/>
        </w:tabs>
        <w:autoSpaceDE w:val="0"/>
        <w:autoSpaceDN w:val="0"/>
        <w:spacing w:after="120" w:line="360" w:lineRule="auto"/>
        <w:ind w:left="1800" w:right="619"/>
        <w:rPr>
          <w:rFonts w:ascii="Arial" w:eastAsia="Arial" w:hAnsi="Arial" w:cs="Arial"/>
          <w:kern w:val="0"/>
          <w14:ligatures w14:val="none"/>
        </w:rPr>
      </w:pPr>
      <w:r w:rsidRPr="00CD4B32">
        <w:rPr>
          <w:rFonts w:ascii="Arial" w:eastAsia="Arial" w:hAnsi="Arial" w:cs="Arial"/>
          <w:kern w:val="0"/>
          <w14:ligatures w14:val="none"/>
        </w:rPr>
        <w:t>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completed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forms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provided by the Division. The application must include:</w:t>
      </w:r>
    </w:p>
    <w:p w14:paraId="3D1F1009" w14:textId="77777777" w:rsidR="00AA5584" w:rsidRPr="00CD4B32" w:rsidRDefault="00AA5584" w:rsidP="00F257C2">
      <w:pPr>
        <w:numPr>
          <w:ilvl w:val="2"/>
          <w:numId w:val="7"/>
        </w:numPr>
        <w:tabs>
          <w:tab w:val="left" w:pos="2519"/>
        </w:tabs>
        <w:autoSpaceDE w:val="0"/>
        <w:autoSpaceDN w:val="0"/>
        <w:spacing w:before="228"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name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9"/>
          <w:kern w:val="0"/>
          <w14:ligatures w14:val="none"/>
        </w:rPr>
        <w:t xml:space="preserve"> </w:t>
      </w:r>
      <w:r w:rsidRPr="00CD4B32">
        <w:rPr>
          <w:rFonts w:ascii="Arial" w:eastAsia="Arial" w:hAnsi="Arial" w:cs="Arial"/>
          <w:spacing w:val="-2"/>
          <w:kern w:val="0"/>
          <w14:ligatures w14:val="none"/>
        </w:rPr>
        <w:t>applicant.</w:t>
      </w:r>
    </w:p>
    <w:p w14:paraId="646FB854" w14:textId="1271B224" w:rsidR="00AA5584" w:rsidRPr="00CD4B32" w:rsidDel="00127EF7" w:rsidRDefault="00AA5584" w:rsidP="00F257C2">
      <w:pPr>
        <w:numPr>
          <w:ilvl w:val="2"/>
          <w:numId w:val="7"/>
        </w:numPr>
        <w:tabs>
          <w:tab w:val="left" w:pos="2519"/>
        </w:tabs>
        <w:autoSpaceDE w:val="0"/>
        <w:autoSpaceDN w:val="0"/>
        <w:spacing w:after="120" w:line="360" w:lineRule="auto"/>
        <w:ind w:left="2520" w:hanging="720"/>
        <w:rPr>
          <w:del w:id="67" w:author="Barriskill, Bianca" w:date="2026-08-25T08:32:00Z" w16du:dateUtc="2026-08-25T14:32:00Z"/>
          <w:rFonts w:ascii="Arial" w:eastAsia="Arial" w:hAnsi="Arial" w:cs="Arial"/>
          <w:kern w:val="0"/>
          <w14:ligatures w14:val="none"/>
        </w:rPr>
      </w:pPr>
      <w:del w:id="68" w:author="Barriskill, Bianca" w:date="2026-08-25T08:32:00Z" w16du:dateUtc="2026-08-25T14:32:00Z">
        <w:r w:rsidRPr="00CD4B32" w:rsidDel="00127EF7">
          <w:rPr>
            <w:rFonts w:ascii="Arial" w:eastAsia="Arial" w:hAnsi="Arial" w:cs="Arial"/>
            <w:kern w:val="0"/>
            <w14:ligatures w14:val="none"/>
          </w:rPr>
          <w:delText>The</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gender</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of</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the</w:delText>
        </w:r>
        <w:r w:rsidRPr="00CD4B32" w:rsidDel="00127EF7">
          <w:rPr>
            <w:rFonts w:ascii="Arial" w:eastAsia="Arial" w:hAnsi="Arial" w:cs="Arial"/>
            <w:spacing w:val="-7"/>
            <w:kern w:val="0"/>
            <w14:ligatures w14:val="none"/>
          </w:rPr>
          <w:delText xml:space="preserve"> </w:delText>
        </w:r>
        <w:r w:rsidRPr="00CD4B32" w:rsidDel="00127EF7">
          <w:rPr>
            <w:rFonts w:ascii="Arial" w:eastAsia="Arial" w:hAnsi="Arial" w:cs="Arial"/>
            <w:spacing w:val="-2"/>
            <w:kern w:val="0"/>
            <w14:ligatures w14:val="none"/>
          </w:rPr>
          <w:delText>applicant.</w:delText>
        </w:r>
      </w:del>
    </w:p>
    <w:p w14:paraId="2CFF5AF0" w14:textId="220F4B05" w:rsidR="00AA5584" w:rsidRPr="00CD4B32" w:rsidDel="00127EF7" w:rsidRDefault="00AA5584" w:rsidP="00F257C2">
      <w:pPr>
        <w:numPr>
          <w:ilvl w:val="2"/>
          <w:numId w:val="7"/>
        </w:numPr>
        <w:tabs>
          <w:tab w:val="left" w:pos="2519"/>
        </w:tabs>
        <w:autoSpaceDE w:val="0"/>
        <w:autoSpaceDN w:val="0"/>
        <w:spacing w:before="229" w:after="120" w:line="360" w:lineRule="auto"/>
        <w:ind w:hanging="722"/>
        <w:rPr>
          <w:del w:id="69" w:author="Barriskill, Bianca" w:date="2026-08-25T08:32:00Z" w16du:dateUtc="2026-08-25T14:32:00Z"/>
          <w:rFonts w:ascii="Arial" w:eastAsia="Arial" w:hAnsi="Arial" w:cs="Arial"/>
          <w:kern w:val="0"/>
          <w14:ligatures w14:val="none"/>
        </w:rPr>
      </w:pPr>
      <w:del w:id="70" w:author="Barriskill, Bianca" w:date="2026-08-25T08:32:00Z" w16du:dateUtc="2026-08-25T14:32:00Z">
        <w:r w:rsidRPr="00CD4B32" w:rsidDel="00127EF7">
          <w:rPr>
            <w:rFonts w:ascii="Arial" w:eastAsia="Arial" w:hAnsi="Arial" w:cs="Arial"/>
            <w:kern w:val="0"/>
            <w14:ligatures w14:val="none"/>
          </w:rPr>
          <w:delText>The</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race</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of</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the</w:delText>
        </w:r>
        <w:r w:rsidRPr="00CD4B32" w:rsidDel="00127EF7">
          <w:rPr>
            <w:rFonts w:ascii="Arial" w:eastAsia="Arial" w:hAnsi="Arial" w:cs="Arial"/>
            <w:spacing w:val="-8"/>
            <w:kern w:val="0"/>
            <w14:ligatures w14:val="none"/>
          </w:rPr>
          <w:delText xml:space="preserve"> </w:delText>
        </w:r>
        <w:r w:rsidRPr="00CD4B32" w:rsidDel="00127EF7">
          <w:rPr>
            <w:rFonts w:ascii="Arial" w:eastAsia="Arial" w:hAnsi="Arial" w:cs="Arial"/>
            <w:spacing w:val="-2"/>
            <w:kern w:val="0"/>
            <w14:ligatures w14:val="none"/>
          </w:rPr>
          <w:delText>applicant.</w:delText>
        </w:r>
      </w:del>
    </w:p>
    <w:p w14:paraId="39CB2035" w14:textId="77777777"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Business</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Premises</w:t>
      </w:r>
      <w:r w:rsidRPr="00CD4B32">
        <w:rPr>
          <w:rFonts w:ascii="Arial" w:eastAsia="Arial" w:hAnsi="Arial" w:cs="Arial"/>
          <w:spacing w:val="-10"/>
          <w:kern w:val="0"/>
          <w14:ligatures w14:val="none"/>
        </w:rPr>
        <w:t xml:space="preserve"> </w:t>
      </w:r>
      <w:r w:rsidRPr="00CD4B32">
        <w:rPr>
          <w:rFonts w:ascii="Arial" w:eastAsia="Arial" w:hAnsi="Arial" w:cs="Arial"/>
          <w:spacing w:val="-2"/>
          <w:kern w:val="0"/>
          <w14:ligatures w14:val="none"/>
        </w:rPr>
        <w:t>address.</w:t>
      </w:r>
    </w:p>
    <w:p w14:paraId="6ABF960C" w14:textId="70E1F801" w:rsidR="00AA5584" w:rsidRPr="00CD4B32" w:rsidRDefault="00AA5584" w:rsidP="00F257C2">
      <w:pPr>
        <w:numPr>
          <w:ilvl w:val="3"/>
          <w:numId w:val="7"/>
        </w:numPr>
        <w:tabs>
          <w:tab w:val="left" w:pos="3239"/>
        </w:tabs>
        <w:autoSpaceDE w:val="0"/>
        <w:autoSpaceDN w:val="0"/>
        <w:spacing w:after="120" w:line="360" w:lineRule="auto"/>
        <w:ind w:left="3240" w:right="461" w:hanging="720"/>
        <w:rPr>
          <w:rFonts w:ascii="Arial" w:eastAsia="Arial" w:hAnsi="Arial" w:cs="Arial"/>
          <w:kern w:val="0"/>
          <w14:ligatures w14:val="none"/>
        </w:rPr>
      </w:pPr>
      <w:r w:rsidRPr="00CD4B32">
        <w:rPr>
          <w:rFonts w:ascii="Arial" w:eastAsia="Arial" w:hAnsi="Arial" w:cs="Arial"/>
          <w:kern w:val="0"/>
          <w14:ligatures w14:val="none"/>
        </w:rPr>
        <w:t xml:space="preserve">If the applicant operates their business from a residence, the list of the area(s) or room(s) within the residence </w:t>
      </w:r>
      <w:r w:rsidRPr="00CD4B32">
        <w:rPr>
          <w:rFonts w:ascii="Arial" w:eastAsia="Arial" w:hAnsi="Arial" w:cs="Arial"/>
          <w:kern w:val="0"/>
          <w14:ligatures w14:val="none"/>
        </w:rPr>
        <w:lastRenderedPageBreak/>
        <w:t>where the applicant’s business records are kept and the area(s) or room(s) where Firearms in the Dealer’s business inventory are stored, displayed, sold, assigned, leased, loaned, transferred, consigned, or given away; or received as collateral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sold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repay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loan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pawned </w:t>
      </w:r>
      <w:r w:rsidRPr="00CD4B32">
        <w:rPr>
          <w:rFonts w:ascii="Arial" w:eastAsia="Arial" w:hAnsi="Arial" w:cs="Arial"/>
          <w:spacing w:val="-2"/>
          <w:kern w:val="0"/>
          <w14:ligatures w14:val="none"/>
        </w:rPr>
        <w:t>Firearms).</w:t>
      </w:r>
    </w:p>
    <w:p w14:paraId="52EC2F70" w14:textId="77777777" w:rsidR="00AA5584" w:rsidRPr="00CD4B32" w:rsidRDefault="00AA5584" w:rsidP="00F257C2">
      <w:pPr>
        <w:numPr>
          <w:ilvl w:val="2"/>
          <w:numId w:val="7"/>
        </w:numPr>
        <w:tabs>
          <w:tab w:val="left" w:pos="2519"/>
        </w:tabs>
        <w:autoSpaceDE w:val="0"/>
        <w:autoSpaceDN w:val="0"/>
        <w:spacing w:after="120" w:line="360" w:lineRule="auto"/>
        <w:ind w:left="2520" w:right="374" w:hanging="720"/>
        <w:rPr>
          <w:rFonts w:ascii="Arial" w:eastAsia="Arial" w:hAnsi="Arial" w:cs="Arial"/>
          <w:kern w:val="0"/>
          <w14:ligatures w14:val="none"/>
        </w:rPr>
      </w:pPr>
      <w:r w:rsidRPr="00CD4B32">
        <w:rPr>
          <w:rFonts w:ascii="Arial" w:eastAsia="Arial" w:hAnsi="Arial" w:cs="Arial"/>
          <w:kern w:val="0"/>
          <w14:ligatures w14:val="none"/>
        </w:rPr>
        <w:t>Hours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operation,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whether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operable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appointment </w:t>
      </w:r>
      <w:r w:rsidRPr="00CD4B32">
        <w:rPr>
          <w:rFonts w:ascii="Arial" w:eastAsia="Arial" w:hAnsi="Arial" w:cs="Arial"/>
          <w:spacing w:val="-2"/>
          <w:kern w:val="0"/>
          <w14:ligatures w14:val="none"/>
        </w:rPr>
        <w:t>only.</w:t>
      </w:r>
    </w:p>
    <w:p w14:paraId="49E4B6CD" w14:textId="77777777" w:rsidR="00AA5584" w:rsidRPr="00CD4B32" w:rsidRDefault="00AA5584" w:rsidP="00F257C2">
      <w:pPr>
        <w:numPr>
          <w:ilvl w:val="3"/>
          <w:numId w:val="7"/>
        </w:numPr>
        <w:tabs>
          <w:tab w:val="left" w:pos="3239"/>
        </w:tabs>
        <w:autoSpaceDE w:val="0"/>
        <w:autoSpaceDN w:val="0"/>
        <w:spacing w:before="229" w:after="120" w:line="360" w:lineRule="auto"/>
        <w:ind w:right="616"/>
        <w:rPr>
          <w:rFonts w:ascii="Arial" w:eastAsia="Arial" w:hAnsi="Arial" w:cs="Arial"/>
          <w:kern w:val="0"/>
          <w14:ligatures w14:val="none"/>
        </w:rPr>
      </w:pPr>
      <w:r w:rsidRPr="00CD4B32">
        <w:rPr>
          <w:rFonts w:ascii="Arial" w:eastAsia="Arial" w:hAnsi="Arial" w:cs="Arial"/>
          <w:kern w:val="0"/>
          <w14:ligatures w14:val="none"/>
        </w:rPr>
        <w:t>If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available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sales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appointment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only,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 applicant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provide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contact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 making</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27"/>
          <w:kern w:val="0"/>
          <w14:ligatures w14:val="none"/>
        </w:rPr>
        <w:t xml:space="preserve"> </w:t>
      </w:r>
      <w:r w:rsidRPr="00CD4B32">
        <w:rPr>
          <w:rFonts w:ascii="Arial" w:eastAsia="Arial" w:hAnsi="Arial" w:cs="Arial"/>
          <w:kern w:val="0"/>
          <w14:ligatures w14:val="none"/>
        </w:rPr>
        <w:t>appointment.</w:t>
      </w:r>
    </w:p>
    <w:p w14:paraId="19D1C704" w14:textId="77777777"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mailing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address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spacing w:val="-2"/>
          <w:kern w:val="0"/>
          <w14:ligatures w14:val="none"/>
        </w:rPr>
        <w:t>applicant.</w:t>
      </w:r>
    </w:p>
    <w:p w14:paraId="1FCC92B0" w14:textId="77777777" w:rsidR="00AA5584" w:rsidRPr="00CD4B32" w:rsidRDefault="00AA5584" w:rsidP="00F257C2">
      <w:pPr>
        <w:numPr>
          <w:ilvl w:val="2"/>
          <w:numId w:val="7"/>
        </w:numPr>
        <w:tabs>
          <w:tab w:val="left" w:pos="2518"/>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email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address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spacing w:val="-2"/>
          <w:kern w:val="0"/>
          <w14:ligatures w14:val="none"/>
        </w:rPr>
        <w:t>applicant.</w:t>
      </w:r>
    </w:p>
    <w:p w14:paraId="32F39865" w14:textId="77777777" w:rsidR="00AA5584" w:rsidRPr="00CD4B32" w:rsidRDefault="00AA5584" w:rsidP="00F257C2">
      <w:pPr>
        <w:numPr>
          <w:ilvl w:val="2"/>
          <w:numId w:val="7"/>
        </w:numPr>
        <w:tabs>
          <w:tab w:val="left" w:pos="2518"/>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Identification</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all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Persons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applicant.</w:t>
      </w:r>
    </w:p>
    <w:p w14:paraId="7138B3AC" w14:textId="4F08ABFA" w:rsidR="00AA5584" w:rsidRPr="00CD4B32" w:rsidRDefault="00AA5584" w:rsidP="00F257C2">
      <w:pPr>
        <w:numPr>
          <w:ilvl w:val="2"/>
          <w:numId w:val="7"/>
        </w:numPr>
        <w:tabs>
          <w:tab w:val="left" w:pos="2518"/>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type(s)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License(s)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held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applicant.</w:t>
      </w:r>
    </w:p>
    <w:p w14:paraId="08412B35" w14:textId="77777777" w:rsidR="00AA5584" w:rsidRPr="00CD4B32" w:rsidRDefault="00AA5584" w:rsidP="00F257C2">
      <w:pPr>
        <w:numPr>
          <w:ilvl w:val="3"/>
          <w:numId w:val="7"/>
        </w:numPr>
        <w:tabs>
          <w:tab w:val="left" w:pos="3240"/>
        </w:tabs>
        <w:autoSpaceDE w:val="0"/>
        <w:autoSpaceDN w:val="0"/>
        <w:spacing w:after="120" w:line="360" w:lineRule="auto"/>
        <w:ind w:left="3240" w:right="706" w:hanging="720"/>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copy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License(s)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submitted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the </w:t>
      </w:r>
      <w:r w:rsidRPr="00CD4B32">
        <w:rPr>
          <w:rFonts w:ascii="Arial" w:eastAsia="Arial" w:hAnsi="Arial" w:cs="Arial"/>
          <w:spacing w:val="-2"/>
          <w:kern w:val="0"/>
          <w14:ligatures w14:val="none"/>
        </w:rPr>
        <w:t>application.</w:t>
      </w:r>
    </w:p>
    <w:p w14:paraId="2C9CE91E" w14:textId="77777777"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number(s).</w:t>
      </w:r>
    </w:p>
    <w:p w14:paraId="1AA7FE1D" w14:textId="77777777"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issue</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date(s).</w:t>
      </w:r>
    </w:p>
    <w:p w14:paraId="727260B8" w14:textId="77777777" w:rsidR="00AA5584" w:rsidRPr="00CD4B32" w:rsidRDefault="00AA5584" w:rsidP="00F257C2">
      <w:pPr>
        <w:numPr>
          <w:ilvl w:val="3"/>
          <w:numId w:val="7"/>
        </w:numPr>
        <w:tabs>
          <w:tab w:val="left" w:pos="3240"/>
        </w:tabs>
        <w:autoSpaceDE w:val="0"/>
        <w:autoSpaceDN w:val="0"/>
        <w:spacing w:after="120" w:line="360" w:lineRule="auto"/>
        <w:ind w:left="3240" w:right="374" w:hanging="720"/>
        <w:rPr>
          <w:rFonts w:ascii="Arial" w:eastAsia="Arial" w:hAnsi="Arial" w:cs="Arial"/>
          <w:kern w:val="0"/>
          <w14:ligatures w14:val="none"/>
        </w:rPr>
      </w:pPr>
      <w:r w:rsidRPr="00CD4B32">
        <w:rPr>
          <w:rFonts w:ascii="Arial" w:eastAsia="Arial" w:hAnsi="Arial" w:cs="Arial"/>
          <w:kern w:val="0"/>
          <w14:ligatures w14:val="none"/>
        </w:rPr>
        <w:t>If the Federal Firearms License is pending, the applicant must notify the 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when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provide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copy of the Federal Firearms License(s), number(s) and issue date(s).</w:t>
      </w:r>
    </w:p>
    <w:p w14:paraId="28F5694F" w14:textId="77777777" w:rsidR="00AA5584" w:rsidRPr="00CD4B32" w:rsidRDefault="00AA5584" w:rsidP="00F257C2">
      <w:pPr>
        <w:numPr>
          <w:ilvl w:val="2"/>
          <w:numId w:val="7"/>
        </w:numPr>
        <w:tabs>
          <w:tab w:val="left" w:pos="2519"/>
        </w:tabs>
        <w:autoSpaceDE w:val="0"/>
        <w:autoSpaceDN w:val="0"/>
        <w:spacing w:before="229" w:after="120" w:line="360" w:lineRule="auto"/>
        <w:ind w:hanging="719"/>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expiration</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date(s).</w:t>
      </w:r>
    </w:p>
    <w:p w14:paraId="46B0D761" w14:textId="77777777" w:rsidR="00AA5584" w:rsidRPr="00CD4B32" w:rsidRDefault="00AA5584" w:rsidP="00F257C2">
      <w:pPr>
        <w:numPr>
          <w:ilvl w:val="2"/>
          <w:numId w:val="7"/>
        </w:numPr>
        <w:tabs>
          <w:tab w:val="left" w:pos="2519"/>
        </w:tabs>
        <w:autoSpaceDE w:val="0"/>
        <w:autoSpaceDN w:val="0"/>
        <w:spacing w:after="120" w:line="360" w:lineRule="auto"/>
        <w:ind w:left="2520" w:right="1224" w:hanging="720"/>
        <w:rPr>
          <w:rFonts w:ascii="Arial" w:eastAsia="Arial" w:hAnsi="Arial" w:cs="Arial"/>
          <w:kern w:val="0"/>
          <w14:ligatures w14:val="none"/>
        </w:rPr>
      </w:pPr>
      <w:r w:rsidRPr="00CD4B32">
        <w:rPr>
          <w:rFonts w:ascii="Arial" w:eastAsia="Arial" w:hAnsi="Arial" w:cs="Arial"/>
          <w:kern w:val="0"/>
          <w14:ligatures w14:val="none"/>
        </w:rPr>
        <w:lastRenderedPageBreak/>
        <w:t>An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affirmation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each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meets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requirements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 paragraphs (A)(2) and (A)(3) of this rule.</w:t>
      </w:r>
    </w:p>
    <w:p w14:paraId="09438A5F" w14:textId="77777777" w:rsidR="00AA5584" w:rsidRPr="00CD4B32" w:rsidRDefault="00AA5584" w:rsidP="00F257C2">
      <w:pPr>
        <w:numPr>
          <w:ilvl w:val="3"/>
          <w:numId w:val="7"/>
        </w:numPr>
        <w:tabs>
          <w:tab w:val="left" w:pos="3240"/>
        </w:tabs>
        <w:autoSpaceDE w:val="0"/>
        <w:autoSpaceDN w:val="0"/>
        <w:spacing w:before="229" w:after="120" w:line="360" w:lineRule="auto"/>
        <w:ind w:left="3240" w:right="468" w:hanging="721"/>
        <w:rPr>
          <w:rFonts w:ascii="Arial" w:eastAsia="Arial" w:hAnsi="Arial" w:cs="Arial"/>
          <w:kern w:val="0"/>
          <w14:ligatures w14:val="none"/>
        </w:rPr>
      </w:pPr>
      <w:r w:rsidRPr="00CD4B32">
        <w:rPr>
          <w:rFonts w:ascii="Arial" w:eastAsia="Arial" w:hAnsi="Arial" w:cs="Arial"/>
          <w:kern w:val="0"/>
          <w14:ligatures w14:val="none"/>
        </w:rPr>
        <w:t>Each Responsible Person shall be fingerprinted by an approved state vendor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purposes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fingerprint-based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criminal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history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record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check, with the results to be provided to the Division.</w:t>
      </w:r>
    </w:p>
    <w:p w14:paraId="09EF24A6" w14:textId="77777777" w:rsidR="00AA5584" w:rsidRPr="00CD4B32" w:rsidRDefault="00AA5584" w:rsidP="00F257C2">
      <w:pPr>
        <w:numPr>
          <w:ilvl w:val="4"/>
          <w:numId w:val="7"/>
        </w:numPr>
        <w:tabs>
          <w:tab w:val="left" w:pos="3960"/>
        </w:tabs>
        <w:autoSpaceDE w:val="0"/>
        <w:autoSpaceDN w:val="0"/>
        <w:spacing w:after="120" w:line="360" w:lineRule="auto"/>
        <w:ind w:right="59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post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website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vendors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approved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by the state to perform fingerprinting.</w:t>
      </w:r>
    </w:p>
    <w:p w14:paraId="43B52169" w14:textId="4D4568EF" w:rsidR="00AA5584" w:rsidRPr="00CD4B32" w:rsidRDefault="00AA5584" w:rsidP="00F257C2">
      <w:pPr>
        <w:numPr>
          <w:ilvl w:val="2"/>
          <w:numId w:val="7"/>
        </w:numPr>
        <w:tabs>
          <w:tab w:val="left" w:pos="2519"/>
        </w:tabs>
        <w:autoSpaceDE w:val="0"/>
        <w:autoSpaceDN w:val="0"/>
        <w:spacing w:after="120" w:line="360" w:lineRule="auto"/>
        <w:ind w:left="2520" w:hanging="720"/>
        <w:rPr>
          <w:ins w:id="71" w:author="Barriskill, Bianca" w:date="2026-08-25T08:34:00Z" w16du:dateUtc="2026-08-25T14:34:00Z"/>
          <w:rFonts w:ascii="Arial" w:eastAsia="Arial" w:hAnsi="Arial" w:cs="Arial"/>
          <w:kern w:val="0"/>
          <w14:ligatures w14:val="none"/>
          <w:rPrChange w:id="72" w:author="Barriskill, Bianca" w:date="2026-08-25T08:34:00Z" w16du:dateUtc="2026-08-25T14:34:00Z">
            <w:rPr>
              <w:ins w:id="73" w:author="Barriskill, Bianca" w:date="2026-08-25T08:34:00Z" w16du:dateUtc="2026-08-25T14:34:00Z"/>
              <w:rFonts w:ascii="Arial" w:eastAsia="Arial" w:hAnsi="Arial" w:cs="Arial"/>
              <w:spacing w:val="-5"/>
              <w:kern w:val="0"/>
              <w:sz w:val="20"/>
              <w:szCs w:val="22"/>
              <w14:ligatures w14:val="none"/>
            </w:rPr>
          </w:rPrChang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fee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2-200;</w:t>
      </w:r>
      <w:r w:rsidRPr="00CD4B32">
        <w:rPr>
          <w:rFonts w:ascii="Arial" w:eastAsia="Arial" w:hAnsi="Arial" w:cs="Arial"/>
          <w:spacing w:val="-12"/>
          <w:kern w:val="0"/>
          <w14:ligatures w14:val="none"/>
        </w:rPr>
        <w:t xml:space="preserve"> </w:t>
      </w:r>
      <w:del w:id="74" w:author="Barriskill, Bianca" w:date="2026-08-25T08:33:00Z" w16du:dateUtc="2026-08-25T14:33:00Z">
        <w:r w:rsidRPr="00CD4B32" w:rsidDel="00127EF7">
          <w:rPr>
            <w:rFonts w:ascii="Arial" w:eastAsia="Arial" w:hAnsi="Arial" w:cs="Arial"/>
            <w:spacing w:val="-5"/>
            <w:kern w:val="0"/>
            <w14:ligatures w14:val="none"/>
          </w:rPr>
          <w:delText>and</w:delText>
        </w:r>
      </w:del>
    </w:p>
    <w:p w14:paraId="1D46E1A6" w14:textId="7AB543D5" w:rsidR="00127EF7" w:rsidRPr="00CD4B32" w:rsidRDefault="00127EF7"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ins w:id="75" w:author="Barriskill, Bianca" w:date="2026-08-25T08:33:00Z" w16du:dateUtc="2026-08-25T14:33:00Z">
        <w:r w:rsidRPr="00CD4B32">
          <w:rPr>
            <w:rFonts w:ascii="Arial" w:eastAsia="Arial" w:hAnsi="Arial" w:cs="Arial"/>
            <w:spacing w:val="-5"/>
            <w:kern w:val="0"/>
            <w14:ligatures w14:val="none"/>
          </w:rPr>
          <w:t>A comprehensive security plan that demonstrates the security measures that the dealer will implement</w:t>
        </w:r>
      </w:ins>
      <w:ins w:id="76" w:author="Barriskill, Bianca" w:date="2026-08-25T08:34:00Z" w16du:dateUtc="2026-08-25T14:34:00Z">
        <w:r w:rsidRPr="00CD4B32">
          <w:rPr>
            <w:rFonts w:ascii="Arial" w:eastAsia="Arial" w:hAnsi="Arial" w:cs="Arial"/>
            <w:spacing w:val="-5"/>
            <w:kern w:val="0"/>
            <w14:ligatures w14:val="none"/>
          </w:rPr>
          <w:t xml:space="preserve"> to comply with these rules; and</w:t>
        </w:r>
      </w:ins>
    </w:p>
    <w:p w14:paraId="16CFA412" w14:textId="77777777" w:rsidR="00AA5584" w:rsidRPr="00CD4B32" w:rsidRDefault="00AA5584" w:rsidP="00F257C2">
      <w:pPr>
        <w:numPr>
          <w:ilvl w:val="2"/>
          <w:numId w:val="7"/>
        </w:numPr>
        <w:tabs>
          <w:tab w:val="left" w:pos="2519"/>
        </w:tabs>
        <w:autoSpaceDE w:val="0"/>
        <w:autoSpaceDN w:val="0"/>
        <w:spacing w:before="229" w:after="120" w:line="360" w:lineRule="auto"/>
        <w:ind w:hanging="719"/>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additional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4"/>
          <w:kern w:val="0"/>
          <w14:ligatures w14:val="none"/>
        </w:rPr>
        <w:t>form.</w:t>
      </w:r>
    </w:p>
    <w:p w14:paraId="4B0D4FCE" w14:textId="77777777" w:rsidR="00AA5584" w:rsidRPr="00CD4B32" w:rsidRDefault="00AA5584" w:rsidP="00F257C2">
      <w:pPr>
        <w:numPr>
          <w:ilvl w:val="1"/>
          <w:numId w:val="7"/>
        </w:numPr>
        <w:tabs>
          <w:tab w:val="left" w:pos="1799"/>
        </w:tabs>
        <w:autoSpaceDE w:val="0"/>
        <w:autoSpaceDN w:val="0"/>
        <w:spacing w:after="120" w:line="360" w:lineRule="auto"/>
        <w:ind w:left="1800" w:right="590"/>
        <w:rPr>
          <w:rFonts w:ascii="Arial" w:eastAsia="Arial" w:hAnsi="Arial" w:cs="Arial"/>
          <w:kern w:val="0"/>
          <w14:ligatures w14:val="none"/>
        </w:rPr>
      </w:pPr>
      <w:r w:rsidRPr="00CD4B32">
        <w:rPr>
          <w:rFonts w:ascii="Arial" w:eastAsia="Arial" w:hAnsi="Arial" w:cs="Arial"/>
          <w:kern w:val="0"/>
          <w14:ligatures w14:val="none"/>
        </w:rPr>
        <w:t>The applicant for a State Permit must notify the Division of any changes to the information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paragraphs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(B)(1)(a)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through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(B)(1)(o)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within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thirty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(30)</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days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 the change.</w:t>
      </w:r>
    </w:p>
    <w:p w14:paraId="58BB68C0" w14:textId="0B4FE66A" w:rsidR="00AA5584" w:rsidRPr="00CD4B32" w:rsidDel="00127EF7" w:rsidRDefault="00AA5584" w:rsidP="00F257C2">
      <w:pPr>
        <w:numPr>
          <w:ilvl w:val="1"/>
          <w:numId w:val="7"/>
        </w:numPr>
        <w:tabs>
          <w:tab w:val="left" w:pos="1799"/>
        </w:tabs>
        <w:autoSpaceDE w:val="0"/>
        <w:autoSpaceDN w:val="0"/>
        <w:spacing w:before="229" w:after="120" w:line="360" w:lineRule="auto"/>
        <w:ind w:right="396"/>
        <w:rPr>
          <w:del w:id="77" w:author="Barriskill, Bianca" w:date="2026-08-25T08:34:00Z" w16du:dateUtc="2026-08-25T14:34:00Z"/>
          <w:rFonts w:ascii="Arial" w:eastAsia="Arial" w:hAnsi="Arial" w:cs="Arial"/>
          <w:kern w:val="0"/>
          <w14:ligatures w14:val="none"/>
        </w:rPr>
      </w:pPr>
      <w:del w:id="78" w:author="Barriskill, Bianca" w:date="2026-08-25T08:34:00Z" w16du:dateUtc="2026-08-25T14:34:00Z">
        <w:r w:rsidRPr="00CD4B32" w:rsidDel="00127EF7">
          <w:rPr>
            <w:rFonts w:ascii="Arial" w:eastAsia="Arial" w:hAnsi="Arial" w:cs="Arial"/>
            <w:kern w:val="0"/>
            <w14:ligatures w14:val="none"/>
          </w:rPr>
          <w:delText>The applicant for a State Permit that submits a sufficient application on or before May 2, 2025,</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may</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continue</w:delText>
        </w:r>
        <w:r w:rsidRPr="00CD4B32" w:rsidDel="00127EF7">
          <w:rPr>
            <w:rFonts w:ascii="Arial" w:eastAsia="Arial" w:hAnsi="Arial" w:cs="Arial"/>
            <w:spacing w:val="-2"/>
            <w:kern w:val="0"/>
            <w14:ligatures w14:val="none"/>
          </w:rPr>
          <w:delText xml:space="preserve"> </w:delText>
        </w:r>
        <w:r w:rsidRPr="00CD4B32" w:rsidDel="00127EF7">
          <w:rPr>
            <w:rFonts w:ascii="Arial" w:eastAsia="Arial" w:hAnsi="Arial" w:cs="Arial"/>
            <w:kern w:val="0"/>
            <w14:ligatures w14:val="none"/>
          </w:rPr>
          <w:delText>business</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operations</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until</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the</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Division</w:delText>
        </w:r>
        <w:r w:rsidRPr="00CD4B32" w:rsidDel="00127EF7">
          <w:rPr>
            <w:rFonts w:ascii="Arial" w:eastAsia="Arial" w:hAnsi="Arial" w:cs="Arial"/>
            <w:spacing w:val="-2"/>
            <w:kern w:val="0"/>
            <w14:ligatures w14:val="none"/>
          </w:rPr>
          <w:delText xml:space="preserve"> </w:delText>
        </w:r>
        <w:r w:rsidRPr="00CD4B32" w:rsidDel="00127EF7">
          <w:rPr>
            <w:rFonts w:ascii="Arial" w:eastAsia="Arial" w:hAnsi="Arial" w:cs="Arial"/>
            <w:kern w:val="0"/>
            <w14:ligatures w14:val="none"/>
          </w:rPr>
          <w:delText>has</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acted</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on</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the</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application.</w:delText>
        </w:r>
        <w:r w:rsidRPr="00CD4B32" w:rsidDel="00127EF7">
          <w:rPr>
            <w:rFonts w:ascii="Arial" w:eastAsia="Arial" w:hAnsi="Arial" w:cs="Arial"/>
            <w:spacing w:val="-2"/>
            <w:kern w:val="0"/>
            <w14:ligatures w14:val="none"/>
          </w:rPr>
          <w:delText xml:space="preserve"> </w:delText>
        </w:r>
        <w:r w:rsidRPr="00CD4B32" w:rsidDel="00127EF7">
          <w:rPr>
            <w:rFonts w:ascii="Arial" w:eastAsia="Arial" w:hAnsi="Arial" w:cs="Arial"/>
            <w:kern w:val="0"/>
            <w14:ligatures w14:val="none"/>
          </w:rPr>
          <w:delText>A sufficient application means that:</w:delText>
        </w:r>
      </w:del>
    </w:p>
    <w:p w14:paraId="49D3AEF8" w14:textId="2E3BF926" w:rsidR="00AA5584" w:rsidRPr="00CD4B32" w:rsidDel="00127EF7" w:rsidRDefault="00AA5584" w:rsidP="00F257C2">
      <w:pPr>
        <w:numPr>
          <w:ilvl w:val="2"/>
          <w:numId w:val="7"/>
        </w:numPr>
        <w:tabs>
          <w:tab w:val="left" w:pos="2519"/>
        </w:tabs>
        <w:autoSpaceDE w:val="0"/>
        <w:autoSpaceDN w:val="0"/>
        <w:spacing w:after="120" w:line="360" w:lineRule="auto"/>
        <w:ind w:left="2520" w:right="965" w:hanging="720"/>
        <w:rPr>
          <w:del w:id="79" w:author="Barriskill, Bianca" w:date="2026-08-25T08:34:00Z" w16du:dateUtc="2026-08-25T14:34:00Z"/>
          <w:rFonts w:ascii="Arial" w:eastAsia="Arial" w:hAnsi="Arial" w:cs="Arial"/>
          <w:kern w:val="0"/>
          <w14:ligatures w14:val="none"/>
        </w:rPr>
      </w:pPr>
      <w:del w:id="80" w:author="Barriskill, Bianca" w:date="2026-08-25T08:34:00Z" w16du:dateUtc="2026-08-25T14:34:00Z">
        <w:r w:rsidRPr="00CD4B32" w:rsidDel="00127EF7">
          <w:rPr>
            <w:rFonts w:ascii="Arial" w:eastAsia="Arial" w:hAnsi="Arial" w:cs="Arial"/>
            <w:kern w:val="0"/>
            <w14:ligatures w14:val="none"/>
          </w:rPr>
          <w:delText>The</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application</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on</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its</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face</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includes</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information</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necessary</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to</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show</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that</w:delText>
        </w:r>
        <w:r w:rsidRPr="00CD4B32" w:rsidDel="00127EF7">
          <w:rPr>
            <w:rFonts w:ascii="Arial" w:eastAsia="Arial" w:hAnsi="Arial" w:cs="Arial"/>
            <w:spacing w:val="-3"/>
            <w:kern w:val="0"/>
            <w14:ligatures w14:val="none"/>
          </w:rPr>
          <w:delText xml:space="preserve"> </w:delText>
        </w:r>
        <w:r w:rsidRPr="00CD4B32" w:rsidDel="00127EF7">
          <w:rPr>
            <w:rFonts w:ascii="Arial" w:eastAsia="Arial" w:hAnsi="Arial" w:cs="Arial"/>
            <w:kern w:val="0"/>
            <w14:ligatures w14:val="none"/>
          </w:rPr>
          <w:delText>the applicant is eligible for a State Permit;</w:delText>
        </w:r>
      </w:del>
    </w:p>
    <w:p w14:paraId="58EC4612" w14:textId="5E7B4C92" w:rsidR="00AA5584" w:rsidRPr="00CD4B32" w:rsidDel="00127EF7" w:rsidRDefault="00AA5584" w:rsidP="00F257C2">
      <w:pPr>
        <w:numPr>
          <w:ilvl w:val="2"/>
          <w:numId w:val="7"/>
        </w:numPr>
        <w:tabs>
          <w:tab w:val="left" w:pos="2519"/>
        </w:tabs>
        <w:autoSpaceDE w:val="0"/>
        <w:autoSpaceDN w:val="0"/>
        <w:spacing w:before="229" w:after="120" w:line="360" w:lineRule="auto"/>
        <w:ind w:hanging="722"/>
        <w:rPr>
          <w:del w:id="81" w:author="Barriskill, Bianca" w:date="2026-08-25T08:34:00Z" w16du:dateUtc="2026-08-25T14:34:00Z"/>
          <w:rFonts w:ascii="Arial" w:eastAsia="Arial" w:hAnsi="Arial" w:cs="Arial"/>
          <w:kern w:val="0"/>
          <w14:ligatures w14:val="none"/>
        </w:rPr>
      </w:pPr>
      <w:del w:id="82" w:author="Barriskill, Bianca" w:date="2026-08-25T08:34:00Z" w16du:dateUtc="2026-08-25T14:34:00Z">
        <w:r w:rsidRPr="00CD4B32" w:rsidDel="00127EF7">
          <w:rPr>
            <w:rFonts w:ascii="Arial" w:eastAsia="Arial" w:hAnsi="Arial" w:cs="Arial"/>
            <w:kern w:val="0"/>
            <w14:ligatures w14:val="none"/>
          </w:rPr>
          <w:delText>The</w:delText>
        </w:r>
        <w:r w:rsidRPr="00CD4B32" w:rsidDel="00127EF7">
          <w:rPr>
            <w:rFonts w:ascii="Arial" w:eastAsia="Arial" w:hAnsi="Arial" w:cs="Arial"/>
            <w:spacing w:val="-12"/>
            <w:kern w:val="0"/>
            <w14:ligatures w14:val="none"/>
          </w:rPr>
          <w:delText xml:space="preserve"> </w:delText>
        </w:r>
        <w:r w:rsidRPr="00CD4B32" w:rsidDel="00127EF7">
          <w:rPr>
            <w:rFonts w:ascii="Arial" w:eastAsia="Arial" w:hAnsi="Arial" w:cs="Arial"/>
            <w:kern w:val="0"/>
            <w14:ligatures w14:val="none"/>
          </w:rPr>
          <w:delText>applicant</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provided</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a</w:delText>
        </w:r>
        <w:r w:rsidRPr="00CD4B32" w:rsidDel="00127EF7">
          <w:rPr>
            <w:rFonts w:ascii="Arial" w:eastAsia="Arial" w:hAnsi="Arial" w:cs="Arial"/>
            <w:spacing w:val="-7"/>
            <w:kern w:val="0"/>
            <w14:ligatures w14:val="none"/>
          </w:rPr>
          <w:delText xml:space="preserve"> </w:delText>
        </w:r>
        <w:r w:rsidRPr="00CD4B32" w:rsidDel="00127EF7">
          <w:rPr>
            <w:rFonts w:ascii="Arial" w:eastAsia="Arial" w:hAnsi="Arial" w:cs="Arial"/>
            <w:kern w:val="0"/>
            <w14:ligatures w14:val="none"/>
          </w:rPr>
          <w:delText>copy</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of</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the</w:delText>
        </w:r>
        <w:r w:rsidRPr="00CD4B32" w:rsidDel="00127EF7">
          <w:rPr>
            <w:rFonts w:ascii="Arial" w:eastAsia="Arial" w:hAnsi="Arial" w:cs="Arial"/>
            <w:spacing w:val="-7"/>
            <w:kern w:val="0"/>
            <w14:ligatures w14:val="none"/>
          </w:rPr>
          <w:delText xml:space="preserve"> </w:delText>
        </w:r>
        <w:r w:rsidRPr="00CD4B32" w:rsidDel="00127EF7">
          <w:rPr>
            <w:rFonts w:ascii="Arial" w:eastAsia="Arial" w:hAnsi="Arial" w:cs="Arial"/>
            <w:kern w:val="0"/>
            <w14:ligatures w14:val="none"/>
          </w:rPr>
          <w:delText>Federal</w:delText>
        </w:r>
        <w:r w:rsidRPr="00CD4B32" w:rsidDel="00127EF7">
          <w:rPr>
            <w:rFonts w:ascii="Arial" w:eastAsia="Arial" w:hAnsi="Arial" w:cs="Arial"/>
            <w:spacing w:val="-8"/>
            <w:kern w:val="0"/>
            <w14:ligatures w14:val="none"/>
          </w:rPr>
          <w:delText xml:space="preserve"> </w:delText>
        </w:r>
        <w:r w:rsidRPr="00CD4B32" w:rsidDel="00127EF7">
          <w:rPr>
            <w:rFonts w:ascii="Arial" w:eastAsia="Arial" w:hAnsi="Arial" w:cs="Arial"/>
            <w:kern w:val="0"/>
            <w14:ligatures w14:val="none"/>
          </w:rPr>
          <w:delText>Firearms</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License(s);</w:delText>
        </w:r>
        <w:r w:rsidRPr="00CD4B32" w:rsidDel="00127EF7">
          <w:rPr>
            <w:rFonts w:ascii="Arial" w:eastAsia="Arial" w:hAnsi="Arial" w:cs="Arial"/>
            <w:spacing w:val="-15"/>
            <w:kern w:val="0"/>
            <w14:ligatures w14:val="none"/>
          </w:rPr>
          <w:delText xml:space="preserve"> </w:delText>
        </w:r>
        <w:r w:rsidRPr="00CD4B32" w:rsidDel="00127EF7">
          <w:rPr>
            <w:rFonts w:ascii="Arial" w:eastAsia="Arial" w:hAnsi="Arial" w:cs="Arial"/>
            <w:spacing w:val="-5"/>
            <w:kern w:val="0"/>
            <w14:ligatures w14:val="none"/>
          </w:rPr>
          <w:delText>and</w:delText>
        </w:r>
      </w:del>
    </w:p>
    <w:p w14:paraId="3AF37ED0" w14:textId="40083FFE" w:rsidR="00AA5584" w:rsidRPr="00CD4B32" w:rsidDel="00127EF7" w:rsidRDefault="00AA5584" w:rsidP="00F257C2">
      <w:pPr>
        <w:numPr>
          <w:ilvl w:val="2"/>
          <w:numId w:val="7"/>
        </w:numPr>
        <w:tabs>
          <w:tab w:val="left" w:pos="2519"/>
        </w:tabs>
        <w:autoSpaceDE w:val="0"/>
        <w:autoSpaceDN w:val="0"/>
        <w:spacing w:after="120" w:line="360" w:lineRule="auto"/>
        <w:ind w:left="2520" w:hanging="720"/>
        <w:rPr>
          <w:del w:id="83" w:author="Barriskill, Bianca" w:date="2026-08-25T08:34:00Z" w16du:dateUtc="2026-08-25T14:34:00Z"/>
          <w:rFonts w:ascii="Arial" w:eastAsia="Arial" w:hAnsi="Arial" w:cs="Arial"/>
          <w:kern w:val="0"/>
          <w14:ligatures w14:val="none"/>
        </w:rPr>
      </w:pPr>
      <w:del w:id="84" w:author="Barriskill, Bianca" w:date="2026-08-25T08:34:00Z" w16du:dateUtc="2026-08-25T14:34:00Z">
        <w:r w:rsidRPr="00CD4B32" w:rsidDel="00127EF7">
          <w:rPr>
            <w:rFonts w:ascii="Arial" w:eastAsia="Arial" w:hAnsi="Arial" w:cs="Arial"/>
            <w:kern w:val="0"/>
            <w14:ligatures w14:val="none"/>
          </w:rPr>
          <w:delText>The</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applicant</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paid</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the</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fee</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set</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forth</w:delText>
        </w:r>
        <w:r w:rsidRPr="00CD4B32" w:rsidDel="00127EF7">
          <w:rPr>
            <w:rFonts w:ascii="Arial" w:eastAsia="Arial" w:hAnsi="Arial" w:cs="Arial"/>
            <w:spacing w:val="-4"/>
            <w:kern w:val="0"/>
            <w14:ligatures w14:val="none"/>
          </w:rPr>
          <w:delText xml:space="preserve"> </w:delText>
        </w:r>
        <w:r w:rsidRPr="00CD4B32" w:rsidDel="00127EF7">
          <w:rPr>
            <w:rFonts w:ascii="Arial" w:eastAsia="Arial" w:hAnsi="Arial" w:cs="Arial"/>
            <w:kern w:val="0"/>
            <w14:ligatures w14:val="none"/>
          </w:rPr>
          <w:delText>in</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Rule</w:delText>
        </w:r>
        <w:r w:rsidRPr="00CD4B32" w:rsidDel="00127EF7">
          <w:rPr>
            <w:rFonts w:ascii="Arial" w:eastAsia="Arial" w:hAnsi="Arial" w:cs="Arial"/>
            <w:spacing w:val="-13"/>
            <w:kern w:val="0"/>
            <w14:ligatures w14:val="none"/>
          </w:rPr>
          <w:delText xml:space="preserve"> </w:delText>
        </w:r>
        <w:r w:rsidRPr="00CD4B32" w:rsidDel="00127EF7">
          <w:rPr>
            <w:rFonts w:ascii="Arial" w:eastAsia="Arial" w:hAnsi="Arial" w:cs="Arial"/>
            <w:kern w:val="0"/>
            <w14:ligatures w14:val="none"/>
          </w:rPr>
          <w:delText>2-</w:delText>
        </w:r>
        <w:r w:rsidRPr="00CD4B32" w:rsidDel="00127EF7">
          <w:rPr>
            <w:rFonts w:ascii="Arial" w:eastAsia="Arial" w:hAnsi="Arial" w:cs="Arial"/>
            <w:spacing w:val="-4"/>
            <w:kern w:val="0"/>
            <w14:ligatures w14:val="none"/>
          </w:rPr>
          <w:delText>200.</w:delText>
        </w:r>
      </w:del>
    </w:p>
    <w:p w14:paraId="13A9ED78" w14:textId="1CA0ABB3" w:rsidR="00AA5584" w:rsidRPr="00CD4B32" w:rsidDel="00127EF7" w:rsidRDefault="00AA5584" w:rsidP="00F257C2">
      <w:pPr>
        <w:numPr>
          <w:ilvl w:val="1"/>
          <w:numId w:val="7"/>
        </w:numPr>
        <w:tabs>
          <w:tab w:val="left" w:pos="1798"/>
        </w:tabs>
        <w:autoSpaceDE w:val="0"/>
        <w:autoSpaceDN w:val="0"/>
        <w:spacing w:after="120" w:line="360" w:lineRule="auto"/>
        <w:ind w:left="1800"/>
        <w:rPr>
          <w:del w:id="85" w:author="Barriskill, Bianca" w:date="2026-08-25T08:34:00Z" w16du:dateUtc="2026-08-25T14:34:00Z"/>
          <w:rFonts w:ascii="Arial" w:eastAsia="Arial" w:hAnsi="Arial" w:cs="Arial"/>
          <w:kern w:val="0"/>
          <w14:ligatures w14:val="none"/>
        </w:rPr>
      </w:pPr>
      <w:del w:id="86" w:author="Barriskill, Bianca" w:date="2026-08-25T08:34:00Z" w16du:dateUtc="2026-08-25T14:34:00Z">
        <w:r w:rsidRPr="00CD4B32" w:rsidDel="00127EF7">
          <w:rPr>
            <w:rFonts w:ascii="Arial" w:eastAsia="Arial" w:hAnsi="Arial" w:cs="Arial"/>
            <w:kern w:val="0"/>
            <w14:ligatures w14:val="none"/>
          </w:rPr>
          <w:lastRenderedPageBreak/>
          <w:delText>Subparagraph</w:delText>
        </w:r>
        <w:r w:rsidRPr="00CD4B32" w:rsidDel="00127EF7">
          <w:rPr>
            <w:rFonts w:ascii="Arial" w:eastAsia="Arial" w:hAnsi="Arial" w:cs="Arial"/>
            <w:spacing w:val="-7"/>
            <w:kern w:val="0"/>
            <w14:ligatures w14:val="none"/>
          </w:rPr>
          <w:delText xml:space="preserve"> </w:delText>
        </w:r>
        <w:r w:rsidRPr="00CD4B32" w:rsidDel="00127EF7">
          <w:rPr>
            <w:rFonts w:ascii="Arial" w:eastAsia="Arial" w:hAnsi="Arial" w:cs="Arial"/>
            <w:kern w:val="0"/>
            <w14:ligatures w14:val="none"/>
          </w:rPr>
          <w:delText>(B)(3)</w:delText>
        </w:r>
        <w:r w:rsidRPr="00CD4B32" w:rsidDel="00127EF7">
          <w:rPr>
            <w:rFonts w:ascii="Arial" w:eastAsia="Arial" w:hAnsi="Arial" w:cs="Arial"/>
            <w:spacing w:val="-6"/>
            <w:kern w:val="0"/>
            <w14:ligatures w14:val="none"/>
          </w:rPr>
          <w:delText xml:space="preserve"> </w:delText>
        </w:r>
        <w:r w:rsidRPr="00CD4B32" w:rsidDel="00127EF7">
          <w:rPr>
            <w:rFonts w:ascii="Arial" w:eastAsia="Arial" w:hAnsi="Arial" w:cs="Arial"/>
            <w:kern w:val="0"/>
            <w14:ligatures w14:val="none"/>
          </w:rPr>
          <w:delText>will</w:delText>
        </w:r>
        <w:r w:rsidRPr="00CD4B32" w:rsidDel="00127EF7">
          <w:rPr>
            <w:rFonts w:ascii="Arial" w:eastAsia="Arial" w:hAnsi="Arial" w:cs="Arial"/>
            <w:spacing w:val="-8"/>
            <w:kern w:val="0"/>
            <w14:ligatures w14:val="none"/>
          </w:rPr>
          <w:delText xml:space="preserve"> </w:delText>
        </w:r>
        <w:r w:rsidRPr="00CD4B32" w:rsidDel="00127EF7">
          <w:rPr>
            <w:rFonts w:ascii="Arial" w:eastAsia="Arial" w:hAnsi="Arial" w:cs="Arial"/>
            <w:kern w:val="0"/>
            <w14:ligatures w14:val="none"/>
          </w:rPr>
          <w:delText>repeal</w:delText>
        </w:r>
        <w:r w:rsidRPr="00CD4B32" w:rsidDel="00127EF7">
          <w:rPr>
            <w:rFonts w:ascii="Arial" w:eastAsia="Arial" w:hAnsi="Arial" w:cs="Arial"/>
            <w:spacing w:val="-8"/>
            <w:kern w:val="0"/>
            <w14:ligatures w14:val="none"/>
          </w:rPr>
          <w:delText xml:space="preserve"> </w:delText>
        </w:r>
        <w:r w:rsidRPr="00CD4B32" w:rsidDel="00127EF7">
          <w:rPr>
            <w:rFonts w:ascii="Arial" w:eastAsia="Arial" w:hAnsi="Arial" w:cs="Arial"/>
            <w:kern w:val="0"/>
            <w14:ligatures w14:val="none"/>
          </w:rPr>
          <w:delText>on</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June</w:delText>
        </w:r>
        <w:r w:rsidRPr="00CD4B32" w:rsidDel="00127EF7">
          <w:rPr>
            <w:rFonts w:ascii="Arial" w:eastAsia="Arial" w:hAnsi="Arial" w:cs="Arial"/>
            <w:spacing w:val="-5"/>
            <w:kern w:val="0"/>
            <w14:ligatures w14:val="none"/>
          </w:rPr>
          <w:delText xml:space="preserve"> </w:delText>
        </w:r>
        <w:r w:rsidRPr="00CD4B32" w:rsidDel="00127EF7">
          <w:rPr>
            <w:rFonts w:ascii="Arial" w:eastAsia="Arial" w:hAnsi="Arial" w:cs="Arial"/>
            <w:kern w:val="0"/>
            <w14:ligatures w14:val="none"/>
          </w:rPr>
          <w:delText>30,</w:delText>
        </w:r>
        <w:r w:rsidRPr="00CD4B32" w:rsidDel="00127EF7">
          <w:rPr>
            <w:rFonts w:ascii="Arial" w:eastAsia="Arial" w:hAnsi="Arial" w:cs="Arial"/>
            <w:spacing w:val="-13"/>
            <w:kern w:val="0"/>
            <w14:ligatures w14:val="none"/>
          </w:rPr>
          <w:delText xml:space="preserve"> </w:delText>
        </w:r>
        <w:r w:rsidRPr="00CD4B32" w:rsidDel="00127EF7">
          <w:rPr>
            <w:rFonts w:ascii="Arial" w:eastAsia="Arial" w:hAnsi="Arial" w:cs="Arial"/>
            <w:spacing w:val="-2"/>
            <w:kern w:val="0"/>
            <w14:ligatures w14:val="none"/>
          </w:rPr>
          <w:delText>2026.</w:delText>
        </w:r>
      </w:del>
    </w:p>
    <w:p w14:paraId="7907DBFF" w14:textId="77777777" w:rsidR="00AA5584" w:rsidRPr="00CD4B32" w:rsidRDefault="00AA5584" w:rsidP="00F257C2">
      <w:pPr>
        <w:numPr>
          <w:ilvl w:val="0"/>
          <w:numId w:val="7"/>
        </w:numPr>
        <w:tabs>
          <w:tab w:val="left" w:pos="1078"/>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u w:val="single"/>
          <w14:ligatures w14:val="none"/>
        </w:rPr>
        <w:t>State</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Permit</w:t>
      </w:r>
      <w:r w:rsidRPr="00CD4B32">
        <w:rPr>
          <w:rFonts w:ascii="Arial" w:eastAsia="Arial" w:hAnsi="Arial" w:cs="Arial"/>
          <w:spacing w:val="-9"/>
          <w:kern w:val="0"/>
          <w:u w:val="single"/>
          <w14:ligatures w14:val="none"/>
        </w:rPr>
        <w:t xml:space="preserve"> </w:t>
      </w:r>
      <w:r w:rsidRPr="00CD4B32">
        <w:rPr>
          <w:rFonts w:ascii="Arial" w:eastAsia="Arial" w:hAnsi="Arial" w:cs="Arial"/>
          <w:spacing w:val="-2"/>
          <w:kern w:val="0"/>
          <w:u w:val="single"/>
          <w14:ligatures w14:val="none"/>
        </w:rPr>
        <w:t>Renewals</w:t>
      </w:r>
    </w:p>
    <w:p w14:paraId="3D8FC9D0" w14:textId="77777777" w:rsidR="00AA5584" w:rsidRPr="00CD4B32" w:rsidRDefault="00AA5584" w:rsidP="00F257C2">
      <w:pPr>
        <w:numPr>
          <w:ilvl w:val="1"/>
          <w:numId w:val="7"/>
        </w:numPr>
        <w:tabs>
          <w:tab w:val="left" w:pos="1799"/>
        </w:tabs>
        <w:autoSpaceDE w:val="0"/>
        <w:autoSpaceDN w:val="0"/>
        <w:spacing w:before="226" w:after="120" w:line="360" w:lineRule="auto"/>
        <w:ind w:right="0"/>
        <w:rPr>
          <w:rFonts w:ascii="Arial" w:eastAsia="Arial" w:hAnsi="Arial" w:cs="Arial"/>
          <w:kern w:val="0"/>
          <w14:ligatures w14:val="none"/>
        </w:rPr>
      </w:pPr>
      <w:r w:rsidRPr="00CD4B32">
        <w:rPr>
          <w:rFonts w:ascii="Arial" w:eastAsia="Arial" w:hAnsi="Arial" w:cs="Arial"/>
          <w:kern w:val="0"/>
          <w14:ligatures w14:val="none"/>
        </w:rPr>
        <w:t>Notification.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provide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written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notice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holder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least ninety (90) days prior to its expiration.</w:t>
      </w:r>
    </w:p>
    <w:p w14:paraId="73C389E2" w14:textId="77777777" w:rsidR="00AA5584" w:rsidRPr="00CD4B32" w:rsidRDefault="00AA5584" w:rsidP="00F257C2">
      <w:pPr>
        <w:numPr>
          <w:ilvl w:val="2"/>
          <w:numId w:val="7"/>
        </w:numPr>
        <w:tabs>
          <w:tab w:val="left" w:pos="2519"/>
        </w:tabs>
        <w:autoSpaceDE w:val="0"/>
        <w:autoSpaceDN w:val="0"/>
        <w:spacing w:after="120" w:line="360" w:lineRule="auto"/>
        <w:ind w:left="2520" w:right="90" w:hanging="720"/>
        <w:rPr>
          <w:rFonts w:ascii="Arial" w:eastAsia="Arial" w:hAnsi="Arial" w:cs="Arial"/>
          <w:kern w:val="0"/>
          <w14:ligatures w14:val="none"/>
        </w:rPr>
      </w:pPr>
      <w:r w:rsidRPr="00CD4B32">
        <w:rPr>
          <w:rFonts w:ascii="Arial" w:eastAsia="Arial" w:hAnsi="Arial" w:cs="Arial"/>
          <w:kern w:val="0"/>
          <w14:ligatures w14:val="none"/>
        </w:rPr>
        <w:t>Notice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emailed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last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known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email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address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 xml:space="preserve">Permit </w:t>
      </w:r>
      <w:r w:rsidRPr="00CD4B32">
        <w:rPr>
          <w:rFonts w:ascii="Arial" w:eastAsia="Arial" w:hAnsi="Arial" w:cs="Arial"/>
          <w:spacing w:val="-2"/>
          <w:kern w:val="0"/>
          <w14:ligatures w14:val="none"/>
        </w:rPr>
        <w:t>holder.</w:t>
      </w:r>
    </w:p>
    <w:p w14:paraId="7D10BAF5" w14:textId="77777777" w:rsidR="00AA5584" w:rsidRPr="00CD4B32" w:rsidRDefault="00AA5584" w:rsidP="00F257C2">
      <w:pPr>
        <w:numPr>
          <w:ilvl w:val="2"/>
          <w:numId w:val="7"/>
        </w:numPr>
        <w:tabs>
          <w:tab w:val="left" w:pos="2519"/>
        </w:tabs>
        <w:autoSpaceDE w:val="0"/>
        <w:autoSpaceDN w:val="0"/>
        <w:spacing w:after="120" w:line="360" w:lineRule="auto"/>
        <w:ind w:left="2520" w:right="90" w:hanging="720"/>
        <w:rPr>
          <w:rFonts w:ascii="Arial" w:eastAsia="Arial" w:hAnsi="Arial" w:cs="Arial"/>
          <w:kern w:val="0"/>
          <w14:ligatures w14:val="none"/>
        </w:rPr>
      </w:pPr>
      <w:r w:rsidRPr="00CD4B32">
        <w:rPr>
          <w:rFonts w:ascii="Arial" w:eastAsia="Arial" w:hAnsi="Arial" w:cs="Arial"/>
          <w:kern w:val="0"/>
          <w14:ligatures w14:val="none"/>
        </w:rPr>
        <w:t>If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email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address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longer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valid,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notice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mailed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last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known mailing address provided by the State Permit holder.</w:t>
      </w:r>
    </w:p>
    <w:p w14:paraId="2CD3DE3F" w14:textId="77777777" w:rsidR="00AA5584" w:rsidRPr="00CD4B32" w:rsidRDefault="00AA5584" w:rsidP="00F257C2">
      <w:pPr>
        <w:numPr>
          <w:ilvl w:val="1"/>
          <w:numId w:val="7"/>
        </w:numPr>
        <w:tabs>
          <w:tab w:val="left" w:pos="1799"/>
        </w:tabs>
        <w:autoSpaceDE w:val="0"/>
        <w:autoSpaceDN w:val="0"/>
        <w:spacing w:after="120" w:line="360" w:lineRule="auto"/>
        <w:ind w:left="1800"/>
        <w:rPr>
          <w:rFonts w:ascii="Arial" w:eastAsia="Arial" w:hAnsi="Arial" w:cs="Arial"/>
          <w:kern w:val="0"/>
          <w14:ligatures w14:val="none"/>
        </w:rPr>
      </w:pPr>
      <w:r w:rsidRPr="00CD4B32">
        <w:rPr>
          <w:rFonts w:ascii="Arial" w:eastAsia="Arial" w:hAnsi="Arial" w:cs="Arial"/>
          <w:kern w:val="0"/>
          <w14:ligatures w14:val="none"/>
        </w:rPr>
        <w:t>Renewal</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Application</w:t>
      </w:r>
    </w:p>
    <w:p w14:paraId="7E7498A6" w14:textId="37C4AB12"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holder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renew</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its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sooner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than</w:t>
      </w:r>
      <w:r w:rsidRPr="00CD4B32">
        <w:rPr>
          <w:rFonts w:ascii="Arial" w:eastAsia="Arial" w:hAnsi="Arial" w:cs="Arial"/>
          <w:spacing w:val="-23"/>
          <w:kern w:val="0"/>
          <w14:ligatures w14:val="none"/>
        </w:rPr>
        <w:t xml:space="preserve"> </w:t>
      </w:r>
      <w:r w:rsidRPr="00CD4B32">
        <w:rPr>
          <w:rFonts w:ascii="Arial" w:eastAsia="Arial" w:hAnsi="Arial" w:cs="Arial"/>
          <w:spacing w:val="-2"/>
          <w:kern w:val="0"/>
          <w14:ligatures w14:val="none"/>
        </w:rPr>
        <w:t>ninety</w:t>
      </w:r>
      <w:r w:rsidR="00A21BA0"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(90)</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days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prior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expiration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be received by the Division no later than its expiration date.</w:t>
      </w:r>
    </w:p>
    <w:p w14:paraId="59A18A88" w14:textId="77777777" w:rsidR="00AA5584" w:rsidRPr="00CD4B32" w:rsidRDefault="00AA5584" w:rsidP="00F257C2">
      <w:pPr>
        <w:numPr>
          <w:ilvl w:val="2"/>
          <w:numId w:val="7"/>
        </w:numPr>
        <w:tabs>
          <w:tab w:val="left" w:pos="2519"/>
        </w:tabs>
        <w:autoSpaceDE w:val="0"/>
        <w:autoSpaceDN w:val="0"/>
        <w:spacing w:after="120" w:line="360" w:lineRule="auto"/>
        <w:ind w:left="2520" w:hanging="720"/>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accepted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after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expiration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27"/>
          <w:kern w:val="0"/>
          <w14:ligatures w14:val="none"/>
        </w:rPr>
        <w:t xml:space="preserve"> </w:t>
      </w:r>
      <w:r w:rsidRPr="00CD4B32">
        <w:rPr>
          <w:rFonts w:ascii="Arial" w:eastAsia="Arial" w:hAnsi="Arial" w:cs="Arial"/>
          <w:spacing w:val="-2"/>
          <w:kern w:val="0"/>
          <w14:ligatures w14:val="none"/>
        </w:rPr>
        <w:t>Permit.</w:t>
      </w:r>
    </w:p>
    <w:p w14:paraId="254C66C3" w14:textId="77777777" w:rsidR="00AA5584" w:rsidRPr="00CD4B32" w:rsidRDefault="00AA5584" w:rsidP="00F257C2">
      <w:pPr>
        <w:numPr>
          <w:ilvl w:val="2"/>
          <w:numId w:val="7"/>
        </w:numPr>
        <w:tabs>
          <w:tab w:val="left" w:pos="2519"/>
        </w:tabs>
        <w:autoSpaceDE w:val="0"/>
        <w:autoSpaceDN w:val="0"/>
        <w:spacing w:before="228" w:after="120" w:line="360" w:lineRule="auto"/>
        <w:ind w:right="567"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holder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timely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sufficient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application that includes:</w:t>
      </w:r>
    </w:p>
    <w:p w14:paraId="0190CE75" w14:textId="77777777" w:rsidR="00AA5584" w:rsidRPr="00CD4B32" w:rsidRDefault="00AA5584" w:rsidP="00F257C2">
      <w:pPr>
        <w:numPr>
          <w:ilvl w:val="3"/>
          <w:numId w:val="7"/>
        </w:numPr>
        <w:tabs>
          <w:tab w:val="left" w:pos="3240"/>
        </w:tabs>
        <w:autoSpaceDE w:val="0"/>
        <w:autoSpaceDN w:val="0"/>
        <w:spacing w:after="120" w:line="360" w:lineRule="auto"/>
        <w:ind w:left="3240" w:hanging="720"/>
        <w:rPr>
          <w:rFonts w:ascii="Arial" w:eastAsia="Arial" w:hAnsi="Arial" w:cs="Arial"/>
          <w:kern w:val="0"/>
          <w14:ligatures w14:val="none"/>
        </w:rPr>
      </w:pPr>
      <w:r w:rsidRPr="00CD4B32">
        <w:rPr>
          <w:rFonts w:ascii="Arial" w:eastAsia="Arial" w:hAnsi="Arial" w:cs="Arial"/>
          <w:kern w:val="0"/>
          <w14:ligatures w14:val="none"/>
        </w:rPr>
        <w:t>Name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holder.</w:t>
      </w:r>
    </w:p>
    <w:p w14:paraId="465B9FFF" w14:textId="77777777" w:rsidR="00AA5584" w:rsidRPr="00CD4B32" w:rsidRDefault="00AA5584" w:rsidP="00F257C2">
      <w:pPr>
        <w:numPr>
          <w:ilvl w:val="3"/>
          <w:numId w:val="7"/>
        </w:numPr>
        <w:tabs>
          <w:tab w:val="left" w:pos="3240"/>
        </w:tabs>
        <w:autoSpaceDE w:val="0"/>
        <w:autoSpaceDN w:val="0"/>
        <w:spacing w:after="120" w:line="360" w:lineRule="auto"/>
        <w:ind w:left="3240" w:hanging="720"/>
        <w:rPr>
          <w:rFonts w:ascii="Arial" w:eastAsia="Arial" w:hAnsi="Arial" w:cs="Arial"/>
          <w:kern w:val="0"/>
          <w14:ligatures w14:val="none"/>
        </w:rPr>
      </w:pPr>
      <w:r w:rsidRPr="00CD4B32">
        <w:rPr>
          <w:rFonts w:ascii="Arial" w:eastAsia="Arial" w:hAnsi="Arial" w:cs="Arial"/>
          <w:kern w:val="0"/>
          <w14:ligatures w14:val="none"/>
        </w:rPr>
        <w:t>An</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affirmation</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following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changed:</w:t>
      </w:r>
    </w:p>
    <w:p w14:paraId="12CAE334" w14:textId="77777777" w:rsidR="00AA5584" w:rsidRPr="00CD4B32" w:rsidRDefault="00AA5584" w:rsidP="00F257C2">
      <w:pPr>
        <w:numPr>
          <w:ilvl w:val="4"/>
          <w:numId w:val="7"/>
        </w:numPr>
        <w:tabs>
          <w:tab w:val="left" w:pos="396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Mailing</w:t>
      </w:r>
      <w:r w:rsidRPr="00CD4B32">
        <w:rPr>
          <w:rFonts w:ascii="Arial" w:eastAsia="Arial" w:hAnsi="Arial" w:cs="Arial"/>
          <w:spacing w:val="-11"/>
          <w:kern w:val="0"/>
          <w14:ligatures w14:val="none"/>
        </w:rPr>
        <w:t xml:space="preserve"> </w:t>
      </w:r>
      <w:r w:rsidRPr="00CD4B32">
        <w:rPr>
          <w:rFonts w:ascii="Arial" w:eastAsia="Arial" w:hAnsi="Arial" w:cs="Arial"/>
          <w:spacing w:val="-2"/>
          <w:kern w:val="0"/>
          <w14:ligatures w14:val="none"/>
        </w:rPr>
        <w:t>address.</w:t>
      </w:r>
    </w:p>
    <w:p w14:paraId="0C7AFBF7" w14:textId="77777777" w:rsidR="00AA5584" w:rsidRPr="00CD4B32" w:rsidRDefault="00AA5584" w:rsidP="00F257C2">
      <w:pPr>
        <w:numPr>
          <w:ilvl w:val="4"/>
          <w:numId w:val="7"/>
        </w:numPr>
        <w:tabs>
          <w:tab w:val="left" w:pos="3960"/>
        </w:tabs>
        <w:autoSpaceDE w:val="0"/>
        <w:autoSpaceDN w:val="0"/>
        <w:spacing w:before="228" w:after="120" w:line="360" w:lineRule="auto"/>
        <w:rPr>
          <w:rFonts w:ascii="Arial" w:eastAsia="Arial" w:hAnsi="Arial" w:cs="Arial"/>
          <w:kern w:val="0"/>
          <w14:ligatures w14:val="none"/>
        </w:rPr>
      </w:pPr>
      <w:r w:rsidRPr="00CD4B32">
        <w:rPr>
          <w:rFonts w:ascii="Arial" w:eastAsia="Arial" w:hAnsi="Arial" w:cs="Arial"/>
          <w:kern w:val="0"/>
          <w14:ligatures w14:val="none"/>
        </w:rPr>
        <w:t>Email</w:t>
      </w:r>
      <w:r w:rsidRPr="00CD4B32">
        <w:rPr>
          <w:rFonts w:ascii="Arial" w:eastAsia="Arial" w:hAnsi="Arial" w:cs="Arial"/>
          <w:spacing w:val="-11"/>
          <w:kern w:val="0"/>
          <w14:ligatures w14:val="none"/>
        </w:rPr>
        <w:t xml:space="preserve"> </w:t>
      </w:r>
      <w:r w:rsidRPr="00CD4B32">
        <w:rPr>
          <w:rFonts w:ascii="Arial" w:eastAsia="Arial" w:hAnsi="Arial" w:cs="Arial"/>
          <w:spacing w:val="-2"/>
          <w:kern w:val="0"/>
          <w14:ligatures w14:val="none"/>
        </w:rPr>
        <w:t>address.</w:t>
      </w:r>
    </w:p>
    <w:p w14:paraId="38DC000F" w14:textId="77777777" w:rsidR="00AA5584" w:rsidRPr="00CD4B32" w:rsidRDefault="00AA5584" w:rsidP="00F257C2">
      <w:pPr>
        <w:numPr>
          <w:ilvl w:val="4"/>
          <w:numId w:val="7"/>
        </w:numPr>
        <w:tabs>
          <w:tab w:val="left" w:pos="396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Business</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Premises</w:t>
      </w:r>
      <w:r w:rsidRPr="00CD4B32">
        <w:rPr>
          <w:rFonts w:ascii="Arial" w:eastAsia="Arial" w:hAnsi="Arial" w:cs="Arial"/>
          <w:spacing w:val="-10"/>
          <w:kern w:val="0"/>
          <w14:ligatures w14:val="none"/>
        </w:rPr>
        <w:t xml:space="preserve"> </w:t>
      </w:r>
      <w:r w:rsidRPr="00CD4B32">
        <w:rPr>
          <w:rFonts w:ascii="Arial" w:eastAsia="Arial" w:hAnsi="Arial" w:cs="Arial"/>
          <w:spacing w:val="-2"/>
          <w:kern w:val="0"/>
          <w14:ligatures w14:val="none"/>
        </w:rPr>
        <w:t>address.</w:t>
      </w:r>
    </w:p>
    <w:p w14:paraId="3B797AEA" w14:textId="77777777" w:rsidR="00AA5584" w:rsidRPr="00CD4B32" w:rsidRDefault="00AA5584" w:rsidP="00F257C2">
      <w:pPr>
        <w:numPr>
          <w:ilvl w:val="5"/>
          <w:numId w:val="7"/>
        </w:numPr>
        <w:tabs>
          <w:tab w:val="left" w:pos="4680"/>
        </w:tabs>
        <w:autoSpaceDE w:val="0"/>
        <w:autoSpaceDN w:val="0"/>
        <w:spacing w:after="120" w:line="360" w:lineRule="auto"/>
        <w:ind w:right="0" w:hanging="720"/>
        <w:rPr>
          <w:rFonts w:ascii="Arial" w:eastAsia="Arial" w:hAnsi="Arial" w:cs="Arial"/>
          <w:kern w:val="0"/>
          <w14:ligatures w14:val="none"/>
        </w:rPr>
      </w:pPr>
      <w:r w:rsidRPr="00CD4B32">
        <w:rPr>
          <w:rFonts w:ascii="Arial" w:eastAsia="Arial" w:hAnsi="Arial" w:cs="Arial"/>
          <w:kern w:val="0"/>
          <w14:ligatures w14:val="none"/>
        </w:rPr>
        <w:lastRenderedPageBreak/>
        <w:t>If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operates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their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from</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residence, the list of the area(s) or room(s) within the residence where the applicant’s business records are kept and the area(s) or room(s) where Firearms in the Dealer’s business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inventory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are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stored,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displayed,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sold,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assigned, leased,</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loaned,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transferred,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consigned,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given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away;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 received as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collateral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sold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repay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 loan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provided by the applicant (e.g., pawned Firearms).</w:t>
      </w:r>
    </w:p>
    <w:p w14:paraId="3E6D24DF" w14:textId="77777777" w:rsidR="00AA5584" w:rsidRPr="00CD4B32" w:rsidRDefault="00AA5584" w:rsidP="00F257C2">
      <w:pPr>
        <w:numPr>
          <w:ilvl w:val="4"/>
          <w:numId w:val="7"/>
        </w:numPr>
        <w:tabs>
          <w:tab w:val="left" w:pos="3960"/>
        </w:tabs>
        <w:autoSpaceDE w:val="0"/>
        <w:autoSpaceDN w:val="0"/>
        <w:spacing w:before="229" w:after="120" w:line="360" w:lineRule="auto"/>
        <w:ind w:right="1194"/>
        <w:rPr>
          <w:rFonts w:ascii="Arial" w:eastAsia="Arial" w:hAnsi="Arial" w:cs="Arial"/>
          <w:kern w:val="0"/>
          <w14:ligatures w14:val="none"/>
        </w:rPr>
      </w:pPr>
      <w:r w:rsidRPr="00CD4B32">
        <w:rPr>
          <w:rFonts w:ascii="Arial" w:eastAsia="Arial" w:hAnsi="Arial" w:cs="Arial"/>
          <w:kern w:val="0"/>
          <w14:ligatures w14:val="none"/>
        </w:rPr>
        <w:t>Hours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operation,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whether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is operated by appointment only.</w:t>
      </w:r>
    </w:p>
    <w:p w14:paraId="4A682B3D" w14:textId="77777777" w:rsidR="00AA5584" w:rsidRPr="00CD4B32" w:rsidRDefault="00AA5584" w:rsidP="00F257C2">
      <w:pPr>
        <w:numPr>
          <w:ilvl w:val="5"/>
          <w:numId w:val="7"/>
        </w:numPr>
        <w:tabs>
          <w:tab w:val="left" w:pos="4680"/>
        </w:tabs>
        <w:autoSpaceDE w:val="0"/>
        <w:autoSpaceDN w:val="0"/>
        <w:spacing w:after="120" w:line="360" w:lineRule="auto"/>
        <w:ind w:right="0" w:hanging="720"/>
        <w:rPr>
          <w:rFonts w:ascii="Arial" w:eastAsia="Arial" w:hAnsi="Arial" w:cs="Arial"/>
          <w:kern w:val="0"/>
          <w14:ligatures w14:val="none"/>
        </w:rPr>
      </w:pPr>
      <w:r w:rsidRPr="00CD4B32">
        <w:rPr>
          <w:rFonts w:ascii="Arial" w:eastAsia="Arial" w:hAnsi="Arial" w:cs="Arial"/>
          <w:kern w:val="0"/>
          <w14:ligatures w14:val="none"/>
        </w:rPr>
        <w:t>If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available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appointment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only,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 permit holder must provide contact information for scheduling an appointment.</w:t>
      </w:r>
    </w:p>
    <w:p w14:paraId="194FB308" w14:textId="77777777" w:rsidR="00AA5584" w:rsidRPr="00CD4B32" w:rsidRDefault="00AA5584" w:rsidP="00F257C2">
      <w:pPr>
        <w:numPr>
          <w:ilvl w:val="4"/>
          <w:numId w:val="7"/>
        </w:numPr>
        <w:tabs>
          <w:tab w:val="left" w:pos="3960"/>
        </w:tabs>
        <w:autoSpaceDE w:val="0"/>
        <w:autoSpaceDN w:val="0"/>
        <w:spacing w:before="228" w:after="120" w:line="360" w:lineRule="auto"/>
        <w:rPr>
          <w:rFonts w:ascii="Arial" w:eastAsia="Arial" w:hAnsi="Arial" w:cs="Arial"/>
          <w:kern w:val="0"/>
          <w14:ligatures w14:val="none"/>
        </w:rPr>
      </w:pPr>
      <w:r w:rsidRPr="00CD4B32">
        <w:rPr>
          <w:rFonts w:ascii="Arial" w:eastAsia="Arial" w:hAnsi="Arial" w:cs="Arial"/>
          <w:kern w:val="0"/>
          <w14:ligatures w14:val="none"/>
        </w:rPr>
        <w:t>Responsible</w:t>
      </w:r>
      <w:r w:rsidRPr="00CD4B32">
        <w:rPr>
          <w:rFonts w:ascii="Arial" w:eastAsia="Arial" w:hAnsi="Arial" w:cs="Arial"/>
          <w:spacing w:val="-15"/>
          <w:kern w:val="0"/>
          <w14:ligatures w14:val="none"/>
        </w:rPr>
        <w:t xml:space="preserve"> </w:t>
      </w:r>
      <w:r w:rsidRPr="00CD4B32">
        <w:rPr>
          <w:rFonts w:ascii="Arial" w:eastAsia="Arial" w:hAnsi="Arial" w:cs="Arial"/>
          <w:spacing w:val="-2"/>
          <w:kern w:val="0"/>
          <w14:ligatures w14:val="none"/>
        </w:rPr>
        <w:t>Person(s):</w:t>
      </w:r>
    </w:p>
    <w:p w14:paraId="441D6DBB" w14:textId="77777777" w:rsidR="00AA5584" w:rsidRPr="00CD4B32" w:rsidRDefault="00AA5584" w:rsidP="00F257C2">
      <w:pPr>
        <w:numPr>
          <w:ilvl w:val="5"/>
          <w:numId w:val="7"/>
        </w:numPr>
        <w:tabs>
          <w:tab w:val="left" w:pos="468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spacing w:val="-2"/>
          <w:kern w:val="0"/>
          <w14:ligatures w14:val="none"/>
        </w:rPr>
        <w:t>Name(s)</w:t>
      </w:r>
    </w:p>
    <w:p w14:paraId="0F35D230" w14:textId="1A9BE868" w:rsidR="00AA5584" w:rsidRPr="00CD4B32" w:rsidRDefault="00AA5584" w:rsidP="00F257C2">
      <w:pPr>
        <w:numPr>
          <w:ilvl w:val="5"/>
          <w:numId w:val="7"/>
        </w:numPr>
        <w:tabs>
          <w:tab w:val="left" w:pos="4679"/>
        </w:tabs>
        <w:autoSpaceDE w:val="0"/>
        <w:autoSpaceDN w:val="0"/>
        <w:spacing w:after="120" w:line="360" w:lineRule="auto"/>
        <w:ind w:hanging="720"/>
        <w:rPr>
          <w:rFonts w:ascii="Arial" w:eastAsia="Arial" w:hAnsi="Arial" w:cs="Arial"/>
          <w:kern w:val="0"/>
          <w14:ligatures w14:val="none"/>
        </w:rPr>
      </w:pPr>
      <w:del w:id="87" w:author="Barriskill, Bianca" w:date="2026-08-25T08:35:00Z" w16du:dateUtc="2026-08-25T14:35:00Z">
        <w:r w:rsidRPr="00CD4B32" w:rsidDel="00127EF7">
          <w:rPr>
            <w:rFonts w:ascii="Arial" w:eastAsia="Arial" w:hAnsi="Arial" w:cs="Arial"/>
            <w:spacing w:val="-2"/>
            <w:kern w:val="0"/>
            <w14:ligatures w14:val="none"/>
          </w:rPr>
          <w:delText>Gender</w:delText>
        </w:r>
      </w:del>
      <w:ins w:id="88" w:author="Barriskill, Bianca" w:date="2026-08-25T08:35:00Z" w16du:dateUtc="2026-08-25T14:35:00Z">
        <w:r w:rsidR="00127EF7" w:rsidRPr="00CD4B32">
          <w:rPr>
            <w:rFonts w:ascii="Arial" w:eastAsia="Arial" w:hAnsi="Arial" w:cs="Arial"/>
            <w:spacing w:val="-2"/>
            <w:kern w:val="0"/>
            <w14:ligatures w14:val="none"/>
          </w:rPr>
          <w:t>Phone Number</w:t>
        </w:r>
      </w:ins>
    </w:p>
    <w:p w14:paraId="1ECD2480" w14:textId="21B25E44" w:rsidR="00AA5584" w:rsidRPr="00CD4B32" w:rsidRDefault="00AA5584" w:rsidP="00F257C2">
      <w:pPr>
        <w:numPr>
          <w:ilvl w:val="5"/>
          <w:numId w:val="7"/>
        </w:numPr>
        <w:tabs>
          <w:tab w:val="left" w:pos="4679"/>
        </w:tabs>
        <w:autoSpaceDE w:val="0"/>
        <w:autoSpaceDN w:val="0"/>
        <w:spacing w:before="228" w:after="120" w:line="360" w:lineRule="auto"/>
        <w:ind w:left="4679" w:hanging="722"/>
        <w:rPr>
          <w:ins w:id="89" w:author="Barriskill, Bianca" w:date="2026-08-25T08:36:00Z" w16du:dateUtc="2026-08-25T14:36:00Z"/>
          <w:rFonts w:ascii="Arial" w:eastAsia="Arial" w:hAnsi="Arial" w:cs="Arial"/>
          <w:kern w:val="0"/>
          <w14:ligatures w14:val="none"/>
          <w:rPrChange w:id="90" w:author="Barriskill, Bianca" w:date="2026-08-25T08:36:00Z" w16du:dateUtc="2026-08-25T14:36:00Z">
            <w:rPr>
              <w:ins w:id="91" w:author="Barriskill, Bianca" w:date="2026-08-25T08:36:00Z" w16du:dateUtc="2026-08-25T14:36:00Z"/>
              <w:rFonts w:ascii="Arial" w:eastAsia="Arial" w:hAnsi="Arial" w:cs="Arial"/>
              <w:spacing w:val="-5"/>
              <w:kern w:val="0"/>
              <w:sz w:val="20"/>
              <w:szCs w:val="22"/>
              <w14:ligatures w14:val="none"/>
            </w:rPr>
          </w:rPrChange>
        </w:rPr>
      </w:pPr>
      <w:del w:id="92" w:author="Barriskill, Bianca" w:date="2026-08-25T08:35:00Z" w16du:dateUtc="2026-08-25T14:35:00Z">
        <w:r w:rsidRPr="00CD4B32" w:rsidDel="00127EF7">
          <w:rPr>
            <w:rFonts w:ascii="Arial" w:eastAsia="Arial" w:hAnsi="Arial" w:cs="Arial"/>
            <w:kern w:val="0"/>
            <w14:ligatures w14:val="none"/>
          </w:rPr>
          <w:delText>Race;</w:delText>
        </w:r>
        <w:r w:rsidRPr="00CD4B32" w:rsidDel="00127EF7">
          <w:rPr>
            <w:rFonts w:ascii="Arial" w:eastAsia="Arial" w:hAnsi="Arial" w:cs="Arial"/>
            <w:spacing w:val="-8"/>
            <w:kern w:val="0"/>
            <w14:ligatures w14:val="none"/>
          </w:rPr>
          <w:delText xml:space="preserve"> </w:delText>
        </w:r>
        <w:r w:rsidRPr="00CD4B32" w:rsidDel="00127EF7">
          <w:rPr>
            <w:rFonts w:ascii="Arial" w:eastAsia="Arial" w:hAnsi="Arial" w:cs="Arial"/>
            <w:spacing w:val="-5"/>
            <w:kern w:val="0"/>
            <w14:ligatures w14:val="none"/>
          </w:rPr>
          <w:delText>and</w:delText>
        </w:r>
      </w:del>
      <w:ins w:id="93" w:author="Barriskill, Bianca" w:date="2026-08-25T08:35:00Z" w16du:dateUtc="2026-08-25T14:35:00Z">
        <w:r w:rsidR="00127EF7" w:rsidRPr="00CD4B32">
          <w:rPr>
            <w:rFonts w:ascii="Arial" w:eastAsia="Arial" w:hAnsi="Arial" w:cs="Arial"/>
            <w:spacing w:val="-5"/>
            <w:kern w:val="0"/>
            <w14:ligatures w14:val="none"/>
          </w:rPr>
          <w:t>Email Address</w:t>
        </w:r>
      </w:ins>
    </w:p>
    <w:p w14:paraId="20E467E6" w14:textId="0861F30B" w:rsidR="00127EF7" w:rsidRPr="00CD4B32" w:rsidRDefault="00127EF7" w:rsidP="00F257C2">
      <w:pPr>
        <w:numPr>
          <w:ilvl w:val="5"/>
          <w:numId w:val="7"/>
        </w:numPr>
        <w:tabs>
          <w:tab w:val="left" w:pos="4679"/>
        </w:tabs>
        <w:autoSpaceDE w:val="0"/>
        <w:autoSpaceDN w:val="0"/>
        <w:spacing w:before="228" w:after="120" w:line="360" w:lineRule="auto"/>
        <w:ind w:left="4679" w:hanging="722"/>
        <w:rPr>
          <w:rFonts w:ascii="Arial" w:eastAsia="Arial" w:hAnsi="Arial" w:cs="Arial"/>
          <w:kern w:val="0"/>
          <w14:ligatures w14:val="none"/>
        </w:rPr>
      </w:pPr>
      <w:ins w:id="94" w:author="Barriskill, Bianca" w:date="2026-08-25T08:36:00Z" w16du:dateUtc="2026-08-25T14:36:00Z">
        <w:r w:rsidRPr="00CD4B32">
          <w:rPr>
            <w:rFonts w:ascii="Arial" w:eastAsia="Arial" w:hAnsi="Arial" w:cs="Arial"/>
            <w:kern w:val="0"/>
            <w14:ligatures w14:val="none"/>
          </w:rPr>
          <w:t>Business address, and</w:t>
        </w:r>
      </w:ins>
    </w:p>
    <w:p w14:paraId="32EBA5CD" w14:textId="77777777" w:rsidR="00AA5584" w:rsidRPr="00CD4B32" w:rsidRDefault="00AA5584" w:rsidP="00F257C2">
      <w:pPr>
        <w:numPr>
          <w:ilvl w:val="5"/>
          <w:numId w:val="7"/>
        </w:numPr>
        <w:tabs>
          <w:tab w:val="left" w:pos="4679"/>
        </w:tabs>
        <w:autoSpaceDE w:val="0"/>
        <w:autoSpaceDN w:val="0"/>
        <w:spacing w:after="120" w:line="360" w:lineRule="auto"/>
        <w:ind w:right="0" w:hanging="720"/>
        <w:rPr>
          <w:rFonts w:ascii="Arial" w:eastAsia="Arial" w:hAnsi="Arial" w:cs="Arial"/>
          <w:kern w:val="0"/>
          <w14:ligatures w14:val="none"/>
        </w:rPr>
      </w:pPr>
      <w:r w:rsidRPr="00CD4B32">
        <w:rPr>
          <w:rFonts w:ascii="Arial" w:eastAsia="Arial" w:hAnsi="Arial" w:cs="Arial"/>
          <w:kern w:val="0"/>
          <w14:ligatures w14:val="none"/>
        </w:rPr>
        <w:t>Meets</w:t>
      </w:r>
      <w:r w:rsidRPr="00CD4B32">
        <w:rPr>
          <w:rFonts w:ascii="Arial" w:eastAsia="Arial" w:hAnsi="Arial" w:cs="Arial"/>
          <w:spacing w:val="-1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requirements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2-100(A)(2)</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18"/>
          <w:kern w:val="0"/>
          <w14:ligatures w14:val="none"/>
        </w:rPr>
        <w:t xml:space="preserve"> </w:t>
      </w:r>
      <w:r w:rsidRPr="00CD4B32">
        <w:rPr>
          <w:rFonts w:ascii="Arial" w:eastAsia="Arial" w:hAnsi="Arial" w:cs="Arial"/>
          <w:spacing w:val="-2"/>
          <w:kern w:val="0"/>
          <w14:ligatures w14:val="none"/>
        </w:rPr>
        <w:t>(A)(3).</w:t>
      </w:r>
    </w:p>
    <w:p w14:paraId="7CA2D171" w14:textId="77777777" w:rsidR="00AA5584" w:rsidRPr="00CD4B32" w:rsidRDefault="00AA5584" w:rsidP="00F257C2">
      <w:pPr>
        <w:numPr>
          <w:ilvl w:val="3"/>
          <w:numId w:val="7"/>
        </w:numPr>
        <w:tabs>
          <w:tab w:val="left" w:pos="3240"/>
        </w:tabs>
        <w:autoSpaceDE w:val="0"/>
        <w:autoSpaceDN w:val="0"/>
        <w:spacing w:after="120" w:line="360" w:lineRule="auto"/>
        <w:ind w:left="3240" w:right="475" w:hanging="720"/>
        <w:rPr>
          <w:rFonts w:ascii="Arial" w:eastAsia="Arial" w:hAnsi="Arial" w:cs="Arial"/>
          <w:kern w:val="0"/>
          <w14:ligatures w14:val="none"/>
        </w:rPr>
      </w:pPr>
      <w:r w:rsidRPr="00CD4B32">
        <w:rPr>
          <w:rFonts w:ascii="Arial" w:eastAsia="Arial" w:hAnsi="Arial" w:cs="Arial"/>
          <w:kern w:val="0"/>
          <w14:ligatures w14:val="none"/>
        </w:rPr>
        <w:t>Responsible Person(s) shall be fingerprinted by an approved state vendor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purposes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fingerprint-based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criminal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history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record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check, with the results to be provided to the Division.</w:t>
      </w:r>
    </w:p>
    <w:p w14:paraId="5FBF3829" w14:textId="77777777" w:rsidR="00AA5584" w:rsidRPr="00CD4B32" w:rsidRDefault="00AA5584" w:rsidP="00F257C2">
      <w:pPr>
        <w:numPr>
          <w:ilvl w:val="3"/>
          <w:numId w:val="7"/>
        </w:numPr>
        <w:tabs>
          <w:tab w:val="left" w:pos="3240"/>
        </w:tabs>
        <w:autoSpaceDE w:val="0"/>
        <w:autoSpaceDN w:val="0"/>
        <w:spacing w:after="120" w:line="360" w:lineRule="auto"/>
        <w:ind w:left="3240" w:right="518" w:hanging="720"/>
        <w:rPr>
          <w:rFonts w:ascii="Arial" w:eastAsia="Arial" w:hAnsi="Arial" w:cs="Arial"/>
          <w:kern w:val="0"/>
          <w14:ligatures w14:val="none"/>
        </w:rPr>
      </w:pPr>
      <w:r w:rsidRPr="00CD4B32">
        <w:rPr>
          <w:rFonts w:ascii="Arial" w:eastAsia="Arial" w:hAnsi="Arial" w:cs="Arial"/>
          <w:kern w:val="0"/>
          <w14:ligatures w14:val="none"/>
        </w:rPr>
        <w:lastRenderedPageBreak/>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post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website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vendors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approved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9"/>
          <w:kern w:val="0"/>
          <w14:ligatures w14:val="none"/>
        </w:rPr>
        <w:t xml:space="preserve"> </w:t>
      </w:r>
      <w:r w:rsidRPr="00CD4B32">
        <w:rPr>
          <w:rFonts w:ascii="Arial" w:eastAsia="Arial" w:hAnsi="Arial" w:cs="Arial"/>
          <w:kern w:val="0"/>
          <w14:ligatures w14:val="none"/>
        </w:rPr>
        <w:t>state to perform fingerprinting.</w:t>
      </w:r>
    </w:p>
    <w:p w14:paraId="64AB770D" w14:textId="77777777" w:rsidR="00AA5584" w:rsidRPr="00CD4B32" w:rsidRDefault="00AA5584" w:rsidP="00F257C2">
      <w:pPr>
        <w:numPr>
          <w:ilvl w:val="3"/>
          <w:numId w:val="7"/>
        </w:numPr>
        <w:tabs>
          <w:tab w:val="left" w:pos="3240"/>
        </w:tabs>
        <w:autoSpaceDE w:val="0"/>
        <w:autoSpaceDN w:val="0"/>
        <w:spacing w:after="120" w:line="360" w:lineRule="auto"/>
        <w:ind w:left="324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number(s).</w:t>
      </w:r>
    </w:p>
    <w:p w14:paraId="21032A55" w14:textId="77777777" w:rsidR="00AA5584" w:rsidRPr="00CD4B32" w:rsidRDefault="00AA5584" w:rsidP="00F257C2">
      <w:pPr>
        <w:tabs>
          <w:tab w:val="left" w:pos="3960"/>
        </w:tabs>
        <w:autoSpaceDE w:val="0"/>
        <w:autoSpaceDN w:val="0"/>
        <w:spacing w:before="228" w:after="120" w:line="360" w:lineRule="auto"/>
        <w:ind w:left="3960" w:right="730" w:hanging="723"/>
        <w:rPr>
          <w:rFonts w:ascii="Arial" w:eastAsia="Arial" w:hAnsi="Arial" w:cs="Arial"/>
          <w:kern w:val="0"/>
          <w14:ligatures w14:val="none"/>
        </w:rPr>
      </w:pPr>
      <w:r w:rsidRPr="00CD4B32">
        <w:rPr>
          <w:rFonts w:ascii="Arial" w:eastAsia="Arial" w:hAnsi="Arial" w:cs="Arial"/>
          <w:spacing w:val="-4"/>
          <w:kern w:val="0"/>
          <w14:ligatures w14:val="none"/>
        </w:rPr>
        <w:t>(</w:t>
      </w:r>
      <w:proofErr w:type="spellStart"/>
      <w:r w:rsidRPr="00CD4B32">
        <w:rPr>
          <w:rFonts w:ascii="Arial" w:eastAsia="Arial" w:hAnsi="Arial" w:cs="Arial"/>
          <w:spacing w:val="-4"/>
          <w:kern w:val="0"/>
          <w14:ligatures w14:val="none"/>
        </w:rPr>
        <w:t>i</w:t>
      </w:r>
      <w:proofErr w:type="spellEnd"/>
      <w:r w:rsidRPr="00CD4B32">
        <w:rPr>
          <w:rFonts w:ascii="Arial" w:eastAsia="Arial" w:hAnsi="Arial" w:cs="Arial"/>
          <w:spacing w:val="-4"/>
          <w:kern w:val="0"/>
          <w14:ligatures w14:val="none"/>
        </w:rPr>
        <w:t>)</w:t>
      </w:r>
      <w:r w:rsidRPr="00CD4B32">
        <w:rPr>
          <w:rFonts w:ascii="Arial" w:eastAsia="Arial" w:hAnsi="Arial" w:cs="Arial"/>
          <w:kern w:val="0"/>
          <w14:ligatures w14:val="none"/>
        </w:rPr>
        <w:tab/>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copy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License(s)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submitted with the application.</w:t>
      </w:r>
    </w:p>
    <w:p w14:paraId="51DABA34" w14:textId="77777777" w:rsidR="00AA5584" w:rsidRPr="00CD4B32" w:rsidRDefault="00AA5584" w:rsidP="00F257C2">
      <w:pPr>
        <w:numPr>
          <w:ilvl w:val="3"/>
          <w:numId w:val="7"/>
        </w:numPr>
        <w:tabs>
          <w:tab w:val="left" w:pos="3240"/>
        </w:tabs>
        <w:autoSpaceDE w:val="0"/>
        <w:autoSpaceDN w:val="0"/>
        <w:spacing w:after="120" w:line="360" w:lineRule="auto"/>
        <w:ind w:left="324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3"/>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issue</w:t>
      </w:r>
      <w:r w:rsidRPr="00CD4B32">
        <w:rPr>
          <w:rFonts w:ascii="Arial" w:eastAsia="Arial" w:hAnsi="Arial" w:cs="Arial"/>
          <w:spacing w:val="-15"/>
          <w:kern w:val="0"/>
          <w14:ligatures w14:val="none"/>
        </w:rPr>
        <w:t xml:space="preserve"> </w:t>
      </w:r>
      <w:r w:rsidRPr="00CD4B32">
        <w:rPr>
          <w:rFonts w:ascii="Arial" w:eastAsia="Arial" w:hAnsi="Arial" w:cs="Arial"/>
          <w:spacing w:val="-2"/>
          <w:kern w:val="0"/>
          <w14:ligatures w14:val="none"/>
        </w:rPr>
        <w:t>date(s).</w:t>
      </w:r>
    </w:p>
    <w:p w14:paraId="095EC67A" w14:textId="77777777" w:rsidR="00AA5584" w:rsidRPr="00CD4B32" w:rsidRDefault="00AA5584" w:rsidP="00F257C2">
      <w:pPr>
        <w:numPr>
          <w:ilvl w:val="3"/>
          <w:numId w:val="7"/>
        </w:numPr>
        <w:tabs>
          <w:tab w:val="left" w:pos="3240"/>
        </w:tabs>
        <w:autoSpaceDE w:val="0"/>
        <w:autoSpaceDN w:val="0"/>
        <w:spacing w:after="120" w:line="360" w:lineRule="auto"/>
        <w:ind w:left="324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expiration</w:t>
      </w:r>
      <w:r w:rsidRPr="00CD4B32">
        <w:rPr>
          <w:rFonts w:ascii="Arial" w:eastAsia="Arial" w:hAnsi="Arial" w:cs="Arial"/>
          <w:spacing w:val="-17"/>
          <w:kern w:val="0"/>
          <w14:ligatures w14:val="none"/>
        </w:rPr>
        <w:t xml:space="preserve"> </w:t>
      </w:r>
      <w:r w:rsidRPr="00CD4B32">
        <w:rPr>
          <w:rFonts w:ascii="Arial" w:eastAsia="Arial" w:hAnsi="Arial" w:cs="Arial"/>
          <w:spacing w:val="-2"/>
          <w:kern w:val="0"/>
          <w14:ligatures w14:val="none"/>
        </w:rPr>
        <w:t>date(s).</w:t>
      </w:r>
    </w:p>
    <w:p w14:paraId="13F0F9E9" w14:textId="77777777" w:rsidR="00AA5584" w:rsidRPr="00CD4B32" w:rsidRDefault="00AA5584" w:rsidP="00F257C2">
      <w:pPr>
        <w:numPr>
          <w:ilvl w:val="0"/>
          <w:numId w:val="9"/>
        </w:numPr>
        <w:tabs>
          <w:tab w:val="left" w:pos="3960"/>
        </w:tabs>
        <w:autoSpaceDE w:val="0"/>
        <w:autoSpaceDN w:val="0"/>
        <w:spacing w:before="228" w:after="120" w:line="360" w:lineRule="auto"/>
        <w:ind w:right="495"/>
        <w:rPr>
          <w:rFonts w:ascii="Arial" w:eastAsia="Arial" w:hAnsi="Arial" w:cs="Arial"/>
          <w:kern w:val="0"/>
          <w14:ligatures w14:val="none"/>
        </w:rPr>
      </w:pPr>
      <w:r w:rsidRPr="00CD4B32">
        <w:rPr>
          <w:rFonts w:ascii="Arial" w:eastAsia="Arial" w:hAnsi="Arial" w:cs="Arial"/>
          <w:kern w:val="0"/>
          <w14:ligatures w14:val="none"/>
        </w:rPr>
        <w:t>If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License(s)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pending, the Permit holder shall provide a copy of the Federal Bureau of Alcohol, Tobacco, Firearms and Explosives’ letter of authorization to continue business operations; and</w:t>
      </w:r>
    </w:p>
    <w:p w14:paraId="62EEA889" w14:textId="77777777" w:rsidR="00AA5584" w:rsidRPr="00CD4B32" w:rsidRDefault="00AA5584" w:rsidP="00F257C2">
      <w:pPr>
        <w:numPr>
          <w:ilvl w:val="0"/>
          <w:numId w:val="9"/>
        </w:numPr>
        <w:tabs>
          <w:tab w:val="left" w:pos="3960"/>
        </w:tabs>
        <w:autoSpaceDE w:val="0"/>
        <w:autoSpaceDN w:val="0"/>
        <w:spacing w:after="120" w:line="360" w:lineRule="auto"/>
        <w:ind w:right="418" w:hanging="720"/>
        <w:rPr>
          <w:rFonts w:ascii="Arial" w:eastAsia="Arial" w:hAnsi="Arial" w:cs="Arial"/>
          <w:kern w:val="0"/>
          <w14:ligatures w14:val="none"/>
        </w:rPr>
      </w:pPr>
      <w:r w:rsidRPr="00CD4B32">
        <w:rPr>
          <w:rFonts w:ascii="Arial" w:eastAsia="Arial" w:hAnsi="Arial" w:cs="Arial"/>
          <w:kern w:val="0"/>
          <w14:ligatures w14:val="none"/>
        </w:rPr>
        <w:t>Provide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new</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issue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expiration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dates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 a copy of the renewal license when it is issued.</w:t>
      </w:r>
    </w:p>
    <w:p w14:paraId="78C4882D" w14:textId="77777777" w:rsidR="00AA5584" w:rsidRPr="00CD4B32" w:rsidRDefault="00AA5584" w:rsidP="00F257C2">
      <w:pPr>
        <w:numPr>
          <w:ilvl w:val="3"/>
          <w:numId w:val="7"/>
        </w:numPr>
        <w:tabs>
          <w:tab w:val="left" w:pos="3240"/>
        </w:tabs>
        <w:autoSpaceDE w:val="0"/>
        <w:autoSpaceDN w:val="0"/>
        <w:spacing w:before="229" w:after="120" w:line="360" w:lineRule="auto"/>
        <w:ind w:left="3240" w:hanging="722"/>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additional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4"/>
          <w:kern w:val="0"/>
          <w14:ligatures w14:val="none"/>
        </w:rPr>
        <w:t>form.</w:t>
      </w:r>
    </w:p>
    <w:p w14:paraId="41A067E6" w14:textId="77777777" w:rsidR="00AA5584" w:rsidRPr="00CD4B32" w:rsidRDefault="00AA5584" w:rsidP="00F257C2">
      <w:pPr>
        <w:numPr>
          <w:ilvl w:val="3"/>
          <w:numId w:val="7"/>
        </w:numPr>
        <w:tabs>
          <w:tab w:val="left" w:pos="3240"/>
        </w:tabs>
        <w:autoSpaceDE w:val="0"/>
        <w:autoSpaceDN w:val="0"/>
        <w:spacing w:after="120" w:line="360" w:lineRule="auto"/>
        <w:ind w:left="3240" w:hanging="720"/>
        <w:rPr>
          <w:ins w:id="95" w:author="Barriskill, Bianca" w:date="2026-08-25T08:36:00Z" w16du:dateUtc="2026-08-25T14:36:00Z"/>
          <w:rFonts w:ascii="Arial" w:eastAsia="Arial" w:hAnsi="Arial" w:cs="Arial"/>
          <w:kern w:val="0"/>
          <w14:ligatures w14:val="none"/>
          <w:rPrChange w:id="96" w:author="Barriskill, Bianca" w:date="2026-08-25T08:36:00Z" w16du:dateUtc="2026-08-25T14:36:00Z">
            <w:rPr>
              <w:ins w:id="97" w:author="Barriskill, Bianca" w:date="2026-08-25T08:36:00Z" w16du:dateUtc="2026-08-25T14:36:00Z"/>
              <w:rFonts w:ascii="Arial" w:eastAsia="Arial" w:hAnsi="Arial" w:cs="Arial"/>
              <w:spacing w:val="-4"/>
              <w:kern w:val="0"/>
              <w:sz w:val="20"/>
              <w:szCs w:val="22"/>
              <w14:ligatures w14:val="none"/>
            </w:rPr>
          </w:rPrChange>
        </w:rPr>
      </w:pPr>
      <w:r w:rsidRPr="00CD4B32">
        <w:rPr>
          <w:rFonts w:ascii="Arial" w:eastAsia="Arial" w:hAnsi="Arial" w:cs="Arial"/>
          <w:kern w:val="0"/>
          <w14:ligatures w14:val="none"/>
        </w:rPr>
        <w:t>Payment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2-</w:t>
      </w:r>
      <w:r w:rsidRPr="00CD4B32">
        <w:rPr>
          <w:rFonts w:ascii="Arial" w:eastAsia="Arial" w:hAnsi="Arial" w:cs="Arial"/>
          <w:spacing w:val="-4"/>
          <w:kern w:val="0"/>
          <w14:ligatures w14:val="none"/>
        </w:rPr>
        <w:t>200.</w:t>
      </w:r>
    </w:p>
    <w:p w14:paraId="4A431C81" w14:textId="68140321" w:rsidR="00127EF7" w:rsidRPr="00CD4B32" w:rsidRDefault="00127EF7" w:rsidP="00F257C2">
      <w:pPr>
        <w:numPr>
          <w:ilvl w:val="3"/>
          <w:numId w:val="7"/>
        </w:numPr>
        <w:tabs>
          <w:tab w:val="left" w:pos="3240"/>
        </w:tabs>
        <w:autoSpaceDE w:val="0"/>
        <w:autoSpaceDN w:val="0"/>
        <w:spacing w:after="120" w:line="360" w:lineRule="auto"/>
        <w:ind w:left="3240" w:right="0" w:hanging="720"/>
        <w:rPr>
          <w:rFonts w:ascii="Arial" w:eastAsia="Arial" w:hAnsi="Arial" w:cs="Arial"/>
          <w:kern w:val="0"/>
          <w14:ligatures w14:val="none"/>
        </w:rPr>
      </w:pPr>
      <w:ins w:id="98" w:author="Barriskill, Bianca" w:date="2026-08-25T08:36:00Z" w16du:dateUtc="2026-08-25T14:36:00Z">
        <w:r w:rsidRPr="00CD4B32">
          <w:rPr>
            <w:rFonts w:ascii="Arial" w:eastAsia="Arial" w:hAnsi="Arial" w:cs="Arial"/>
            <w:kern w:val="0"/>
            <w14:ligatures w14:val="none"/>
          </w:rPr>
          <w:t xml:space="preserve">Any change, amendment, or update to the comprehensive security plan submitted </w:t>
        </w:r>
      </w:ins>
      <w:ins w:id="99" w:author="Barriskill, Bianca" w:date="2026-08-25T08:48:00Z" w16du:dateUtc="2026-08-25T14:48:00Z">
        <w:r w:rsidR="00F40289" w:rsidRPr="00CD4B32">
          <w:rPr>
            <w:rFonts w:ascii="Arial" w:eastAsia="Arial" w:hAnsi="Arial" w:cs="Arial"/>
            <w:kern w:val="0"/>
            <w14:ligatures w14:val="none"/>
          </w:rPr>
          <w:t>w</w:t>
        </w:r>
      </w:ins>
      <w:ins w:id="100" w:author="Barriskill, Bianca" w:date="2026-08-25T08:36:00Z" w16du:dateUtc="2026-08-25T14:36:00Z">
        <w:r w:rsidRPr="00CD4B32">
          <w:rPr>
            <w:rFonts w:ascii="Arial" w:eastAsia="Arial" w:hAnsi="Arial" w:cs="Arial"/>
            <w:kern w:val="0"/>
            <w14:ligatures w14:val="none"/>
          </w:rPr>
          <w:t xml:space="preserve">ith the </w:t>
        </w:r>
      </w:ins>
      <w:ins w:id="101" w:author="Barriskill, Bianca" w:date="2026-08-25T08:48:00Z" w16du:dateUtc="2026-08-25T14:48:00Z">
        <w:r w:rsidR="00F40289" w:rsidRPr="00CD4B32">
          <w:rPr>
            <w:rFonts w:ascii="Arial" w:eastAsia="Arial" w:hAnsi="Arial" w:cs="Arial"/>
            <w:kern w:val="0"/>
            <w14:ligatures w14:val="none"/>
          </w:rPr>
          <w:t>original</w:t>
        </w:r>
      </w:ins>
      <w:ins w:id="102" w:author="Barriskill, Bianca" w:date="2026-08-25T08:37:00Z" w16du:dateUtc="2026-08-25T14:37:00Z">
        <w:r w:rsidRPr="00CD4B32">
          <w:rPr>
            <w:rFonts w:ascii="Arial" w:eastAsia="Arial" w:hAnsi="Arial" w:cs="Arial"/>
            <w:kern w:val="0"/>
            <w14:ligatures w14:val="none"/>
          </w:rPr>
          <w:t xml:space="preserve"> or renewal application to meet the requirements of section 18-12-406(</w:t>
        </w:r>
        <w:proofErr w:type="gramStart"/>
        <w:r w:rsidRPr="00CD4B32">
          <w:rPr>
            <w:rFonts w:ascii="Arial" w:eastAsia="Arial" w:hAnsi="Arial" w:cs="Arial"/>
            <w:kern w:val="0"/>
            <w14:ligatures w14:val="none"/>
          </w:rPr>
          <w:t>2.5)(</w:t>
        </w:r>
        <w:proofErr w:type="gramEnd"/>
        <w:r w:rsidRPr="00CD4B32">
          <w:rPr>
            <w:rFonts w:ascii="Arial" w:eastAsia="Arial" w:hAnsi="Arial" w:cs="Arial"/>
            <w:kern w:val="0"/>
            <w14:ligatures w14:val="none"/>
          </w:rPr>
          <w:t>b), C.R.S</w:t>
        </w:r>
      </w:ins>
      <w:ins w:id="103" w:author="Barriskill, Bianca" w:date="2026-09-18T14:01:00Z" w16du:dateUtc="2026-09-18T20:01:00Z">
        <w:r w:rsidR="008A2743" w:rsidRPr="00CD4B32">
          <w:rPr>
            <w:rFonts w:ascii="Arial" w:eastAsia="Arial" w:hAnsi="Arial" w:cs="Arial"/>
            <w:kern w:val="0"/>
            <w14:ligatures w14:val="none"/>
          </w:rPr>
          <w:t>.</w:t>
        </w:r>
      </w:ins>
    </w:p>
    <w:p w14:paraId="4D905D63" w14:textId="77777777" w:rsidR="00AA5584" w:rsidRPr="00CD4B32" w:rsidRDefault="00AA5584" w:rsidP="00F257C2">
      <w:pPr>
        <w:numPr>
          <w:ilvl w:val="1"/>
          <w:numId w:val="7"/>
        </w:numPr>
        <w:tabs>
          <w:tab w:val="left" w:pos="1800"/>
        </w:tabs>
        <w:autoSpaceDE w:val="0"/>
        <w:autoSpaceDN w:val="0"/>
        <w:spacing w:after="120" w:line="360" w:lineRule="auto"/>
        <w:ind w:left="1800" w:right="690"/>
        <w:rPr>
          <w:rFonts w:ascii="Arial" w:eastAsia="Arial" w:hAnsi="Arial" w:cs="Arial"/>
          <w:kern w:val="0"/>
          <w14:ligatures w14:val="none"/>
        </w:rPr>
      </w:pPr>
      <w:r w:rsidRPr="00CD4B32">
        <w:rPr>
          <w:rFonts w:ascii="Arial" w:eastAsia="Arial" w:hAnsi="Arial" w:cs="Arial"/>
          <w:noProof/>
          <w:kern w:val="0"/>
          <w14:ligatures w14:val="none"/>
        </w:rPr>
        <mc:AlternateContent>
          <mc:Choice Requires="wps">
            <w:drawing>
              <wp:anchor distT="0" distB="0" distL="0" distR="0" simplePos="0" relativeHeight="251659264" behindDoc="0" locked="0" layoutInCell="1" allowOverlap="1" wp14:anchorId="1D3E7F62" wp14:editId="01A98435">
                <wp:simplePos x="0" y="0"/>
                <wp:positionH relativeFrom="page">
                  <wp:posOffset>6431915</wp:posOffset>
                </wp:positionH>
                <wp:positionV relativeFrom="paragraph">
                  <wp:posOffset>277495</wp:posOffset>
                </wp:positionV>
                <wp:extent cx="34925" cy="8890"/>
                <wp:effectExtent l="0" t="0" r="0" b="0"/>
                <wp:wrapNone/>
                <wp:docPr id="192942542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8890"/>
                        </a:xfrm>
                        <a:custGeom>
                          <a:avLst/>
                          <a:gdLst/>
                          <a:ahLst/>
                          <a:cxnLst/>
                          <a:rect l="l" t="t" r="r" b="b"/>
                          <a:pathLst>
                            <a:path w="34925" h="8890">
                              <a:moveTo>
                                <a:pt x="34925" y="0"/>
                              </a:moveTo>
                              <a:lnTo>
                                <a:pt x="0" y="0"/>
                              </a:lnTo>
                              <a:lnTo>
                                <a:pt x="0" y="8889"/>
                              </a:lnTo>
                              <a:lnTo>
                                <a:pt x="34925" y="8889"/>
                              </a:lnTo>
                              <a:lnTo>
                                <a:pt x="34925" y="0"/>
                              </a:lnTo>
                              <a:close/>
                            </a:path>
                          </a:pathLst>
                        </a:custGeom>
                        <a:solidFill>
                          <a:srgbClr val="A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D4CE3E0" id="Graphic 4" o:spid="_x0000_s1026" style="position:absolute;margin-left:506.45pt;margin-top:21.85pt;width:2.75pt;height:.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92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CvJLgIAANsEAAAOAAAAZHJzL2Uyb0RvYy54bWysVE1v2zAMvQ/YfxB0X5xmH0iNOEXRosOA&#10;oi3QFDsrshwbk0WNUmJnv36UbDlBd2qxHGRKfKIeH8msrvpWs4NC14Ap+MVszpkyEsrG7Ar+srn7&#10;tOTMeWFKocGogh+V41frjx9Wnc3VAmrQpUJGQYzLO1vw2nubZ5mTtWqFm4FVhpwVYCs8bXGXlSg6&#10;it7qbDGff8s6wNIiSOUcnd4OTr6O8atKSf9YVU55pgtO3HxcMa7bsGbrlch3KGzdyJGGeAeLVjSG&#10;Hp1C3Qov2B6bf0K1jURwUPmZhDaDqmqkijlQNhfzV9k818KqmAuJ4+wkk/t/YeXD4dk+YaDu7D3I&#10;X44UyTrr8skTNm7E9BW2AUvEWR9VPE4qqt4zSYefv1wuvnImybNcXkaJM5Gnm3Lv/HcFMYo43Ds/&#10;VKBMlqiTJXuTTKQ6hgrqWEHPGVUQOaMKbocKWuHDvUAtmKybaNQji+Bq4aA2EEE+0B+ZphSI5Qmh&#10;zTmSWucMlXzpa2O0AbOknAMnCpbc6TvATo++AZpUTKGkBqeGV0K+8blJA3r6XGUHuinvGq1D4g53&#10;2xuN7CBIzut5+I1sz2Cx/kPJQ/G3UB6f6IpC/0hLpYHklbqxnNWAf16fdTRNBXe/9wIVZ/qHoXYN&#10;o5cMTMY2Gej1DcQBjbVB5zf9T4GWWTIL7qmzHiANg8hT21CeATBgw00D13sPVRN6KuYwMB83NEFR&#10;p3Haw4ie7yPq9J+0/gsAAP//AwBQSwMEFAAGAAgAAAAhAOCsq0zgAAAACwEAAA8AAABkcnMvZG93&#10;bnJldi54bWxMj8tOwzAQRfdI/IM1SGxQa6cUKCFOhRCso5aq6tKJp0moH1HspIGvZ7qC5Z05unMm&#10;W0/WsBH70HonIZkLYOgqr1tXS9h9fsxWwEJUTivjHUr4xgDr/PoqU6n2Z7fBcRtrRiUupEpCE2OX&#10;ch6qBq0Kc9+ho93R91ZFin3Nda/OVG4NXwjxyK1qHV1oVIdvDVan7WAl4LHY3HFzKKbdodiXXz/j&#10;cHrnUt7eTK8vwCJO8Q+Giz6pQ05OpR+cDsxQFsnimVgJy/snYBdCJKslsJImDwnwPOP/f8h/AQAA&#10;//8DAFBLAQItABQABgAIAAAAIQC2gziS/gAAAOEBAAATAAAAAAAAAAAAAAAAAAAAAABbQ29udGVu&#10;dF9UeXBlc10ueG1sUEsBAi0AFAAGAAgAAAAhADj9If/WAAAAlAEAAAsAAAAAAAAAAAAAAAAALwEA&#10;AF9yZWxzLy5yZWxzUEsBAi0AFAAGAAgAAAAhAHDsK8kuAgAA2wQAAA4AAAAAAAAAAAAAAAAALgIA&#10;AGRycy9lMm9Eb2MueG1sUEsBAi0AFAAGAAgAAAAhAOCsq0zgAAAACwEAAA8AAAAAAAAAAAAAAAAA&#10;iAQAAGRycy9kb3ducmV2LnhtbFBLBQYAAAAABAAEAPMAAACVBQAAAAA=&#10;" path="m34925,l,,,8889r34925,l34925,xe" fillcolor="#a00000" stroked="f">
                <v:path arrowok="t"/>
                <w10:wrap anchorx="page"/>
              </v:shape>
            </w:pict>
          </mc:Fallback>
        </mc:AlternateContent>
      </w:r>
      <w:r w:rsidRPr="00CD4B32">
        <w:rPr>
          <w:rFonts w:ascii="Arial" w:eastAsia="Arial" w:hAnsi="Arial" w:cs="Arial"/>
          <w:kern w:val="0"/>
          <w14:ligatures w14:val="none"/>
        </w:rPr>
        <w:t xml:space="preserve">A Dealer </w:t>
      </w:r>
      <w:proofErr w:type="gramStart"/>
      <w:r w:rsidRPr="00CD4B32">
        <w:rPr>
          <w:rFonts w:ascii="Arial" w:eastAsia="Arial" w:hAnsi="Arial" w:cs="Arial"/>
          <w:kern w:val="0"/>
          <w14:ligatures w14:val="none"/>
        </w:rPr>
        <w:t>that timely</w:t>
      </w:r>
      <w:proofErr w:type="gramEnd"/>
      <w:r w:rsidRPr="00CD4B32">
        <w:rPr>
          <w:rFonts w:ascii="Arial" w:eastAsia="Arial" w:hAnsi="Arial" w:cs="Arial"/>
          <w:kern w:val="0"/>
          <w14:ligatures w14:val="none"/>
        </w:rPr>
        <w:t xml:space="preserve"> submits a sufficient renewal application may continue to conduct business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location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referenced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until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36"/>
          <w:kern w:val="0"/>
          <w14:ligatures w14:val="none"/>
        </w:rPr>
        <w:t xml:space="preserve"> </w:t>
      </w:r>
      <w:r w:rsidRPr="00CD4B32">
        <w:rPr>
          <w:rFonts w:ascii="Arial" w:eastAsia="Arial" w:hAnsi="Arial" w:cs="Arial"/>
          <w:kern w:val="0"/>
          <w14:ligatures w14:val="none"/>
        </w:rPr>
        <w:t>has acted on the renewal application. A sufficient application means that:</w:t>
      </w:r>
    </w:p>
    <w:p w14:paraId="365B8CA9" w14:textId="77777777" w:rsidR="00AA5584" w:rsidRPr="00CD4B32" w:rsidRDefault="00AA5584" w:rsidP="00F257C2">
      <w:pPr>
        <w:numPr>
          <w:ilvl w:val="2"/>
          <w:numId w:val="7"/>
        </w:numPr>
        <w:tabs>
          <w:tab w:val="left" w:pos="2519"/>
        </w:tabs>
        <w:autoSpaceDE w:val="0"/>
        <w:autoSpaceDN w:val="0"/>
        <w:spacing w:before="225" w:after="120" w:line="360" w:lineRule="auto"/>
        <w:ind w:right="968" w:hanging="720"/>
        <w:rPr>
          <w:rFonts w:ascii="Arial" w:eastAsia="Arial" w:hAnsi="Arial" w:cs="Arial"/>
          <w:kern w:val="0"/>
          <w14:ligatures w14:val="none"/>
        </w:rPr>
      </w:pPr>
      <w:r w:rsidRPr="00CD4B32">
        <w:rPr>
          <w:rFonts w:ascii="Arial" w:eastAsia="Arial" w:hAnsi="Arial" w:cs="Arial"/>
          <w:kern w:val="0"/>
          <w14:ligatures w14:val="none"/>
        </w:rPr>
        <w:lastRenderedPageBreak/>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face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necessary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show</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 applicant is eligible for a State Permit;</w:t>
      </w:r>
    </w:p>
    <w:p w14:paraId="5A6C19A4" w14:textId="77777777" w:rsidR="00AA5584" w:rsidRPr="00CD4B32" w:rsidRDefault="00AA5584" w:rsidP="00F257C2">
      <w:pPr>
        <w:numPr>
          <w:ilvl w:val="2"/>
          <w:numId w:val="7"/>
        </w:numPr>
        <w:tabs>
          <w:tab w:val="left" w:pos="2519"/>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copy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License(s);</w:t>
      </w:r>
      <w:r w:rsidRPr="00CD4B32">
        <w:rPr>
          <w:rFonts w:ascii="Arial" w:eastAsia="Arial" w:hAnsi="Arial" w:cs="Arial"/>
          <w:spacing w:val="-15"/>
          <w:kern w:val="0"/>
          <w14:ligatures w14:val="none"/>
        </w:rPr>
        <w:t xml:space="preserve"> </w:t>
      </w:r>
      <w:r w:rsidRPr="00CD4B32">
        <w:rPr>
          <w:rFonts w:ascii="Arial" w:eastAsia="Arial" w:hAnsi="Arial" w:cs="Arial"/>
          <w:spacing w:val="-5"/>
          <w:kern w:val="0"/>
          <w14:ligatures w14:val="none"/>
        </w:rPr>
        <w:t>and</w:t>
      </w:r>
    </w:p>
    <w:p w14:paraId="7BE18166" w14:textId="77777777" w:rsidR="00AA5584" w:rsidRPr="00CD4B32" w:rsidRDefault="00AA5584" w:rsidP="00F257C2">
      <w:pPr>
        <w:numPr>
          <w:ilvl w:val="2"/>
          <w:numId w:val="7"/>
        </w:numPr>
        <w:tabs>
          <w:tab w:val="left" w:pos="251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paid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forth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13"/>
          <w:kern w:val="0"/>
          <w14:ligatures w14:val="none"/>
        </w:rPr>
        <w:t xml:space="preserve"> </w:t>
      </w:r>
      <w:r w:rsidRPr="00CD4B32">
        <w:rPr>
          <w:rFonts w:ascii="Arial" w:eastAsia="Arial" w:hAnsi="Arial" w:cs="Arial"/>
          <w:kern w:val="0"/>
          <w14:ligatures w14:val="none"/>
        </w:rPr>
        <w:t>2-</w:t>
      </w:r>
      <w:r w:rsidRPr="00CD4B32">
        <w:rPr>
          <w:rFonts w:ascii="Arial" w:eastAsia="Arial" w:hAnsi="Arial" w:cs="Arial"/>
          <w:spacing w:val="-4"/>
          <w:kern w:val="0"/>
          <w14:ligatures w14:val="none"/>
        </w:rPr>
        <w:t>200.</w:t>
      </w:r>
    </w:p>
    <w:p w14:paraId="152E29B5" w14:textId="77777777" w:rsidR="00AA5584" w:rsidRPr="00CD4B32" w:rsidRDefault="00AA5584" w:rsidP="00F257C2">
      <w:pPr>
        <w:numPr>
          <w:ilvl w:val="0"/>
          <w:numId w:val="7"/>
        </w:numPr>
        <w:tabs>
          <w:tab w:val="left" w:pos="1079"/>
        </w:tabs>
        <w:autoSpaceDE w:val="0"/>
        <w:autoSpaceDN w:val="0"/>
        <w:spacing w:before="228" w:after="120" w:line="360" w:lineRule="auto"/>
        <w:rPr>
          <w:rFonts w:ascii="Arial" w:eastAsia="Arial" w:hAnsi="Arial" w:cs="Arial"/>
          <w:kern w:val="0"/>
          <w14:ligatures w14:val="none"/>
        </w:rPr>
      </w:pPr>
      <w:r w:rsidRPr="00CD4B32">
        <w:rPr>
          <w:rFonts w:ascii="Arial" w:eastAsia="Arial" w:hAnsi="Arial" w:cs="Arial"/>
          <w:kern w:val="0"/>
          <w:u w:val="single"/>
          <w14:ligatures w14:val="none"/>
        </w:rPr>
        <w:t>Division</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Time</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to</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Act</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on</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an</w:t>
      </w:r>
      <w:r w:rsidRPr="00CD4B32">
        <w:rPr>
          <w:rFonts w:ascii="Arial" w:eastAsia="Arial" w:hAnsi="Arial" w:cs="Arial"/>
          <w:spacing w:val="-9"/>
          <w:kern w:val="0"/>
          <w:u w:val="single"/>
          <w14:ligatures w14:val="none"/>
        </w:rPr>
        <w:t xml:space="preserve"> </w:t>
      </w:r>
      <w:r w:rsidRPr="00CD4B32">
        <w:rPr>
          <w:rFonts w:ascii="Arial" w:eastAsia="Arial" w:hAnsi="Arial" w:cs="Arial"/>
          <w:spacing w:val="-2"/>
          <w:kern w:val="0"/>
          <w:u w:val="single"/>
          <w14:ligatures w14:val="none"/>
        </w:rPr>
        <w:t>Application</w:t>
      </w:r>
    </w:p>
    <w:p w14:paraId="2929C91E" w14:textId="4700CD18" w:rsidR="00AA5584" w:rsidRPr="00CD4B32" w:rsidRDefault="00AA5584" w:rsidP="00F257C2">
      <w:pPr>
        <w:numPr>
          <w:ilvl w:val="1"/>
          <w:numId w:val="7"/>
        </w:numPr>
        <w:tabs>
          <w:tab w:val="left" w:pos="1799"/>
        </w:tabs>
        <w:autoSpaceDE w:val="0"/>
        <w:autoSpaceDN w:val="0"/>
        <w:spacing w:after="120" w:line="360" w:lineRule="auto"/>
        <w:ind w:right="426"/>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act</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initial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later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than</w:t>
      </w:r>
      <w:r w:rsidRPr="00CD4B32">
        <w:rPr>
          <w:rFonts w:ascii="Arial" w:eastAsia="Arial" w:hAnsi="Arial" w:cs="Arial"/>
          <w:spacing w:val="-27"/>
          <w:kern w:val="0"/>
          <w14:ligatures w14:val="none"/>
        </w:rPr>
        <w:t xml:space="preserve"> </w:t>
      </w:r>
      <w:r w:rsidRPr="00CD4B32">
        <w:rPr>
          <w:rFonts w:ascii="Arial" w:eastAsia="Arial" w:hAnsi="Arial" w:cs="Arial"/>
          <w:spacing w:val="-2"/>
          <w:kern w:val="0"/>
          <w14:ligatures w14:val="none"/>
        </w:rPr>
        <w:t>sixty</w:t>
      </w:r>
      <w:r w:rsidR="006D26C1"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(60)</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days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after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complete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received.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electronically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notify the Dealer of the date the complete application is received.</w:t>
      </w:r>
    </w:p>
    <w:p w14:paraId="431542B0" w14:textId="77777777" w:rsidR="00AA5584" w:rsidRPr="00CD4B32" w:rsidRDefault="00AA5584" w:rsidP="00F257C2">
      <w:pPr>
        <w:numPr>
          <w:ilvl w:val="0"/>
          <w:numId w:val="11"/>
        </w:numPr>
        <w:tabs>
          <w:tab w:val="left" w:pos="2519"/>
        </w:tabs>
        <w:autoSpaceDE w:val="0"/>
        <w:autoSpaceDN w:val="0"/>
        <w:spacing w:before="229"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will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act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upon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incomplete</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application.</w:t>
      </w:r>
    </w:p>
    <w:p w14:paraId="67875CBD" w14:textId="77777777" w:rsidR="00AA5584" w:rsidRPr="00CD4B32" w:rsidRDefault="00AA5584" w:rsidP="00F257C2">
      <w:pPr>
        <w:numPr>
          <w:ilvl w:val="0"/>
          <w:numId w:val="11"/>
        </w:numPr>
        <w:tabs>
          <w:tab w:val="left" w:pos="2519"/>
        </w:tabs>
        <w:autoSpaceDE w:val="0"/>
        <w:autoSpaceDN w:val="0"/>
        <w:spacing w:after="120" w:line="360" w:lineRule="auto"/>
        <w:ind w:right="423" w:hanging="720"/>
        <w:rPr>
          <w:rFonts w:ascii="Arial" w:eastAsia="Arial" w:hAnsi="Arial" w:cs="Arial"/>
          <w:kern w:val="0"/>
          <w14:ligatures w14:val="none"/>
        </w:rPr>
      </w:pPr>
      <w:r w:rsidRPr="00CD4B32">
        <w:rPr>
          <w:rFonts w:ascii="Arial" w:eastAsia="Arial" w:hAnsi="Arial" w:cs="Arial"/>
          <w:kern w:val="0"/>
          <w14:ligatures w14:val="none"/>
        </w:rPr>
        <w:t>For good cause, the Division may extend the deadline to act on an initial application for an additional sixty (60) days. Good cause to extend the deadline 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act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initial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unusual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circumstances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outside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control of the Division or any other reason that prevents or impairs the Division’s ability to act on an initial application.</w:t>
      </w:r>
    </w:p>
    <w:p w14:paraId="72CD2CCA" w14:textId="079C9A71" w:rsidR="00AA5584" w:rsidRPr="00CD4B32" w:rsidRDefault="00AA5584" w:rsidP="00F257C2">
      <w:pPr>
        <w:numPr>
          <w:ilvl w:val="0"/>
          <w:numId w:val="11"/>
        </w:numPr>
        <w:tabs>
          <w:tab w:val="left" w:pos="251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extend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deadline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00F40289" w:rsidRPr="00CD4B32">
        <w:rPr>
          <w:rFonts w:ascii="Arial" w:eastAsia="Arial" w:hAnsi="Arial" w:cs="Arial"/>
          <w:kern w:val="0"/>
          <w14:ligatures w14:val="none"/>
        </w:rPr>
        <w:t xml:space="preserve">ct </w:t>
      </w:r>
      <w:r w:rsidRPr="00CD4B32">
        <w:rPr>
          <w:rFonts w:ascii="Arial" w:eastAsia="Arial" w:hAnsi="Arial" w:cs="Arial"/>
          <w:kern w:val="0"/>
          <w14:ligatures w14:val="none"/>
        </w:rPr>
        <w:t>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20"/>
          <w:kern w:val="0"/>
          <w14:ligatures w14:val="none"/>
        </w:rPr>
        <w:t xml:space="preserve"> </w:t>
      </w:r>
      <w:r w:rsidRPr="00CD4B32">
        <w:rPr>
          <w:rFonts w:ascii="Arial" w:eastAsia="Arial" w:hAnsi="Arial" w:cs="Arial"/>
          <w:spacing w:val="-2"/>
          <w:kern w:val="0"/>
          <w14:ligatures w14:val="none"/>
        </w:rPr>
        <w:t>application.</w:t>
      </w:r>
    </w:p>
    <w:p w14:paraId="328D8D2A" w14:textId="3CA223A0" w:rsidR="00AA5584" w:rsidRPr="00CD4B32" w:rsidRDefault="00AA5584" w:rsidP="00F257C2">
      <w:pPr>
        <w:numPr>
          <w:ilvl w:val="0"/>
          <w:numId w:val="11"/>
        </w:numPr>
        <w:tabs>
          <w:tab w:val="left" w:pos="2519"/>
        </w:tabs>
        <w:autoSpaceDE w:val="0"/>
        <w:autoSpaceDN w:val="0"/>
        <w:spacing w:before="229" w:after="120" w:line="360" w:lineRule="auto"/>
        <w:ind w:right="512" w:hanging="720"/>
        <w:rPr>
          <w:rFonts w:ascii="Arial" w:eastAsia="Arial" w:hAnsi="Arial" w:cs="Arial"/>
          <w:kern w:val="0"/>
          <w14:ligatures w14:val="none"/>
        </w:rPr>
      </w:pPr>
      <w:r w:rsidRPr="00CD4B32">
        <w:rPr>
          <w:rFonts w:ascii="Arial" w:eastAsia="Arial" w:hAnsi="Arial" w:cs="Arial"/>
          <w:kern w:val="0"/>
          <w14:ligatures w14:val="none"/>
        </w:rPr>
        <w:t>If an applicant for a State Permit applies while their Federal Firearms License application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pending,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yet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been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extend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 time to act on the State Permit application by an additional fourteen (14)</w:t>
      </w:r>
      <w:r w:rsidRPr="00CD4B32">
        <w:rPr>
          <w:rFonts w:ascii="Arial" w:eastAsia="Arial" w:hAnsi="Arial" w:cs="Arial"/>
          <w:spacing w:val="-20"/>
          <w:kern w:val="0"/>
          <w14:ligatures w14:val="none"/>
        </w:rPr>
        <w:t xml:space="preserve"> </w:t>
      </w:r>
      <w:r w:rsidRPr="00CD4B32">
        <w:rPr>
          <w:rFonts w:ascii="Arial" w:eastAsia="Arial" w:hAnsi="Arial" w:cs="Arial"/>
          <w:kern w:val="0"/>
          <w14:ligatures w14:val="none"/>
        </w:rPr>
        <w:t>days</w:t>
      </w:r>
      <w:r w:rsidR="00F40289" w:rsidRPr="00CD4B32">
        <w:rPr>
          <w:rFonts w:ascii="Arial" w:eastAsia="Arial" w:hAnsi="Arial" w:cs="Arial"/>
          <w:kern w:val="0"/>
          <w14:ligatures w14:val="none"/>
        </w:rPr>
        <w:t xml:space="preserve"> </w:t>
      </w:r>
      <w:r w:rsidRPr="00CD4B32">
        <w:rPr>
          <w:rFonts w:ascii="Arial" w:eastAsia="Arial" w:hAnsi="Arial" w:cs="Arial"/>
          <w:kern w:val="0"/>
          <w14:ligatures w14:val="none"/>
        </w:rPr>
        <w:t>from</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notifies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Firearms License has issued.</w:t>
      </w:r>
    </w:p>
    <w:p w14:paraId="2AD17882" w14:textId="77777777" w:rsidR="00AA5584" w:rsidRPr="00CD4B32" w:rsidRDefault="00AA5584" w:rsidP="00F257C2">
      <w:pPr>
        <w:numPr>
          <w:ilvl w:val="1"/>
          <w:numId w:val="11"/>
        </w:numPr>
        <w:tabs>
          <w:tab w:val="left" w:pos="3240"/>
        </w:tabs>
        <w:autoSpaceDE w:val="0"/>
        <w:autoSpaceDN w:val="0"/>
        <w:spacing w:after="120" w:line="360" w:lineRule="auto"/>
        <w:ind w:right="769"/>
        <w:rPr>
          <w:rFonts w:ascii="Arial" w:eastAsia="Arial" w:hAnsi="Arial" w:cs="Arial"/>
          <w:kern w:val="0"/>
          <w14:ligatures w14:val="none"/>
        </w:rPr>
      </w:pPr>
      <w:r w:rsidRPr="00CD4B32">
        <w:rPr>
          <w:rFonts w:ascii="Arial" w:eastAsia="Arial" w:hAnsi="Arial" w:cs="Arial"/>
          <w:noProof/>
          <w:kern w:val="0"/>
          <w14:ligatures w14:val="none"/>
        </w:rPr>
        <w:lastRenderedPageBreak/>
        <mc:AlternateContent>
          <mc:Choice Requires="wps">
            <w:drawing>
              <wp:anchor distT="0" distB="0" distL="0" distR="0" simplePos="0" relativeHeight="251660288" behindDoc="0" locked="0" layoutInCell="1" allowOverlap="1" wp14:anchorId="5F41A22B" wp14:editId="73F73F4F">
                <wp:simplePos x="0" y="0"/>
                <wp:positionH relativeFrom="page">
                  <wp:posOffset>5431790</wp:posOffset>
                </wp:positionH>
                <wp:positionV relativeFrom="paragraph">
                  <wp:posOffset>132715</wp:posOffset>
                </wp:positionV>
                <wp:extent cx="36830" cy="9525"/>
                <wp:effectExtent l="0" t="0" r="0" b="0"/>
                <wp:wrapNone/>
                <wp:docPr id="8623349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9525"/>
                        </a:xfrm>
                        <a:custGeom>
                          <a:avLst/>
                          <a:gdLst/>
                          <a:ahLst/>
                          <a:cxnLst/>
                          <a:rect l="l" t="t" r="r" b="b"/>
                          <a:pathLst>
                            <a:path w="36830" h="9525">
                              <a:moveTo>
                                <a:pt x="36575" y="0"/>
                              </a:moveTo>
                              <a:lnTo>
                                <a:pt x="0" y="0"/>
                              </a:lnTo>
                              <a:lnTo>
                                <a:pt x="0" y="9144"/>
                              </a:lnTo>
                              <a:lnTo>
                                <a:pt x="36575" y="9144"/>
                              </a:lnTo>
                              <a:lnTo>
                                <a:pt x="36575" y="0"/>
                              </a:lnTo>
                              <a:close/>
                            </a:path>
                          </a:pathLst>
                        </a:custGeom>
                        <a:solidFill>
                          <a:srgbClr val="467885"/>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22CA8B5" id="Graphic 5" o:spid="_x0000_s1026" style="position:absolute;margin-left:427.7pt;margin-top:10.45pt;width:2.9pt;height:.7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bpANQIAANsEAAAOAAAAZHJzL2Uyb0RvYy54bWysVE1v2zAMvQ/YfxB0X5zvpkacYmjRYUDR&#10;FmiGnRVZjo3JpkYpsbNfP0qOnKA7bdhFpswn+vE90eu7rtbsqNBW0GR8MhpzphoJedXsM/5t+/hp&#10;xZl1osmFhkZl/KQsv9t8/LBuTaqmUILOFTIq0ti0NRkvnTNpklhZqlrYERjVULIArIWjLe6THEVL&#10;1WudTMfjZdIC5gZBKmvp7UOf5JtQvyiUdC9FYZVjOuPEzYUVw7rza7JZi3SPwpSVPNMQ/8CiFlVD&#10;Hx1KPQgn2AGrP0rVlUSwULiRhDqBoqikCj1QN5Pxu27eSmFU6IXEsWaQyf6/svL5+GZe0VO35gnk&#10;D0uKJK2x6ZDxG3vGdAXWHkvEWRdUPA0qqs4xSS9ny9WMpJaUuV1MF17iRKTxpDxY90VBqCKOT9b1&#10;DuQxEmWMZNfEEMlH76AODjrOyEHkjBzc9Q4a4fw5T82HrB1olGcWPlXDUW0hgJynP1subhacxRaI&#10;5QWhm2sk9XOFirn4NKFaj7mdzOfnlmM6PnvY5aN/AQ0XlfjFUlKDVb2wvt+g8KAB4a5VtqCr/LHS&#10;2jducb+718iOguScL29Wq2jQFSz431vuzd9BfnqlIwrdCy2FBpJX6spwVgL+ev+upWnKuP15EKg4&#10;018buq6kjYsBxmAXA3T6HsKABm/Qum33XaBhhsKMO7pZzxCHQaTx2lCfHtBj/ckGPh8cFJW/U6GH&#10;nvl5QxMUdDpPux/R631AXf5Jm98AAAD//wMAUEsDBBQABgAIAAAAIQDeRnA43AAAAAkBAAAPAAAA&#10;ZHJzL2Rvd25yZXYueG1sTI/BTsMwDIbvSLxDZCRuLG21TaU0nRAbElfGLty8xrSFxClJtnZvTzjB&#10;0fan399fb2ZrxJl8GBwryBcZCOLW6YE7BYe357sSRIjIGo1jUnChAJvm+qrGSruJX+m8j51IIRwq&#10;VNDHOFZShrYni2HhRuJ0+3DeYkyj76T2OKVwa2SRZWtpceD0oceRnnpqv/Ynq8BsvzHHg95KetGf&#10;PF12fnrfKXV7Mz8+gIg0xz8YfvWTOjTJ6ehOrIMwCsrVaplQBUV2DyIB5TovQBzToliCbGr5v0Hz&#10;AwAA//8DAFBLAQItABQABgAIAAAAIQC2gziS/gAAAOEBAAATAAAAAAAAAAAAAAAAAAAAAABbQ29u&#10;dGVudF9UeXBlc10ueG1sUEsBAi0AFAAGAAgAAAAhADj9If/WAAAAlAEAAAsAAAAAAAAAAAAAAAAA&#10;LwEAAF9yZWxzLy5yZWxzUEsBAi0AFAAGAAgAAAAhAIKZukA1AgAA2wQAAA4AAAAAAAAAAAAAAAAA&#10;LgIAAGRycy9lMm9Eb2MueG1sUEsBAi0AFAAGAAgAAAAhAN5GcDjcAAAACQEAAA8AAAAAAAAAAAAA&#10;AAAAjwQAAGRycy9kb3ducmV2LnhtbFBLBQYAAAAABAAEAPMAAACYBQAAAAA=&#10;" path="m36575,l,,,9144r36575,l36575,xe" fillcolor="#467885" stroked="f">
                <v:path arrowok="t"/>
                <w10:wrap anchorx="page"/>
              </v:shape>
            </w:pict>
          </mc:Fallback>
        </mc:AlternateContent>
      </w:r>
      <w:r w:rsidRPr="00CD4B32">
        <w:rPr>
          <w:rFonts w:ascii="Arial" w:eastAsia="Arial" w:hAnsi="Arial" w:cs="Arial"/>
          <w:kern w:val="0"/>
          <w14:ligatures w14:val="none"/>
        </w:rPr>
        <w:t xml:space="preserve">An applicant must notify the Division by email at </w:t>
      </w:r>
      <w:hyperlink r:id="rId8" w:history="1">
        <w:r w:rsidRPr="00CD4B32">
          <w:rPr>
            <w:rFonts w:ascii="Arial" w:eastAsia="Arial" w:hAnsi="Arial" w:cs="Arial"/>
            <w:color w:val="467885"/>
            <w:kern w:val="0"/>
            <w:u w:val="single"/>
            <w14:ligatures w14:val="none"/>
          </w:rPr>
          <w:t>dor_FDDlicensing@state.co.us</w:t>
        </w:r>
        <w:r w:rsidRPr="00CD4B32">
          <w:rPr>
            <w:rFonts w:ascii="Arial" w:eastAsia="Arial" w:hAnsi="Arial" w:cs="Arial"/>
            <w:kern w:val="0"/>
            <w14:ligatures w14:val="none"/>
          </w:rPr>
          <w:t>,</w:t>
        </w:r>
      </w:hyperlink>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using</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subject</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line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“Notification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 Federal Firearms License Issuance.”</w:t>
      </w:r>
    </w:p>
    <w:p w14:paraId="4108EE1D" w14:textId="77777777" w:rsidR="00AA5584" w:rsidRPr="00CD4B32" w:rsidRDefault="00AA5584" w:rsidP="00F257C2">
      <w:pPr>
        <w:numPr>
          <w:ilvl w:val="1"/>
          <w:numId w:val="11"/>
        </w:numPr>
        <w:tabs>
          <w:tab w:val="left" w:pos="3240"/>
        </w:tabs>
        <w:autoSpaceDE w:val="0"/>
        <w:autoSpaceDN w:val="0"/>
        <w:spacing w:before="229" w:after="120" w:line="360" w:lineRule="auto"/>
        <w:ind w:right="661"/>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body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email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list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applicant’s</w:t>
      </w:r>
      <w:r w:rsidRPr="00CD4B32">
        <w:rPr>
          <w:rFonts w:ascii="Arial" w:eastAsia="Arial" w:hAnsi="Arial" w:cs="Arial"/>
          <w:spacing w:val="-4"/>
          <w:kern w:val="0"/>
          <w14:ligatures w14:val="none"/>
        </w:rPr>
        <w:t xml:space="preserve"> </w:t>
      </w:r>
      <w:proofErr w:type="gramStart"/>
      <w:r w:rsidRPr="00CD4B32">
        <w:rPr>
          <w:rFonts w:ascii="Arial" w:eastAsia="Arial" w:hAnsi="Arial" w:cs="Arial"/>
          <w:kern w:val="0"/>
          <w14:ligatures w14:val="none"/>
        </w:rPr>
        <w:t>name</w:t>
      </w:r>
      <w:proofErr w:type="gramEnd"/>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applicant must provide a copy of the Federal Firearms License(s) or,</w:t>
      </w:r>
    </w:p>
    <w:p w14:paraId="396506B1" w14:textId="77777777" w:rsidR="00AA5584" w:rsidRPr="00CD4B32" w:rsidRDefault="00AA5584" w:rsidP="00F257C2">
      <w:pPr>
        <w:numPr>
          <w:ilvl w:val="1"/>
          <w:numId w:val="11"/>
        </w:numPr>
        <w:tabs>
          <w:tab w:val="left" w:pos="3240"/>
        </w:tabs>
        <w:autoSpaceDE w:val="0"/>
        <w:autoSpaceDN w:val="0"/>
        <w:spacing w:after="120" w:line="360" w:lineRule="auto"/>
        <w:ind w:right="983"/>
        <w:rPr>
          <w:rFonts w:ascii="Arial" w:eastAsia="Arial" w:hAnsi="Arial" w:cs="Arial"/>
          <w:kern w:val="0"/>
          <w14:ligatures w14:val="none"/>
        </w:rPr>
      </w:pPr>
      <w:proofErr w:type="gramStart"/>
      <w:r w:rsidRPr="00CD4B32">
        <w:rPr>
          <w:rFonts w:ascii="Arial" w:eastAsia="Arial" w:hAnsi="Arial" w:cs="Arial"/>
          <w:kern w:val="0"/>
          <w14:ligatures w14:val="none"/>
        </w:rPr>
        <w:t>The</w:t>
      </w:r>
      <w:proofErr w:type="gramEnd"/>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copy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License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via</w:t>
      </w:r>
      <w:r w:rsidRPr="00CD4B32">
        <w:rPr>
          <w:rFonts w:ascii="Arial" w:eastAsia="Arial" w:hAnsi="Arial" w:cs="Arial"/>
          <w:spacing w:val="-27"/>
          <w:kern w:val="0"/>
          <w14:ligatures w14:val="none"/>
        </w:rPr>
        <w:t xml:space="preserve"> </w:t>
      </w:r>
      <w:r w:rsidRPr="00CD4B32">
        <w:rPr>
          <w:rFonts w:ascii="Arial" w:eastAsia="Arial" w:hAnsi="Arial" w:cs="Arial"/>
          <w:kern w:val="0"/>
          <w14:ligatures w14:val="none"/>
        </w:rPr>
        <w:t>the Division’s online application system.</w:t>
      </w:r>
    </w:p>
    <w:p w14:paraId="73BE87C5" w14:textId="77777777" w:rsidR="00AA5584" w:rsidRPr="00CD4B32" w:rsidRDefault="00AA5584" w:rsidP="00F257C2">
      <w:pPr>
        <w:numPr>
          <w:ilvl w:val="0"/>
          <w:numId w:val="7"/>
        </w:numPr>
        <w:tabs>
          <w:tab w:val="left" w:pos="1080"/>
        </w:tabs>
        <w:autoSpaceDE w:val="0"/>
        <w:autoSpaceDN w:val="0"/>
        <w:spacing w:before="229" w:after="120" w:line="360" w:lineRule="auto"/>
        <w:ind w:hanging="720"/>
        <w:rPr>
          <w:rFonts w:ascii="Arial" w:eastAsia="Arial" w:hAnsi="Arial" w:cs="Arial"/>
          <w:kern w:val="0"/>
          <w14:ligatures w14:val="none"/>
        </w:rPr>
      </w:pPr>
      <w:r w:rsidRPr="00CD4B32">
        <w:rPr>
          <w:rFonts w:ascii="Arial" w:eastAsia="Arial" w:hAnsi="Arial" w:cs="Arial"/>
          <w:kern w:val="0"/>
          <w:u w:val="single"/>
          <w14:ligatures w14:val="none"/>
        </w:rPr>
        <w:t>Validity</w:t>
      </w:r>
      <w:r w:rsidRPr="00CD4B32">
        <w:rPr>
          <w:rFonts w:ascii="Arial" w:eastAsia="Arial" w:hAnsi="Arial" w:cs="Arial"/>
          <w:kern w:val="0"/>
          <w14:ligatures w14:val="none"/>
        </w:rPr>
        <w:t>.</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valid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three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(3)</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years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from</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initially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3"/>
          <w:kern w:val="0"/>
          <w14:ligatures w14:val="none"/>
        </w:rPr>
        <w:t xml:space="preserve"> </w:t>
      </w:r>
      <w:r w:rsidRPr="00CD4B32">
        <w:rPr>
          <w:rFonts w:ascii="Arial" w:eastAsia="Arial" w:hAnsi="Arial" w:cs="Arial"/>
          <w:spacing w:val="-2"/>
          <w:kern w:val="0"/>
          <w14:ligatures w14:val="none"/>
        </w:rPr>
        <w:t>renewed.</w:t>
      </w:r>
    </w:p>
    <w:p w14:paraId="08DD9283" w14:textId="77777777" w:rsidR="00AA5584" w:rsidRPr="00CD4B32" w:rsidRDefault="00AA5584" w:rsidP="00F257C2">
      <w:pPr>
        <w:numPr>
          <w:ilvl w:val="0"/>
          <w:numId w:val="7"/>
        </w:numPr>
        <w:tabs>
          <w:tab w:val="left" w:pos="108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u w:val="single"/>
          <w14:ligatures w14:val="none"/>
        </w:rPr>
        <w:t>Transferability</w:t>
      </w:r>
      <w:r w:rsidRPr="00CD4B32">
        <w:rPr>
          <w:rFonts w:ascii="Arial" w:eastAsia="Arial" w:hAnsi="Arial" w:cs="Arial"/>
          <w:kern w:val="0"/>
          <w14:ligatures w14:val="none"/>
        </w:rPr>
        <w:t>.</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13"/>
          <w:kern w:val="0"/>
          <w14:ligatures w14:val="none"/>
        </w:rPr>
        <w:t xml:space="preserve"> </w:t>
      </w:r>
      <w:r w:rsidRPr="00CD4B32">
        <w:rPr>
          <w:rFonts w:ascii="Arial" w:eastAsia="Arial" w:hAnsi="Arial" w:cs="Arial"/>
          <w:spacing w:val="-2"/>
          <w:kern w:val="0"/>
          <w14:ligatures w14:val="none"/>
        </w:rPr>
        <w:t>transferable.</w:t>
      </w:r>
    </w:p>
    <w:p w14:paraId="374A6104" w14:textId="77777777" w:rsidR="00AA5584" w:rsidRPr="00CD4B32" w:rsidRDefault="00AA5584" w:rsidP="00F257C2">
      <w:pPr>
        <w:numPr>
          <w:ilvl w:val="0"/>
          <w:numId w:val="7"/>
        </w:numPr>
        <w:tabs>
          <w:tab w:val="left" w:pos="1080"/>
        </w:tabs>
        <w:autoSpaceDE w:val="0"/>
        <w:autoSpaceDN w:val="0"/>
        <w:spacing w:before="229" w:after="120" w:line="360" w:lineRule="auto"/>
        <w:ind w:right="853" w:hanging="720"/>
        <w:rPr>
          <w:rFonts w:ascii="Arial" w:eastAsia="Arial" w:hAnsi="Arial" w:cs="Arial"/>
          <w:kern w:val="0"/>
          <w14:ligatures w14:val="none"/>
        </w:rPr>
      </w:pPr>
      <w:r w:rsidRPr="00CD4B32">
        <w:rPr>
          <w:rFonts w:ascii="Arial" w:eastAsia="Arial" w:hAnsi="Arial" w:cs="Arial"/>
          <w:kern w:val="0"/>
          <w:u w:val="single"/>
          <w14:ligatures w14:val="none"/>
        </w:rPr>
        <w:t>Voluntary</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Surrender</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notify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using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forms provided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 when the Dealer wants to surrender its State Permit voluntarily.</w:t>
      </w:r>
    </w:p>
    <w:p w14:paraId="3B789D7C" w14:textId="77777777" w:rsidR="00AA5584" w:rsidRPr="00CD4B32" w:rsidRDefault="00AA5584" w:rsidP="00F257C2">
      <w:pPr>
        <w:numPr>
          <w:ilvl w:val="0"/>
          <w:numId w:val="7"/>
        </w:numPr>
        <w:tabs>
          <w:tab w:val="left" w:pos="1080"/>
        </w:tabs>
        <w:autoSpaceDE w:val="0"/>
        <w:autoSpaceDN w:val="0"/>
        <w:spacing w:before="229" w:after="120" w:line="360" w:lineRule="auto"/>
        <w:ind w:right="561"/>
        <w:rPr>
          <w:rFonts w:ascii="Arial" w:eastAsia="Arial" w:hAnsi="Arial" w:cs="Arial"/>
          <w:kern w:val="0"/>
          <w14:ligatures w14:val="none"/>
        </w:rPr>
      </w:pPr>
      <w:r w:rsidRPr="00CD4B32">
        <w:rPr>
          <w:rFonts w:ascii="Arial" w:eastAsia="Arial" w:hAnsi="Arial" w:cs="Arial"/>
          <w:kern w:val="0"/>
          <w:u w:val="single"/>
          <w14:ligatures w14:val="none"/>
        </w:rPr>
        <w:t>Display</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Required.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accordance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Rules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be conspicuously displayed and readily available for inspection at the Business Premises covered by the</w:t>
      </w:r>
      <w:r w:rsidRPr="00CD4B32">
        <w:rPr>
          <w:rFonts w:ascii="Arial" w:eastAsia="Arial" w:hAnsi="Arial" w:cs="Arial"/>
          <w:spacing w:val="-28"/>
          <w:kern w:val="0"/>
          <w14:ligatures w14:val="none"/>
        </w:rPr>
        <w:t xml:space="preserve"> </w:t>
      </w:r>
      <w:r w:rsidRPr="00CD4B32">
        <w:rPr>
          <w:rFonts w:ascii="Arial" w:eastAsia="Arial" w:hAnsi="Arial" w:cs="Arial"/>
          <w:kern w:val="0"/>
          <w14:ligatures w14:val="none"/>
        </w:rPr>
        <w:t>Permit.</w:t>
      </w:r>
    </w:p>
    <w:p w14:paraId="7F4DDD44" w14:textId="64117983" w:rsidR="00524AD0" w:rsidRPr="001E2D92" w:rsidRDefault="0025174E" w:rsidP="001E2D92">
      <w:pPr>
        <w:ind w:left="0" w:firstLine="0"/>
        <w:rPr>
          <w:i/>
          <w:iCs/>
          <w:color w:val="0070C0"/>
        </w:rPr>
      </w:pPr>
      <w:bookmarkStart w:id="104" w:name="Rule_2-300._Requirements_for_Employees."/>
      <w:bookmarkStart w:id="105" w:name="_bookmark9"/>
      <w:bookmarkEnd w:id="104"/>
      <w:bookmarkEnd w:id="105"/>
      <w:r w:rsidRPr="001E2D92">
        <w:rPr>
          <w:i/>
          <w:iCs/>
          <w:color w:val="0070C0"/>
        </w:rPr>
        <w:t xml:space="preserve">[Publication Note: </w:t>
      </w:r>
      <w:r w:rsidR="00524AD0" w:rsidRPr="001E2D92">
        <w:rPr>
          <w:i/>
          <w:iCs/>
          <w:color w:val="0070C0"/>
        </w:rPr>
        <w:t>The Amendments for Rule 2-300 include removing those sections that have been repealed by the original statute 2-300(A)(c)(1). The amendments clarify that the mandatory online training must be completed by the Dealer (the State Permit holder) and any Responsible Person of the Dealer.</w:t>
      </w:r>
      <w:r w:rsidRPr="001E2D92">
        <w:rPr>
          <w:i/>
          <w:iCs/>
          <w:color w:val="0070C0"/>
        </w:rPr>
        <w:t>]</w:t>
      </w:r>
    </w:p>
    <w:p w14:paraId="7029A5E7" w14:textId="01C1B51D" w:rsidR="00AA5584" w:rsidRPr="00C76FC1" w:rsidRDefault="00AA5584" w:rsidP="00B92E12">
      <w:pPr>
        <w:pStyle w:val="Heading3"/>
        <w:ind w:left="0" w:firstLine="0"/>
        <w:rPr>
          <w:rFonts w:eastAsia="Arial"/>
        </w:rPr>
      </w:pPr>
      <w:r w:rsidRPr="00C76FC1">
        <w:rPr>
          <w:rFonts w:eastAsia="Arial"/>
        </w:rPr>
        <w:t>Rule</w:t>
      </w:r>
      <w:r w:rsidRPr="00C76FC1">
        <w:rPr>
          <w:rFonts w:eastAsia="Arial"/>
          <w:spacing w:val="-10"/>
        </w:rPr>
        <w:t xml:space="preserve"> </w:t>
      </w:r>
      <w:r w:rsidRPr="00C76FC1">
        <w:rPr>
          <w:rFonts w:eastAsia="Arial"/>
        </w:rPr>
        <w:t>2-300.</w:t>
      </w:r>
      <w:r w:rsidRPr="00C76FC1">
        <w:rPr>
          <w:rFonts w:eastAsia="Arial"/>
          <w:spacing w:val="-8"/>
        </w:rPr>
        <w:t xml:space="preserve"> </w:t>
      </w:r>
      <w:r w:rsidRPr="00C76FC1">
        <w:rPr>
          <w:rFonts w:eastAsia="Arial"/>
        </w:rPr>
        <w:t>Requirements</w:t>
      </w:r>
      <w:r w:rsidRPr="00C76FC1">
        <w:rPr>
          <w:rFonts w:eastAsia="Arial"/>
          <w:spacing w:val="-7"/>
        </w:rPr>
        <w:t xml:space="preserve"> </w:t>
      </w:r>
      <w:r w:rsidRPr="00C76FC1">
        <w:rPr>
          <w:rFonts w:eastAsia="Arial"/>
        </w:rPr>
        <w:t>for</w:t>
      </w:r>
      <w:r w:rsidRPr="00C76FC1">
        <w:rPr>
          <w:rFonts w:eastAsia="Arial"/>
          <w:spacing w:val="-8"/>
        </w:rPr>
        <w:t xml:space="preserve"> </w:t>
      </w:r>
      <w:r w:rsidRPr="00C76FC1">
        <w:rPr>
          <w:rFonts w:eastAsia="Arial"/>
          <w:spacing w:val="-2"/>
        </w:rPr>
        <w:t>Employees.</w:t>
      </w:r>
    </w:p>
    <w:p w14:paraId="74250EBC" w14:textId="77777777" w:rsidR="00AA5584" w:rsidRPr="00CD4B32" w:rsidRDefault="00AA5584" w:rsidP="00F257C2">
      <w:pPr>
        <w:autoSpaceDE w:val="0"/>
        <w:autoSpaceDN w:val="0"/>
        <w:spacing w:after="120" w:line="360" w:lineRule="auto"/>
        <w:ind w:left="0" w:right="391" w:firstLine="0"/>
        <w:rPr>
          <w:rFonts w:ascii="Arial" w:eastAsia="Arial" w:hAnsi="Arial" w:cs="Arial"/>
          <w:kern w:val="0"/>
          <w14:ligatures w14:val="none"/>
        </w:rPr>
      </w:pPr>
      <w:r w:rsidRPr="00CD4B32">
        <w:rPr>
          <w:rFonts w:ascii="Arial" w:eastAsia="Arial" w:hAnsi="Arial" w:cs="Arial"/>
          <w:b/>
          <w:kern w:val="0"/>
          <w14:ligatures w14:val="none"/>
        </w:rPr>
        <w:t>Basis</w:t>
      </w:r>
      <w:r w:rsidRPr="00CD4B32">
        <w:rPr>
          <w:rFonts w:ascii="Arial" w:eastAsia="Arial" w:hAnsi="Arial" w:cs="Arial"/>
          <w:b/>
          <w:spacing w:val="-2"/>
          <w:kern w:val="0"/>
          <w14:ligatures w14:val="none"/>
        </w:rPr>
        <w:t xml:space="preserve"> </w:t>
      </w:r>
      <w:r w:rsidRPr="00CD4B32">
        <w:rPr>
          <w:rFonts w:ascii="Arial" w:eastAsia="Arial" w:hAnsi="Arial" w:cs="Arial"/>
          <w:b/>
          <w:kern w:val="0"/>
          <w14:ligatures w14:val="none"/>
        </w:rPr>
        <w:t>and</w:t>
      </w:r>
      <w:r w:rsidRPr="00CD4B32">
        <w:rPr>
          <w:rFonts w:ascii="Arial" w:eastAsia="Arial" w:hAnsi="Arial" w:cs="Arial"/>
          <w:b/>
          <w:spacing w:val="-3"/>
          <w:kern w:val="0"/>
          <w14:ligatures w14:val="none"/>
        </w:rPr>
        <w:t xml:space="preserve"> </w:t>
      </w:r>
      <w:r w:rsidRPr="00CD4B32">
        <w:rPr>
          <w:rFonts w:ascii="Arial" w:eastAsia="Arial" w:hAnsi="Arial" w:cs="Arial"/>
          <w:b/>
          <w:kern w:val="0"/>
          <w14:ligatures w14:val="none"/>
        </w:rPr>
        <w:t>Purpose</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statutory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authority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subsections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18-12-401, and 18-12-407, C.R.S. The purpose of this rule is to describe requirements that must be met for Employees of a Dealer.</w:t>
      </w:r>
    </w:p>
    <w:p w14:paraId="1230AFAA" w14:textId="77777777" w:rsidR="00AA5584" w:rsidRPr="00CD4B32" w:rsidRDefault="00AA5584" w:rsidP="00F257C2">
      <w:pPr>
        <w:numPr>
          <w:ilvl w:val="0"/>
          <w:numId w:val="13"/>
        </w:numPr>
        <w:tabs>
          <w:tab w:val="left" w:pos="107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u w:val="single"/>
          <w14:ligatures w14:val="none"/>
        </w:rPr>
        <w:t>Dealer</w:t>
      </w:r>
      <w:r w:rsidRPr="00CD4B32">
        <w:rPr>
          <w:rFonts w:ascii="Arial" w:eastAsia="Arial" w:hAnsi="Arial" w:cs="Arial"/>
          <w:spacing w:val="-8"/>
          <w:kern w:val="0"/>
          <w:u w:val="single"/>
          <w14:ligatures w14:val="none"/>
        </w:rPr>
        <w:t xml:space="preserve"> </w:t>
      </w:r>
      <w:r w:rsidRPr="00CD4B32">
        <w:rPr>
          <w:rFonts w:ascii="Arial" w:eastAsia="Arial" w:hAnsi="Arial" w:cs="Arial"/>
          <w:spacing w:val="-2"/>
          <w:kern w:val="0"/>
          <w:u w:val="single"/>
          <w14:ligatures w14:val="none"/>
        </w:rPr>
        <w:t>Requirements</w:t>
      </w:r>
    </w:p>
    <w:p w14:paraId="6D7EAA6C" w14:textId="77777777" w:rsidR="00AA5584" w:rsidRPr="00CD4B32" w:rsidRDefault="00AA5584" w:rsidP="00F257C2">
      <w:pPr>
        <w:numPr>
          <w:ilvl w:val="1"/>
          <w:numId w:val="13"/>
        </w:numPr>
        <w:tabs>
          <w:tab w:val="left" w:pos="1799"/>
        </w:tabs>
        <w:autoSpaceDE w:val="0"/>
        <w:autoSpaceDN w:val="0"/>
        <w:spacing w:after="120" w:line="360" w:lineRule="auto"/>
        <w:ind w:left="1800"/>
        <w:rPr>
          <w:rFonts w:ascii="Arial" w:eastAsia="Arial" w:hAnsi="Arial" w:cs="Arial"/>
          <w:kern w:val="0"/>
          <w14:ligatures w14:val="none"/>
        </w:rPr>
      </w:pPr>
      <w:r w:rsidRPr="00CD4B32">
        <w:rPr>
          <w:rFonts w:ascii="Arial" w:eastAsia="Arial" w:hAnsi="Arial" w:cs="Arial"/>
          <w:kern w:val="0"/>
          <w14:ligatures w14:val="none"/>
        </w:rPr>
        <w:t>Criminal</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History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Record</w:t>
      </w:r>
      <w:r w:rsidRPr="00CD4B32">
        <w:rPr>
          <w:rFonts w:ascii="Arial" w:eastAsia="Arial" w:hAnsi="Arial" w:cs="Arial"/>
          <w:spacing w:val="-10"/>
          <w:kern w:val="0"/>
          <w14:ligatures w14:val="none"/>
        </w:rPr>
        <w:t xml:space="preserve"> </w:t>
      </w:r>
      <w:r w:rsidRPr="00CD4B32">
        <w:rPr>
          <w:rFonts w:ascii="Arial" w:eastAsia="Arial" w:hAnsi="Arial" w:cs="Arial"/>
          <w:spacing w:val="-2"/>
          <w:kern w:val="0"/>
          <w14:ligatures w14:val="none"/>
        </w:rPr>
        <w:t>Check</w:t>
      </w:r>
    </w:p>
    <w:p w14:paraId="2F5CE9CC" w14:textId="77777777" w:rsidR="00AA5584" w:rsidRPr="00CD4B32" w:rsidRDefault="00AA5584" w:rsidP="00F257C2">
      <w:pPr>
        <w:numPr>
          <w:ilvl w:val="2"/>
          <w:numId w:val="13"/>
        </w:numPr>
        <w:tabs>
          <w:tab w:val="left" w:pos="2519"/>
        </w:tabs>
        <w:autoSpaceDE w:val="0"/>
        <w:autoSpaceDN w:val="0"/>
        <w:spacing w:before="228" w:after="120" w:line="360" w:lineRule="auto"/>
        <w:ind w:right="447"/>
        <w:rPr>
          <w:rFonts w:ascii="Arial" w:eastAsia="Arial" w:hAnsi="Arial" w:cs="Arial"/>
          <w:kern w:val="0"/>
          <w14:ligatures w14:val="none"/>
        </w:rPr>
      </w:pPr>
      <w:r w:rsidRPr="00CD4B32">
        <w:rPr>
          <w:rFonts w:ascii="Arial" w:eastAsia="Arial" w:hAnsi="Arial" w:cs="Arial"/>
          <w:kern w:val="0"/>
          <w14:ligatures w14:val="none"/>
        </w:rPr>
        <w:lastRenderedPageBreak/>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require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all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prospective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Employees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fingerprint-based criminal history check.</w:t>
      </w:r>
    </w:p>
    <w:p w14:paraId="06927CD7" w14:textId="77777777" w:rsidR="00AA5584" w:rsidRPr="00CD4B32" w:rsidRDefault="00AA5584" w:rsidP="00F257C2">
      <w:pPr>
        <w:numPr>
          <w:ilvl w:val="2"/>
          <w:numId w:val="13"/>
        </w:numPr>
        <w:tabs>
          <w:tab w:val="left" w:pos="2519"/>
        </w:tabs>
        <w:autoSpaceDE w:val="0"/>
        <w:autoSpaceDN w:val="0"/>
        <w:spacing w:after="120" w:line="360" w:lineRule="auto"/>
        <w:ind w:left="2520" w:right="965"/>
        <w:rPr>
          <w:rFonts w:ascii="Arial" w:eastAsia="Arial" w:hAnsi="Arial" w:cs="Arial"/>
          <w:kern w:val="0"/>
          <w14:ligatures w14:val="none"/>
        </w:rPr>
      </w:pPr>
      <w:r w:rsidRPr="00CD4B32">
        <w:rPr>
          <w:rFonts w:ascii="Arial" w:eastAsia="Arial" w:hAnsi="Arial" w:cs="Arial"/>
          <w:kern w:val="0"/>
          <w14:ligatures w14:val="none"/>
        </w:rPr>
        <w:t>Once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every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three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(3)</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years,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require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current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Employees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to submit to a fingerprint-based criminal </w:t>
      </w:r>
      <w:proofErr w:type="gramStart"/>
      <w:r w:rsidRPr="00CD4B32">
        <w:rPr>
          <w:rFonts w:ascii="Arial" w:eastAsia="Arial" w:hAnsi="Arial" w:cs="Arial"/>
          <w:kern w:val="0"/>
          <w14:ligatures w14:val="none"/>
        </w:rPr>
        <w:t>history record</w:t>
      </w:r>
      <w:proofErr w:type="gramEnd"/>
      <w:r w:rsidRPr="00CD4B32">
        <w:rPr>
          <w:rFonts w:ascii="Arial" w:eastAsia="Arial" w:hAnsi="Arial" w:cs="Arial"/>
          <w:kern w:val="0"/>
          <w14:ligatures w14:val="none"/>
        </w:rPr>
        <w:t xml:space="preserve"> check.</w:t>
      </w:r>
    </w:p>
    <w:p w14:paraId="3D634F69" w14:textId="2CB559E5" w:rsidR="00AA5584" w:rsidRPr="00CD4B32" w:rsidDel="009E1AEF" w:rsidRDefault="00AA5584" w:rsidP="00F257C2">
      <w:pPr>
        <w:numPr>
          <w:ilvl w:val="2"/>
          <w:numId w:val="13"/>
        </w:numPr>
        <w:tabs>
          <w:tab w:val="left" w:pos="2519"/>
        </w:tabs>
        <w:autoSpaceDE w:val="0"/>
        <w:autoSpaceDN w:val="0"/>
        <w:spacing w:after="120" w:line="360" w:lineRule="auto"/>
        <w:ind w:right="414"/>
        <w:rPr>
          <w:del w:id="106" w:author="Barriskill, Bianca" w:date="2026-08-25T08:52:00Z" w16du:dateUtc="2026-08-25T14:52:00Z"/>
          <w:rFonts w:ascii="Arial" w:eastAsia="Arial" w:hAnsi="Arial" w:cs="Arial"/>
          <w:kern w:val="0"/>
          <w14:ligatures w14:val="none"/>
        </w:rPr>
      </w:pPr>
      <w:del w:id="107" w:author="Barriskill, Bianca" w:date="2026-08-25T08:52:00Z" w16du:dateUtc="2026-08-25T14:52:00Z">
        <w:r w:rsidRPr="00CD4B32" w:rsidDel="009E1AEF">
          <w:rPr>
            <w:rFonts w:ascii="Arial" w:eastAsia="Arial" w:hAnsi="Arial" w:cs="Arial"/>
            <w:kern w:val="0"/>
            <w14:ligatures w14:val="none"/>
          </w:rPr>
          <w:delText>A person employed by a Dealer on July 1, 2025, who submits fingerprints for a fingerprint-based</w:delText>
        </w:r>
        <w:r w:rsidRPr="00CD4B32" w:rsidDel="009E1AEF">
          <w:rPr>
            <w:rFonts w:ascii="Arial" w:eastAsia="Arial" w:hAnsi="Arial" w:cs="Arial"/>
            <w:spacing w:val="-3"/>
            <w:kern w:val="0"/>
            <w14:ligatures w14:val="none"/>
          </w:rPr>
          <w:delText xml:space="preserve"> </w:delText>
        </w:r>
        <w:r w:rsidRPr="00CD4B32" w:rsidDel="009E1AEF">
          <w:rPr>
            <w:rFonts w:ascii="Arial" w:eastAsia="Arial" w:hAnsi="Arial" w:cs="Arial"/>
            <w:kern w:val="0"/>
            <w14:ligatures w14:val="none"/>
          </w:rPr>
          <w:delText>criminal</w:delText>
        </w:r>
        <w:r w:rsidRPr="00CD4B32" w:rsidDel="009E1AEF">
          <w:rPr>
            <w:rFonts w:ascii="Arial" w:eastAsia="Arial" w:hAnsi="Arial" w:cs="Arial"/>
            <w:spacing w:val="-6"/>
            <w:kern w:val="0"/>
            <w14:ligatures w14:val="none"/>
          </w:rPr>
          <w:delText xml:space="preserve"> </w:delText>
        </w:r>
        <w:r w:rsidRPr="00CD4B32" w:rsidDel="009E1AEF">
          <w:rPr>
            <w:rFonts w:ascii="Arial" w:eastAsia="Arial" w:hAnsi="Arial" w:cs="Arial"/>
            <w:kern w:val="0"/>
            <w14:ligatures w14:val="none"/>
          </w:rPr>
          <w:delText>history</w:delText>
        </w:r>
        <w:r w:rsidRPr="00CD4B32" w:rsidDel="009E1AEF">
          <w:rPr>
            <w:rFonts w:ascii="Arial" w:eastAsia="Arial" w:hAnsi="Arial" w:cs="Arial"/>
            <w:spacing w:val="-4"/>
            <w:kern w:val="0"/>
            <w14:ligatures w14:val="none"/>
          </w:rPr>
          <w:delText xml:space="preserve"> </w:delText>
        </w:r>
        <w:r w:rsidRPr="00CD4B32" w:rsidDel="009E1AEF">
          <w:rPr>
            <w:rFonts w:ascii="Arial" w:eastAsia="Arial" w:hAnsi="Arial" w:cs="Arial"/>
            <w:kern w:val="0"/>
            <w14:ligatures w14:val="none"/>
          </w:rPr>
          <w:delText>record</w:delText>
        </w:r>
        <w:r w:rsidRPr="00CD4B32" w:rsidDel="009E1AEF">
          <w:rPr>
            <w:rFonts w:ascii="Arial" w:eastAsia="Arial" w:hAnsi="Arial" w:cs="Arial"/>
            <w:spacing w:val="-5"/>
            <w:kern w:val="0"/>
            <w14:ligatures w14:val="none"/>
          </w:rPr>
          <w:delText xml:space="preserve"> </w:delText>
        </w:r>
        <w:r w:rsidRPr="00CD4B32" w:rsidDel="009E1AEF">
          <w:rPr>
            <w:rFonts w:ascii="Arial" w:eastAsia="Arial" w:hAnsi="Arial" w:cs="Arial"/>
            <w:kern w:val="0"/>
            <w14:ligatures w14:val="none"/>
          </w:rPr>
          <w:delText>check</w:delText>
        </w:r>
        <w:r w:rsidRPr="00CD4B32" w:rsidDel="009E1AEF">
          <w:rPr>
            <w:rFonts w:ascii="Arial" w:eastAsia="Arial" w:hAnsi="Arial" w:cs="Arial"/>
            <w:spacing w:val="-4"/>
            <w:kern w:val="0"/>
            <w14:ligatures w14:val="none"/>
          </w:rPr>
          <w:delText xml:space="preserve"> </w:delText>
        </w:r>
        <w:r w:rsidRPr="00CD4B32" w:rsidDel="009E1AEF">
          <w:rPr>
            <w:rFonts w:ascii="Arial" w:eastAsia="Arial" w:hAnsi="Arial" w:cs="Arial"/>
            <w:kern w:val="0"/>
            <w14:ligatures w14:val="none"/>
          </w:rPr>
          <w:delText>before</w:delText>
        </w:r>
        <w:r w:rsidRPr="00CD4B32" w:rsidDel="009E1AEF">
          <w:rPr>
            <w:rFonts w:ascii="Arial" w:eastAsia="Arial" w:hAnsi="Arial" w:cs="Arial"/>
            <w:spacing w:val="-3"/>
            <w:kern w:val="0"/>
            <w14:ligatures w14:val="none"/>
          </w:rPr>
          <w:delText xml:space="preserve"> </w:delText>
        </w:r>
        <w:r w:rsidRPr="00CD4B32" w:rsidDel="009E1AEF">
          <w:rPr>
            <w:rFonts w:ascii="Arial" w:eastAsia="Arial" w:hAnsi="Arial" w:cs="Arial"/>
            <w:kern w:val="0"/>
            <w14:ligatures w14:val="none"/>
          </w:rPr>
          <w:delText>July</w:delText>
        </w:r>
        <w:r w:rsidRPr="00CD4B32" w:rsidDel="009E1AEF">
          <w:rPr>
            <w:rFonts w:ascii="Arial" w:eastAsia="Arial" w:hAnsi="Arial" w:cs="Arial"/>
            <w:spacing w:val="-4"/>
            <w:kern w:val="0"/>
            <w14:ligatures w14:val="none"/>
          </w:rPr>
          <w:delText xml:space="preserve"> </w:delText>
        </w:r>
        <w:r w:rsidRPr="00CD4B32" w:rsidDel="009E1AEF">
          <w:rPr>
            <w:rFonts w:ascii="Arial" w:eastAsia="Arial" w:hAnsi="Arial" w:cs="Arial"/>
            <w:kern w:val="0"/>
            <w14:ligatures w14:val="none"/>
          </w:rPr>
          <w:delText>8,</w:delText>
        </w:r>
        <w:r w:rsidRPr="00CD4B32" w:rsidDel="009E1AEF">
          <w:rPr>
            <w:rFonts w:ascii="Arial" w:eastAsia="Arial" w:hAnsi="Arial" w:cs="Arial"/>
            <w:spacing w:val="-5"/>
            <w:kern w:val="0"/>
            <w14:ligatures w14:val="none"/>
          </w:rPr>
          <w:delText xml:space="preserve"> </w:delText>
        </w:r>
        <w:r w:rsidRPr="00CD4B32" w:rsidDel="009E1AEF">
          <w:rPr>
            <w:rFonts w:ascii="Arial" w:eastAsia="Arial" w:hAnsi="Arial" w:cs="Arial"/>
            <w:kern w:val="0"/>
            <w14:ligatures w14:val="none"/>
          </w:rPr>
          <w:delText>2025,</w:delText>
        </w:r>
        <w:r w:rsidRPr="00CD4B32" w:rsidDel="009E1AEF">
          <w:rPr>
            <w:rFonts w:ascii="Arial" w:eastAsia="Arial" w:hAnsi="Arial" w:cs="Arial"/>
            <w:spacing w:val="-5"/>
            <w:kern w:val="0"/>
            <w14:ligatures w14:val="none"/>
          </w:rPr>
          <w:delText xml:space="preserve"> </w:delText>
        </w:r>
        <w:r w:rsidRPr="00CD4B32" w:rsidDel="009E1AEF">
          <w:rPr>
            <w:rFonts w:ascii="Arial" w:eastAsia="Arial" w:hAnsi="Arial" w:cs="Arial"/>
            <w:kern w:val="0"/>
            <w14:ligatures w14:val="none"/>
          </w:rPr>
          <w:delText>may</w:delText>
        </w:r>
        <w:r w:rsidRPr="00CD4B32" w:rsidDel="009E1AEF">
          <w:rPr>
            <w:rFonts w:ascii="Arial" w:eastAsia="Arial" w:hAnsi="Arial" w:cs="Arial"/>
            <w:spacing w:val="-4"/>
            <w:kern w:val="0"/>
            <w14:ligatures w14:val="none"/>
          </w:rPr>
          <w:delText xml:space="preserve"> </w:delText>
        </w:r>
        <w:r w:rsidRPr="00CD4B32" w:rsidDel="009E1AEF">
          <w:rPr>
            <w:rFonts w:ascii="Arial" w:eastAsia="Arial" w:hAnsi="Arial" w:cs="Arial"/>
            <w:kern w:val="0"/>
            <w14:ligatures w14:val="none"/>
          </w:rPr>
          <w:delText>continue employment prior to receiving the results of the background check.</w:delText>
        </w:r>
      </w:del>
    </w:p>
    <w:p w14:paraId="2777A34D" w14:textId="01631F36" w:rsidR="00AA5584" w:rsidRPr="00CD4B32" w:rsidDel="009E1AEF" w:rsidRDefault="00AA5584" w:rsidP="00F257C2">
      <w:pPr>
        <w:numPr>
          <w:ilvl w:val="3"/>
          <w:numId w:val="13"/>
        </w:numPr>
        <w:tabs>
          <w:tab w:val="left" w:pos="3240"/>
        </w:tabs>
        <w:autoSpaceDE w:val="0"/>
        <w:autoSpaceDN w:val="0"/>
        <w:spacing w:after="120" w:line="360" w:lineRule="auto"/>
        <w:rPr>
          <w:del w:id="108" w:author="Barriskill, Bianca" w:date="2026-08-25T08:52:00Z" w16du:dateUtc="2026-08-25T14:52:00Z"/>
          <w:rFonts w:ascii="Arial" w:eastAsia="Arial" w:hAnsi="Arial" w:cs="Arial"/>
          <w:kern w:val="0"/>
          <w14:ligatures w14:val="none"/>
        </w:rPr>
      </w:pPr>
      <w:del w:id="109" w:author="Barriskill, Bianca" w:date="2026-08-25T08:52:00Z" w16du:dateUtc="2026-08-25T14:52:00Z">
        <w:r w:rsidRPr="00CD4B32" w:rsidDel="009E1AEF">
          <w:rPr>
            <w:rFonts w:ascii="Arial" w:eastAsia="Arial" w:hAnsi="Arial" w:cs="Arial"/>
            <w:kern w:val="0"/>
            <w14:ligatures w14:val="none"/>
          </w:rPr>
          <w:delText>This</w:delText>
        </w:r>
        <w:r w:rsidRPr="00CD4B32" w:rsidDel="009E1AEF">
          <w:rPr>
            <w:rFonts w:ascii="Arial" w:eastAsia="Arial" w:hAnsi="Arial" w:cs="Arial"/>
            <w:spacing w:val="-10"/>
            <w:kern w:val="0"/>
            <w14:ligatures w14:val="none"/>
          </w:rPr>
          <w:delText xml:space="preserve"> </w:delText>
        </w:r>
        <w:r w:rsidRPr="00CD4B32" w:rsidDel="009E1AEF">
          <w:rPr>
            <w:rFonts w:ascii="Arial" w:eastAsia="Arial" w:hAnsi="Arial" w:cs="Arial"/>
            <w:kern w:val="0"/>
            <w14:ligatures w14:val="none"/>
          </w:rPr>
          <w:delText>subparagraph</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(A)(1)(c)</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shall</w:delText>
        </w:r>
        <w:r w:rsidRPr="00CD4B32" w:rsidDel="009E1AEF">
          <w:rPr>
            <w:rFonts w:ascii="Arial" w:eastAsia="Arial" w:hAnsi="Arial" w:cs="Arial"/>
            <w:spacing w:val="-6"/>
            <w:kern w:val="0"/>
            <w14:ligatures w14:val="none"/>
          </w:rPr>
          <w:delText xml:space="preserve"> </w:delText>
        </w:r>
        <w:r w:rsidRPr="00CD4B32" w:rsidDel="009E1AEF">
          <w:rPr>
            <w:rFonts w:ascii="Arial" w:eastAsia="Arial" w:hAnsi="Arial" w:cs="Arial"/>
            <w:kern w:val="0"/>
            <w14:ligatures w14:val="none"/>
          </w:rPr>
          <w:delText>be</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repealed</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as</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of</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December</w:delText>
        </w:r>
        <w:r w:rsidRPr="00CD4B32" w:rsidDel="009E1AEF">
          <w:rPr>
            <w:rFonts w:ascii="Arial" w:eastAsia="Arial" w:hAnsi="Arial" w:cs="Arial"/>
            <w:spacing w:val="-6"/>
            <w:kern w:val="0"/>
            <w14:ligatures w14:val="none"/>
          </w:rPr>
          <w:delText xml:space="preserve"> </w:delText>
        </w:r>
        <w:r w:rsidRPr="00CD4B32" w:rsidDel="009E1AEF">
          <w:rPr>
            <w:rFonts w:ascii="Arial" w:eastAsia="Arial" w:hAnsi="Arial" w:cs="Arial"/>
            <w:kern w:val="0"/>
            <w14:ligatures w14:val="none"/>
          </w:rPr>
          <w:delText>31,</w:delText>
        </w:r>
        <w:r w:rsidRPr="00CD4B32" w:rsidDel="009E1AEF">
          <w:rPr>
            <w:rFonts w:ascii="Arial" w:eastAsia="Arial" w:hAnsi="Arial" w:cs="Arial"/>
            <w:spacing w:val="-24"/>
            <w:kern w:val="0"/>
            <w14:ligatures w14:val="none"/>
          </w:rPr>
          <w:delText xml:space="preserve"> </w:delText>
        </w:r>
        <w:r w:rsidRPr="00CD4B32" w:rsidDel="009E1AEF">
          <w:rPr>
            <w:rFonts w:ascii="Arial" w:eastAsia="Arial" w:hAnsi="Arial" w:cs="Arial"/>
            <w:spacing w:val="-2"/>
            <w:kern w:val="0"/>
            <w14:ligatures w14:val="none"/>
          </w:rPr>
          <w:delText>2025.</w:delText>
        </w:r>
      </w:del>
    </w:p>
    <w:p w14:paraId="7976CEFD" w14:textId="77777777" w:rsidR="00AA5584" w:rsidRPr="00CD4B32" w:rsidRDefault="00AA5584" w:rsidP="00F257C2">
      <w:pPr>
        <w:numPr>
          <w:ilvl w:val="1"/>
          <w:numId w:val="13"/>
        </w:numPr>
        <w:tabs>
          <w:tab w:val="left" w:pos="1799"/>
        </w:tabs>
        <w:autoSpaceDE w:val="0"/>
        <w:autoSpaceDN w:val="0"/>
        <w:spacing w:after="120" w:line="360" w:lineRule="auto"/>
        <w:ind w:right="465"/>
        <w:rPr>
          <w:rFonts w:ascii="Arial" w:eastAsia="Arial" w:hAnsi="Arial" w:cs="Arial"/>
          <w:kern w:val="0"/>
          <w14:ligatures w14:val="none"/>
        </w:rPr>
      </w:pPr>
      <w:r w:rsidRPr="00CD4B32">
        <w:rPr>
          <w:rFonts w:ascii="Arial" w:eastAsia="Arial" w:hAnsi="Arial" w:cs="Arial"/>
          <w:kern w:val="0"/>
          <w14:ligatures w14:val="none"/>
        </w:rPr>
        <w:t>The Dealer shall provide notice to the Division of each Employee or prospective Employee undergoing a fingerprint-based criminal history record check, pursuant to subparagraph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(A)(1)</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prior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undergoing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fingerprint-based criminal history record check.</w:t>
      </w:r>
    </w:p>
    <w:p w14:paraId="515C4DB3" w14:textId="77777777" w:rsidR="00AA5584" w:rsidRPr="00CD4B32" w:rsidRDefault="00AA5584" w:rsidP="00F257C2">
      <w:pPr>
        <w:numPr>
          <w:ilvl w:val="2"/>
          <w:numId w:val="13"/>
        </w:numPr>
        <w:tabs>
          <w:tab w:val="left" w:pos="2519"/>
        </w:tabs>
        <w:autoSpaceDE w:val="0"/>
        <w:autoSpaceDN w:val="0"/>
        <w:spacing w:after="120" w:line="360" w:lineRule="auto"/>
        <w:ind w:right="500"/>
        <w:rPr>
          <w:rFonts w:ascii="Arial" w:eastAsia="Arial" w:hAnsi="Arial" w:cs="Arial"/>
          <w:kern w:val="0"/>
          <w14:ligatures w14:val="none"/>
        </w:rPr>
      </w:pPr>
      <w:r w:rsidRPr="00CD4B32">
        <w:rPr>
          <w:rFonts w:ascii="Arial" w:eastAsia="Arial" w:hAnsi="Arial" w:cs="Arial"/>
          <w:kern w:val="0"/>
          <w14:ligatures w14:val="none"/>
        </w:rPr>
        <w:t>If a fingerprint-based criminal history record check cannot be obtained for the Employee,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require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additional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 Employee to perform a name-based criminal history record check.</w:t>
      </w:r>
    </w:p>
    <w:p w14:paraId="5D1DA198" w14:textId="77777777" w:rsidR="00AA5584" w:rsidRPr="00CD4B32" w:rsidRDefault="00AA5584" w:rsidP="00F257C2">
      <w:pPr>
        <w:numPr>
          <w:ilvl w:val="1"/>
          <w:numId w:val="13"/>
        </w:numPr>
        <w:tabs>
          <w:tab w:val="left" w:pos="1799"/>
        </w:tabs>
        <w:autoSpaceDE w:val="0"/>
        <w:autoSpaceDN w:val="0"/>
        <w:spacing w:before="230" w:after="120" w:line="360" w:lineRule="auto"/>
        <w:ind w:right="564"/>
        <w:rPr>
          <w:rFonts w:ascii="Arial" w:eastAsia="Arial" w:hAnsi="Arial" w:cs="Arial"/>
          <w:kern w:val="0"/>
          <w14:ligatures w14:val="none"/>
        </w:rPr>
      </w:pPr>
      <w:r w:rsidRPr="00CD4B32">
        <w:rPr>
          <w:rFonts w:ascii="Arial" w:eastAsia="Arial" w:hAnsi="Arial" w:cs="Arial"/>
          <w:kern w:val="0"/>
          <w14:ligatures w14:val="none"/>
        </w:rPr>
        <w:t>The Dealer shall not accept a fingerprint-based criminal background check or, if necessary,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name-based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criminal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history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check,</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pursuant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subparagraph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(A)(1)(a)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 (A)(2) of this rule, that has not been completed within seven (7) days before the prospective Employee’s first day of work.</w:t>
      </w:r>
    </w:p>
    <w:p w14:paraId="5E851A69" w14:textId="77777777" w:rsidR="00AA5584" w:rsidRPr="00CD4B32" w:rsidRDefault="00AA5584" w:rsidP="00F257C2">
      <w:pPr>
        <w:numPr>
          <w:ilvl w:val="1"/>
          <w:numId w:val="13"/>
        </w:numPr>
        <w:tabs>
          <w:tab w:val="left" w:pos="1799"/>
        </w:tabs>
        <w:autoSpaceDE w:val="0"/>
        <w:autoSpaceDN w:val="0"/>
        <w:spacing w:after="120" w:line="360" w:lineRule="auto"/>
        <w:ind w:right="447"/>
        <w:rPr>
          <w:rFonts w:ascii="Arial" w:eastAsia="Arial" w:hAnsi="Arial" w:cs="Arial"/>
          <w:kern w:val="0"/>
          <w14:ligatures w14:val="none"/>
        </w:rPr>
      </w:pPr>
      <w:r w:rsidRPr="00CD4B32">
        <w:rPr>
          <w:rFonts w:ascii="Arial" w:eastAsia="Arial" w:hAnsi="Arial" w:cs="Arial"/>
          <w:kern w:val="0"/>
          <w14:ligatures w14:val="none"/>
        </w:rPr>
        <w:t>The Dealer shall not, upon obtaining the criminal history record check required in (A)(1) 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(A)(2)</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employ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lastRenderedPageBreak/>
        <w:t>course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person’s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duties,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handles Firearms, processes the sale loan or transfer of Firearms, or otherwise has access to Firearms, who:</w:t>
      </w:r>
    </w:p>
    <w:p w14:paraId="143516E9" w14:textId="77777777" w:rsidR="00AA5584" w:rsidRPr="00CD4B32" w:rsidRDefault="00AA5584" w:rsidP="00F257C2">
      <w:pPr>
        <w:numPr>
          <w:ilvl w:val="2"/>
          <w:numId w:val="13"/>
        </w:numPr>
        <w:tabs>
          <w:tab w:val="left" w:pos="2519"/>
        </w:tabs>
        <w:autoSpaceDE w:val="0"/>
        <w:autoSpaceDN w:val="0"/>
        <w:spacing w:after="120" w:line="360" w:lineRule="auto"/>
        <w:ind w:right="712"/>
        <w:rPr>
          <w:rFonts w:ascii="Arial" w:eastAsia="Arial" w:hAnsi="Arial" w:cs="Arial"/>
          <w:kern w:val="0"/>
          <w14:ligatures w14:val="none"/>
        </w:rPr>
      </w:pP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been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convicted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prohibits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from</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possessing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 weapon pursuant to 18-12-108, C.R.S.;</w:t>
      </w:r>
    </w:p>
    <w:p w14:paraId="53BCA5DC" w14:textId="77777777" w:rsidR="00AA5584" w:rsidRPr="00CD4B32" w:rsidRDefault="00AA5584" w:rsidP="00F257C2">
      <w:pPr>
        <w:numPr>
          <w:ilvl w:val="2"/>
          <w:numId w:val="13"/>
        </w:numPr>
        <w:tabs>
          <w:tab w:val="left" w:pos="2519"/>
        </w:tabs>
        <w:autoSpaceDE w:val="0"/>
        <w:autoSpaceDN w:val="0"/>
        <w:spacing w:before="227" w:after="120" w:line="360" w:lineRule="auto"/>
        <w:ind w:right="812"/>
        <w:rPr>
          <w:rFonts w:ascii="Arial" w:eastAsia="Arial" w:hAnsi="Arial" w:cs="Arial"/>
          <w:kern w:val="0"/>
          <w14:ligatures w14:val="none"/>
        </w:rPr>
      </w:pP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been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convicted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misdemeanor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described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24-33.5-424(</w:t>
      </w:r>
      <w:proofErr w:type="gramStart"/>
      <w:r w:rsidRPr="00CD4B32">
        <w:rPr>
          <w:rFonts w:ascii="Arial" w:eastAsia="Arial" w:hAnsi="Arial" w:cs="Arial"/>
          <w:kern w:val="0"/>
          <w14:ligatures w14:val="none"/>
        </w:rPr>
        <w:t>3)(</w:t>
      </w:r>
      <w:proofErr w:type="gramEnd"/>
      <w:r w:rsidRPr="00CD4B32">
        <w:rPr>
          <w:rFonts w:ascii="Arial" w:eastAsia="Arial" w:hAnsi="Arial" w:cs="Arial"/>
          <w:kern w:val="0"/>
          <w14:ligatures w14:val="none"/>
        </w:rPr>
        <w:t>b.3), C.R.S., within five (5) years before the date of the person’s employment application; or</w:t>
      </w:r>
    </w:p>
    <w:p w14:paraId="6A10C9FF" w14:textId="77777777" w:rsidR="00AA5584" w:rsidRPr="00CD4B32" w:rsidRDefault="00AA5584" w:rsidP="00F257C2">
      <w:pPr>
        <w:numPr>
          <w:ilvl w:val="2"/>
          <w:numId w:val="13"/>
        </w:numPr>
        <w:autoSpaceDE w:val="0"/>
        <w:autoSpaceDN w:val="0"/>
        <w:spacing w:after="120" w:line="360" w:lineRule="auto"/>
        <w:ind w:left="2520" w:right="270"/>
        <w:rPr>
          <w:rFonts w:ascii="Arial" w:eastAsia="Arial" w:hAnsi="Arial" w:cs="Arial"/>
          <w:kern w:val="0"/>
          <w14:ligatures w14:val="none"/>
        </w:rPr>
      </w:pPr>
      <w:r w:rsidRPr="00CD4B32">
        <w:rPr>
          <w:rFonts w:ascii="Arial" w:eastAsia="Arial" w:hAnsi="Arial" w:cs="Arial"/>
          <w:kern w:val="0"/>
          <w14:ligatures w14:val="none"/>
        </w:rPr>
        <w:t>Is</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prohibited</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from</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possessing</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pursuant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18</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U.S.C.</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22"/>
          <w:kern w:val="0"/>
          <w14:ligatures w14:val="none"/>
        </w:rPr>
        <w:t xml:space="preserve"> </w:t>
      </w:r>
      <w:r w:rsidRPr="00CD4B32">
        <w:rPr>
          <w:rFonts w:ascii="Arial" w:eastAsia="Arial" w:hAnsi="Arial" w:cs="Arial"/>
          <w:spacing w:val="-2"/>
          <w:kern w:val="0"/>
          <w14:ligatures w14:val="none"/>
        </w:rPr>
        <w:t>922(g).</w:t>
      </w:r>
    </w:p>
    <w:p w14:paraId="21223A91" w14:textId="77777777" w:rsidR="00AA5584" w:rsidRPr="00CD4B32" w:rsidRDefault="00AA5584" w:rsidP="00F257C2">
      <w:pPr>
        <w:numPr>
          <w:ilvl w:val="1"/>
          <w:numId w:val="13"/>
        </w:numPr>
        <w:autoSpaceDE w:val="0"/>
        <w:autoSpaceDN w:val="0"/>
        <w:spacing w:before="229" w:after="120" w:line="360" w:lineRule="auto"/>
        <w:ind w:left="1797" w:right="414"/>
        <w:rPr>
          <w:rFonts w:ascii="Arial" w:eastAsia="Arial" w:hAnsi="Arial" w:cs="Arial"/>
          <w:kern w:val="0"/>
          <w14:ligatures w14:val="none"/>
        </w:rPr>
      </w:pPr>
      <w:r w:rsidRPr="00CD4B32">
        <w:rPr>
          <w:rFonts w:ascii="Arial" w:eastAsia="Arial" w:hAnsi="Arial" w:cs="Arial"/>
          <w:kern w:val="0"/>
          <w14:ligatures w14:val="none"/>
        </w:rPr>
        <w:t>The Dealer shall maintain a copy of the notice provided by the Division pursuant to subparagraph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each</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during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duration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their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employment and make the notice available to the Division upon</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request.</w:t>
      </w:r>
    </w:p>
    <w:p w14:paraId="153A7A32" w14:textId="034870AF" w:rsidR="00AA5584" w:rsidRPr="00CD4B32" w:rsidRDefault="00AA5584" w:rsidP="00F257C2">
      <w:pPr>
        <w:numPr>
          <w:ilvl w:val="0"/>
          <w:numId w:val="13"/>
        </w:numPr>
        <w:tabs>
          <w:tab w:val="left" w:pos="1079"/>
        </w:tabs>
        <w:autoSpaceDE w:val="0"/>
        <w:autoSpaceDN w:val="0"/>
        <w:spacing w:after="120" w:line="360" w:lineRule="auto"/>
        <w:ind w:right="654" w:hanging="720"/>
        <w:rPr>
          <w:rFonts w:ascii="Arial" w:eastAsia="Arial" w:hAnsi="Arial" w:cs="Arial"/>
          <w:kern w:val="0"/>
          <w14:ligatures w14:val="none"/>
        </w:rPr>
      </w:pPr>
      <w:r w:rsidRPr="00CD4B32">
        <w:rPr>
          <w:rFonts w:ascii="Arial" w:eastAsia="Arial" w:hAnsi="Arial" w:cs="Arial"/>
          <w:kern w:val="0"/>
          <w:u w:val="single"/>
          <w14:ligatures w14:val="none"/>
        </w:rPr>
        <w:t>Criminal</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History</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Record</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Check</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Notification</w:t>
      </w:r>
      <w:r w:rsidRPr="00CD4B32">
        <w:rPr>
          <w:rFonts w:ascii="Arial" w:eastAsia="Arial" w:hAnsi="Arial" w:cs="Arial"/>
          <w:kern w:val="0"/>
          <w14:ligatures w14:val="none"/>
        </w:rPr>
        <w: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provide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notice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 each Employee or prospective Employee meets or does not meet the requirements of 18-12-407(1)(</w:t>
      </w:r>
      <w:proofErr w:type="gramStart"/>
      <w:r w:rsidRPr="00CD4B32">
        <w:rPr>
          <w:rFonts w:ascii="Arial" w:eastAsia="Arial" w:hAnsi="Arial" w:cs="Arial"/>
          <w:kern w:val="0"/>
          <w14:ligatures w14:val="none"/>
        </w:rPr>
        <w:t>a)-(</w:t>
      </w:r>
      <w:proofErr w:type="gramEnd"/>
      <w:r w:rsidRPr="00CD4B32">
        <w:rPr>
          <w:rFonts w:ascii="Arial" w:eastAsia="Arial" w:hAnsi="Arial" w:cs="Arial"/>
          <w:kern w:val="0"/>
          <w14:ligatures w14:val="none"/>
        </w:rPr>
        <w:t>c), C.R.S., based on the criminal history check required in subparagraph (A)(1) or (A)(2) of this Rule.</w:t>
      </w:r>
    </w:p>
    <w:p w14:paraId="504A06B3" w14:textId="5FE33058" w:rsidR="003D5AA1" w:rsidRPr="00C76FC1" w:rsidRDefault="0025174E" w:rsidP="00C76FC1">
      <w:pPr>
        <w:ind w:left="0" w:firstLine="0"/>
        <w:rPr>
          <w:rFonts w:ascii="Arial" w:hAnsi="Arial" w:cs="Arial"/>
          <w:i/>
          <w:iCs/>
          <w:color w:val="0070C0"/>
        </w:rPr>
      </w:pPr>
      <w:r w:rsidRPr="00C76FC1">
        <w:rPr>
          <w:rFonts w:ascii="Arial" w:hAnsi="Arial" w:cs="Arial"/>
          <w:i/>
          <w:iCs/>
          <w:color w:val="0070C0"/>
        </w:rPr>
        <w:t xml:space="preserve">[Publication Note: </w:t>
      </w:r>
      <w:r w:rsidR="003D5AA1" w:rsidRPr="00C76FC1">
        <w:rPr>
          <w:rFonts w:ascii="Arial" w:hAnsi="Arial" w:cs="Arial"/>
          <w:i/>
          <w:iCs/>
          <w:color w:val="0070C0"/>
        </w:rPr>
        <w:t>The Amendments for Rule 2-400 include removing those sections that have been repealed by the original statute 2-400(A)(2)(a) and (b)(1) The amendments clarify that the mandatory online training must be completed by the Dealer (the State Permit holder) and any Responsible Person of the Dealer. The amendments to the rule also propose removing the word “effectively” from a qualifying description of training.</w:t>
      </w:r>
      <w:r w:rsidRPr="00C76FC1">
        <w:rPr>
          <w:rFonts w:ascii="Arial" w:hAnsi="Arial" w:cs="Arial"/>
          <w:i/>
          <w:iCs/>
          <w:color w:val="0070C0"/>
        </w:rPr>
        <w:t>]</w:t>
      </w:r>
    </w:p>
    <w:p w14:paraId="75A851A8" w14:textId="276E5F48" w:rsidR="00AA5584" w:rsidRPr="00C76FC1" w:rsidRDefault="00AA5584" w:rsidP="00B92E12">
      <w:pPr>
        <w:pStyle w:val="Heading3"/>
        <w:ind w:left="0" w:firstLine="0"/>
        <w:rPr>
          <w:rFonts w:eastAsia="Arial"/>
        </w:rPr>
      </w:pPr>
      <w:r w:rsidRPr="00C76FC1">
        <w:rPr>
          <w:rFonts w:eastAsia="Arial"/>
        </w:rPr>
        <w:t>Rule</w:t>
      </w:r>
      <w:r w:rsidRPr="00C76FC1">
        <w:rPr>
          <w:rFonts w:eastAsia="Arial"/>
          <w:spacing w:val="-8"/>
        </w:rPr>
        <w:t xml:space="preserve"> </w:t>
      </w:r>
      <w:r w:rsidRPr="00C76FC1">
        <w:rPr>
          <w:rFonts w:eastAsia="Arial"/>
        </w:rPr>
        <w:t>2-400.</w:t>
      </w:r>
      <w:r w:rsidRPr="00C76FC1">
        <w:rPr>
          <w:rFonts w:eastAsia="Arial"/>
          <w:spacing w:val="-8"/>
        </w:rPr>
        <w:t xml:space="preserve"> </w:t>
      </w:r>
      <w:r w:rsidRPr="00C76FC1">
        <w:rPr>
          <w:rFonts w:eastAsia="Arial"/>
        </w:rPr>
        <w:t>Training</w:t>
      </w:r>
      <w:r w:rsidRPr="00C76FC1">
        <w:rPr>
          <w:rFonts w:eastAsia="Arial"/>
          <w:spacing w:val="-7"/>
        </w:rPr>
        <w:t xml:space="preserve"> </w:t>
      </w:r>
      <w:r w:rsidRPr="00C76FC1">
        <w:rPr>
          <w:rFonts w:eastAsia="Arial"/>
          <w:spacing w:val="-2"/>
        </w:rPr>
        <w:t>Requirements</w:t>
      </w:r>
    </w:p>
    <w:p w14:paraId="37B91468" w14:textId="542521D4" w:rsidR="00AA5584" w:rsidRPr="00CD4B32" w:rsidRDefault="00AA5584" w:rsidP="00F257C2">
      <w:pPr>
        <w:autoSpaceDE w:val="0"/>
        <w:autoSpaceDN w:val="0"/>
        <w:spacing w:after="120" w:line="360" w:lineRule="auto"/>
        <w:ind w:left="0" w:right="426" w:firstLine="0"/>
        <w:rPr>
          <w:rFonts w:ascii="Arial" w:eastAsia="Arial" w:hAnsi="Arial" w:cs="Arial"/>
          <w:kern w:val="0"/>
          <w14:ligatures w14:val="none"/>
        </w:rPr>
      </w:pPr>
      <w:r w:rsidRPr="00CD4B32">
        <w:rPr>
          <w:rFonts w:ascii="Arial" w:eastAsia="Arial" w:hAnsi="Arial" w:cs="Arial"/>
          <w:b/>
          <w:kern w:val="0"/>
          <w14:ligatures w14:val="none"/>
        </w:rPr>
        <w:t>Basis and Purpose</w:t>
      </w:r>
      <w:r w:rsidRPr="00CD4B32">
        <w:rPr>
          <w:rFonts w:ascii="Arial" w:eastAsia="Arial" w:hAnsi="Arial" w:cs="Arial"/>
          <w:kern w:val="0"/>
          <w14:ligatures w14:val="none"/>
        </w:rPr>
        <w:t>. The statutory basis for this rule includes, but is not limited to, sections 18-12-401, 18-12-401.5(2)(b)(I),</w:t>
      </w:r>
      <w:r w:rsidRPr="00CD4B32">
        <w:rPr>
          <w:rFonts w:ascii="Arial" w:eastAsia="Arial" w:hAnsi="Arial" w:cs="Arial"/>
          <w:spacing w:val="-4"/>
          <w:kern w:val="0"/>
          <w14:ligatures w14:val="none"/>
        </w:rPr>
        <w:t xml:space="preserve"> </w:t>
      </w:r>
      <w:ins w:id="110" w:author="Barriskill, Bianca" w:date="2026-08-25T08:54:00Z" w16du:dateUtc="2026-08-25T14:54:00Z">
        <w:r w:rsidR="009E1AEF" w:rsidRPr="00CD4B32">
          <w:rPr>
            <w:rFonts w:ascii="Arial" w:eastAsia="Arial" w:hAnsi="Arial" w:cs="Arial"/>
            <w:spacing w:val="-4"/>
            <w:kern w:val="0"/>
            <w14:ligatures w14:val="none"/>
          </w:rPr>
          <w:t xml:space="preserve">18-12-401 (3.5), </w:t>
        </w:r>
      </w:ins>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18-12-406,</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purpose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clarify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training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requirements for Dealers, Responsible Person(s), and Employees.</w:t>
      </w:r>
    </w:p>
    <w:p w14:paraId="5250B8F0" w14:textId="69945F1D" w:rsidR="00AA5584" w:rsidRPr="00CD4B32" w:rsidRDefault="00AA5584" w:rsidP="00F257C2">
      <w:pPr>
        <w:numPr>
          <w:ilvl w:val="0"/>
          <w:numId w:val="14"/>
        </w:numPr>
        <w:tabs>
          <w:tab w:val="left" w:pos="1080"/>
        </w:tabs>
        <w:autoSpaceDE w:val="0"/>
        <w:autoSpaceDN w:val="0"/>
        <w:spacing w:before="229" w:after="120" w:line="360" w:lineRule="auto"/>
        <w:ind w:right="528" w:hanging="720"/>
        <w:rPr>
          <w:rFonts w:ascii="Arial" w:eastAsia="Arial" w:hAnsi="Arial" w:cs="Arial"/>
          <w:kern w:val="0"/>
          <w14:ligatures w14:val="none"/>
        </w:rPr>
      </w:pPr>
      <w:r w:rsidRPr="00CD4B32">
        <w:rPr>
          <w:rFonts w:ascii="Arial" w:eastAsia="Arial" w:hAnsi="Arial" w:cs="Arial"/>
          <w:kern w:val="0"/>
          <w:u w:val="single"/>
          <w14:ligatures w14:val="none"/>
        </w:rPr>
        <w:lastRenderedPageBreak/>
        <w:t>Online Training Required</w:t>
      </w:r>
      <w:r w:rsidRPr="00CD4B32">
        <w:rPr>
          <w:rFonts w:ascii="Arial" w:eastAsia="Arial" w:hAnsi="Arial" w:cs="Arial"/>
          <w:kern w:val="0"/>
          <w14:ligatures w14:val="none"/>
        </w:rPr>
        <w:t xml:space="preserve">. </w:t>
      </w:r>
      <w:del w:id="111" w:author="Barriskill, Bianca" w:date="2026-08-25T08:55:00Z" w16du:dateUtc="2026-08-25T14:55:00Z">
        <w:r w:rsidRPr="00CD4B32" w:rsidDel="009E1AEF">
          <w:rPr>
            <w:rFonts w:ascii="Arial" w:eastAsia="Arial" w:hAnsi="Arial" w:cs="Arial"/>
            <w:kern w:val="0"/>
            <w14:ligatures w14:val="none"/>
          </w:rPr>
          <w:delText xml:space="preserve">Each Responsible Person and each Employee of a </w:delText>
        </w:r>
      </w:del>
      <w:ins w:id="112" w:author="Barriskill, Bianca" w:date="2026-08-25T08:55:00Z" w16du:dateUtc="2026-08-25T14:55:00Z">
        <w:r w:rsidR="009E1AEF" w:rsidRPr="00CD4B32">
          <w:rPr>
            <w:rFonts w:ascii="Arial" w:eastAsia="Arial" w:hAnsi="Arial" w:cs="Arial"/>
            <w:kern w:val="0"/>
            <w14:ligatures w14:val="none"/>
          </w:rPr>
          <w:t xml:space="preserve">A </w:t>
        </w:r>
      </w:ins>
      <w:r w:rsidRPr="00CD4B32">
        <w:rPr>
          <w:rFonts w:ascii="Arial" w:eastAsia="Arial" w:hAnsi="Arial" w:cs="Arial"/>
          <w:kern w:val="0"/>
          <w14:ligatures w14:val="none"/>
        </w:rPr>
        <w:t>Dealer</w:t>
      </w:r>
      <w:ins w:id="113" w:author="Barriskill, Bianca" w:date="2026-08-25T08:55:00Z" w16du:dateUtc="2026-08-25T14:55:00Z">
        <w:r w:rsidR="009E1AEF" w:rsidRPr="00CD4B32">
          <w:rPr>
            <w:rFonts w:ascii="Arial" w:eastAsia="Arial" w:hAnsi="Arial" w:cs="Arial"/>
            <w:kern w:val="0"/>
            <w14:ligatures w14:val="none"/>
          </w:rPr>
          <w:t xml:space="preserve">, and each </w:t>
        </w:r>
      </w:ins>
      <w:ins w:id="114" w:author="Barriskill, Bianca" w:date="2026-08-25T08:56:00Z" w16du:dateUtc="2026-08-25T14:56:00Z">
        <w:r w:rsidR="009E1AEF" w:rsidRPr="00CD4B32">
          <w:rPr>
            <w:rFonts w:ascii="Arial" w:eastAsia="Arial" w:hAnsi="Arial" w:cs="Arial"/>
            <w:kern w:val="0"/>
            <w14:ligatures w14:val="none"/>
          </w:rPr>
          <w:t>responsible person of the dealer who in the course of their duties, handles firearms; processes the sale, loan, or transfer or firear</w:t>
        </w:r>
      </w:ins>
      <w:ins w:id="115" w:author="Barriskill, Bianca" w:date="2026-08-25T08:57:00Z" w16du:dateUtc="2026-08-25T14:57:00Z">
        <w:r w:rsidR="009E1AEF" w:rsidRPr="00CD4B32">
          <w:rPr>
            <w:rFonts w:ascii="Arial" w:eastAsia="Arial" w:hAnsi="Arial" w:cs="Arial"/>
            <w:kern w:val="0"/>
            <w14:ligatures w14:val="none"/>
          </w:rPr>
          <w:t>ms; or otherwise has access to firearms</w:t>
        </w:r>
      </w:ins>
      <w:r w:rsidR="005D1ED4" w:rsidRPr="00CD4B32">
        <w:rPr>
          <w:rFonts w:ascii="Arial" w:eastAsia="Arial" w:hAnsi="Arial" w:cs="Arial"/>
          <w:kern w:val="0"/>
          <w14:ligatures w14:val="none"/>
        </w:rPr>
        <w:t xml:space="preserve"> </w:t>
      </w:r>
      <w:r w:rsidRPr="00CD4B32">
        <w:rPr>
          <w:rFonts w:ascii="Arial" w:eastAsia="Arial" w:hAnsi="Arial" w:cs="Arial"/>
          <w:kern w:val="0"/>
          <w14:ligatures w14:val="none"/>
        </w:rPr>
        <w:t>shall complete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online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training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training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course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described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18-12-406(1)(a),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 in accordance with this rule.</w:t>
      </w:r>
    </w:p>
    <w:p w14:paraId="684C341A" w14:textId="69A87AFF" w:rsidR="00AA5584" w:rsidRPr="00CD4B32" w:rsidRDefault="00AA5584" w:rsidP="00F257C2">
      <w:pPr>
        <w:numPr>
          <w:ilvl w:val="1"/>
          <w:numId w:val="14"/>
        </w:numPr>
        <w:autoSpaceDE w:val="0"/>
        <w:autoSpaceDN w:val="0"/>
        <w:spacing w:after="120" w:line="360" w:lineRule="auto"/>
        <w:ind w:left="1800" w:right="693" w:hanging="719"/>
        <w:rPr>
          <w:rFonts w:ascii="Arial" w:eastAsia="Arial" w:hAnsi="Arial" w:cs="Arial"/>
          <w:kern w:val="0"/>
          <w14:ligatures w14:val="none"/>
        </w:rPr>
      </w:pPr>
      <w:del w:id="116" w:author="Barriskill, Bianca" w:date="2026-08-25T08:59:00Z" w16du:dateUtc="2026-08-25T14:59:00Z">
        <w:r w:rsidRPr="00CD4B32" w:rsidDel="009E1AEF">
          <w:rPr>
            <w:rFonts w:ascii="Arial" w:eastAsia="Arial" w:hAnsi="Arial" w:cs="Arial"/>
            <w:kern w:val="0"/>
            <w14:ligatures w14:val="none"/>
          </w:rPr>
          <w:delText>Each</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Responsible</w:delText>
        </w:r>
        <w:r w:rsidRPr="00CD4B32" w:rsidDel="009E1AEF">
          <w:rPr>
            <w:rFonts w:ascii="Arial" w:eastAsia="Arial" w:hAnsi="Arial" w:cs="Arial"/>
            <w:spacing w:val="-5"/>
            <w:kern w:val="0"/>
            <w14:ligatures w14:val="none"/>
          </w:rPr>
          <w:delText xml:space="preserve"> </w:delText>
        </w:r>
        <w:r w:rsidRPr="00CD4B32" w:rsidDel="009E1AEF">
          <w:rPr>
            <w:rFonts w:ascii="Arial" w:eastAsia="Arial" w:hAnsi="Arial" w:cs="Arial"/>
            <w:kern w:val="0"/>
            <w14:ligatures w14:val="none"/>
          </w:rPr>
          <w:delText>Person</w:delText>
        </w:r>
        <w:r w:rsidRPr="00CD4B32" w:rsidDel="009E1AEF">
          <w:rPr>
            <w:rFonts w:ascii="Arial" w:eastAsia="Arial" w:hAnsi="Arial" w:cs="Arial"/>
            <w:spacing w:val="-5"/>
            <w:kern w:val="0"/>
            <w14:ligatures w14:val="none"/>
          </w:rPr>
          <w:delText xml:space="preserve"> </w:delText>
        </w:r>
        <w:r w:rsidRPr="00CD4B32" w:rsidDel="009E1AEF">
          <w:rPr>
            <w:rFonts w:ascii="Arial" w:eastAsia="Arial" w:hAnsi="Arial" w:cs="Arial"/>
            <w:kern w:val="0"/>
            <w14:ligatures w14:val="none"/>
          </w:rPr>
          <w:delText>of</w:delText>
        </w:r>
        <w:r w:rsidRPr="00CD4B32" w:rsidDel="009E1AEF">
          <w:rPr>
            <w:rFonts w:ascii="Arial" w:eastAsia="Arial" w:hAnsi="Arial" w:cs="Arial"/>
            <w:spacing w:val="-6"/>
            <w:kern w:val="0"/>
            <w14:ligatures w14:val="none"/>
          </w:rPr>
          <w:delText xml:space="preserve"> </w:delText>
        </w:r>
        <w:r w:rsidRPr="00CD4B32" w:rsidDel="009E1AEF">
          <w:rPr>
            <w:rFonts w:ascii="Arial" w:eastAsia="Arial" w:hAnsi="Arial" w:cs="Arial"/>
            <w:kern w:val="0"/>
            <w14:ligatures w14:val="none"/>
          </w:rPr>
          <w:delText>a</w:delText>
        </w:r>
        <w:r w:rsidRPr="00CD4B32" w:rsidDel="009E1AEF">
          <w:rPr>
            <w:rFonts w:ascii="Arial" w:eastAsia="Arial" w:hAnsi="Arial" w:cs="Arial"/>
            <w:spacing w:val="-7"/>
            <w:kern w:val="0"/>
            <w14:ligatures w14:val="none"/>
          </w:rPr>
          <w:delText xml:space="preserve"> </w:delText>
        </w:r>
        <w:r w:rsidRPr="00CD4B32" w:rsidDel="009E1AEF">
          <w:rPr>
            <w:rFonts w:ascii="Arial" w:eastAsia="Arial" w:hAnsi="Arial" w:cs="Arial"/>
            <w:kern w:val="0"/>
            <w14:ligatures w14:val="none"/>
          </w:rPr>
          <w:delText>Dealer</w:delText>
        </w:r>
        <w:r w:rsidRPr="00CD4B32" w:rsidDel="009E1AEF">
          <w:rPr>
            <w:rFonts w:ascii="Arial" w:eastAsia="Arial" w:hAnsi="Arial" w:cs="Arial"/>
            <w:spacing w:val="-5"/>
            <w:kern w:val="0"/>
            <w14:ligatures w14:val="none"/>
          </w:rPr>
          <w:delText xml:space="preserve"> </w:delText>
        </w:r>
      </w:del>
      <w:ins w:id="117" w:author="Barriskill, Bianca" w:date="2026-08-25T08:58:00Z" w16du:dateUtc="2026-08-25T14:58:00Z">
        <w:r w:rsidR="009E1AEF" w:rsidRPr="00CD4B32">
          <w:rPr>
            <w:rFonts w:ascii="Arial" w:eastAsia="Arial" w:hAnsi="Arial" w:cs="Arial"/>
            <w:spacing w:val="-5"/>
            <w:kern w:val="0"/>
            <w14:ligatures w14:val="none"/>
          </w:rPr>
          <w:t xml:space="preserve">A dealer and each </w:t>
        </w:r>
        <w:proofErr w:type="gramStart"/>
        <w:r w:rsidR="009E1AEF" w:rsidRPr="00CD4B32">
          <w:rPr>
            <w:rFonts w:ascii="Arial" w:eastAsia="Arial" w:hAnsi="Arial" w:cs="Arial"/>
            <w:spacing w:val="-5"/>
            <w:kern w:val="0"/>
            <w14:ligatures w14:val="none"/>
          </w:rPr>
          <w:t>responsible perso</w:t>
        </w:r>
      </w:ins>
      <w:ins w:id="118" w:author="Barriskill, Bianca" w:date="2026-08-25T08:59:00Z" w16du:dateUtc="2026-08-25T14:59:00Z">
        <w:r w:rsidR="009E1AEF" w:rsidRPr="00CD4B32">
          <w:rPr>
            <w:rFonts w:ascii="Arial" w:eastAsia="Arial" w:hAnsi="Arial" w:cs="Arial"/>
            <w:spacing w:val="-5"/>
            <w:kern w:val="0"/>
            <w14:ligatures w14:val="none"/>
          </w:rPr>
          <w:t>n</w:t>
        </w:r>
        <w:proofErr w:type="gramEnd"/>
        <w:r w:rsidR="009E1AEF" w:rsidRPr="00CD4B32">
          <w:rPr>
            <w:rFonts w:ascii="Arial" w:eastAsia="Arial" w:hAnsi="Arial" w:cs="Arial"/>
            <w:spacing w:val="-5"/>
            <w:kern w:val="0"/>
            <w14:ligatures w14:val="none"/>
          </w:rPr>
          <w:t xml:space="preserve"> </w:t>
        </w:r>
        <w:proofErr w:type="gramStart"/>
        <w:r w:rsidR="009E1AEF" w:rsidRPr="00CD4B32">
          <w:rPr>
            <w:rFonts w:ascii="Arial" w:eastAsia="Arial" w:hAnsi="Arial" w:cs="Arial"/>
            <w:spacing w:val="-5"/>
            <w:kern w:val="0"/>
            <w14:ligatures w14:val="none"/>
          </w:rPr>
          <w:t>of</w:t>
        </w:r>
        <w:proofErr w:type="gramEnd"/>
        <w:r w:rsidR="009E1AEF" w:rsidRPr="00CD4B32">
          <w:rPr>
            <w:rFonts w:ascii="Arial" w:eastAsia="Arial" w:hAnsi="Arial" w:cs="Arial"/>
            <w:spacing w:val="-5"/>
            <w:kern w:val="0"/>
            <w14:ligatures w14:val="none"/>
          </w:rPr>
          <w:t xml:space="preserve"> the dealer </w:t>
        </w:r>
      </w:ins>
      <w:r w:rsidRPr="00CD4B32">
        <w:rPr>
          <w:rFonts w:ascii="Arial" w:eastAsia="Arial" w:hAnsi="Arial" w:cs="Arial"/>
          <w:kern w:val="0"/>
          <w14:ligatures w14:val="none"/>
        </w:rPr>
        <w:t>shall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complete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training</w:t>
      </w:r>
      <w:r w:rsidRPr="00CD4B32">
        <w:rPr>
          <w:rFonts w:ascii="Arial" w:eastAsia="Arial" w:hAnsi="Arial" w:cs="Arial"/>
          <w:spacing w:val="-7"/>
          <w:kern w:val="0"/>
          <w14:ligatures w14:val="none"/>
        </w:rPr>
        <w:t xml:space="preserve"> </w:t>
      </w:r>
      <w:r w:rsidRPr="00CD4B32">
        <w:rPr>
          <w:rFonts w:ascii="Arial" w:eastAsia="Arial" w:hAnsi="Arial" w:cs="Arial"/>
          <w:spacing w:val="-2"/>
          <w:kern w:val="0"/>
          <w14:ligatures w14:val="none"/>
        </w:rPr>
        <w:t>within</w:t>
      </w:r>
      <w:r w:rsidR="009E1AEF" w:rsidRPr="00CD4B32">
        <w:rPr>
          <w:rFonts w:ascii="Arial" w:eastAsia="Arial" w:hAnsi="Arial" w:cs="Arial"/>
          <w:spacing w:val="-2"/>
          <w:kern w:val="0"/>
          <w14:ligatures w14:val="none"/>
        </w:rPr>
        <w:t xml:space="preserve"> </w:t>
      </w:r>
      <w:r w:rsidRPr="00CD4B32">
        <w:rPr>
          <w:rFonts w:ascii="Arial" w:eastAsia="Arial" w:hAnsi="Arial" w:cs="Arial"/>
          <w:spacing w:val="-2"/>
          <w:kern w:val="0"/>
          <w14:ligatures w14:val="none"/>
        </w:rPr>
        <w:t>thirty</w:t>
      </w:r>
      <w:r w:rsidR="0070012F"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(30)</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days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after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date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annually</w:t>
      </w:r>
      <w:r w:rsidRPr="00CD4B32">
        <w:rPr>
          <w:rFonts w:ascii="Arial" w:eastAsia="Arial" w:hAnsi="Arial" w:cs="Arial"/>
          <w:spacing w:val="-32"/>
          <w:kern w:val="0"/>
          <w14:ligatures w14:val="none"/>
        </w:rPr>
        <w:t xml:space="preserve"> </w:t>
      </w:r>
      <w:r w:rsidRPr="00CD4B32">
        <w:rPr>
          <w:rFonts w:ascii="Arial" w:eastAsia="Arial" w:hAnsi="Arial" w:cs="Arial"/>
          <w:spacing w:val="-2"/>
          <w:kern w:val="0"/>
          <w14:ligatures w14:val="none"/>
        </w:rPr>
        <w:t>thereafter.</w:t>
      </w:r>
    </w:p>
    <w:p w14:paraId="70020DBD" w14:textId="77777777" w:rsidR="00AA5584" w:rsidRPr="00CD4B32" w:rsidRDefault="00AA5584" w:rsidP="00F257C2">
      <w:pPr>
        <w:numPr>
          <w:ilvl w:val="1"/>
          <w:numId w:val="14"/>
        </w:numPr>
        <w:tabs>
          <w:tab w:val="left" w:pos="1799"/>
        </w:tabs>
        <w:autoSpaceDE w:val="0"/>
        <w:autoSpaceDN w:val="0"/>
        <w:spacing w:after="120" w:line="360" w:lineRule="auto"/>
        <w:ind w:left="1843"/>
        <w:rPr>
          <w:rFonts w:ascii="Arial" w:eastAsia="Arial" w:hAnsi="Arial" w:cs="Arial"/>
          <w:kern w:val="0"/>
          <w14:ligatures w14:val="none"/>
        </w:rPr>
      </w:pPr>
      <w:r w:rsidRPr="00CD4B32">
        <w:rPr>
          <w:rFonts w:ascii="Arial" w:eastAsia="Arial" w:hAnsi="Arial" w:cs="Arial"/>
          <w:kern w:val="0"/>
          <w14:ligatures w14:val="none"/>
        </w:rPr>
        <w:t>Each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10"/>
          <w:kern w:val="0"/>
          <w14:ligatures w14:val="none"/>
        </w:rPr>
        <w:t xml:space="preserve"> </w:t>
      </w:r>
      <w:r w:rsidRPr="00CD4B32">
        <w:rPr>
          <w:rFonts w:ascii="Arial" w:eastAsia="Arial" w:hAnsi="Arial" w:cs="Arial"/>
          <w:spacing w:val="-2"/>
          <w:kern w:val="0"/>
          <w14:ligatures w14:val="none"/>
        </w:rPr>
        <w:t>Dealer:</w:t>
      </w:r>
    </w:p>
    <w:p w14:paraId="3F649F24" w14:textId="3A0EAB1F" w:rsidR="00AA5584" w:rsidRPr="00CD4B32" w:rsidDel="00620AAC" w:rsidRDefault="00AA5584" w:rsidP="00F257C2">
      <w:pPr>
        <w:numPr>
          <w:ilvl w:val="2"/>
          <w:numId w:val="14"/>
        </w:numPr>
        <w:tabs>
          <w:tab w:val="left" w:pos="2519"/>
        </w:tabs>
        <w:autoSpaceDE w:val="0"/>
        <w:autoSpaceDN w:val="0"/>
        <w:spacing w:after="120" w:line="360" w:lineRule="auto"/>
        <w:ind w:left="2520" w:right="590"/>
        <w:rPr>
          <w:del w:id="119" w:author="Barriskill, Bianca" w:date="2026-08-25T09:01:00Z" w16du:dateUtc="2026-08-25T15:01:00Z"/>
          <w:rFonts w:ascii="Arial" w:eastAsia="Arial" w:hAnsi="Arial" w:cs="Arial"/>
          <w:kern w:val="0"/>
          <w14:ligatures w14:val="none"/>
        </w:rPr>
      </w:pPr>
      <w:del w:id="120" w:author="Barriskill, Bianca" w:date="2026-08-25T09:01:00Z" w16du:dateUtc="2026-08-25T15:01:00Z">
        <w:r w:rsidRPr="00CD4B32" w:rsidDel="00620AAC">
          <w:rPr>
            <w:rFonts w:ascii="Arial" w:eastAsia="Arial" w:hAnsi="Arial" w:cs="Arial"/>
            <w:kern w:val="0"/>
            <w14:ligatures w14:val="none"/>
          </w:rPr>
          <w:delText>Shall</w:delText>
        </w:r>
        <w:r w:rsidRPr="00CD4B32" w:rsidDel="00620AAC">
          <w:rPr>
            <w:rFonts w:ascii="Arial" w:eastAsia="Arial" w:hAnsi="Arial" w:cs="Arial"/>
            <w:spacing w:val="-6"/>
            <w:kern w:val="0"/>
            <w14:ligatures w14:val="none"/>
          </w:rPr>
          <w:delText xml:space="preserve"> </w:delText>
        </w:r>
        <w:r w:rsidRPr="00CD4B32" w:rsidDel="00620AAC">
          <w:rPr>
            <w:rFonts w:ascii="Arial" w:eastAsia="Arial" w:hAnsi="Arial" w:cs="Arial"/>
            <w:kern w:val="0"/>
            <w14:ligatures w14:val="none"/>
          </w:rPr>
          <w:delText>complete</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the</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required</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training</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within</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thirty</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(30)</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days</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after</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the</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Employee’s first day of work for the Dealer and annually thereafter.</w:delText>
        </w:r>
      </w:del>
    </w:p>
    <w:p w14:paraId="123A06F1" w14:textId="4024553E" w:rsidR="00AA5584" w:rsidRPr="00CD4B32" w:rsidDel="00620AAC" w:rsidRDefault="00AA5584" w:rsidP="00F257C2">
      <w:pPr>
        <w:numPr>
          <w:ilvl w:val="2"/>
          <w:numId w:val="14"/>
        </w:numPr>
        <w:tabs>
          <w:tab w:val="left" w:pos="2519"/>
        </w:tabs>
        <w:autoSpaceDE w:val="0"/>
        <w:autoSpaceDN w:val="0"/>
        <w:spacing w:before="228" w:after="120" w:line="360" w:lineRule="auto"/>
        <w:ind w:right="454"/>
        <w:rPr>
          <w:del w:id="121" w:author="Barriskill, Bianca" w:date="2026-08-25T09:01:00Z" w16du:dateUtc="2026-08-25T15:01:00Z"/>
          <w:rFonts w:ascii="Arial" w:eastAsia="Arial" w:hAnsi="Arial" w:cs="Arial"/>
          <w:kern w:val="0"/>
          <w14:ligatures w14:val="none"/>
        </w:rPr>
      </w:pPr>
      <w:del w:id="122" w:author="Barriskill, Bianca" w:date="2026-08-25T09:01:00Z" w16du:dateUtc="2026-08-25T15:01:00Z">
        <w:r w:rsidRPr="00CD4B32" w:rsidDel="00620AAC">
          <w:rPr>
            <w:rFonts w:ascii="Arial" w:eastAsia="Arial" w:hAnsi="Arial" w:cs="Arial"/>
            <w:kern w:val="0"/>
            <w14:ligatures w14:val="none"/>
          </w:rPr>
          <w:delText>Shall,</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if</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employed</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by</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a</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Dealer</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on</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July</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1,</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2025,</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complete</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the</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required</w:delText>
        </w:r>
        <w:r w:rsidRPr="00CD4B32" w:rsidDel="00620AAC">
          <w:rPr>
            <w:rFonts w:ascii="Arial" w:eastAsia="Arial" w:hAnsi="Arial" w:cs="Arial"/>
            <w:spacing w:val="-2"/>
            <w:kern w:val="0"/>
            <w14:ligatures w14:val="none"/>
          </w:rPr>
          <w:delText xml:space="preserve"> </w:delText>
        </w:r>
        <w:r w:rsidRPr="00CD4B32" w:rsidDel="00620AAC">
          <w:rPr>
            <w:rFonts w:ascii="Arial" w:eastAsia="Arial" w:hAnsi="Arial" w:cs="Arial"/>
            <w:kern w:val="0"/>
            <w14:ligatures w14:val="none"/>
          </w:rPr>
          <w:delText>training</w:delText>
        </w:r>
        <w:r w:rsidRPr="00CD4B32" w:rsidDel="00620AAC">
          <w:rPr>
            <w:rFonts w:ascii="Arial" w:eastAsia="Arial" w:hAnsi="Arial" w:cs="Arial"/>
            <w:spacing w:val="-4"/>
            <w:kern w:val="0"/>
            <w14:ligatures w14:val="none"/>
          </w:rPr>
          <w:delText xml:space="preserve"> </w:delText>
        </w:r>
        <w:r w:rsidRPr="00CD4B32" w:rsidDel="00620AAC">
          <w:rPr>
            <w:rFonts w:ascii="Arial" w:eastAsia="Arial" w:hAnsi="Arial" w:cs="Arial"/>
            <w:kern w:val="0"/>
            <w14:ligatures w14:val="none"/>
          </w:rPr>
          <w:delText>no later than thirty (30) days after July 1, 2025, and annually</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thereafter.</w:delText>
        </w:r>
      </w:del>
    </w:p>
    <w:p w14:paraId="5A8D440F" w14:textId="6D090D57" w:rsidR="00AA5584" w:rsidRPr="00CD4B32" w:rsidDel="00620AAC" w:rsidRDefault="00AA5584" w:rsidP="00F257C2">
      <w:pPr>
        <w:numPr>
          <w:ilvl w:val="3"/>
          <w:numId w:val="14"/>
        </w:numPr>
        <w:tabs>
          <w:tab w:val="left" w:pos="3239"/>
        </w:tabs>
        <w:autoSpaceDE w:val="0"/>
        <w:autoSpaceDN w:val="0"/>
        <w:spacing w:after="120" w:line="360" w:lineRule="auto"/>
        <w:ind w:left="3239" w:hanging="722"/>
        <w:rPr>
          <w:del w:id="123" w:author="Barriskill, Bianca" w:date="2026-08-25T09:01:00Z" w16du:dateUtc="2026-08-25T15:01:00Z"/>
          <w:rFonts w:ascii="Arial" w:eastAsia="Arial" w:hAnsi="Arial" w:cs="Arial"/>
          <w:kern w:val="0"/>
          <w14:ligatures w14:val="none"/>
        </w:rPr>
      </w:pPr>
      <w:del w:id="124" w:author="Barriskill, Bianca" w:date="2026-08-25T09:01:00Z" w16du:dateUtc="2026-08-25T15:01:00Z">
        <w:r w:rsidRPr="00CD4B32" w:rsidDel="00620AAC">
          <w:rPr>
            <w:rFonts w:ascii="Arial" w:eastAsia="Arial" w:hAnsi="Arial" w:cs="Arial"/>
            <w:kern w:val="0"/>
            <w14:ligatures w14:val="none"/>
          </w:rPr>
          <w:delText>This</w:delText>
        </w:r>
        <w:r w:rsidRPr="00CD4B32" w:rsidDel="00620AAC">
          <w:rPr>
            <w:rFonts w:ascii="Arial" w:eastAsia="Arial" w:hAnsi="Arial" w:cs="Arial"/>
            <w:spacing w:val="-10"/>
            <w:kern w:val="0"/>
            <w14:ligatures w14:val="none"/>
          </w:rPr>
          <w:delText xml:space="preserve"> </w:delText>
        </w:r>
        <w:r w:rsidRPr="00CD4B32" w:rsidDel="00620AAC">
          <w:rPr>
            <w:rFonts w:ascii="Arial" w:eastAsia="Arial" w:hAnsi="Arial" w:cs="Arial"/>
            <w:kern w:val="0"/>
            <w14:ligatures w14:val="none"/>
          </w:rPr>
          <w:delText>subparagraph</w:delText>
        </w:r>
        <w:r w:rsidRPr="00CD4B32" w:rsidDel="00620AAC">
          <w:rPr>
            <w:rFonts w:ascii="Arial" w:eastAsia="Arial" w:hAnsi="Arial" w:cs="Arial"/>
            <w:spacing w:val="-7"/>
            <w:kern w:val="0"/>
            <w14:ligatures w14:val="none"/>
          </w:rPr>
          <w:delText xml:space="preserve"> </w:delText>
        </w:r>
        <w:r w:rsidRPr="00CD4B32" w:rsidDel="00620AAC">
          <w:rPr>
            <w:rFonts w:ascii="Arial" w:eastAsia="Arial" w:hAnsi="Arial" w:cs="Arial"/>
            <w:kern w:val="0"/>
            <w14:ligatures w14:val="none"/>
          </w:rPr>
          <w:delText>(2)(b)</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shall</w:delText>
        </w:r>
        <w:r w:rsidRPr="00CD4B32" w:rsidDel="00620AAC">
          <w:rPr>
            <w:rFonts w:ascii="Arial" w:eastAsia="Arial" w:hAnsi="Arial" w:cs="Arial"/>
            <w:spacing w:val="-8"/>
            <w:kern w:val="0"/>
            <w14:ligatures w14:val="none"/>
          </w:rPr>
          <w:delText xml:space="preserve"> </w:delText>
        </w:r>
        <w:r w:rsidRPr="00CD4B32" w:rsidDel="00620AAC">
          <w:rPr>
            <w:rFonts w:ascii="Arial" w:eastAsia="Arial" w:hAnsi="Arial" w:cs="Arial"/>
            <w:kern w:val="0"/>
            <w14:ligatures w14:val="none"/>
          </w:rPr>
          <w:delText>be</w:delText>
        </w:r>
        <w:r w:rsidRPr="00CD4B32" w:rsidDel="00620AAC">
          <w:rPr>
            <w:rFonts w:ascii="Arial" w:eastAsia="Arial" w:hAnsi="Arial" w:cs="Arial"/>
            <w:spacing w:val="-6"/>
            <w:kern w:val="0"/>
            <w14:ligatures w14:val="none"/>
          </w:rPr>
          <w:delText xml:space="preserve"> </w:delText>
        </w:r>
        <w:r w:rsidRPr="00CD4B32" w:rsidDel="00620AAC">
          <w:rPr>
            <w:rFonts w:ascii="Arial" w:eastAsia="Arial" w:hAnsi="Arial" w:cs="Arial"/>
            <w:kern w:val="0"/>
            <w14:ligatures w14:val="none"/>
          </w:rPr>
          <w:delText>repealed</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as</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of</w:delText>
        </w:r>
        <w:r w:rsidRPr="00CD4B32" w:rsidDel="00620AAC">
          <w:rPr>
            <w:rFonts w:ascii="Arial" w:eastAsia="Arial" w:hAnsi="Arial" w:cs="Arial"/>
            <w:spacing w:val="-7"/>
            <w:kern w:val="0"/>
            <w14:ligatures w14:val="none"/>
          </w:rPr>
          <w:delText xml:space="preserve"> </w:delText>
        </w:r>
        <w:r w:rsidRPr="00CD4B32" w:rsidDel="00620AAC">
          <w:rPr>
            <w:rFonts w:ascii="Arial" w:eastAsia="Arial" w:hAnsi="Arial" w:cs="Arial"/>
            <w:kern w:val="0"/>
            <w14:ligatures w14:val="none"/>
          </w:rPr>
          <w:delText>December</w:delText>
        </w:r>
        <w:r w:rsidRPr="00CD4B32" w:rsidDel="00620AAC">
          <w:rPr>
            <w:rFonts w:ascii="Arial" w:eastAsia="Arial" w:hAnsi="Arial" w:cs="Arial"/>
            <w:spacing w:val="-5"/>
            <w:kern w:val="0"/>
            <w14:ligatures w14:val="none"/>
          </w:rPr>
          <w:delText xml:space="preserve"> </w:delText>
        </w:r>
        <w:r w:rsidRPr="00CD4B32" w:rsidDel="00620AAC">
          <w:rPr>
            <w:rFonts w:ascii="Arial" w:eastAsia="Arial" w:hAnsi="Arial" w:cs="Arial"/>
            <w:kern w:val="0"/>
            <w14:ligatures w14:val="none"/>
          </w:rPr>
          <w:delText>31,</w:delText>
        </w:r>
        <w:r w:rsidRPr="00CD4B32" w:rsidDel="00620AAC">
          <w:rPr>
            <w:rFonts w:ascii="Arial" w:eastAsia="Arial" w:hAnsi="Arial" w:cs="Arial"/>
            <w:spacing w:val="-15"/>
            <w:kern w:val="0"/>
            <w14:ligatures w14:val="none"/>
          </w:rPr>
          <w:delText xml:space="preserve"> </w:delText>
        </w:r>
        <w:r w:rsidRPr="00CD4B32" w:rsidDel="00620AAC">
          <w:rPr>
            <w:rFonts w:ascii="Arial" w:eastAsia="Arial" w:hAnsi="Arial" w:cs="Arial"/>
            <w:spacing w:val="-2"/>
            <w:kern w:val="0"/>
            <w14:ligatures w14:val="none"/>
          </w:rPr>
          <w:delText>2025.</w:delText>
        </w:r>
      </w:del>
    </w:p>
    <w:p w14:paraId="4F6DCA47" w14:textId="77777777" w:rsidR="00AA5584" w:rsidRPr="00CD4B32" w:rsidRDefault="00AA5584" w:rsidP="00F257C2">
      <w:pPr>
        <w:numPr>
          <w:ilvl w:val="1"/>
          <w:numId w:val="14"/>
        </w:numPr>
        <w:tabs>
          <w:tab w:val="left" w:pos="1800"/>
        </w:tabs>
        <w:autoSpaceDE w:val="0"/>
        <w:autoSpaceDN w:val="0"/>
        <w:spacing w:after="120" w:line="360" w:lineRule="auto"/>
        <w:ind w:left="1800" w:right="476"/>
        <w:rPr>
          <w:rFonts w:ascii="Arial" w:eastAsia="Arial" w:hAnsi="Arial" w:cs="Arial"/>
          <w:kern w:val="0"/>
          <w14:ligatures w14:val="none"/>
        </w:rPr>
      </w:pPr>
      <w:r w:rsidRPr="00CD4B32">
        <w:rPr>
          <w:rFonts w:ascii="Arial" w:eastAsia="Arial" w:hAnsi="Arial" w:cs="Arial"/>
          <w:kern w:val="0"/>
          <w14:ligatures w14:val="none"/>
        </w:rPr>
        <w:t>A Dealer shall maintain for no less than three (3) years each certificate of completion issued to the Responsible Person(s) and Employee(s) of the Dealer pursuant to subparagraph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make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all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such</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records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available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Executive Director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Director’s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designee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during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on-site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inspection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Dealer’s Business Premises. Each such certificate may be stored in either physical or electronic </w:t>
      </w:r>
      <w:r w:rsidRPr="00CD4B32">
        <w:rPr>
          <w:rFonts w:ascii="Arial" w:eastAsia="Arial" w:hAnsi="Arial" w:cs="Arial"/>
          <w:spacing w:val="-2"/>
          <w:kern w:val="0"/>
          <w14:ligatures w14:val="none"/>
        </w:rPr>
        <w:t>form.</w:t>
      </w:r>
    </w:p>
    <w:p w14:paraId="0E97324A" w14:textId="77777777" w:rsidR="00AA5584" w:rsidRPr="00CD4B32" w:rsidRDefault="00AA5584" w:rsidP="00F257C2">
      <w:pPr>
        <w:numPr>
          <w:ilvl w:val="0"/>
          <w:numId w:val="14"/>
        </w:numPr>
        <w:tabs>
          <w:tab w:val="left" w:pos="1080"/>
        </w:tabs>
        <w:autoSpaceDE w:val="0"/>
        <w:autoSpaceDN w:val="0"/>
        <w:spacing w:after="120" w:line="360" w:lineRule="auto"/>
        <w:ind w:right="485"/>
        <w:rPr>
          <w:rFonts w:ascii="Arial" w:eastAsia="Arial" w:hAnsi="Arial" w:cs="Arial"/>
          <w:kern w:val="0"/>
          <w14:ligatures w14:val="none"/>
        </w:rPr>
      </w:pPr>
      <w:r w:rsidRPr="00CD4B32">
        <w:rPr>
          <w:rFonts w:ascii="Arial" w:eastAsia="Arial" w:hAnsi="Arial" w:cs="Arial"/>
          <w:kern w:val="0"/>
          <w:u w:val="single"/>
          <w14:ligatures w14:val="none"/>
        </w:rPr>
        <w:lastRenderedPageBreak/>
        <w:t>Required</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Training</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Subjects</w:t>
      </w:r>
      <w:r w:rsidRPr="00CD4B32">
        <w:rPr>
          <w:rFonts w:ascii="Arial" w:eastAsia="Arial" w:hAnsi="Arial" w:cs="Arial"/>
          <w:kern w:val="0"/>
          <w14:ligatures w14:val="none"/>
        </w:rPr>
        <w: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training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include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instruction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regarding the following subjects:</w:t>
      </w:r>
    </w:p>
    <w:p w14:paraId="5CC00613" w14:textId="77777777" w:rsidR="00AA5584" w:rsidRPr="00CD4B32" w:rsidRDefault="00AA5584" w:rsidP="00F257C2">
      <w:pPr>
        <w:numPr>
          <w:ilvl w:val="1"/>
          <w:numId w:val="14"/>
        </w:numPr>
        <w:tabs>
          <w:tab w:val="left" w:pos="1799"/>
        </w:tabs>
        <w:autoSpaceDE w:val="0"/>
        <w:autoSpaceDN w:val="0"/>
        <w:spacing w:after="120" w:line="360" w:lineRule="auto"/>
        <w:ind w:hanging="719"/>
        <w:rPr>
          <w:rFonts w:ascii="Arial" w:eastAsia="Arial" w:hAnsi="Arial" w:cs="Arial"/>
          <w:kern w:val="0"/>
          <w14:ligatures w14:val="none"/>
        </w:rPr>
      </w:pPr>
      <w:r w:rsidRPr="00CD4B32">
        <w:rPr>
          <w:rFonts w:ascii="Arial" w:eastAsia="Arial" w:hAnsi="Arial" w:cs="Arial"/>
          <w:kern w:val="0"/>
          <w14:ligatures w14:val="none"/>
        </w:rPr>
        <w:t>Federal</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laws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governing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sale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transfer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2"/>
          <w:kern w:val="0"/>
          <w14:ligatures w14:val="none"/>
        </w:rPr>
        <w:t xml:space="preserve"> </w:t>
      </w:r>
      <w:r w:rsidRPr="00CD4B32">
        <w:rPr>
          <w:rFonts w:ascii="Arial" w:eastAsia="Arial" w:hAnsi="Arial" w:cs="Arial"/>
          <w:spacing w:val="-2"/>
          <w:kern w:val="0"/>
          <w14:ligatures w14:val="none"/>
        </w:rPr>
        <w:t>ammunition.</w:t>
      </w:r>
    </w:p>
    <w:p w14:paraId="5A04F672" w14:textId="77777777" w:rsidR="00AA5584" w:rsidRPr="00CD4B32" w:rsidRDefault="00AA5584" w:rsidP="00F257C2">
      <w:pPr>
        <w:numPr>
          <w:ilvl w:val="1"/>
          <w:numId w:val="14"/>
        </w:numPr>
        <w:tabs>
          <w:tab w:val="left" w:pos="179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Recognizing</w:t>
      </w:r>
      <w:r w:rsidRPr="00CD4B32">
        <w:rPr>
          <w:rFonts w:ascii="Arial" w:eastAsia="Arial" w:hAnsi="Arial" w:cs="Arial"/>
          <w:spacing w:val="-1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identifying</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straw</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purchasers</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fraudulent</w:t>
      </w:r>
      <w:r w:rsidRPr="00CD4B32">
        <w:rPr>
          <w:rFonts w:ascii="Arial" w:eastAsia="Arial" w:hAnsi="Arial" w:cs="Arial"/>
          <w:spacing w:val="-34"/>
          <w:kern w:val="0"/>
          <w14:ligatures w14:val="none"/>
        </w:rPr>
        <w:t xml:space="preserve"> </w:t>
      </w:r>
      <w:r w:rsidRPr="00CD4B32">
        <w:rPr>
          <w:rFonts w:ascii="Arial" w:eastAsia="Arial" w:hAnsi="Arial" w:cs="Arial"/>
          <w:spacing w:val="-2"/>
          <w:kern w:val="0"/>
          <w14:ligatures w14:val="none"/>
        </w:rPr>
        <w:t>activity.</w:t>
      </w:r>
    </w:p>
    <w:p w14:paraId="0B6F63E3" w14:textId="77777777" w:rsidR="00AA5584" w:rsidRPr="00CD4B32" w:rsidRDefault="00AA5584" w:rsidP="00F257C2">
      <w:pPr>
        <w:numPr>
          <w:ilvl w:val="1"/>
          <w:numId w:val="14"/>
        </w:numPr>
        <w:tabs>
          <w:tab w:val="left" w:pos="1799"/>
        </w:tabs>
        <w:autoSpaceDE w:val="0"/>
        <w:autoSpaceDN w:val="0"/>
        <w:spacing w:before="229"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Indicators</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attempting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purchase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Firearm</w:t>
      </w:r>
      <w:r w:rsidRPr="00CD4B32">
        <w:rPr>
          <w:rFonts w:ascii="Arial" w:eastAsia="Arial" w:hAnsi="Arial" w:cs="Arial"/>
          <w:spacing w:val="-27"/>
          <w:kern w:val="0"/>
          <w14:ligatures w14:val="none"/>
        </w:rPr>
        <w:t xml:space="preserve"> </w:t>
      </w:r>
      <w:r w:rsidRPr="00CD4B32">
        <w:rPr>
          <w:rFonts w:ascii="Arial" w:eastAsia="Arial" w:hAnsi="Arial" w:cs="Arial"/>
          <w:spacing w:val="-2"/>
          <w:kern w:val="0"/>
          <w14:ligatures w14:val="none"/>
        </w:rPr>
        <w:t>illegally.</w:t>
      </w:r>
    </w:p>
    <w:p w14:paraId="7BD11CE3" w14:textId="77777777" w:rsidR="00AA5584" w:rsidRPr="00CD4B32" w:rsidRDefault="00AA5584" w:rsidP="00F257C2">
      <w:pPr>
        <w:numPr>
          <w:ilvl w:val="1"/>
          <w:numId w:val="14"/>
        </w:numPr>
        <w:tabs>
          <w:tab w:val="left" w:pos="1799"/>
        </w:tabs>
        <w:autoSpaceDE w:val="0"/>
        <w:autoSpaceDN w:val="0"/>
        <w:spacing w:after="120" w:line="360" w:lineRule="auto"/>
        <w:ind w:right="864"/>
        <w:rPr>
          <w:rFonts w:ascii="Arial" w:eastAsia="Arial" w:hAnsi="Arial" w:cs="Arial"/>
          <w:kern w:val="0"/>
          <w14:ligatures w14:val="none"/>
        </w:rPr>
      </w:pPr>
      <w:r w:rsidRPr="00CD4B32">
        <w:rPr>
          <w:rFonts w:ascii="Arial" w:eastAsia="Arial" w:hAnsi="Arial" w:cs="Arial"/>
          <w:kern w:val="0"/>
          <w14:ligatures w14:val="none"/>
        </w:rPr>
        <w:t>Recognizing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identifying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indicators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individual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intends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use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Firearm</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 unlawful purposes.</w:t>
      </w:r>
    </w:p>
    <w:p w14:paraId="204E231B" w14:textId="77777777" w:rsidR="00AA5584" w:rsidRPr="00CD4B32" w:rsidRDefault="00AA5584" w:rsidP="00F257C2">
      <w:pPr>
        <w:numPr>
          <w:ilvl w:val="1"/>
          <w:numId w:val="14"/>
        </w:numPr>
        <w:tabs>
          <w:tab w:val="left" w:pos="1799"/>
        </w:tabs>
        <w:autoSpaceDE w:val="0"/>
        <w:autoSpaceDN w:val="0"/>
        <w:spacing w:before="229" w:after="120" w:line="360" w:lineRule="auto"/>
        <w:ind w:right="431"/>
        <w:rPr>
          <w:rFonts w:ascii="Arial" w:eastAsia="Arial" w:hAnsi="Arial" w:cs="Arial"/>
          <w:kern w:val="0"/>
          <w14:ligatures w14:val="none"/>
        </w:rPr>
      </w:pPr>
      <w:r w:rsidRPr="00CD4B32">
        <w:rPr>
          <w:rFonts w:ascii="Arial" w:eastAsia="Arial" w:hAnsi="Arial" w:cs="Arial"/>
          <w:kern w:val="0"/>
          <w14:ligatures w14:val="none"/>
        </w:rPr>
        <w:t>Recognizing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identifying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indicators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individual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intends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use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self-</w:t>
      </w:r>
      <w:r w:rsidRPr="00CD4B32">
        <w:rPr>
          <w:rFonts w:ascii="Arial" w:eastAsia="Arial" w:hAnsi="Arial" w:cs="Arial"/>
          <w:spacing w:val="-2"/>
          <w:kern w:val="0"/>
          <w14:ligatures w14:val="none"/>
        </w:rPr>
        <w:t>harm.</w:t>
      </w:r>
    </w:p>
    <w:p w14:paraId="1BF8E3AB" w14:textId="77777777" w:rsidR="00AA5584" w:rsidRPr="00CD4B32" w:rsidRDefault="00AA5584" w:rsidP="00F257C2">
      <w:pPr>
        <w:numPr>
          <w:ilvl w:val="1"/>
          <w:numId w:val="14"/>
        </w:numPr>
        <w:tabs>
          <w:tab w:val="left" w:pos="1796"/>
        </w:tabs>
        <w:autoSpaceDE w:val="0"/>
        <w:autoSpaceDN w:val="0"/>
        <w:spacing w:after="120" w:line="360" w:lineRule="auto"/>
        <w:ind w:left="1800"/>
        <w:rPr>
          <w:rFonts w:ascii="Arial" w:eastAsia="Arial" w:hAnsi="Arial" w:cs="Arial"/>
          <w:kern w:val="0"/>
          <w14:ligatures w14:val="none"/>
        </w:rPr>
      </w:pPr>
      <w:r w:rsidRPr="00CD4B32">
        <w:rPr>
          <w:rFonts w:ascii="Arial" w:eastAsia="Arial" w:hAnsi="Arial" w:cs="Arial"/>
          <w:kern w:val="0"/>
          <w14:ligatures w14:val="none"/>
        </w:rPr>
        <w:t>Preventing</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theft</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burglary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ammunition.</w:t>
      </w:r>
    </w:p>
    <w:p w14:paraId="3642E62C" w14:textId="77777777" w:rsidR="00AA5584" w:rsidRPr="00CD4B32" w:rsidRDefault="00AA5584" w:rsidP="00F257C2">
      <w:pPr>
        <w:numPr>
          <w:ilvl w:val="1"/>
          <w:numId w:val="14"/>
        </w:numPr>
        <w:tabs>
          <w:tab w:val="left" w:pos="1796"/>
        </w:tabs>
        <w:autoSpaceDE w:val="0"/>
        <w:autoSpaceDN w:val="0"/>
        <w:spacing w:before="228" w:after="120" w:line="360" w:lineRule="auto"/>
        <w:ind w:left="1796" w:right="645"/>
        <w:rPr>
          <w:rFonts w:ascii="Arial" w:eastAsia="Arial" w:hAnsi="Arial" w:cs="Arial"/>
          <w:kern w:val="0"/>
          <w14:ligatures w14:val="none"/>
        </w:rPr>
      </w:pPr>
      <w:r w:rsidRPr="00CD4B32">
        <w:rPr>
          <w:rFonts w:ascii="Arial" w:eastAsia="Arial" w:hAnsi="Arial" w:cs="Arial"/>
          <w:kern w:val="0"/>
          <w14:ligatures w14:val="none"/>
        </w:rPr>
        <w:t>Responding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circumstances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described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subparagraphs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(1)</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through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(6)</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 this subparagraph (B) of this Rule.</w:t>
      </w:r>
    </w:p>
    <w:p w14:paraId="6A37CBC4" w14:textId="2C09AD52" w:rsidR="00AA5584" w:rsidRPr="00CD4B32" w:rsidRDefault="00AA5584" w:rsidP="00F257C2">
      <w:pPr>
        <w:numPr>
          <w:ilvl w:val="1"/>
          <w:numId w:val="14"/>
        </w:numPr>
        <w:tabs>
          <w:tab w:val="left" w:pos="1796"/>
        </w:tabs>
        <w:autoSpaceDE w:val="0"/>
        <w:autoSpaceDN w:val="0"/>
        <w:spacing w:after="120" w:line="360" w:lineRule="auto"/>
        <w:ind w:left="1800" w:right="619"/>
        <w:rPr>
          <w:rFonts w:ascii="Arial" w:eastAsia="Arial" w:hAnsi="Arial" w:cs="Arial"/>
          <w:kern w:val="0"/>
          <w14:ligatures w14:val="none"/>
        </w:rPr>
      </w:pPr>
      <w:del w:id="125" w:author="Barriskill, Bianca" w:date="2026-08-25T09:01:00Z" w16du:dateUtc="2026-08-25T15:01:00Z">
        <w:r w:rsidRPr="00CD4B32" w:rsidDel="00620AAC">
          <w:rPr>
            <w:rFonts w:ascii="Arial" w:eastAsia="Arial" w:hAnsi="Arial" w:cs="Arial"/>
            <w:kern w:val="0"/>
            <w14:ligatures w14:val="none"/>
          </w:rPr>
          <w:delText>Effectively</w:delText>
        </w:r>
        <w:r w:rsidRPr="00CD4B32" w:rsidDel="00620AAC">
          <w:rPr>
            <w:rFonts w:ascii="Arial" w:eastAsia="Arial" w:hAnsi="Arial" w:cs="Arial"/>
            <w:spacing w:val="-3"/>
            <w:kern w:val="0"/>
            <w14:ligatures w14:val="none"/>
          </w:rPr>
          <w:delText xml:space="preserve"> </w:delText>
        </w:r>
        <w:r w:rsidRPr="00CD4B32" w:rsidDel="00620AAC">
          <w:rPr>
            <w:rFonts w:ascii="Arial" w:eastAsia="Arial" w:hAnsi="Arial" w:cs="Arial"/>
            <w:kern w:val="0"/>
            <w14:ligatures w14:val="none"/>
          </w:rPr>
          <w:delText>t</w:delText>
        </w:r>
      </w:del>
      <w:ins w:id="126" w:author="Barriskill, Bianca" w:date="2026-08-25T09:01:00Z" w16du:dateUtc="2026-08-25T15:01:00Z">
        <w:r w:rsidR="00620AAC" w:rsidRPr="00CD4B32">
          <w:rPr>
            <w:rFonts w:ascii="Arial" w:eastAsia="Arial" w:hAnsi="Arial" w:cs="Arial"/>
            <w:kern w:val="0"/>
            <w14:ligatures w14:val="none"/>
          </w:rPr>
          <w:t>T</w:t>
        </w:r>
      </w:ins>
      <w:r w:rsidRPr="00CD4B32">
        <w:rPr>
          <w:rFonts w:ascii="Arial" w:eastAsia="Arial" w:hAnsi="Arial" w:cs="Arial"/>
          <w:kern w:val="0"/>
          <w14:ligatures w14:val="none"/>
        </w:rPr>
        <w:t>eaching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consumers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safety,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safe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handling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 storage of Firearms; and</w:t>
      </w:r>
    </w:p>
    <w:p w14:paraId="4B34DC66" w14:textId="77777777" w:rsidR="00AA5584" w:rsidRPr="00CD4B32" w:rsidRDefault="00AA5584" w:rsidP="00F257C2">
      <w:pPr>
        <w:numPr>
          <w:ilvl w:val="1"/>
          <w:numId w:val="14"/>
        </w:numPr>
        <w:tabs>
          <w:tab w:val="left" w:pos="1796"/>
        </w:tabs>
        <w:autoSpaceDE w:val="0"/>
        <w:autoSpaceDN w:val="0"/>
        <w:spacing w:after="120" w:line="360" w:lineRule="auto"/>
        <w:ind w:left="1796" w:right="567"/>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other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reasonable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practices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determines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deter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 trafficking or the unlawful use of Firearms.</w:t>
      </w:r>
    </w:p>
    <w:p w14:paraId="45F80E4B" w14:textId="77777777" w:rsidR="00AA5584" w:rsidRPr="00CD4B32" w:rsidRDefault="00AA5584" w:rsidP="00F257C2">
      <w:pPr>
        <w:numPr>
          <w:ilvl w:val="0"/>
          <w:numId w:val="14"/>
        </w:numPr>
        <w:tabs>
          <w:tab w:val="left" w:pos="1079"/>
        </w:tabs>
        <w:autoSpaceDE w:val="0"/>
        <w:autoSpaceDN w:val="0"/>
        <w:spacing w:before="229" w:after="120" w:line="360" w:lineRule="auto"/>
        <w:ind w:right="382" w:hanging="724"/>
        <w:rPr>
          <w:rFonts w:ascii="Arial" w:eastAsia="Arial" w:hAnsi="Arial" w:cs="Arial"/>
          <w:kern w:val="0"/>
          <w14:ligatures w14:val="none"/>
        </w:rPr>
      </w:pPr>
      <w:r w:rsidRPr="00CD4B32">
        <w:rPr>
          <w:rFonts w:ascii="Arial" w:eastAsia="Arial" w:hAnsi="Arial" w:cs="Arial"/>
          <w:kern w:val="0"/>
          <w:u w:val="single"/>
          <w14:ligatures w14:val="none"/>
        </w:rPr>
        <w:t>Examination Requirement and Certificate of Completion</w:t>
      </w:r>
      <w:r w:rsidRPr="00CD4B32">
        <w:rPr>
          <w:rFonts w:ascii="Arial" w:eastAsia="Arial" w:hAnsi="Arial" w:cs="Arial"/>
          <w:kern w:val="0"/>
          <w14:ligatures w14:val="none"/>
        </w:rPr>
        <w:t>. Upon completing the training required pursuant to this Rule, a Responsible Person or an Employee of a Dealer shall complete the examination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18-12-406(1)(a),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Any</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examination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given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accordance with this subsection may allow for reasonable testing </w:t>
      </w:r>
      <w:proofErr w:type="gramStart"/>
      <w:r w:rsidRPr="00CD4B32">
        <w:rPr>
          <w:rFonts w:ascii="Arial" w:eastAsia="Arial" w:hAnsi="Arial" w:cs="Arial"/>
          <w:kern w:val="0"/>
          <w14:ligatures w14:val="none"/>
        </w:rPr>
        <w:t>accommodations</w:t>
      </w:r>
      <w:proofErr w:type="gramEnd"/>
      <w:r w:rsidRPr="00CD4B32">
        <w:rPr>
          <w:rFonts w:ascii="Arial" w:eastAsia="Arial" w:hAnsi="Arial" w:cs="Arial"/>
          <w:kern w:val="0"/>
          <w14:ligatures w14:val="none"/>
        </w:rPr>
        <w:t xml:space="preserve"> for individuals with disabilities. A Responsible Person or Employee of a Dealer who correctly answers no fewer than seventy percent (70%) of the questions shall receive a printable certificate of</w:t>
      </w:r>
      <w:r w:rsidRPr="00CD4B32">
        <w:rPr>
          <w:rFonts w:ascii="Arial" w:eastAsia="Arial" w:hAnsi="Arial" w:cs="Arial"/>
          <w:spacing w:val="-13"/>
          <w:kern w:val="0"/>
          <w14:ligatures w14:val="none"/>
        </w:rPr>
        <w:t xml:space="preserve"> </w:t>
      </w:r>
      <w:r w:rsidRPr="00CD4B32">
        <w:rPr>
          <w:rFonts w:ascii="Arial" w:eastAsia="Arial" w:hAnsi="Arial" w:cs="Arial"/>
          <w:kern w:val="0"/>
          <w14:ligatures w14:val="none"/>
        </w:rPr>
        <w:t>completion.</w:t>
      </w:r>
    </w:p>
    <w:p w14:paraId="584939E6" w14:textId="77777777" w:rsidR="00AA5584" w:rsidRPr="00CD4B32" w:rsidRDefault="00AA5584" w:rsidP="00F257C2">
      <w:pPr>
        <w:numPr>
          <w:ilvl w:val="1"/>
          <w:numId w:val="14"/>
        </w:numPr>
        <w:tabs>
          <w:tab w:val="left" w:pos="1799"/>
        </w:tabs>
        <w:autoSpaceDE w:val="0"/>
        <w:autoSpaceDN w:val="0"/>
        <w:spacing w:before="229" w:after="120" w:line="360" w:lineRule="auto"/>
        <w:ind w:right="763"/>
        <w:jc w:val="both"/>
        <w:rPr>
          <w:rFonts w:ascii="Arial" w:eastAsia="Arial" w:hAnsi="Arial" w:cs="Arial"/>
          <w:kern w:val="0"/>
          <w14:ligatures w14:val="none"/>
        </w:rPr>
      </w:pPr>
      <w:r w:rsidRPr="00CD4B32">
        <w:rPr>
          <w:rFonts w:ascii="Arial" w:eastAsia="Arial" w:hAnsi="Arial" w:cs="Arial"/>
          <w:kern w:val="0"/>
          <w14:ligatures w14:val="none"/>
        </w:rPr>
        <w:lastRenderedPageBreak/>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certificate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completion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accordance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subparagraph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 valid for one (1) year from the date the Responsible Person or Employee of a Dealer completes the training course and successfully passes the required</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examination.</w:t>
      </w:r>
    </w:p>
    <w:p w14:paraId="1FEFDFB5" w14:textId="77777777" w:rsidR="00AA5584" w:rsidRPr="00CD4B32" w:rsidRDefault="00AA5584" w:rsidP="00F257C2">
      <w:pPr>
        <w:numPr>
          <w:ilvl w:val="1"/>
          <w:numId w:val="14"/>
        </w:numPr>
        <w:tabs>
          <w:tab w:val="left" w:pos="1799"/>
        </w:tabs>
        <w:autoSpaceDE w:val="0"/>
        <w:autoSpaceDN w:val="0"/>
        <w:spacing w:after="120" w:line="360" w:lineRule="auto"/>
        <w:ind w:left="1843" w:right="389"/>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fails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correctly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answer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least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seventy percent (70%) of the questions on the examination required pursuant to subparagraph (C) of this Rule may retake the examination following the initial examination attempt. If the Responsible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 Employee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fails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correctly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answer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at least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seventy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percent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(70%) 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examination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following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third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(3</w:t>
      </w:r>
      <w:r w:rsidRPr="00CD4B32">
        <w:rPr>
          <w:rFonts w:ascii="Arial" w:eastAsia="Arial" w:hAnsi="Arial" w:cs="Arial"/>
          <w:kern w:val="0"/>
          <w:vertAlign w:val="superscript"/>
          <w14:ligatures w14:val="none"/>
        </w:rPr>
        <w:t>rd</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attempt</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take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examination,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Responsible Person or Employee must repeat the training required pursuant to this Rule before any subsequent attempts to pass the examination required pursuant to subparagraph (C) of this Rule.</w:t>
      </w:r>
    </w:p>
    <w:p w14:paraId="4856EC4E" w14:textId="7895D13F" w:rsidR="00711A30" w:rsidRPr="00CD4B32" w:rsidRDefault="00AA5584" w:rsidP="00F257C2">
      <w:pPr>
        <w:numPr>
          <w:ilvl w:val="2"/>
          <w:numId w:val="14"/>
        </w:numPr>
        <w:tabs>
          <w:tab w:val="left" w:pos="2519"/>
        </w:tabs>
        <w:autoSpaceDE w:val="0"/>
        <w:autoSpaceDN w:val="0"/>
        <w:spacing w:after="120" w:line="360" w:lineRule="auto"/>
        <w:ind w:right="535"/>
        <w:rPr>
          <w:rFonts w:ascii="Arial" w:eastAsia="Arial" w:hAnsi="Arial" w:cs="Arial"/>
          <w:kern w:val="0"/>
          <w14:ligatures w14:val="none"/>
        </w:rPr>
      </w:pPr>
      <w:r w:rsidRPr="00CD4B32">
        <w:rPr>
          <w:rFonts w:ascii="Arial" w:eastAsia="Arial" w:hAnsi="Arial" w:cs="Arial"/>
          <w:kern w:val="0"/>
          <w14:ligatures w14:val="none"/>
        </w:rPr>
        <w:t>Any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retaking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examination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pursuant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 xml:space="preserve">this subparagraph (C)(2) shall be given a different version of the examination upon </w:t>
      </w:r>
      <w:bookmarkStart w:id="127" w:name="Rule_2-500._Secure_Firearms_Storage_Requ"/>
      <w:bookmarkStart w:id="128" w:name="_bookmark11"/>
      <w:bookmarkEnd w:id="127"/>
      <w:bookmarkEnd w:id="128"/>
      <w:r w:rsidRPr="00CD4B32">
        <w:rPr>
          <w:rFonts w:ascii="Arial" w:eastAsia="Arial" w:hAnsi="Arial" w:cs="Arial"/>
          <w:kern w:val="0"/>
          <w14:ligatures w14:val="none"/>
        </w:rPr>
        <w:t>each retake.</w:t>
      </w:r>
      <w:ins w:id="129" w:author="Barriskill, Bianca" w:date="2026-09-23T17:43:00Z" w16du:dateUtc="2026-09-23T23:43:00Z">
        <w:r w:rsidR="00711A30" w:rsidRPr="00CD4B32">
          <w:rPr>
            <w:rFonts w:ascii="Arial" w:eastAsia="Arial" w:hAnsi="Arial" w:cs="Arial"/>
            <w:kern w:val="0"/>
            <w14:ligatures w14:val="none"/>
          </w:rPr>
          <w:t xml:space="preserve"> </w:t>
        </w:r>
      </w:ins>
    </w:p>
    <w:p w14:paraId="0F599891" w14:textId="77777777" w:rsidR="00C76FC1" w:rsidRPr="00C76FC1" w:rsidRDefault="0025174E" w:rsidP="00C76FC1">
      <w:pPr>
        <w:ind w:left="0" w:firstLine="0"/>
        <w:rPr>
          <w:rFonts w:ascii="Arial" w:hAnsi="Arial" w:cs="Arial"/>
          <w:i/>
          <w:iCs/>
          <w:color w:val="0070C0"/>
        </w:rPr>
      </w:pPr>
      <w:r w:rsidRPr="00C76FC1">
        <w:rPr>
          <w:rFonts w:ascii="Arial" w:hAnsi="Arial" w:cs="Arial"/>
          <w:i/>
          <w:iCs/>
          <w:color w:val="0070C0"/>
        </w:rPr>
        <w:t xml:space="preserve">[Publication Note: </w:t>
      </w:r>
      <w:r w:rsidR="00711A30" w:rsidRPr="00C76FC1">
        <w:rPr>
          <w:rFonts w:ascii="Arial" w:hAnsi="Arial" w:cs="Arial"/>
          <w:i/>
          <w:iCs/>
          <w:color w:val="0070C0"/>
        </w:rPr>
        <w:t>Amendments to Rule 2-500 include Rule 2-500(A) adding that responsible persons or employees maintain control over firearms, and 2-500(A)(1)(a) through 2-500(A)(1)(h) detailing secure storage methods including cables, locks, bars, and noting that for a firearm to be considered safely stored, the firearm needs to be unloaded.</w:t>
      </w:r>
      <w:r w:rsidRPr="00C76FC1">
        <w:rPr>
          <w:rFonts w:ascii="Arial" w:hAnsi="Arial" w:cs="Arial"/>
          <w:i/>
          <w:iCs/>
          <w:color w:val="0070C0"/>
        </w:rPr>
        <w:t>]</w:t>
      </w:r>
    </w:p>
    <w:p w14:paraId="7A1C3B0B" w14:textId="7AF475D6" w:rsidR="00711A30" w:rsidRPr="00C76FC1" w:rsidRDefault="00711A30" w:rsidP="00B92E12">
      <w:pPr>
        <w:pStyle w:val="Heading3"/>
        <w:ind w:left="0" w:firstLine="0"/>
        <w:rPr>
          <w:rStyle w:val="Heading2Char"/>
          <w:rFonts w:cs="Arial"/>
          <w:szCs w:val="24"/>
        </w:rPr>
      </w:pPr>
      <w:r w:rsidRPr="00C76FC1">
        <w:rPr>
          <w:rStyle w:val="Heading2Char"/>
          <w:rFonts w:cs="Arial"/>
          <w:szCs w:val="24"/>
        </w:rPr>
        <w:t>Rule 2-500. Secure Firearms Storage Requirements</w:t>
      </w:r>
      <w:r w:rsidR="00CF4AEA" w:rsidRPr="00C76FC1">
        <w:rPr>
          <w:rStyle w:val="Heading2Char"/>
          <w:rFonts w:cs="Arial"/>
          <w:szCs w:val="24"/>
        </w:rPr>
        <w:t>.</w:t>
      </w:r>
    </w:p>
    <w:p w14:paraId="590BF3F7" w14:textId="77777777" w:rsidR="00711A30" w:rsidRPr="00CD4B32" w:rsidRDefault="00711A30" w:rsidP="00F257C2">
      <w:pPr>
        <w:spacing w:before="0" w:after="120" w:line="360" w:lineRule="auto"/>
        <w:ind w:left="0" w:right="0" w:firstLine="0"/>
        <w:rPr>
          <w:rFonts w:ascii="Arial" w:eastAsia="Times New Roman" w:hAnsi="Arial" w:cs="Arial"/>
          <w:kern w:val="0"/>
          <w14:ligatures w14:val="none"/>
        </w:rPr>
      </w:pPr>
      <w:r w:rsidRPr="00CD4B32">
        <w:rPr>
          <w:rFonts w:ascii="Arial" w:eastAsia="Times New Roman" w:hAnsi="Arial" w:cs="Arial"/>
          <w:b/>
          <w:bCs/>
          <w:color w:val="000000"/>
          <w:kern w:val="0"/>
          <w14:ligatures w14:val="none"/>
        </w:rPr>
        <w:t>Basis and Purpose</w:t>
      </w:r>
      <w:r w:rsidRPr="00CD4B32">
        <w:rPr>
          <w:rFonts w:ascii="Arial" w:eastAsia="Times New Roman" w:hAnsi="Arial" w:cs="Arial"/>
          <w:color w:val="000000"/>
          <w:kern w:val="0"/>
          <w14:ligatures w14:val="none"/>
        </w:rPr>
        <w:t>. The statutory authority for this rule includes, but is not limited to, sections 18-12-401, 18-12-401.5, 18-12-406(2), and 18-12-406(5), C.R.S. The purpose of this rule is to establish the requirements and applicable standards with respect to the secure storage of Firearms at the Dealer’s Business Premises; in the inventory of the Dealer that are stored, displayed, can be sold, assigned, leased, loaned, transferred, consigned, or given away; or received as collateral or sold to repay a loan provided by the Dealer (e.g., pawned Firearms).</w:t>
      </w:r>
    </w:p>
    <w:p w14:paraId="6E9452AA" w14:textId="77777777" w:rsidR="00711A30" w:rsidRPr="00CD4B32" w:rsidRDefault="00711A30" w:rsidP="00F257C2">
      <w:pPr>
        <w:spacing w:before="0" w:after="120" w:line="360" w:lineRule="auto"/>
        <w:ind w:left="1080" w:right="0"/>
        <w:rPr>
          <w:rFonts w:ascii="Arial" w:eastAsia="Times New Roman" w:hAnsi="Arial" w:cs="Arial"/>
          <w:kern w:val="0"/>
          <w14:ligatures w14:val="none"/>
        </w:rPr>
      </w:pPr>
      <w:r w:rsidRPr="00CD4B32">
        <w:rPr>
          <w:rFonts w:ascii="Arial" w:eastAsia="Times New Roman" w:hAnsi="Arial" w:cs="Arial"/>
          <w:color w:val="000000"/>
          <w:kern w:val="0"/>
          <w14:ligatures w14:val="none"/>
        </w:rPr>
        <w:lastRenderedPageBreak/>
        <w:t>A.</w:t>
      </w:r>
      <w:r w:rsidRPr="00CD4B32">
        <w:rPr>
          <w:rFonts w:ascii="Arial" w:eastAsia="Times New Roman" w:hAnsi="Arial" w:cs="Arial"/>
          <w:color w:val="000000"/>
          <w:kern w:val="0"/>
          <w14:ligatures w14:val="none"/>
        </w:rPr>
        <w:tab/>
      </w:r>
      <w:r w:rsidRPr="00CD4B32">
        <w:rPr>
          <w:rFonts w:ascii="Arial" w:eastAsia="Times New Roman" w:hAnsi="Arial" w:cs="Arial"/>
          <w:color w:val="000000"/>
          <w:kern w:val="0"/>
          <w:u w:val="single"/>
          <w14:ligatures w14:val="none"/>
        </w:rPr>
        <w:t>Secure Storage Defined</w:t>
      </w:r>
      <w:r w:rsidRPr="00CD4B32">
        <w:rPr>
          <w:rFonts w:ascii="Arial" w:eastAsia="Times New Roman" w:hAnsi="Arial" w:cs="Arial"/>
          <w:color w:val="000000"/>
          <w:kern w:val="0"/>
          <w14:ligatures w14:val="none"/>
        </w:rPr>
        <w:t>. A Dealer shall at all times secure each Firearm in the inventory of the Dealer at the Business Premises that is stored, displayed, can be sold, assigned, leased, loaned, transferred, consigned, or given away; or received as collateral or sold to repay a loan provided by the Dealer (e.g., pawned Firearms),</w:t>
      </w:r>
      <w:ins w:id="130" w:author="Barriskill, Bianca" w:date="2026-09-23T17:17:00Z" w16du:dateUtc="2026-09-23T23:17:00Z">
        <w:r w:rsidRPr="00CD4B32">
          <w:rPr>
            <w:rFonts w:ascii="Arial" w:eastAsia="Times New Roman" w:hAnsi="Arial" w:cs="Arial"/>
            <w:color w:val="000000"/>
            <w:kern w:val="0"/>
            <w14:ligatures w14:val="none"/>
          </w:rPr>
          <w:t xml:space="preserve"> and each firearm received for repair or other work,</w:t>
        </w:r>
      </w:ins>
      <w:r w:rsidRPr="00CD4B32">
        <w:rPr>
          <w:rFonts w:ascii="Arial" w:eastAsia="Times New Roman" w:hAnsi="Arial" w:cs="Arial"/>
          <w:color w:val="000000"/>
          <w:kern w:val="0"/>
          <w14:ligatures w14:val="none"/>
        </w:rPr>
        <w:t xml:space="preserve"> in a manner that prevents unauthorized use of these Firearm(s) except when these Firearms are</w:t>
      </w:r>
      <w:ins w:id="131" w:author="Barriskill, Bianca" w:date="2026-09-23T17:18:00Z" w16du:dateUtc="2026-09-23T23:18:00Z">
        <w:r w:rsidRPr="00CD4B32">
          <w:rPr>
            <w:rFonts w:ascii="Arial" w:eastAsia="Times New Roman" w:hAnsi="Arial" w:cs="Arial"/>
            <w:color w:val="000000"/>
            <w:kern w:val="0"/>
            <w14:ligatures w14:val="none"/>
          </w:rPr>
          <w:t xml:space="preserve"> under the direct control of a responsible person or employee.</w:t>
        </w:r>
      </w:ins>
      <w:r w:rsidRPr="00CD4B32">
        <w:rPr>
          <w:rFonts w:ascii="Arial" w:eastAsia="Times New Roman" w:hAnsi="Arial" w:cs="Arial"/>
          <w:color w:val="000000"/>
          <w:kern w:val="0"/>
          <w14:ligatures w14:val="none"/>
        </w:rPr>
        <w:t xml:space="preserve"> </w:t>
      </w:r>
      <w:del w:id="132" w:author="Barriskill, Bianca" w:date="2026-09-23T17:18:00Z" w16du:dateUtc="2026-09-23T23:18:00Z">
        <w:r w:rsidRPr="00CD4B32" w:rsidDel="0058689C">
          <w:rPr>
            <w:rFonts w:ascii="Arial" w:eastAsia="Times New Roman" w:hAnsi="Arial" w:cs="Arial"/>
            <w:color w:val="000000"/>
            <w:kern w:val="0"/>
            <w14:ligatures w14:val="none"/>
          </w:rPr>
          <w:delText>being shown to a customer, repaired, or otherwise worked on.</w:delText>
        </w:r>
      </w:del>
    </w:p>
    <w:p w14:paraId="2B5191E2" w14:textId="77777777" w:rsidR="00711A30" w:rsidRPr="00CD4B32" w:rsidRDefault="00711A30" w:rsidP="00F257C2">
      <w:pPr>
        <w:spacing w:before="0" w:after="120" w:line="360" w:lineRule="auto"/>
        <w:ind w:right="0"/>
        <w:rPr>
          <w:rFonts w:ascii="Arial" w:eastAsia="Times New Roman" w:hAnsi="Arial" w:cs="Arial"/>
          <w:kern w:val="0"/>
          <w14:ligatures w14:val="none"/>
        </w:rPr>
      </w:pPr>
      <w:r w:rsidRPr="00CD4B32">
        <w:rPr>
          <w:rFonts w:ascii="Arial" w:eastAsia="Times New Roman" w:hAnsi="Arial" w:cs="Arial"/>
          <w:color w:val="000000"/>
          <w:kern w:val="0"/>
          <w14:ligatures w14:val="none"/>
        </w:rPr>
        <w:t>1.</w:t>
      </w:r>
      <w:r w:rsidRPr="00CD4B32">
        <w:rPr>
          <w:rFonts w:ascii="Arial" w:eastAsia="Times New Roman" w:hAnsi="Arial" w:cs="Arial"/>
          <w:color w:val="000000"/>
          <w:kern w:val="0"/>
          <w14:ligatures w14:val="none"/>
        </w:rPr>
        <w:tab/>
        <w:t>A Dealer shall secure each Firearm described in subparagraph (A) of this Rule using at least one of the following methods:</w:t>
      </w:r>
    </w:p>
    <w:p w14:paraId="50FE8AAB"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r w:rsidRPr="00CD4B32">
        <w:rPr>
          <w:rFonts w:ascii="Arial" w:eastAsia="Times New Roman" w:hAnsi="Arial" w:cs="Arial"/>
          <w:color w:val="000000"/>
          <w:kern w:val="0"/>
          <w14:ligatures w14:val="none"/>
        </w:rPr>
        <w:t>a.</w:t>
      </w:r>
      <w:r w:rsidRPr="00CD4B32">
        <w:rPr>
          <w:rFonts w:ascii="Arial" w:eastAsia="Times New Roman" w:hAnsi="Arial" w:cs="Arial"/>
          <w:color w:val="000000"/>
          <w:kern w:val="0"/>
          <w14:ligatures w14:val="none"/>
        </w:rPr>
        <w:tab/>
        <w:t>Storing the Firearm in a locked, tamper-</w:t>
      </w:r>
      <w:del w:id="133" w:author="Barriskill, Bianca" w:date="2026-09-23T17:18:00Z" w16du:dateUtc="2026-09-23T23:18:00Z">
        <w:r w:rsidRPr="00CD4B32" w:rsidDel="0058689C">
          <w:rPr>
            <w:rFonts w:ascii="Arial" w:eastAsia="Times New Roman" w:hAnsi="Arial" w:cs="Arial"/>
            <w:color w:val="000000"/>
            <w:kern w:val="0"/>
            <w14:ligatures w14:val="none"/>
          </w:rPr>
          <w:delText>proof</w:delText>
        </w:r>
      </w:del>
      <w:r w:rsidRPr="00CD4B32">
        <w:rPr>
          <w:rFonts w:ascii="Arial" w:eastAsia="Times New Roman" w:hAnsi="Arial" w:cs="Arial"/>
          <w:color w:val="000000"/>
          <w:kern w:val="0"/>
          <w14:ligatures w14:val="none"/>
        </w:rPr>
        <w:t xml:space="preserve"> </w:t>
      </w:r>
      <w:ins w:id="134" w:author="Barriskill, Bianca" w:date="2026-09-23T17:18:00Z" w16du:dateUtc="2026-09-23T23:18:00Z">
        <w:r w:rsidRPr="00CD4B32">
          <w:rPr>
            <w:rFonts w:ascii="Arial" w:eastAsia="Times New Roman" w:hAnsi="Arial" w:cs="Arial"/>
            <w:color w:val="000000"/>
            <w:kern w:val="0"/>
            <w14:ligatures w14:val="none"/>
          </w:rPr>
          <w:t xml:space="preserve">resistant </w:t>
        </w:r>
      </w:ins>
      <w:r w:rsidRPr="00CD4B32">
        <w:rPr>
          <w:rFonts w:ascii="Arial" w:eastAsia="Times New Roman" w:hAnsi="Arial" w:cs="Arial"/>
          <w:color w:val="000000"/>
          <w:kern w:val="0"/>
          <w14:ligatures w14:val="none"/>
        </w:rPr>
        <w:t>container.</w:t>
      </w:r>
    </w:p>
    <w:p w14:paraId="2673CE56"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r w:rsidRPr="00CD4B32">
        <w:rPr>
          <w:rFonts w:ascii="Arial" w:eastAsia="Times New Roman" w:hAnsi="Arial" w:cs="Arial"/>
          <w:color w:val="000000"/>
          <w:kern w:val="0"/>
          <w14:ligatures w14:val="none"/>
        </w:rPr>
        <w:t>b.</w:t>
      </w:r>
      <w:r w:rsidRPr="00CD4B32">
        <w:rPr>
          <w:rFonts w:ascii="Arial" w:eastAsia="Times New Roman" w:hAnsi="Arial" w:cs="Arial"/>
          <w:color w:val="000000"/>
          <w:kern w:val="0"/>
          <w14:ligatures w14:val="none"/>
        </w:rPr>
        <w:tab/>
        <w:t>Storing the Firearm in a locked metal safe</w:t>
      </w:r>
      <w:ins w:id="135" w:author="Barriskill, Bianca" w:date="2026-09-23T17:18:00Z" w16du:dateUtc="2026-09-23T23:18:00Z">
        <w:r w:rsidRPr="00CD4B32">
          <w:rPr>
            <w:rFonts w:ascii="Arial" w:eastAsia="Times New Roman" w:hAnsi="Arial" w:cs="Arial"/>
            <w:color w:val="000000"/>
            <w:kern w:val="0"/>
            <w14:ligatures w14:val="none"/>
          </w:rPr>
          <w:t>, vault</w:t>
        </w:r>
      </w:ins>
      <w:r w:rsidRPr="00CD4B32">
        <w:rPr>
          <w:rFonts w:ascii="Arial" w:eastAsia="Times New Roman" w:hAnsi="Arial" w:cs="Arial"/>
          <w:color w:val="000000"/>
          <w:kern w:val="0"/>
          <w14:ligatures w14:val="none"/>
        </w:rPr>
        <w:t xml:space="preserve"> or </w:t>
      </w:r>
      <w:ins w:id="136" w:author="Barriskill, Bianca" w:date="2026-09-23T17:19:00Z" w16du:dateUtc="2026-09-23T23:19:00Z">
        <w:r w:rsidRPr="00CD4B32">
          <w:rPr>
            <w:rFonts w:ascii="Arial" w:eastAsia="Times New Roman" w:hAnsi="Arial" w:cs="Arial"/>
            <w:color w:val="000000"/>
            <w:kern w:val="0"/>
            <w14:ligatures w14:val="none"/>
          </w:rPr>
          <w:t xml:space="preserve">secured storage room that is not accessible to the public. </w:t>
        </w:r>
      </w:ins>
      <w:del w:id="137" w:author="Barriskill, Bianca" w:date="2026-09-23T17:19:00Z" w16du:dateUtc="2026-09-23T23:19:00Z">
        <w:r w:rsidRPr="00CD4B32" w:rsidDel="0058689C">
          <w:rPr>
            <w:rFonts w:ascii="Arial" w:eastAsia="Times New Roman" w:hAnsi="Arial" w:cs="Arial"/>
            <w:color w:val="000000"/>
            <w:kern w:val="0"/>
            <w14:ligatures w14:val="none"/>
          </w:rPr>
          <w:delText>safe room.</w:delText>
        </w:r>
      </w:del>
    </w:p>
    <w:p w14:paraId="24BCFDDC"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r w:rsidRPr="00CD4B32">
        <w:rPr>
          <w:rFonts w:ascii="Arial" w:eastAsia="Times New Roman" w:hAnsi="Arial" w:cs="Arial"/>
          <w:color w:val="000000"/>
          <w:kern w:val="0"/>
          <w14:ligatures w14:val="none"/>
        </w:rPr>
        <w:t>c.</w:t>
      </w:r>
      <w:r w:rsidRPr="00CD4B32">
        <w:rPr>
          <w:rFonts w:ascii="Arial" w:eastAsia="Times New Roman" w:hAnsi="Arial" w:cs="Arial"/>
          <w:color w:val="000000"/>
          <w:kern w:val="0"/>
          <w14:ligatures w14:val="none"/>
        </w:rPr>
        <w:tab/>
        <w:t>Storing the Firearm in a locked</w:t>
      </w:r>
      <w:r w:rsidRPr="00CD4B32">
        <w:rPr>
          <w:rFonts w:ascii="Arial" w:eastAsia="Times New Roman" w:hAnsi="Arial" w:cs="Arial"/>
          <w:color w:val="A20000"/>
          <w:kern w:val="0"/>
          <w14:ligatures w14:val="none"/>
        </w:rPr>
        <w:t xml:space="preserve"> </w:t>
      </w:r>
      <w:r w:rsidRPr="00CD4B32">
        <w:rPr>
          <w:rFonts w:ascii="Arial" w:eastAsia="Times New Roman" w:hAnsi="Arial" w:cs="Arial"/>
          <w:color w:val="000000"/>
          <w:kern w:val="0"/>
          <w14:ligatures w14:val="none"/>
        </w:rPr>
        <w:t>display case, which may include the use of shatter-proof glass or shatter-resistant film.</w:t>
      </w:r>
    </w:p>
    <w:p w14:paraId="65661189" w14:textId="77777777" w:rsidR="00711A30" w:rsidRPr="00CD4B32" w:rsidRDefault="00711A30" w:rsidP="00F257C2">
      <w:pPr>
        <w:spacing w:before="0" w:after="120" w:line="360" w:lineRule="auto"/>
        <w:ind w:left="2520" w:right="0"/>
        <w:rPr>
          <w:ins w:id="138" w:author="Barriskill, Bianca" w:date="2026-09-23T17:20:00Z" w16du:dateUtc="2026-09-23T23:20:00Z"/>
          <w:rFonts w:ascii="Arial" w:eastAsia="Times New Roman" w:hAnsi="Arial" w:cs="Arial"/>
          <w:color w:val="000000"/>
          <w:kern w:val="0"/>
          <w14:ligatures w14:val="none"/>
        </w:rPr>
      </w:pPr>
      <w:r w:rsidRPr="00CD4B32">
        <w:rPr>
          <w:rFonts w:ascii="Arial" w:eastAsia="Times New Roman" w:hAnsi="Arial" w:cs="Arial"/>
          <w:color w:val="000000"/>
          <w:kern w:val="0"/>
          <w14:ligatures w14:val="none"/>
        </w:rPr>
        <w:t>d.</w:t>
      </w:r>
      <w:r w:rsidRPr="00CD4B32">
        <w:rPr>
          <w:rFonts w:ascii="Arial" w:eastAsia="Times New Roman" w:hAnsi="Arial" w:cs="Arial"/>
          <w:color w:val="000000"/>
          <w:kern w:val="0"/>
          <w14:ligatures w14:val="none"/>
        </w:rPr>
        <w:tab/>
        <w:t>Properly installing a Locking Device on the Firearm.</w:t>
      </w:r>
    </w:p>
    <w:p w14:paraId="1188D1BE"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ins w:id="139" w:author="Barriskill, Bianca" w:date="2026-09-23T17:20:00Z" w16du:dateUtc="2026-09-23T23:20:00Z">
        <w:r w:rsidRPr="00CD4B32">
          <w:rPr>
            <w:rFonts w:ascii="Arial" w:eastAsia="Times New Roman" w:hAnsi="Arial" w:cs="Arial"/>
            <w:color w:val="000000"/>
            <w:kern w:val="0"/>
            <w14:ligatures w14:val="none"/>
          </w:rPr>
          <w:t xml:space="preserve">e. </w:t>
        </w:r>
        <w:r w:rsidRPr="00CD4B32">
          <w:rPr>
            <w:rFonts w:ascii="Arial" w:eastAsia="Times New Roman" w:hAnsi="Arial" w:cs="Arial"/>
            <w:color w:val="000000"/>
            <w:kern w:val="0"/>
            <w14:ligatures w14:val="none"/>
          </w:rPr>
          <w:tab/>
          <w:t>Securing the firearm on a rack,</w:t>
        </w:r>
      </w:ins>
      <w:ins w:id="140" w:author="Barriskill, Bianca" w:date="2026-09-23T17:21:00Z" w16du:dateUtc="2026-09-23T23:21:00Z">
        <w:r w:rsidRPr="00CD4B32">
          <w:rPr>
            <w:rFonts w:ascii="Arial" w:eastAsia="Times New Roman" w:hAnsi="Arial" w:cs="Arial"/>
            <w:color w:val="000000"/>
            <w:kern w:val="0"/>
            <w14:ligatures w14:val="none"/>
          </w:rPr>
          <w:t xml:space="preserve"> wall display, or fixture located in an area not </w:t>
        </w:r>
      </w:ins>
      <w:ins w:id="141" w:author="Barriskill, Bianca" w:date="2026-09-23T17:26:00Z" w16du:dateUtc="2026-09-23T23:26:00Z">
        <w:r w:rsidRPr="00CD4B32">
          <w:rPr>
            <w:rFonts w:ascii="Arial" w:eastAsia="Times New Roman" w:hAnsi="Arial" w:cs="Arial"/>
            <w:color w:val="000000"/>
            <w:kern w:val="0"/>
            <w14:ligatures w14:val="none"/>
          </w:rPr>
          <w:t>accessible</w:t>
        </w:r>
      </w:ins>
      <w:ins w:id="142" w:author="Barriskill, Bianca" w:date="2026-09-23T17:21:00Z" w16du:dateUtc="2026-09-23T23:21:00Z">
        <w:r w:rsidRPr="00CD4B32">
          <w:rPr>
            <w:rFonts w:ascii="Arial" w:eastAsia="Times New Roman" w:hAnsi="Arial" w:cs="Arial"/>
            <w:color w:val="000000"/>
            <w:kern w:val="0"/>
            <w14:ligatures w14:val="none"/>
          </w:rPr>
          <w:t xml:space="preserve"> to the public, such as behind a sales counter, using a locking cable, rod, bar, or similar system that prevents remova</w:t>
        </w:r>
      </w:ins>
      <w:ins w:id="143" w:author="Barriskill, Bianca" w:date="2026-09-23T17:22:00Z" w16du:dateUtc="2026-09-23T23:22:00Z">
        <w:r w:rsidRPr="00CD4B32">
          <w:rPr>
            <w:rFonts w:ascii="Arial" w:eastAsia="Times New Roman" w:hAnsi="Arial" w:cs="Arial"/>
            <w:color w:val="000000"/>
            <w:kern w:val="0"/>
            <w14:ligatures w14:val="none"/>
          </w:rPr>
          <w:t xml:space="preserve">l of the firearm without a key, combination, or other means controlled by the </w:t>
        </w:r>
      </w:ins>
      <w:ins w:id="144" w:author="Barriskill, Bianca" w:date="2026-09-23T17:38:00Z" w16du:dateUtc="2026-09-23T23:38:00Z">
        <w:r w:rsidRPr="00CD4B32">
          <w:rPr>
            <w:rFonts w:ascii="Arial" w:eastAsia="Times New Roman" w:hAnsi="Arial" w:cs="Arial"/>
            <w:color w:val="000000"/>
            <w:kern w:val="0"/>
            <w14:ligatures w14:val="none"/>
          </w:rPr>
          <w:t>D</w:t>
        </w:r>
      </w:ins>
      <w:ins w:id="145" w:author="Barriskill, Bianca" w:date="2026-09-23T17:22:00Z" w16du:dateUtc="2026-09-23T23:22:00Z">
        <w:r w:rsidRPr="00CD4B32">
          <w:rPr>
            <w:rFonts w:ascii="Arial" w:eastAsia="Times New Roman" w:hAnsi="Arial" w:cs="Arial"/>
            <w:color w:val="000000"/>
            <w:kern w:val="0"/>
            <w14:ligatures w14:val="none"/>
          </w:rPr>
          <w:t>ealer.</w:t>
        </w:r>
      </w:ins>
    </w:p>
    <w:p w14:paraId="4BAF312A"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del w:id="146" w:author="Barriskill, Bianca" w:date="2026-09-23T17:22:00Z" w16du:dateUtc="2026-09-23T23:22:00Z">
        <w:r w:rsidRPr="00CD4B32" w:rsidDel="0058689C">
          <w:rPr>
            <w:rFonts w:ascii="Arial" w:eastAsia="Times New Roman" w:hAnsi="Arial" w:cs="Arial"/>
            <w:color w:val="000000"/>
            <w:kern w:val="0"/>
            <w14:ligatures w14:val="none"/>
          </w:rPr>
          <w:delText>e.</w:delText>
        </w:r>
      </w:del>
      <w:ins w:id="147" w:author="Barriskill, Bianca" w:date="2026-09-23T17:22:00Z" w16du:dateUtc="2026-09-23T23:22:00Z">
        <w:r w:rsidRPr="00CD4B32">
          <w:rPr>
            <w:rFonts w:ascii="Arial" w:eastAsia="Times New Roman" w:hAnsi="Arial" w:cs="Arial"/>
            <w:color w:val="000000"/>
            <w:kern w:val="0"/>
            <w14:ligatures w14:val="none"/>
          </w:rPr>
          <w:t>f.</w:t>
        </w:r>
      </w:ins>
      <w:r w:rsidRPr="00CD4B32">
        <w:rPr>
          <w:rFonts w:ascii="Arial" w:eastAsia="Times New Roman" w:hAnsi="Arial" w:cs="Arial"/>
          <w:color w:val="000000"/>
          <w:kern w:val="0"/>
          <w14:ligatures w14:val="none"/>
        </w:rPr>
        <w:tab/>
        <w:t>If the Firearm is a Personalized Firearm as defined in 18-12-101(</w:t>
      </w:r>
      <w:proofErr w:type="gramStart"/>
      <w:r w:rsidRPr="00CD4B32">
        <w:rPr>
          <w:rFonts w:ascii="Arial" w:eastAsia="Times New Roman" w:hAnsi="Arial" w:cs="Arial"/>
          <w:color w:val="000000"/>
          <w:kern w:val="0"/>
          <w14:ligatures w14:val="none"/>
        </w:rPr>
        <w:t>1)(</w:t>
      </w:r>
      <w:proofErr w:type="gramEnd"/>
      <w:r w:rsidRPr="00CD4B32">
        <w:rPr>
          <w:rFonts w:ascii="Arial" w:eastAsia="Times New Roman" w:hAnsi="Arial" w:cs="Arial"/>
          <w:color w:val="000000"/>
          <w:kern w:val="0"/>
          <w14:ligatures w14:val="none"/>
        </w:rPr>
        <w:t>g.2), C.R.S., activating the safety characteristics of the Firearm.</w:t>
      </w:r>
    </w:p>
    <w:p w14:paraId="19467163"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del w:id="148" w:author="Barriskill, Bianca" w:date="2026-09-23T17:22:00Z" w16du:dateUtc="2026-09-23T23:22:00Z">
        <w:r w:rsidRPr="00CD4B32" w:rsidDel="0058689C">
          <w:rPr>
            <w:rFonts w:ascii="Arial" w:eastAsia="Times New Roman" w:hAnsi="Arial" w:cs="Arial"/>
            <w:color w:val="000000"/>
            <w:kern w:val="0"/>
            <w14:ligatures w14:val="none"/>
          </w:rPr>
          <w:delText>f.</w:delText>
        </w:r>
      </w:del>
      <w:ins w:id="149" w:author="Barriskill, Bianca" w:date="2026-09-23T17:22:00Z" w16du:dateUtc="2026-09-23T23:22:00Z">
        <w:r w:rsidRPr="00CD4B32">
          <w:rPr>
            <w:rFonts w:ascii="Arial" w:eastAsia="Times New Roman" w:hAnsi="Arial" w:cs="Arial"/>
            <w:color w:val="000000"/>
            <w:kern w:val="0"/>
            <w14:ligatures w14:val="none"/>
          </w:rPr>
          <w:t>g</w:t>
        </w:r>
      </w:ins>
      <w:r w:rsidRPr="00CD4B32">
        <w:rPr>
          <w:rFonts w:ascii="Arial" w:eastAsia="Times New Roman" w:hAnsi="Arial" w:cs="Arial"/>
          <w:color w:val="000000"/>
          <w:kern w:val="0"/>
          <w14:ligatures w14:val="none"/>
        </w:rPr>
        <w:tab/>
        <w:t>A method as set forth in 18 U.S.C. 921(a)(34).</w:t>
      </w:r>
    </w:p>
    <w:p w14:paraId="37B6AA9B"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del w:id="150" w:author="Barriskill, Bianca" w:date="2026-09-23T17:23:00Z" w16du:dateUtc="2026-09-23T23:23:00Z">
        <w:r w:rsidRPr="00CD4B32" w:rsidDel="0058689C">
          <w:rPr>
            <w:rFonts w:ascii="Arial" w:eastAsia="Times New Roman" w:hAnsi="Arial" w:cs="Arial"/>
            <w:color w:val="000000"/>
            <w:kern w:val="0"/>
            <w14:ligatures w14:val="none"/>
          </w:rPr>
          <w:delText>g.</w:delText>
        </w:r>
      </w:del>
      <w:ins w:id="151" w:author="Barriskill, Bianca" w:date="2026-09-23T17:23:00Z" w16du:dateUtc="2026-09-23T23:23:00Z">
        <w:r w:rsidRPr="00CD4B32">
          <w:rPr>
            <w:rFonts w:ascii="Arial" w:eastAsia="Times New Roman" w:hAnsi="Arial" w:cs="Arial"/>
            <w:color w:val="000000"/>
            <w:kern w:val="0"/>
            <w14:ligatures w14:val="none"/>
          </w:rPr>
          <w:t>h.</w:t>
        </w:r>
      </w:ins>
      <w:r w:rsidRPr="00CD4B32">
        <w:rPr>
          <w:rFonts w:ascii="Arial" w:eastAsia="Times New Roman" w:hAnsi="Arial" w:cs="Arial"/>
          <w:color w:val="000000"/>
          <w:kern w:val="0"/>
          <w14:ligatures w14:val="none"/>
        </w:rPr>
        <w:tab/>
        <w:t>Any other secure storage methods reasonably designed to prevent unauthorized use of a Firearm, approved in advance by the Division in writing.</w:t>
      </w:r>
    </w:p>
    <w:p w14:paraId="4055B586" w14:textId="77777777" w:rsidR="00711A30" w:rsidRPr="00CD4B32" w:rsidRDefault="00711A30" w:rsidP="00F257C2">
      <w:pPr>
        <w:spacing w:before="0" w:after="120" w:line="360" w:lineRule="auto"/>
        <w:ind w:right="0"/>
        <w:rPr>
          <w:rFonts w:ascii="Arial" w:eastAsia="Times New Roman" w:hAnsi="Arial" w:cs="Arial"/>
          <w:kern w:val="0"/>
          <w14:ligatures w14:val="none"/>
        </w:rPr>
      </w:pPr>
      <w:r w:rsidRPr="00CD4B32">
        <w:rPr>
          <w:rFonts w:ascii="Arial" w:eastAsia="Times New Roman" w:hAnsi="Arial" w:cs="Arial"/>
          <w:color w:val="000000"/>
          <w:kern w:val="0"/>
          <w14:ligatures w14:val="none"/>
        </w:rPr>
        <w:lastRenderedPageBreak/>
        <w:t>2.</w:t>
      </w:r>
      <w:r w:rsidRPr="00CD4B32">
        <w:rPr>
          <w:rFonts w:ascii="Arial" w:eastAsia="Times New Roman" w:hAnsi="Arial" w:cs="Arial"/>
          <w:color w:val="000000"/>
          <w:kern w:val="0"/>
          <w14:ligatures w14:val="none"/>
        </w:rPr>
        <w:tab/>
        <w:t>No Firearm shall be considered securely stored if loaded</w:t>
      </w:r>
      <w:ins w:id="152" w:author="Barriskill, Bianca" w:date="2026-09-23T17:23:00Z" w16du:dateUtc="2026-09-23T23:23:00Z">
        <w:r w:rsidRPr="00CD4B32">
          <w:rPr>
            <w:rFonts w:ascii="Arial" w:eastAsia="Times New Roman" w:hAnsi="Arial" w:cs="Arial"/>
            <w:color w:val="000000"/>
            <w:kern w:val="0"/>
            <w14:ligatures w14:val="none"/>
          </w:rPr>
          <w:t>.</w:t>
        </w:r>
      </w:ins>
      <w:del w:id="153" w:author="Barriskill, Bianca" w:date="2026-09-23T17:23:00Z" w16du:dateUtc="2026-09-23T23:23:00Z">
        <w:r w:rsidRPr="00CD4B32" w:rsidDel="0058689C">
          <w:rPr>
            <w:rFonts w:ascii="Arial" w:eastAsia="Times New Roman" w:hAnsi="Arial" w:cs="Arial"/>
            <w:color w:val="000000"/>
            <w:kern w:val="0"/>
            <w14:ligatures w14:val="none"/>
          </w:rPr>
          <w:delText xml:space="preserve"> with ammunition.</w:delText>
        </w:r>
      </w:del>
      <w:ins w:id="154" w:author="Barriskill, Bianca" w:date="2026-09-23T17:23:00Z" w16du:dateUtc="2026-09-23T23:23:00Z">
        <w:r w:rsidRPr="00CD4B32">
          <w:rPr>
            <w:rFonts w:ascii="Arial" w:eastAsia="Times New Roman" w:hAnsi="Arial" w:cs="Arial"/>
            <w:color w:val="000000"/>
            <w:kern w:val="0"/>
            <w14:ligatures w14:val="none"/>
          </w:rPr>
          <w:t xml:space="preserve"> A Dealer that receives a loaded firearm shall unload it upon receipt o</w:t>
        </w:r>
      </w:ins>
      <w:ins w:id="155" w:author="Barriskill, Bianca" w:date="2026-09-23T17:24:00Z" w16du:dateUtc="2026-09-23T23:24:00Z">
        <w:r w:rsidRPr="00CD4B32">
          <w:rPr>
            <w:rFonts w:ascii="Arial" w:eastAsia="Times New Roman" w:hAnsi="Arial" w:cs="Arial"/>
            <w:color w:val="000000"/>
            <w:kern w:val="0"/>
            <w14:ligatures w14:val="none"/>
          </w:rPr>
          <w:t>r as soon as safely practicable.</w:t>
        </w:r>
      </w:ins>
    </w:p>
    <w:p w14:paraId="2C466AC9" w14:textId="77777777" w:rsidR="00711A30" w:rsidRPr="00CD4B32" w:rsidRDefault="00711A30" w:rsidP="00F257C2">
      <w:pPr>
        <w:spacing w:before="0" w:after="120" w:line="360" w:lineRule="auto"/>
        <w:ind w:right="0"/>
        <w:rPr>
          <w:rFonts w:ascii="Arial" w:eastAsia="Times New Roman" w:hAnsi="Arial" w:cs="Arial"/>
          <w:kern w:val="0"/>
          <w14:ligatures w14:val="none"/>
        </w:rPr>
      </w:pPr>
      <w:r w:rsidRPr="00CD4B32">
        <w:rPr>
          <w:rFonts w:ascii="Arial" w:eastAsia="Times New Roman" w:hAnsi="Arial" w:cs="Arial"/>
          <w:color w:val="000000"/>
          <w:kern w:val="0"/>
          <w14:ligatures w14:val="none"/>
        </w:rPr>
        <w:t>3.</w:t>
      </w:r>
      <w:r w:rsidRPr="00CD4B32">
        <w:rPr>
          <w:rFonts w:ascii="Arial" w:eastAsia="Times New Roman" w:hAnsi="Arial" w:cs="Arial"/>
          <w:color w:val="000000"/>
          <w:kern w:val="0"/>
          <w14:ligatures w14:val="none"/>
        </w:rPr>
        <w:tab/>
        <w:t>In addition to the requirements of subparagraphs (A)(1) and (2) of this Rule, a Dealer shall also:</w:t>
      </w:r>
    </w:p>
    <w:p w14:paraId="2EBAEBE4"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r w:rsidRPr="00CD4B32">
        <w:rPr>
          <w:rFonts w:ascii="Arial" w:eastAsia="Times New Roman" w:hAnsi="Arial" w:cs="Arial"/>
          <w:color w:val="000000"/>
          <w:kern w:val="0"/>
          <w14:ligatures w14:val="none"/>
        </w:rPr>
        <w:t>a.</w:t>
      </w:r>
      <w:r w:rsidRPr="00CD4B32">
        <w:rPr>
          <w:rFonts w:ascii="Arial" w:eastAsia="Times New Roman" w:hAnsi="Arial" w:cs="Arial"/>
          <w:color w:val="000000"/>
          <w:kern w:val="0"/>
          <w14:ligatures w14:val="none"/>
        </w:rPr>
        <w:tab/>
        <w:t>Keep and maintain all locks and other security equipment in good working order;</w:t>
      </w:r>
    </w:p>
    <w:p w14:paraId="78570858" w14:textId="77777777" w:rsidR="00711A30" w:rsidRPr="00CD4B32" w:rsidRDefault="00711A30" w:rsidP="00F257C2">
      <w:pPr>
        <w:spacing w:before="0" w:after="120" w:line="360" w:lineRule="auto"/>
        <w:ind w:left="2520" w:right="0"/>
        <w:rPr>
          <w:rFonts w:ascii="Arial" w:eastAsia="Times New Roman" w:hAnsi="Arial" w:cs="Arial"/>
          <w:kern w:val="0"/>
          <w14:ligatures w14:val="none"/>
        </w:rPr>
      </w:pPr>
      <w:r w:rsidRPr="00CD4B32">
        <w:rPr>
          <w:rFonts w:ascii="Arial" w:eastAsia="Times New Roman" w:hAnsi="Arial" w:cs="Arial"/>
          <w:color w:val="000000"/>
          <w:kern w:val="0"/>
          <w14:ligatures w14:val="none"/>
        </w:rPr>
        <w:t>b.</w:t>
      </w:r>
      <w:r w:rsidRPr="00CD4B32">
        <w:rPr>
          <w:rFonts w:ascii="Arial" w:eastAsia="Times New Roman" w:hAnsi="Arial" w:cs="Arial"/>
          <w:color w:val="000000"/>
          <w:kern w:val="0"/>
          <w14:ligatures w14:val="none"/>
        </w:rPr>
        <w:tab/>
        <w:t xml:space="preserve">Ensure that any keys or other security measures, such as combination numbers, codes, passwords or electronic or biometric security systems, used in the securing of Firearms described in subparagraph (A) of this Rule at the Dealer’s Business Premises are stored in a location that is accessible only to Responsible Persons and Employees; </w:t>
      </w:r>
      <w:del w:id="156" w:author="Barriskill, Bianca" w:date="2026-09-23T17:24:00Z" w16du:dateUtc="2026-09-23T23:24:00Z">
        <w:r w:rsidRPr="00CD4B32" w:rsidDel="0058689C">
          <w:rPr>
            <w:rFonts w:ascii="Arial" w:eastAsia="Times New Roman" w:hAnsi="Arial" w:cs="Arial"/>
            <w:color w:val="000000"/>
            <w:kern w:val="0"/>
            <w14:ligatures w14:val="none"/>
          </w:rPr>
          <w:delText>and</w:delText>
        </w:r>
      </w:del>
    </w:p>
    <w:p w14:paraId="0D19548B" w14:textId="77777777" w:rsidR="00711A30" w:rsidRPr="00CD4B32" w:rsidRDefault="00711A30" w:rsidP="00F257C2">
      <w:pPr>
        <w:spacing w:before="0" w:after="120" w:line="360" w:lineRule="auto"/>
        <w:ind w:left="2520" w:right="0"/>
        <w:rPr>
          <w:ins w:id="157" w:author="Barriskill, Bianca" w:date="2026-09-23T17:24:00Z" w16du:dateUtc="2026-09-23T23:24:00Z"/>
          <w:rFonts w:ascii="Arial" w:eastAsia="Times New Roman" w:hAnsi="Arial" w:cs="Arial"/>
          <w:color w:val="000000"/>
          <w:kern w:val="0"/>
          <w14:ligatures w14:val="none"/>
        </w:rPr>
      </w:pPr>
      <w:r w:rsidRPr="00CD4B32">
        <w:rPr>
          <w:rFonts w:ascii="Arial" w:eastAsia="Times New Roman" w:hAnsi="Arial" w:cs="Arial"/>
          <w:color w:val="000000"/>
          <w:kern w:val="0"/>
          <w14:ligatures w14:val="none"/>
        </w:rPr>
        <w:t>c.</w:t>
      </w:r>
      <w:r w:rsidRPr="00CD4B32">
        <w:rPr>
          <w:rFonts w:ascii="Arial" w:eastAsia="Times New Roman" w:hAnsi="Arial" w:cs="Arial"/>
          <w:color w:val="000000"/>
          <w:kern w:val="0"/>
          <w14:ligatures w14:val="none"/>
        </w:rPr>
        <w:tab/>
      </w:r>
      <w:del w:id="158" w:author="Barriskill, Bianca" w:date="2026-09-23T17:24:00Z" w16du:dateUtc="2026-09-23T23:24:00Z">
        <w:r w:rsidRPr="00CD4B32" w:rsidDel="0058689C">
          <w:rPr>
            <w:rFonts w:ascii="Arial" w:eastAsia="Times New Roman" w:hAnsi="Arial" w:cs="Arial"/>
            <w:color w:val="000000"/>
            <w:kern w:val="0"/>
            <w14:ligatures w14:val="none"/>
          </w:rPr>
          <w:delText>Keep the Dealer’s Business Premises securely locked and protected from unauthorized entry at all times outside normal business hours</w:delText>
        </w:r>
      </w:del>
      <w:del w:id="159" w:author="Barriskill, Bianca" w:date="2026-09-23T17:26:00Z" w16du:dateUtc="2026-09-23T23:26:00Z">
        <w:r w:rsidRPr="00CD4B32" w:rsidDel="00601BC5">
          <w:rPr>
            <w:rFonts w:ascii="Arial" w:eastAsia="Times New Roman" w:hAnsi="Arial" w:cs="Arial"/>
            <w:color w:val="000000"/>
            <w:kern w:val="0"/>
            <w14:ligatures w14:val="none"/>
          </w:rPr>
          <w:delText>.</w:delText>
        </w:r>
      </w:del>
      <w:ins w:id="160" w:author="Barriskill, Bianca" w:date="2026-09-23T17:24:00Z" w16du:dateUtc="2026-09-23T23:24:00Z">
        <w:r w:rsidRPr="00CD4B32">
          <w:rPr>
            <w:rFonts w:ascii="Arial" w:eastAsia="Times New Roman" w:hAnsi="Arial" w:cs="Arial"/>
            <w:color w:val="000000"/>
            <w:kern w:val="0"/>
            <w14:ligatures w14:val="none"/>
          </w:rPr>
          <w:t>Chan</w:t>
        </w:r>
      </w:ins>
      <w:ins w:id="161" w:author="Barriskill, Bianca" w:date="2026-09-23T17:25:00Z" w16du:dateUtc="2026-09-23T23:25:00Z">
        <w:r w:rsidRPr="00CD4B32">
          <w:rPr>
            <w:rFonts w:ascii="Arial" w:eastAsia="Times New Roman" w:hAnsi="Arial" w:cs="Arial"/>
            <w:color w:val="000000"/>
            <w:kern w:val="0"/>
            <w14:ligatures w14:val="none"/>
          </w:rPr>
          <w:t>g</w:t>
        </w:r>
      </w:ins>
      <w:ins w:id="162" w:author="Barriskill, Bianca" w:date="2026-09-23T17:24:00Z" w16du:dateUtc="2026-09-23T23:24:00Z">
        <w:r w:rsidRPr="00CD4B32">
          <w:rPr>
            <w:rFonts w:ascii="Arial" w:eastAsia="Times New Roman" w:hAnsi="Arial" w:cs="Arial"/>
            <w:color w:val="000000"/>
            <w:kern w:val="0"/>
            <w14:ligatures w14:val="none"/>
          </w:rPr>
          <w:t>e co</w:t>
        </w:r>
      </w:ins>
      <w:ins w:id="163" w:author="Barriskill, Bianca" w:date="2026-09-23T17:25:00Z" w16du:dateUtc="2026-09-23T23:25:00Z">
        <w:r w:rsidRPr="00CD4B32">
          <w:rPr>
            <w:rFonts w:ascii="Arial" w:eastAsia="Times New Roman" w:hAnsi="Arial" w:cs="Arial"/>
            <w:color w:val="000000"/>
            <w:kern w:val="0"/>
            <w14:ligatures w14:val="none"/>
          </w:rPr>
          <w:t>mbinations, codes, and passwords within a reasonable time after an Employee or Responsible Person separates from employment; and</w:t>
        </w:r>
      </w:ins>
    </w:p>
    <w:p w14:paraId="356FFF62" w14:textId="024C4F72" w:rsidR="00711A30" w:rsidRPr="00CD4B32" w:rsidRDefault="00711A30" w:rsidP="00F257C2">
      <w:pPr>
        <w:spacing w:before="0" w:after="120" w:line="360" w:lineRule="auto"/>
        <w:ind w:left="2520" w:right="0"/>
        <w:rPr>
          <w:rFonts w:ascii="Arial" w:eastAsia="Times New Roman" w:hAnsi="Arial" w:cs="Arial"/>
          <w:kern w:val="0"/>
          <w14:ligatures w14:val="none"/>
        </w:rPr>
      </w:pPr>
      <w:ins w:id="164" w:author="Barriskill, Bianca" w:date="2026-09-23T17:24:00Z" w16du:dateUtc="2026-09-23T23:24:00Z">
        <w:r w:rsidRPr="00CD4B32">
          <w:rPr>
            <w:rFonts w:ascii="Arial" w:eastAsia="Times New Roman" w:hAnsi="Arial" w:cs="Arial"/>
            <w:color w:val="000000"/>
            <w:kern w:val="0"/>
            <w14:ligatures w14:val="none"/>
          </w:rPr>
          <w:t>d</w:t>
        </w:r>
        <w:proofErr w:type="gramStart"/>
        <w:r w:rsidRPr="00CD4B32">
          <w:rPr>
            <w:rFonts w:ascii="Arial" w:eastAsia="Times New Roman" w:hAnsi="Arial" w:cs="Arial"/>
            <w:color w:val="000000"/>
            <w:kern w:val="0"/>
            <w14:ligatures w14:val="none"/>
          </w:rPr>
          <w:t xml:space="preserve">. </w:t>
        </w:r>
        <w:r w:rsidRPr="00CD4B32">
          <w:rPr>
            <w:rFonts w:ascii="Arial" w:eastAsia="Times New Roman" w:hAnsi="Arial" w:cs="Arial"/>
            <w:color w:val="000000"/>
            <w:kern w:val="0"/>
            <w14:ligatures w14:val="none"/>
          </w:rPr>
          <w:tab/>
          <w:t>Keep</w:t>
        </w:r>
        <w:proofErr w:type="gramEnd"/>
        <w:r w:rsidRPr="00CD4B32">
          <w:rPr>
            <w:rFonts w:ascii="Arial" w:eastAsia="Times New Roman" w:hAnsi="Arial" w:cs="Arial"/>
            <w:color w:val="000000"/>
            <w:kern w:val="0"/>
            <w14:ligatures w14:val="none"/>
          </w:rPr>
          <w:t xml:space="preserve"> the Dealer’s Business Premises securely locked and </w:t>
        </w:r>
        <w:proofErr w:type="gramStart"/>
        <w:r w:rsidRPr="00CD4B32">
          <w:rPr>
            <w:rFonts w:ascii="Arial" w:eastAsia="Times New Roman" w:hAnsi="Arial" w:cs="Arial"/>
            <w:color w:val="000000"/>
            <w:kern w:val="0"/>
            <w14:ligatures w14:val="none"/>
          </w:rPr>
          <w:t>protected from unauthorized entry at all times</w:t>
        </w:r>
        <w:proofErr w:type="gramEnd"/>
        <w:r w:rsidRPr="00CD4B32">
          <w:rPr>
            <w:rFonts w:ascii="Arial" w:eastAsia="Times New Roman" w:hAnsi="Arial" w:cs="Arial"/>
            <w:color w:val="000000"/>
            <w:kern w:val="0"/>
            <w14:ligatures w14:val="none"/>
          </w:rPr>
          <w:t xml:space="preserve"> outside normal business hours.</w:t>
        </w:r>
      </w:ins>
    </w:p>
    <w:p w14:paraId="6420AE48" w14:textId="77777777" w:rsidR="00C76FC1" w:rsidRPr="00C76FC1" w:rsidRDefault="0025174E" w:rsidP="00C76FC1">
      <w:pPr>
        <w:ind w:left="0" w:firstLine="0"/>
        <w:rPr>
          <w:rFonts w:ascii="Arial" w:hAnsi="Arial" w:cs="Arial"/>
          <w:i/>
          <w:iCs/>
          <w:color w:val="0070C0"/>
        </w:rPr>
      </w:pPr>
      <w:r w:rsidRPr="00C76FC1">
        <w:rPr>
          <w:rFonts w:ascii="Arial" w:hAnsi="Arial" w:cs="Arial"/>
          <w:i/>
          <w:iCs/>
          <w:color w:val="0070C0"/>
        </w:rPr>
        <w:t xml:space="preserve">[Publication Note: </w:t>
      </w:r>
      <w:r w:rsidR="001A3F6B" w:rsidRPr="00C76FC1">
        <w:rPr>
          <w:rFonts w:ascii="Arial" w:hAnsi="Arial" w:cs="Arial"/>
          <w:i/>
          <w:iCs/>
          <w:color w:val="0070C0"/>
        </w:rPr>
        <w:t>Rule 2</w:t>
      </w:r>
      <w:r w:rsidR="00186284" w:rsidRPr="00C76FC1">
        <w:rPr>
          <w:rFonts w:ascii="Arial" w:hAnsi="Arial" w:cs="Arial"/>
          <w:i/>
          <w:iCs/>
          <w:color w:val="0070C0"/>
        </w:rPr>
        <w:t>-510</w:t>
      </w:r>
      <w:r w:rsidR="001A3F6B" w:rsidRPr="00C76FC1">
        <w:rPr>
          <w:rFonts w:ascii="Arial" w:hAnsi="Arial" w:cs="Arial"/>
          <w:i/>
          <w:iCs/>
          <w:color w:val="0070C0"/>
        </w:rPr>
        <w:t xml:space="preserve"> is a new rule which outlines security measures for Dealer’s business premises </w:t>
      </w:r>
      <w:proofErr w:type="gramStart"/>
      <w:r w:rsidR="001A3F6B" w:rsidRPr="00C76FC1">
        <w:rPr>
          <w:rFonts w:ascii="Arial" w:hAnsi="Arial" w:cs="Arial"/>
          <w:i/>
          <w:iCs/>
          <w:color w:val="0070C0"/>
        </w:rPr>
        <w:t>as a result of</w:t>
      </w:r>
      <w:proofErr w:type="gramEnd"/>
      <w:r w:rsidR="001A3F6B" w:rsidRPr="00C76FC1">
        <w:rPr>
          <w:rFonts w:ascii="Arial" w:hAnsi="Arial" w:cs="Arial"/>
          <w:i/>
          <w:iCs/>
          <w:color w:val="0070C0"/>
        </w:rPr>
        <w:t xml:space="preserve"> the passage of HB26-1126.</w:t>
      </w:r>
      <w:r w:rsidRPr="00C76FC1">
        <w:rPr>
          <w:rFonts w:ascii="Arial" w:hAnsi="Arial" w:cs="Arial"/>
          <w:i/>
          <w:iCs/>
          <w:color w:val="0070C0"/>
        </w:rPr>
        <w:t>]</w:t>
      </w:r>
    </w:p>
    <w:p w14:paraId="2DDADD30" w14:textId="73B7901D" w:rsidR="00C502B8" w:rsidRPr="00C76FC1" w:rsidRDefault="00C502B8" w:rsidP="00B92E12">
      <w:pPr>
        <w:pStyle w:val="Heading3"/>
        <w:ind w:left="0" w:firstLine="0"/>
        <w:rPr>
          <w:ins w:id="165" w:author="Barriskill, Bianca" w:date="2026-09-22T08:52:00Z" w16du:dateUtc="2026-09-22T14:52:00Z"/>
          <w:rFonts w:eastAsia="Times New Roman"/>
          <w:shd w:val="clear" w:color="auto" w:fill="FFFFFF"/>
        </w:rPr>
      </w:pPr>
      <w:ins w:id="166" w:author="Barriskill, Bianca" w:date="2026-09-22T08:52:00Z" w16du:dateUtc="2026-09-22T14:52:00Z">
        <w:r w:rsidRPr="00C76FC1">
          <w:rPr>
            <w:rFonts w:eastAsia="Times New Roman"/>
            <w:shd w:val="clear" w:color="auto" w:fill="FFFFFF"/>
          </w:rPr>
          <w:t xml:space="preserve">Rule 2-510. Security Measures for </w:t>
        </w:r>
      </w:ins>
      <w:ins w:id="167" w:author="Barriskill, Bianca" w:date="2026-09-23T15:43:00Z" w16du:dateUtc="2026-09-23T21:43:00Z">
        <w:r w:rsidR="00C17511" w:rsidRPr="00C76FC1">
          <w:rPr>
            <w:rFonts w:eastAsia="Times New Roman"/>
            <w:shd w:val="clear" w:color="auto" w:fill="FFFFFF"/>
          </w:rPr>
          <w:t xml:space="preserve">A </w:t>
        </w:r>
      </w:ins>
      <w:ins w:id="168" w:author="Barriskill, Bianca" w:date="2026-09-22T08:52:00Z" w16du:dateUtc="2026-09-22T14:52:00Z">
        <w:r w:rsidRPr="00C76FC1">
          <w:rPr>
            <w:rFonts w:eastAsia="Times New Roman"/>
            <w:shd w:val="clear" w:color="auto" w:fill="FFFFFF"/>
          </w:rPr>
          <w:t>Dealer</w:t>
        </w:r>
      </w:ins>
      <w:ins w:id="169" w:author="Barriskill, Bianca" w:date="2026-09-23T15:43:00Z" w16du:dateUtc="2026-09-23T21:43:00Z">
        <w:r w:rsidR="00C17511" w:rsidRPr="00C76FC1">
          <w:rPr>
            <w:rFonts w:eastAsia="Times New Roman"/>
            <w:shd w:val="clear" w:color="auto" w:fill="FFFFFF"/>
          </w:rPr>
          <w:t>’</w:t>
        </w:r>
      </w:ins>
      <w:ins w:id="170" w:author="Barriskill, Bianca" w:date="2026-09-22T08:52:00Z" w16du:dateUtc="2026-09-22T14:52:00Z">
        <w:r w:rsidRPr="00C76FC1">
          <w:rPr>
            <w:rFonts w:eastAsia="Times New Roman"/>
            <w:shd w:val="clear" w:color="auto" w:fill="FFFFFF"/>
          </w:rPr>
          <w:t>s Business</w:t>
        </w:r>
      </w:ins>
      <w:ins w:id="171" w:author="Barriskill, Bianca" w:date="2026-09-22T14:37:00Z" w16du:dateUtc="2026-09-22T20:37:00Z">
        <w:r w:rsidR="00D35619" w:rsidRPr="00C76FC1">
          <w:rPr>
            <w:rFonts w:eastAsia="Times New Roman"/>
            <w:shd w:val="clear" w:color="auto" w:fill="FFFFFF"/>
          </w:rPr>
          <w:t xml:space="preserve"> Premises.</w:t>
        </w:r>
      </w:ins>
    </w:p>
    <w:p w14:paraId="64389701" w14:textId="540C2A8B" w:rsidR="00C502B8" w:rsidRPr="00CD4B32" w:rsidRDefault="00C502B8" w:rsidP="00F257C2">
      <w:pPr>
        <w:spacing w:after="120" w:line="360" w:lineRule="auto"/>
        <w:ind w:left="0" w:right="0" w:firstLine="0"/>
        <w:rPr>
          <w:ins w:id="172" w:author="Barriskill, Bianca" w:date="2026-09-22T08:52:00Z" w16du:dateUtc="2026-09-22T14:52:00Z"/>
          <w:rFonts w:ascii="Arial" w:eastAsia="Times New Roman" w:hAnsi="Arial" w:cs="Arial"/>
          <w:kern w:val="0"/>
          <w14:ligatures w14:val="none"/>
        </w:rPr>
      </w:pPr>
      <w:ins w:id="173" w:author="Barriskill, Bianca" w:date="2026-09-22T08:52:00Z" w16du:dateUtc="2026-09-22T14:52:00Z">
        <w:r w:rsidRPr="00CD4B32">
          <w:rPr>
            <w:rFonts w:ascii="Arial" w:eastAsia="Times New Roman" w:hAnsi="Arial" w:cs="Arial"/>
            <w:b/>
            <w:bCs/>
            <w:kern w:val="0"/>
            <w14:ligatures w14:val="none"/>
          </w:rPr>
          <w:t>Basis And Purpose</w:t>
        </w:r>
        <w:r w:rsidRPr="00CD4B32">
          <w:rPr>
            <w:rFonts w:ascii="Arial" w:eastAsia="Times New Roman" w:hAnsi="Arial" w:cs="Arial"/>
            <w:kern w:val="0"/>
            <w14:ligatures w14:val="none"/>
          </w:rPr>
          <w:t>. The statutory authority for this rule includes, but is not limited to, sections 18-12-401, 18-12-406(2), 18-12-406(</w:t>
        </w:r>
        <w:proofErr w:type="gramStart"/>
        <w:r w:rsidRPr="00CD4B32">
          <w:rPr>
            <w:rFonts w:ascii="Arial" w:eastAsia="Times New Roman" w:hAnsi="Arial" w:cs="Arial"/>
            <w:kern w:val="0"/>
            <w14:ligatures w14:val="none"/>
          </w:rPr>
          <w:t>2.5)(</w:t>
        </w:r>
      </w:ins>
      <w:proofErr w:type="gramEnd"/>
      <w:ins w:id="174" w:author="Barriskill, Bianca" w:date="2026-09-22T14:39:00Z" w16du:dateUtc="2026-09-22T20:39:00Z">
        <w:r w:rsidR="007036BA" w:rsidRPr="00CD4B32">
          <w:rPr>
            <w:rFonts w:ascii="Arial" w:eastAsia="Times New Roman" w:hAnsi="Arial" w:cs="Arial"/>
            <w:kern w:val="0"/>
            <w14:ligatures w14:val="none"/>
          </w:rPr>
          <w:t>a</w:t>
        </w:r>
      </w:ins>
      <w:ins w:id="175" w:author="Barriskill, Bianca" w:date="2026-09-22T08:52:00Z" w16du:dateUtc="2026-09-22T14:52:00Z">
        <w:r w:rsidRPr="00CD4B32">
          <w:rPr>
            <w:rFonts w:ascii="Arial" w:eastAsia="Times New Roman" w:hAnsi="Arial" w:cs="Arial"/>
            <w:kern w:val="0"/>
            <w14:ligatures w14:val="none"/>
          </w:rPr>
          <w:t>)</w:t>
        </w:r>
      </w:ins>
      <w:ins w:id="176" w:author="Barriskill, Bianca" w:date="2026-09-22T14:38:00Z" w16du:dateUtc="2026-09-22T20:38:00Z">
        <w:r w:rsidR="00D35619" w:rsidRPr="00CD4B32">
          <w:rPr>
            <w:rFonts w:ascii="Arial" w:eastAsia="Times New Roman" w:hAnsi="Arial" w:cs="Arial"/>
            <w:kern w:val="0"/>
            <w14:ligatures w14:val="none"/>
          </w:rPr>
          <w:t>, 18-12-406</w:t>
        </w:r>
        <w:r w:rsidR="007036BA" w:rsidRPr="00CD4B32">
          <w:rPr>
            <w:rFonts w:ascii="Arial" w:eastAsia="Times New Roman" w:hAnsi="Arial" w:cs="Arial"/>
            <w:kern w:val="0"/>
            <w14:ligatures w14:val="none"/>
          </w:rPr>
          <w:t>(4.5)</w:t>
        </w:r>
      </w:ins>
      <w:ins w:id="177" w:author="Barriskill, Bianca" w:date="2026-09-22T08:52:00Z" w16du:dateUtc="2026-09-22T14:52:00Z">
        <w:r w:rsidRPr="00CD4B32">
          <w:rPr>
            <w:rFonts w:ascii="Arial" w:eastAsia="Times New Roman" w:hAnsi="Arial" w:cs="Arial"/>
            <w:kern w:val="0"/>
            <w14:ligatures w14:val="none"/>
          </w:rPr>
          <w:t xml:space="preserve"> and 18-12-406(5), C.R.S. </w:t>
        </w:r>
      </w:ins>
      <w:ins w:id="178" w:author="Barriskill, Bianca" w:date="2026-09-22T08:55:00Z" w16du:dateUtc="2026-09-22T14:55:00Z">
        <w:r w:rsidRPr="00CD4B32">
          <w:rPr>
            <w:rFonts w:ascii="Arial" w:eastAsia="Times New Roman" w:hAnsi="Arial" w:cs="Arial"/>
            <w:kern w:val="0"/>
            <w14:ligatures w14:val="none"/>
          </w:rPr>
          <w:t>T</w:t>
        </w:r>
      </w:ins>
      <w:ins w:id="179" w:author="Barriskill, Bianca" w:date="2026-09-22T08:52:00Z" w16du:dateUtc="2026-09-22T14:52:00Z">
        <w:r w:rsidRPr="00CD4B32">
          <w:rPr>
            <w:rFonts w:ascii="Arial" w:eastAsia="Times New Roman" w:hAnsi="Arial" w:cs="Arial"/>
            <w:kern w:val="0"/>
            <w14:ligatures w14:val="none"/>
          </w:rPr>
          <w:t>he purpose of this rule is to establish the requirements and applicable standards with respect to the security measures of the dealer’s business premises.</w:t>
        </w:r>
      </w:ins>
    </w:p>
    <w:p w14:paraId="03294CD8" w14:textId="4B1DAC56" w:rsidR="00C502B8" w:rsidRPr="00CD4B32" w:rsidRDefault="00C502B8" w:rsidP="00F257C2">
      <w:pPr>
        <w:tabs>
          <w:tab w:val="left" w:pos="1080"/>
        </w:tabs>
        <w:spacing w:after="120" w:line="360" w:lineRule="auto"/>
        <w:ind w:left="1080" w:right="0" w:hanging="634"/>
        <w:rPr>
          <w:ins w:id="180" w:author="Barriskill, Bianca" w:date="2026-09-22T08:52:00Z" w16du:dateUtc="2026-09-22T14:52:00Z"/>
          <w:rFonts w:ascii="Arial" w:eastAsia="Times New Roman" w:hAnsi="Arial" w:cs="Arial"/>
          <w:kern w:val="0"/>
          <w14:ligatures w14:val="none"/>
        </w:rPr>
      </w:pPr>
      <w:ins w:id="181" w:author="Barriskill, Bianca" w:date="2026-09-22T08:52:00Z" w16du:dateUtc="2026-09-22T14:52:00Z">
        <w:r w:rsidRPr="00CD4B32">
          <w:rPr>
            <w:rFonts w:ascii="Arial" w:eastAsia="Times New Roman" w:hAnsi="Arial" w:cs="Arial"/>
            <w:kern w:val="0"/>
            <w14:ligatures w14:val="none"/>
          </w:rPr>
          <w:t>A.</w:t>
        </w:r>
        <w:r w:rsidRPr="00CD4B32">
          <w:rPr>
            <w:rFonts w:ascii="Arial" w:eastAsia="Times New Roman" w:hAnsi="Arial" w:cs="Arial"/>
            <w:kern w:val="0"/>
            <w14:ligatures w14:val="none"/>
          </w:rPr>
          <w:tab/>
        </w:r>
        <w:r w:rsidRPr="00CD4B32">
          <w:rPr>
            <w:rFonts w:ascii="Arial" w:eastAsia="Times New Roman" w:hAnsi="Arial" w:cs="Arial"/>
            <w:kern w:val="0"/>
            <w:u w:val="single"/>
            <w14:ligatures w14:val="none"/>
          </w:rPr>
          <w:t xml:space="preserve">Business </w:t>
        </w:r>
      </w:ins>
      <w:ins w:id="182" w:author="Barriskill, Bianca" w:date="2026-09-22T14:41:00Z" w16du:dateUtc="2026-09-22T20:41:00Z">
        <w:r w:rsidR="007036BA" w:rsidRPr="00CD4B32">
          <w:rPr>
            <w:rFonts w:ascii="Arial" w:eastAsia="Times New Roman" w:hAnsi="Arial" w:cs="Arial"/>
            <w:kern w:val="0"/>
            <w:u w:val="single"/>
            <w14:ligatures w14:val="none"/>
          </w:rPr>
          <w:t>S</w:t>
        </w:r>
      </w:ins>
      <w:ins w:id="183" w:author="Barriskill, Bianca" w:date="2026-09-22T08:52:00Z" w16du:dateUtc="2026-09-22T14:52:00Z">
        <w:r w:rsidRPr="00CD4B32">
          <w:rPr>
            <w:rFonts w:ascii="Arial" w:eastAsia="Times New Roman" w:hAnsi="Arial" w:cs="Arial"/>
            <w:kern w:val="0"/>
            <w:u w:val="single"/>
            <w14:ligatures w14:val="none"/>
          </w:rPr>
          <w:t xml:space="preserve">ecurity </w:t>
        </w:r>
      </w:ins>
      <w:ins w:id="184" w:author="Barriskill, Bianca" w:date="2026-09-22T14:41:00Z" w16du:dateUtc="2026-09-22T20:41:00Z">
        <w:r w:rsidR="007036BA" w:rsidRPr="00CD4B32">
          <w:rPr>
            <w:rFonts w:ascii="Arial" w:eastAsia="Times New Roman" w:hAnsi="Arial" w:cs="Arial"/>
            <w:kern w:val="0"/>
            <w:u w:val="single"/>
            <w14:ligatures w14:val="none"/>
          </w:rPr>
          <w:t>M</w:t>
        </w:r>
      </w:ins>
      <w:ins w:id="185" w:author="Barriskill, Bianca" w:date="2026-09-22T08:52:00Z" w16du:dateUtc="2026-09-22T14:52:00Z">
        <w:r w:rsidRPr="00CD4B32">
          <w:rPr>
            <w:rFonts w:ascii="Arial" w:eastAsia="Times New Roman" w:hAnsi="Arial" w:cs="Arial"/>
            <w:kern w:val="0"/>
            <w:u w:val="single"/>
            <w14:ligatures w14:val="none"/>
          </w:rPr>
          <w:t xml:space="preserve">easures </w:t>
        </w:r>
      </w:ins>
      <w:ins w:id="186" w:author="Barriskill, Bianca" w:date="2026-09-22T14:41:00Z" w16du:dateUtc="2026-09-22T20:41:00Z">
        <w:r w:rsidR="007036BA" w:rsidRPr="00CD4B32">
          <w:rPr>
            <w:rFonts w:ascii="Arial" w:eastAsia="Times New Roman" w:hAnsi="Arial" w:cs="Arial"/>
            <w:kern w:val="0"/>
            <w:u w:val="single"/>
            <w14:ligatures w14:val="none"/>
          </w:rPr>
          <w:t>D</w:t>
        </w:r>
      </w:ins>
      <w:ins w:id="187" w:author="Barriskill, Bianca" w:date="2026-09-22T08:52:00Z" w16du:dateUtc="2026-09-22T14:52:00Z">
        <w:r w:rsidRPr="00CD4B32">
          <w:rPr>
            <w:rFonts w:ascii="Arial" w:eastAsia="Times New Roman" w:hAnsi="Arial" w:cs="Arial"/>
            <w:kern w:val="0"/>
            <w:u w:val="single"/>
            <w14:ligatures w14:val="none"/>
          </w:rPr>
          <w:t xml:space="preserve">efined. </w:t>
        </w:r>
        <w:r w:rsidRPr="00CD4B32">
          <w:rPr>
            <w:rFonts w:ascii="Arial" w:eastAsia="Times New Roman" w:hAnsi="Arial" w:cs="Arial"/>
            <w:kern w:val="0"/>
            <w14:ligatures w14:val="none"/>
          </w:rPr>
          <w:t xml:space="preserve">A dealer shall take </w:t>
        </w:r>
      </w:ins>
      <w:ins w:id="188" w:author="Barriskill, Bianca" w:date="2026-09-23T15:42:00Z" w16du:dateUtc="2026-09-23T21:42:00Z">
        <w:r w:rsidR="00C17511" w:rsidRPr="00CD4B32">
          <w:rPr>
            <w:rFonts w:ascii="Arial" w:eastAsia="Times New Roman" w:hAnsi="Arial" w:cs="Arial"/>
            <w:kern w:val="0"/>
            <w14:ligatures w14:val="none"/>
          </w:rPr>
          <w:t xml:space="preserve">reasonable </w:t>
        </w:r>
      </w:ins>
      <w:ins w:id="189" w:author="Barriskill, Bianca" w:date="2026-09-22T08:52:00Z" w16du:dateUtc="2026-09-22T14:52:00Z">
        <w:r w:rsidRPr="00CD4B32">
          <w:rPr>
            <w:rFonts w:ascii="Arial" w:eastAsia="Times New Roman" w:hAnsi="Arial" w:cs="Arial"/>
            <w:kern w:val="0"/>
            <w14:ligatures w14:val="none"/>
          </w:rPr>
          <w:t>measures</w:t>
        </w:r>
      </w:ins>
      <w:ins w:id="190" w:author="Barriskill, Bianca" w:date="2026-09-23T15:42:00Z" w16du:dateUtc="2026-09-23T21:42:00Z">
        <w:r w:rsidR="00C17511" w:rsidRPr="00CD4B32">
          <w:rPr>
            <w:rFonts w:ascii="Arial" w:eastAsia="Times New Roman" w:hAnsi="Arial" w:cs="Arial"/>
            <w:kern w:val="0"/>
            <w14:ligatures w14:val="none"/>
          </w:rPr>
          <w:t xml:space="preserve">, documented in the </w:t>
        </w:r>
      </w:ins>
      <w:ins w:id="191" w:author="Willis, Lisa" w:date="2026-09-25T10:40:00Z" w16du:dateUtc="2026-09-25T16:40:00Z">
        <w:r w:rsidR="000B7C39" w:rsidRPr="00CD4B32">
          <w:rPr>
            <w:rFonts w:ascii="Arial" w:eastAsia="Times New Roman" w:hAnsi="Arial" w:cs="Arial"/>
            <w:kern w:val="0"/>
            <w14:ligatures w14:val="none"/>
          </w:rPr>
          <w:t xml:space="preserve">comprehensive </w:t>
        </w:r>
      </w:ins>
      <w:ins w:id="192" w:author="Barriskill, Bianca" w:date="2026-09-23T15:42:00Z" w16du:dateUtc="2026-09-23T21:42:00Z">
        <w:r w:rsidR="00C17511" w:rsidRPr="00CD4B32">
          <w:rPr>
            <w:rFonts w:ascii="Arial" w:eastAsia="Times New Roman" w:hAnsi="Arial" w:cs="Arial"/>
            <w:kern w:val="0"/>
            <w14:ligatures w14:val="none"/>
          </w:rPr>
          <w:t>security plan,</w:t>
        </w:r>
      </w:ins>
      <w:ins w:id="193" w:author="Barriskill, Bianca" w:date="2026-09-22T08:52:00Z" w16du:dateUtc="2026-09-22T14:52:00Z">
        <w:r w:rsidRPr="00CD4B32">
          <w:rPr>
            <w:rFonts w:ascii="Arial" w:eastAsia="Times New Roman" w:hAnsi="Arial" w:cs="Arial"/>
            <w:kern w:val="0"/>
            <w14:ligatures w14:val="none"/>
          </w:rPr>
          <w:t xml:space="preserve"> to secure the business premises </w:t>
        </w:r>
        <w:r w:rsidRPr="00CD4B32">
          <w:rPr>
            <w:rFonts w:ascii="Arial" w:eastAsia="Times New Roman" w:hAnsi="Arial" w:cs="Arial"/>
            <w:kern w:val="0"/>
            <w14:ligatures w14:val="none"/>
          </w:rPr>
          <w:lastRenderedPageBreak/>
          <w:t>to protect personnel, customers, firearms, and ammunition, and to prevent unauthorized entry.</w:t>
        </w:r>
      </w:ins>
    </w:p>
    <w:p w14:paraId="56FB15F5" w14:textId="52911B93" w:rsidR="00C502B8" w:rsidRPr="00CD4B32" w:rsidRDefault="00C502B8" w:rsidP="00F257C2">
      <w:pPr>
        <w:tabs>
          <w:tab w:val="left" w:pos="1080"/>
        </w:tabs>
        <w:spacing w:after="120" w:line="360" w:lineRule="auto"/>
        <w:ind w:left="1080" w:right="0" w:hanging="547"/>
        <w:rPr>
          <w:ins w:id="194" w:author="Barriskill, Bianca" w:date="2026-09-22T08:52:00Z" w16du:dateUtc="2026-09-22T14:52:00Z"/>
          <w:rFonts w:ascii="Arial" w:eastAsia="Times New Roman" w:hAnsi="Arial" w:cs="Arial"/>
          <w:kern w:val="0"/>
          <w14:ligatures w14:val="none"/>
        </w:rPr>
      </w:pPr>
      <w:ins w:id="195" w:author="Barriskill, Bianca" w:date="2026-09-22T08:52:00Z" w16du:dateUtc="2026-09-22T14:52:00Z">
        <w:r w:rsidRPr="00CD4B32">
          <w:rPr>
            <w:rFonts w:ascii="Arial" w:eastAsia="Times New Roman" w:hAnsi="Arial" w:cs="Arial"/>
            <w:kern w:val="0"/>
            <w14:ligatures w14:val="none"/>
          </w:rPr>
          <w:t>B</w:t>
        </w:r>
        <w:proofErr w:type="gramStart"/>
        <w:r w:rsidRPr="00CD4B32">
          <w:rPr>
            <w:rFonts w:ascii="Arial" w:eastAsia="Times New Roman" w:hAnsi="Arial" w:cs="Arial"/>
            <w:kern w:val="0"/>
            <w14:ligatures w14:val="none"/>
          </w:rPr>
          <w:t xml:space="preserve">. </w:t>
        </w:r>
        <w:r w:rsidRPr="00CD4B32">
          <w:rPr>
            <w:rFonts w:ascii="Arial" w:eastAsia="Times New Roman" w:hAnsi="Arial" w:cs="Arial"/>
            <w:kern w:val="0"/>
            <w14:ligatures w14:val="none"/>
          </w:rPr>
          <w:tab/>
        </w:r>
        <w:r w:rsidRPr="00CD4B32">
          <w:rPr>
            <w:rFonts w:ascii="Arial" w:eastAsia="Times New Roman" w:hAnsi="Arial" w:cs="Arial"/>
            <w:kern w:val="0"/>
            <w:u w:val="single"/>
            <w14:ligatures w14:val="none"/>
          </w:rPr>
          <w:t>Submission</w:t>
        </w:r>
        <w:proofErr w:type="gramEnd"/>
        <w:r w:rsidRPr="00CD4B32">
          <w:rPr>
            <w:rFonts w:ascii="Arial" w:eastAsia="Times New Roman" w:hAnsi="Arial" w:cs="Arial"/>
            <w:kern w:val="0"/>
            <w:u w:val="single"/>
            <w14:ligatures w14:val="none"/>
          </w:rPr>
          <w:t xml:space="preserve"> and </w:t>
        </w:r>
      </w:ins>
      <w:ins w:id="196" w:author="Barriskill, Bianca" w:date="2026-09-22T14:41:00Z" w16du:dateUtc="2026-09-22T20:41:00Z">
        <w:r w:rsidR="007036BA" w:rsidRPr="00CD4B32">
          <w:rPr>
            <w:rFonts w:ascii="Arial" w:eastAsia="Times New Roman" w:hAnsi="Arial" w:cs="Arial"/>
            <w:kern w:val="0"/>
            <w:u w:val="single"/>
            <w14:ligatures w14:val="none"/>
          </w:rPr>
          <w:t>I</w:t>
        </w:r>
      </w:ins>
      <w:ins w:id="197" w:author="Barriskill, Bianca" w:date="2026-09-22T08:52:00Z" w16du:dateUtc="2026-09-22T14:52:00Z">
        <w:r w:rsidRPr="00CD4B32">
          <w:rPr>
            <w:rFonts w:ascii="Arial" w:eastAsia="Times New Roman" w:hAnsi="Arial" w:cs="Arial"/>
            <w:kern w:val="0"/>
            <w:u w:val="single"/>
            <w14:ligatures w14:val="none"/>
          </w:rPr>
          <w:t xml:space="preserve">mplementation of </w:t>
        </w:r>
      </w:ins>
      <w:ins w:id="198" w:author="Willis, Lisa" w:date="2026-09-25T10:41:00Z" w16du:dateUtc="2026-09-25T16:41:00Z">
        <w:r w:rsidR="000B7C39" w:rsidRPr="00CD4B32">
          <w:rPr>
            <w:rFonts w:ascii="Arial" w:eastAsia="Times New Roman" w:hAnsi="Arial" w:cs="Arial"/>
            <w:kern w:val="0"/>
            <w:u w:val="single"/>
            <w14:ligatures w14:val="none"/>
          </w:rPr>
          <w:t xml:space="preserve">Comprehensive </w:t>
        </w:r>
      </w:ins>
      <w:ins w:id="199" w:author="Barriskill, Bianca" w:date="2026-09-22T14:41:00Z" w16du:dateUtc="2026-09-22T20:41:00Z">
        <w:r w:rsidR="007036BA" w:rsidRPr="00CD4B32">
          <w:rPr>
            <w:rFonts w:ascii="Arial" w:eastAsia="Times New Roman" w:hAnsi="Arial" w:cs="Arial"/>
            <w:kern w:val="0"/>
            <w:u w:val="single"/>
            <w14:ligatures w14:val="none"/>
          </w:rPr>
          <w:t>S</w:t>
        </w:r>
      </w:ins>
      <w:ins w:id="200" w:author="Barriskill, Bianca" w:date="2026-09-22T08:52:00Z" w16du:dateUtc="2026-09-22T14:52:00Z">
        <w:r w:rsidRPr="00CD4B32">
          <w:rPr>
            <w:rFonts w:ascii="Arial" w:eastAsia="Times New Roman" w:hAnsi="Arial" w:cs="Arial"/>
            <w:kern w:val="0"/>
            <w:u w:val="single"/>
            <w14:ligatures w14:val="none"/>
          </w:rPr>
          <w:t xml:space="preserve">ecurity </w:t>
        </w:r>
      </w:ins>
      <w:ins w:id="201" w:author="Barriskill, Bianca" w:date="2026-09-22T14:41:00Z" w16du:dateUtc="2026-09-22T20:41:00Z">
        <w:r w:rsidR="007036BA" w:rsidRPr="00CD4B32">
          <w:rPr>
            <w:rFonts w:ascii="Arial" w:eastAsia="Times New Roman" w:hAnsi="Arial" w:cs="Arial"/>
            <w:kern w:val="0"/>
            <w:u w:val="single"/>
            <w14:ligatures w14:val="none"/>
          </w:rPr>
          <w:t>P</w:t>
        </w:r>
      </w:ins>
      <w:ins w:id="202" w:author="Barriskill, Bianca" w:date="2026-09-22T08:52:00Z" w16du:dateUtc="2026-09-22T14:52:00Z">
        <w:r w:rsidRPr="00CD4B32">
          <w:rPr>
            <w:rFonts w:ascii="Arial" w:eastAsia="Times New Roman" w:hAnsi="Arial" w:cs="Arial"/>
            <w:kern w:val="0"/>
            <w:u w:val="single"/>
            <w14:ligatures w14:val="none"/>
          </w:rPr>
          <w:t>lan.</w:t>
        </w:r>
        <w:r w:rsidRPr="00CD4B32">
          <w:rPr>
            <w:rFonts w:ascii="Arial" w:eastAsia="Times New Roman" w:hAnsi="Arial" w:cs="Arial"/>
            <w:kern w:val="0"/>
            <w14:ligatures w14:val="none"/>
          </w:rPr>
          <w:t xml:space="preserve"> The dealer must submit a comprehensive security plan to the division on or before October 1, 2027. The dealer shall implement all security measures outlined in a comprehensive security plan by no later than October 1, 2027</w:t>
        </w:r>
      </w:ins>
      <w:ins w:id="203" w:author="Barriskill, Bianca" w:date="2026-09-22T14:39:00Z" w16du:dateUtc="2026-09-22T20:39:00Z">
        <w:r w:rsidR="007036BA" w:rsidRPr="00CD4B32">
          <w:rPr>
            <w:rFonts w:ascii="Arial" w:eastAsia="Times New Roman" w:hAnsi="Arial" w:cs="Arial"/>
            <w:kern w:val="0"/>
            <w14:ligatures w14:val="none"/>
          </w:rPr>
          <w:t xml:space="preserve">. </w:t>
        </w:r>
      </w:ins>
      <w:ins w:id="204" w:author="Barriskill, Bianca" w:date="2026-09-23T15:41:00Z" w16du:dateUtc="2026-09-23T21:41:00Z">
        <w:r w:rsidR="00C17511" w:rsidRPr="00CD4B32">
          <w:rPr>
            <w:rFonts w:ascii="Arial" w:eastAsia="Times New Roman" w:hAnsi="Arial" w:cs="Arial"/>
            <w:kern w:val="0"/>
            <w14:ligatures w14:val="none"/>
          </w:rPr>
          <w:t>The Dealer shall maintain the comprehensive security plan on the business premises and provide it upon</w:t>
        </w:r>
      </w:ins>
      <w:ins w:id="205" w:author="Barriskill, Bianca" w:date="2026-09-23T15:42:00Z" w16du:dateUtc="2026-09-23T21:42:00Z">
        <w:r w:rsidR="00C17511" w:rsidRPr="00CD4B32">
          <w:rPr>
            <w:rFonts w:ascii="Arial" w:eastAsia="Times New Roman" w:hAnsi="Arial" w:cs="Arial"/>
            <w:kern w:val="0"/>
            <w14:ligatures w14:val="none"/>
          </w:rPr>
          <w:t xml:space="preserve"> request during an inspection. </w:t>
        </w:r>
      </w:ins>
      <w:ins w:id="206" w:author="Barriskill, Bianca" w:date="2026-09-22T14:39:00Z" w16du:dateUtc="2026-09-22T20:39:00Z">
        <w:r w:rsidR="007036BA" w:rsidRPr="00CD4B32">
          <w:rPr>
            <w:rFonts w:ascii="Arial" w:eastAsia="Times New Roman" w:hAnsi="Arial" w:cs="Arial"/>
            <w:kern w:val="0"/>
            <w14:ligatures w14:val="none"/>
          </w:rPr>
          <w:t>The</w:t>
        </w:r>
      </w:ins>
      <w:ins w:id="207" w:author="Barriskill, Bianca" w:date="2026-09-22T14:33:00Z" w16du:dateUtc="2026-09-22T20:33:00Z">
        <w:r w:rsidR="00D35619" w:rsidRPr="00CD4B32">
          <w:rPr>
            <w:rFonts w:ascii="Arial" w:eastAsia="Times New Roman" w:hAnsi="Arial" w:cs="Arial"/>
            <w:kern w:val="0"/>
            <w14:ligatures w14:val="none"/>
          </w:rPr>
          <w:t xml:space="preserve"> </w:t>
        </w:r>
      </w:ins>
      <w:ins w:id="208" w:author="Willis, Lisa" w:date="2026-09-25T10:41:00Z" w16du:dateUtc="2026-09-25T16:41:00Z">
        <w:r w:rsidR="000B7C39" w:rsidRPr="00CD4B32">
          <w:rPr>
            <w:rFonts w:ascii="Arial" w:eastAsia="Times New Roman" w:hAnsi="Arial" w:cs="Arial"/>
            <w:kern w:val="0"/>
            <w14:ligatures w14:val="none"/>
          </w:rPr>
          <w:t xml:space="preserve">comprehensive </w:t>
        </w:r>
      </w:ins>
      <w:ins w:id="209" w:author="Barriskill, Bianca" w:date="2026-09-22T14:33:00Z" w16du:dateUtc="2026-09-22T20:33:00Z">
        <w:r w:rsidR="00D35619" w:rsidRPr="00CD4B32">
          <w:rPr>
            <w:rFonts w:ascii="Arial" w:eastAsia="Times New Roman" w:hAnsi="Arial" w:cs="Arial"/>
            <w:kern w:val="0"/>
            <w14:ligatures w14:val="none"/>
          </w:rPr>
          <w:t>security plan may address the following types of security measures:</w:t>
        </w:r>
      </w:ins>
    </w:p>
    <w:p w14:paraId="30494E11" w14:textId="1FD75C8B" w:rsidR="00C502B8" w:rsidRPr="00CD4B32" w:rsidRDefault="00C502B8" w:rsidP="00F257C2">
      <w:pPr>
        <w:numPr>
          <w:ilvl w:val="0"/>
          <w:numId w:val="79"/>
        </w:numPr>
        <w:tabs>
          <w:tab w:val="clear" w:pos="720"/>
          <w:tab w:val="num" w:pos="1800"/>
        </w:tabs>
        <w:spacing w:after="120" w:line="360" w:lineRule="auto"/>
        <w:ind w:left="1800" w:right="0" w:hanging="720"/>
        <w:textAlignment w:val="baseline"/>
        <w:rPr>
          <w:ins w:id="210" w:author="Barriskill, Bianca" w:date="2026-09-22T08:52:00Z" w16du:dateUtc="2026-09-22T14:52:00Z"/>
          <w:rFonts w:ascii="Arial" w:eastAsia="Times New Roman" w:hAnsi="Arial" w:cs="Arial"/>
          <w:kern w:val="0"/>
          <w14:ligatures w14:val="none"/>
        </w:rPr>
      </w:pPr>
      <w:ins w:id="211" w:author="Barriskill, Bianca" w:date="2026-09-22T08:52:00Z" w16du:dateUtc="2026-09-22T14:52:00Z">
        <w:r w:rsidRPr="00CD4B32">
          <w:rPr>
            <w:rFonts w:ascii="Arial" w:eastAsia="Times New Roman" w:hAnsi="Arial" w:cs="Arial"/>
            <w:kern w:val="0"/>
            <w14:ligatures w14:val="none"/>
          </w:rPr>
          <w:t xml:space="preserve">Structural security measures, </w:t>
        </w:r>
      </w:ins>
      <w:ins w:id="212" w:author="Barriskill, Bianca" w:date="2026-09-23T15:41:00Z" w16du:dateUtc="2026-09-23T21:41:00Z">
        <w:r w:rsidR="00C17511" w:rsidRPr="00CD4B32">
          <w:rPr>
            <w:rFonts w:ascii="Arial" w:eastAsia="Times New Roman" w:hAnsi="Arial" w:cs="Arial"/>
            <w:kern w:val="0"/>
            <w14:ligatures w14:val="none"/>
          </w:rPr>
          <w:t xml:space="preserve">which </w:t>
        </w:r>
      </w:ins>
      <w:proofErr w:type="gramStart"/>
      <w:ins w:id="213" w:author="Barriskill, Bianca" w:date="2026-09-22T08:52:00Z" w16du:dateUtc="2026-09-22T14:52:00Z">
        <w:r w:rsidRPr="00CD4B32">
          <w:rPr>
            <w:rFonts w:ascii="Arial" w:eastAsia="Times New Roman" w:hAnsi="Arial" w:cs="Arial"/>
            <w:kern w:val="0"/>
            <w14:ligatures w14:val="none"/>
          </w:rPr>
          <w:t>includes</w:t>
        </w:r>
        <w:proofErr w:type="gramEnd"/>
        <w:r w:rsidRPr="00CD4B32">
          <w:rPr>
            <w:rFonts w:ascii="Arial" w:eastAsia="Times New Roman" w:hAnsi="Arial" w:cs="Arial"/>
            <w:kern w:val="0"/>
            <w14:ligatures w14:val="none"/>
          </w:rPr>
          <w:t xml:space="preserve"> both the physical characteristics of the business premises and the location. Structural security measures may include but are not limited to:</w:t>
        </w:r>
      </w:ins>
    </w:p>
    <w:p w14:paraId="0744B7D3" w14:textId="77777777" w:rsidR="00C502B8" w:rsidRPr="00CD4B32" w:rsidRDefault="00C502B8" w:rsidP="00F257C2">
      <w:pPr>
        <w:numPr>
          <w:ilvl w:val="1"/>
          <w:numId w:val="80"/>
        </w:numPr>
        <w:spacing w:after="120" w:line="360" w:lineRule="auto"/>
        <w:ind w:left="2520" w:right="0"/>
        <w:textAlignment w:val="baseline"/>
        <w:rPr>
          <w:ins w:id="214" w:author="Barriskill, Bianca" w:date="2026-09-22T08:52:00Z" w16du:dateUtc="2026-09-22T14:52:00Z"/>
          <w:rFonts w:ascii="Arial" w:eastAsia="Times New Roman" w:hAnsi="Arial" w:cs="Arial"/>
          <w:kern w:val="0"/>
          <w14:ligatures w14:val="none"/>
        </w:rPr>
      </w:pPr>
      <w:ins w:id="215" w:author="Barriskill, Bianca" w:date="2026-09-22T08:52:00Z" w16du:dateUtc="2026-09-22T14:52:00Z">
        <w:r w:rsidRPr="00CD4B32">
          <w:rPr>
            <w:rFonts w:ascii="Arial" w:eastAsia="Times New Roman" w:hAnsi="Arial" w:cs="Arial"/>
            <w:kern w:val="0"/>
            <w14:ligatures w14:val="none"/>
          </w:rPr>
          <w:t>Physical barriers like reinforced entryways;</w:t>
        </w:r>
      </w:ins>
    </w:p>
    <w:p w14:paraId="724CBE5D" w14:textId="77777777" w:rsidR="00C502B8" w:rsidRPr="00CD4B32" w:rsidRDefault="00C502B8" w:rsidP="00F257C2">
      <w:pPr>
        <w:numPr>
          <w:ilvl w:val="1"/>
          <w:numId w:val="81"/>
        </w:numPr>
        <w:spacing w:after="120" w:line="360" w:lineRule="auto"/>
        <w:ind w:left="2520" w:right="0"/>
        <w:textAlignment w:val="baseline"/>
        <w:rPr>
          <w:ins w:id="216" w:author="Barriskill, Bianca" w:date="2026-09-22T08:52:00Z" w16du:dateUtc="2026-09-22T14:52:00Z"/>
          <w:rFonts w:ascii="Arial" w:eastAsia="Times New Roman" w:hAnsi="Arial" w:cs="Arial"/>
          <w:kern w:val="0"/>
          <w14:ligatures w14:val="none"/>
        </w:rPr>
      </w:pPr>
      <w:ins w:id="217" w:author="Barriskill, Bianca" w:date="2026-09-22T08:52:00Z" w16du:dateUtc="2026-09-22T14:52:00Z">
        <w:r w:rsidRPr="00CD4B32">
          <w:rPr>
            <w:rFonts w:ascii="Arial" w:eastAsia="Times New Roman" w:hAnsi="Arial" w:cs="Arial"/>
            <w:kern w:val="0"/>
            <w14:ligatures w14:val="none"/>
          </w:rPr>
          <w:t>Anti-ram bollards;</w:t>
        </w:r>
      </w:ins>
    </w:p>
    <w:p w14:paraId="052FF624" w14:textId="77777777" w:rsidR="00C502B8" w:rsidRPr="00CD4B32" w:rsidRDefault="00C502B8" w:rsidP="00F257C2">
      <w:pPr>
        <w:numPr>
          <w:ilvl w:val="1"/>
          <w:numId w:val="82"/>
        </w:numPr>
        <w:spacing w:after="120" w:line="360" w:lineRule="auto"/>
        <w:ind w:left="2520" w:right="0"/>
        <w:textAlignment w:val="baseline"/>
        <w:rPr>
          <w:ins w:id="218" w:author="Barriskill, Bianca" w:date="2026-09-22T08:52:00Z" w16du:dateUtc="2026-09-22T14:52:00Z"/>
          <w:rFonts w:ascii="Arial" w:eastAsia="Times New Roman" w:hAnsi="Arial" w:cs="Arial"/>
          <w:kern w:val="0"/>
          <w14:ligatures w14:val="none"/>
        </w:rPr>
      </w:pPr>
      <w:ins w:id="219" w:author="Barriskill, Bianca" w:date="2026-09-22T08:52:00Z" w16du:dateUtc="2026-09-22T14:52:00Z">
        <w:r w:rsidRPr="00CD4B32">
          <w:rPr>
            <w:rFonts w:ascii="Arial" w:eastAsia="Times New Roman" w:hAnsi="Arial" w:cs="Arial"/>
            <w:kern w:val="0"/>
            <w14:ligatures w14:val="none"/>
          </w:rPr>
          <w:t>Protective window glazing;</w:t>
        </w:r>
      </w:ins>
    </w:p>
    <w:p w14:paraId="1C027C67" w14:textId="77777777" w:rsidR="00C502B8" w:rsidRPr="00CD4B32" w:rsidRDefault="00C502B8" w:rsidP="00F257C2">
      <w:pPr>
        <w:numPr>
          <w:ilvl w:val="1"/>
          <w:numId w:val="83"/>
        </w:numPr>
        <w:spacing w:after="120" w:line="360" w:lineRule="auto"/>
        <w:ind w:left="2520" w:right="0"/>
        <w:textAlignment w:val="baseline"/>
        <w:rPr>
          <w:ins w:id="220" w:author="Barriskill, Bianca" w:date="2026-09-22T08:52:00Z" w16du:dateUtc="2026-09-22T14:52:00Z"/>
          <w:rFonts w:ascii="Arial" w:eastAsia="Times New Roman" w:hAnsi="Arial" w:cs="Arial"/>
          <w:kern w:val="0"/>
          <w14:ligatures w14:val="none"/>
        </w:rPr>
      </w:pPr>
      <w:ins w:id="221" w:author="Barriskill, Bianca" w:date="2026-09-22T08:52:00Z" w16du:dateUtc="2026-09-22T14:52:00Z">
        <w:r w:rsidRPr="00CD4B32">
          <w:rPr>
            <w:rFonts w:ascii="Arial" w:eastAsia="Times New Roman" w:hAnsi="Arial" w:cs="Arial"/>
            <w:kern w:val="0"/>
            <w14:ligatures w14:val="none"/>
          </w:rPr>
          <w:t>Secure windows and doorjambs;</w:t>
        </w:r>
      </w:ins>
    </w:p>
    <w:p w14:paraId="266B2D2C" w14:textId="77777777" w:rsidR="00C502B8" w:rsidRPr="00CD4B32" w:rsidRDefault="00C502B8" w:rsidP="00F257C2">
      <w:pPr>
        <w:numPr>
          <w:ilvl w:val="1"/>
          <w:numId w:val="84"/>
        </w:numPr>
        <w:spacing w:after="120" w:line="360" w:lineRule="auto"/>
        <w:ind w:left="2520" w:right="0"/>
        <w:textAlignment w:val="baseline"/>
        <w:rPr>
          <w:ins w:id="222" w:author="Barriskill, Bianca" w:date="2026-09-22T08:52:00Z" w16du:dateUtc="2026-09-22T14:52:00Z"/>
          <w:rFonts w:ascii="Arial" w:eastAsia="Times New Roman" w:hAnsi="Arial" w:cs="Arial"/>
          <w:kern w:val="0"/>
          <w14:ligatures w14:val="none"/>
        </w:rPr>
      </w:pPr>
      <w:ins w:id="223" w:author="Barriskill, Bianca" w:date="2026-09-22T08:52:00Z" w16du:dateUtc="2026-09-22T14:52:00Z">
        <w:r w:rsidRPr="00CD4B32">
          <w:rPr>
            <w:rFonts w:ascii="Arial" w:eastAsia="Times New Roman" w:hAnsi="Arial" w:cs="Arial"/>
            <w:kern w:val="0"/>
            <w14:ligatures w14:val="none"/>
          </w:rPr>
          <w:t>Window and door locks;</w:t>
        </w:r>
      </w:ins>
    </w:p>
    <w:p w14:paraId="78B0BBD6" w14:textId="77777777" w:rsidR="00C502B8" w:rsidRPr="00CD4B32" w:rsidRDefault="00C502B8" w:rsidP="00F257C2">
      <w:pPr>
        <w:numPr>
          <w:ilvl w:val="1"/>
          <w:numId w:val="85"/>
        </w:numPr>
        <w:spacing w:after="120" w:line="360" w:lineRule="auto"/>
        <w:ind w:left="2520" w:right="0"/>
        <w:textAlignment w:val="baseline"/>
        <w:rPr>
          <w:ins w:id="224" w:author="Barriskill, Bianca" w:date="2026-09-22T08:52:00Z" w16du:dateUtc="2026-09-22T14:52:00Z"/>
          <w:rFonts w:ascii="Arial" w:eastAsia="Times New Roman" w:hAnsi="Arial" w:cs="Arial"/>
          <w:kern w:val="0"/>
          <w14:ligatures w14:val="none"/>
        </w:rPr>
      </w:pPr>
      <w:ins w:id="225" w:author="Barriskill, Bianca" w:date="2026-09-22T08:52:00Z" w16du:dateUtc="2026-09-22T14:52:00Z">
        <w:r w:rsidRPr="00CD4B32">
          <w:rPr>
            <w:rFonts w:ascii="Arial" w:eastAsia="Times New Roman" w:hAnsi="Arial" w:cs="Arial"/>
            <w:kern w:val="0"/>
            <w14:ligatures w14:val="none"/>
          </w:rPr>
          <w:t>Exterior lighting, shrubs, and trees;</w:t>
        </w:r>
      </w:ins>
    </w:p>
    <w:p w14:paraId="2F22EC31" w14:textId="77777777" w:rsidR="00C502B8" w:rsidRPr="00CD4B32" w:rsidRDefault="00C502B8" w:rsidP="00F257C2">
      <w:pPr>
        <w:numPr>
          <w:ilvl w:val="1"/>
          <w:numId w:val="86"/>
        </w:numPr>
        <w:spacing w:after="120" w:line="360" w:lineRule="auto"/>
        <w:ind w:left="2520" w:right="0"/>
        <w:textAlignment w:val="baseline"/>
        <w:rPr>
          <w:ins w:id="226" w:author="Barriskill, Bianca" w:date="2026-09-22T08:52:00Z" w16du:dateUtc="2026-09-22T14:52:00Z"/>
          <w:rFonts w:ascii="Arial" w:eastAsia="Times New Roman" w:hAnsi="Arial" w:cs="Arial"/>
          <w:kern w:val="0"/>
          <w14:ligatures w14:val="none"/>
        </w:rPr>
      </w:pPr>
      <w:ins w:id="227" w:author="Barriskill, Bianca" w:date="2026-09-22T08:52:00Z" w16du:dateUtc="2026-09-22T14:52:00Z">
        <w:r w:rsidRPr="00CD4B32">
          <w:rPr>
            <w:rFonts w:ascii="Arial" w:eastAsia="Times New Roman" w:hAnsi="Arial" w:cs="Arial"/>
            <w:kern w:val="0"/>
            <w14:ligatures w14:val="none"/>
          </w:rPr>
          <w:t>Evaluation of unsecured openings, walls, and ceilings; or</w:t>
        </w:r>
      </w:ins>
    </w:p>
    <w:p w14:paraId="69CBD98F" w14:textId="77777777" w:rsidR="00C502B8" w:rsidRPr="00CD4B32" w:rsidRDefault="00C502B8" w:rsidP="00F257C2">
      <w:pPr>
        <w:numPr>
          <w:ilvl w:val="1"/>
          <w:numId w:val="87"/>
        </w:numPr>
        <w:spacing w:after="120" w:line="360" w:lineRule="auto"/>
        <w:ind w:left="2520" w:right="0"/>
        <w:textAlignment w:val="baseline"/>
        <w:rPr>
          <w:ins w:id="228" w:author="Barriskill, Bianca" w:date="2026-09-22T08:52:00Z" w16du:dateUtc="2026-09-22T14:52:00Z"/>
          <w:rFonts w:ascii="Arial" w:eastAsia="Times New Roman" w:hAnsi="Arial" w:cs="Arial"/>
          <w:kern w:val="0"/>
          <w14:ligatures w14:val="none"/>
        </w:rPr>
      </w:pPr>
      <w:ins w:id="229" w:author="Barriskill, Bianca" w:date="2026-09-22T08:52:00Z" w16du:dateUtc="2026-09-22T14:52:00Z">
        <w:r w:rsidRPr="00CD4B32">
          <w:rPr>
            <w:rFonts w:ascii="Arial" w:eastAsia="Times New Roman" w:hAnsi="Arial" w:cs="Arial"/>
            <w:kern w:val="0"/>
            <w14:ligatures w14:val="none"/>
          </w:rPr>
          <w:t>Any other physical measure taken to protect personnel, customers, firearms, and ammunition and to prevent unauthorized entry.</w:t>
        </w:r>
      </w:ins>
    </w:p>
    <w:p w14:paraId="05095BF2" w14:textId="77777777" w:rsidR="00C502B8" w:rsidRPr="00CD4B32" w:rsidRDefault="00C502B8" w:rsidP="00F257C2">
      <w:pPr>
        <w:numPr>
          <w:ilvl w:val="0"/>
          <w:numId w:val="88"/>
        </w:numPr>
        <w:spacing w:after="120" w:line="360" w:lineRule="auto"/>
        <w:ind w:right="0"/>
        <w:textAlignment w:val="baseline"/>
        <w:rPr>
          <w:ins w:id="230" w:author="Barriskill, Bianca" w:date="2026-09-22T08:52:00Z" w16du:dateUtc="2026-09-22T14:52:00Z"/>
          <w:rFonts w:ascii="Arial" w:eastAsia="Times New Roman" w:hAnsi="Arial" w:cs="Arial"/>
          <w:kern w:val="0"/>
          <w14:ligatures w14:val="none"/>
        </w:rPr>
      </w:pPr>
      <w:ins w:id="231" w:author="Barriskill, Bianca" w:date="2026-09-22T08:52:00Z" w16du:dateUtc="2026-09-22T14:52:00Z">
        <w:r w:rsidRPr="00CD4B32">
          <w:rPr>
            <w:rFonts w:ascii="Arial" w:eastAsia="Times New Roman" w:hAnsi="Arial" w:cs="Arial"/>
            <w:kern w:val="0"/>
            <w14:ligatures w14:val="none"/>
          </w:rPr>
          <w:t>Electronic surveillance measures, which may include but are not limited to:</w:t>
        </w:r>
      </w:ins>
    </w:p>
    <w:p w14:paraId="53190976" w14:textId="77777777" w:rsidR="00C502B8" w:rsidRPr="00CD4B32" w:rsidRDefault="00C502B8" w:rsidP="003F5FDB">
      <w:pPr>
        <w:numPr>
          <w:ilvl w:val="1"/>
          <w:numId w:val="89"/>
        </w:numPr>
        <w:spacing w:before="0" w:after="120" w:line="360" w:lineRule="auto"/>
        <w:ind w:left="2520" w:right="0"/>
        <w:textAlignment w:val="baseline"/>
        <w:rPr>
          <w:ins w:id="232" w:author="Barriskill, Bianca" w:date="2026-09-22T08:52:00Z" w16du:dateUtc="2026-09-22T14:52:00Z"/>
          <w:rFonts w:ascii="Arial" w:eastAsia="Times New Roman" w:hAnsi="Arial" w:cs="Arial"/>
          <w:kern w:val="0"/>
          <w14:ligatures w14:val="none"/>
        </w:rPr>
      </w:pPr>
      <w:ins w:id="233" w:author="Barriskill, Bianca" w:date="2026-09-22T08:52:00Z" w16du:dateUtc="2026-09-22T14:52:00Z">
        <w:r w:rsidRPr="00CD4B32">
          <w:rPr>
            <w:rFonts w:ascii="Arial" w:eastAsia="Times New Roman" w:hAnsi="Arial" w:cs="Arial"/>
            <w:kern w:val="0"/>
            <w14:ligatures w14:val="none"/>
          </w:rPr>
          <w:t>Surveillance cameras;</w:t>
        </w:r>
      </w:ins>
    </w:p>
    <w:p w14:paraId="028CD6B4" w14:textId="77777777" w:rsidR="00C502B8" w:rsidRPr="00CD4B32" w:rsidRDefault="00C502B8" w:rsidP="003F5FDB">
      <w:pPr>
        <w:numPr>
          <w:ilvl w:val="1"/>
          <w:numId w:val="90"/>
        </w:numPr>
        <w:spacing w:before="0" w:after="120" w:line="360" w:lineRule="auto"/>
        <w:ind w:left="2520" w:right="0"/>
        <w:textAlignment w:val="baseline"/>
        <w:rPr>
          <w:ins w:id="234" w:author="Barriskill, Bianca" w:date="2026-09-22T08:52:00Z" w16du:dateUtc="2026-09-22T14:52:00Z"/>
          <w:rFonts w:ascii="Arial" w:eastAsia="Times New Roman" w:hAnsi="Arial" w:cs="Arial"/>
          <w:kern w:val="0"/>
          <w14:ligatures w14:val="none"/>
        </w:rPr>
      </w:pPr>
      <w:ins w:id="235" w:author="Barriskill, Bianca" w:date="2026-09-22T08:52:00Z" w16du:dateUtc="2026-09-22T14:52:00Z">
        <w:r w:rsidRPr="00CD4B32">
          <w:rPr>
            <w:rFonts w:ascii="Arial" w:eastAsia="Times New Roman" w:hAnsi="Arial" w:cs="Arial"/>
            <w:kern w:val="0"/>
            <w14:ligatures w14:val="none"/>
          </w:rPr>
          <w:t>Length and storage of recordings;</w:t>
        </w:r>
      </w:ins>
    </w:p>
    <w:p w14:paraId="70155AE7" w14:textId="77777777" w:rsidR="00C502B8" w:rsidRPr="00CD4B32" w:rsidRDefault="00C502B8" w:rsidP="003F5FDB">
      <w:pPr>
        <w:numPr>
          <w:ilvl w:val="1"/>
          <w:numId w:val="91"/>
        </w:numPr>
        <w:spacing w:before="0" w:after="120" w:line="360" w:lineRule="auto"/>
        <w:ind w:left="2520" w:right="0"/>
        <w:textAlignment w:val="baseline"/>
        <w:rPr>
          <w:ins w:id="236" w:author="Barriskill, Bianca" w:date="2026-09-22T08:52:00Z" w16du:dateUtc="2026-09-22T14:52:00Z"/>
          <w:rFonts w:ascii="Arial" w:eastAsia="Times New Roman" w:hAnsi="Arial" w:cs="Arial"/>
          <w:kern w:val="0"/>
          <w14:ligatures w14:val="none"/>
        </w:rPr>
      </w:pPr>
      <w:ins w:id="237" w:author="Barriskill, Bianca" w:date="2026-09-22T08:52:00Z" w16du:dateUtc="2026-09-22T14:52:00Z">
        <w:r w:rsidRPr="00CD4B32">
          <w:rPr>
            <w:rFonts w:ascii="Arial" w:eastAsia="Times New Roman" w:hAnsi="Arial" w:cs="Arial"/>
            <w:kern w:val="0"/>
            <w14:ligatures w14:val="none"/>
          </w:rPr>
          <w:lastRenderedPageBreak/>
          <w:t>Electronic monitoring systems including alarms;</w:t>
        </w:r>
      </w:ins>
    </w:p>
    <w:p w14:paraId="7E4D53DE" w14:textId="77777777" w:rsidR="00C502B8" w:rsidRPr="00CD4B32" w:rsidRDefault="00C502B8" w:rsidP="003F5FDB">
      <w:pPr>
        <w:numPr>
          <w:ilvl w:val="1"/>
          <w:numId w:val="92"/>
        </w:numPr>
        <w:spacing w:before="0" w:after="120" w:line="360" w:lineRule="auto"/>
        <w:ind w:left="2520" w:right="0"/>
        <w:textAlignment w:val="baseline"/>
        <w:rPr>
          <w:ins w:id="238" w:author="Barriskill, Bianca" w:date="2026-09-22T08:52:00Z" w16du:dateUtc="2026-09-22T14:52:00Z"/>
          <w:rFonts w:ascii="Arial" w:eastAsia="Times New Roman" w:hAnsi="Arial" w:cs="Arial"/>
          <w:kern w:val="0"/>
          <w14:ligatures w14:val="none"/>
        </w:rPr>
      </w:pPr>
      <w:ins w:id="239" w:author="Barriskill, Bianca" w:date="2026-09-22T08:52:00Z" w16du:dateUtc="2026-09-22T14:52:00Z">
        <w:r w:rsidRPr="00CD4B32">
          <w:rPr>
            <w:rFonts w:ascii="Arial" w:eastAsia="Times New Roman" w:hAnsi="Arial" w:cs="Arial"/>
            <w:kern w:val="0"/>
            <w14:ligatures w14:val="none"/>
          </w:rPr>
          <w:t>Motion detectors; </w:t>
        </w:r>
      </w:ins>
    </w:p>
    <w:p w14:paraId="77975778" w14:textId="77777777" w:rsidR="00C502B8" w:rsidRPr="00CD4B32" w:rsidRDefault="00C502B8" w:rsidP="003F5FDB">
      <w:pPr>
        <w:numPr>
          <w:ilvl w:val="1"/>
          <w:numId w:val="93"/>
        </w:numPr>
        <w:spacing w:before="0" w:after="120" w:line="360" w:lineRule="auto"/>
        <w:ind w:left="2520" w:right="0"/>
        <w:textAlignment w:val="baseline"/>
        <w:rPr>
          <w:ins w:id="240" w:author="Barriskill, Bianca" w:date="2026-09-22T08:52:00Z" w16du:dateUtc="2026-09-22T14:52:00Z"/>
          <w:rFonts w:ascii="Arial" w:eastAsia="Times New Roman" w:hAnsi="Arial" w:cs="Arial"/>
          <w:kern w:val="0"/>
          <w14:ligatures w14:val="none"/>
        </w:rPr>
      </w:pPr>
      <w:ins w:id="241" w:author="Barriskill, Bianca" w:date="2026-09-22T08:52:00Z" w16du:dateUtc="2026-09-22T14:52:00Z">
        <w:r w:rsidRPr="00CD4B32">
          <w:rPr>
            <w:rFonts w:ascii="Arial" w:eastAsia="Times New Roman" w:hAnsi="Arial" w:cs="Arial"/>
            <w:kern w:val="0"/>
            <w14:ligatures w14:val="none"/>
          </w:rPr>
          <w:t>Regular updating and maintenance of alarm codes; or</w:t>
        </w:r>
      </w:ins>
    </w:p>
    <w:p w14:paraId="04037F1F" w14:textId="77777777" w:rsidR="00C502B8" w:rsidRPr="00CD4B32" w:rsidRDefault="00C502B8" w:rsidP="003F5FDB">
      <w:pPr>
        <w:numPr>
          <w:ilvl w:val="1"/>
          <w:numId w:val="94"/>
        </w:numPr>
        <w:spacing w:before="0" w:after="120" w:line="360" w:lineRule="auto"/>
        <w:ind w:left="2520" w:right="0"/>
        <w:textAlignment w:val="baseline"/>
        <w:rPr>
          <w:ins w:id="242" w:author="Barriskill, Bianca" w:date="2026-09-22T08:52:00Z" w16du:dateUtc="2026-09-22T14:52:00Z"/>
          <w:rFonts w:ascii="Arial" w:eastAsia="Times New Roman" w:hAnsi="Arial" w:cs="Arial"/>
          <w:kern w:val="0"/>
          <w14:ligatures w14:val="none"/>
        </w:rPr>
      </w:pPr>
      <w:ins w:id="243" w:author="Barriskill, Bianca" w:date="2026-09-22T08:52:00Z" w16du:dateUtc="2026-09-22T14:52:00Z">
        <w:r w:rsidRPr="00CD4B32">
          <w:rPr>
            <w:rFonts w:ascii="Arial" w:eastAsia="Times New Roman" w:hAnsi="Arial" w:cs="Arial"/>
            <w:kern w:val="0"/>
            <w14:ligatures w14:val="none"/>
          </w:rPr>
          <w:t xml:space="preserve">Any other electronic </w:t>
        </w:r>
        <w:proofErr w:type="gramStart"/>
        <w:r w:rsidRPr="00CD4B32">
          <w:rPr>
            <w:rFonts w:ascii="Arial" w:eastAsia="Times New Roman" w:hAnsi="Arial" w:cs="Arial"/>
            <w:kern w:val="0"/>
            <w14:ligatures w14:val="none"/>
          </w:rPr>
          <w:t>measure</w:t>
        </w:r>
        <w:proofErr w:type="gramEnd"/>
        <w:r w:rsidRPr="00CD4B32">
          <w:rPr>
            <w:rFonts w:ascii="Arial" w:eastAsia="Times New Roman" w:hAnsi="Arial" w:cs="Arial"/>
            <w:kern w:val="0"/>
            <w14:ligatures w14:val="none"/>
          </w:rPr>
          <w:t xml:space="preserve"> taken to protect personnel, customers, firearms, and ammunition and to prevent unauthorized entry.</w:t>
        </w:r>
      </w:ins>
    </w:p>
    <w:p w14:paraId="0246B979" w14:textId="5DB97536" w:rsidR="00C502B8" w:rsidRPr="00CD4B32" w:rsidRDefault="00C502B8" w:rsidP="00F257C2">
      <w:pPr>
        <w:numPr>
          <w:ilvl w:val="0"/>
          <w:numId w:val="95"/>
        </w:numPr>
        <w:spacing w:after="120" w:line="360" w:lineRule="auto"/>
        <w:ind w:right="0"/>
        <w:textAlignment w:val="baseline"/>
        <w:rPr>
          <w:ins w:id="244" w:author="Barriskill, Bianca" w:date="2026-09-22T08:52:00Z" w16du:dateUtc="2026-09-22T14:52:00Z"/>
          <w:rFonts w:ascii="Arial" w:eastAsia="Times New Roman" w:hAnsi="Arial" w:cs="Arial"/>
          <w:kern w:val="0"/>
          <w14:ligatures w14:val="none"/>
        </w:rPr>
      </w:pPr>
      <w:ins w:id="245" w:author="Barriskill, Bianca" w:date="2026-09-22T08:52:00Z" w16du:dateUtc="2026-09-22T14:52:00Z">
        <w:r w:rsidRPr="00CD4B32">
          <w:rPr>
            <w:rFonts w:ascii="Arial" w:eastAsia="Times New Roman" w:hAnsi="Arial" w:cs="Arial"/>
            <w:kern w:val="0"/>
            <w14:ligatures w14:val="none"/>
          </w:rPr>
          <w:t>Safe business practices, which</w:t>
        </w:r>
      </w:ins>
      <w:ins w:id="246" w:author="Barriskill, Bianca" w:date="2026-09-22T09:58:00Z" w16du:dateUtc="2026-09-22T15:58:00Z">
        <w:r w:rsidR="003833F2" w:rsidRPr="00CD4B32">
          <w:rPr>
            <w:rFonts w:ascii="Arial" w:eastAsia="Times New Roman" w:hAnsi="Arial" w:cs="Arial"/>
            <w:kern w:val="0"/>
            <w14:ligatures w14:val="none"/>
          </w:rPr>
          <w:t xml:space="preserve"> may</w:t>
        </w:r>
      </w:ins>
      <w:ins w:id="247" w:author="Barriskill, Bianca" w:date="2026-09-22T08:52:00Z" w16du:dateUtc="2026-09-22T14:52:00Z">
        <w:r w:rsidRPr="00CD4B32">
          <w:rPr>
            <w:rFonts w:ascii="Arial" w:eastAsia="Times New Roman" w:hAnsi="Arial" w:cs="Arial"/>
            <w:kern w:val="0"/>
            <w14:ligatures w14:val="none"/>
          </w:rPr>
          <w:t xml:space="preserve"> include but are not limited to:</w:t>
        </w:r>
      </w:ins>
    </w:p>
    <w:p w14:paraId="6E45F766" w14:textId="77777777" w:rsidR="00C502B8" w:rsidRPr="00CD4B32" w:rsidRDefault="00C502B8" w:rsidP="003F5FDB">
      <w:pPr>
        <w:numPr>
          <w:ilvl w:val="1"/>
          <w:numId w:val="96"/>
        </w:numPr>
        <w:spacing w:before="0" w:after="120" w:line="360" w:lineRule="auto"/>
        <w:ind w:left="2520" w:right="0"/>
        <w:textAlignment w:val="baseline"/>
        <w:rPr>
          <w:ins w:id="248" w:author="Barriskill, Bianca" w:date="2026-09-22T08:52:00Z" w16du:dateUtc="2026-09-22T14:52:00Z"/>
          <w:rFonts w:ascii="Arial" w:eastAsia="Times New Roman" w:hAnsi="Arial" w:cs="Arial"/>
          <w:kern w:val="0"/>
          <w14:ligatures w14:val="none"/>
        </w:rPr>
      </w:pPr>
      <w:ins w:id="249" w:author="Barriskill, Bianca" w:date="2026-09-22T08:52:00Z" w16du:dateUtc="2026-09-22T14:52:00Z">
        <w:r w:rsidRPr="00CD4B32">
          <w:rPr>
            <w:rFonts w:ascii="Arial" w:eastAsia="Times New Roman" w:hAnsi="Arial" w:cs="Arial"/>
            <w:kern w:val="0"/>
            <w14:ligatures w14:val="none"/>
          </w:rPr>
          <w:t>Tethering display inventory with cable locks;</w:t>
        </w:r>
      </w:ins>
    </w:p>
    <w:p w14:paraId="0D30F6DA" w14:textId="008671A8" w:rsidR="00C502B8" w:rsidRPr="00CD4B32" w:rsidRDefault="00C502B8" w:rsidP="003F5FDB">
      <w:pPr>
        <w:numPr>
          <w:ilvl w:val="1"/>
          <w:numId w:val="97"/>
        </w:numPr>
        <w:spacing w:before="0" w:after="120" w:line="360" w:lineRule="auto"/>
        <w:ind w:left="2520" w:right="0"/>
        <w:textAlignment w:val="baseline"/>
        <w:rPr>
          <w:ins w:id="250" w:author="Barriskill, Bianca" w:date="2026-09-22T08:52:00Z" w16du:dateUtc="2026-09-22T14:52:00Z"/>
          <w:rFonts w:ascii="Arial" w:eastAsia="Times New Roman" w:hAnsi="Arial" w:cs="Arial"/>
          <w:kern w:val="0"/>
          <w14:ligatures w14:val="none"/>
        </w:rPr>
      </w:pPr>
      <w:ins w:id="251" w:author="Barriskill, Bianca" w:date="2026-09-22T08:52:00Z" w16du:dateUtc="2026-09-22T14:52:00Z">
        <w:r w:rsidRPr="00CD4B32">
          <w:rPr>
            <w:rFonts w:ascii="Arial" w:eastAsia="Times New Roman" w:hAnsi="Arial" w:cs="Arial"/>
            <w:kern w:val="0"/>
            <w14:ligatures w14:val="none"/>
          </w:rPr>
          <w:t xml:space="preserve">Ensuring </w:t>
        </w:r>
      </w:ins>
      <w:ins w:id="252" w:author="Barriskill, Bianca" w:date="2026-09-22T14:40:00Z" w16du:dateUtc="2026-09-22T20:40:00Z">
        <w:r w:rsidR="007036BA" w:rsidRPr="00CD4B32">
          <w:rPr>
            <w:rFonts w:ascii="Arial" w:eastAsia="Times New Roman" w:hAnsi="Arial" w:cs="Arial"/>
            <w:kern w:val="0"/>
            <w14:ligatures w14:val="none"/>
          </w:rPr>
          <w:t>E</w:t>
        </w:r>
      </w:ins>
      <w:ins w:id="253" w:author="Barriskill, Bianca" w:date="2026-09-22T08:52:00Z" w16du:dateUtc="2026-09-22T14:52:00Z">
        <w:r w:rsidRPr="00CD4B32">
          <w:rPr>
            <w:rFonts w:ascii="Arial" w:eastAsia="Times New Roman" w:hAnsi="Arial" w:cs="Arial"/>
            <w:kern w:val="0"/>
            <w14:ligatures w14:val="none"/>
          </w:rPr>
          <w:t xml:space="preserve">mployees and </w:t>
        </w:r>
      </w:ins>
      <w:ins w:id="254" w:author="Barriskill, Bianca" w:date="2026-09-22T14:40:00Z" w16du:dateUtc="2026-09-22T20:40:00Z">
        <w:r w:rsidR="007036BA" w:rsidRPr="00CD4B32">
          <w:rPr>
            <w:rFonts w:ascii="Arial" w:eastAsia="Times New Roman" w:hAnsi="Arial" w:cs="Arial"/>
            <w:kern w:val="0"/>
            <w14:ligatures w14:val="none"/>
          </w:rPr>
          <w:t>R</w:t>
        </w:r>
      </w:ins>
      <w:ins w:id="255" w:author="Barriskill, Bianca" w:date="2026-09-22T08:52:00Z" w16du:dateUtc="2026-09-22T14:52:00Z">
        <w:r w:rsidRPr="00CD4B32">
          <w:rPr>
            <w:rFonts w:ascii="Arial" w:eastAsia="Times New Roman" w:hAnsi="Arial" w:cs="Arial"/>
            <w:kern w:val="0"/>
            <w14:ligatures w14:val="none"/>
          </w:rPr>
          <w:t xml:space="preserve">esponsible </w:t>
        </w:r>
      </w:ins>
      <w:ins w:id="256" w:author="Barriskill, Bianca" w:date="2026-09-22T14:40:00Z" w16du:dateUtc="2026-09-22T20:40:00Z">
        <w:r w:rsidR="007036BA" w:rsidRPr="00CD4B32">
          <w:rPr>
            <w:rFonts w:ascii="Arial" w:eastAsia="Times New Roman" w:hAnsi="Arial" w:cs="Arial"/>
            <w:kern w:val="0"/>
            <w14:ligatures w14:val="none"/>
          </w:rPr>
          <w:t>P</w:t>
        </w:r>
      </w:ins>
      <w:ins w:id="257" w:author="Barriskill, Bianca" w:date="2026-09-22T08:52:00Z" w16du:dateUtc="2026-09-22T14:52:00Z">
        <w:r w:rsidRPr="00CD4B32">
          <w:rPr>
            <w:rFonts w:ascii="Arial" w:eastAsia="Times New Roman" w:hAnsi="Arial" w:cs="Arial"/>
            <w:kern w:val="0"/>
            <w14:ligatures w14:val="none"/>
          </w:rPr>
          <w:t xml:space="preserve">ersons </w:t>
        </w:r>
        <w:proofErr w:type="gramStart"/>
        <w:r w:rsidRPr="00CD4B32">
          <w:rPr>
            <w:rFonts w:ascii="Arial" w:eastAsia="Times New Roman" w:hAnsi="Arial" w:cs="Arial"/>
            <w:kern w:val="0"/>
            <w14:ligatures w14:val="none"/>
          </w:rPr>
          <w:t xml:space="preserve">have </w:t>
        </w:r>
      </w:ins>
      <w:ins w:id="258" w:author="Barriskill, Bianca" w:date="2026-09-23T15:40:00Z" w16du:dateUtc="2026-09-23T21:40:00Z">
        <w:r w:rsidR="00C17511" w:rsidRPr="00CD4B32">
          <w:rPr>
            <w:rFonts w:ascii="Arial" w:eastAsia="Times New Roman" w:hAnsi="Arial" w:cs="Arial"/>
            <w:kern w:val="0"/>
            <w14:ligatures w14:val="none"/>
          </w:rPr>
          <w:t xml:space="preserve">direct </w:t>
        </w:r>
      </w:ins>
      <w:ins w:id="259" w:author="Barriskill, Bianca" w:date="2026-09-22T08:52:00Z" w16du:dateUtc="2026-09-22T14:52:00Z">
        <w:r w:rsidRPr="00CD4B32">
          <w:rPr>
            <w:rFonts w:ascii="Arial" w:eastAsia="Times New Roman" w:hAnsi="Arial" w:cs="Arial"/>
            <w:kern w:val="0"/>
            <w14:ligatures w14:val="none"/>
          </w:rPr>
          <w:t>control at all times</w:t>
        </w:r>
        <w:proofErr w:type="gramEnd"/>
        <w:r w:rsidRPr="00CD4B32">
          <w:rPr>
            <w:rFonts w:ascii="Arial" w:eastAsia="Times New Roman" w:hAnsi="Arial" w:cs="Arial"/>
            <w:kern w:val="0"/>
            <w14:ligatures w14:val="none"/>
          </w:rPr>
          <w:t xml:space="preserve"> over firearms </w:t>
        </w:r>
      </w:ins>
      <w:ins w:id="260" w:author="Barriskill, Bianca" w:date="2026-09-22T14:32:00Z" w16du:dateUtc="2026-09-22T20:32:00Z">
        <w:r w:rsidR="00D35619" w:rsidRPr="00CD4B32">
          <w:rPr>
            <w:rFonts w:ascii="Arial" w:eastAsia="Times New Roman" w:hAnsi="Arial" w:cs="Arial"/>
            <w:kern w:val="0"/>
            <w14:ligatures w14:val="none"/>
          </w:rPr>
          <w:t>being offered for sale</w:t>
        </w:r>
      </w:ins>
      <w:ins w:id="261" w:author="Barriskill, Bianca" w:date="2026-09-22T08:52:00Z" w16du:dateUtc="2026-09-22T14:52:00Z">
        <w:r w:rsidRPr="00CD4B32">
          <w:rPr>
            <w:rFonts w:ascii="Arial" w:eastAsia="Times New Roman" w:hAnsi="Arial" w:cs="Arial"/>
            <w:kern w:val="0"/>
            <w14:ligatures w14:val="none"/>
          </w:rPr>
          <w:t>;</w:t>
        </w:r>
      </w:ins>
    </w:p>
    <w:p w14:paraId="2A7AB7E1" w14:textId="77777777" w:rsidR="00C502B8" w:rsidRPr="00CD4B32" w:rsidRDefault="00C502B8" w:rsidP="003F5FDB">
      <w:pPr>
        <w:numPr>
          <w:ilvl w:val="1"/>
          <w:numId w:val="98"/>
        </w:numPr>
        <w:spacing w:before="0" w:after="120" w:line="360" w:lineRule="auto"/>
        <w:ind w:left="2520" w:right="0"/>
        <w:textAlignment w:val="baseline"/>
        <w:rPr>
          <w:ins w:id="262" w:author="Barriskill, Bianca" w:date="2026-09-22T08:52:00Z" w16du:dateUtc="2026-09-22T14:52:00Z"/>
          <w:rFonts w:ascii="Arial" w:eastAsia="Times New Roman" w:hAnsi="Arial" w:cs="Arial"/>
          <w:kern w:val="0"/>
          <w14:ligatures w14:val="none"/>
        </w:rPr>
      </w:pPr>
      <w:ins w:id="263" w:author="Barriskill, Bianca" w:date="2026-09-22T08:52:00Z" w16du:dateUtc="2026-09-22T14:52:00Z">
        <w:r w:rsidRPr="00CD4B32">
          <w:rPr>
            <w:rFonts w:ascii="Arial" w:eastAsia="Times New Roman" w:hAnsi="Arial" w:cs="Arial"/>
            <w:kern w:val="0"/>
            <w14:ligatures w14:val="none"/>
          </w:rPr>
          <w:t>Disarming firearms on display for sale;</w:t>
        </w:r>
      </w:ins>
    </w:p>
    <w:p w14:paraId="40ECEC6F" w14:textId="77777777" w:rsidR="00C502B8" w:rsidRPr="00CD4B32" w:rsidRDefault="00C502B8" w:rsidP="003F5FDB">
      <w:pPr>
        <w:numPr>
          <w:ilvl w:val="1"/>
          <w:numId w:val="99"/>
        </w:numPr>
        <w:spacing w:before="0" w:after="120" w:line="360" w:lineRule="auto"/>
        <w:ind w:left="2520" w:right="0"/>
        <w:textAlignment w:val="baseline"/>
        <w:rPr>
          <w:ins w:id="264" w:author="Barriskill, Bianca" w:date="2026-09-22T08:52:00Z" w16du:dateUtc="2026-09-22T14:52:00Z"/>
          <w:rFonts w:ascii="Arial" w:eastAsia="Times New Roman" w:hAnsi="Arial" w:cs="Arial"/>
          <w:kern w:val="0"/>
          <w14:ligatures w14:val="none"/>
        </w:rPr>
      </w:pPr>
      <w:ins w:id="265" w:author="Barriskill, Bianca" w:date="2026-09-22T08:52:00Z" w16du:dateUtc="2026-09-22T14:52:00Z">
        <w:r w:rsidRPr="00CD4B32">
          <w:rPr>
            <w:rFonts w:ascii="Arial" w:eastAsia="Times New Roman" w:hAnsi="Arial" w:cs="Arial"/>
            <w:kern w:val="0"/>
            <w14:ligatures w14:val="none"/>
          </w:rPr>
          <w:t>Storing ammunition separately from firearms;</w:t>
        </w:r>
      </w:ins>
    </w:p>
    <w:p w14:paraId="5C3732EB" w14:textId="77777777" w:rsidR="00C502B8" w:rsidRPr="00CD4B32" w:rsidRDefault="00C502B8" w:rsidP="003F5FDB">
      <w:pPr>
        <w:numPr>
          <w:ilvl w:val="1"/>
          <w:numId w:val="100"/>
        </w:numPr>
        <w:spacing w:before="0" w:after="120" w:line="360" w:lineRule="auto"/>
        <w:ind w:left="2520" w:right="0"/>
        <w:textAlignment w:val="baseline"/>
        <w:rPr>
          <w:ins w:id="266" w:author="Barriskill, Bianca" w:date="2026-09-22T08:52:00Z" w16du:dateUtc="2026-09-22T14:52:00Z"/>
          <w:rFonts w:ascii="Arial" w:eastAsia="Times New Roman" w:hAnsi="Arial" w:cs="Arial"/>
          <w:kern w:val="0"/>
          <w14:ligatures w14:val="none"/>
        </w:rPr>
      </w:pPr>
      <w:ins w:id="267" w:author="Barriskill, Bianca" w:date="2026-09-22T08:52:00Z" w16du:dateUtc="2026-09-22T14:52:00Z">
        <w:r w:rsidRPr="00CD4B32">
          <w:rPr>
            <w:rFonts w:ascii="Arial" w:eastAsia="Times New Roman" w:hAnsi="Arial" w:cs="Arial"/>
            <w:kern w:val="0"/>
            <w14:ligatures w14:val="none"/>
          </w:rPr>
          <w:t>Keeping regular business hours or operating by appointment only; or</w:t>
        </w:r>
      </w:ins>
    </w:p>
    <w:p w14:paraId="4CA93DFB" w14:textId="77777777" w:rsidR="00C502B8" w:rsidRPr="00CD4B32" w:rsidRDefault="00C502B8" w:rsidP="003F5FDB">
      <w:pPr>
        <w:numPr>
          <w:ilvl w:val="1"/>
          <w:numId w:val="101"/>
        </w:numPr>
        <w:spacing w:before="0" w:after="120" w:line="360" w:lineRule="auto"/>
        <w:ind w:left="2520" w:right="0"/>
        <w:textAlignment w:val="baseline"/>
        <w:rPr>
          <w:ins w:id="268" w:author="Barriskill, Bianca" w:date="2026-09-22T08:52:00Z" w16du:dateUtc="2026-09-22T14:52:00Z"/>
          <w:rFonts w:ascii="Arial" w:eastAsia="Times New Roman" w:hAnsi="Arial" w:cs="Arial"/>
          <w:kern w:val="0"/>
          <w14:ligatures w14:val="none"/>
        </w:rPr>
      </w:pPr>
      <w:ins w:id="269" w:author="Barriskill, Bianca" w:date="2026-09-22T08:52:00Z" w16du:dateUtc="2026-09-22T14:52:00Z">
        <w:r w:rsidRPr="00CD4B32">
          <w:rPr>
            <w:rFonts w:ascii="Arial" w:eastAsia="Times New Roman" w:hAnsi="Arial" w:cs="Arial"/>
            <w:kern w:val="0"/>
            <w14:ligatures w14:val="none"/>
          </w:rPr>
          <w:t>Any other business practice taken to protect personnel, customers, firearms, and ammunition and to prevent unauthorized entry.</w:t>
        </w:r>
      </w:ins>
    </w:p>
    <w:p w14:paraId="7BDB539B" w14:textId="77777777" w:rsidR="00C17511" w:rsidRPr="00CD4B32" w:rsidRDefault="00C502B8" w:rsidP="00F257C2">
      <w:pPr>
        <w:pStyle w:val="ListParagraph"/>
        <w:numPr>
          <w:ilvl w:val="0"/>
          <w:numId w:val="13"/>
        </w:numPr>
        <w:spacing w:after="120" w:line="360" w:lineRule="auto"/>
        <w:ind w:right="0"/>
        <w:contextualSpacing w:val="0"/>
        <w:rPr>
          <w:ins w:id="270" w:author="Barriskill, Bianca" w:date="2026-09-23T15:39:00Z" w16du:dateUtc="2026-09-23T21:39:00Z"/>
          <w:rFonts w:ascii="Arial" w:eastAsia="Times New Roman" w:hAnsi="Arial" w:cs="Arial"/>
          <w:kern w:val="0"/>
          <w14:ligatures w14:val="none"/>
        </w:rPr>
      </w:pPr>
      <w:ins w:id="271" w:author="Barriskill, Bianca" w:date="2026-09-22T08:52:00Z" w16du:dateUtc="2026-09-22T14:52:00Z">
        <w:r w:rsidRPr="00CD4B32">
          <w:rPr>
            <w:rFonts w:ascii="Arial" w:eastAsia="Times New Roman" w:hAnsi="Arial" w:cs="Arial"/>
            <w:kern w:val="0"/>
            <w:u w:val="single"/>
            <w14:ligatures w14:val="none"/>
            <w:rPrChange w:id="272" w:author="Barriskill, Bianca" w:date="2026-09-23T15:36:00Z" w16du:dateUtc="2026-09-23T21:36:00Z">
              <w:rPr>
                <w:u w:val="single"/>
              </w:rPr>
            </w:rPrChange>
          </w:rPr>
          <w:t xml:space="preserve">Updated </w:t>
        </w:r>
      </w:ins>
      <w:ins w:id="273" w:author="Barriskill, Bianca" w:date="2026-09-22T14:41:00Z" w16du:dateUtc="2026-09-22T20:41:00Z">
        <w:r w:rsidR="007036BA" w:rsidRPr="00CD4B32">
          <w:rPr>
            <w:rFonts w:ascii="Arial" w:eastAsia="Times New Roman" w:hAnsi="Arial" w:cs="Arial"/>
            <w:kern w:val="0"/>
            <w:u w:val="single"/>
            <w14:ligatures w14:val="none"/>
            <w:rPrChange w:id="274" w:author="Barriskill, Bianca" w:date="2026-09-23T15:36:00Z" w16du:dateUtc="2026-09-23T21:36:00Z">
              <w:rPr>
                <w:u w:val="single"/>
              </w:rPr>
            </w:rPrChange>
          </w:rPr>
          <w:t>C</w:t>
        </w:r>
      </w:ins>
      <w:ins w:id="275" w:author="Barriskill, Bianca" w:date="2026-09-22T08:52:00Z" w16du:dateUtc="2026-09-22T14:52:00Z">
        <w:r w:rsidRPr="00CD4B32">
          <w:rPr>
            <w:rFonts w:ascii="Arial" w:eastAsia="Times New Roman" w:hAnsi="Arial" w:cs="Arial"/>
            <w:kern w:val="0"/>
            <w:u w:val="single"/>
            <w14:ligatures w14:val="none"/>
            <w:rPrChange w:id="276" w:author="Barriskill, Bianca" w:date="2026-09-23T15:36:00Z" w16du:dateUtc="2026-09-23T21:36:00Z">
              <w:rPr>
                <w:u w:val="single"/>
              </w:rPr>
            </w:rPrChange>
          </w:rPr>
          <w:t xml:space="preserve">omprehensive </w:t>
        </w:r>
      </w:ins>
      <w:ins w:id="277" w:author="Barriskill, Bianca" w:date="2026-09-22T14:42:00Z" w16du:dateUtc="2026-09-22T20:42:00Z">
        <w:r w:rsidR="007036BA" w:rsidRPr="00CD4B32">
          <w:rPr>
            <w:rFonts w:ascii="Arial" w:eastAsia="Times New Roman" w:hAnsi="Arial" w:cs="Arial"/>
            <w:kern w:val="0"/>
            <w:u w:val="single"/>
            <w14:ligatures w14:val="none"/>
            <w:rPrChange w:id="278" w:author="Barriskill, Bianca" w:date="2026-09-23T15:36:00Z" w16du:dateUtc="2026-09-23T21:36:00Z">
              <w:rPr>
                <w:u w:val="single"/>
              </w:rPr>
            </w:rPrChange>
          </w:rPr>
          <w:t>S</w:t>
        </w:r>
      </w:ins>
      <w:ins w:id="279" w:author="Barriskill, Bianca" w:date="2026-09-22T08:52:00Z" w16du:dateUtc="2026-09-22T14:52:00Z">
        <w:r w:rsidRPr="00CD4B32">
          <w:rPr>
            <w:rFonts w:ascii="Arial" w:eastAsia="Times New Roman" w:hAnsi="Arial" w:cs="Arial"/>
            <w:kern w:val="0"/>
            <w:u w:val="single"/>
            <w14:ligatures w14:val="none"/>
            <w:rPrChange w:id="280" w:author="Barriskill, Bianca" w:date="2026-09-23T15:36:00Z" w16du:dateUtc="2026-09-23T21:36:00Z">
              <w:rPr>
                <w:u w:val="single"/>
              </w:rPr>
            </w:rPrChange>
          </w:rPr>
          <w:t xml:space="preserve">ecurity </w:t>
        </w:r>
      </w:ins>
      <w:ins w:id="281" w:author="Barriskill, Bianca" w:date="2026-09-22T14:42:00Z" w16du:dateUtc="2026-09-22T20:42:00Z">
        <w:r w:rsidR="007036BA" w:rsidRPr="00CD4B32">
          <w:rPr>
            <w:rFonts w:ascii="Arial" w:eastAsia="Times New Roman" w:hAnsi="Arial" w:cs="Arial"/>
            <w:kern w:val="0"/>
            <w:u w:val="single"/>
            <w14:ligatures w14:val="none"/>
            <w:rPrChange w:id="282" w:author="Barriskill, Bianca" w:date="2026-09-23T15:36:00Z" w16du:dateUtc="2026-09-23T21:36:00Z">
              <w:rPr>
                <w:u w:val="single"/>
              </w:rPr>
            </w:rPrChange>
          </w:rPr>
          <w:t>P</w:t>
        </w:r>
      </w:ins>
      <w:ins w:id="283" w:author="Barriskill, Bianca" w:date="2026-09-22T08:52:00Z" w16du:dateUtc="2026-09-22T14:52:00Z">
        <w:r w:rsidRPr="00CD4B32">
          <w:rPr>
            <w:rFonts w:ascii="Arial" w:eastAsia="Times New Roman" w:hAnsi="Arial" w:cs="Arial"/>
            <w:kern w:val="0"/>
            <w:u w:val="single"/>
            <w14:ligatures w14:val="none"/>
            <w:rPrChange w:id="284" w:author="Barriskill, Bianca" w:date="2026-09-23T15:36:00Z" w16du:dateUtc="2026-09-23T21:36:00Z">
              <w:rPr>
                <w:u w:val="single"/>
              </w:rPr>
            </w:rPrChange>
          </w:rPr>
          <w:t xml:space="preserve">lan </w:t>
        </w:r>
      </w:ins>
      <w:ins w:id="285" w:author="Barriskill, Bianca" w:date="2026-09-22T14:42:00Z" w16du:dateUtc="2026-09-22T20:42:00Z">
        <w:r w:rsidR="007036BA" w:rsidRPr="00CD4B32">
          <w:rPr>
            <w:rFonts w:ascii="Arial" w:eastAsia="Times New Roman" w:hAnsi="Arial" w:cs="Arial"/>
            <w:kern w:val="0"/>
            <w:u w:val="single"/>
            <w14:ligatures w14:val="none"/>
            <w:rPrChange w:id="286" w:author="Barriskill, Bianca" w:date="2026-09-23T15:36:00Z" w16du:dateUtc="2026-09-23T21:36:00Z">
              <w:rPr>
                <w:u w:val="single"/>
              </w:rPr>
            </w:rPrChange>
          </w:rPr>
          <w:t>A</w:t>
        </w:r>
      </w:ins>
      <w:ins w:id="287" w:author="Barriskill, Bianca" w:date="2026-09-22T08:52:00Z" w16du:dateUtc="2026-09-22T14:52:00Z">
        <w:r w:rsidRPr="00CD4B32">
          <w:rPr>
            <w:rFonts w:ascii="Arial" w:eastAsia="Times New Roman" w:hAnsi="Arial" w:cs="Arial"/>
            <w:kern w:val="0"/>
            <w:u w:val="single"/>
            <w14:ligatures w14:val="none"/>
            <w:rPrChange w:id="288" w:author="Barriskill, Bianca" w:date="2026-09-23T15:36:00Z" w16du:dateUtc="2026-09-23T21:36:00Z">
              <w:rPr>
                <w:u w:val="single"/>
              </w:rPr>
            </w:rPrChange>
          </w:rPr>
          <w:t xml:space="preserve">fter a </w:t>
        </w:r>
      </w:ins>
      <w:ins w:id="289" w:author="Barriskill, Bianca" w:date="2026-09-22T14:42:00Z" w16du:dateUtc="2026-09-22T20:42:00Z">
        <w:r w:rsidR="007036BA" w:rsidRPr="00CD4B32">
          <w:rPr>
            <w:rFonts w:ascii="Arial" w:eastAsia="Times New Roman" w:hAnsi="Arial" w:cs="Arial"/>
            <w:kern w:val="0"/>
            <w:u w:val="single"/>
            <w14:ligatures w14:val="none"/>
            <w:rPrChange w:id="290" w:author="Barriskill, Bianca" w:date="2026-09-23T15:36:00Z" w16du:dateUtc="2026-09-23T21:36:00Z">
              <w:rPr>
                <w:u w:val="single"/>
              </w:rPr>
            </w:rPrChange>
          </w:rPr>
          <w:t>T</w:t>
        </w:r>
      </w:ins>
      <w:ins w:id="291" w:author="Barriskill, Bianca" w:date="2026-09-22T08:52:00Z" w16du:dateUtc="2026-09-22T14:52:00Z">
        <w:r w:rsidRPr="00CD4B32">
          <w:rPr>
            <w:rFonts w:ascii="Arial" w:eastAsia="Times New Roman" w:hAnsi="Arial" w:cs="Arial"/>
            <w:kern w:val="0"/>
            <w:u w:val="single"/>
            <w14:ligatures w14:val="none"/>
            <w:rPrChange w:id="292" w:author="Barriskill, Bianca" w:date="2026-09-23T15:36:00Z" w16du:dateUtc="2026-09-23T21:36:00Z">
              <w:rPr>
                <w:u w:val="single"/>
              </w:rPr>
            </w:rPrChange>
          </w:rPr>
          <w:t xml:space="preserve">heft or </w:t>
        </w:r>
      </w:ins>
      <w:ins w:id="293" w:author="Barriskill, Bianca" w:date="2026-09-22T14:42:00Z" w16du:dateUtc="2026-09-22T20:42:00Z">
        <w:r w:rsidR="007036BA" w:rsidRPr="00CD4B32">
          <w:rPr>
            <w:rFonts w:ascii="Arial" w:eastAsia="Times New Roman" w:hAnsi="Arial" w:cs="Arial"/>
            <w:kern w:val="0"/>
            <w:u w:val="single"/>
            <w14:ligatures w14:val="none"/>
            <w:rPrChange w:id="294" w:author="Barriskill, Bianca" w:date="2026-09-23T15:36:00Z" w16du:dateUtc="2026-09-23T21:36:00Z">
              <w:rPr>
                <w:u w:val="single"/>
              </w:rPr>
            </w:rPrChange>
          </w:rPr>
          <w:t>L</w:t>
        </w:r>
      </w:ins>
      <w:ins w:id="295" w:author="Barriskill, Bianca" w:date="2026-09-22T08:52:00Z" w16du:dateUtc="2026-09-22T14:52:00Z">
        <w:r w:rsidRPr="00CD4B32">
          <w:rPr>
            <w:rFonts w:ascii="Arial" w:eastAsia="Times New Roman" w:hAnsi="Arial" w:cs="Arial"/>
            <w:kern w:val="0"/>
            <w:u w:val="single"/>
            <w14:ligatures w14:val="none"/>
            <w:rPrChange w:id="296" w:author="Barriskill, Bianca" w:date="2026-09-23T15:36:00Z" w16du:dateUtc="2026-09-23T21:36:00Z">
              <w:rPr>
                <w:u w:val="single"/>
              </w:rPr>
            </w:rPrChange>
          </w:rPr>
          <w:t>oss</w:t>
        </w:r>
        <w:r w:rsidRPr="00CD4B32">
          <w:rPr>
            <w:rFonts w:ascii="Arial" w:eastAsia="Times New Roman" w:hAnsi="Arial" w:cs="Arial"/>
            <w:kern w:val="0"/>
            <w14:ligatures w14:val="none"/>
            <w:rPrChange w:id="297" w:author="Barriskill, Bianca" w:date="2026-09-23T15:36:00Z" w16du:dateUtc="2026-09-23T21:36:00Z">
              <w:rPr/>
            </w:rPrChange>
          </w:rPr>
          <w:t xml:space="preserve">. </w:t>
        </w:r>
      </w:ins>
      <w:ins w:id="298" w:author="Barriskill, Bianca" w:date="2026-09-22T14:29:00Z" w16du:dateUtc="2026-09-22T20:29:00Z">
        <w:r w:rsidR="00D35619" w:rsidRPr="00CD4B32">
          <w:rPr>
            <w:rFonts w:ascii="Arial" w:eastAsia="Times New Roman" w:hAnsi="Arial" w:cs="Arial"/>
            <w:kern w:val="0"/>
            <w14:ligatures w14:val="none"/>
            <w:rPrChange w:id="299" w:author="Barriskill, Bianca" w:date="2026-09-23T15:36:00Z" w16du:dateUtc="2026-09-23T21:36:00Z">
              <w:rPr/>
            </w:rPrChange>
          </w:rPr>
          <w:t>A</w:t>
        </w:r>
      </w:ins>
      <w:ins w:id="300" w:author="Barriskill, Bianca" w:date="2026-09-22T08:52:00Z" w16du:dateUtc="2026-09-22T14:52:00Z">
        <w:r w:rsidRPr="00CD4B32">
          <w:rPr>
            <w:rFonts w:ascii="Arial" w:eastAsia="Times New Roman" w:hAnsi="Arial" w:cs="Arial"/>
            <w:kern w:val="0"/>
            <w14:ligatures w14:val="none"/>
            <w:rPrChange w:id="301" w:author="Barriskill, Bianca" w:date="2026-09-23T15:36:00Z" w16du:dateUtc="2026-09-23T21:36:00Z">
              <w:rPr/>
            </w:rPrChange>
          </w:rPr>
          <w:t xml:space="preserve"> dealer shall report the loss or theft of a firearm from the dealer’s inventory to the </w:t>
        </w:r>
      </w:ins>
      <w:ins w:id="302" w:author="Barriskill, Bianca" w:date="2026-09-22T14:31:00Z" w16du:dateUtc="2026-09-22T20:31:00Z">
        <w:r w:rsidR="00D35619" w:rsidRPr="00CD4B32">
          <w:rPr>
            <w:rFonts w:ascii="Arial" w:eastAsia="Times New Roman" w:hAnsi="Arial" w:cs="Arial"/>
            <w:kern w:val="0"/>
            <w14:ligatures w14:val="none"/>
            <w:rPrChange w:id="303" w:author="Barriskill, Bianca" w:date="2026-09-23T15:36:00Z" w16du:dateUtc="2026-09-23T21:36:00Z">
              <w:rPr/>
            </w:rPrChange>
          </w:rPr>
          <w:t>D</w:t>
        </w:r>
      </w:ins>
      <w:ins w:id="304" w:author="Barriskill, Bianca" w:date="2026-09-22T08:52:00Z" w16du:dateUtc="2026-09-22T14:52:00Z">
        <w:r w:rsidRPr="00CD4B32">
          <w:rPr>
            <w:rFonts w:ascii="Arial" w:eastAsia="Times New Roman" w:hAnsi="Arial" w:cs="Arial"/>
            <w:kern w:val="0"/>
            <w14:ligatures w14:val="none"/>
            <w:rPrChange w:id="305" w:author="Barriskill, Bianca" w:date="2026-09-23T15:36:00Z" w16du:dateUtc="2026-09-23T21:36:00Z">
              <w:rPr/>
            </w:rPrChange>
          </w:rPr>
          <w:t xml:space="preserve">ivision within forty-eight (48) hours after </w:t>
        </w:r>
      </w:ins>
      <w:ins w:id="306" w:author="Barriskill, Bianca" w:date="2026-09-22T14:29:00Z" w16du:dateUtc="2026-09-22T20:29:00Z">
        <w:r w:rsidR="00D35619" w:rsidRPr="00CD4B32">
          <w:rPr>
            <w:rFonts w:ascii="Arial" w:eastAsia="Times New Roman" w:hAnsi="Arial" w:cs="Arial"/>
            <w:kern w:val="0"/>
            <w14:ligatures w14:val="none"/>
            <w:rPrChange w:id="307" w:author="Barriskill, Bianca" w:date="2026-09-23T15:36:00Z" w16du:dateUtc="2026-09-23T21:36:00Z">
              <w:rPr/>
            </w:rPrChange>
          </w:rPr>
          <w:t xml:space="preserve">learning </w:t>
        </w:r>
      </w:ins>
      <w:proofErr w:type="gramStart"/>
      <w:ins w:id="308" w:author="Barriskill, Bianca" w:date="2026-09-22T08:52:00Z" w16du:dateUtc="2026-09-22T14:52:00Z">
        <w:r w:rsidRPr="00CD4B32">
          <w:rPr>
            <w:rFonts w:ascii="Arial" w:eastAsia="Times New Roman" w:hAnsi="Arial" w:cs="Arial"/>
            <w:kern w:val="0"/>
            <w14:ligatures w14:val="none"/>
            <w:rPrChange w:id="309" w:author="Barriskill, Bianca" w:date="2026-09-23T15:36:00Z" w16du:dateUtc="2026-09-23T21:36:00Z">
              <w:rPr/>
            </w:rPrChange>
          </w:rPr>
          <w:t>of</w:t>
        </w:r>
        <w:proofErr w:type="gramEnd"/>
        <w:r w:rsidRPr="00CD4B32">
          <w:rPr>
            <w:rFonts w:ascii="Arial" w:eastAsia="Times New Roman" w:hAnsi="Arial" w:cs="Arial"/>
            <w:kern w:val="0"/>
            <w14:ligatures w14:val="none"/>
            <w:rPrChange w:id="310" w:author="Barriskill, Bianca" w:date="2026-09-23T15:36:00Z" w16du:dateUtc="2026-09-23T21:36:00Z">
              <w:rPr/>
            </w:rPrChange>
          </w:rPr>
          <w:t xml:space="preserve"> </w:t>
        </w:r>
      </w:ins>
      <w:proofErr w:type="gramStart"/>
      <w:ins w:id="311" w:author="Barriskill, Bianca" w:date="2026-09-22T14:30:00Z" w16du:dateUtc="2026-09-22T20:30:00Z">
        <w:r w:rsidR="00D35619" w:rsidRPr="00CD4B32">
          <w:rPr>
            <w:rFonts w:ascii="Arial" w:eastAsia="Times New Roman" w:hAnsi="Arial" w:cs="Arial"/>
            <w:kern w:val="0"/>
            <w14:ligatures w14:val="none"/>
            <w:rPrChange w:id="312" w:author="Barriskill, Bianca" w:date="2026-09-23T15:36:00Z" w16du:dateUtc="2026-09-23T21:36:00Z">
              <w:rPr/>
            </w:rPrChange>
          </w:rPr>
          <w:t xml:space="preserve">the </w:t>
        </w:r>
      </w:ins>
      <w:ins w:id="313" w:author="Barriskill, Bianca" w:date="2026-09-22T08:52:00Z" w16du:dateUtc="2026-09-22T14:52:00Z">
        <w:r w:rsidRPr="00CD4B32">
          <w:rPr>
            <w:rFonts w:ascii="Arial" w:eastAsia="Times New Roman" w:hAnsi="Arial" w:cs="Arial"/>
            <w:kern w:val="0"/>
            <w14:ligatures w14:val="none"/>
            <w:rPrChange w:id="314" w:author="Barriskill, Bianca" w:date="2026-09-23T15:36:00Z" w16du:dateUtc="2026-09-23T21:36:00Z">
              <w:rPr/>
            </w:rPrChange>
          </w:rPr>
          <w:t>theft</w:t>
        </w:r>
        <w:proofErr w:type="gramEnd"/>
        <w:r w:rsidRPr="00CD4B32">
          <w:rPr>
            <w:rFonts w:ascii="Arial" w:eastAsia="Times New Roman" w:hAnsi="Arial" w:cs="Arial"/>
            <w:kern w:val="0"/>
            <w14:ligatures w14:val="none"/>
            <w:rPrChange w:id="315" w:author="Barriskill, Bianca" w:date="2026-09-23T15:36:00Z" w16du:dateUtc="2026-09-23T21:36:00Z">
              <w:rPr/>
            </w:rPrChange>
          </w:rPr>
          <w:t xml:space="preserve"> or loss</w:t>
        </w:r>
      </w:ins>
      <w:ins w:id="316" w:author="Barriskill, Bianca" w:date="2026-09-23T15:39:00Z" w16du:dateUtc="2026-09-23T21:39:00Z">
        <w:r w:rsidR="00C17511" w:rsidRPr="00CD4B32">
          <w:rPr>
            <w:rFonts w:ascii="Arial" w:eastAsia="Times New Roman" w:hAnsi="Arial" w:cs="Arial"/>
            <w:kern w:val="0"/>
            <w14:ligatures w14:val="none"/>
          </w:rPr>
          <w:t>.</w:t>
        </w:r>
      </w:ins>
    </w:p>
    <w:p w14:paraId="6FE10297" w14:textId="77777777" w:rsidR="00C17511" w:rsidRPr="00CD4B32" w:rsidRDefault="00C502B8" w:rsidP="00F257C2">
      <w:pPr>
        <w:pStyle w:val="ListParagraph"/>
        <w:numPr>
          <w:ilvl w:val="1"/>
          <w:numId w:val="13"/>
        </w:numPr>
        <w:spacing w:after="120" w:line="360" w:lineRule="auto"/>
        <w:ind w:right="0"/>
        <w:contextualSpacing w:val="0"/>
        <w:rPr>
          <w:ins w:id="317" w:author="Barriskill, Bianca" w:date="2026-09-23T15:39:00Z" w16du:dateUtc="2026-09-23T21:39:00Z"/>
          <w:rFonts w:ascii="Arial" w:eastAsia="Times New Roman" w:hAnsi="Arial" w:cs="Arial"/>
          <w:kern w:val="0"/>
          <w14:ligatures w14:val="none"/>
        </w:rPr>
      </w:pPr>
      <w:ins w:id="318" w:author="Barriskill, Bianca" w:date="2026-09-22T08:52:00Z" w16du:dateUtc="2026-09-22T14:52:00Z">
        <w:r w:rsidRPr="00CD4B32">
          <w:rPr>
            <w:rFonts w:ascii="Arial" w:eastAsia="Times New Roman" w:hAnsi="Arial" w:cs="Arial"/>
            <w:kern w:val="0"/>
            <w14:ligatures w14:val="none"/>
            <w:rPrChange w:id="319" w:author="Barriskill, Bianca" w:date="2026-09-23T15:37:00Z" w16du:dateUtc="2026-09-23T21:37:00Z">
              <w:rPr/>
            </w:rPrChange>
          </w:rPr>
          <w:t>Within sixty (60) days after submitting the report of the</w:t>
        </w:r>
      </w:ins>
      <w:ins w:id="320" w:author="Barriskill, Bianca" w:date="2026-09-22T14:29:00Z" w16du:dateUtc="2026-09-22T20:29:00Z">
        <w:r w:rsidR="00D35619" w:rsidRPr="00CD4B32">
          <w:rPr>
            <w:rFonts w:ascii="Arial" w:eastAsia="Times New Roman" w:hAnsi="Arial" w:cs="Arial"/>
            <w:kern w:val="0"/>
            <w14:ligatures w14:val="none"/>
            <w:rPrChange w:id="321" w:author="Barriskill, Bianca" w:date="2026-09-23T15:37:00Z" w16du:dateUtc="2026-09-23T21:37:00Z">
              <w:rPr/>
            </w:rPrChange>
          </w:rPr>
          <w:t xml:space="preserve"> </w:t>
        </w:r>
      </w:ins>
      <w:ins w:id="322" w:author="Barriskill, Bianca" w:date="2026-09-22T08:52:00Z" w16du:dateUtc="2026-09-22T14:52:00Z">
        <w:r w:rsidRPr="00CD4B32">
          <w:rPr>
            <w:rFonts w:ascii="Arial" w:eastAsia="Times New Roman" w:hAnsi="Arial" w:cs="Arial"/>
            <w:kern w:val="0"/>
            <w14:ligatures w14:val="none"/>
            <w:rPrChange w:id="323" w:author="Barriskill, Bianca" w:date="2026-09-23T15:37:00Z" w16du:dateUtc="2026-09-23T21:37:00Z">
              <w:rPr/>
            </w:rPrChange>
          </w:rPr>
          <w:t>theft</w:t>
        </w:r>
      </w:ins>
      <w:ins w:id="324" w:author="Barriskill, Bianca" w:date="2026-09-22T14:29:00Z" w16du:dateUtc="2026-09-22T20:29:00Z">
        <w:r w:rsidR="00D35619" w:rsidRPr="00CD4B32">
          <w:rPr>
            <w:rFonts w:ascii="Arial" w:eastAsia="Times New Roman" w:hAnsi="Arial" w:cs="Arial"/>
            <w:kern w:val="0"/>
            <w14:ligatures w14:val="none"/>
            <w:rPrChange w:id="325" w:author="Barriskill, Bianca" w:date="2026-09-23T15:37:00Z" w16du:dateUtc="2026-09-23T21:37:00Z">
              <w:rPr/>
            </w:rPrChange>
          </w:rPr>
          <w:t xml:space="preserve"> or loss</w:t>
        </w:r>
      </w:ins>
      <w:ins w:id="326" w:author="Barriskill, Bianca" w:date="2026-09-22T08:52:00Z" w16du:dateUtc="2026-09-22T14:52:00Z">
        <w:r w:rsidRPr="00CD4B32">
          <w:rPr>
            <w:rFonts w:ascii="Arial" w:eastAsia="Times New Roman" w:hAnsi="Arial" w:cs="Arial"/>
            <w:kern w:val="0"/>
            <w14:ligatures w14:val="none"/>
            <w:rPrChange w:id="327" w:author="Barriskill, Bianca" w:date="2026-09-23T15:37:00Z" w16du:dateUtc="2026-09-23T21:37:00Z">
              <w:rPr/>
            </w:rPrChange>
          </w:rPr>
          <w:t xml:space="preserve"> of a firearm, the dealer shall provide the division with a proposed updated comprehensive security plan to mitigate future theft </w:t>
        </w:r>
      </w:ins>
      <w:ins w:id="328" w:author="Barriskill, Bianca" w:date="2026-09-22T14:31:00Z" w16du:dateUtc="2026-09-22T20:31:00Z">
        <w:r w:rsidR="00D35619" w:rsidRPr="00CD4B32">
          <w:rPr>
            <w:rFonts w:ascii="Arial" w:eastAsia="Times New Roman" w:hAnsi="Arial" w:cs="Arial"/>
            <w:kern w:val="0"/>
            <w14:ligatures w14:val="none"/>
            <w:rPrChange w:id="329" w:author="Barriskill, Bianca" w:date="2026-09-23T15:37:00Z" w16du:dateUtc="2026-09-23T21:37:00Z">
              <w:rPr/>
            </w:rPrChange>
          </w:rPr>
          <w:t xml:space="preserve">or loss </w:t>
        </w:r>
      </w:ins>
      <w:ins w:id="330" w:author="Barriskill, Bianca" w:date="2026-09-22T08:52:00Z" w16du:dateUtc="2026-09-22T14:52:00Z">
        <w:r w:rsidRPr="00CD4B32">
          <w:rPr>
            <w:rFonts w:ascii="Arial" w:eastAsia="Times New Roman" w:hAnsi="Arial" w:cs="Arial"/>
            <w:kern w:val="0"/>
            <w14:ligatures w14:val="none"/>
            <w:rPrChange w:id="331" w:author="Barriskill, Bianca" w:date="2026-09-23T15:37:00Z" w16du:dateUtc="2026-09-23T21:37:00Z">
              <w:rPr/>
            </w:rPrChange>
          </w:rPr>
          <w:t>of firearms.</w:t>
        </w:r>
      </w:ins>
    </w:p>
    <w:p w14:paraId="3EE77B58" w14:textId="0CE4BF12" w:rsidR="00C17511" w:rsidRPr="00CD4B32" w:rsidRDefault="00C17511" w:rsidP="00F257C2">
      <w:pPr>
        <w:pStyle w:val="ListParagraph"/>
        <w:numPr>
          <w:ilvl w:val="1"/>
          <w:numId w:val="13"/>
        </w:numPr>
        <w:spacing w:after="120" w:line="360" w:lineRule="auto"/>
        <w:ind w:right="0"/>
        <w:contextualSpacing w:val="0"/>
        <w:rPr>
          <w:ins w:id="332" w:author="Barriskill, Bianca" w:date="2026-09-23T15:39:00Z" w16du:dateUtc="2026-09-23T21:39:00Z"/>
          <w:rFonts w:ascii="Arial" w:eastAsia="Times New Roman" w:hAnsi="Arial" w:cs="Arial"/>
          <w:kern w:val="0"/>
          <w14:ligatures w14:val="none"/>
          <w:rPrChange w:id="333" w:author="Barriskill, Bianca" w:date="2026-09-23T15:39:00Z" w16du:dateUtc="2026-09-23T21:39:00Z">
            <w:rPr>
              <w:ins w:id="334" w:author="Barriskill, Bianca" w:date="2026-09-23T15:39:00Z" w16du:dateUtc="2026-09-23T21:39:00Z"/>
            </w:rPr>
          </w:rPrChange>
        </w:rPr>
      </w:pPr>
      <w:ins w:id="335" w:author="Barriskill, Bianca" w:date="2026-09-23T15:37:00Z" w16du:dateUtc="2026-09-23T21:37:00Z">
        <w:r w:rsidRPr="00CD4B32">
          <w:rPr>
            <w:rFonts w:ascii="Arial" w:eastAsia="Times New Roman" w:hAnsi="Arial" w:cs="Arial"/>
            <w:kern w:val="0"/>
            <w14:ligatures w14:val="none"/>
          </w:rPr>
          <w:t xml:space="preserve">If the firearm is subsequently located or the loss is determined to be a recordkeeping error, the dealer shall notify the </w:t>
        </w:r>
        <w:proofErr w:type="gramStart"/>
        <w:r w:rsidRPr="00CD4B32">
          <w:rPr>
            <w:rFonts w:ascii="Arial" w:eastAsia="Times New Roman" w:hAnsi="Arial" w:cs="Arial"/>
            <w:kern w:val="0"/>
            <w14:ligatures w14:val="none"/>
          </w:rPr>
          <w:t>Division</w:t>
        </w:r>
        <w:proofErr w:type="gramEnd"/>
        <w:r w:rsidRPr="00CD4B32">
          <w:rPr>
            <w:rFonts w:ascii="Arial" w:eastAsia="Times New Roman" w:hAnsi="Arial" w:cs="Arial"/>
            <w:kern w:val="0"/>
            <w14:ligatures w14:val="none"/>
          </w:rPr>
          <w:t xml:space="preserve"> and no further a</w:t>
        </w:r>
      </w:ins>
      <w:ins w:id="336" w:author="Barriskill, Bianca" w:date="2026-09-23T15:38:00Z" w16du:dateUtc="2026-09-23T21:38:00Z">
        <w:r w:rsidRPr="00CD4B32">
          <w:rPr>
            <w:rFonts w:ascii="Arial" w:eastAsia="Times New Roman" w:hAnsi="Arial" w:cs="Arial"/>
            <w:kern w:val="0"/>
            <w14:ligatures w14:val="none"/>
          </w:rPr>
          <w:t>ction is required.</w:t>
        </w:r>
      </w:ins>
      <w:ins w:id="337" w:author="Barriskill, Bianca" w:date="2026-09-22T08:52:00Z" w16du:dateUtc="2026-09-22T14:52:00Z">
        <w:r w:rsidR="00C502B8" w:rsidRPr="00CD4B32">
          <w:rPr>
            <w:rFonts w:ascii="Arial" w:eastAsia="Times New Roman" w:hAnsi="Arial" w:cs="Arial"/>
            <w:kern w:val="0"/>
            <w14:ligatures w14:val="none"/>
            <w:rPrChange w:id="338" w:author="Barriskill, Bianca" w:date="2026-09-23T15:37:00Z" w16du:dateUtc="2026-09-23T21:37:00Z">
              <w:rPr/>
            </w:rPrChange>
          </w:rPr>
          <w:t xml:space="preserve"> </w:t>
        </w:r>
      </w:ins>
    </w:p>
    <w:p w14:paraId="22E2363B" w14:textId="11A70F21" w:rsidR="00C502B8" w:rsidRPr="00CD4B32" w:rsidRDefault="00C502B8">
      <w:pPr>
        <w:pStyle w:val="ListParagraph"/>
        <w:numPr>
          <w:ilvl w:val="1"/>
          <w:numId w:val="13"/>
        </w:numPr>
        <w:spacing w:after="120" w:line="360" w:lineRule="auto"/>
        <w:ind w:right="0"/>
        <w:contextualSpacing w:val="0"/>
        <w:rPr>
          <w:ins w:id="339" w:author="Barriskill, Bianca" w:date="2026-09-22T08:52:00Z" w16du:dateUtc="2026-09-22T14:52:00Z"/>
          <w:rFonts w:ascii="Arial" w:eastAsia="Times New Roman" w:hAnsi="Arial" w:cs="Arial"/>
          <w:kern w:val="0"/>
          <w14:ligatures w14:val="none"/>
          <w:rPrChange w:id="340" w:author="Barriskill, Bianca" w:date="2026-09-23T15:37:00Z" w16du:dateUtc="2026-09-23T21:37:00Z">
            <w:rPr>
              <w:ins w:id="341" w:author="Barriskill, Bianca" w:date="2026-09-22T08:52:00Z" w16du:dateUtc="2026-09-22T14:52:00Z"/>
            </w:rPr>
          </w:rPrChange>
        </w:rPr>
        <w:pPrChange w:id="342" w:author="Barriskill, Bianca" w:date="2026-09-23T15:37:00Z" w16du:dateUtc="2026-09-23T21:37:00Z">
          <w:pPr>
            <w:ind w:left="1080" w:right="0"/>
          </w:pPr>
        </w:pPrChange>
      </w:pPr>
      <w:ins w:id="343" w:author="Barriskill, Bianca" w:date="2026-09-22T08:52:00Z" w16du:dateUtc="2026-09-22T14:52:00Z">
        <w:r w:rsidRPr="00CD4B32">
          <w:rPr>
            <w:rFonts w:ascii="Arial" w:eastAsia="Times New Roman" w:hAnsi="Arial" w:cs="Arial"/>
            <w:kern w:val="0"/>
            <w14:ligatures w14:val="none"/>
            <w:rPrChange w:id="344" w:author="Barriskill, Bianca" w:date="2026-09-23T15:37:00Z" w16du:dateUtc="2026-09-23T21:37:00Z">
              <w:rPr/>
            </w:rPrChange>
          </w:rPr>
          <w:t xml:space="preserve">The </w:t>
        </w:r>
      </w:ins>
      <w:ins w:id="345" w:author="Barriskill, Bianca" w:date="2026-09-22T14:31:00Z" w16du:dateUtc="2026-09-22T20:31:00Z">
        <w:r w:rsidR="00D35619" w:rsidRPr="00CD4B32">
          <w:rPr>
            <w:rFonts w:ascii="Arial" w:eastAsia="Times New Roman" w:hAnsi="Arial" w:cs="Arial"/>
            <w:kern w:val="0"/>
            <w14:ligatures w14:val="none"/>
            <w:rPrChange w:id="346" w:author="Barriskill, Bianca" w:date="2026-09-23T15:37:00Z" w16du:dateUtc="2026-09-23T21:37:00Z">
              <w:rPr/>
            </w:rPrChange>
          </w:rPr>
          <w:t>D</w:t>
        </w:r>
      </w:ins>
      <w:ins w:id="347" w:author="Barriskill, Bianca" w:date="2026-09-22T08:52:00Z" w16du:dateUtc="2026-09-22T14:52:00Z">
        <w:r w:rsidRPr="00CD4B32">
          <w:rPr>
            <w:rFonts w:ascii="Arial" w:eastAsia="Times New Roman" w:hAnsi="Arial" w:cs="Arial"/>
            <w:kern w:val="0"/>
            <w14:ligatures w14:val="none"/>
            <w:rPrChange w:id="348" w:author="Barriskill, Bianca" w:date="2026-09-23T15:37:00Z" w16du:dateUtc="2026-09-23T21:37:00Z">
              <w:rPr/>
            </w:rPrChange>
          </w:rPr>
          <w:t xml:space="preserve">ivision </w:t>
        </w:r>
      </w:ins>
      <w:ins w:id="349" w:author="Barriskill, Bianca" w:date="2026-09-22T14:30:00Z" w16du:dateUtc="2026-09-22T20:30:00Z">
        <w:r w:rsidR="00D35619" w:rsidRPr="00CD4B32">
          <w:rPr>
            <w:rFonts w:ascii="Arial" w:eastAsia="Times New Roman" w:hAnsi="Arial" w:cs="Arial"/>
            <w:kern w:val="0"/>
            <w14:ligatures w14:val="none"/>
            <w:rPrChange w:id="350" w:author="Barriskill, Bianca" w:date="2026-09-23T15:37:00Z" w16du:dateUtc="2026-09-23T21:37:00Z">
              <w:rPr/>
            </w:rPrChange>
          </w:rPr>
          <w:t>may</w:t>
        </w:r>
      </w:ins>
      <w:ins w:id="351" w:author="Barriskill, Bianca" w:date="2026-09-22T08:52:00Z" w16du:dateUtc="2026-09-22T14:52:00Z">
        <w:r w:rsidRPr="00CD4B32">
          <w:rPr>
            <w:rFonts w:ascii="Arial" w:eastAsia="Times New Roman" w:hAnsi="Arial" w:cs="Arial"/>
            <w:kern w:val="0"/>
            <w14:ligatures w14:val="none"/>
            <w:rPrChange w:id="352" w:author="Barriskill, Bianca" w:date="2026-09-23T15:37:00Z" w16du:dateUtc="2026-09-23T21:37:00Z">
              <w:rPr/>
            </w:rPrChange>
          </w:rPr>
          <w:t xml:space="preserve"> review or require changes to the updated comprehensive security plan.</w:t>
        </w:r>
      </w:ins>
      <w:ins w:id="353" w:author="Barriskill, Bianca" w:date="2026-09-23T15:38:00Z" w16du:dateUtc="2026-09-23T21:38:00Z">
        <w:r w:rsidR="00C17511" w:rsidRPr="00CD4B32">
          <w:rPr>
            <w:rFonts w:ascii="Arial" w:eastAsia="Times New Roman" w:hAnsi="Arial" w:cs="Arial"/>
            <w:kern w:val="0"/>
            <w14:ligatures w14:val="none"/>
          </w:rPr>
          <w:t xml:space="preserve"> Any requirements for changes shall be in writing and state its </w:t>
        </w:r>
        <w:r w:rsidR="00C17511" w:rsidRPr="00CD4B32">
          <w:rPr>
            <w:rFonts w:ascii="Arial" w:eastAsia="Times New Roman" w:hAnsi="Arial" w:cs="Arial"/>
            <w:kern w:val="0"/>
            <w14:ligatures w14:val="none"/>
          </w:rPr>
          <w:lastRenderedPageBreak/>
          <w:t>basis. The Dealer may operate under the updated plan until a new inspection is performed.</w:t>
        </w:r>
      </w:ins>
    </w:p>
    <w:p w14:paraId="55CBA104" w14:textId="77777777" w:rsidR="00C76FC1" w:rsidRPr="00C76FC1" w:rsidRDefault="0025174E" w:rsidP="00C76FC1">
      <w:pPr>
        <w:ind w:left="0" w:firstLine="0"/>
        <w:rPr>
          <w:rFonts w:ascii="Arial" w:hAnsi="Arial" w:cs="Arial"/>
          <w:i/>
          <w:iCs/>
          <w:color w:val="0070C0"/>
        </w:rPr>
      </w:pPr>
      <w:r w:rsidRPr="00C76FC1">
        <w:rPr>
          <w:rFonts w:ascii="Arial" w:hAnsi="Arial" w:cs="Arial"/>
          <w:i/>
          <w:iCs/>
          <w:color w:val="0070C0"/>
        </w:rPr>
        <w:t xml:space="preserve">[Publication Note: </w:t>
      </w:r>
      <w:r w:rsidR="001A3F6B" w:rsidRPr="00C76FC1">
        <w:rPr>
          <w:rFonts w:ascii="Arial" w:hAnsi="Arial" w:cs="Arial"/>
          <w:i/>
          <w:iCs/>
          <w:color w:val="0070C0"/>
        </w:rPr>
        <w:t xml:space="preserve">Rule 2-600 is a new rule which outlines secure storage and display of ammunition </w:t>
      </w:r>
      <w:proofErr w:type="gramStart"/>
      <w:r w:rsidR="001A3F6B" w:rsidRPr="00C76FC1">
        <w:rPr>
          <w:rFonts w:ascii="Arial" w:hAnsi="Arial" w:cs="Arial"/>
          <w:i/>
          <w:iCs/>
          <w:color w:val="0070C0"/>
        </w:rPr>
        <w:t>as a result of</w:t>
      </w:r>
      <w:proofErr w:type="gramEnd"/>
      <w:r w:rsidR="001A3F6B" w:rsidRPr="00C76FC1">
        <w:rPr>
          <w:rFonts w:ascii="Arial" w:hAnsi="Arial" w:cs="Arial"/>
          <w:i/>
          <w:iCs/>
          <w:color w:val="0070C0"/>
        </w:rPr>
        <w:t xml:space="preserve"> the passage of HB25-1133.</w:t>
      </w:r>
      <w:r w:rsidRPr="00C76FC1">
        <w:rPr>
          <w:rFonts w:ascii="Arial" w:hAnsi="Arial" w:cs="Arial"/>
          <w:i/>
          <w:iCs/>
          <w:color w:val="0070C0"/>
        </w:rPr>
        <w:t>]</w:t>
      </w:r>
    </w:p>
    <w:p w14:paraId="2B6B1213" w14:textId="4EFCDD89" w:rsidR="00082BE5" w:rsidRPr="00C76FC1" w:rsidRDefault="00082BE5" w:rsidP="00B92E12">
      <w:pPr>
        <w:pStyle w:val="Heading3"/>
        <w:ind w:left="0" w:firstLine="0"/>
        <w:rPr>
          <w:ins w:id="354" w:author="Barriskill, Bianca" w:date="2026-09-14T11:07:00Z" w16du:dateUtc="2026-09-14T17:07:00Z"/>
          <w:rFonts w:eastAsia="Times New Roman"/>
        </w:rPr>
      </w:pPr>
      <w:ins w:id="355" w:author="Barriskill, Bianca" w:date="2026-09-14T11:07:00Z" w16du:dateUtc="2026-09-14T17:07:00Z">
        <w:r w:rsidRPr="00C76FC1">
          <w:rPr>
            <w:rFonts w:eastAsia="Times New Roman"/>
          </w:rPr>
          <w:t>Rule 2-600. Security and Display of Ammunition and Storage Requirements</w:t>
        </w:r>
      </w:ins>
    </w:p>
    <w:p w14:paraId="55989736" w14:textId="77777777" w:rsidR="00082BE5" w:rsidRPr="00CD4B32" w:rsidRDefault="00082BE5" w:rsidP="00F257C2">
      <w:pPr>
        <w:spacing w:after="120" w:line="360" w:lineRule="auto"/>
        <w:ind w:left="0" w:right="0" w:firstLine="0"/>
        <w:rPr>
          <w:ins w:id="356" w:author="Barriskill, Bianca" w:date="2026-09-14T11:07:00Z" w16du:dateUtc="2026-09-14T17:07:00Z"/>
          <w:rFonts w:ascii="Arial" w:eastAsia="Times New Roman" w:hAnsi="Arial" w:cs="Arial"/>
          <w:kern w:val="0"/>
          <w14:ligatures w14:val="none"/>
        </w:rPr>
      </w:pPr>
      <w:ins w:id="357" w:author="Barriskill, Bianca" w:date="2026-09-14T11:07:00Z" w16du:dateUtc="2026-09-14T17:07:00Z">
        <w:r w:rsidRPr="00CD4B32">
          <w:rPr>
            <w:rFonts w:ascii="Arial" w:eastAsia="Times New Roman" w:hAnsi="Arial" w:cs="Arial"/>
            <w:b/>
            <w:bCs/>
            <w:kern w:val="0"/>
            <w14:ligatures w14:val="none"/>
          </w:rPr>
          <w:t>Basis and Purpose.</w:t>
        </w:r>
        <w:r w:rsidRPr="00CD4B32">
          <w:rPr>
            <w:rFonts w:ascii="Arial" w:eastAsia="Times New Roman" w:hAnsi="Arial" w:cs="Arial"/>
            <w:kern w:val="0"/>
            <w14:ligatures w14:val="none"/>
          </w:rPr>
          <w:t xml:space="preserve"> The statutory authority for this rule includes, but is not limited to, subsections</w:t>
        </w:r>
        <w:r w:rsidRPr="00CD4B32">
          <w:rPr>
            <w:rFonts w:ascii="Arial" w:eastAsia="Times New Roman" w:hAnsi="Arial" w:cs="Arial"/>
            <w:kern w:val="0"/>
            <w:shd w:val="clear" w:color="auto" w:fill="FFFFFF"/>
            <w14:ligatures w14:val="none"/>
          </w:rPr>
          <w:t xml:space="preserve"> 18-12-117, 18-12-406(2.5</w:t>
        </w:r>
        <w:r w:rsidRPr="00CD4B32">
          <w:rPr>
            <w:rFonts w:ascii="Arial" w:eastAsia="Times New Roman" w:hAnsi="Arial" w:cs="Arial"/>
            <w:kern w:val="0"/>
            <w14:ligatures w14:val="none"/>
          </w:rPr>
          <w:t>), and 18-12-406(5), C.R.S. The purpose of this rule is to establish secure ammunition storage requirements for a retail ammunition vendor respecting all firearms ammunition sold by or at the retail ammunition vendor’s place of business.</w:t>
        </w:r>
      </w:ins>
    </w:p>
    <w:p w14:paraId="15309A81" w14:textId="77777777" w:rsidR="00082BE5" w:rsidRPr="00CD4B32" w:rsidRDefault="00082BE5" w:rsidP="005D1ED4">
      <w:pPr>
        <w:spacing w:after="120" w:line="360" w:lineRule="auto"/>
        <w:ind w:left="1080" w:right="0"/>
        <w:rPr>
          <w:ins w:id="358" w:author="Barriskill, Bianca" w:date="2026-09-14T11:07:00Z" w16du:dateUtc="2026-09-14T17:07:00Z"/>
          <w:rFonts w:ascii="Arial" w:eastAsia="Times New Roman" w:hAnsi="Arial" w:cs="Arial"/>
          <w:kern w:val="0"/>
          <w14:ligatures w14:val="none"/>
        </w:rPr>
      </w:pPr>
      <w:ins w:id="359" w:author="Barriskill, Bianca" w:date="2026-09-14T11:07:00Z" w16du:dateUtc="2026-09-14T17:07:00Z">
        <w:r w:rsidRPr="00CD4B32">
          <w:rPr>
            <w:rFonts w:ascii="Arial" w:eastAsia="Times New Roman" w:hAnsi="Arial" w:cs="Arial"/>
            <w:kern w:val="0"/>
            <w14:ligatures w14:val="none"/>
          </w:rPr>
          <w:t>A.</w:t>
        </w:r>
        <w:r w:rsidRPr="00CD4B32">
          <w:rPr>
            <w:rFonts w:ascii="Arial" w:eastAsia="Times New Roman" w:hAnsi="Arial" w:cs="Arial"/>
            <w:kern w:val="0"/>
            <w14:ligatures w14:val="none"/>
          </w:rPr>
          <w:tab/>
          <w:t>As used in this rule 2-600, the term “Retail Ammunition Vendor” has the same meaning as set forth in section 18-12-117(5)(b), C.R.S.</w:t>
        </w:r>
      </w:ins>
    </w:p>
    <w:p w14:paraId="21C7AD48" w14:textId="77777777" w:rsidR="00082BE5" w:rsidRPr="00CD4B32" w:rsidRDefault="00082BE5" w:rsidP="005D1ED4">
      <w:pPr>
        <w:spacing w:after="120" w:line="360" w:lineRule="auto"/>
        <w:ind w:left="1080" w:right="0"/>
        <w:rPr>
          <w:ins w:id="360" w:author="Barriskill, Bianca" w:date="2026-09-14T11:07:00Z" w16du:dateUtc="2026-09-14T17:07:00Z"/>
          <w:rFonts w:ascii="Arial" w:eastAsia="Times New Roman" w:hAnsi="Arial" w:cs="Arial"/>
          <w:kern w:val="0"/>
          <w14:ligatures w14:val="none"/>
        </w:rPr>
      </w:pPr>
      <w:ins w:id="361" w:author="Barriskill, Bianca" w:date="2026-09-14T11:07:00Z" w16du:dateUtc="2026-09-14T17:07:00Z">
        <w:r w:rsidRPr="00CD4B32">
          <w:rPr>
            <w:rFonts w:ascii="Arial" w:eastAsia="Times New Roman" w:hAnsi="Arial" w:cs="Arial"/>
            <w:kern w:val="0"/>
            <w14:ligatures w14:val="none"/>
          </w:rPr>
          <w:t>B.</w:t>
        </w:r>
        <w:r w:rsidRPr="00CD4B32">
          <w:rPr>
            <w:rFonts w:ascii="Arial" w:eastAsia="Times New Roman" w:hAnsi="Arial" w:cs="Arial"/>
            <w:kern w:val="0"/>
            <w14:ligatures w14:val="none"/>
          </w:rPr>
          <w:tab/>
          <w:t>A dealer that is also a retail ammunition vendor shall not sell, offer for sale, or display for sale or transfer ammunition in a manner that allows the ammunition to be accessible to a purchaser or transferee without the assistance of the dealer or an employee of the dealer.</w:t>
        </w:r>
      </w:ins>
    </w:p>
    <w:p w14:paraId="72AA174C" w14:textId="77777777" w:rsidR="00082BE5" w:rsidRPr="00CD4B32" w:rsidRDefault="00082BE5" w:rsidP="005D1ED4">
      <w:pPr>
        <w:spacing w:after="120" w:line="360" w:lineRule="auto"/>
        <w:ind w:left="1080" w:right="0"/>
        <w:rPr>
          <w:ins w:id="362" w:author="Barriskill, Bianca" w:date="2026-09-14T11:07:00Z" w16du:dateUtc="2026-09-14T17:07:00Z"/>
          <w:rFonts w:ascii="Arial" w:eastAsia="Times New Roman" w:hAnsi="Arial" w:cs="Arial"/>
          <w:kern w:val="0"/>
          <w:shd w:val="clear" w:color="auto" w:fill="FFFFFF"/>
          <w14:ligatures w14:val="none"/>
        </w:rPr>
      </w:pPr>
      <w:ins w:id="363" w:author="Barriskill, Bianca" w:date="2026-09-14T11:07:00Z" w16du:dateUtc="2026-09-14T17:07:00Z">
        <w:r w:rsidRPr="00CD4B32">
          <w:rPr>
            <w:rFonts w:ascii="Arial" w:eastAsia="Times New Roman" w:hAnsi="Arial" w:cs="Arial"/>
            <w:kern w:val="0"/>
            <w14:ligatures w14:val="none"/>
          </w:rPr>
          <w:t>C.</w:t>
        </w:r>
        <w:r w:rsidRPr="00CD4B32">
          <w:rPr>
            <w:rFonts w:ascii="Arial" w:eastAsia="Times New Roman" w:hAnsi="Arial" w:cs="Arial"/>
            <w:kern w:val="0"/>
            <w14:ligatures w14:val="none"/>
          </w:rPr>
          <w:tab/>
        </w:r>
        <w:r w:rsidRPr="00CD4B32">
          <w:rPr>
            <w:rFonts w:ascii="Arial" w:eastAsia="Times New Roman" w:hAnsi="Arial" w:cs="Arial"/>
            <w:kern w:val="0"/>
            <w:shd w:val="clear" w:color="auto" w:fill="FFFFFF"/>
            <w14:ligatures w14:val="none"/>
          </w:rPr>
          <w:t>A dealer that is also a retail ammunition vendor shall not sell ammunition to a person who is under twenty-one (21) years of age, except as otherwise provided in, and in compliance with the requirements of, subsections 18-12-117(1)(b), (1)(c), (1)(d), and (1)(e), C.R.S.</w:t>
        </w:r>
      </w:ins>
    </w:p>
    <w:p w14:paraId="6EC45A5C" w14:textId="77777777" w:rsidR="00C76FC1" w:rsidRPr="00C76FC1" w:rsidRDefault="0025174E" w:rsidP="00C76FC1">
      <w:pPr>
        <w:ind w:left="0" w:firstLine="0"/>
        <w:rPr>
          <w:rFonts w:ascii="Arial" w:hAnsi="Arial" w:cs="Arial"/>
          <w:i/>
          <w:iCs/>
          <w:color w:val="0070C0"/>
        </w:rPr>
      </w:pPr>
      <w:r w:rsidRPr="00C76FC1">
        <w:rPr>
          <w:rFonts w:ascii="Arial" w:hAnsi="Arial" w:cs="Arial"/>
          <w:i/>
          <w:iCs/>
          <w:color w:val="0070C0"/>
        </w:rPr>
        <w:t xml:space="preserve">[Publication Note: </w:t>
      </w:r>
      <w:r w:rsidR="001A3F6B" w:rsidRPr="00C76FC1">
        <w:rPr>
          <w:rFonts w:ascii="Arial" w:hAnsi="Arial" w:cs="Arial"/>
          <w:i/>
          <w:iCs/>
          <w:color w:val="0070C0"/>
        </w:rPr>
        <w:t xml:space="preserve">Rule 2-601 is a new rule which outlines secure storage requirements and display of large capacity magazines </w:t>
      </w:r>
      <w:proofErr w:type="gramStart"/>
      <w:r w:rsidR="001A3F6B" w:rsidRPr="00C76FC1">
        <w:rPr>
          <w:rFonts w:ascii="Arial" w:hAnsi="Arial" w:cs="Arial"/>
          <w:i/>
          <w:iCs/>
          <w:color w:val="0070C0"/>
        </w:rPr>
        <w:t>as a result of</w:t>
      </w:r>
      <w:proofErr w:type="gramEnd"/>
      <w:r w:rsidR="001A3F6B" w:rsidRPr="00C76FC1">
        <w:rPr>
          <w:rFonts w:ascii="Arial" w:hAnsi="Arial" w:cs="Arial"/>
          <w:i/>
          <w:iCs/>
          <w:color w:val="0070C0"/>
        </w:rPr>
        <w:t xml:space="preserve"> the passage of HB26-1126.</w:t>
      </w:r>
      <w:r w:rsidRPr="00C76FC1">
        <w:rPr>
          <w:rFonts w:ascii="Arial" w:hAnsi="Arial" w:cs="Arial"/>
          <w:i/>
          <w:iCs/>
          <w:color w:val="0070C0"/>
        </w:rPr>
        <w:t>]</w:t>
      </w:r>
      <w:r w:rsidR="001A3F6B" w:rsidRPr="00C76FC1">
        <w:rPr>
          <w:rFonts w:ascii="Arial" w:hAnsi="Arial" w:cs="Arial"/>
          <w:i/>
          <w:iCs/>
          <w:color w:val="0070C0"/>
        </w:rPr>
        <w:t xml:space="preserve"> </w:t>
      </w:r>
    </w:p>
    <w:p w14:paraId="53249B9F" w14:textId="626C45F3" w:rsidR="00082BE5" w:rsidRPr="00C76FC1" w:rsidRDefault="00082BE5" w:rsidP="006077A6">
      <w:pPr>
        <w:pStyle w:val="Heading3"/>
        <w:ind w:left="0" w:firstLine="0"/>
        <w:rPr>
          <w:ins w:id="364" w:author="Barriskill, Bianca" w:date="2026-09-14T11:07:00Z" w16du:dateUtc="2026-09-14T17:07:00Z"/>
          <w:rFonts w:eastAsia="Times New Roman"/>
        </w:rPr>
      </w:pPr>
      <w:ins w:id="365" w:author="Barriskill, Bianca" w:date="2026-09-14T11:07:00Z" w16du:dateUtc="2026-09-14T17:07:00Z">
        <w:r w:rsidRPr="00C76FC1">
          <w:rPr>
            <w:rFonts w:eastAsia="Times New Roman"/>
          </w:rPr>
          <w:t>Rule 2-601. Security and Display of Large Capacity Magazines</w:t>
        </w:r>
      </w:ins>
    </w:p>
    <w:p w14:paraId="5E6B106F" w14:textId="77777777" w:rsidR="00082BE5" w:rsidRPr="00CD4B32" w:rsidRDefault="00082BE5" w:rsidP="00F257C2">
      <w:pPr>
        <w:spacing w:after="120" w:line="360" w:lineRule="auto"/>
        <w:ind w:left="0" w:right="0" w:firstLine="0"/>
        <w:rPr>
          <w:ins w:id="366" w:author="Barriskill, Bianca" w:date="2026-09-14T11:07:00Z" w16du:dateUtc="2026-09-14T17:07:00Z"/>
          <w:rFonts w:ascii="Arial" w:eastAsia="Times New Roman" w:hAnsi="Arial" w:cs="Arial"/>
          <w:kern w:val="0"/>
          <w14:ligatures w14:val="none"/>
        </w:rPr>
      </w:pPr>
      <w:ins w:id="367" w:author="Barriskill, Bianca" w:date="2026-09-14T11:07:00Z" w16du:dateUtc="2026-09-14T17:07:00Z">
        <w:r w:rsidRPr="00CD4B32">
          <w:rPr>
            <w:rFonts w:ascii="Arial" w:eastAsia="Times New Roman" w:hAnsi="Arial" w:cs="Arial"/>
            <w:b/>
            <w:bCs/>
            <w:kern w:val="0"/>
            <w14:ligatures w14:val="none"/>
          </w:rPr>
          <w:t>Basis and Purpose.</w:t>
        </w:r>
        <w:r w:rsidRPr="00CD4B32">
          <w:rPr>
            <w:rFonts w:ascii="Arial" w:eastAsia="Times New Roman" w:hAnsi="Arial" w:cs="Arial"/>
            <w:kern w:val="0"/>
            <w14:ligatures w14:val="none"/>
          </w:rPr>
          <w:t xml:space="preserve"> The statutory authority for this rule includes, but is not limited to, subsections 18-12-116, 18-12-301, 18-12-406(2)(b), 18-12-406(2.5), and 18-12-406(5), C.R.S. The purpose of this rule is to establish large capacity magazine storage and display requirements.</w:t>
        </w:r>
      </w:ins>
    </w:p>
    <w:p w14:paraId="75E20CF5" w14:textId="1DA251F2" w:rsidR="00082BE5" w:rsidRPr="00CD4B32" w:rsidRDefault="00082BE5" w:rsidP="005D1ED4">
      <w:pPr>
        <w:spacing w:after="120" w:line="360" w:lineRule="auto"/>
        <w:ind w:left="1080" w:right="0"/>
        <w:rPr>
          <w:ins w:id="368" w:author="Barriskill, Bianca" w:date="2026-09-14T11:07:00Z" w16du:dateUtc="2026-09-14T17:07:00Z"/>
          <w:rFonts w:ascii="Arial" w:eastAsia="Times New Roman" w:hAnsi="Arial" w:cs="Arial"/>
          <w:kern w:val="0"/>
          <w14:ligatures w14:val="none"/>
        </w:rPr>
      </w:pPr>
      <w:ins w:id="369" w:author="Barriskill, Bianca" w:date="2026-09-14T11:07:00Z" w16du:dateUtc="2026-09-14T17:07:00Z">
        <w:r w:rsidRPr="00CD4B32">
          <w:rPr>
            <w:rFonts w:ascii="Arial" w:eastAsia="Times New Roman" w:hAnsi="Arial" w:cs="Arial"/>
            <w:kern w:val="0"/>
            <w14:ligatures w14:val="none"/>
          </w:rPr>
          <w:lastRenderedPageBreak/>
          <w:t>A.</w:t>
        </w:r>
        <w:r w:rsidRPr="00CD4B32">
          <w:rPr>
            <w:rFonts w:ascii="Arial" w:eastAsia="Times New Roman" w:hAnsi="Arial" w:cs="Arial"/>
            <w:kern w:val="0"/>
            <w14:ligatures w14:val="none"/>
          </w:rPr>
          <w:tab/>
          <w:t>The dealer secures each large-capacity magazine in the dealer's possession behind a counter, in an enclosed and locked display case, or in a locked room or area inaccessible to the public, except when the large-capacity magazine is being shown to a customer permitted to purchase a large-capacity magazine pursuant to section 18-12-302 or is being repaired or otherwise worked on.</w:t>
        </w:r>
      </w:ins>
    </w:p>
    <w:p w14:paraId="41E514E3" w14:textId="77777777" w:rsidR="00C76FC1" w:rsidRPr="00C76FC1" w:rsidRDefault="0025174E" w:rsidP="00C76FC1">
      <w:pPr>
        <w:ind w:left="0" w:firstLine="0"/>
        <w:rPr>
          <w:rFonts w:ascii="Arial" w:hAnsi="Arial" w:cs="Arial"/>
          <w:i/>
          <w:iCs/>
          <w:color w:val="0070C0"/>
        </w:rPr>
      </w:pPr>
      <w:r w:rsidRPr="00C76FC1">
        <w:rPr>
          <w:rFonts w:ascii="Arial" w:hAnsi="Arial" w:cs="Arial"/>
          <w:i/>
          <w:iCs/>
          <w:color w:val="0070C0"/>
        </w:rPr>
        <w:t xml:space="preserve">[Publication Note: </w:t>
      </w:r>
      <w:r w:rsidR="001A3F6B" w:rsidRPr="00C76FC1">
        <w:rPr>
          <w:rFonts w:ascii="Arial" w:hAnsi="Arial" w:cs="Arial"/>
          <w:i/>
          <w:iCs/>
          <w:color w:val="0070C0"/>
        </w:rPr>
        <w:t xml:space="preserve">Rule 2-602 is a new rule </w:t>
      </w:r>
      <w:r w:rsidR="001B2BAA" w:rsidRPr="00C76FC1">
        <w:rPr>
          <w:rFonts w:ascii="Arial" w:hAnsi="Arial" w:cs="Arial"/>
          <w:i/>
          <w:iCs/>
          <w:color w:val="0070C0"/>
        </w:rPr>
        <w:t>that</w:t>
      </w:r>
      <w:r w:rsidR="001A3F6B" w:rsidRPr="00C76FC1">
        <w:rPr>
          <w:rFonts w:ascii="Arial" w:hAnsi="Arial" w:cs="Arial"/>
          <w:i/>
          <w:iCs/>
          <w:color w:val="0070C0"/>
        </w:rPr>
        <w:t xml:space="preserve"> details reporting requirements for lost or stolen firearms</w:t>
      </w:r>
      <w:r w:rsidR="001B2BAA" w:rsidRPr="00C76FC1">
        <w:rPr>
          <w:rFonts w:ascii="Arial" w:hAnsi="Arial" w:cs="Arial"/>
          <w:i/>
          <w:iCs/>
          <w:color w:val="0070C0"/>
        </w:rPr>
        <w:t>, this rule is due to newly enacted legislation under</w:t>
      </w:r>
      <w:r w:rsidR="00186284" w:rsidRPr="00C76FC1">
        <w:rPr>
          <w:rFonts w:ascii="Arial" w:hAnsi="Arial" w:cs="Arial"/>
          <w:i/>
          <w:iCs/>
          <w:color w:val="0070C0"/>
        </w:rPr>
        <w:t xml:space="preserve"> HB26-1126.</w:t>
      </w:r>
      <w:r w:rsidRPr="00C76FC1">
        <w:rPr>
          <w:rFonts w:ascii="Arial" w:hAnsi="Arial" w:cs="Arial"/>
          <w:i/>
          <w:iCs/>
          <w:color w:val="0070C0"/>
        </w:rPr>
        <w:t>]</w:t>
      </w:r>
      <w:r w:rsidR="00186284" w:rsidRPr="00C76FC1">
        <w:rPr>
          <w:rFonts w:ascii="Arial" w:hAnsi="Arial" w:cs="Arial"/>
          <w:i/>
          <w:iCs/>
          <w:color w:val="0070C0"/>
        </w:rPr>
        <w:t xml:space="preserve"> </w:t>
      </w:r>
    </w:p>
    <w:p w14:paraId="3F920D70" w14:textId="4643445C" w:rsidR="00082BE5" w:rsidRPr="00C76FC1" w:rsidRDefault="00082BE5" w:rsidP="006077A6">
      <w:pPr>
        <w:pStyle w:val="Heading3"/>
        <w:ind w:left="0" w:firstLine="0"/>
        <w:rPr>
          <w:ins w:id="370" w:author="Barriskill, Bianca" w:date="2026-09-14T11:07:00Z" w16du:dateUtc="2026-09-14T17:07:00Z"/>
          <w:rFonts w:eastAsia="Times New Roman"/>
        </w:rPr>
      </w:pPr>
      <w:ins w:id="371" w:author="Barriskill, Bianca" w:date="2026-09-14T11:07:00Z" w16du:dateUtc="2026-09-14T17:07:00Z">
        <w:r w:rsidRPr="00C76FC1">
          <w:rPr>
            <w:rFonts w:eastAsia="Times New Roman"/>
          </w:rPr>
          <w:t>Rule 2-602. Theft or Loss of a Firearm.</w:t>
        </w:r>
      </w:ins>
    </w:p>
    <w:p w14:paraId="48F175D7" w14:textId="77777777" w:rsidR="00082BE5" w:rsidRPr="00CD4B32" w:rsidRDefault="00082BE5" w:rsidP="00BC4B26">
      <w:pPr>
        <w:spacing w:after="120" w:line="360" w:lineRule="auto"/>
        <w:ind w:left="0" w:right="0" w:firstLine="0"/>
        <w:rPr>
          <w:ins w:id="372" w:author="Barriskill, Bianca" w:date="2026-09-14T11:07:00Z" w16du:dateUtc="2026-09-14T17:07:00Z"/>
          <w:rFonts w:ascii="Arial" w:eastAsia="Times New Roman" w:hAnsi="Arial" w:cs="Arial"/>
          <w:kern w:val="0"/>
          <w14:ligatures w14:val="none"/>
        </w:rPr>
      </w:pPr>
      <w:ins w:id="373" w:author="Barriskill, Bianca" w:date="2026-09-14T11:07:00Z" w16du:dateUtc="2026-09-14T17:07:00Z">
        <w:r w:rsidRPr="00CD4B32">
          <w:rPr>
            <w:rFonts w:ascii="Arial" w:eastAsia="Times New Roman" w:hAnsi="Arial" w:cs="Arial"/>
            <w:b/>
            <w:bCs/>
            <w:kern w:val="0"/>
            <w14:ligatures w14:val="none"/>
          </w:rPr>
          <w:t>Basis and Purpose.</w:t>
        </w:r>
        <w:r w:rsidRPr="00CD4B32">
          <w:rPr>
            <w:rFonts w:ascii="Arial" w:eastAsia="Times New Roman" w:hAnsi="Arial" w:cs="Arial"/>
            <w:kern w:val="0"/>
            <w14:ligatures w14:val="none"/>
          </w:rPr>
          <w:t xml:space="preserve"> The statutory authority for this rule includes, but is not limited to, subsections 18-12-406(4.5) and 18-12-406(5), C.R.S. The purpose of this rule is to require dealers to report the theft or loss of a firearm to the department.</w:t>
        </w:r>
      </w:ins>
    </w:p>
    <w:p w14:paraId="7D403446" w14:textId="77777777" w:rsidR="00082BE5" w:rsidRPr="00CD4B32" w:rsidRDefault="00082BE5" w:rsidP="005D1ED4">
      <w:pPr>
        <w:spacing w:after="120" w:line="360" w:lineRule="auto"/>
        <w:ind w:left="1080" w:right="0"/>
        <w:rPr>
          <w:ins w:id="374" w:author="Barriskill, Bianca" w:date="2026-09-14T11:07:00Z" w16du:dateUtc="2026-09-14T17:07:00Z"/>
          <w:rFonts w:ascii="Arial" w:eastAsia="Times New Roman" w:hAnsi="Arial" w:cs="Arial"/>
          <w:kern w:val="0"/>
          <w14:ligatures w14:val="none"/>
        </w:rPr>
      </w:pPr>
      <w:ins w:id="375" w:author="Barriskill, Bianca" w:date="2026-09-14T11:07:00Z" w16du:dateUtc="2026-09-14T17:07:00Z">
        <w:r w:rsidRPr="00CD4B32">
          <w:rPr>
            <w:rFonts w:ascii="Arial" w:eastAsia="Times New Roman" w:hAnsi="Arial" w:cs="Arial"/>
            <w:kern w:val="0"/>
            <w14:ligatures w14:val="none"/>
          </w:rPr>
          <w:t>A.</w:t>
        </w:r>
        <w:r w:rsidRPr="00CD4B32">
          <w:rPr>
            <w:rFonts w:ascii="Arial" w:eastAsia="Times New Roman" w:hAnsi="Arial" w:cs="Arial"/>
            <w:kern w:val="0"/>
            <w14:ligatures w14:val="none"/>
          </w:rPr>
          <w:tab/>
          <w:t xml:space="preserve">A dealer shall report the theft or loss of a firearm from the dealer's inventory to the department within forty-eight (48) hours after learning of </w:t>
        </w:r>
        <w:proofErr w:type="gramStart"/>
        <w:r w:rsidRPr="00CD4B32">
          <w:rPr>
            <w:rFonts w:ascii="Arial" w:eastAsia="Times New Roman" w:hAnsi="Arial" w:cs="Arial"/>
            <w:kern w:val="0"/>
            <w14:ligatures w14:val="none"/>
          </w:rPr>
          <w:t>the theft</w:t>
        </w:r>
        <w:proofErr w:type="gramEnd"/>
        <w:r w:rsidRPr="00CD4B32">
          <w:rPr>
            <w:rFonts w:ascii="Arial" w:eastAsia="Times New Roman" w:hAnsi="Arial" w:cs="Arial"/>
            <w:kern w:val="0"/>
            <w14:ligatures w14:val="none"/>
          </w:rPr>
          <w:t xml:space="preserve"> or loss pursuant to section 18-12-406(4.5), C.R.S.</w:t>
        </w:r>
      </w:ins>
    </w:p>
    <w:p w14:paraId="086D10A8" w14:textId="5508D249" w:rsidR="00AA5584" w:rsidRPr="00BC4B26" w:rsidRDefault="00AA5584" w:rsidP="006077A6">
      <w:pPr>
        <w:pStyle w:val="Heading2"/>
        <w:rPr>
          <w:rFonts w:eastAsia="Arial"/>
        </w:rPr>
      </w:pPr>
      <w:r w:rsidRPr="00BC4B26">
        <w:rPr>
          <w:rFonts w:eastAsia="Arial"/>
        </w:rPr>
        <w:t>PART</w:t>
      </w:r>
      <w:r w:rsidRPr="00BC4B26">
        <w:rPr>
          <w:rFonts w:eastAsia="Arial"/>
          <w:spacing w:val="-3"/>
        </w:rPr>
        <w:t xml:space="preserve"> </w:t>
      </w:r>
      <w:r w:rsidRPr="00BC4B26">
        <w:rPr>
          <w:rFonts w:eastAsia="Arial"/>
        </w:rPr>
        <w:t>3 – ENFORCEMENT</w:t>
      </w:r>
    </w:p>
    <w:p w14:paraId="51DF29AB" w14:textId="67890A6B" w:rsidR="003D5AA1" w:rsidRPr="00BC4B26" w:rsidRDefault="0025174E" w:rsidP="00BC4B26">
      <w:pPr>
        <w:ind w:left="0" w:firstLine="0"/>
        <w:rPr>
          <w:rFonts w:ascii="Arial" w:hAnsi="Arial" w:cs="Arial"/>
          <w:i/>
          <w:iCs/>
          <w:color w:val="0070C0"/>
        </w:rPr>
      </w:pPr>
      <w:bookmarkStart w:id="376" w:name="Rule_3-100._Inspections"/>
      <w:bookmarkStart w:id="377" w:name="_bookmark13"/>
      <w:bookmarkEnd w:id="376"/>
      <w:bookmarkEnd w:id="377"/>
      <w:r w:rsidRPr="00BC4B26">
        <w:rPr>
          <w:rFonts w:ascii="Arial" w:hAnsi="Arial" w:cs="Arial"/>
          <w:i/>
          <w:iCs/>
          <w:color w:val="0070C0"/>
        </w:rPr>
        <w:t xml:space="preserve">[Publication Note: </w:t>
      </w:r>
      <w:r w:rsidR="003D5AA1" w:rsidRPr="00BC4B26">
        <w:rPr>
          <w:rFonts w:ascii="Arial" w:hAnsi="Arial" w:cs="Arial"/>
          <w:i/>
          <w:iCs/>
          <w:color w:val="0070C0"/>
        </w:rPr>
        <w:t>The Amendments to rule 3-100 include in Rule 3-100(A) and Rule 3-100(A)(1)(a) adding ammunition to items subject to inspection and in 3-100(C)(1)(b) changing the statutory citation to reflect the proper statutory citation for locking devices.</w:t>
      </w:r>
      <w:r w:rsidRPr="00BC4B26">
        <w:rPr>
          <w:rFonts w:ascii="Arial" w:hAnsi="Arial" w:cs="Arial"/>
          <w:i/>
          <w:iCs/>
          <w:color w:val="0070C0"/>
        </w:rPr>
        <w:t>]</w:t>
      </w:r>
    </w:p>
    <w:p w14:paraId="38D80102" w14:textId="5EC54B1B" w:rsidR="00AA5584" w:rsidRPr="00BC4B26" w:rsidRDefault="00AA5584" w:rsidP="006077A6">
      <w:pPr>
        <w:pStyle w:val="Heading3"/>
        <w:ind w:left="0" w:firstLine="0"/>
        <w:rPr>
          <w:rFonts w:eastAsia="Arial"/>
        </w:rPr>
      </w:pPr>
      <w:r w:rsidRPr="00BC4B26">
        <w:rPr>
          <w:rFonts w:eastAsia="Arial"/>
        </w:rPr>
        <w:t>Rule</w:t>
      </w:r>
      <w:r w:rsidRPr="00BC4B26">
        <w:rPr>
          <w:rFonts w:eastAsia="Arial"/>
          <w:spacing w:val="-9"/>
        </w:rPr>
        <w:t xml:space="preserve"> </w:t>
      </w:r>
      <w:r w:rsidRPr="00BC4B26">
        <w:rPr>
          <w:rFonts w:eastAsia="Arial"/>
        </w:rPr>
        <w:t>3-100.</w:t>
      </w:r>
      <w:r w:rsidRPr="00BC4B26">
        <w:rPr>
          <w:rFonts w:eastAsia="Arial"/>
          <w:spacing w:val="-7"/>
        </w:rPr>
        <w:t xml:space="preserve"> </w:t>
      </w:r>
      <w:r w:rsidRPr="00BC4B26">
        <w:rPr>
          <w:rFonts w:eastAsia="Arial"/>
          <w:spacing w:val="-2"/>
        </w:rPr>
        <w:t>Inspections</w:t>
      </w:r>
    </w:p>
    <w:p w14:paraId="3C2B001D" w14:textId="77777777" w:rsidR="00AA5584" w:rsidRPr="00CD4B32" w:rsidRDefault="00AA5584" w:rsidP="00F257C2">
      <w:pPr>
        <w:autoSpaceDE w:val="0"/>
        <w:autoSpaceDN w:val="0"/>
        <w:spacing w:after="120" w:line="360" w:lineRule="auto"/>
        <w:ind w:left="0" w:right="391" w:firstLine="0"/>
        <w:rPr>
          <w:rFonts w:ascii="Arial" w:eastAsia="Arial" w:hAnsi="Arial" w:cs="Arial"/>
          <w:kern w:val="0"/>
          <w14:ligatures w14:val="none"/>
        </w:rPr>
      </w:pPr>
      <w:r w:rsidRPr="00CD4B32">
        <w:rPr>
          <w:rFonts w:ascii="Arial" w:eastAsia="Arial" w:hAnsi="Arial" w:cs="Arial"/>
          <w:b/>
          <w:kern w:val="0"/>
          <w14:ligatures w14:val="none"/>
        </w:rPr>
        <w:t>Basis</w:t>
      </w:r>
      <w:r w:rsidRPr="00CD4B32">
        <w:rPr>
          <w:rFonts w:ascii="Arial" w:eastAsia="Arial" w:hAnsi="Arial" w:cs="Arial"/>
          <w:b/>
          <w:spacing w:val="-2"/>
          <w:kern w:val="0"/>
          <w14:ligatures w14:val="none"/>
        </w:rPr>
        <w:t xml:space="preserve"> </w:t>
      </w:r>
      <w:r w:rsidRPr="00CD4B32">
        <w:rPr>
          <w:rFonts w:ascii="Arial" w:eastAsia="Arial" w:hAnsi="Arial" w:cs="Arial"/>
          <w:b/>
          <w:kern w:val="0"/>
          <w14:ligatures w14:val="none"/>
        </w:rPr>
        <w:t>and</w:t>
      </w:r>
      <w:r w:rsidRPr="00CD4B32">
        <w:rPr>
          <w:rFonts w:ascii="Arial" w:eastAsia="Arial" w:hAnsi="Arial" w:cs="Arial"/>
          <w:b/>
          <w:spacing w:val="-3"/>
          <w:kern w:val="0"/>
          <w14:ligatures w14:val="none"/>
        </w:rPr>
        <w:t xml:space="preserve"> </w:t>
      </w:r>
      <w:r w:rsidRPr="00CD4B32">
        <w:rPr>
          <w:rFonts w:ascii="Arial" w:eastAsia="Arial" w:hAnsi="Arial" w:cs="Arial"/>
          <w:b/>
          <w:kern w:val="0"/>
          <w14:ligatures w14:val="none"/>
        </w:rPr>
        <w:t>Purpose</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statutory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authority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subsections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18-12-401.5(6), 18-12-401.5(7), 18-12-402, 18-12-406, 18-12-407, C.R.S. The purpose of this rule is to clarify that the administration of Article 12 of Title 18 permits inspections of a Dealer’s Business Premises. This rule also clarifies the time, place, scope, records, and items subject to inspection, and the </w:t>
      </w:r>
      <w:proofErr w:type="gramStart"/>
      <w:r w:rsidRPr="00CD4B32">
        <w:rPr>
          <w:rFonts w:ascii="Arial" w:eastAsia="Arial" w:hAnsi="Arial" w:cs="Arial"/>
          <w:kern w:val="0"/>
          <w14:ligatures w14:val="none"/>
        </w:rPr>
        <w:t>period of time</w:t>
      </w:r>
      <w:proofErr w:type="gramEnd"/>
      <w:r w:rsidRPr="00CD4B32">
        <w:rPr>
          <w:rFonts w:ascii="Arial" w:eastAsia="Arial" w:hAnsi="Arial" w:cs="Arial"/>
          <w:kern w:val="0"/>
          <w14:ligatures w14:val="none"/>
        </w:rPr>
        <w:t xml:space="preserve"> such records must be maintained and provided upon request.</w:t>
      </w:r>
    </w:p>
    <w:p w14:paraId="7C46EA7F" w14:textId="075B61E0" w:rsidR="00AA5584" w:rsidRPr="00CD4B32" w:rsidRDefault="00AA5584" w:rsidP="00F257C2">
      <w:pPr>
        <w:numPr>
          <w:ilvl w:val="0"/>
          <w:numId w:val="16"/>
        </w:numPr>
        <w:tabs>
          <w:tab w:val="left" w:pos="1080"/>
        </w:tabs>
        <w:autoSpaceDE w:val="0"/>
        <w:autoSpaceDN w:val="0"/>
        <w:spacing w:after="120" w:line="360" w:lineRule="auto"/>
        <w:ind w:right="493"/>
        <w:rPr>
          <w:rFonts w:ascii="Arial" w:eastAsia="Arial" w:hAnsi="Arial" w:cs="Arial"/>
          <w:kern w:val="0"/>
          <w14:ligatures w14:val="none"/>
        </w:rPr>
      </w:pPr>
      <w:r w:rsidRPr="00CD4B32">
        <w:rPr>
          <w:rFonts w:ascii="Arial" w:eastAsia="Arial" w:hAnsi="Arial" w:cs="Arial"/>
          <w:kern w:val="0"/>
          <w:u w:val="single"/>
          <w14:ligatures w14:val="none"/>
        </w:rPr>
        <w:t>Business Premises Inspections</w:t>
      </w:r>
      <w:r w:rsidRPr="00CD4B32">
        <w:rPr>
          <w:rFonts w:ascii="Arial" w:eastAsia="Arial" w:hAnsi="Arial" w:cs="Arial"/>
          <w:kern w:val="0"/>
          <w14:ligatures w14:val="none"/>
        </w:rPr>
        <w:t xml:space="preserve">. The Business Premises of the Dealer, including the places where Firearms </w:t>
      </w:r>
      <w:ins w:id="378" w:author="Barriskill, Bianca" w:date="2026-08-25T09:29:00Z" w16du:dateUtc="2026-08-25T15:29:00Z">
        <w:r w:rsidR="00D801DD" w:rsidRPr="00CD4B32">
          <w:rPr>
            <w:rFonts w:ascii="Arial" w:eastAsia="Arial" w:hAnsi="Arial" w:cs="Arial"/>
            <w:kern w:val="0"/>
            <w14:ligatures w14:val="none"/>
          </w:rPr>
          <w:t xml:space="preserve">or ammunition </w:t>
        </w:r>
      </w:ins>
      <w:r w:rsidRPr="00CD4B32">
        <w:rPr>
          <w:rFonts w:ascii="Arial" w:eastAsia="Arial" w:hAnsi="Arial" w:cs="Arial"/>
          <w:kern w:val="0"/>
          <w14:ligatures w14:val="none"/>
        </w:rPr>
        <w:t>are stored, sold or transferred, shall be subject to inspection by the Division or Division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lastRenderedPageBreak/>
        <w:t>investigators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during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hour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00620AAC" w:rsidRPr="00CD4B32">
        <w:rPr>
          <w:rFonts w:ascii="Arial" w:eastAsia="Arial" w:hAnsi="Arial" w:cs="Arial"/>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operation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indicated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Dealer’s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application 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renewal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application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purpose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determining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compliance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4"/>
          <w:kern w:val="0"/>
          <w14:ligatures w14:val="none"/>
        </w:rPr>
        <w:t xml:space="preserve"> </w:t>
      </w:r>
      <w:r w:rsidR="00EB55F3" w:rsidRPr="00CD4B32">
        <w:rPr>
          <w:rFonts w:ascii="Arial" w:eastAsia="Arial" w:hAnsi="Arial" w:cs="Arial"/>
          <w:kern w:val="0"/>
          <w14:ligatures w14:val="none"/>
        </w:rPr>
        <w:t>Part 4 of Article 12 of Title 18, C.R.S.,</w:t>
      </w:r>
      <w:r w:rsidRPr="00CD4B32">
        <w:rPr>
          <w:rFonts w:ascii="Arial" w:eastAsia="Arial" w:hAnsi="Arial" w:cs="Arial"/>
          <w:kern w:val="0"/>
          <w14:ligatures w14:val="none"/>
        </w:rPr>
        <w:t xml:space="preserve"> or</w:t>
      </w:r>
      <w:r w:rsidR="00EB55F3" w:rsidRPr="00CD4B32">
        <w:rPr>
          <w:rFonts w:ascii="Arial" w:eastAsia="Arial" w:hAnsi="Arial" w:cs="Arial"/>
          <w:kern w:val="0"/>
          <w14:ligatures w14:val="none"/>
        </w:rPr>
        <w:t xml:space="preserve"> the</w:t>
      </w:r>
      <w:r w:rsidRPr="00CD4B32">
        <w:rPr>
          <w:rFonts w:ascii="Arial" w:eastAsia="Arial" w:hAnsi="Arial" w:cs="Arial"/>
          <w:kern w:val="0"/>
          <w14:ligatures w14:val="none"/>
        </w:rPr>
        <w:t xml:space="preserve"> Firearms Dealer Rules.</w:t>
      </w:r>
    </w:p>
    <w:p w14:paraId="3D4DC6E8" w14:textId="77777777" w:rsidR="00AA5584" w:rsidRPr="00CD4B32" w:rsidRDefault="00AA5584" w:rsidP="00F257C2">
      <w:pPr>
        <w:numPr>
          <w:ilvl w:val="1"/>
          <w:numId w:val="16"/>
        </w:numPr>
        <w:tabs>
          <w:tab w:val="left" w:pos="1799"/>
        </w:tabs>
        <w:autoSpaceDE w:val="0"/>
        <w:autoSpaceDN w:val="0"/>
        <w:spacing w:after="120" w:line="360" w:lineRule="auto"/>
        <w:rPr>
          <w:rFonts w:ascii="Arial" w:eastAsia="Arial" w:hAnsi="Arial" w:cs="Arial"/>
          <w:kern w:val="0"/>
          <w14:ligatures w14:val="none"/>
        </w:rPr>
      </w:pPr>
      <w:r w:rsidRPr="00CD4B32">
        <w:rPr>
          <w:rFonts w:ascii="Arial" w:eastAsia="Arial" w:hAnsi="Arial" w:cs="Arial"/>
          <w:kern w:val="0"/>
          <w14:ligatures w14:val="none"/>
        </w:rPr>
        <w:t>Dealers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operating</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from</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9"/>
          <w:kern w:val="0"/>
          <w14:ligatures w14:val="none"/>
        </w:rPr>
        <w:t xml:space="preserve"> </w:t>
      </w:r>
      <w:r w:rsidRPr="00CD4B32">
        <w:rPr>
          <w:rFonts w:ascii="Arial" w:eastAsia="Arial" w:hAnsi="Arial" w:cs="Arial"/>
          <w:spacing w:val="-2"/>
          <w:kern w:val="0"/>
          <w14:ligatures w14:val="none"/>
        </w:rPr>
        <w:t>residence.</w:t>
      </w:r>
    </w:p>
    <w:p w14:paraId="6BD47544" w14:textId="14E49EAD" w:rsidR="00AA5584" w:rsidRPr="00CD4B32" w:rsidRDefault="00AA5584" w:rsidP="00F257C2">
      <w:pPr>
        <w:numPr>
          <w:ilvl w:val="2"/>
          <w:numId w:val="16"/>
        </w:numPr>
        <w:tabs>
          <w:tab w:val="left" w:pos="2519"/>
        </w:tabs>
        <w:autoSpaceDE w:val="0"/>
        <w:autoSpaceDN w:val="0"/>
        <w:spacing w:before="228" w:after="120" w:line="360" w:lineRule="auto"/>
        <w:ind w:right="444"/>
        <w:rPr>
          <w:rFonts w:ascii="Arial" w:eastAsia="Arial" w:hAnsi="Arial" w:cs="Arial"/>
          <w:kern w:val="0"/>
          <w14:ligatures w14:val="none"/>
        </w:rPr>
      </w:pPr>
      <w:r w:rsidRPr="00CD4B32">
        <w:rPr>
          <w:rFonts w:ascii="Arial" w:eastAsia="Arial" w:hAnsi="Arial" w:cs="Arial"/>
          <w:kern w:val="0"/>
          <w14:ligatures w14:val="none"/>
        </w:rPr>
        <w:t>The Division may only conduct inspections in the area(s) or room(s) designated in the application where Firearms</w:t>
      </w:r>
      <w:ins w:id="379" w:author="Barriskill, Bianca" w:date="2026-08-25T09:29:00Z" w16du:dateUtc="2026-08-25T15:29:00Z">
        <w:r w:rsidR="00D801DD" w:rsidRPr="00CD4B32">
          <w:rPr>
            <w:rFonts w:ascii="Arial" w:eastAsia="Arial" w:hAnsi="Arial" w:cs="Arial"/>
            <w:kern w:val="0"/>
            <w14:ligatures w14:val="none"/>
          </w:rPr>
          <w:t xml:space="preserve"> or ammunition</w:t>
        </w:r>
      </w:ins>
      <w:r w:rsidRPr="00CD4B32">
        <w:rPr>
          <w:rFonts w:ascii="Arial" w:eastAsia="Arial" w:hAnsi="Arial" w:cs="Arial"/>
          <w:kern w:val="0"/>
          <w14:ligatures w14:val="none"/>
        </w:rPr>
        <w:t xml:space="preserve"> in the Dealer’s business inventory are stored, displayed,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sold,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assigned,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leased,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loaned,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consigned,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given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away;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 xml:space="preserve">received as collateral or sold to repay a loan provided by the applicant (e.g., pawned </w:t>
      </w:r>
      <w:r w:rsidRPr="00CD4B32">
        <w:rPr>
          <w:rFonts w:ascii="Arial" w:eastAsia="Arial" w:hAnsi="Arial" w:cs="Arial"/>
          <w:spacing w:val="-2"/>
          <w:kern w:val="0"/>
          <w14:ligatures w14:val="none"/>
        </w:rPr>
        <w:t>Firearms).</w:t>
      </w:r>
    </w:p>
    <w:p w14:paraId="2F664BA3" w14:textId="77777777" w:rsidR="00AA5584" w:rsidRPr="00CD4B32" w:rsidRDefault="00AA5584" w:rsidP="00F257C2">
      <w:pPr>
        <w:numPr>
          <w:ilvl w:val="2"/>
          <w:numId w:val="16"/>
        </w:numPr>
        <w:tabs>
          <w:tab w:val="left" w:pos="2519"/>
        </w:tabs>
        <w:autoSpaceDE w:val="0"/>
        <w:autoSpaceDN w:val="0"/>
        <w:spacing w:after="120" w:line="360" w:lineRule="auto"/>
        <w:ind w:right="555"/>
        <w:rPr>
          <w:rFonts w:ascii="Arial" w:eastAsia="Arial" w:hAnsi="Arial" w:cs="Arial"/>
          <w:kern w:val="0"/>
          <w14:ligatures w14:val="none"/>
        </w:rPr>
      </w:pPr>
      <w:r w:rsidRPr="00CD4B32">
        <w:rPr>
          <w:rFonts w:ascii="Arial" w:eastAsia="Arial" w:hAnsi="Arial" w:cs="Arial"/>
          <w:kern w:val="0"/>
          <w14:ligatures w14:val="none"/>
        </w:rPr>
        <w:t>If the State Permit holder is not available during business hours for the inspection,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leave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documentation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attempt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conduct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 xml:space="preserve">the </w:t>
      </w:r>
      <w:r w:rsidRPr="00CD4B32">
        <w:rPr>
          <w:rFonts w:ascii="Arial" w:eastAsia="Arial" w:hAnsi="Arial" w:cs="Arial"/>
          <w:spacing w:val="-2"/>
          <w:kern w:val="0"/>
          <w14:ligatures w14:val="none"/>
        </w:rPr>
        <w:t>inspection.</w:t>
      </w:r>
    </w:p>
    <w:p w14:paraId="3140FF5B" w14:textId="77777777" w:rsidR="00AA5584" w:rsidRPr="00CD4B32" w:rsidRDefault="00AA5584" w:rsidP="00F257C2">
      <w:pPr>
        <w:numPr>
          <w:ilvl w:val="3"/>
          <w:numId w:val="16"/>
        </w:numPr>
        <w:tabs>
          <w:tab w:val="left" w:pos="3239"/>
        </w:tabs>
        <w:autoSpaceDE w:val="0"/>
        <w:autoSpaceDN w:val="0"/>
        <w:spacing w:after="120" w:line="360" w:lineRule="auto"/>
        <w:ind w:right="526"/>
        <w:rPr>
          <w:rFonts w:ascii="Arial" w:eastAsia="Arial" w:hAnsi="Arial" w:cs="Arial"/>
          <w:kern w:val="0"/>
          <w14:ligatures w14:val="none"/>
        </w:rPr>
      </w:pPr>
      <w:r w:rsidRPr="00CD4B32">
        <w:rPr>
          <w:rFonts w:ascii="Arial" w:eastAsia="Arial" w:hAnsi="Arial" w:cs="Arial"/>
          <w:kern w:val="0"/>
          <w14:ligatures w14:val="none"/>
        </w:rPr>
        <w:t>Documentation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will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provide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method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holder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give the Division additional dates and times when the permittee will be available for inspection.</w:t>
      </w:r>
    </w:p>
    <w:p w14:paraId="25910B72" w14:textId="77777777" w:rsidR="00AA5584" w:rsidRPr="00CD4B32" w:rsidRDefault="00AA5584" w:rsidP="00F257C2">
      <w:pPr>
        <w:numPr>
          <w:ilvl w:val="3"/>
          <w:numId w:val="16"/>
        </w:numPr>
        <w:tabs>
          <w:tab w:val="left" w:pos="3240"/>
        </w:tabs>
        <w:autoSpaceDE w:val="0"/>
        <w:autoSpaceDN w:val="0"/>
        <w:spacing w:before="230" w:after="120" w:line="360" w:lineRule="auto"/>
        <w:ind w:left="3240" w:right="37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need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inform</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holder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when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inspection will occur.</w:t>
      </w:r>
    </w:p>
    <w:p w14:paraId="2E48F29B" w14:textId="77777777" w:rsidR="00AA5584" w:rsidRPr="00CD4B32" w:rsidRDefault="00AA5584" w:rsidP="00F257C2">
      <w:pPr>
        <w:numPr>
          <w:ilvl w:val="1"/>
          <w:numId w:val="16"/>
        </w:numPr>
        <w:tabs>
          <w:tab w:val="left" w:pos="1800"/>
        </w:tabs>
        <w:autoSpaceDE w:val="0"/>
        <w:autoSpaceDN w:val="0"/>
        <w:spacing w:after="120" w:line="360" w:lineRule="auto"/>
        <w:ind w:left="1800" w:right="594"/>
        <w:rPr>
          <w:rFonts w:ascii="Arial" w:eastAsia="Arial" w:hAnsi="Arial" w:cs="Arial"/>
          <w:kern w:val="0"/>
          <w14:ligatures w14:val="none"/>
        </w:rPr>
      </w:pPr>
      <w:r w:rsidRPr="00CD4B32">
        <w:rPr>
          <w:rFonts w:ascii="Arial" w:eastAsia="Arial" w:hAnsi="Arial" w:cs="Arial"/>
          <w:kern w:val="0"/>
          <w14:ligatures w14:val="none"/>
        </w:rPr>
        <w:t>Dealers must allow inspection of the Business Premises of any locked area(s) or container(s)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including,</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safes,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filing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cabinets,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rooms,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closets,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1"/>
          <w:kern w:val="0"/>
          <w14:ligatures w14:val="none"/>
        </w:rPr>
        <w:t xml:space="preserve"> </w:t>
      </w:r>
      <w:r w:rsidRPr="00CD4B32">
        <w:rPr>
          <w:rFonts w:ascii="Arial" w:eastAsia="Arial" w:hAnsi="Arial" w:cs="Arial"/>
          <w:kern w:val="0"/>
          <w14:ligatures w14:val="none"/>
        </w:rPr>
        <w:t>desks.</w:t>
      </w:r>
    </w:p>
    <w:p w14:paraId="0A4C51C3" w14:textId="6BE9CE00" w:rsidR="00AA5584" w:rsidRPr="00CD4B32" w:rsidRDefault="00AA5584" w:rsidP="00F257C2">
      <w:pPr>
        <w:numPr>
          <w:ilvl w:val="0"/>
          <w:numId w:val="16"/>
        </w:numPr>
        <w:tabs>
          <w:tab w:val="left" w:pos="1080"/>
        </w:tabs>
        <w:autoSpaceDE w:val="0"/>
        <w:autoSpaceDN w:val="0"/>
        <w:spacing w:before="229" w:after="120" w:line="360" w:lineRule="auto"/>
        <w:ind w:right="0"/>
        <w:rPr>
          <w:rFonts w:ascii="Arial" w:eastAsia="Arial" w:hAnsi="Arial" w:cs="Arial"/>
          <w:kern w:val="0"/>
          <w14:ligatures w14:val="none"/>
        </w:rPr>
      </w:pPr>
      <w:r w:rsidRPr="00CD4B32">
        <w:rPr>
          <w:rFonts w:ascii="Arial" w:eastAsia="Arial" w:hAnsi="Arial" w:cs="Arial"/>
          <w:kern w:val="0"/>
          <w:u w:val="single"/>
          <w14:ligatures w14:val="none"/>
        </w:rPr>
        <w:t>Records</w:t>
      </w:r>
      <w:r w:rsidRPr="00CD4B32">
        <w:rPr>
          <w:rFonts w:ascii="Arial" w:eastAsia="Arial" w:hAnsi="Arial" w:cs="Arial"/>
          <w:kern w:val="0"/>
          <w14:ligatures w14:val="none"/>
        </w:rPr>
        <w:t>. The Dealer shall allow records required by 18-12-402 and Rule 3-110 to be inspected by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investigators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during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regular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operating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hours.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record books shall </w:t>
      </w:r>
      <w:proofErr w:type="gramStart"/>
      <w:r w:rsidRPr="00CD4B32">
        <w:rPr>
          <w:rFonts w:ascii="Arial" w:eastAsia="Arial" w:hAnsi="Arial" w:cs="Arial"/>
          <w:kern w:val="0"/>
          <w14:ligatures w14:val="none"/>
        </w:rPr>
        <w:t>be open at all times</w:t>
      </w:r>
      <w:proofErr w:type="gramEnd"/>
      <w:r w:rsidRPr="00CD4B32">
        <w:rPr>
          <w:rFonts w:ascii="Arial" w:eastAsia="Arial" w:hAnsi="Arial" w:cs="Arial"/>
          <w:kern w:val="0"/>
          <w14:ligatures w14:val="none"/>
        </w:rPr>
        <w:t xml:space="preserve"> to the inspection of any duly authorized peace</w:t>
      </w:r>
      <w:r w:rsidRPr="00CD4B32">
        <w:rPr>
          <w:rFonts w:ascii="Arial" w:eastAsia="Arial" w:hAnsi="Arial" w:cs="Arial"/>
          <w:spacing w:val="-17"/>
          <w:kern w:val="0"/>
          <w14:ligatures w14:val="none"/>
        </w:rPr>
        <w:t xml:space="preserve"> </w:t>
      </w:r>
      <w:r w:rsidRPr="00CD4B32">
        <w:rPr>
          <w:rFonts w:ascii="Arial" w:eastAsia="Arial" w:hAnsi="Arial" w:cs="Arial"/>
          <w:kern w:val="0"/>
          <w14:ligatures w14:val="none"/>
        </w:rPr>
        <w:t>officer.</w:t>
      </w:r>
    </w:p>
    <w:p w14:paraId="3B263611" w14:textId="1AF9BF10" w:rsidR="00D3657B" w:rsidRPr="00CD4B32" w:rsidRDefault="00D3657B" w:rsidP="00F257C2">
      <w:pPr>
        <w:pStyle w:val="ListParagraph"/>
        <w:numPr>
          <w:ilvl w:val="0"/>
          <w:numId w:val="16"/>
        </w:numPr>
        <w:spacing w:after="120" w:line="360" w:lineRule="auto"/>
        <w:contextualSpacing w:val="0"/>
        <w:rPr>
          <w:rFonts w:ascii="Arial" w:hAnsi="Arial" w:cs="Arial"/>
        </w:rPr>
      </w:pPr>
      <w:r w:rsidRPr="00CD4B32">
        <w:rPr>
          <w:rFonts w:ascii="Arial" w:hAnsi="Arial" w:cs="Arial"/>
          <w:u w:val="single"/>
        </w:rPr>
        <w:t>Notices.</w:t>
      </w:r>
      <w:r w:rsidRPr="00CD4B32">
        <w:rPr>
          <w:rFonts w:ascii="Arial" w:hAnsi="Arial" w:cs="Arial"/>
        </w:rPr>
        <w:t xml:space="preserve"> Dealers shall post the following information in a manner that is easily readable, and shall post all information in a conspicuous manner that </w:t>
      </w:r>
      <w:r w:rsidRPr="00CD4B32">
        <w:rPr>
          <w:rFonts w:ascii="Arial" w:hAnsi="Arial" w:cs="Arial"/>
        </w:rPr>
        <w:lastRenderedPageBreak/>
        <w:t>is visible to the public at each location from which the Dealer transfers Firearms at retail:</w:t>
      </w:r>
    </w:p>
    <w:p w14:paraId="43F50404" w14:textId="77777777" w:rsidR="00D3657B" w:rsidRPr="00CD4B32" w:rsidRDefault="00D3657B" w:rsidP="00F257C2">
      <w:pPr>
        <w:pStyle w:val="ListParagraph"/>
        <w:spacing w:after="120" w:line="360" w:lineRule="auto"/>
        <w:ind w:left="1080" w:firstLine="0"/>
        <w:contextualSpacing w:val="0"/>
        <w:rPr>
          <w:rFonts w:ascii="Arial" w:hAnsi="Arial" w:cs="Arial"/>
        </w:rPr>
      </w:pPr>
      <w:r w:rsidRPr="00CD4B32">
        <w:rPr>
          <w:rFonts w:ascii="Arial" w:hAnsi="Arial" w:cs="Arial"/>
        </w:rPr>
        <w:t>1.</w:t>
      </w:r>
      <w:r w:rsidRPr="00CD4B32">
        <w:rPr>
          <w:rFonts w:ascii="Arial" w:hAnsi="Arial" w:cs="Arial"/>
        </w:rPr>
        <w:tab/>
        <w:t>Any State Permit issued in accordance with these rules.</w:t>
      </w:r>
    </w:p>
    <w:p w14:paraId="29A7DF20" w14:textId="77777777" w:rsidR="00D3657B" w:rsidRPr="00CD4B32" w:rsidRDefault="00D3657B" w:rsidP="00F257C2">
      <w:pPr>
        <w:pStyle w:val="ListParagraph"/>
        <w:spacing w:after="120" w:line="360" w:lineRule="auto"/>
        <w:ind w:left="1080" w:firstLine="0"/>
        <w:contextualSpacing w:val="0"/>
        <w:rPr>
          <w:rFonts w:ascii="Arial" w:hAnsi="Arial" w:cs="Arial"/>
        </w:rPr>
      </w:pPr>
      <w:r w:rsidRPr="00CD4B32">
        <w:rPr>
          <w:rFonts w:ascii="Arial" w:hAnsi="Arial" w:cs="Arial"/>
        </w:rPr>
        <w:t>2.</w:t>
      </w:r>
      <w:r w:rsidRPr="00CD4B32">
        <w:rPr>
          <w:rFonts w:ascii="Arial" w:hAnsi="Arial" w:cs="Arial"/>
        </w:rPr>
        <w:tab/>
        <w:t>The notices required pursuant to section 18-12-401.5(7)(a) as it relates to:</w:t>
      </w:r>
    </w:p>
    <w:p w14:paraId="2827A804" w14:textId="7DB10D79" w:rsidR="00D3657B" w:rsidRPr="00CD4B32" w:rsidRDefault="00D3657B">
      <w:pPr>
        <w:pStyle w:val="ListParagraph"/>
        <w:numPr>
          <w:ilvl w:val="0"/>
          <w:numId w:val="77"/>
        </w:numPr>
        <w:spacing w:after="120" w:line="360" w:lineRule="auto"/>
        <w:contextualSpacing w:val="0"/>
        <w:rPr>
          <w:rFonts w:ascii="Arial" w:hAnsi="Arial" w:cs="Arial"/>
        </w:rPr>
        <w:pPrChange w:id="380" w:author="Willis, Lisa" w:date="2026-09-21T14:49:00Z" w16du:dateUtc="2026-09-21T20:49:00Z">
          <w:pPr>
            <w:pStyle w:val="ListParagraph"/>
            <w:ind w:left="1080" w:firstLine="0"/>
            <w:contextualSpacing w:val="0"/>
          </w:pPr>
        </w:pPrChange>
      </w:pPr>
      <w:del w:id="381" w:author="Willis, Lisa" w:date="2026-09-21T14:49:00Z" w16du:dateUtc="2026-09-21T20:49:00Z">
        <w:r w:rsidRPr="00CD4B32" w:rsidDel="004F517F">
          <w:rPr>
            <w:rFonts w:ascii="Arial" w:hAnsi="Arial" w:cs="Arial"/>
          </w:rPr>
          <w:delText xml:space="preserve">(a) </w:delText>
        </w:r>
      </w:del>
      <w:r w:rsidRPr="00CD4B32">
        <w:rPr>
          <w:rFonts w:ascii="Arial" w:hAnsi="Arial" w:cs="Arial"/>
        </w:rPr>
        <w:t>Section 18-12-111, C.R.S.</w:t>
      </w:r>
    </w:p>
    <w:p w14:paraId="14656FAE" w14:textId="08A11D68" w:rsidR="00D3657B" w:rsidRPr="00CD4B32" w:rsidRDefault="00D3657B">
      <w:pPr>
        <w:pStyle w:val="ListParagraph"/>
        <w:numPr>
          <w:ilvl w:val="0"/>
          <w:numId w:val="77"/>
        </w:numPr>
        <w:spacing w:after="120" w:line="360" w:lineRule="auto"/>
        <w:contextualSpacing w:val="0"/>
        <w:rPr>
          <w:rFonts w:ascii="Arial" w:hAnsi="Arial" w:cs="Arial"/>
        </w:rPr>
        <w:pPrChange w:id="382" w:author="Willis, Lisa" w:date="2026-09-21T14:49:00Z" w16du:dateUtc="2026-09-21T20:49:00Z">
          <w:pPr>
            <w:pStyle w:val="ListParagraph"/>
            <w:ind w:left="1080" w:firstLine="0"/>
            <w:contextualSpacing w:val="0"/>
          </w:pPr>
        </w:pPrChange>
      </w:pPr>
      <w:del w:id="383" w:author="Willis, Lisa" w:date="2026-09-21T14:49:00Z" w16du:dateUtc="2026-09-21T20:49:00Z">
        <w:r w:rsidRPr="00CD4B32" w:rsidDel="004F517F">
          <w:rPr>
            <w:rFonts w:ascii="Arial" w:hAnsi="Arial" w:cs="Arial"/>
          </w:rPr>
          <w:delText xml:space="preserve">(a) </w:delText>
        </w:r>
      </w:del>
      <w:r w:rsidRPr="00CD4B32">
        <w:rPr>
          <w:rFonts w:ascii="Arial" w:hAnsi="Arial" w:cs="Arial"/>
        </w:rPr>
        <w:t>Section 18-12-</w:t>
      </w:r>
      <w:del w:id="384" w:author="Willis, Lisa" w:date="2026-09-21T14:50:00Z" w16du:dateUtc="2026-09-21T20:50:00Z">
        <w:r w:rsidRPr="00CD4B32" w:rsidDel="004F517F">
          <w:rPr>
            <w:rFonts w:ascii="Arial" w:hAnsi="Arial" w:cs="Arial"/>
          </w:rPr>
          <w:delText>406</w:delText>
        </w:r>
      </w:del>
      <w:ins w:id="385" w:author="Willis, Lisa" w:date="2026-09-21T14:50:00Z" w16du:dateUtc="2026-09-21T20:50:00Z">
        <w:r w:rsidR="004F517F" w:rsidRPr="00CD4B32">
          <w:rPr>
            <w:rFonts w:ascii="Arial" w:hAnsi="Arial" w:cs="Arial"/>
          </w:rPr>
          <w:t>405</w:t>
        </w:r>
      </w:ins>
      <w:r w:rsidRPr="00CD4B32">
        <w:rPr>
          <w:rFonts w:ascii="Arial" w:hAnsi="Arial" w:cs="Arial"/>
        </w:rPr>
        <w:t>, C.R.S., concerning locking devices.</w:t>
      </w:r>
    </w:p>
    <w:p w14:paraId="127A31F7" w14:textId="326AF031" w:rsidR="00D3657B" w:rsidRPr="00CD4B32" w:rsidRDefault="00D3657B">
      <w:pPr>
        <w:pStyle w:val="ListParagraph"/>
        <w:numPr>
          <w:ilvl w:val="0"/>
          <w:numId w:val="77"/>
        </w:numPr>
        <w:spacing w:after="120" w:line="360" w:lineRule="auto"/>
        <w:contextualSpacing w:val="0"/>
        <w:rPr>
          <w:rFonts w:ascii="Arial" w:hAnsi="Arial" w:cs="Arial"/>
        </w:rPr>
        <w:pPrChange w:id="386" w:author="Willis, Lisa" w:date="2026-09-21T14:49:00Z" w16du:dateUtc="2026-09-21T20:49:00Z">
          <w:pPr>
            <w:pStyle w:val="ListParagraph"/>
            <w:ind w:left="1080" w:firstLine="0"/>
            <w:contextualSpacing w:val="0"/>
          </w:pPr>
        </w:pPrChange>
      </w:pPr>
      <w:del w:id="387" w:author="Willis, Lisa" w:date="2026-09-21T14:49:00Z" w16du:dateUtc="2026-09-21T20:49:00Z">
        <w:r w:rsidRPr="00CD4B32" w:rsidDel="004F517F">
          <w:rPr>
            <w:rFonts w:ascii="Arial" w:hAnsi="Arial" w:cs="Arial"/>
          </w:rPr>
          <w:delText xml:space="preserve">(b) </w:delText>
        </w:r>
      </w:del>
      <w:r w:rsidRPr="00CD4B32">
        <w:rPr>
          <w:rFonts w:ascii="Arial" w:hAnsi="Arial" w:cs="Arial"/>
        </w:rPr>
        <w:t>Section 18-12-504, C.R.S.; and</w:t>
      </w:r>
    </w:p>
    <w:p w14:paraId="74DB9CB4" w14:textId="4B8D4D2F" w:rsidR="00D3657B" w:rsidRPr="00CD4B32" w:rsidRDefault="00D3657B">
      <w:pPr>
        <w:pStyle w:val="ListParagraph"/>
        <w:numPr>
          <w:ilvl w:val="0"/>
          <w:numId w:val="77"/>
        </w:numPr>
        <w:spacing w:after="120" w:line="360" w:lineRule="auto"/>
        <w:contextualSpacing w:val="0"/>
        <w:rPr>
          <w:rFonts w:ascii="Arial" w:hAnsi="Arial" w:cs="Arial"/>
        </w:rPr>
        <w:pPrChange w:id="388" w:author="Willis, Lisa" w:date="2026-09-21T14:49:00Z" w16du:dateUtc="2026-09-21T20:49:00Z">
          <w:pPr>
            <w:pStyle w:val="ListParagraph"/>
            <w:ind w:left="1080" w:firstLine="0"/>
            <w:contextualSpacing w:val="0"/>
          </w:pPr>
        </w:pPrChange>
      </w:pPr>
      <w:del w:id="389" w:author="Willis, Lisa" w:date="2026-09-21T14:49:00Z" w16du:dateUtc="2026-09-21T20:49:00Z">
        <w:r w:rsidRPr="00CD4B32" w:rsidDel="004F517F">
          <w:rPr>
            <w:rFonts w:ascii="Arial" w:hAnsi="Arial" w:cs="Arial"/>
          </w:rPr>
          <w:delText xml:space="preserve">(c) </w:delText>
        </w:r>
      </w:del>
      <w:r w:rsidRPr="00CD4B32">
        <w:rPr>
          <w:rFonts w:ascii="Arial" w:hAnsi="Arial" w:cs="Arial"/>
        </w:rPr>
        <w:t>Any Federal law or rule concerning the sale of firearms or firearm components for which the penalty includes potential revocation of the person’s Federal FirearmLicense.</w:t>
      </w:r>
    </w:p>
    <w:p w14:paraId="3B603DA9" w14:textId="3C8FA290" w:rsidR="00AA5584" w:rsidRPr="00CD4B32" w:rsidRDefault="00AA5584" w:rsidP="00F257C2">
      <w:pPr>
        <w:numPr>
          <w:ilvl w:val="0"/>
          <w:numId w:val="16"/>
        </w:numPr>
        <w:tabs>
          <w:tab w:val="left" w:pos="1079"/>
        </w:tabs>
        <w:autoSpaceDE w:val="0"/>
        <w:autoSpaceDN w:val="0"/>
        <w:spacing w:before="230" w:after="120" w:line="360" w:lineRule="auto"/>
        <w:ind w:right="494" w:hanging="720"/>
        <w:rPr>
          <w:rFonts w:ascii="Arial" w:eastAsia="Arial" w:hAnsi="Arial" w:cs="Arial"/>
          <w:kern w:val="0"/>
          <w14:ligatures w14:val="none"/>
        </w:rPr>
      </w:pPr>
      <w:r w:rsidRPr="00CD4B32">
        <w:rPr>
          <w:rFonts w:ascii="Arial" w:eastAsia="Arial" w:hAnsi="Arial" w:cs="Arial"/>
          <w:kern w:val="0"/>
          <w:u w:val="single"/>
          <w14:ligatures w14:val="none"/>
        </w:rPr>
        <w:t>Inspection Report</w:t>
      </w:r>
      <w:r w:rsidRPr="00CD4B32">
        <w:rPr>
          <w:rFonts w:ascii="Arial" w:eastAsia="Arial" w:hAnsi="Arial" w:cs="Arial"/>
          <w:kern w:val="0"/>
          <w14:ligatures w14:val="none"/>
        </w:rPr>
        <w:t>. Following the inspection of the Business Premises, the Division or Division Investigator</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issue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detailed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report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findings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inspection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regardless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proofErr w:type="gramStart"/>
      <w:r w:rsidRPr="00CD4B32">
        <w:rPr>
          <w:rFonts w:ascii="Arial" w:eastAsia="Arial" w:hAnsi="Arial" w:cs="Arial"/>
          <w:kern w:val="0"/>
          <w14:ligatures w14:val="none"/>
        </w:rPr>
        <w:t>whether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 not</w:t>
      </w:r>
      <w:proofErr w:type="gramEnd"/>
      <w:r w:rsidRPr="00CD4B32">
        <w:rPr>
          <w:rFonts w:ascii="Arial" w:eastAsia="Arial" w:hAnsi="Arial" w:cs="Arial"/>
          <w:kern w:val="0"/>
          <w14:ligatures w14:val="none"/>
        </w:rPr>
        <w:t xml:space="preserve"> there is any alleged violation of law or rule.</w:t>
      </w:r>
    </w:p>
    <w:p w14:paraId="16B997EC" w14:textId="76269AAC" w:rsidR="0055237B" w:rsidRPr="00BC4B26" w:rsidRDefault="0025174E" w:rsidP="00BC4B26">
      <w:pPr>
        <w:ind w:left="0" w:firstLine="0"/>
        <w:rPr>
          <w:rFonts w:ascii="Arial" w:hAnsi="Arial" w:cs="Arial"/>
          <w:b/>
          <w:bCs/>
          <w:i/>
          <w:iCs/>
          <w:color w:val="0070C0"/>
        </w:rPr>
      </w:pPr>
      <w:r w:rsidRPr="00BC4B26">
        <w:rPr>
          <w:rFonts w:ascii="Arial" w:hAnsi="Arial" w:cs="Arial"/>
          <w:i/>
          <w:iCs/>
          <w:color w:val="0070C0"/>
        </w:rPr>
        <w:t xml:space="preserve">[Publication Note: </w:t>
      </w:r>
      <w:r w:rsidR="0055237B" w:rsidRPr="00BC4B26">
        <w:rPr>
          <w:rFonts w:ascii="Arial" w:hAnsi="Arial" w:cs="Arial"/>
          <w:i/>
          <w:iCs/>
          <w:color w:val="0070C0"/>
        </w:rPr>
        <w:t>In the Basis and Purpose of Rule 3-110, the amendment emphasizes that state records are a separate requirement from federal records</w:t>
      </w:r>
      <w:r w:rsidR="008E3898" w:rsidRPr="00BC4B26">
        <w:rPr>
          <w:rFonts w:ascii="Arial" w:hAnsi="Arial" w:cs="Arial"/>
          <w:i/>
          <w:iCs/>
          <w:color w:val="0070C0"/>
        </w:rPr>
        <w:t xml:space="preserve"> and replaces the words pistols and revolvers with the word firearms and again replaces the word pistol and revolver with firearms in 3-110</w:t>
      </w:r>
      <w:r w:rsidR="0055237B" w:rsidRPr="00BC4B26">
        <w:rPr>
          <w:rFonts w:ascii="Arial" w:hAnsi="Arial" w:cs="Arial"/>
          <w:i/>
          <w:iCs/>
          <w:color w:val="0070C0"/>
        </w:rPr>
        <w:t>.</w:t>
      </w:r>
      <w:r w:rsidR="008E3898" w:rsidRPr="00BC4B26">
        <w:rPr>
          <w:rFonts w:ascii="Arial" w:hAnsi="Arial" w:cs="Arial"/>
          <w:i/>
          <w:iCs/>
          <w:color w:val="0070C0"/>
        </w:rPr>
        <w:t xml:space="preserve"> </w:t>
      </w:r>
      <w:r w:rsidR="0055237B" w:rsidRPr="00BC4B26">
        <w:rPr>
          <w:rFonts w:ascii="Arial" w:hAnsi="Arial" w:cs="Arial"/>
          <w:i/>
          <w:iCs/>
          <w:color w:val="0070C0"/>
        </w:rPr>
        <w:t>Amendments to Rule 3-110(B)(4) include adding retail transaction and the word transfer and removing the words pistols and revolvers and replacing it with firearms, other than destructive devices. Amendments to Rule 3-110(B)(4)(a)(9) including removing the state firearms license number from the required Firearms Transaction Log. Rule 3-110(B)(4)(b)</w:t>
      </w:r>
      <w:r w:rsidR="001932FF" w:rsidRPr="00BC4B26">
        <w:rPr>
          <w:rFonts w:ascii="Arial" w:hAnsi="Arial" w:cs="Arial"/>
          <w:i/>
          <w:iCs/>
          <w:color w:val="0070C0"/>
        </w:rPr>
        <w:t xml:space="preserve"> </w:t>
      </w:r>
      <w:r w:rsidR="008E3898" w:rsidRPr="00BC4B26">
        <w:rPr>
          <w:rFonts w:ascii="Arial" w:hAnsi="Arial" w:cs="Arial"/>
          <w:i/>
          <w:iCs/>
          <w:color w:val="0070C0"/>
        </w:rPr>
        <w:t>the amendments make</w:t>
      </w:r>
      <w:r w:rsidR="0055237B" w:rsidRPr="00BC4B26">
        <w:rPr>
          <w:rFonts w:ascii="Arial" w:hAnsi="Arial" w:cs="Arial"/>
          <w:i/>
          <w:iCs/>
          <w:color w:val="0070C0"/>
        </w:rPr>
        <w:t xml:space="preserve"> a grammatical change to the word purchaser and adding the word transfer in Rule 3-110(B)(4)(b)(2)(iv). Rule 3-110(B)(4)(</w:t>
      </w:r>
      <w:proofErr w:type="gramStart"/>
      <w:r w:rsidR="0055237B" w:rsidRPr="00BC4B26">
        <w:rPr>
          <w:rFonts w:ascii="Arial" w:hAnsi="Arial" w:cs="Arial"/>
          <w:i/>
          <w:iCs/>
          <w:color w:val="0070C0"/>
        </w:rPr>
        <w:t>b)(</w:t>
      </w:r>
      <w:proofErr w:type="gramEnd"/>
      <w:r w:rsidR="0055237B" w:rsidRPr="00BC4B26">
        <w:rPr>
          <w:rFonts w:ascii="Arial" w:hAnsi="Arial" w:cs="Arial"/>
          <w:i/>
          <w:iCs/>
          <w:color w:val="0070C0"/>
        </w:rPr>
        <w:t>3 through 4) and Rule 3-110(B)(7) The amendments include grammatically changing the word purchaser to include any exchange, trade, sale, or transfer. Amendments to Rule 3-110(B</w:t>
      </w:r>
      <w:proofErr w:type="gramStart"/>
      <w:r w:rsidR="0055237B" w:rsidRPr="00BC4B26">
        <w:rPr>
          <w:rFonts w:ascii="Arial" w:hAnsi="Arial" w:cs="Arial"/>
          <w:i/>
          <w:iCs/>
          <w:color w:val="0070C0"/>
        </w:rPr>
        <w:t>)(</w:t>
      </w:r>
      <w:proofErr w:type="gramEnd"/>
      <w:r w:rsidR="0055237B" w:rsidRPr="00BC4B26">
        <w:rPr>
          <w:rFonts w:ascii="Arial" w:hAnsi="Arial" w:cs="Arial"/>
          <w:i/>
          <w:iCs/>
          <w:color w:val="0070C0"/>
        </w:rPr>
        <w:t>5 through 6) include removing the race and gender information from the firearms transaction log requirements. Rule 3-110(B)(8) The amendment includes removing the occupation information from the firearms transaction log requirements. Rule 3-110(4)(c)(</w:t>
      </w:r>
      <w:proofErr w:type="gramStart"/>
      <w:r w:rsidR="0055237B" w:rsidRPr="00BC4B26">
        <w:rPr>
          <w:rFonts w:ascii="Arial" w:hAnsi="Arial" w:cs="Arial"/>
          <w:i/>
          <w:iCs/>
          <w:color w:val="0070C0"/>
        </w:rPr>
        <w:t>1)(</w:t>
      </w:r>
      <w:proofErr w:type="gramEnd"/>
      <w:r w:rsidR="0055237B" w:rsidRPr="00BC4B26">
        <w:rPr>
          <w:rFonts w:ascii="Arial" w:hAnsi="Arial" w:cs="Arial"/>
          <w:i/>
          <w:iCs/>
          <w:color w:val="0070C0"/>
        </w:rPr>
        <w:t>iii through viii) amendments include adding: Shotgun, Rifle, and the word other to the firearms dealer transaction log.</w:t>
      </w:r>
      <w:r w:rsidRPr="00BC4B26">
        <w:rPr>
          <w:rFonts w:ascii="Arial" w:hAnsi="Arial" w:cs="Arial"/>
          <w:i/>
          <w:iCs/>
          <w:color w:val="0070C0"/>
        </w:rPr>
        <w:t>]</w:t>
      </w:r>
    </w:p>
    <w:p w14:paraId="469D7A63" w14:textId="3775D48D" w:rsidR="00AA5584" w:rsidRPr="00BC4B26" w:rsidRDefault="00AA5584" w:rsidP="006077A6">
      <w:pPr>
        <w:pStyle w:val="Heading3"/>
        <w:ind w:left="0" w:firstLine="0"/>
        <w:rPr>
          <w:rFonts w:eastAsia="Arial"/>
        </w:rPr>
      </w:pPr>
      <w:r w:rsidRPr="00BC4B26">
        <w:rPr>
          <w:rFonts w:eastAsia="Arial"/>
        </w:rPr>
        <w:lastRenderedPageBreak/>
        <w:t>Rule</w:t>
      </w:r>
      <w:r w:rsidRPr="00BC4B26">
        <w:rPr>
          <w:rFonts w:eastAsia="Arial"/>
          <w:spacing w:val="-8"/>
        </w:rPr>
        <w:t xml:space="preserve"> </w:t>
      </w:r>
      <w:r w:rsidRPr="00BC4B26">
        <w:rPr>
          <w:rFonts w:eastAsia="Arial"/>
        </w:rPr>
        <w:t>3-110.</w:t>
      </w:r>
      <w:r w:rsidRPr="00BC4B26">
        <w:rPr>
          <w:rFonts w:eastAsia="Arial"/>
          <w:spacing w:val="-8"/>
        </w:rPr>
        <w:t xml:space="preserve"> </w:t>
      </w:r>
      <w:r w:rsidRPr="00BC4B26">
        <w:rPr>
          <w:rFonts w:eastAsia="Arial"/>
        </w:rPr>
        <w:t>Required</w:t>
      </w:r>
      <w:r w:rsidRPr="00BC4B26">
        <w:rPr>
          <w:rFonts w:eastAsia="Arial"/>
          <w:spacing w:val="-6"/>
        </w:rPr>
        <w:t xml:space="preserve"> </w:t>
      </w:r>
      <w:r w:rsidRPr="00BC4B26">
        <w:rPr>
          <w:rFonts w:eastAsia="Arial"/>
        </w:rPr>
        <w:t>Records</w:t>
      </w:r>
      <w:r w:rsidRPr="00BC4B26">
        <w:rPr>
          <w:rFonts w:eastAsia="Arial"/>
          <w:spacing w:val="-8"/>
        </w:rPr>
        <w:t xml:space="preserve"> </w:t>
      </w:r>
      <w:r w:rsidRPr="00BC4B26">
        <w:rPr>
          <w:rFonts w:eastAsia="Arial"/>
        </w:rPr>
        <w:t>and</w:t>
      </w:r>
      <w:r w:rsidRPr="00BC4B26">
        <w:rPr>
          <w:rFonts w:eastAsia="Arial"/>
          <w:spacing w:val="-7"/>
        </w:rPr>
        <w:t xml:space="preserve"> </w:t>
      </w:r>
      <w:r w:rsidRPr="00BC4B26">
        <w:rPr>
          <w:rFonts w:eastAsia="Arial"/>
          <w:spacing w:val="-2"/>
        </w:rPr>
        <w:t>Retention.</w:t>
      </w:r>
    </w:p>
    <w:p w14:paraId="4A27964D" w14:textId="1689EBA1" w:rsidR="00AA5584" w:rsidRPr="00CD4B32" w:rsidRDefault="00AA5584" w:rsidP="00F257C2">
      <w:pPr>
        <w:autoSpaceDE w:val="0"/>
        <w:autoSpaceDN w:val="0"/>
        <w:spacing w:after="120" w:line="360" w:lineRule="auto"/>
        <w:ind w:left="0" w:right="375" w:firstLine="0"/>
        <w:jc w:val="both"/>
        <w:rPr>
          <w:rFonts w:ascii="Arial" w:eastAsia="Arial" w:hAnsi="Arial" w:cs="Arial"/>
          <w:kern w:val="0"/>
          <w14:ligatures w14:val="none"/>
        </w:rPr>
      </w:pPr>
      <w:r w:rsidRPr="00CD4B32">
        <w:rPr>
          <w:rFonts w:ascii="Arial" w:eastAsia="Arial" w:hAnsi="Arial" w:cs="Arial"/>
          <w:b/>
          <w:kern w:val="0"/>
          <w14:ligatures w14:val="none"/>
        </w:rPr>
        <w:t>Basis and</w:t>
      </w:r>
      <w:r w:rsidRPr="00CD4B32">
        <w:rPr>
          <w:rFonts w:ascii="Arial" w:eastAsia="Arial" w:hAnsi="Arial" w:cs="Arial"/>
          <w:b/>
          <w:spacing w:val="-1"/>
          <w:kern w:val="0"/>
          <w14:ligatures w14:val="none"/>
        </w:rPr>
        <w:t xml:space="preserve"> </w:t>
      </w:r>
      <w:r w:rsidRPr="00CD4B32">
        <w:rPr>
          <w:rFonts w:ascii="Arial" w:eastAsia="Arial" w:hAnsi="Arial" w:cs="Arial"/>
          <w:b/>
          <w:kern w:val="0"/>
          <w14:ligatures w14:val="none"/>
        </w:rPr>
        <w:t>Purpose</w:t>
      </w:r>
      <w:r w:rsidRPr="00CD4B32">
        <w:rPr>
          <w:rFonts w:ascii="Arial" w:eastAsia="Arial" w:hAnsi="Arial" w:cs="Arial"/>
          <w:kern w:val="0"/>
          <w14:ligatures w14:val="none"/>
        </w:rPr>
        <w: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statutory authority for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this rule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 not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subsections 18-12-402, 18-12-406(1)(c)(II), 18-12-111.5(7)(b), and 18-12-407(4), C.R.S. The purpose of this rule is to clarify 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administration</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Article</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12</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Title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18</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requires Dealers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keep</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certain</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records</w:t>
      </w:r>
      <w:ins w:id="390" w:author="Barriskill, Bianca" w:date="2026-08-25T09:30:00Z" w16du:dateUtc="2026-08-25T15:30:00Z">
        <w:r w:rsidR="00D801DD" w:rsidRPr="00CD4B32">
          <w:rPr>
            <w:rFonts w:ascii="Arial" w:eastAsia="Arial" w:hAnsi="Arial" w:cs="Arial"/>
            <w:kern w:val="0"/>
            <w14:ligatures w14:val="none"/>
          </w:rPr>
          <w:t>, separate from federal record</w:t>
        </w:r>
      </w:ins>
      <w:ins w:id="391" w:author="Barriskill, Bianca" w:date="2026-08-25T09:31:00Z" w16du:dateUtc="2026-08-25T15:31:00Z">
        <w:r w:rsidR="00D801DD" w:rsidRPr="00CD4B32">
          <w:rPr>
            <w:rFonts w:ascii="Arial" w:eastAsia="Arial" w:hAnsi="Arial" w:cs="Arial"/>
            <w:kern w:val="0"/>
            <w14:ligatures w14:val="none"/>
          </w:rPr>
          <w:t>s,</w:t>
        </w:r>
      </w:ins>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related</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del w:id="392" w:author="Barriskill, Bianca" w:date="2026-08-25T09:31:00Z" w16du:dateUtc="2026-08-25T15:31:00Z">
        <w:r w:rsidRPr="00CD4B32" w:rsidDel="00D801DD">
          <w:rPr>
            <w:rFonts w:ascii="Arial" w:eastAsia="Arial" w:hAnsi="Arial" w:cs="Arial"/>
            <w:kern w:val="0"/>
            <w14:ligatures w14:val="none"/>
          </w:rPr>
          <w:delText>the</w:delText>
        </w:r>
        <w:r w:rsidRPr="00CD4B32" w:rsidDel="00D801DD">
          <w:rPr>
            <w:rFonts w:ascii="Arial" w:eastAsia="Arial" w:hAnsi="Arial" w:cs="Arial"/>
            <w:spacing w:val="-3"/>
            <w:kern w:val="0"/>
            <w14:ligatures w14:val="none"/>
          </w:rPr>
          <w:delText xml:space="preserve"> </w:delText>
        </w:r>
      </w:del>
      <w:r w:rsidRPr="00CD4B32">
        <w:rPr>
          <w:rFonts w:ascii="Arial" w:eastAsia="Arial" w:hAnsi="Arial" w:cs="Arial"/>
          <w:kern w:val="0"/>
          <w14:ligatures w14:val="none"/>
        </w:rPr>
        <w:t xml:space="preserve">retail </w:t>
      </w:r>
      <w:ins w:id="393" w:author="Barriskill, Bianca" w:date="2026-08-25T09:31:00Z" w16du:dateUtc="2026-08-25T15:31:00Z">
        <w:r w:rsidR="00D801DD" w:rsidRPr="00CD4B32">
          <w:rPr>
            <w:rFonts w:ascii="Arial" w:eastAsia="Arial" w:hAnsi="Arial" w:cs="Arial"/>
            <w:kern w:val="0"/>
            <w14:ligatures w14:val="none"/>
          </w:rPr>
          <w:t xml:space="preserve">transactions, including the </w:t>
        </w:r>
      </w:ins>
      <w:r w:rsidRPr="00CD4B32">
        <w:rPr>
          <w:rFonts w:ascii="Arial" w:eastAsia="Arial" w:hAnsi="Arial" w:cs="Arial"/>
          <w:kern w:val="0"/>
          <w14:ligatures w14:val="none"/>
        </w:rPr>
        <w:t xml:space="preserve">sale, rental, </w:t>
      </w:r>
      <w:del w:id="394" w:author="Barriskill, Bianca" w:date="2026-08-25T09:31:00Z" w16du:dateUtc="2026-08-25T15:31:00Z">
        <w:r w:rsidRPr="00CD4B32" w:rsidDel="00D801DD">
          <w:rPr>
            <w:rFonts w:ascii="Arial" w:eastAsia="Arial" w:hAnsi="Arial" w:cs="Arial"/>
            <w:kern w:val="0"/>
            <w14:ligatures w14:val="none"/>
          </w:rPr>
          <w:delText xml:space="preserve">or </w:delText>
        </w:r>
      </w:del>
      <w:r w:rsidRPr="00CD4B32">
        <w:rPr>
          <w:rFonts w:ascii="Arial" w:eastAsia="Arial" w:hAnsi="Arial" w:cs="Arial"/>
          <w:kern w:val="0"/>
          <w14:ligatures w14:val="none"/>
        </w:rPr>
        <w:t>exchange</w:t>
      </w:r>
      <w:ins w:id="395" w:author="Barriskill, Bianca" w:date="2026-08-25T09:31:00Z" w16du:dateUtc="2026-08-25T15:31:00Z">
        <w:r w:rsidR="00D801DD" w:rsidRPr="00CD4B32">
          <w:rPr>
            <w:rFonts w:ascii="Arial" w:eastAsia="Arial" w:hAnsi="Arial" w:cs="Arial"/>
            <w:kern w:val="0"/>
            <w14:ligatures w14:val="none"/>
          </w:rPr>
          <w:t>, or transfer</w:t>
        </w:r>
      </w:ins>
      <w:r w:rsidRPr="00CD4B32">
        <w:rPr>
          <w:rFonts w:ascii="Arial" w:eastAsia="Arial" w:hAnsi="Arial" w:cs="Arial"/>
          <w:kern w:val="0"/>
          <w14:ligatures w14:val="none"/>
        </w:rPr>
        <w:t xml:space="preserve"> of </w:t>
      </w:r>
      <w:del w:id="396" w:author="Barriskill, Bianca" w:date="2026-08-25T09:31:00Z" w16du:dateUtc="2026-08-25T15:31:00Z">
        <w:r w:rsidRPr="00CD4B32" w:rsidDel="00D801DD">
          <w:rPr>
            <w:rFonts w:ascii="Arial" w:eastAsia="Arial" w:hAnsi="Arial" w:cs="Arial"/>
            <w:kern w:val="0"/>
            <w14:ligatures w14:val="none"/>
          </w:rPr>
          <w:delText xml:space="preserve">pistols or revolvers </w:delText>
        </w:r>
      </w:del>
      <w:ins w:id="397" w:author="Barriskill, Bianca" w:date="2026-08-25T09:32:00Z" w16du:dateUtc="2026-08-25T15:32:00Z">
        <w:r w:rsidR="00D801DD" w:rsidRPr="00CD4B32">
          <w:rPr>
            <w:rFonts w:ascii="Arial" w:eastAsia="Arial" w:hAnsi="Arial" w:cs="Arial"/>
            <w:kern w:val="0"/>
            <w14:ligatures w14:val="none"/>
          </w:rPr>
          <w:t xml:space="preserve"> firearms, other than destructive devices, </w:t>
        </w:r>
      </w:ins>
      <w:r w:rsidRPr="00CD4B32">
        <w:rPr>
          <w:rFonts w:ascii="Arial" w:eastAsia="Arial" w:hAnsi="Arial" w:cs="Arial"/>
          <w:kern w:val="0"/>
          <w14:ligatures w14:val="none"/>
        </w:rPr>
        <w:t>as well as certain records related to Employee training.</w:t>
      </w:r>
    </w:p>
    <w:p w14:paraId="451374C9" w14:textId="77777777" w:rsidR="00AA5584" w:rsidRPr="00CD4B32" w:rsidRDefault="00AA5584" w:rsidP="00F257C2">
      <w:pPr>
        <w:numPr>
          <w:ilvl w:val="0"/>
          <w:numId w:val="19"/>
        </w:numPr>
        <w:tabs>
          <w:tab w:val="left" w:pos="1080"/>
        </w:tabs>
        <w:autoSpaceDE w:val="0"/>
        <w:autoSpaceDN w:val="0"/>
        <w:spacing w:after="120" w:line="360" w:lineRule="auto"/>
        <w:ind w:right="389" w:hanging="720"/>
        <w:rPr>
          <w:rFonts w:ascii="Arial" w:eastAsia="Arial" w:hAnsi="Arial" w:cs="Arial"/>
          <w:kern w:val="0"/>
          <w14:ligatures w14:val="none"/>
        </w:rPr>
      </w:pPr>
      <w:r w:rsidRPr="00CD4B32">
        <w:rPr>
          <w:rFonts w:ascii="Arial" w:eastAsia="Arial" w:hAnsi="Arial" w:cs="Arial"/>
          <w:kern w:val="0"/>
          <w:u w:val="single"/>
          <w14:ligatures w14:val="none"/>
        </w:rPr>
        <w:t>Firearms Inventory</w:t>
      </w:r>
      <w:r w:rsidRPr="00CD4B32">
        <w:rPr>
          <w:rFonts w:ascii="Arial" w:eastAsia="Arial" w:hAnsi="Arial" w:cs="Arial"/>
          <w:kern w:val="0"/>
          <w14:ligatures w14:val="none"/>
        </w:rPr>
        <w:t>. Dealers must keep and maintain an inventory of all Firearms stored, displayed,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available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sale,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lease,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loan,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assignment,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transfer,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consignment,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given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away, or received as collateral or sold to repay a loan provided by the Dealer (e.g., pawned</w:t>
      </w:r>
      <w:r w:rsidRPr="00CD4B32">
        <w:rPr>
          <w:rFonts w:ascii="Arial" w:eastAsia="Arial" w:hAnsi="Arial" w:cs="Arial"/>
          <w:spacing w:val="-31"/>
          <w:kern w:val="0"/>
          <w14:ligatures w14:val="none"/>
        </w:rPr>
        <w:t xml:space="preserve"> </w:t>
      </w:r>
      <w:r w:rsidRPr="00CD4B32">
        <w:rPr>
          <w:rFonts w:ascii="Arial" w:eastAsia="Arial" w:hAnsi="Arial" w:cs="Arial"/>
          <w:kern w:val="0"/>
          <w14:ligatures w14:val="none"/>
        </w:rPr>
        <w:t>Firearms).</w:t>
      </w:r>
    </w:p>
    <w:p w14:paraId="16742328" w14:textId="77777777" w:rsidR="00AA5584" w:rsidRPr="00CD4B32" w:rsidRDefault="00AA5584" w:rsidP="00F257C2">
      <w:pPr>
        <w:numPr>
          <w:ilvl w:val="1"/>
          <w:numId w:val="19"/>
        </w:numPr>
        <w:tabs>
          <w:tab w:val="left" w:pos="1799"/>
        </w:tabs>
        <w:autoSpaceDE w:val="0"/>
        <w:autoSpaceDN w:val="0"/>
        <w:spacing w:before="229" w:after="120" w:line="360" w:lineRule="auto"/>
        <w:rPr>
          <w:rFonts w:ascii="Arial" w:eastAsia="Arial" w:hAnsi="Arial" w:cs="Arial"/>
          <w:kern w:val="0"/>
          <w14:ligatures w14:val="none"/>
        </w:rPr>
      </w:pPr>
      <w:r w:rsidRPr="00CD4B32">
        <w:rPr>
          <w:rFonts w:ascii="Arial" w:eastAsia="Arial" w:hAnsi="Arial" w:cs="Arial"/>
          <w:kern w:val="0"/>
          <w14:ligatures w14:val="none"/>
        </w:rPr>
        <w:t>Dealers</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maintain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inventory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records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current</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prior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three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(3)</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tax</w:t>
      </w:r>
      <w:r w:rsidRPr="00CD4B32">
        <w:rPr>
          <w:rFonts w:ascii="Arial" w:eastAsia="Arial" w:hAnsi="Arial" w:cs="Arial"/>
          <w:spacing w:val="-20"/>
          <w:kern w:val="0"/>
          <w14:ligatures w14:val="none"/>
        </w:rPr>
        <w:t xml:space="preserve"> </w:t>
      </w:r>
      <w:r w:rsidRPr="00CD4B32">
        <w:rPr>
          <w:rFonts w:ascii="Arial" w:eastAsia="Arial" w:hAnsi="Arial" w:cs="Arial"/>
          <w:spacing w:val="-2"/>
          <w:kern w:val="0"/>
          <w14:ligatures w14:val="none"/>
        </w:rPr>
        <w:t>years.</w:t>
      </w:r>
    </w:p>
    <w:p w14:paraId="338C606D" w14:textId="77777777" w:rsidR="00AA5584" w:rsidRPr="00CD4B32" w:rsidRDefault="00AA5584" w:rsidP="00F257C2">
      <w:pPr>
        <w:numPr>
          <w:ilvl w:val="1"/>
          <w:numId w:val="19"/>
        </w:numPr>
        <w:tabs>
          <w:tab w:val="left" w:pos="1799"/>
        </w:tabs>
        <w:autoSpaceDE w:val="0"/>
        <w:autoSpaceDN w:val="0"/>
        <w:spacing w:after="120" w:line="360" w:lineRule="auto"/>
        <w:ind w:right="1135"/>
        <w:rPr>
          <w:rFonts w:ascii="Arial" w:eastAsia="Arial" w:hAnsi="Arial" w:cs="Arial"/>
          <w:kern w:val="0"/>
          <w14:ligatures w14:val="none"/>
        </w:rPr>
      </w:pPr>
      <w:r w:rsidRPr="00CD4B32">
        <w:rPr>
          <w:rFonts w:ascii="Arial" w:eastAsia="Arial" w:hAnsi="Arial" w:cs="Arial"/>
          <w:kern w:val="0"/>
          <w14:ligatures w14:val="none"/>
        </w:rPr>
        <w:t>Inventory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records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maintained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physical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books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handwritten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3"/>
          <w:kern w:val="0"/>
          <w14:ligatures w14:val="none"/>
        </w:rPr>
        <w:t xml:space="preserve"> </w:t>
      </w:r>
      <w:r w:rsidRPr="00CD4B32">
        <w:rPr>
          <w:rFonts w:ascii="Arial" w:eastAsia="Arial" w:hAnsi="Arial" w:cs="Arial"/>
          <w:kern w:val="0"/>
          <w14:ligatures w14:val="none"/>
        </w:rPr>
        <w:t>typed notations or in an electronic format.</w:t>
      </w:r>
    </w:p>
    <w:p w14:paraId="2B5BFCEF" w14:textId="77777777" w:rsidR="00AA5584" w:rsidRPr="00CD4B32" w:rsidRDefault="00AA5584" w:rsidP="00F257C2">
      <w:pPr>
        <w:numPr>
          <w:ilvl w:val="2"/>
          <w:numId w:val="19"/>
        </w:numPr>
        <w:tabs>
          <w:tab w:val="left" w:pos="2519"/>
        </w:tabs>
        <w:autoSpaceDE w:val="0"/>
        <w:autoSpaceDN w:val="0"/>
        <w:spacing w:before="229" w:after="120" w:line="360" w:lineRule="auto"/>
        <w:ind w:right="722"/>
        <w:rPr>
          <w:rFonts w:ascii="Arial" w:eastAsia="Arial" w:hAnsi="Arial" w:cs="Arial"/>
          <w:kern w:val="0"/>
          <w14:ligatures w14:val="none"/>
        </w:rPr>
      </w:pPr>
      <w:r w:rsidRPr="00CD4B32">
        <w:rPr>
          <w:rFonts w:ascii="Arial" w:eastAsia="Arial" w:hAnsi="Arial" w:cs="Arial"/>
          <w:kern w:val="0"/>
          <w14:ligatures w14:val="none"/>
        </w:rPr>
        <w:t>Inventory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records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electronic</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format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maintained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31"/>
          <w:kern w:val="0"/>
          <w14:ligatures w14:val="none"/>
        </w:rPr>
        <w:t xml:space="preserve"> </w:t>
      </w:r>
      <w:r w:rsidRPr="00CD4B32">
        <w:rPr>
          <w:rFonts w:ascii="Arial" w:eastAsia="Arial" w:hAnsi="Arial" w:cs="Arial"/>
          <w:kern w:val="0"/>
          <w14:ligatures w14:val="none"/>
        </w:rPr>
        <w:t>for inspection in the format kept during the ordinary course of business (e.g., a searchable file must be provided in a searchable format to the</w:t>
      </w:r>
      <w:r w:rsidRPr="00CD4B32">
        <w:rPr>
          <w:rFonts w:ascii="Arial" w:eastAsia="Arial" w:hAnsi="Arial" w:cs="Arial"/>
          <w:spacing w:val="-15"/>
          <w:kern w:val="0"/>
          <w14:ligatures w14:val="none"/>
        </w:rPr>
        <w:t xml:space="preserve"> </w:t>
      </w:r>
      <w:r w:rsidRPr="00CD4B32">
        <w:rPr>
          <w:rFonts w:ascii="Arial" w:eastAsia="Arial" w:hAnsi="Arial" w:cs="Arial"/>
          <w:kern w:val="0"/>
          <w14:ligatures w14:val="none"/>
        </w:rPr>
        <w:t>Division).</w:t>
      </w:r>
    </w:p>
    <w:p w14:paraId="28DB6CF8" w14:textId="0DE953D8" w:rsidR="00AA5584" w:rsidRPr="00CD4B32" w:rsidRDefault="00AA5584" w:rsidP="00F257C2">
      <w:pPr>
        <w:numPr>
          <w:ilvl w:val="0"/>
          <w:numId w:val="19"/>
        </w:numPr>
        <w:tabs>
          <w:tab w:val="left" w:pos="1080"/>
        </w:tabs>
        <w:autoSpaceDE w:val="0"/>
        <w:autoSpaceDN w:val="0"/>
        <w:spacing w:after="120" w:line="360" w:lineRule="auto"/>
        <w:ind w:right="720"/>
        <w:rPr>
          <w:rFonts w:ascii="Arial" w:eastAsia="Arial" w:hAnsi="Arial" w:cs="Arial"/>
          <w:kern w:val="0"/>
          <w14:ligatures w14:val="none"/>
        </w:rPr>
      </w:pPr>
      <w:r w:rsidRPr="00CD4B32">
        <w:rPr>
          <w:rFonts w:ascii="Arial" w:eastAsia="Arial" w:hAnsi="Arial" w:cs="Arial"/>
          <w:kern w:val="0"/>
          <w:u w:val="single"/>
          <w14:ligatures w14:val="none"/>
        </w:rPr>
        <w:t>Firearms</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Business</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Transactions</w:t>
      </w:r>
      <w:r w:rsidRPr="00CD4B32">
        <w:rPr>
          <w:rFonts w:ascii="Arial" w:eastAsia="Arial" w:hAnsi="Arial" w:cs="Arial"/>
          <w:kern w:val="0"/>
          <w14:ligatures w14:val="none"/>
        </w:rPr>
        <w: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maintain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records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any</w:t>
      </w:r>
      <w:r w:rsidRPr="00CD4B32">
        <w:rPr>
          <w:rFonts w:ascii="Arial" w:eastAsia="Arial" w:hAnsi="Arial" w:cs="Arial"/>
          <w:spacing w:val="-4"/>
          <w:kern w:val="0"/>
          <w14:ligatures w14:val="none"/>
        </w:rPr>
        <w:t xml:space="preserve"> </w:t>
      </w:r>
      <w:ins w:id="398" w:author="Barriskill, Bianca" w:date="2026-08-25T09:32:00Z" w16du:dateUtc="2026-08-25T15:32:00Z">
        <w:r w:rsidR="00D801DD" w:rsidRPr="00CD4B32">
          <w:rPr>
            <w:rFonts w:ascii="Arial" w:eastAsia="Arial" w:hAnsi="Arial" w:cs="Arial"/>
            <w:spacing w:val="-4"/>
            <w:kern w:val="0"/>
            <w14:ligatures w14:val="none"/>
          </w:rPr>
          <w:t>Firea</w:t>
        </w:r>
      </w:ins>
      <w:ins w:id="399" w:author="Barriskill, Bianca" w:date="2026-08-25T09:33:00Z" w16du:dateUtc="2026-08-25T15:33:00Z">
        <w:r w:rsidR="00D801DD" w:rsidRPr="00CD4B32">
          <w:rPr>
            <w:rFonts w:ascii="Arial" w:eastAsia="Arial" w:hAnsi="Arial" w:cs="Arial"/>
            <w:spacing w:val="-4"/>
            <w:kern w:val="0"/>
            <w14:ligatures w14:val="none"/>
          </w:rPr>
          <w:t xml:space="preserve">rms </w:t>
        </w:r>
      </w:ins>
      <w:del w:id="400" w:author="Barriskill, Bianca" w:date="2026-08-25T09:32:00Z" w16du:dateUtc="2026-08-25T15:32:00Z">
        <w:r w:rsidRPr="00CD4B32" w:rsidDel="00D801DD">
          <w:rPr>
            <w:rFonts w:ascii="Arial" w:eastAsia="Arial" w:hAnsi="Arial" w:cs="Arial"/>
            <w:kern w:val="0"/>
            <w14:ligatures w14:val="none"/>
          </w:rPr>
          <w:delText>pistols</w:delText>
        </w:r>
        <w:r w:rsidRPr="00CD4B32" w:rsidDel="00D801DD">
          <w:rPr>
            <w:rFonts w:ascii="Arial" w:eastAsia="Arial" w:hAnsi="Arial" w:cs="Arial"/>
            <w:spacing w:val="-4"/>
            <w:kern w:val="0"/>
            <w14:ligatures w14:val="none"/>
          </w:rPr>
          <w:delText xml:space="preserve"> </w:delText>
        </w:r>
        <w:r w:rsidRPr="00CD4B32" w:rsidDel="00D801DD">
          <w:rPr>
            <w:rFonts w:ascii="Arial" w:eastAsia="Arial" w:hAnsi="Arial" w:cs="Arial"/>
            <w:kern w:val="0"/>
            <w14:ligatures w14:val="none"/>
          </w:rPr>
          <w:delText>or</w:delText>
        </w:r>
        <w:r w:rsidRPr="00CD4B32" w:rsidDel="00D801DD">
          <w:rPr>
            <w:rFonts w:ascii="Arial" w:eastAsia="Arial" w:hAnsi="Arial" w:cs="Arial"/>
            <w:spacing w:val="-4"/>
            <w:kern w:val="0"/>
            <w14:ligatures w14:val="none"/>
          </w:rPr>
          <w:delText xml:space="preserve"> </w:delText>
        </w:r>
        <w:r w:rsidRPr="00CD4B32" w:rsidDel="00D801DD">
          <w:rPr>
            <w:rFonts w:ascii="Arial" w:eastAsia="Arial" w:hAnsi="Arial" w:cs="Arial"/>
            <w:kern w:val="0"/>
            <w14:ligatures w14:val="none"/>
          </w:rPr>
          <w:delText xml:space="preserve">revolvers </w:delText>
        </w:r>
      </w:del>
      <w:r w:rsidRPr="00CD4B32">
        <w:rPr>
          <w:rFonts w:ascii="Arial" w:eastAsia="Arial" w:hAnsi="Arial" w:cs="Arial"/>
          <w:kern w:val="0"/>
          <w14:ligatures w14:val="none"/>
        </w:rPr>
        <w:t xml:space="preserve">sold, rented, </w:t>
      </w:r>
      <w:ins w:id="401" w:author="Barriskill, Bianca" w:date="2026-08-25T09:33:00Z" w16du:dateUtc="2026-08-25T15:33:00Z">
        <w:r w:rsidR="00D801DD" w:rsidRPr="00CD4B32">
          <w:rPr>
            <w:rFonts w:ascii="Arial" w:eastAsia="Arial" w:hAnsi="Arial" w:cs="Arial"/>
            <w:kern w:val="0"/>
            <w14:ligatures w14:val="none"/>
          </w:rPr>
          <w:t xml:space="preserve">transferred, </w:t>
        </w:r>
      </w:ins>
      <w:r w:rsidRPr="00CD4B32">
        <w:rPr>
          <w:rFonts w:ascii="Arial" w:eastAsia="Arial" w:hAnsi="Arial" w:cs="Arial"/>
          <w:kern w:val="0"/>
          <w14:ligatures w14:val="none"/>
        </w:rPr>
        <w:t>or exchanged at retail.</w:t>
      </w:r>
    </w:p>
    <w:p w14:paraId="04F024ED" w14:textId="77777777" w:rsidR="00AA5584" w:rsidRPr="00CD4B32" w:rsidRDefault="00AA5584" w:rsidP="00F257C2">
      <w:pPr>
        <w:numPr>
          <w:ilvl w:val="1"/>
          <w:numId w:val="19"/>
        </w:numPr>
        <w:tabs>
          <w:tab w:val="left" w:pos="1799"/>
        </w:tabs>
        <w:autoSpaceDE w:val="0"/>
        <w:autoSpaceDN w:val="0"/>
        <w:spacing w:before="228" w:after="120" w:line="360" w:lineRule="auto"/>
        <w:ind w:right="849"/>
        <w:jc w:val="both"/>
        <w:rPr>
          <w:rFonts w:ascii="Arial" w:eastAsia="Arial" w:hAnsi="Arial" w:cs="Arial"/>
          <w:kern w:val="0"/>
          <w14:ligatures w14:val="none"/>
        </w:rPr>
      </w:pPr>
      <w:r w:rsidRPr="00CD4B32">
        <w:rPr>
          <w:rFonts w:ascii="Arial" w:eastAsia="Arial" w:hAnsi="Arial" w:cs="Arial"/>
          <w:kern w:val="0"/>
          <w14:ligatures w14:val="none"/>
        </w:rPr>
        <w:t>Each Dealer shall retain all books and records necessary to show fully the business transactions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permittee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period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including</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current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three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(3)</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prior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tax </w:t>
      </w:r>
      <w:r w:rsidRPr="00CD4B32">
        <w:rPr>
          <w:rFonts w:ascii="Arial" w:eastAsia="Arial" w:hAnsi="Arial" w:cs="Arial"/>
          <w:spacing w:val="-2"/>
          <w:kern w:val="0"/>
          <w14:ligatures w14:val="none"/>
        </w:rPr>
        <w:t>years.</w:t>
      </w:r>
    </w:p>
    <w:p w14:paraId="0BC55B20" w14:textId="77777777" w:rsidR="00AA5584" w:rsidRPr="00CD4B32" w:rsidRDefault="00AA5584" w:rsidP="00F257C2">
      <w:pPr>
        <w:numPr>
          <w:ilvl w:val="1"/>
          <w:numId w:val="19"/>
        </w:numPr>
        <w:tabs>
          <w:tab w:val="left" w:pos="1799"/>
        </w:tabs>
        <w:autoSpaceDE w:val="0"/>
        <w:autoSpaceDN w:val="0"/>
        <w:spacing w:before="229" w:after="120" w:line="360" w:lineRule="auto"/>
        <w:ind w:hanging="719"/>
        <w:rPr>
          <w:rFonts w:ascii="Arial" w:eastAsia="Arial" w:hAnsi="Arial" w:cs="Arial"/>
          <w:kern w:val="0"/>
          <w14:ligatures w14:val="none"/>
        </w:rPr>
      </w:pPr>
      <w:r w:rsidRPr="00CD4B32">
        <w:rPr>
          <w:rFonts w:ascii="Arial" w:eastAsia="Arial" w:hAnsi="Arial" w:cs="Arial"/>
          <w:kern w:val="0"/>
          <w14:ligatures w14:val="none"/>
        </w:rPr>
        <w:t>Transaction</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details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recorded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time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transaction.</w:t>
      </w:r>
    </w:p>
    <w:p w14:paraId="4E968F8B" w14:textId="77777777" w:rsidR="00AA5584" w:rsidRPr="00CD4B32" w:rsidRDefault="00AA5584" w:rsidP="00F257C2">
      <w:pPr>
        <w:numPr>
          <w:ilvl w:val="1"/>
          <w:numId w:val="19"/>
        </w:numPr>
        <w:tabs>
          <w:tab w:val="left" w:pos="1799"/>
        </w:tabs>
        <w:autoSpaceDE w:val="0"/>
        <w:autoSpaceDN w:val="0"/>
        <w:spacing w:after="120" w:line="360" w:lineRule="auto"/>
        <w:ind w:left="1800"/>
        <w:rPr>
          <w:rFonts w:ascii="Arial" w:eastAsia="Arial" w:hAnsi="Arial" w:cs="Arial"/>
          <w:kern w:val="0"/>
          <w14:ligatures w14:val="none"/>
        </w:rPr>
      </w:pPr>
      <w:r w:rsidRPr="00CD4B32">
        <w:rPr>
          <w:rFonts w:ascii="Arial" w:eastAsia="Arial" w:hAnsi="Arial" w:cs="Arial"/>
          <w:kern w:val="0"/>
          <w14:ligatures w14:val="none"/>
        </w:rPr>
        <w:lastRenderedPageBreak/>
        <w:t>Firearms</w:t>
      </w:r>
      <w:r w:rsidRPr="00CD4B32">
        <w:rPr>
          <w:rFonts w:ascii="Arial" w:eastAsia="Arial" w:hAnsi="Arial" w:cs="Arial"/>
          <w:spacing w:val="-1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Transaction</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Log.</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Dealers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record</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transaction</w:t>
      </w:r>
      <w:r w:rsidRPr="00CD4B32">
        <w:rPr>
          <w:rFonts w:ascii="Arial" w:eastAsia="Arial" w:hAnsi="Arial" w:cs="Arial"/>
          <w:spacing w:val="-15"/>
          <w:kern w:val="0"/>
          <w14:ligatures w14:val="none"/>
        </w:rPr>
        <w:t xml:space="preserve"> </w:t>
      </w:r>
      <w:r w:rsidRPr="00CD4B32">
        <w:rPr>
          <w:rFonts w:ascii="Arial" w:eastAsia="Arial" w:hAnsi="Arial" w:cs="Arial"/>
          <w:spacing w:val="-2"/>
          <w:kern w:val="0"/>
          <w14:ligatures w14:val="none"/>
        </w:rPr>
        <w:t>information:</w:t>
      </w:r>
    </w:p>
    <w:p w14:paraId="064EAB40" w14:textId="77777777" w:rsidR="00AA5584" w:rsidRPr="00CD4B32" w:rsidRDefault="00AA5584" w:rsidP="00F257C2">
      <w:pPr>
        <w:numPr>
          <w:ilvl w:val="2"/>
          <w:numId w:val="19"/>
        </w:numPr>
        <w:tabs>
          <w:tab w:val="left" w:pos="2519"/>
        </w:tabs>
        <w:autoSpaceDE w:val="0"/>
        <w:autoSpaceDN w:val="0"/>
        <w:spacing w:after="120" w:line="360" w:lineRule="auto"/>
        <w:ind w:left="2520" w:hanging="722"/>
        <w:rPr>
          <w:rFonts w:ascii="Arial" w:eastAsia="Arial" w:hAnsi="Arial" w:cs="Arial"/>
          <w:kern w:val="0"/>
          <w14:ligatures w14:val="none"/>
        </w:rPr>
      </w:pPr>
      <w:r w:rsidRPr="00CD4B32">
        <w:rPr>
          <w:rFonts w:ascii="Arial" w:eastAsia="Arial" w:hAnsi="Arial" w:cs="Arial"/>
          <w:kern w:val="0"/>
          <w14:ligatures w14:val="none"/>
        </w:rPr>
        <w:t>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form</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Division;</w:t>
      </w:r>
      <w:r w:rsidRPr="00CD4B32">
        <w:rPr>
          <w:rFonts w:ascii="Arial" w:eastAsia="Arial" w:hAnsi="Arial" w:cs="Arial"/>
          <w:spacing w:val="-11"/>
          <w:kern w:val="0"/>
          <w14:ligatures w14:val="none"/>
        </w:rPr>
        <w:t xml:space="preserve"> </w:t>
      </w:r>
      <w:r w:rsidRPr="00CD4B32">
        <w:rPr>
          <w:rFonts w:ascii="Arial" w:eastAsia="Arial" w:hAnsi="Arial" w:cs="Arial"/>
          <w:spacing w:val="-5"/>
          <w:kern w:val="0"/>
          <w14:ligatures w14:val="none"/>
        </w:rPr>
        <w:t>or</w:t>
      </w:r>
    </w:p>
    <w:p w14:paraId="5D804A67" w14:textId="77777777" w:rsidR="00AA5584" w:rsidRPr="00CD4B32" w:rsidRDefault="00AA5584" w:rsidP="00F257C2">
      <w:pPr>
        <w:numPr>
          <w:ilvl w:val="2"/>
          <w:numId w:val="19"/>
        </w:numPr>
        <w:tabs>
          <w:tab w:val="left" w:pos="2519"/>
        </w:tabs>
        <w:autoSpaceDE w:val="0"/>
        <w:autoSpaceDN w:val="0"/>
        <w:spacing w:after="120" w:line="360" w:lineRule="auto"/>
        <w:ind w:left="2520" w:right="488"/>
        <w:rPr>
          <w:rFonts w:ascii="Arial" w:eastAsia="Arial" w:hAnsi="Arial" w:cs="Arial"/>
          <w:kern w:val="0"/>
          <w14:ligatures w14:val="none"/>
        </w:rPr>
      </w:pP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electronic</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system,</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provided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system</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captures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on the form provided by the Division.</w:t>
      </w:r>
    </w:p>
    <w:p w14:paraId="1DB33967" w14:textId="1C7C1C6B" w:rsidR="00AA5584" w:rsidRPr="00CD4B32" w:rsidRDefault="00AA5584" w:rsidP="00F257C2">
      <w:pPr>
        <w:numPr>
          <w:ilvl w:val="1"/>
          <w:numId w:val="19"/>
        </w:numPr>
        <w:tabs>
          <w:tab w:val="left" w:pos="1799"/>
        </w:tabs>
        <w:autoSpaceDE w:val="0"/>
        <w:autoSpaceDN w:val="0"/>
        <w:spacing w:before="229" w:after="120" w:line="360" w:lineRule="auto"/>
        <w:ind w:right="1234"/>
        <w:rPr>
          <w:rFonts w:ascii="Arial" w:eastAsia="Arial" w:hAnsi="Arial" w:cs="Arial"/>
          <w:kern w:val="0"/>
          <w14:ligatures w14:val="none"/>
        </w:rPr>
      </w:pPr>
      <w:r w:rsidRPr="00CD4B32">
        <w:rPr>
          <w:rFonts w:ascii="Arial" w:eastAsia="Arial" w:hAnsi="Arial" w:cs="Arial"/>
          <w:kern w:val="0"/>
          <w14:ligatures w14:val="none"/>
        </w:rPr>
        <w:t>Dealers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must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record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following</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information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related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del w:id="402" w:author="Barriskill, Bianca" w:date="2026-08-25T09:36:00Z" w16du:dateUtc="2026-08-25T15:36:00Z">
        <w:r w:rsidRPr="00CD4B32" w:rsidDel="00D801DD">
          <w:rPr>
            <w:rFonts w:ascii="Arial" w:eastAsia="Arial" w:hAnsi="Arial" w:cs="Arial"/>
            <w:spacing w:val="-5"/>
            <w:kern w:val="0"/>
            <w14:ligatures w14:val="none"/>
          </w:rPr>
          <w:delText xml:space="preserve"> </w:delText>
        </w:r>
        <w:r w:rsidRPr="00CD4B32" w:rsidDel="00D801DD">
          <w:rPr>
            <w:rFonts w:ascii="Arial" w:eastAsia="Arial" w:hAnsi="Arial" w:cs="Arial"/>
            <w:kern w:val="0"/>
            <w14:ligatures w14:val="none"/>
          </w:rPr>
          <w:delText>the</w:delText>
        </w:r>
      </w:del>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retail</w:t>
      </w:r>
      <w:ins w:id="403" w:author="Barriskill, Bianca" w:date="2026-08-25T09:36:00Z" w16du:dateUtc="2026-08-25T15:36:00Z">
        <w:r w:rsidR="00D801DD" w:rsidRPr="00CD4B32">
          <w:rPr>
            <w:rFonts w:ascii="Arial" w:eastAsia="Arial" w:hAnsi="Arial" w:cs="Arial"/>
            <w:kern w:val="0"/>
            <w14:ligatures w14:val="none"/>
          </w:rPr>
          <w:t xml:space="preserve"> transactions, including the</w:t>
        </w:r>
      </w:ins>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sale,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rental,</w:t>
      </w:r>
      <w:r w:rsidRPr="00CD4B32">
        <w:rPr>
          <w:rFonts w:ascii="Arial" w:eastAsia="Arial" w:hAnsi="Arial" w:cs="Arial"/>
          <w:spacing w:val="-3"/>
          <w:kern w:val="0"/>
          <w14:ligatures w14:val="none"/>
        </w:rPr>
        <w:t xml:space="preserve"> </w:t>
      </w:r>
      <w:del w:id="404" w:author="Barriskill, Bianca" w:date="2026-08-25T09:37:00Z" w16du:dateUtc="2026-08-25T15:37:00Z">
        <w:r w:rsidRPr="00CD4B32" w:rsidDel="00D801DD">
          <w:rPr>
            <w:rFonts w:ascii="Arial" w:eastAsia="Arial" w:hAnsi="Arial" w:cs="Arial"/>
            <w:kern w:val="0"/>
            <w14:ligatures w14:val="none"/>
          </w:rPr>
          <w:delText xml:space="preserve">or </w:delText>
        </w:r>
      </w:del>
      <w:r w:rsidRPr="00CD4B32">
        <w:rPr>
          <w:rFonts w:ascii="Arial" w:eastAsia="Arial" w:hAnsi="Arial" w:cs="Arial"/>
          <w:kern w:val="0"/>
          <w14:ligatures w14:val="none"/>
        </w:rPr>
        <w:t>exchange</w:t>
      </w:r>
      <w:ins w:id="405" w:author="Barriskill, Bianca" w:date="2026-08-25T09:37:00Z" w16du:dateUtc="2026-08-25T15:37:00Z">
        <w:r w:rsidR="00D801DD" w:rsidRPr="00CD4B32">
          <w:rPr>
            <w:rFonts w:ascii="Arial" w:eastAsia="Arial" w:hAnsi="Arial" w:cs="Arial"/>
            <w:kern w:val="0"/>
            <w14:ligatures w14:val="none"/>
          </w:rPr>
          <w:t>, or transfer</w:t>
        </w:r>
      </w:ins>
      <w:r w:rsidRPr="00CD4B32">
        <w:rPr>
          <w:rFonts w:ascii="Arial" w:eastAsia="Arial" w:hAnsi="Arial" w:cs="Arial"/>
          <w:kern w:val="0"/>
          <w14:ligatures w14:val="none"/>
        </w:rPr>
        <w:t xml:space="preserve"> of</w:t>
      </w:r>
      <w:del w:id="406" w:author="Barriskill, Bianca" w:date="2026-08-25T09:37:00Z" w16du:dateUtc="2026-08-25T15:37:00Z">
        <w:r w:rsidRPr="00CD4B32" w:rsidDel="004E055A">
          <w:rPr>
            <w:rFonts w:ascii="Arial" w:eastAsia="Arial" w:hAnsi="Arial" w:cs="Arial"/>
            <w:kern w:val="0"/>
            <w14:ligatures w14:val="none"/>
          </w:rPr>
          <w:delText xml:space="preserve"> each pistol or revolver</w:delText>
        </w:r>
      </w:del>
      <w:ins w:id="407" w:author="Barriskill, Bianca" w:date="2026-08-25T09:37:00Z" w16du:dateUtc="2026-08-25T15:37:00Z">
        <w:r w:rsidR="004E055A" w:rsidRPr="00CD4B32">
          <w:rPr>
            <w:rFonts w:ascii="Arial" w:eastAsia="Arial" w:hAnsi="Arial" w:cs="Arial"/>
            <w:kern w:val="0"/>
            <w14:ligatures w14:val="none"/>
          </w:rPr>
          <w:t xml:space="preserve"> firearms other than destructive devices</w:t>
        </w:r>
      </w:ins>
      <w:r w:rsidRPr="00CD4B32">
        <w:rPr>
          <w:rFonts w:ascii="Arial" w:eastAsia="Arial" w:hAnsi="Arial" w:cs="Arial"/>
          <w:kern w:val="0"/>
          <w14:ligatures w14:val="none"/>
        </w:rPr>
        <w:t>:</w:t>
      </w:r>
    </w:p>
    <w:p w14:paraId="4D1A8886" w14:textId="77777777" w:rsidR="00AA5584" w:rsidRPr="00CD4B32" w:rsidRDefault="00AA5584" w:rsidP="00F257C2">
      <w:pPr>
        <w:numPr>
          <w:ilvl w:val="2"/>
          <w:numId w:val="19"/>
        </w:numPr>
        <w:tabs>
          <w:tab w:val="left" w:pos="251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Dealer</w:t>
      </w:r>
      <w:r w:rsidRPr="00CD4B32">
        <w:rPr>
          <w:rFonts w:ascii="Arial" w:eastAsia="Arial" w:hAnsi="Arial" w:cs="Arial"/>
          <w:spacing w:val="-8"/>
          <w:kern w:val="0"/>
          <w14:ligatures w14:val="none"/>
        </w:rPr>
        <w:t xml:space="preserve"> </w:t>
      </w:r>
      <w:r w:rsidRPr="00CD4B32">
        <w:rPr>
          <w:rFonts w:ascii="Arial" w:eastAsia="Arial" w:hAnsi="Arial" w:cs="Arial"/>
          <w:spacing w:val="-2"/>
          <w:kern w:val="0"/>
          <w14:ligatures w14:val="none"/>
        </w:rPr>
        <w:t>Information:</w:t>
      </w:r>
    </w:p>
    <w:p w14:paraId="0DF460B6" w14:textId="77777777" w:rsidR="00AA5584" w:rsidRPr="00CD4B32" w:rsidRDefault="00AA5584" w:rsidP="00F257C2">
      <w:pPr>
        <w:numPr>
          <w:ilvl w:val="3"/>
          <w:numId w:val="19"/>
        </w:numPr>
        <w:tabs>
          <w:tab w:val="left" w:pos="324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FFL</w:t>
      </w:r>
      <w:r w:rsidRPr="00CD4B32">
        <w:rPr>
          <w:rFonts w:ascii="Arial" w:eastAsia="Arial" w:hAnsi="Arial" w:cs="Arial"/>
          <w:spacing w:val="-8"/>
          <w:kern w:val="0"/>
          <w14:ligatures w14:val="none"/>
        </w:rPr>
        <w:t xml:space="preserve"> </w:t>
      </w:r>
      <w:r w:rsidRPr="00CD4B32">
        <w:rPr>
          <w:rFonts w:ascii="Arial" w:eastAsia="Arial" w:hAnsi="Arial" w:cs="Arial"/>
          <w:spacing w:val="-2"/>
          <w:kern w:val="0"/>
          <w14:ligatures w14:val="none"/>
        </w:rPr>
        <w:t>Number.</w:t>
      </w:r>
    </w:p>
    <w:p w14:paraId="6A2FED6D" w14:textId="77777777" w:rsidR="00AA5584" w:rsidRPr="00CD4B32" w:rsidRDefault="00AA5584" w:rsidP="00F257C2">
      <w:pPr>
        <w:numPr>
          <w:ilvl w:val="3"/>
          <w:numId w:val="19"/>
        </w:numPr>
        <w:tabs>
          <w:tab w:val="left" w:pos="324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State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9"/>
          <w:kern w:val="0"/>
          <w14:ligatures w14:val="none"/>
        </w:rPr>
        <w:t xml:space="preserve"> </w:t>
      </w:r>
      <w:r w:rsidRPr="00CD4B32">
        <w:rPr>
          <w:rFonts w:ascii="Arial" w:eastAsia="Arial" w:hAnsi="Arial" w:cs="Arial"/>
          <w:spacing w:val="-2"/>
          <w:kern w:val="0"/>
          <w14:ligatures w14:val="none"/>
        </w:rPr>
        <w:t>number.</w:t>
      </w:r>
    </w:p>
    <w:p w14:paraId="6433BE55" w14:textId="77777777" w:rsidR="00AA5584" w:rsidRPr="00CD4B32" w:rsidRDefault="00AA5584" w:rsidP="00F257C2">
      <w:pPr>
        <w:numPr>
          <w:ilvl w:val="3"/>
          <w:numId w:val="19"/>
        </w:numPr>
        <w:tabs>
          <w:tab w:val="left" w:pos="324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Legal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8"/>
          <w:kern w:val="0"/>
          <w14:ligatures w14:val="none"/>
        </w:rPr>
        <w:t xml:space="preserve"> </w:t>
      </w:r>
      <w:r w:rsidRPr="00CD4B32">
        <w:rPr>
          <w:rFonts w:ascii="Arial" w:eastAsia="Arial" w:hAnsi="Arial" w:cs="Arial"/>
          <w:spacing w:val="-2"/>
          <w:kern w:val="0"/>
          <w14:ligatures w14:val="none"/>
        </w:rPr>
        <w:t>name.</w:t>
      </w:r>
    </w:p>
    <w:p w14:paraId="6466F071" w14:textId="77777777" w:rsidR="00AA5584" w:rsidRPr="00CD4B32" w:rsidRDefault="00AA5584" w:rsidP="00F257C2">
      <w:pPr>
        <w:numPr>
          <w:ilvl w:val="3"/>
          <w:numId w:val="19"/>
        </w:numPr>
        <w:tabs>
          <w:tab w:val="left" w:pos="3240"/>
        </w:tabs>
        <w:autoSpaceDE w:val="0"/>
        <w:autoSpaceDN w:val="0"/>
        <w:spacing w:after="120" w:line="360" w:lineRule="auto"/>
        <w:ind w:hanging="720"/>
        <w:rPr>
          <w:rFonts w:ascii="Arial" w:eastAsia="Arial" w:hAnsi="Arial" w:cs="Arial"/>
          <w:kern w:val="0"/>
          <w14:ligatures w14:val="none"/>
        </w:rPr>
      </w:pPr>
      <w:r w:rsidRPr="00CD4B32">
        <w:rPr>
          <w:rFonts w:ascii="Arial" w:eastAsia="Arial" w:hAnsi="Arial" w:cs="Arial"/>
          <w:kern w:val="0"/>
          <w14:ligatures w14:val="none"/>
        </w:rPr>
        <w:t>Doing</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business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name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(if</w:t>
      </w:r>
      <w:r w:rsidRPr="00CD4B32">
        <w:rPr>
          <w:rFonts w:ascii="Arial" w:eastAsia="Arial" w:hAnsi="Arial" w:cs="Arial"/>
          <w:spacing w:val="-8"/>
          <w:kern w:val="0"/>
          <w14:ligatures w14:val="none"/>
        </w:rPr>
        <w:t xml:space="preserve"> </w:t>
      </w:r>
      <w:r w:rsidRPr="00CD4B32">
        <w:rPr>
          <w:rFonts w:ascii="Arial" w:eastAsia="Arial" w:hAnsi="Arial" w:cs="Arial"/>
          <w:spacing w:val="-2"/>
          <w:kern w:val="0"/>
          <w14:ligatures w14:val="none"/>
        </w:rPr>
        <w:t>applicable).</w:t>
      </w:r>
    </w:p>
    <w:p w14:paraId="5C23063A" w14:textId="77777777" w:rsidR="00AA5584" w:rsidRPr="00CD4B32" w:rsidRDefault="00AA5584" w:rsidP="00F257C2">
      <w:pPr>
        <w:numPr>
          <w:ilvl w:val="3"/>
          <w:numId w:val="19"/>
        </w:numPr>
        <w:tabs>
          <w:tab w:val="left" w:pos="3240"/>
        </w:tabs>
        <w:autoSpaceDE w:val="0"/>
        <w:autoSpaceDN w:val="0"/>
        <w:spacing w:before="228" w:after="120" w:line="360" w:lineRule="auto"/>
        <w:rPr>
          <w:rFonts w:ascii="Arial" w:eastAsia="Arial" w:hAnsi="Arial" w:cs="Arial"/>
          <w:kern w:val="0"/>
          <w14:ligatures w14:val="none"/>
        </w:rPr>
      </w:pPr>
      <w:r w:rsidRPr="00CD4B32">
        <w:rPr>
          <w:rFonts w:ascii="Arial" w:eastAsia="Arial" w:hAnsi="Arial" w:cs="Arial"/>
          <w:kern w:val="0"/>
          <w14:ligatures w14:val="none"/>
        </w:rPr>
        <w:t>Business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phone</w:t>
      </w:r>
      <w:r w:rsidRPr="00CD4B32">
        <w:rPr>
          <w:rFonts w:ascii="Arial" w:eastAsia="Arial" w:hAnsi="Arial" w:cs="Arial"/>
          <w:spacing w:val="-9"/>
          <w:kern w:val="0"/>
          <w14:ligatures w14:val="none"/>
        </w:rPr>
        <w:t xml:space="preserve"> </w:t>
      </w:r>
      <w:r w:rsidRPr="00CD4B32">
        <w:rPr>
          <w:rFonts w:ascii="Arial" w:eastAsia="Arial" w:hAnsi="Arial" w:cs="Arial"/>
          <w:spacing w:val="-2"/>
          <w:kern w:val="0"/>
          <w14:ligatures w14:val="none"/>
        </w:rPr>
        <w:t>number.</w:t>
      </w:r>
    </w:p>
    <w:p w14:paraId="521BEC6D" w14:textId="77777777" w:rsidR="00AA5584" w:rsidRPr="00CD4B32" w:rsidRDefault="00AA5584" w:rsidP="00F257C2">
      <w:pPr>
        <w:numPr>
          <w:ilvl w:val="3"/>
          <w:numId w:val="19"/>
        </w:numPr>
        <w:tabs>
          <w:tab w:val="left" w:pos="3240"/>
        </w:tabs>
        <w:autoSpaceDE w:val="0"/>
        <w:autoSpaceDN w:val="0"/>
        <w:spacing w:after="120" w:line="360" w:lineRule="auto"/>
        <w:rPr>
          <w:rFonts w:ascii="Arial" w:eastAsia="Arial" w:hAnsi="Arial" w:cs="Arial"/>
          <w:kern w:val="0"/>
          <w14:ligatures w14:val="none"/>
        </w:rPr>
      </w:pPr>
      <w:r w:rsidRPr="00CD4B32">
        <w:rPr>
          <w:rFonts w:ascii="Arial" w:eastAsia="Arial" w:hAnsi="Arial" w:cs="Arial"/>
          <w:kern w:val="0"/>
          <w14:ligatures w14:val="none"/>
        </w:rPr>
        <w:t>Business</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email</w:t>
      </w:r>
      <w:r w:rsidRPr="00CD4B32">
        <w:rPr>
          <w:rFonts w:ascii="Arial" w:eastAsia="Arial" w:hAnsi="Arial" w:cs="Arial"/>
          <w:spacing w:val="-9"/>
          <w:kern w:val="0"/>
          <w14:ligatures w14:val="none"/>
        </w:rPr>
        <w:t xml:space="preserve"> </w:t>
      </w:r>
      <w:r w:rsidRPr="00CD4B32">
        <w:rPr>
          <w:rFonts w:ascii="Arial" w:eastAsia="Arial" w:hAnsi="Arial" w:cs="Arial"/>
          <w:spacing w:val="-2"/>
          <w:kern w:val="0"/>
          <w14:ligatures w14:val="none"/>
        </w:rPr>
        <w:t>address.</w:t>
      </w:r>
    </w:p>
    <w:p w14:paraId="755AFC84" w14:textId="77777777" w:rsidR="00AA5584" w:rsidRPr="00CD4B32" w:rsidRDefault="00AA5584" w:rsidP="00F257C2">
      <w:pPr>
        <w:numPr>
          <w:ilvl w:val="3"/>
          <w:numId w:val="19"/>
        </w:numPr>
        <w:tabs>
          <w:tab w:val="left" w:pos="3240"/>
        </w:tabs>
        <w:autoSpaceDE w:val="0"/>
        <w:autoSpaceDN w:val="0"/>
        <w:spacing w:after="120" w:line="360" w:lineRule="auto"/>
        <w:rPr>
          <w:rFonts w:ascii="Arial" w:eastAsia="Arial" w:hAnsi="Arial" w:cs="Arial"/>
          <w:kern w:val="0"/>
          <w14:ligatures w14:val="none"/>
        </w:rPr>
      </w:pPr>
      <w:r w:rsidRPr="00CD4B32">
        <w:rPr>
          <w:rFonts w:ascii="Arial" w:eastAsia="Arial" w:hAnsi="Arial" w:cs="Arial"/>
          <w:kern w:val="0"/>
          <w14:ligatures w14:val="none"/>
        </w:rPr>
        <w:t>Physical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location</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address.</w:t>
      </w:r>
    </w:p>
    <w:p w14:paraId="3E96556E" w14:textId="77777777" w:rsidR="00AA5584" w:rsidRPr="00CD4B32" w:rsidRDefault="00AA5584" w:rsidP="00F257C2">
      <w:pPr>
        <w:numPr>
          <w:ilvl w:val="3"/>
          <w:numId w:val="19"/>
        </w:numPr>
        <w:tabs>
          <w:tab w:val="left" w:pos="3240"/>
        </w:tabs>
        <w:autoSpaceDE w:val="0"/>
        <w:autoSpaceDN w:val="0"/>
        <w:spacing w:before="228" w:after="120" w:line="360" w:lineRule="auto"/>
        <w:rPr>
          <w:rFonts w:ascii="Arial" w:eastAsia="Arial" w:hAnsi="Arial" w:cs="Arial"/>
          <w:kern w:val="0"/>
          <w14:ligatures w14:val="none"/>
        </w:rPr>
      </w:pPr>
      <w:r w:rsidRPr="00CD4B32">
        <w:rPr>
          <w:rFonts w:ascii="Arial" w:eastAsia="Arial" w:hAnsi="Arial" w:cs="Arial"/>
          <w:kern w:val="0"/>
          <w14:ligatures w14:val="none"/>
        </w:rPr>
        <w:t>Full</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name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completing</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transaction.</w:t>
      </w:r>
    </w:p>
    <w:p w14:paraId="5A83306C" w14:textId="5E7A0091" w:rsidR="00AA5584" w:rsidRPr="00CD4B32" w:rsidDel="00D801DD" w:rsidRDefault="00AA5584" w:rsidP="00F257C2">
      <w:pPr>
        <w:numPr>
          <w:ilvl w:val="3"/>
          <w:numId w:val="19"/>
        </w:numPr>
        <w:tabs>
          <w:tab w:val="left" w:pos="3240"/>
        </w:tabs>
        <w:autoSpaceDE w:val="0"/>
        <w:autoSpaceDN w:val="0"/>
        <w:spacing w:after="120" w:line="360" w:lineRule="auto"/>
        <w:rPr>
          <w:del w:id="408" w:author="Barriskill, Bianca" w:date="2026-08-25T09:34:00Z" w16du:dateUtc="2026-08-25T15:34:00Z"/>
          <w:rFonts w:ascii="Arial" w:eastAsia="Arial" w:hAnsi="Arial" w:cs="Arial"/>
          <w:kern w:val="0"/>
          <w14:ligatures w14:val="none"/>
        </w:rPr>
      </w:pPr>
      <w:del w:id="409" w:author="Barriskill, Bianca" w:date="2026-08-25T09:34:00Z" w16du:dateUtc="2026-08-25T15:34:00Z">
        <w:r w:rsidRPr="00CD4B32" w:rsidDel="00D801DD">
          <w:rPr>
            <w:rFonts w:ascii="Arial" w:eastAsia="Arial" w:hAnsi="Arial" w:cs="Arial"/>
            <w:kern w:val="0"/>
            <w14:ligatures w14:val="none"/>
          </w:rPr>
          <w:delText>Employee’s</w:delText>
        </w:r>
        <w:r w:rsidRPr="00CD4B32" w:rsidDel="00D801DD">
          <w:rPr>
            <w:rFonts w:ascii="Arial" w:eastAsia="Arial" w:hAnsi="Arial" w:cs="Arial"/>
            <w:spacing w:val="-7"/>
            <w:kern w:val="0"/>
            <w14:ligatures w14:val="none"/>
          </w:rPr>
          <w:delText xml:space="preserve"> </w:delText>
        </w:r>
        <w:r w:rsidRPr="00CD4B32" w:rsidDel="00D801DD">
          <w:rPr>
            <w:rFonts w:ascii="Arial" w:eastAsia="Arial" w:hAnsi="Arial" w:cs="Arial"/>
            <w:kern w:val="0"/>
            <w14:ligatures w14:val="none"/>
          </w:rPr>
          <w:delText>State</w:delText>
        </w:r>
        <w:r w:rsidRPr="00CD4B32" w:rsidDel="00D801DD">
          <w:rPr>
            <w:rFonts w:ascii="Arial" w:eastAsia="Arial" w:hAnsi="Arial" w:cs="Arial"/>
            <w:spacing w:val="-10"/>
            <w:kern w:val="0"/>
            <w14:ligatures w14:val="none"/>
          </w:rPr>
          <w:delText xml:space="preserve"> </w:delText>
        </w:r>
        <w:r w:rsidRPr="00CD4B32" w:rsidDel="00D801DD">
          <w:rPr>
            <w:rFonts w:ascii="Arial" w:eastAsia="Arial" w:hAnsi="Arial" w:cs="Arial"/>
            <w:kern w:val="0"/>
            <w14:ligatures w14:val="none"/>
          </w:rPr>
          <w:delText>Firearms</w:delText>
        </w:r>
        <w:r w:rsidRPr="00CD4B32" w:rsidDel="00D801DD">
          <w:rPr>
            <w:rFonts w:ascii="Arial" w:eastAsia="Arial" w:hAnsi="Arial" w:cs="Arial"/>
            <w:spacing w:val="-9"/>
            <w:kern w:val="0"/>
            <w14:ligatures w14:val="none"/>
          </w:rPr>
          <w:delText xml:space="preserve"> </w:delText>
        </w:r>
        <w:r w:rsidRPr="00CD4B32" w:rsidDel="00D801DD">
          <w:rPr>
            <w:rFonts w:ascii="Arial" w:eastAsia="Arial" w:hAnsi="Arial" w:cs="Arial"/>
            <w:kern w:val="0"/>
            <w14:ligatures w14:val="none"/>
          </w:rPr>
          <w:delText>Dealer</w:delText>
        </w:r>
        <w:r w:rsidRPr="00CD4B32" w:rsidDel="00D801DD">
          <w:rPr>
            <w:rFonts w:ascii="Arial" w:eastAsia="Arial" w:hAnsi="Arial" w:cs="Arial"/>
            <w:spacing w:val="-11"/>
            <w:kern w:val="0"/>
            <w14:ligatures w14:val="none"/>
          </w:rPr>
          <w:delText xml:space="preserve"> </w:delText>
        </w:r>
        <w:r w:rsidRPr="00CD4B32" w:rsidDel="00D801DD">
          <w:rPr>
            <w:rFonts w:ascii="Arial" w:eastAsia="Arial" w:hAnsi="Arial" w:cs="Arial"/>
            <w:spacing w:val="-2"/>
            <w:kern w:val="0"/>
            <w14:ligatures w14:val="none"/>
          </w:rPr>
          <w:delText>number.</w:delText>
        </w:r>
      </w:del>
    </w:p>
    <w:p w14:paraId="7E9968A0" w14:textId="2437D73B" w:rsidR="00AA5584" w:rsidRPr="00CD4B32" w:rsidRDefault="00AA5584" w:rsidP="00F257C2">
      <w:pPr>
        <w:numPr>
          <w:ilvl w:val="2"/>
          <w:numId w:val="19"/>
        </w:numPr>
        <w:tabs>
          <w:tab w:val="left" w:pos="2517"/>
        </w:tabs>
        <w:autoSpaceDE w:val="0"/>
        <w:autoSpaceDN w:val="0"/>
        <w:spacing w:after="120" w:line="360" w:lineRule="auto"/>
        <w:ind w:left="2517"/>
        <w:rPr>
          <w:rFonts w:ascii="Arial" w:eastAsia="Arial" w:hAnsi="Arial" w:cs="Arial"/>
          <w:kern w:val="0"/>
          <w14:ligatures w14:val="none"/>
        </w:rPr>
      </w:pPr>
      <w:r w:rsidRPr="00CD4B32">
        <w:rPr>
          <w:rFonts w:ascii="Arial" w:eastAsia="Arial" w:hAnsi="Arial" w:cs="Arial"/>
          <w:kern w:val="0"/>
          <w14:ligatures w14:val="none"/>
        </w:rPr>
        <w:t>Transaction</w:t>
      </w:r>
      <w:r w:rsidRPr="00CD4B32">
        <w:rPr>
          <w:rFonts w:ascii="Arial" w:eastAsia="Arial" w:hAnsi="Arial" w:cs="Arial"/>
          <w:spacing w:val="-9"/>
          <w:kern w:val="0"/>
          <w14:ligatures w14:val="none"/>
        </w:rPr>
        <w:t xml:space="preserve"> </w:t>
      </w:r>
      <w:del w:id="410" w:author="Barriskill, Bianca" w:date="2026-08-25T09:36:00Z" w16du:dateUtc="2026-08-25T15:36:00Z">
        <w:r w:rsidRPr="00CD4B32" w:rsidDel="00D801DD">
          <w:rPr>
            <w:rFonts w:ascii="Arial" w:eastAsia="Arial" w:hAnsi="Arial" w:cs="Arial"/>
            <w:kern w:val="0"/>
            <w14:ligatures w14:val="none"/>
          </w:rPr>
          <w:delText>and</w:delText>
        </w:r>
        <w:r w:rsidRPr="00CD4B32" w:rsidDel="00D801DD">
          <w:rPr>
            <w:rFonts w:ascii="Arial" w:eastAsia="Arial" w:hAnsi="Arial" w:cs="Arial"/>
            <w:spacing w:val="-10"/>
            <w:kern w:val="0"/>
            <w14:ligatures w14:val="none"/>
          </w:rPr>
          <w:delText xml:space="preserve"> </w:delText>
        </w:r>
        <w:r w:rsidRPr="00CD4B32" w:rsidDel="00D801DD">
          <w:rPr>
            <w:rFonts w:ascii="Arial" w:eastAsia="Arial" w:hAnsi="Arial" w:cs="Arial"/>
            <w:kern w:val="0"/>
            <w14:ligatures w14:val="none"/>
          </w:rPr>
          <w:delText>purchaser’s</w:delText>
        </w:r>
        <w:r w:rsidRPr="00CD4B32" w:rsidDel="00D801DD">
          <w:rPr>
            <w:rFonts w:ascii="Arial" w:eastAsia="Arial" w:hAnsi="Arial" w:cs="Arial"/>
            <w:spacing w:val="-11"/>
            <w:kern w:val="0"/>
            <w14:ligatures w14:val="none"/>
          </w:rPr>
          <w:delText xml:space="preserve"> </w:delText>
        </w:r>
      </w:del>
      <w:r w:rsidRPr="00CD4B32">
        <w:rPr>
          <w:rFonts w:ascii="Arial" w:eastAsia="Arial" w:hAnsi="Arial" w:cs="Arial"/>
          <w:spacing w:val="-2"/>
          <w:kern w:val="0"/>
          <w14:ligatures w14:val="none"/>
        </w:rPr>
        <w:t>information:</w:t>
      </w:r>
    </w:p>
    <w:p w14:paraId="5E4FAF72" w14:textId="77777777" w:rsidR="00AA5584" w:rsidRPr="00CD4B32" w:rsidRDefault="00AA5584" w:rsidP="00F257C2">
      <w:pPr>
        <w:numPr>
          <w:ilvl w:val="3"/>
          <w:numId w:val="19"/>
        </w:numPr>
        <w:tabs>
          <w:tab w:val="left" w:pos="3240"/>
        </w:tabs>
        <w:autoSpaceDE w:val="0"/>
        <w:autoSpaceDN w:val="0"/>
        <w:spacing w:before="228" w:after="120" w:line="360" w:lineRule="auto"/>
        <w:rPr>
          <w:rFonts w:ascii="Arial" w:eastAsia="Arial" w:hAnsi="Arial" w:cs="Arial"/>
          <w:kern w:val="0"/>
          <w14:ligatures w14:val="none"/>
        </w:rPr>
      </w:pPr>
      <w:r w:rsidRPr="00CD4B32">
        <w:rPr>
          <w:rFonts w:ascii="Arial" w:eastAsia="Arial" w:hAnsi="Arial" w:cs="Arial"/>
          <w:spacing w:val="-2"/>
          <w:kern w:val="0"/>
          <w14:ligatures w14:val="none"/>
        </w:rPr>
        <w:t>Transaction</w:t>
      </w:r>
      <w:r w:rsidRPr="00CD4B32">
        <w:rPr>
          <w:rFonts w:ascii="Arial" w:eastAsia="Arial" w:hAnsi="Arial" w:cs="Arial"/>
          <w:kern w:val="0"/>
          <w14:ligatures w14:val="none"/>
        </w:rPr>
        <w:t xml:space="preserve"> </w:t>
      </w:r>
      <w:r w:rsidRPr="00CD4B32">
        <w:rPr>
          <w:rFonts w:ascii="Arial" w:eastAsia="Arial" w:hAnsi="Arial" w:cs="Arial"/>
          <w:spacing w:val="-2"/>
          <w:kern w:val="0"/>
          <w14:ligatures w14:val="none"/>
        </w:rPr>
        <w:t>date.</w:t>
      </w:r>
    </w:p>
    <w:p w14:paraId="584AC840" w14:textId="77777777" w:rsidR="00AA5584" w:rsidRPr="00CD4B32" w:rsidRDefault="00AA5584" w:rsidP="00F257C2">
      <w:pPr>
        <w:numPr>
          <w:ilvl w:val="3"/>
          <w:numId w:val="19"/>
        </w:numPr>
        <w:tabs>
          <w:tab w:val="left" w:pos="3240"/>
        </w:tabs>
        <w:autoSpaceDE w:val="0"/>
        <w:autoSpaceDN w:val="0"/>
        <w:spacing w:after="120" w:line="360" w:lineRule="auto"/>
        <w:rPr>
          <w:rFonts w:ascii="Arial" w:eastAsia="Arial" w:hAnsi="Arial" w:cs="Arial"/>
          <w:kern w:val="0"/>
          <w14:ligatures w14:val="none"/>
        </w:rPr>
      </w:pPr>
      <w:r w:rsidRPr="00CD4B32">
        <w:rPr>
          <w:rFonts w:ascii="Arial" w:eastAsia="Arial" w:hAnsi="Arial" w:cs="Arial"/>
          <w:spacing w:val="-2"/>
          <w:kern w:val="0"/>
          <w14:ligatures w14:val="none"/>
        </w:rPr>
        <w:t>Transaction</w:t>
      </w:r>
      <w:r w:rsidRPr="00CD4B32">
        <w:rPr>
          <w:rFonts w:ascii="Arial" w:eastAsia="Arial" w:hAnsi="Arial" w:cs="Arial"/>
          <w:kern w:val="0"/>
          <w14:ligatures w14:val="none"/>
        </w:rPr>
        <w:t xml:space="preserve"> </w:t>
      </w:r>
      <w:r w:rsidRPr="00CD4B32">
        <w:rPr>
          <w:rFonts w:ascii="Arial" w:eastAsia="Arial" w:hAnsi="Arial" w:cs="Arial"/>
          <w:spacing w:val="-2"/>
          <w:kern w:val="0"/>
          <w14:ligatures w14:val="none"/>
        </w:rPr>
        <w:t>type:</w:t>
      </w:r>
    </w:p>
    <w:p w14:paraId="081A107F" w14:textId="77777777" w:rsidR="00AA5584" w:rsidRPr="00CD4B32" w:rsidRDefault="00AA5584" w:rsidP="00F257C2">
      <w:pPr>
        <w:numPr>
          <w:ilvl w:val="4"/>
          <w:numId w:val="41"/>
        </w:numPr>
        <w:tabs>
          <w:tab w:val="left" w:pos="3960"/>
        </w:tabs>
        <w:autoSpaceDE w:val="0"/>
        <w:autoSpaceDN w:val="0"/>
        <w:spacing w:after="120" w:line="360" w:lineRule="auto"/>
        <w:ind w:left="3960" w:hanging="720"/>
        <w:rPr>
          <w:rFonts w:ascii="Arial" w:eastAsia="Arial" w:hAnsi="Arial" w:cs="Arial"/>
          <w:kern w:val="0"/>
          <w14:ligatures w14:val="none"/>
        </w:rPr>
      </w:pPr>
      <w:r w:rsidRPr="00CD4B32">
        <w:rPr>
          <w:rFonts w:ascii="Arial" w:eastAsia="Arial" w:hAnsi="Arial" w:cs="Arial"/>
          <w:spacing w:val="-2"/>
          <w:kern w:val="0"/>
          <w14:ligatures w14:val="none"/>
        </w:rPr>
        <w:lastRenderedPageBreak/>
        <w:t>Sale.</w:t>
      </w:r>
    </w:p>
    <w:p w14:paraId="351E5E6F" w14:textId="77777777" w:rsidR="00AA5584" w:rsidRPr="00CD4B32" w:rsidRDefault="00AA5584" w:rsidP="00F257C2">
      <w:pPr>
        <w:numPr>
          <w:ilvl w:val="4"/>
          <w:numId w:val="41"/>
        </w:numPr>
        <w:tabs>
          <w:tab w:val="left" w:pos="3957"/>
        </w:tabs>
        <w:autoSpaceDE w:val="0"/>
        <w:autoSpaceDN w:val="0"/>
        <w:spacing w:after="120" w:line="360" w:lineRule="auto"/>
        <w:ind w:hanging="1077"/>
        <w:rPr>
          <w:rFonts w:ascii="Arial" w:eastAsia="Arial" w:hAnsi="Arial" w:cs="Arial"/>
          <w:kern w:val="0"/>
          <w14:ligatures w14:val="none"/>
        </w:rPr>
      </w:pPr>
      <w:r w:rsidRPr="00CD4B32">
        <w:rPr>
          <w:rFonts w:ascii="Arial" w:eastAsia="Arial" w:hAnsi="Arial" w:cs="Arial"/>
          <w:spacing w:val="-2"/>
          <w:kern w:val="0"/>
          <w14:ligatures w14:val="none"/>
        </w:rPr>
        <w:t>Rental.</w:t>
      </w:r>
    </w:p>
    <w:p w14:paraId="691991FA" w14:textId="77777777" w:rsidR="00AA5584" w:rsidRPr="00CD4B32" w:rsidRDefault="00AA5584" w:rsidP="00F257C2">
      <w:pPr>
        <w:numPr>
          <w:ilvl w:val="4"/>
          <w:numId w:val="41"/>
        </w:numPr>
        <w:tabs>
          <w:tab w:val="left" w:pos="3957"/>
        </w:tabs>
        <w:autoSpaceDE w:val="0"/>
        <w:autoSpaceDN w:val="0"/>
        <w:spacing w:before="229" w:after="120" w:line="360" w:lineRule="auto"/>
        <w:ind w:hanging="1077"/>
        <w:rPr>
          <w:ins w:id="411" w:author="Barriskill, Bianca" w:date="2026-08-25T09:37:00Z" w16du:dateUtc="2026-08-25T15:37:00Z"/>
          <w:rFonts w:ascii="Arial" w:eastAsia="Arial" w:hAnsi="Arial" w:cs="Arial"/>
          <w:kern w:val="0"/>
          <w14:ligatures w14:val="none"/>
          <w:rPrChange w:id="412" w:author="Barriskill, Bianca" w:date="2026-08-25T09:37:00Z" w16du:dateUtc="2026-08-25T15:37:00Z">
            <w:rPr>
              <w:ins w:id="413" w:author="Barriskill, Bianca" w:date="2026-08-25T09:37:00Z" w16du:dateUtc="2026-08-25T15:37:00Z"/>
              <w:rFonts w:ascii="Arial" w:eastAsia="Arial" w:hAnsi="Arial" w:cs="Arial"/>
              <w:spacing w:val="-2"/>
              <w:kern w:val="0"/>
              <w:sz w:val="20"/>
              <w:szCs w:val="22"/>
              <w14:ligatures w14:val="none"/>
            </w:rPr>
          </w:rPrChange>
        </w:rPr>
      </w:pPr>
      <w:r w:rsidRPr="00CD4B32">
        <w:rPr>
          <w:rFonts w:ascii="Arial" w:eastAsia="Arial" w:hAnsi="Arial" w:cs="Arial"/>
          <w:spacing w:val="-2"/>
          <w:kern w:val="0"/>
          <w14:ligatures w14:val="none"/>
        </w:rPr>
        <w:t>Exchange.</w:t>
      </w:r>
    </w:p>
    <w:p w14:paraId="067E7AFB" w14:textId="673340AB" w:rsidR="004E055A" w:rsidRPr="00CD4B32" w:rsidRDefault="004E055A" w:rsidP="00F257C2">
      <w:pPr>
        <w:numPr>
          <w:ilvl w:val="4"/>
          <w:numId w:val="41"/>
        </w:numPr>
        <w:tabs>
          <w:tab w:val="left" w:pos="3957"/>
        </w:tabs>
        <w:autoSpaceDE w:val="0"/>
        <w:autoSpaceDN w:val="0"/>
        <w:spacing w:before="229" w:after="120" w:line="360" w:lineRule="auto"/>
        <w:ind w:hanging="1077"/>
        <w:rPr>
          <w:rFonts w:ascii="Arial" w:eastAsia="Arial" w:hAnsi="Arial" w:cs="Arial"/>
          <w:kern w:val="0"/>
          <w14:ligatures w14:val="none"/>
        </w:rPr>
      </w:pPr>
      <w:ins w:id="414" w:author="Barriskill, Bianca" w:date="2026-08-25T09:37:00Z" w16du:dateUtc="2026-08-25T15:37:00Z">
        <w:r w:rsidRPr="00CD4B32">
          <w:rPr>
            <w:rFonts w:ascii="Arial" w:eastAsia="Arial" w:hAnsi="Arial" w:cs="Arial"/>
            <w:spacing w:val="-2"/>
            <w:kern w:val="0"/>
            <w14:ligatures w14:val="none"/>
          </w:rPr>
          <w:t>Transfer.</w:t>
        </w:r>
      </w:ins>
    </w:p>
    <w:p w14:paraId="0B9A8978" w14:textId="263923C6" w:rsidR="00AA5584" w:rsidRPr="00CD4B32" w:rsidRDefault="00AA5584" w:rsidP="00F257C2">
      <w:pPr>
        <w:numPr>
          <w:ilvl w:val="3"/>
          <w:numId w:val="19"/>
        </w:numPr>
        <w:tabs>
          <w:tab w:val="left" w:pos="3237"/>
        </w:tabs>
        <w:autoSpaceDE w:val="0"/>
        <w:autoSpaceDN w:val="0"/>
        <w:spacing w:after="120" w:line="360" w:lineRule="auto"/>
        <w:ind w:left="3237" w:right="0"/>
        <w:rPr>
          <w:rFonts w:ascii="Arial" w:eastAsia="Arial" w:hAnsi="Arial" w:cs="Arial"/>
          <w:kern w:val="0"/>
          <w14:ligatures w14:val="none"/>
        </w:rPr>
      </w:pPr>
      <w:del w:id="415" w:author="Barriskill, Bianca" w:date="2026-08-25T09:38:00Z" w16du:dateUtc="2026-08-25T15:38:00Z">
        <w:r w:rsidRPr="00CD4B32" w:rsidDel="004E055A">
          <w:rPr>
            <w:rFonts w:ascii="Arial" w:eastAsia="Arial" w:hAnsi="Arial" w:cs="Arial"/>
            <w:kern w:val="0"/>
            <w14:ligatures w14:val="none"/>
          </w:rPr>
          <w:delText>Purchaser’s</w:delText>
        </w:r>
        <w:r w:rsidRPr="00CD4B32" w:rsidDel="004E055A">
          <w:rPr>
            <w:rFonts w:ascii="Arial" w:eastAsia="Arial" w:hAnsi="Arial" w:cs="Arial"/>
            <w:spacing w:val="-7"/>
            <w:kern w:val="0"/>
            <w14:ligatures w14:val="none"/>
          </w:rPr>
          <w:delText xml:space="preserve"> </w:delText>
        </w:r>
        <w:r w:rsidRPr="00CD4B32" w:rsidDel="004E055A">
          <w:rPr>
            <w:rFonts w:ascii="Arial" w:eastAsia="Arial" w:hAnsi="Arial" w:cs="Arial"/>
            <w:kern w:val="0"/>
            <w14:ligatures w14:val="none"/>
          </w:rPr>
          <w:delText>f</w:delText>
        </w:r>
      </w:del>
      <w:ins w:id="416" w:author="Barriskill, Bianca" w:date="2026-08-25T09:38:00Z" w16du:dateUtc="2026-08-25T15:38:00Z">
        <w:r w:rsidR="004E055A" w:rsidRPr="00CD4B32">
          <w:rPr>
            <w:rFonts w:ascii="Arial" w:eastAsia="Arial" w:hAnsi="Arial" w:cs="Arial"/>
            <w:kern w:val="0"/>
            <w14:ligatures w14:val="none"/>
          </w:rPr>
          <w:t>F</w:t>
        </w:r>
      </w:ins>
      <w:r w:rsidRPr="00CD4B32">
        <w:rPr>
          <w:rFonts w:ascii="Arial" w:eastAsia="Arial" w:hAnsi="Arial" w:cs="Arial"/>
          <w:kern w:val="0"/>
          <w14:ligatures w14:val="none"/>
        </w:rPr>
        <w:t>ull</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legal</w:t>
      </w:r>
      <w:r w:rsidRPr="00CD4B32">
        <w:rPr>
          <w:rFonts w:ascii="Arial" w:eastAsia="Arial" w:hAnsi="Arial" w:cs="Arial"/>
          <w:spacing w:val="-10"/>
          <w:kern w:val="0"/>
          <w14:ligatures w14:val="none"/>
        </w:rPr>
        <w:t xml:space="preserve"> </w:t>
      </w:r>
      <w:r w:rsidRPr="00CD4B32">
        <w:rPr>
          <w:rFonts w:ascii="Arial" w:eastAsia="Arial" w:hAnsi="Arial" w:cs="Arial"/>
          <w:spacing w:val="-4"/>
          <w:kern w:val="0"/>
          <w14:ligatures w14:val="none"/>
        </w:rPr>
        <w:t>name</w:t>
      </w:r>
      <w:ins w:id="417" w:author="Barriskill, Bianca" w:date="2026-08-25T09:38:00Z" w16du:dateUtc="2026-08-25T15:38:00Z">
        <w:r w:rsidR="004E055A" w:rsidRPr="00CD4B32">
          <w:rPr>
            <w:rFonts w:ascii="Arial" w:eastAsia="Arial" w:hAnsi="Arial" w:cs="Arial"/>
            <w:spacing w:val="-4"/>
            <w:kern w:val="0"/>
            <w14:ligatures w14:val="none"/>
          </w:rPr>
          <w:t xml:space="preserve"> of the person to whom the firearm is sold, rented or transferred, or to whom the firearm is exchanged</w:t>
        </w:r>
      </w:ins>
      <w:del w:id="418" w:author="Barriskill, Bianca" w:date="2026-08-25T09:38:00Z" w16du:dateUtc="2026-08-25T15:38:00Z">
        <w:r w:rsidRPr="00CD4B32" w:rsidDel="004E055A">
          <w:rPr>
            <w:rFonts w:ascii="Arial" w:eastAsia="Arial" w:hAnsi="Arial" w:cs="Arial"/>
            <w:spacing w:val="-4"/>
            <w:kern w:val="0"/>
            <w14:ligatures w14:val="none"/>
          </w:rPr>
          <w:delText>.</w:delText>
        </w:r>
      </w:del>
    </w:p>
    <w:p w14:paraId="710AE148" w14:textId="3789D34D" w:rsidR="00AA5584" w:rsidRPr="00CD4B32" w:rsidRDefault="00AA5584" w:rsidP="00F257C2">
      <w:pPr>
        <w:numPr>
          <w:ilvl w:val="3"/>
          <w:numId w:val="19"/>
        </w:numPr>
        <w:tabs>
          <w:tab w:val="left" w:pos="3237"/>
        </w:tabs>
        <w:autoSpaceDE w:val="0"/>
        <w:autoSpaceDN w:val="0"/>
        <w:spacing w:after="120" w:line="360" w:lineRule="auto"/>
        <w:ind w:right="0" w:hanging="720"/>
        <w:rPr>
          <w:rFonts w:ascii="Arial" w:eastAsia="Arial" w:hAnsi="Arial" w:cs="Arial"/>
          <w:kern w:val="0"/>
          <w14:ligatures w14:val="none"/>
        </w:rPr>
      </w:pPr>
      <w:del w:id="419" w:author="Barriskill, Bianca" w:date="2026-08-25T09:39:00Z" w16du:dateUtc="2026-08-25T15:39:00Z">
        <w:r w:rsidRPr="00CD4B32" w:rsidDel="004E055A">
          <w:rPr>
            <w:rFonts w:ascii="Arial" w:eastAsia="Arial" w:hAnsi="Arial" w:cs="Arial"/>
            <w:kern w:val="0"/>
            <w14:ligatures w14:val="none"/>
          </w:rPr>
          <w:delText>Purchaser’s</w:delText>
        </w:r>
        <w:r w:rsidRPr="00CD4B32" w:rsidDel="004E055A">
          <w:rPr>
            <w:rFonts w:ascii="Arial" w:eastAsia="Arial" w:hAnsi="Arial" w:cs="Arial"/>
            <w:spacing w:val="-4"/>
            <w:kern w:val="0"/>
            <w14:ligatures w14:val="none"/>
          </w:rPr>
          <w:delText xml:space="preserve"> </w:delText>
        </w:r>
      </w:del>
      <w:ins w:id="420" w:author="Barriskill, Bianca" w:date="2026-08-25T09:39:00Z" w16du:dateUtc="2026-08-25T15:39:00Z">
        <w:r w:rsidR="004E055A" w:rsidRPr="00CD4B32">
          <w:rPr>
            <w:rFonts w:ascii="Arial" w:eastAsia="Arial" w:hAnsi="Arial" w:cs="Arial"/>
            <w:kern w:val="0"/>
            <w14:ligatures w14:val="none"/>
          </w:rPr>
          <w:t>P</w:t>
        </w:r>
      </w:ins>
      <w:del w:id="421" w:author="Barriskill, Bianca" w:date="2026-08-25T09:39:00Z" w16du:dateUtc="2026-08-25T15:39:00Z">
        <w:r w:rsidRPr="00CD4B32" w:rsidDel="004E055A">
          <w:rPr>
            <w:rFonts w:ascii="Arial" w:eastAsia="Arial" w:hAnsi="Arial" w:cs="Arial"/>
            <w:kern w:val="0"/>
            <w14:ligatures w14:val="none"/>
          </w:rPr>
          <w:delText>p</w:delText>
        </w:r>
      </w:del>
      <w:r w:rsidRPr="00CD4B32">
        <w:rPr>
          <w:rFonts w:ascii="Arial" w:eastAsia="Arial" w:hAnsi="Arial" w:cs="Arial"/>
          <w:kern w:val="0"/>
          <w14:ligatures w14:val="none"/>
        </w:rPr>
        <w:t>hysical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residential</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address</w:t>
      </w:r>
      <w:del w:id="422" w:author="Barriskill, Bianca" w:date="2026-08-25T09:39:00Z" w16du:dateUtc="2026-08-25T15:39:00Z">
        <w:r w:rsidRPr="00CD4B32" w:rsidDel="004E055A">
          <w:rPr>
            <w:rFonts w:ascii="Arial" w:eastAsia="Arial" w:hAnsi="Arial" w:cs="Arial"/>
            <w:kern w:val="0"/>
            <w14:ligatures w14:val="none"/>
          </w:rPr>
          <w:delText>.</w:delText>
        </w:r>
      </w:del>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(P.O.</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Boxes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are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 xml:space="preserve">not </w:t>
      </w:r>
      <w:r w:rsidRPr="00CD4B32">
        <w:rPr>
          <w:rFonts w:ascii="Arial" w:eastAsia="Arial" w:hAnsi="Arial" w:cs="Arial"/>
          <w:spacing w:val="-2"/>
          <w:kern w:val="0"/>
          <w14:ligatures w14:val="none"/>
        </w:rPr>
        <w:t>acceptable.)</w:t>
      </w:r>
      <w:ins w:id="423" w:author="Barriskill, Bianca" w:date="2026-08-25T09:39:00Z" w16du:dateUtc="2026-08-25T15:39:00Z">
        <w:r w:rsidR="004E055A" w:rsidRPr="00CD4B32">
          <w:rPr>
            <w:rFonts w:ascii="Arial" w:eastAsia="Arial" w:hAnsi="Arial" w:cs="Arial"/>
            <w:spacing w:val="-4"/>
            <w:kern w:val="0"/>
            <w14:ligatures w14:val="none"/>
          </w:rPr>
          <w:t xml:space="preserve"> of the person to whom the firearm is sold, rented or transferred, or to whom the firearm is exchanged.</w:t>
        </w:r>
      </w:ins>
    </w:p>
    <w:p w14:paraId="49717A19" w14:textId="6B3A7944" w:rsidR="00AA5584" w:rsidRPr="00CD4B32" w:rsidDel="004E055A" w:rsidRDefault="00AA5584" w:rsidP="00F257C2">
      <w:pPr>
        <w:numPr>
          <w:ilvl w:val="3"/>
          <w:numId w:val="19"/>
        </w:numPr>
        <w:tabs>
          <w:tab w:val="left" w:pos="3237"/>
        </w:tabs>
        <w:autoSpaceDE w:val="0"/>
        <w:autoSpaceDN w:val="0"/>
        <w:spacing w:before="229" w:after="120" w:line="360" w:lineRule="auto"/>
        <w:ind w:left="3237" w:right="0"/>
        <w:rPr>
          <w:del w:id="424" w:author="Barriskill, Bianca" w:date="2026-08-25T09:39:00Z" w16du:dateUtc="2026-08-25T15:39:00Z"/>
          <w:rFonts w:ascii="Arial" w:eastAsia="Arial" w:hAnsi="Arial" w:cs="Arial"/>
          <w:kern w:val="0"/>
          <w14:ligatures w14:val="none"/>
        </w:rPr>
      </w:pPr>
      <w:del w:id="425" w:author="Barriskill, Bianca" w:date="2026-08-25T09:39:00Z" w16du:dateUtc="2026-08-25T15:39:00Z">
        <w:r w:rsidRPr="00CD4B32" w:rsidDel="004E055A">
          <w:rPr>
            <w:rFonts w:ascii="Arial" w:eastAsia="Arial" w:hAnsi="Arial" w:cs="Arial"/>
            <w:spacing w:val="-2"/>
            <w:kern w:val="0"/>
            <w14:ligatures w14:val="none"/>
          </w:rPr>
          <w:delText>Purchaser’s</w:delText>
        </w:r>
        <w:r w:rsidRPr="00CD4B32" w:rsidDel="004E055A">
          <w:rPr>
            <w:rFonts w:ascii="Arial" w:eastAsia="Arial" w:hAnsi="Arial" w:cs="Arial"/>
            <w:spacing w:val="6"/>
            <w:kern w:val="0"/>
            <w14:ligatures w14:val="none"/>
          </w:rPr>
          <w:delText xml:space="preserve"> </w:delText>
        </w:r>
        <w:r w:rsidRPr="00CD4B32" w:rsidDel="004E055A">
          <w:rPr>
            <w:rFonts w:ascii="Arial" w:eastAsia="Arial" w:hAnsi="Arial" w:cs="Arial"/>
            <w:spacing w:val="-2"/>
            <w:kern w:val="0"/>
            <w14:ligatures w14:val="none"/>
          </w:rPr>
          <w:delText>gender.</w:delText>
        </w:r>
      </w:del>
    </w:p>
    <w:p w14:paraId="6E5D8CE6" w14:textId="20B840FE" w:rsidR="00AA5584" w:rsidRPr="00CD4B32" w:rsidRDefault="00AA5584" w:rsidP="00F257C2">
      <w:pPr>
        <w:numPr>
          <w:ilvl w:val="3"/>
          <w:numId w:val="19"/>
        </w:numPr>
        <w:tabs>
          <w:tab w:val="left" w:pos="3238"/>
        </w:tabs>
        <w:autoSpaceDE w:val="0"/>
        <w:autoSpaceDN w:val="0"/>
        <w:spacing w:after="120" w:line="360" w:lineRule="auto"/>
        <w:ind w:right="0" w:hanging="720"/>
        <w:rPr>
          <w:rFonts w:ascii="Arial" w:eastAsia="Arial" w:hAnsi="Arial" w:cs="Arial"/>
          <w:kern w:val="0"/>
          <w14:ligatures w14:val="none"/>
        </w:rPr>
      </w:pPr>
      <w:del w:id="426" w:author="Barriskill, Bianca" w:date="2026-08-25T09:39:00Z" w16du:dateUtc="2026-08-25T15:39:00Z">
        <w:r w:rsidRPr="00CD4B32" w:rsidDel="004E055A">
          <w:rPr>
            <w:rFonts w:ascii="Arial" w:eastAsia="Arial" w:hAnsi="Arial" w:cs="Arial"/>
            <w:spacing w:val="-2"/>
            <w:kern w:val="0"/>
            <w14:ligatures w14:val="none"/>
          </w:rPr>
          <w:delText>Purchaser’s</w:delText>
        </w:r>
        <w:r w:rsidRPr="00CD4B32" w:rsidDel="004E055A">
          <w:rPr>
            <w:rFonts w:ascii="Arial" w:eastAsia="Arial" w:hAnsi="Arial" w:cs="Arial"/>
            <w:spacing w:val="6"/>
            <w:kern w:val="0"/>
            <w14:ligatures w14:val="none"/>
          </w:rPr>
          <w:delText xml:space="preserve"> </w:delText>
        </w:r>
        <w:r w:rsidRPr="00CD4B32" w:rsidDel="004E055A">
          <w:rPr>
            <w:rFonts w:ascii="Arial" w:eastAsia="Arial" w:hAnsi="Arial" w:cs="Arial"/>
            <w:spacing w:val="-2"/>
            <w:kern w:val="0"/>
            <w14:ligatures w14:val="none"/>
          </w:rPr>
          <w:delText>race.</w:delText>
        </w:r>
      </w:del>
      <w:del w:id="427" w:author="Barriskill, Bianca" w:date="2026-08-25T09:41:00Z" w16du:dateUtc="2026-08-25T15:41:00Z">
        <w:r w:rsidRPr="00CD4B32" w:rsidDel="004E055A">
          <w:rPr>
            <w:rFonts w:ascii="Arial" w:eastAsia="Arial" w:hAnsi="Arial" w:cs="Arial"/>
            <w:kern w:val="0"/>
            <w14:ligatures w14:val="none"/>
          </w:rPr>
          <w:delText>Purchaser’s</w:delText>
        </w:r>
      </w:del>
      <w:r w:rsidRPr="00CD4B32">
        <w:rPr>
          <w:rFonts w:ascii="Arial" w:eastAsia="Arial" w:hAnsi="Arial" w:cs="Arial"/>
          <w:spacing w:val="-11"/>
          <w:kern w:val="0"/>
          <w14:ligatures w14:val="none"/>
        </w:rPr>
        <w:t xml:space="preserve"> </w:t>
      </w:r>
      <w:del w:id="428" w:author="Barriskill, Bianca" w:date="2026-08-25T09:41:00Z" w16du:dateUtc="2026-08-25T15:41:00Z">
        <w:r w:rsidRPr="00CD4B32" w:rsidDel="004E055A">
          <w:rPr>
            <w:rFonts w:ascii="Arial" w:eastAsia="Arial" w:hAnsi="Arial" w:cs="Arial"/>
            <w:kern w:val="0"/>
            <w14:ligatures w14:val="none"/>
          </w:rPr>
          <w:delText>d</w:delText>
        </w:r>
      </w:del>
      <w:ins w:id="429" w:author="Barriskill, Bianca" w:date="2026-08-25T09:41:00Z" w16du:dateUtc="2026-08-25T15:41:00Z">
        <w:r w:rsidR="004E055A" w:rsidRPr="00CD4B32">
          <w:rPr>
            <w:rFonts w:ascii="Arial" w:eastAsia="Arial" w:hAnsi="Arial" w:cs="Arial"/>
            <w:kern w:val="0"/>
            <w14:ligatures w14:val="none"/>
          </w:rPr>
          <w:t>D</w:t>
        </w:r>
      </w:ins>
      <w:r w:rsidRPr="00CD4B32">
        <w:rPr>
          <w:rFonts w:ascii="Arial" w:eastAsia="Arial" w:hAnsi="Arial" w:cs="Arial"/>
          <w:kern w:val="0"/>
          <w14:ligatures w14:val="none"/>
        </w:rPr>
        <w:t>ate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birth</w:t>
      </w:r>
      <w:ins w:id="430" w:author="Barriskill, Bianca" w:date="2026-08-25T09:41:00Z" w16du:dateUtc="2026-08-25T15:41:00Z">
        <w:r w:rsidR="004E055A" w:rsidRPr="00CD4B32">
          <w:rPr>
            <w:rFonts w:ascii="Arial" w:eastAsia="Arial" w:hAnsi="Arial" w:cs="Arial"/>
            <w:kern w:val="0"/>
            <w14:ligatures w14:val="none"/>
          </w:rPr>
          <w:t xml:space="preserve"> of the person to whom the firearm is sold, rented, or transferred, or with whom the firearm is exchanged,</w:t>
        </w:r>
      </w:ins>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affirmation</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that</w:t>
      </w:r>
      <w:ins w:id="431" w:author="Barriskill, Bianca" w:date="2026-08-25T09:42:00Z" w16du:dateUtc="2026-08-25T15:42:00Z">
        <w:r w:rsidR="004E055A" w:rsidRPr="00CD4B32">
          <w:rPr>
            <w:rFonts w:ascii="Arial" w:eastAsia="Arial" w:hAnsi="Arial" w:cs="Arial"/>
            <w:kern w:val="0"/>
            <w14:ligatures w14:val="none"/>
          </w:rPr>
          <w:t xml:space="preserve"> the person</w:t>
        </w:r>
      </w:ins>
      <w:r w:rsidRPr="00CD4B32">
        <w:rPr>
          <w:rFonts w:ascii="Arial" w:eastAsia="Arial" w:hAnsi="Arial" w:cs="Arial"/>
          <w:spacing w:val="-9"/>
          <w:kern w:val="0"/>
          <w14:ligatures w14:val="none"/>
        </w:rPr>
        <w:t xml:space="preserve"> </w:t>
      </w:r>
      <w:del w:id="432" w:author="Barriskill, Bianca" w:date="2026-08-25T09:41:00Z" w16du:dateUtc="2026-08-25T15:41:00Z">
        <w:r w:rsidRPr="00CD4B32" w:rsidDel="004E055A">
          <w:rPr>
            <w:rFonts w:ascii="Arial" w:eastAsia="Arial" w:hAnsi="Arial" w:cs="Arial"/>
            <w:kern w:val="0"/>
            <w14:ligatures w14:val="none"/>
          </w:rPr>
          <w:delText>purchaser</w:delText>
        </w:r>
        <w:r w:rsidRPr="00CD4B32" w:rsidDel="004E055A">
          <w:rPr>
            <w:rFonts w:ascii="Arial" w:eastAsia="Arial" w:hAnsi="Arial" w:cs="Arial"/>
            <w:spacing w:val="-8"/>
            <w:kern w:val="0"/>
            <w14:ligatures w14:val="none"/>
          </w:rPr>
          <w:delText xml:space="preserve"> </w:delText>
        </w:r>
      </w:del>
      <w:r w:rsidRPr="00CD4B32">
        <w:rPr>
          <w:rFonts w:ascii="Arial" w:eastAsia="Arial" w:hAnsi="Arial" w:cs="Arial"/>
          <w:kern w:val="0"/>
          <w14:ligatures w14:val="none"/>
        </w:rPr>
        <w:t>is</w:t>
      </w:r>
      <w:r w:rsidRPr="00CD4B32">
        <w:rPr>
          <w:rFonts w:ascii="Arial" w:eastAsia="Arial" w:hAnsi="Arial" w:cs="Arial"/>
          <w:spacing w:val="-18"/>
          <w:kern w:val="0"/>
          <w14:ligatures w14:val="none"/>
        </w:rPr>
        <w:t xml:space="preserve"> </w:t>
      </w:r>
      <w:r w:rsidRPr="00CD4B32">
        <w:rPr>
          <w:rFonts w:ascii="Arial" w:eastAsia="Arial" w:hAnsi="Arial" w:cs="Arial"/>
          <w:kern w:val="0"/>
          <w14:ligatures w14:val="none"/>
        </w:rPr>
        <w:t>twenty-</w:t>
      </w:r>
      <w:r w:rsidRPr="00CD4B32">
        <w:rPr>
          <w:rFonts w:ascii="Arial" w:eastAsia="Arial" w:hAnsi="Arial" w:cs="Arial"/>
          <w:spacing w:val="-5"/>
          <w:kern w:val="0"/>
          <w14:ligatures w14:val="none"/>
        </w:rPr>
        <w:t>one</w:t>
      </w:r>
      <w:r w:rsidR="004E055A" w:rsidRPr="00CD4B32">
        <w:rPr>
          <w:rFonts w:ascii="Arial" w:eastAsia="Arial" w:hAnsi="Arial" w:cs="Arial"/>
          <w:kern w:val="0"/>
          <w14:ligatures w14:val="none"/>
        </w:rPr>
        <w:t xml:space="preserve"> </w:t>
      </w:r>
      <w:r w:rsidRPr="00CD4B32">
        <w:rPr>
          <w:rFonts w:ascii="Arial" w:eastAsia="Arial" w:hAnsi="Arial" w:cs="Arial"/>
          <w:kern w:val="0"/>
          <w14:ligatures w14:val="none"/>
        </w:rPr>
        <w:t>(21)</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years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age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r w:rsidRPr="00CD4B32">
        <w:rPr>
          <w:rFonts w:ascii="Arial" w:eastAsia="Arial" w:hAnsi="Arial" w:cs="Arial"/>
          <w:spacing w:val="-2"/>
          <w:kern w:val="0"/>
          <w14:ligatures w14:val="none"/>
        </w:rPr>
        <w:t>older.</w:t>
      </w:r>
    </w:p>
    <w:p w14:paraId="635B7CBE" w14:textId="735BE3FE" w:rsidR="00AA5584" w:rsidRPr="00CD4B32" w:rsidDel="004E055A" w:rsidRDefault="00AA5584" w:rsidP="00F257C2">
      <w:pPr>
        <w:numPr>
          <w:ilvl w:val="3"/>
          <w:numId w:val="19"/>
        </w:numPr>
        <w:tabs>
          <w:tab w:val="left" w:pos="3240"/>
        </w:tabs>
        <w:autoSpaceDE w:val="0"/>
        <w:autoSpaceDN w:val="0"/>
        <w:spacing w:after="120" w:line="360" w:lineRule="auto"/>
        <w:ind w:right="0" w:hanging="720"/>
        <w:rPr>
          <w:del w:id="433" w:author="Barriskill, Bianca" w:date="2026-08-25T09:40:00Z" w16du:dateUtc="2026-08-25T15:40:00Z"/>
          <w:rFonts w:ascii="Arial" w:eastAsia="Arial" w:hAnsi="Arial" w:cs="Arial"/>
          <w:kern w:val="0"/>
          <w14:ligatures w14:val="none"/>
        </w:rPr>
      </w:pPr>
      <w:del w:id="434" w:author="Barriskill, Bianca" w:date="2026-08-25T09:40:00Z" w16du:dateUtc="2026-08-25T15:40:00Z">
        <w:r w:rsidRPr="00CD4B32" w:rsidDel="004E055A">
          <w:rPr>
            <w:rFonts w:ascii="Arial" w:eastAsia="Arial" w:hAnsi="Arial" w:cs="Arial"/>
            <w:spacing w:val="-2"/>
            <w:kern w:val="0"/>
            <w14:ligatures w14:val="none"/>
          </w:rPr>
          <w:delText>Purchaser’s</w:delText>
        </w:r>
        <w:r w:rsidRPr="00CD4B32" w:rsidDel="004E055A">
          <w:rPr>
            <w:rFonts w:ascii="Arial" w:eastAsia="Arial" w:hAnsi="Arial" w:cs="Arial"/>
            <w:spacing w:val="6"/>
            <w:kern w:val="0"/>
            <w14:ligatures w14:val="none"/>
          </w:rPr>
          <w:delText xml:space="preserve"> </w:delText>
        </w:r>
        <w:r w:rsidRPr="00CD4B32" w:rsidDel="004E055A">
          <w:rPr>
            <w:rFonts w:ascii="Arial" w:eastAsia="Arial" w:hAnsi="Arial" w:cs="Arial"/>
            <w:spacing w:val="-2"/>
            <w:kern w:val="0"/>
            <w14:ligatures w14:val="none"/>
          </w:rPr>
          <w:delText>occupation.</w:delText>
        </w:r>
      </w:del>
    </w:p>
    <w:p w14:paraId="2DEDC840" w14:textId="77777777" w:rsidR="00AA5584" w:rsidRPr="00CD4B32" w:rsidRDefault="00AA5584" w:rsidP="00F257C2">
      <w:pPr>
        <w:numPr>
          <w:ilvl w:val="2"/>
          <w:numId w:val="19"/>
        </w:numPr>
        <w:autoSpaceDE w:val="0"/>
        <w:autoSpaceDN w:val="0"/>
        <w:spacing w:after="120" w:line="360" w:lineRule="auto"/>
        <w:ind w:left="2520" w:right="0"/>
        <w:rPr>
          <w:rFonts w:ascii="Arial" w:eastAsia="Arial" w:hAnsi="Arial" w:cs="Arial"/>
          <w:kern w:val="0"/>
          <w14:ligatures w14:val="none"/>
        </w:rPr>
      </w:pPr>
      <w:r w:rsidRPr="00CD4B32">
        <w:rPr>
          <w:rFonts w:ascii="Arial" w:eastAsia="Arial" w:hAnsi="Arial" w:cs="Arial"/>
          <w:spacing w:val="-2"/>
          <w:kern w:val="0"/>
          <w14:ligatures w14:val="none"/>
        </w:rPr>
        <w:t>Firearm</w:t>
      </w:r>
      <w:r w:rsidRPr="00CD4B32">
        <w:rPr>
          <w:rFonts w:ascii="Arial" w:eastAsia="Arial" w:hAnsi="Arial" w:cs="Arial"/>
          <w:spacing w:val="-5"/>
          <w:kern w:val="0"/>
          <w14:ligatures w14:val="none"/>
        </w:rPr>
        <w:t xml:space="preserve"> </w:t>
      </w:r>
      <w:r w:rsidRPr="00CD4B32">
        <w:rPr>
          <w:rFonts w:ascii="Arial" w:eastAsia="Arial" w:hAnsi="Arial" w:cs="Arial"/>
          <w:spacing w:val="-2"/>
          <w:kern w:val="0"/>
          <w14:ligatures w14:val="none"/>
        </w:rPr>
        <w:t>Information:</w:t>
      </w:r>
    </w:p>
    <w:p w14:paraId="43C0D597" w14:textId="77777777" w:rsidR="000E691A" w:rsidRPr="00CD4B32" w:rsidRDefault="00AA5584" w:rsidP="00F257C2">
      <w:pPr>
        <w:numPr>
          <w:ilvl w:val="4"/>
          <w:numId w:val="19"/>
        </w:numPr>
        <w:autoSpaceDE w:val="0"/>
        <w:autoSpaceDN w:val="0"/>
        <w:spacing w:before="228" w:after="120" w:line="360" w:lineRule="auto"/>
        <w:ind w:left="3240" w:right="90" w:hanging="720"/>
        <w:jc w:val="both"/>
        <w:rPr>
          <w:rFonts w:ascii="Arial" w:eastAsia="Arial" w:hAnsi="Arial" w:cs="Arial"/>
          <w:kern w:val="0"/>
          <w14:ligatures w14:val="none"/>
        </w:rPr>
      </w:pPr>
      <w:r w:rsidRPr="00CD4B32">
        <w:rPr>
          <w:rFonts w:ascii="Arial" w:eastAsia="Arial" w:hAnsi="Arial" w:cs="Arial"/>
          <w:spacing w:val="-2"/>
          <w:kern w:val="0"/>
          <w14:ligatures w14:val="none"/>
        </w:rPr>
        <w:t>Firearm</w:t>
      </w:r>
      <w:r w:rsidRPr="00CD4B32">
        <w:rPr>
          <w:rFonts w:ascii="Arial" w:eastAsia="Arial" w:hAnsi="Arial" w:cs="Arial"/>
          <w:spacing w:val="-3"/>
          <w:kern w:val="0"/>
          <w14:ligatures w14:val="none"/>
        </w:rPr>
        <w:t xml:space="preserve"> </w:t>
      </w:r>
      <w:r w:rsidRPr="00CD4B32">
        <w:rPr>
          <w:rFonts w:ascii="Arial" w:eastAsia="Arial" w:hAnsi="Arial" w:cs="Arial"/>
          <w:spacing w:val="-2"/>
          <w:kern w:val="0"/>
          <w14:ligatures w14:val="none"/>
        </w:rPr>
        <w:t>type:</w:t>
      </w:r>
    </w:p>
    <w:p w14:paraId="20E2D93D" w14:textId="0D9261DB" w:rsidR="00AA5584" w:rsidRPr="00CD4B32" w:rsidRDefault="00AA5584" w:rsidP="00F257C2">
      <w:pPr>
        <w:numPr>
          <w:ilvl w:val="4"/>
          <w:numId w:val="42"/>
        </w:numPr>
        <w:autoSpaceDE w:val="0"/>
        <w:autoSpaceDN w:val="0"/>
        <w:spacing w:before="228" w:after="120" w:line="360" w:lineRule="auto"/>
        <w:ind w:left="3960" w:right="90" w:hanging="720"/>
        <w:jc w:val="both"/>
        <w:rPr>
          <w:rFonts w:ascii="Arial" w:eastAsia="Arial" w:hAnsi="Arial" w:cs="Arial"/>
          <w:kern w:val="0"/>
          <w14:ligatures w14:val="none"/>
        </w:rPr>
      </w:pPr>
      <w:r w:rsidRPr="00CD4B32">
        <w:rPr>
          <w:rFonts w:ascii="Arial" w:eastAsia="Arial" w:hAnsi="Arial" w:cs="Arial"/>
          <w:spacing w:val="-2"/>
          <w:kern w:val="0"/>
          <w14:ligatures w14:val="none"/>
        </w:rPr>
        <w:t>Pistol.</w:t>
      </w:r>
    </w:p>
    <w:p w14:paraId="27E6C67F" w14:textId="68A7E05D" w:rsidR="004E055A" w:rsidRPr="00CD4B32" w:rsidRDefault="00AA5584" w:rsidP="00F257C2">
      <w:pPr>
        <w:numPr>
          <w:ilvl w:val="4"/>
          <w:numId w:val="42"/>
        </w:numPr>
        <w:autoSpaceDE w:val="0"/>
        <w:autoSpaceDN w:val="0"/>
        <w:spacing w:after="120" w:line="360" w:lineRule="auto"/>
        <w:ind w:left="3960" w:hanging="720"/>
        <w:rPr>
          <w:ins w:id="435" w:author="Barriskill, Bianca" w:date="2026-08-25T09:44:00Z" w16du:dateUtc="2026-08-25T15:44:00Z"/>
          <w:rFonts w:ascii="Arial" w:eastAsia="Arial" w:hAnsi="Arial" w:cs="Arial"/>
          <w:kern w:val="0"/>
          <w14:ligatures w14:val="none"/>
        </w:rPr>
      </w:pPr>
      <w:r w:rsidRPr="00CD4B32">
        <w:rPr>
          <w:rFonts w:ascii="Arial" w:eastAsia="Arial" w:hAnsi="Arial" w:cs="Arial"/>
          <w:spacing w:val="-2"/>
          <w:kern w:val="0"/>
          <w14:ligatures w14:val="none"/>
        </w:rPr>
        <w:t>Revolver.</w:t>
      </w:r>
    </w:p>
    <w:p w14:paraId="35A2F5E9" w14:textId="3797683F" w:rsidR="004E055A" w:rsidRPr="00CD4B32" w:rsidRDefault="004E055A" w:rsidP="00F257C2">
      <w:pPr>
        <w:numPr>
          <w:ilvl w:val="4"/>
          <w:numId w:val="42"/>
        </w:numPr>
        <w:autoSpaceDE w:val="0"/>
        <w:autoSpaceDN w:val="0"/>
        <w:spacing w:after="120" w:line="360" w:lineRule="auto"/>
        <w:ind w:left="3960" w:hanging="720"/>
        <w:rPr>
          <w:ins w:id="436" w:author="Barriskill, Bianca" w:date="2026-08-25T09:44:00Z" w16du:dateUtc="2026-08-25T15:44:00Z"/>
          <w:rFonts w:ascii="Arial" w:eastAsia="Arial" w:hAnsi="Arial" w:cs="Arial"/>
          <w:kern w:val="0"/>
          <w14:ligatures w14:val="none"/>
        </w:rPr>
      </w:pPr>
      <w:ins w:id="437" w:author="Barriskill, Bianca" w:date="2026-08-25T09:44:00Z" w16du:dateUtc="2026-08-25T15:44:00Z">
        <w:r w:rsidRPr="00CD4B32">
          <w:rPr>
            <w:rFonts w:ascii="Arial" w:eastAsia="Arial" w:hAnsi="Arial" w:cs="Arial"/>
            <w:kern w:val="0"/>
            <w14:ligatures w14:val="none"/>
          </w:rPr>
          <w:t>Shotgun</w:t>
        </w:r>
      </w:ins>
    </w:p>
    <w:p w14:paraId="136C3698" w14:textId="4E862158" w:rsidR="004E055A" w:rsidRPr="00CD4B32" w:rsidRDefault="004E055A" w:rsidP="00F257C2">
      <w:pPr>
        <w:numPr>
          <w:ilvl w:val="4"/>
          <w:numId w:val="42"/>
        </w:numPr>
        <w:autoSpaceDE w:val="0"/>
        <w:autoSpaceDN w:val="0"/>
        <w:spacing w:after="120" w:line="360" w:lineRule="auto"/>
        <w:ind w:left="3960" w:hanging="720"/>
        <w:rPr>
          <w:ins w:id="438" w:author="Barriskill, Bianca" w:date="2026-08-25T09:44:00Z" w16du:dateUtc="2026-08-25T15:44:00Z"/>
          <w:rFonts w:ascii="Arial" w:eastAsia="Arial" w:hAnsi="Arial" w:cs="Arial"/>
          <w:kern w:val="0"/>
          <w14:ligatures w14:val="none"/>
        </w:rPr>
      </w:pPr>
      <w:ins w:id="439" w:author="Barriskill, Bianca" w:date="2026-08-25T09:44:00Z" w16du:dateUtc="2026-08-25T15:44:00Z">
        <w:r w:rsidRPr="00CD4B32">
          <w:rPr>
            <w:rFonts w:ascii="Arial" w:eastAsia="Arial" w:hAnsi="Arial" w:cs="Arial"/>
            <w:kern w:val="0"/>
            <w14:ligatures w14:val="none"/>
          </w:rPr>
          <w:t>Rifle</w:t>
        </w:r>
      </w:ins>
    </w:p>
    <w:p w14:paraId="66018FD4" w14:textId="1EDD4F9E" w:rsidR="004E055A" w:rsidRPr="00CD4B32" w:rsidRDefault="004E055A" w:rsidP="00F257C2">
      <w:pPr>
        <w:numPr>
          <w:ilvl w:val="4"/>
          <w:numId w:val="42"/>
        </w:numPr>
        <w:autoSpaceDE w:val="0"/>
        <w:autoSpaceDN w:val="0"/>
        <w:spacing w:after="120" w:line="360" w:lineRule="auto"/>
        <w:ind w:left="3960" w:hanging="720"/>
        <w:rPr>
          <w:rFonts w:ascii="Arial" w:eastAsia="Arial" w:hAnsi="Arial" w:cs="Arial"/>
          <w:kern w:val="0"/>
          <w14:ligatures w14:val="none"/>
        </w:rPr>
      </w:pPr>
      <w:proofErr w:type="gramStart"/>
      <w:ins w:id="440" w:author="Barriskill, Bianca" w:date="2026-08-25T09:44:00Z" w16du:dateUtc="2026-08-25T15:44:00Z">
        <w:r w:rsidRPr="00CD4B32">
          <w:rPr>
            <w:rFonts w:ascii="Arial" w:eastAsia="Arial" w:hAnsi="Arial" w:cs="Arial"/>
            <w:kern w:val="0"/>
            <w14:ligatures w14:val="none"/>
          </w:rPr>
          <w:t>Other</w:t>
        </w:r>
        <w:proofErr w:type="gramEnd"/>
        <w:r w:rsidRPr="00CD4B32">
          <w:rPr>
            <w:rFonts w:ascii="Arial" w:eastAsia="Arial" w:hAnsi="Arial" w:cs="Arial"/>
            <w:kern w:val="0"/>
            <w14:ligatures w14:val="none"/>
          </w:rPr>
          <w:t xml:space="preserve"> (Frame or Receiver, etc.).</w:t>
        </w:r>
      </w:ins>
    </w:p>
    <w:p w14:paraId="328A0BFC" w14:textId="77777777" w:rsidR="00AA5584" w:rsidRPr="00CD4B32" w:rsidRDefault="00AA5584" w:rsidP="00F257C2">
      <w:pPr>
        <w:numPr>
          <w:ilvl w:val="3"/>
          <w:numId w:val="19"/>
        </w:numPr>
        <w:autoSpaceDE w:val="0"/>
        <w:autoSpaceDN w:val="0"/>
        <w:spacing w:after="120" w:line="360" w:lineRule="auto"/>
        <w:ind w:hanging="720"/>
        <w:jc w:val="both"/>
        <w:rPr>
          <w:rFonts w:ascii="Arial" w:eastAsia="Arial" w:hAnsi="Arial" w:cs="Arial"/>
          <w:kern w:val="0"/>
          <w14:ligatures w14:val="none"/>
        </w:rPr>
      </w:pPr>
      <w:r w:rsidRPr="00CD4B32">
        <w:rPr>
          <w:rFonts w:ascii="Arial" w:eastAsia="Arial" w:hAnsi="Arial" w:cs="Arial"/>
          <w:spacing w:val="-4"/>
          <w:kern w:val="0"/>
          <w14:ligatures w14:val="none"/>
        </w:rPr>
        <w:lastRenderedPageBreak/>
        <w:t>Make.</w:t>
      </w:r>
    </w:p>
    <w:p w14:paraId="74FA88FA" w14:textId="77777777" w:rsidR="00AA5584" w:rsidRPr="00CD4B32" w:rsidRDefault="00AA5584" w:rsidP="00F257C2">
      <w:pPr>
        <w:numPr>
          <w:ilvl w:val="3"/>
          <w:numId w:val="19"/>
        </w:numPr>
        <w:autoSpaceDE w:val="0"/>
        <w:autoSpaceDN w:val="0"/>
        <w:spacing w:before="228" w:after="120" w:line="360" w:lineRule="auto"/>
        <w:jc w:val="both"/>
        <w:rPr>
          <w:rFonts w:ascii="Arial" w:eastAsia="Arial" w:hAnsi="Arial" w:cs="Arial"/>
          <w:kern w:val="0"/>
          <w14:ligatures w14:val="none"/>
        </w:rPr>
      </w:pPr>
      <w:r w:rsidRPr="00CD4B32">
        <w:rPr>
          <w:rFonts w:ascii="Arial" w:eastAsia="Arial" w:hAnsi="Arial" w:cs="Arial"/>
          <w:spacing w:val="-2"/>
          <w:kern w:val="0"/>
          <w14:ligatures w14:val="none"/>
        </w:rPr>
        <w:t>Model.</w:t>
      </w:r>
    </w:p>
    <w:p w14:paraId="3FAE4BFF" w14:textId="77777777" w:rsidR="00AA5584" w:rsidRPr="00CD4B32" w:rsidRDefault="00AA5584" w:rsidP="00F257C2">
      <w:pPr>
        <w:numPr>
          <w:ilvl w:val="3"/>
          <w:numId w:val="19"/>
        </w:numPr>
        <w:autoSpaceDE w:val="0"/>
        <w:autoSpaceDN w:val="0"/>
        <w:spacing w:after="120" w:line="360" w:lineRule="auto"/>
        <w:ind w:hanging="720"/>
        <w:jc w:val="both"/>
        <w:rPr>
          <w:rFonts w:ascii="Arial" w:eastAsia="Arial" w:hAnsi="Arial" w:cs="Arial"/>
          <w:kern w:val="0"/>
          <w14:ligatures w14:val="none"/>
        </w:rPr>
      </w:pPr>
      <w:r w:rsidRPr="00CD4B32">
        <w:rPr>
          <w:rFonts w:ascii="Arial" w:eastAsia="Arial" w:hAnsi="Arial" w:cs="Arial"/>
          <w:kern w:val="0"/>
          <w14:ligatures w14:val="none"/>
        </w:rPr>
        <w:t>Caliber/gauge,</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12"/>
          <w:kern w:val="0"/>
          <w14:ligatures w14:val="none"/>
        </w:rPr>
        <w:t xml:space="preserve"> </w:t>
      </w:r>
      <w:r w:rsidRPr="00CD4B32">
        <w:rPr>
          <w:rFonts w:ascii="Arial" w:eastAsia="Arial" w:hAnsi="Arial" w:cs="Arial"/>
          <w:spacing w:val="-2"/>
          <w:kern w:val="0"/>
          <w14:ligatures w14:val="none"/>
        </w:rPr>
        <w:t>applicable.</w:t>
      </w:r>
    </w:p>
    <w:p w14:paraId="354655D8" w14:textId="77777777" w:rsidR="00AA5584" w:rsidRPr="00CD4B32" w:rsidRDefault="00AA5584" w:rsidP="00F257C2">
      <w:pPr>
        <w:numPr>
          <w:ilvl w:val="3"/>
          <w:numId w:val="19"/>
        </w:numPr>
        <w:autoSpaceDE w:val="0"/>
        <w:autoSpaceDN w:val="0"/>
        <w:spacing w:after="120" w:line="360" w:lineRule="auto"/>
        <w:ind w:hanging="720"/>
        <w:jc w:val="both"/>
        <w:rPr>
          <w:rFonts w:ascii="Arial" w:eastAsia="Arial" w:hAnsi="Arial" w:cs="Arial"/>
          <w:kern w:val="0"/>
          <w14:ligatures w14:val="none"/>
        </w:rPr>
      </w:pPr>
      <w:r w:rsidRPr="00CD4B32">
        <w:rPr>
          <w:rFonts w:ascii="Arial" w:eastAsia="Arial" w:hAnsi="Arial" w:cs="Arial"/>
          <w:spacing w:val="-2"/>
          <w:kern w:val="0"/>
          <w14:ligatures w14:val="none"/>
        </w:rPr>
        <w:t>Finish.</w:t>
      </w:r>
    </w:p>
    <w:p w14:paraId="5B6E2D47" w14:textId="77777777" w:rsidR="00AA5584" w:rsidRPr="00CD4B32" w:rsidRDefault="00AA5584" w:rsidP="00F257C2">
      <w:pPr>
        <w:numPr>
          <w:ilvl w:val="3"/>
          <w:numId w:val="19"/>
        </w:numPr>
        <w:autoSpaceDE w:val="0"/>
        <w:autoSpaceDN w:val="0"/>
        <w:spacing w:after="120" w:line="360" w:lineRule="auto"/>
        <w:ind w:right="-90" w:hanging="720"/>
        <w:rPr>
          <w:rFonts w:ascii="Arial" w:eastAsia="Arial" w:hAnsi="Arial" w:cs="Arial"/>
          <w:kern w:val="0"/>
          <w14:ligatures w14:val="none"/>
        </w:rPr>
      </w:pPr>
      <w:r w:rsidRPr="00CD4B32">
        <w:rPr>
          <w:rFonts w:ascii="Arial" w:eastAsia="Arial" w:hAnsi="Arial" w:cs="Arial"/>
          <w:spacing w:val="-2"/>
          <w:kern w:val="0"/>
          <w14:ligatures w14:val="none"/>
        </w:rPr>
        <w:t>Serial</w:t>
      </w:r>
      <w:r w:rsidRPr="00CD4B32">
        <w:rPr>
          <w:rFonts w:ascii="Arial" w:eastAsia="Arial" w:hAnsi="Arial" w:cs="Arial"/>
          <w:spacing w:val="-3"/>
          <w:kern w:val="0"/>
          <w14:ligatures w14:val="none"/>
        </w:rPr>
        <w:t xml:space="preserve"> </w:t>
      </w:r>
      <w:r w:rsidRPr="00CD4B32">
        <w:rPr>
          <w:rFonts w:ascii="Arial" w:eastAsia="Arial" w:hAnsi="Arial" w:cs="Arial"/>
          <w:spacing w:val="-2"/>
          <w:kern w:val="0"/>
          <w14:ligatures w14:val="none"/>
        </w:rPr>
        <w:t>number.</w:t>
      </w:r>
    </w:p>
    <w:p w14:paraId="2CCBDE5A" w14:textId="77777777" w:rsidR="00AA5584" w:rsidRPr="00CD4B32" w:rsidRDefault="00AA5584" w:rsidP="00F257C2">
      <w:pPr>
        <w:numPr>
          <w:ilvl w:val="0"/>
          <w:numId w:val="19"/>
        </w:numPr>
        <w:tabs>
          <w:tab w:val="left" w:pos="1080"/>
        </w:tabs>
        <w:autoSpaceDE w:val="0"/>
        <w:autoSpaceDN w:val="0"/>
        <w:spacing w:before="228" w:after="120" w:line="360" w:lineRule="auto"/>
        <w:ind w:right="385" w:hanging="720"/>
        <w:rPr>
          <w:rFonts w:ascii="Arial" w:eastAsia="Arial" w:hAnsi="Arial" w:cs="Arial"/>
          <w:kern w:val="0"/>
          <w14:ligatures w14:val="none"/>
        </w:rPr>
      </w:pPr>
      <w:r w:rsidRPr="00CD4B32">
        <w:rPr>
          <w:rFonts w:ascii="Arial" w:eastAsia="Arial" w:hAnsi="Arial" w:cs="Arial"/>
          <w:kern w:val="0"/>
          <w:u w:val="single"/>
          <w14:ligatures w14:val="none"/>
        </w:rPr>
        <w:t>Employment Information</w:t>
      </w:r>
      <w:r w:rsidRPr="00CD4B32">
        <w:rPr>
          <w:rFonts w:ascii="Arial" w:eastAsia="Arial" w:hAnsi="Arial" w:cs="Arial"/>
          <w:kern w:val="0"/>
          <w14:ligatures w14:val="none"/>
        </w:rPr>
        <w:t>. The Dealer shall retain documentation related to the employment of individuals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are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authorized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handle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process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sale,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loan,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transfer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Firearms, 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otherwise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access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to Firearms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behalf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 the Dealer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entire term of employment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for each Employee, including such documentation which states that a person may not engage in such activities pursuant to section 18-12-407, C.R.S.</w:t>
      </w:r>
    </w:p>
    <w:p w14:paraId="2A8846CF" w14:textId="77777777" w:rsidR="00AA5584" w:rsidRPr="00CD4B32" w:rsidRDefault="00AA5584" w:rsidP="00F257C2">
      <w:pPr>
        <w:numPr>
          <w:ilvl w:val="1"/>
          <w:numId w:val="19"/>
        </w:numPr>
        <w:tabs>
          <w:tab w:val="left" w:pos="179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Employment</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Eligibility</w:t>
      </w:r>
      <w:r w:rsidRPr="00CD4B32">
        <w:rPr>
          <w:rFonts w:ascii="Arial" w:eastAsia="Arial" w:hAnsi="Arial" w:cs="Arial"/>
          <w:spacing w:val="-13"/>
          <w:kern w:val="0"/>
          <w14:ligatures w14:val="none"/>
        </w:rPr>
        <w:t xml:space="preserve"> </w:t>
      </w:r>
      <w:r w:rsidRPr="00CD4B32">
        <w:rPr>
          <w:rFonts w:ascii="Arial" w:eastAsia="Arial" w:hAnsi="Arial" w:cs="Arial"/>
          <w:spacing w:val="-2"/>
          <w:kern w:val="0"/>
          <w14:ligatures w14:val="none"/>
        </w:rPr>
        <w:t>Documentation:</w:t>
      </w:r>
    </w:p>
    <w:p w14:paraId="491141A6" w14:textId="77777777" w:rsidR="00AA5584" w:rsidRPr="00CD4B32" w:rsidRDefault="00AA5584" w:rsidP="00F257C2">
      <w:pPr>
        <w:numPr>
          <w:ilvl w:val="2"/>
          <w:numId w:val="19"/>
        </w:numPr>
        <w:tabs>
          <w:tab w:val="left" w:pos="2519"/>
        </w:tabs>
        <w:autoSpaceDE w:val="0"/>
        <w:autoSpaceDN w:val="0"/>
        <w:spacing w:before="228"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Employee</w:t>
      </w:r>
      <w:r w:rsidRPr="00CD4B32">
        <w:rPr>
          <w:rFonts w:ascii="Arial" w:eastAsia="Arial" w:hAnsi="Arial" w:cs="Arial"/>
          <w:spacing w:val="-1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employment</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eligibility</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check</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request.</w:t>
      </w:r>
    </w:p>
    <w:p w14:paraId="2CF18C59" w14:textId="77777777" w:rsidR="00AA5584" w:rsidRPr="00CD4B32" w:rsidRDefault="00AA5584" w:rsidP="00F257C2">
      <w:pPr>
        <w:numPr>
          <w:ilvl w:val="2"/>
          <w:numId w:val="19"/>
        </w:numPr>
        <w:tabs>
          <w:tab w:val="left" w:pos="251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Notification</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employment</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eligibility</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approval.</w:t>
      </w:r>
    </w:p>
    <w:p w14:paraId="643359C6" w14:textId="77777777" w:rsidR="00AA5584" w:rsidRPr="00CD4B32" w:rsidRDefault="00AA5584" w:rsidP="00F257C2">
      <w:pPr>
        <w:numPr>
          <w:ilvl w:val="2"/>
          <w:numId w:val="19"/>
        </w:numPr>
        <w:tabs>
          <w:tab w:val="left" w:pos="2519"/>
        </w:tabs>
        <w:autoSpaceDE w:val="0"/>
        <w:autoSpaceDN w:val="0"/>
        <w:spacing w:after="120" w:line="360" w:lineRule="auto"/>
        <w:ind w:hanging="722"/>
        <w:rPr>
          <w:rFonts w:ascii="Arial" w:eastAsia="Arial" w:hAnsi="Arial" w:cs="Arial"/>
          <w:kern w:val="0"/>
          <w14:ligatures w14:val="none"/>
        </w:rPr>
      </w:pPr>
      <w:r w:rsidRPr="00CD4B32">
        <w:rPr>
          <w:rFonts w:ascii="Arial" w:eastAsia="Arial" w:hAnsi="Arial" w:cs="Arial"/>
          <w:kern w:val="0"/>
          <w14:ligatures w14:val="none"/>
        </w:rPr>
        <w:t>Notification</w:t>
      </w:r>
      <w:r w:rsidRPr="00CD4B32">
        <w:rPr>
          <w:rFonts w:ascii="Arial" w:eastAsia="Arial" w:hAnsi="Arial" w:cs="Arial"/>
          <w:spacing w:val="-10"/>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inability</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process</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employment</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eligibility</w:t>
      </w:r>
      <w:r w:rsidRPr="00CD4B32">
        <w:rPr>
          <w:rFonts w:ascii="Arial" w:eastAsia="Arial" w:hAnsi="Arial" w:cs="Arial"/>
          <w:spacing w:val="-14"/>
          <w:kern w:val="0"/>
          <w14:ligatures w14:val="none"/>
        </w:rPr>
        <w:t xml:space="preserve"> </w:t>
      </w:r>
      <w:proofErr w:type="gramStart"/>
      <w:r w:rsidRPr="00CD4B32">
        <w:rPr>
          <w:rFonts w:ascii="Arial" w:eastAsia="Arial" w:hAnsi="Arial" w:cs="Arial"/>
          <w:spacing w:val="-2"/>
          <w:kern w:val="0"/>
          <w14:ligatures w14:val="none"/>
        </w:rPr>
        <w:t>request</w:t>
      </w:r>
      <w:proofErr w:type="gramEnd"/>
      <w:r w:rsidRPr="00CD4B32">
        <w:rPr>
          <w:rFonts w:ascii="Arial" w:eastAsia="Arial" w:hAnsi="Arial" w:cs="Arial"/>
          <w:spacing w:val="-2"/>
          <w:kern w:val="0"/>
          <w14:ligatures w14:val="none"/>
        </w:rPr>
        <w:t>.</w:t>
      </w:r>
    </w:p>
    <w:p w14:paraId="2C2759BA" w14:textId="77777777" w:rsidR="004E055A" w:rsidRPr="00CD4B32" w:rsidRDefault="00AA5584" w:rsidP="00F257C2">
      <w:pPr>
        <w:numPr>
          <w:ilvl w:val="1"/>
          <w:numId w:val="19"/>
        </w:numPr>
        <w:tabs>
          <w:tab w:val="left" w:pos="1799"/>
        </w:tabs>
        <w:autoSpaceDE w:val="0"/>
        <w:autoSpaceDN w:val="0"/>
        <w:spacing w:before="228" w:after="120" w:line="360" w:lineRule="auto"/>
        <w:ind w:right="555"/>
        <w:rPr>
          <w:ins w:id="441" w:author="Barriskill, Bianca" w:date="2026-08-25T09:46:00Z" w16du:dateUtc="2026-08-25T15:46:00Z"/>
          <w:rFonts w:ascii="Arial" w:eastAsia="Arial" w:hAnsi="Arial" w:cs="Arial"/>
          <w:kern w:val="0"/>
          <w14:ligatures w14:val="none"/>
        </w:rPr>
      </w:pPr>
      <w:r w:rsidRPr="00CD4B32">
        <w:rPr>
          <w:rFonts w:ascii="Arial" w:eastAsia="Arial" w:hAnsi="Arial" w:cs="Arial"/>
          <w:kern w:val="0"/>
          <w14:ligatures w14:val="none"/>
        </w:rPr>
        <w:t>Training. The Dealer shall retain the Certificate of Completion for each Employee authorized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handle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behalf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each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as required by Rule 2-400(C).</w:t>
      </w:r>
    </w:p>
    <w:p w14:paraId="2E7DD5AC" w14:textId="6778C495" w:rsidR="004E055A" w:rsidRPr="00CD4B32" w:rsidRDefault="004E055A" w:rsidP="00F257C2">
      <w:pPr>
        <w:pStyle w:val="ListParagraph"/>
        <w:numPr>
          <w:ilvl w:val="0"/>
          <w:numId w:val="19"/>
        </w:numPr>
        <w:tabs>
          <w:tab w:val="left" w:pos="1799"/>
        </w:tabs>
        <w:autoSpaceDE w:val="0"/>
        <w:autoSpaceDN w:val="0"/>
        <w:spacing w:before="228" w:after="120" w:line="360" w:lineRule="auto"/>
        <w:ind w:right="555"/>
        <w:contextualSpacing w:val="0"/>
        <w:rPr>
          <w:rFonts w:ascii="Arial" w:hAnsi="Arial" w:cs="Arial"/>
          <w:color w:val="000000"/>
        </w:rPr>
      </w:pPr>
      <w:ins w:id="442" w:author="Barriskill, Bianca" w:date="2026-08-25T09:46:00Z" w16du:dateUtc="2026-08-25T15:46:00Z">
        <w:r w:rsidRPr="00CD4B32">
          <w:rPr>
            <w:rFonts w:ascii="Arial" w:hAnsi="Arial" w:cs="Arial"/>
            <w:color w:val="000000"/>
          </w:rPr>
          <w:t>The department and any other state agency shall not use the information obtained from dealer records to create or maintain a registry identifying firearm ownership, as set forth in section 18-12-402(4), C.R.S</w:t>
        </w:r>
      </w:ins>
      <w:ins w:id="443" w:author="Barriskill, Bianca" w:date="2026-09-21T15:53:00Z" w16du:dateUtc="2026-09-21T21:53:00Z">
        <w:r w:rsidR="00FE40BA" w:rsidRPr="00CD4B32">
          <w:rPr>
            <w:rFonts w:ascii="Arial" w:hAnsi="Arial" w:cs="Arial"/>
            <w:color w:val="000000"/>
          </w:rPr>
          <w:t>.</w:t>
        </w:r>
      </w:ins>
    </w:p>
    <w:p w14:paraId="35D6A73D" w14:textId="1085AA93" w:rsidR="008E3898" w:rsidRPr="00BC4B26" w:rsidRDefault="0025174E" w:rsidP="00BC4B26">
      <w:pPr>
        <w:ind w:left="0" w:firstLine="0"/>
        <w:rPr>
          <w:rFonts w:ascii="Arial" w:hAnsi="Arial" w:cs="Arial"/>
          <w:i/>
          <w:iCs/>
          <w:color w:val="0070C0"/>
        </w:rPr>
      </w:pPr>
      <w:bookmarkStart w:id="444" w:name="Rule_3-300._Penalties."/>
      <w:bookmarkStart w:id="445" w:name="_bookmark17"/>
      <w:bookmarkEnd w:id="444"/>
      <w:bookmarkEnd w:id="445"/>
      <w:r w:rsidRPr="00BC4B26">
        <w:rPr>
          <w:rFonts w:ascii="Arial" w:hAnsi="Arial" w:cs="Arial"/>
          <w:i/>
          <w:iCs/>
          <w:color w:val="0070C0"/>
        </w:rPr>
        <w:t xml:space="preserve">[Publication Note: </w:t>
      </w:r>
      <w:r w:rsidR="008E3898" w:rsidRPr="00BC4B26">
        <w:rPr>
          <w:rFonts w:ascii="Arial" w:hAnsi="Arial" w:cs="Arial"/>
          <w:i/>
          <w:iCs/>
          <w:color w:val="0070C0"/>
        </w:rPr>
        <w:t>Amendments to rule 3-300 include adding the statute code 18-12-401.5(7)(B) and 18-12-401.5(7.5) to the basis and purpose section of the rule. In 3-</w:t>
      </w:r>
      <w:r w:rsidR="008E3898" w:rsidRPr="00BC4B26">
        <w:rPr>
          <w:rFonts w:ascii="Arial" w:hAnsi="Arial" w:cs="Arial"/>
          <w:i/>
          <w:iCs/>
          <w:color w:val="0070C0"/>
        </w:rPr>
        <w:lastRenderedPageBreak/>
        <w:t>300 (a)(4) the amendments include correcting the citation. In 3</w:t>
      </w:r>
      <w:r w:rsidR="00CE0B2F" w:rsidRPr="00BC4B26">
        <w:rPr>
          <w:rFonts w:ascii="Arial" w:hAnsi="Arial" w:cs="Arial"/>
          <w:i/>
          <w:iCs/>
          <w:color w:val="0070C0"/>
        </w:rPr>
        <w:t>-</w:t>
      </w:r>
      <w:r w:rsidR="008E3898" w:rsidRPr="00BC4B26">
        <w:rPr>
          <w:rFonts w:ascii="Arial" w:hAnsi="Arial" w:cs="Arial"/>
          <w:i/>
          <w:iCs/>
          <w:color w:val="0070C0"/>
        </w:rPr>
        <w:t xml:space="preserve">300(C)(b) the amendments add a provision where the Division can impose a fine of up to </w:t>
      </w:r>
      <w:r w:rsidR="00CE0B2F" w:rsidRPr="00BC4B26">
        <w:rPr>
          <w:rFonts w:ascii="Arial" w:hAnsi="Arial" w:cs="Arial"/>
          <w:i/>
          <w:iCs/>
          <w:color w:val="0070C0"/>
        </w:rPr>
        <w:t>$</w:t>
      </w:r>
      <w:r w:rsidR="008E3898" w:rsidRPr="00BC4B26">
        <w:rPr>
          <w:rFonts w:ascii="Arial" w:hAnsi="Arial" w:cs="Arial"/>
          <w:i/>
          <w:iCs/>
          <w:color w:val="0070C0"/>
        </w:rPr>
        <w:t>75,000</w:t>
      </w:r>
      <w:r w:rsidR="00CE0B2F" w:rsidRPr="00BC4B26">
        <w:rPr>
          <w:rFonts w:ascii="Arial" w:hAnsi="Arial" w:cs="Arial"/>
          <w:i/>
          <w:iCs/>
          <w:color w:val="0070C0"/>
        </w:rPr>
        <w:t>.00</w:t>
      </w:r>
      <w:r w:rsidR="008E3898" w:rsidRPr="00BC4B26">
        <w:rPr>
          <w:rFonts w:ascii="Arial" w:hAnsi="Arial" w:cs="Arial"/>
          <w:i/>
          <w:iCs/>
          <w:color w:val="0070C0"/>
        </w:rPr>
        <w:t xml:space="preserve"> for subsequent offenses.</w:t>
      </w:r>
      <w:r w:rsidRPr="00BC4B26">
        <w:rPr>
          <w:rFonts w:ascii="Arial" w:hAnsi="Arial" w:cs="Arial"/>
          <w:i/>
          <w:iCs/>
          <w:color w:val="0070C0"/>
        </w:rPr>
        <w:t>]</w:t>
      </w:r>
      <w:r w:rsidR="008E3898" w:rsidRPr="00BC4B26">
        <w:rPr>
          <w:rFonts w:ascii="Arial" w:hAnsi="Arial" w:cs="Arial"/>
          <w:i/>
          <w:iCs/>
          <w:color w:val="0070C0"/>
        </w:rPr>
        <w:t xml:space="preserve"> </w:t>
      </w:r>
    </w:p>
    <w:p w14:paraId="486E09AF" w14:textId="0B682817" w:rsidR="00AA5584" w:rsidRPr="00BC4B26" w:rsidRDefault="00AA5584" w:rsidP="006077A6">
      <w:pPr>
        <w:pStyle w:val="Heading3"/>
        <w:ind w:left="0" w:firstLine="0"/>
        <w:rPr>
          <w:rFonts w:eastAsia="Arial"/>
        </w:rPr>
      </w:pPr>
      <w:r w:rsidRPr="00BC4B26">
        <w:rPr>
          <w:rFonts w:eastAsia="Arial"/>
        </w:rPr>
        <w:t>Rule</w:t>
      </w:r>
      <w:r w:rsidRPr="00BC4B26">
        <w:rPr>
          <w:rFonts w:eastAsia="Arial"/>
          <w:spacing w:val="-9"/>
        </w:rPr>
        <w:t xml:space="preserve"> </w:t>
      </w:r>
      <w:r w:rsidRPr="00BC4B26">
        <w:rPr>
          <w:rFonts w:eastAsia="Arial"/>
        </w:rPr>
        <w:t>3-300.</w:t>
      </w:r>
      <w:r w:rsidRPr="00BC4B26">
        <w:rPr>
          <w:rFonts w:eastAsia="Arial"/>
          <w:spacing w:val="-5"/>
        </w:rPr>
        <w:t xml:space="preserve"> </w:t>
      </w:r>
      <w:r w:rsidRPr="00BC4B26">
        <w:rPr>
          <w:rFonts w:eastAsia="Arial"/>
          <w:spacing w:val="-2"/>
        </w:rPr>
        <w:t>Penalties.</w:t>
      </w:r>
    </w:p>
    <w:p w14:paraId="14C9479A" w14:textId="5915CD80" w:rsidR="00AA5584" w:rsidRPr="00CD4B32" w:rsidRDefault="00AA5584" w:rsidP="00F257C2">
      <w:pPr>
        <w:autoSpaceDE w:val="0"/>
        <w:autoSpaceDN w:val="0"/>
        <w:spacing w:after="120" w:line="360" w:lineRule="auto"/>
        <w:ind w:left="0" w:right="270" w:firstLine="0"/>
        <w:jc w:val="both"/>
        <w:rPr>
          <w:rFonts w:ascii="Arial" w:eastAsia="Arial" w:hAnsi="Arial" w:cs="Arial"/>
          <w:kern w:val="0"/>
          <w14:ligatures w14:val="none"/>
        </w:rPr>
      </w:pPr>
      <w:r w:rsidRPr="00CD4B32">
        <w:rPr>
          <w:rFonts w:ascii="Arial" w:eastAsia="Arial" w:hAnsi="Arial" w:cs="Arial"/>
          <w:b/>
          <w:kern w:val="0"/>
          <w14:ligatures w14:val="none"/>
        </w:rPr>
        <w:t>Basis</w:t>
      </w:r>
      <w:r w:rsidRPr="00CD4B32">
        <w:rPr>
          <w:rFonts w:ascii="Arial" w:eastAsia="Arial" w:hAnsi="Arial" w:cs="Arial"/>
          <w:b/>
          <w:spacing w:val="-1"/>
          <w:kern w:val="0"/>
          <w14:ligatures w14:val="none"/>
        </w:rPr>
        <w:t xml:space="preserve"> </w:t>
      </w:r>
      <w:r w:rsidRPr="00CD4B32">
        <w:rPr>
          <w:rFonts w:ascii="Arial" w:eastAsia="Arial" w:hAnsi="Arial" w:cs="Arial"/>
          <w:b/>
          <w:kern w:val="0"/>
          <w14:ligatures w14:val="none"/>
        </w:rPr>
        <w:t>and Purpose</w:t>
      </w:r>
      <w:r w:rsidRPr="00CD4B32">
        <w:rPr>
          <w:rFonts w:ascii="Arial" w:eastAsia="Arial" w:hAnsi="Arial" w:cs="Arial"/>
          <w:kern w:val="0"/>
          <w14:ligatures w14:val="none"/>
        </w:rPr>
        <w:t>.</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statutory</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authority</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for this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is not</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subsections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18-12-401,</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18-12-401.5,</w:t>
      </w:r>
      <w:ins w:id="446" w:author="Barriskill, Bianca" w:date="2026-09-23T15:29:00Z" w16du:dateUtc="2026-09-23T21:29:00Z">
        <w:r w:rsidR="00025082" w:rsidRPr="00CD4B32">
          <w:rPr>
            <w:rFonts w:ascii="Arial" w:eastAsia="Arial" w:hAnsi="Arial" w:cs="Arial"/>
            <w:kern w:val="0"/>
            <w14:ligatures w14:val="none"/>
          </w:rPr>
          <w:t xml:space="preserve"> 18-12-401.5(7)(B), 18-12-401.4(7.5)</w:t>
        </w:r>
      </w:ins>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18-12-407,</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24-4-104,</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C.R.S.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purpose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this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rule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is to</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provide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clarity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regarding penalties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offenses,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factors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Department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will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consider</w:t>
      </w:r>
      <w:r w:rsidRPr="00CD4B32">
        <w:rPr>
          <w:rFonts w:ascii="Arial" w:eastAsia="Arial" w:hAnsi="Arial" w:cs="Arial"/>
          <w:spacing w:val="-3"/>
          <w:kern w:val="0"/>
          <w14:ligatures w14:val="none"/>
        </w:rPr>
        <w:t xml:space="preserve"> </w:t>
      </w:r>
      <w:proofErr w:type="gramStart"/>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determine</w:t>
      </w:r>
      <w:proofErr w:type="gramEnd"/>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penalties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second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 subsequent offense(s) when the Executive Director has discretion to choose from a range of penalties.</w:t>
      </w:r>
    </w:p>
    <w:p w14:paraId="535618F9" w14:textId="77777777" w:rsidR="00EA0CD8" w:rsidRPr="00CD4B32" w:rsidRDefault="00AA5584" w:rsidP="00F257C2">
      <w:pPr>
        <w:numPr>
          <w:ilvl w:val="0"/>
          <w:numId w:val="25"/>
        </w:numPr>
        <w:tabs>
          <w:tab w:val="left" w:pos="1080"/>
        </w:tabs>
        <w:autoSpaceDE w:val="0"/>
        <w:autoSpaceDN w:val="0"/>
        <w:spacing w:after="120" w:line="360" w:lineRule="auto"/>
        <w:ind w:right="719" w:hanging="720"/>
        <w:rPr>
          <w:rFonts w:ascii="Arial" w:eastAsia="Arial" w:hAnsi="Arial" w:cs="Arial"/>
          <w:kern w:val="0"/>
          <w14:ligatures w14:val="none"/>
        </w:rPr>
      </w:pPr>
      <w:r w:rsidRPr="00CD4B32">
        <w:rPr>
          <w:rFonts w:ascii="Arial" w:eastAsia="Arial" w:hAnsi="Arial" w:cs="Arial"/>
          <w:kern w:val="0"/>
          <w:u w:val="single"/>
          <w14:ligatures w14:val="none"/>
        </w:rPr>
        <w:t>Mandatory</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Revocation</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Pursuant</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to</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Subsection</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18-12-401.5(8),</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C.R.S.</w:t>
      </w:r>
      <w:r w:rsidRPr="00CD4B32">
        <w:rPr>
          <w:rFonts w:ascii="Arial" w:eastAsia="Arial" w:hAnsi="Arial" w:cs="Arial"/>
          <w:spacing w:val="-6"/>
          <w:kern w:val="0"/>
          <w14:ligatures w14:val="none"/>
        </w:rPr>
        <w:t xml:space="preserve"> </w:t>
      </w:r>
    </w:p>
    <w:p w14:paraId="29BB5AB0" w14:textId="69AE0080" w:rsidR="00AA5584" w:rsidRPr="00CD4B32" w:rsidRDefault="00AA5584" w:rsidP="00F257C2">
      <w:pPr>
        <w:tabs>
          <w:tab w:val="left" w:pos="1080"/>
        </w:tabs>
        <w:autoSpaceDE w:val="0"/>
        <w:autoSpaceDN w:val="0"/>
        <w:spacing w:after="120" w:line="360" w:lineRule="auto"/>
        <w:ind w:left="1080" w:right="719" w:firstLine="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Director shall revoke a State Permit if the Dealer:</w:t>
      </w:r>
    </w:p>
    <w:p w14:paraId="01363EFA" w14:textId="77777777" w:rsidR="00AA5584" w:rsidRPr="00CD4B32" w:rsidRDefault="00AA5584" w:rsidP="003F5FDB">
      <w:pPr>
        <w:numPr>
          <w:ilvl w:val="1"/>
          <w:numId w:val="25"/>
        </w:numPr>
        <w:tabs>
          <w:tab w:val="left" w:pos="1799"/>
        </w:tabs>
        <w:autoSpaceDE w:val="0"/>
        <w:autoSpaceDN w:val="0"/>
        <w:spacing w:after="120" w:line="360" w:lineRule="auto"/>
        <w:ind w:left="1800" w:hanging="722"/>
        <w:rPr>
          <w:rFonts w:ascii="Arial" w:eastAsia="Arial" w:hAnsi="Arial" w:cs="Arial"/>
          <w:kern w:val="0"/>
          <w14:ligatures w14:val="none"/>
        </w:rPr>
      </w:pPr>
      <w:r w:rsidRPr="00CD4B32">
        <w:rPr>
          <w:rFonts w:ascii="Arial" w:eastAsia="Arial" w:hAnsi="Arial" w:cs="Arial"/>
          <w:kern w:val="0"/>
          <w14:ligatures w14:val="none"/>
        </w:rPr>
        <w:t>No</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longer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holds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7"/>
          <w:kern w:val="0"/>
          <w14:ligatures w14:val="none"/>
        </w:rPr>
        <w:t xml:space="preserve"> </w:t>
      </w:r>
      <w:r w:rsidRPr="00CD4B32">
        <w:rPr>
          <w:rFonts w:ascii="Arial" w:eastAsia="Arial" w:hAnsi="Arial" w:cs="Arial"/>
          <w:spacing w:val="-2"/>
          <w:kern w:val="0"/>
          <w14:ligatures w14:val="none"/>
        </w:rPr>
        <w:t>License;</w:t>
      </w:r>
    </w:p>
    <w:p w14:paraId="2EF2F068" w14:textId="77777777" w:rsidR="00AA5584" w:rsidRPr="00CD4B32" w:rsidRDefault="00AA5584" w:rsidP="003F5FDB">
      <w:pPr>
        <w:numPr>
          <w:ilvl w:val="1"/>
          <w:numId w:val="25"/>
        </w:numPr>
        <w:tabs>
          <w:tab w:val="left" w:pos="1799"/>
        </w:tabs>
        <w:autoSpaceDE w:val="0"/>
        <w:autoSpaceDN w:val="0"/>
        <w:spacing w:after="120" w:line="360" w:lineRule="auto"/>
        <w:ind w:left="1800" w:hanging="722"/>
        <w:rPr>
          <w:rFonts w:ascii="Arial" w:eastAsia="Arial" w:hAnsi="Arial" w:cs="Arial"/>
          <w:kern w:val="0"/>
          <w14:ligatures w14:val="none"/>
        </w:rPr>
      </w:pPr>
      <w:r w:rsidRPr="00CD4B32">
        <w:rPr>
          <w:rFonts w:ascii="Arial" w:eastAsia="Arial" w:hAnsi="Arial" w:cs="Arial"/>
          <w:kern w:val="0"/>
          <w14:ligatures w14:val="none"/>
        </w:rPr>
        <w:t>Refuses</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allow</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conduct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on-site</w:t>
      </w:r>
      <w:r w:rsidRPr="00CD4B32">
        <w:rPr>
          <w:rFonts w:ascii="Arial" w:eastAsia="Arial" w:hAnsi="Arial" w:cs="Arial"/>
          <w:spacing w:val="-13"/>
          <w:kern w:val="0"/>
          <w14:ligatures w14:val="none"/>
        </w:rPr>
        <w:t xml:space="preserve"> </w:t>
      </w:r>
      <w:r w:rsidRPr="00CD4B32">
        <w:rPr>
          <w:rFonts w:ascii="Arial" w:eastAsia="Arial" w:hAnsi="Arial" w:cs="Arial"/>
          <w:spacing w:val="-2"/>
          <w:kern w:val="0"/>
          <w14:ligatures w14:val="none"/>
        </w:rPr>
        <w:t>inspection;</w:t>
      </w:r>
    </w:p>
    <w:p w14:paraId="38FD8D73" w14:textId="77777777" w:rsidR="00AA5584" w:rsidRPr="00CD4B32" w:rsidRDefault="00AA5584" w:rsidP="003F5FDB">
      <w:pPr>
        <w:numPr>
          <w:ilvl w:val="1"/>
          <w:numId w:val="25"/>
        </w:numPr>
        <w:tabs>
          <w:tab w:val="left" w:pos="1799"/>
        </w:tabs>
        <w:autoSpaceDE w:val="0"/>
        <w:autoSpaceDN w:val="0"/>
        <w:spacing w:before="229" w:after="120" w:line="360" w:lineRule="auto"/>
        <w:ind w:left="1800" w:right="509"/>
        <w:rPr>
          <w:rFonts w:ascii="Arial" w:eastAsia="Arial" w:hAnsi="Arial" w:cs="Arial"/>
          <w:kern w:val="0"/>
          <w14:ligatures w14:val="none"/>
        </w:rPr>
      </w:pPr>
      <w:r w:rsidRPr="00CD4B32">
        <w:rPr>
          <w:rFonts w:ascii="Arial" w:eastAsia="Arial" w:hAnsi="Arial" w:cs="Arial"/>
          <w:kern w:val="0"/>
          <w14:ligatures w14:val="none"/>
        </w:rPr>
        <w:t>Refuses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officer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inspect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record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18-12-402</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C.R.S.; </w:t>
      </w:r>
      <w:r w:rsidRPr="00CD4B32">
        <w:rPr>
          <w:rFonts w:ascii="Arial" w:eastAsia="Arial" w:hAnsi="Arial" w:cs="Arial"/>
          <w:spacing w:val="-6"/>
          <w:kern w:val="0"/>
          <w14:ligatures w14:val="none"/>
        </w:rPr>
        <w:t>or</w:t>
      </w:r>
    </w:p>
    <w:p w14:paraId="10BCF532" w14:textId="75131939" w:rsidR="00AA5584" w:rsidRPr="00CD4B32" w:rsidRDefault="00AA5584" w:rsidP="003F5FDB">
      <w:pPr>
        <w:numPr>
          <w:ilvl w:val="1"/>
          <w:numId w:val="25"/>
        </w:numPr>
        <w:tabs>
          <w:tab w:val="left" w:pos="1799"/>
        </w:tabs>
        <w:autoSpaceDE w:val="0"/>
        <w:autoSpaceDN w:val="0"/>
        <w:spacing w:after="120" w:line="360" w:lineRule="auto"/>
        <w:ind w:left="1800" w:hanging="722"/>
        <w:rPr>
          <w:rFonts w:ascii="Arial" w:eastAsia="Arial" w:hAnsi="Arial" w:cs="Arial"/>
          <w:kern w:val="0"/>
          <w14:ligatures w14:val="none"/>
        </w:rPr>
      </w:pPr>
      <w:r w:rsidRPr="00CD4B32">
        <w:rPr>
          <w:rFonts w:ascii="Arial" w:eastAsia="Arial" w:hAnsi="Arial" w:cs="Arial"/>
          <w:kern w:val="0"/>
          <w14:ligatures w14:val="none"/>
        </w:rPr>
        <w:t>Is</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convicted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any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offenses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described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subsection</w:t>
      </w:r>
      <w:r w:rsidRPr="00CD4B32">
        <w:rPr>
          <w:rFonts w:ascii="Arial" w:eastAsia="Arial" w:hAnsi="Arial" w:cs="Arial"/>
          <w:spacing w:val="-15"/>
          <w:kern w:val="0"/>
          <w14:ligatures w14:val="none"/>
        </w:rPr>
        <w:t xml:space="preserve"> </w:t>
      </w:r>
      <w:r w:rsidRPr="00CD4B32">
        <w:rPr>
          <w:rFonts w:ascii="Arial" w:eastAsia="Arial" w:hAnsi="Arial" w:cs="Arial"/>
          <w:kern w:val="0"/>
          <w14:ligatures w14:val="none"/>
        </w:rPr>
        <w:t>18-12-</w:t>
      </w:r>
      <w:r w:rsidRPr="00CD4B32">
        <w:rPr>
          <w:rFonts w:ascii="Arial" w:eastAsia="Arial" w:hAnsi="Arial" w:cs="Arial"/>
          <w:spacing w:val="-2"/>
          <w:kern w:val="0"/>
          <w14:ligatures w14:val="none"/>
        </w:rPr>
        <w:t>401.5(8)(a)(IV)</w:t>
      </w:r>
      <w:ins w:id="447" w:author="Barriskill, Bianca" w:date="2026-09-23T15:28:00Z" w16du:dateUtc="2026-09-23T21:28:00Z">
        <w:r w:rsidR="00025082" w:rsidRPr="00CD4B32">
          <w:rPr>
            <w:rFonts w:ascii="Arial" w:eastAsia="Arial" w:hAnsi="Arial" w:cs="Arial"/>
            <w:spacing w:val="-2"/>
            <w:kern w:val="0"/>
            <w14:ligatures w14:val="none"/>
          </w:rPr>
          <w:t>,</w:t>
        </w:r>
      </w:ins>
      <w:ins w:id="448" w:author="Barriskill, Bianca" w:date="2026-09-23T15:29:00Z" w16du:dateUtc="2026-09-23T21:29:00Z">
        <w:r w:rsidR="00025082" w:rsidRPr="00CD4B32">
          <w:rPr>
            <w:rFonts w:ascii="Arial" w:eastAsia="Arial" w:hAnsi="Arial" w:cs="Arial"/>
            <w:spacing w:val="-2"/>
            <w:kern w:val="0"/>
            <w14:ligatures w14:val="none"/>
          </w:rPr>
          <w:t xml:space="preserve"> C.</w:t>
        </w:r>
        <w:proofErr w:type="gramStart"/>
        <w:r w:rsidR="00025082" w:rsidRPr="00CD4B32">
          <w:rPr>
            <w:rFonts w:ascii="Arial" w:eastAsia="Arial" w:hAnsi="Arial" w:cs="Arial"/>
            <w:spacing w:val="-2"/>
            <w:kern w:val="0"/>
            <w14:ligatures w14:val="none"/>
          </w:rPr>
          <w:t>R.S</w:t>
        </w:r>
      </w:ins>
      <w:proofErr w:type="gramEnd"/>
      <w:del w:id="449" w:author="Barriskill, Bianca" w:date="2026-09-23T15:28:00Z" w16du:dateUtc="2026-09-23T21:28:00Z">
        <w:r w:rsidRPr="00CD4B32" w:rsidDel="00025082">
          <w:rPr>
            <w:rFonts w:ascii="Arial" w:eastAsia="Arial" w:hAnsi="Arial" w:cs="Arial"/>
            <w:spacing w:val="-2"/>
            <w:kern w:val="0"/>
            <w14:ligatures w14:val="none"/>
          </w:rPr>
          <w:delText>.</w:delText>
        </w:r>
      </w:del>
    </w:p>
    <w:p w14:paraId="3C1728C0" w14:textId="77777777" w:rsidR="00AA5584" w:rsidRPr="00CD4B32" w:rsidRDefault="00AA5584" w:rsidP="00F257C2">
      <w:pPr>
        <w:numPr>
          <w:ilvl w:val="0"/>
          <w:numId w:val="25"/>
        </w:numPr>
        <w:tabs>
          <w:tab w:val="left" w:pos="1079"/>
        </w:tabs>
        <w:autoSpaceDE w:val="0"/>
        <w:autoSpaceDN w:val="0"/>
        <w:spacing w:before="229" w:after="120" w:line="360" w:lineRule="auto"/>
        <w:ind w:hanging="723"/>
        <w:rPr>
          <w:rFonts w:ascii="Arial" w:eastAsia="Arial" w:hAnsi="Arial" w:cs="Arial"/>
          <w:kern w:val="0"/>
          <w14:ligatures w14:val="none"/>
        </w:rPr>
      </w:pPr>
      <w:r w:rsidRPr="00CD4B32">
        <w:rPr>
          <w:rFonts w:ascii="Arial" w:eastAsia="Arial" w:hAnsi="Arial" w:cs="Arial"/>
          <w:kern w:val="0"/>
          <w:u w:val="single"/>
          <w14:ligatures w14:val="none"/>
        </w:rPr>
        <w:t>Penalties</w:t>
      </w:r>
      <w:r w:rsidRPr="00CD4B32">
        <w:rPr>
          <w:rFonts w:ascii="Arial" w:eastAsia="Arial" w:hAnsi="Arial" w:cs="Arial"/>
          <w:spacing w:val="-8"/>
          <w:kern w:val="0"/>
          <w:u w:val="single"/>
          <w14:ligatures w14:val="none"/>
        </w:rPr>
        <w:t xml:space="preserve"> </w:t>
      </w:r>
      <w:r w:rsidRPr="00CD4B32">
        <w:rPr>
          <w:rFonts w:ascii="Arial" w:eastAsia="Arial" w:hAnsi="Arial" w:cs="Arial"/>
          <w:kern w:val="0"/>
          <w:u w:val="single"/>
          <w14:ligatures w14:val="none"/>
        </w:rPr>
        <w:t>if</w:t>
      </w:r>
      <w:r w:rsidRPr="00CD4B32">
        <w:rPr>
          <w:rFonts w:ascii="Arial" w:eastAsia="Arial" w:hAnsi="Arial" w:cs="Arial"/>
          <w:spacing w:val="-8"/>
          <w:kern w:val="0"/>
          <w:u w:val="single"/>
          <w14:ligatures w14:val="none"/>
        </w:rPr>
        <w:t xml:space="preserve"> </w:t>
      </w:r>
      <w:r w:rsidRPr="00CD4B32">
        <w:rPr>
          <w:rFonts w:ascii="Arial" w:eastAsia="Arial" w:hAnsi="Arial" w:cs="Arial"/>
          <w:kern w:val="0"/>
          <w:u w:val="single"/>
          <w14:ligatures w14:val="none"/>
        </w:rPr>
        <w:t>a</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Dealer</w:t>
      </w:r>
      <w:r w:rsidRPr="00CD4B32">
        <w:rPr>
          <w:rFonts w:ascii="Arial" w:eastAsia="Arial" w:hAnsi="Arial" w:cs="Arial"/>
          <w:spacing w:val="-5"/>
          <w:kern w:val="0"/>
          <w:u w:val="single"/>
          <w14:ligatures w14:val="none"/>
        </w:rPr>
        <w:t xml:space="preserve"> </w:t>
      </w:r>
      <w:r w:rsidRPr="00CD4B32">
        <w:rPr>
          <w:rFonts w:ascii="Arial" w:eastAsia="Arial" w:hAnsi="Arial" w:cs="Arial"/>
          <w:kern w:val="0"/>
          <w:u w:val="single"/>
          <w14:ligatures w14:val="none"/>
        </w:rPr>
        <w:t>Knowingly</w:t>
      </w:r>
      <w:r w:rsidRPr="00CD4B32">
        <w:rPr>
          <w:rFonts w:ascii="Arial" w:eastAsia="Arial" w:hAnsi="Arial" w:cs="Arial"/>
          <w:spacing w:val="-4"/>
          <w:kern w:val="0"/>
          <w:u w:val="single"/>
          <w14:ligatures w14:val="none"/>
        </w:rPr>
        <w:t xml:space="preserve"> </w:t>
      </w:r>
      <w:r w:rsidRPr="00CD4B32">
        <w:rPr>
          <w:rFonts w:ascii="Arial" w:eastAsia="Arial" w:hAnsi="Arial" w:cs="Arial"/>
          <w:kern w:val="0"/>
          <w:u w:val="single"/>
          <w14:ligatures w14:val="none"/>
        </w:rPr>
        <w:t>Employs</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a</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Person</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in</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Violation</w:t>
      </w:r>
      <w:r w:rsidRPr="00CD4B32">
        <w:rPr>
          <w:rFonts w:ascii="Arial" w:eastAsia="Arial" w:hAnsi="Arial" w:cs="Arial"/>
          <w:spacing w:val="-6"/>
          <w:kern w:val="0"/>
          <w:u w:val="single"/>
          <w14:ligatures w14:val="none"/>
        </w:rPr>
        <w:t xml:space="preserve"> </w:t>
      </w:r>
      <w:r w:rsidRPr="00CD4B32">
        <w:rPr>
          <w:rFonts w:ascii="Arial" w:eastAsia="Arial" w:hAnsi="Arial" w:cs="Arial"/>
          <w:kern w:val="0"/>
          <w:u w:val="single"/>
          <w14:ligatures w14:val="none"/>
        </w:rPr>
        <w:t>of</w:t>
      </w:r>
      <w:r w:rsidRPr="00CD4B32">
        <w:rPr>
          <w:rFonts w:ascii="Arial" w:eastAsia="Arial" w:hAnsi="Arial" w:cs="Arial"/>
          <w:spacing w:val="-8"/>
          <w:kern w:val="0"/>
          <w:u w:val="single"/>
          <w14:ligatures w14:val="none"/>
        </w:rPr>
        <w:t xml:space="preserve"> </w:t>
      </w:r>
      <w:r w:rsidRPr="00CD4B32">
        <w:rPr>
          <w:rFonts w:ascii="Arial" w:eastAsia="Arial" w:hAnsi="Arial" w:cs="Arial"/>
          <w:kern w:val="0"/>
          <w:u w:val="single"/>
          <w14:ligatures w14:val="none"/>
        </w:rPr>
        <w:t>Section</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18-12-407,</w:t>
      </w:r>
      <w:r w:rsidRPr="00CD4B32">
        <w:rPr>
          <w:rFonts w:ascii="Arial" w:eastAsia="Arial" w:hAnsi="Arial" w:cs="Arial"/>
          <w:spacing w:val="-25"/>
          <w:kern w:val="0"/>
          <w:u w:val="single"/>
          <w14:ligatures w14:val="none"/>
        </w:rPr>
        <w:t xml:space="preserve"> </w:t>
      </w:r>
      <w:r w:rsidRPr="00CD4B32">
        <w:rPr>
          <w:rFonts w:ascii="Arial" w:eastAsia="Arial" w:hAnsi="Arial" w:cs="Arial"/>
          <w:spacing w:val="-2"/>
          <w:kern w:val="0"/>
          <w:u w:val="single"/>
          <w14:ligatures w14:val="none"/>
        </w:rPr>
        <w:t>C.R.S.</w:t>
      </w:r>
    </w:p>
    <w:p w14:paraId="447BCA12" w14:textId="77777777" w:rsidR="00AA5584" w:rsidRPr="00CD4B32" w:rsidRDefault="00AA5584" w:rsidP="00F257C2">
      <w:pPr>
        <w:numPr>
          <w:ilvl w:val="1"/>
          <w:numId w:val="25"/>
        </w:numPr>
        <w:tabs>
          <w:tab w:val="left" w:pos="1799"/>
        </w:tabs>
        <w:autoSpaceDE w:val="0"/>
        <w:autoSpaceDN w:val="0"/>
        <w:spacing w:after="120" w:line="360" w:lineRule="auto"/>
        <w:ind w:right="510"/>
        <w:rPr>
          <w:rFonts w:ascii="Arial" w:eastAsia="Arial" w:hAnsi="Arial" w:cs="Arial"/>
          <w:kern w:val="0"/>
          <w14:ligatures w14:val="none"/>
        </w:rPr>
      </w:pP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issue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written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warning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 includes a description of the offense and the penalty for subsequent</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offenses.</w:t>
      </w:r>
    </w:p>
    <w:p w14:paraId="203595E2" w14:textId="77777777" w:rsidR="00AA5584" w:rsidRPr="00CD4B32" w:rsidRDefault="00AA5584" w:rsidP="00F257C2">
      <w:pPr>
        <w:numPr>
          <w:ilvl w:val="1"/>
          <w:numId w:val="25"/>
        </w:numPr>
        <w:tabs>
          <w:tab w:val="left" w:pos="1799"/>
        </w:tabs>
        <w:autoSpaceDE w:val="0"/>
        <w:autoSpaceDN w:val="0"/>
        <w:spacing w:after="120" w:line="360" w:lineRule="auto"/>
        <w:ind w:left="1800" w:right="403" w:hanging="720"/>
        <w:rPr>
          <w:rFonts w:ascii="Arial" w:eastAsia="Arial" w:hAnsi="Arial" w:cs="Arial"/>
          <w:kern w:val="0"/>
          <w14:ligatures w14:val="none"/>
        </w:rPr>
      </w:pP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second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subsequent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revoke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 xml:space="preserve">State </w:t>
      </w:r>
      <w:r w:rsidRPr="00CD4B32">
        <w:rPr>
          <w:rFonts w:ascii="Arial" w:eastAsia="Arial" w:hAnsi="Arial" w:cs="Arial"/>
          <w:spacing w:val="-2"/>
          <w:kern w:val="0"/>
          <w14:ligatures w14:val="none"/>
        </w:rPr>
        <w:t>Permit.</w:t>
      </w:r>
    </w:p>
    <w:p w14:paraId="42C3C72F" w14:textId="77777777" w:rsidR="00AA5584" w:rsidRPr="00CD4B32" w:rsidRDefault="00AA5584" w:rsidP="00F257C2">
      <w:pPr>
        <w:numPr>
          <w:ilvl w:val="2"/>
          <w:numId w:val="25"/>
        </w:numPr>
        <w:tabs>
          <w:tab w:val="left" w:pos="2519"/>
        </w:tabs>
        <w:autoSpaceDE w:val="0"/>
        <w:autoSpaceDN w:val="0"/>
        <w:spacing w:before="229" w:after="120" w:line="360" w:lineRule="auto"/>
        <w:ind w:right="601"/>
        <w:rPr>
          <w:rFonts w:ascii="Arial" w:eastAsia="Arial" w:hAnsi="Arial" w:cs="Arial"/>
          <w:kern w:val="0"/>
          <w14:ligatures w14:val="none"/>
        </w:rPr>
      </w:pPr>
      <w:r w:rsidRPr="00CD4B32">
        <w:rPr>
          <w:rFonts w:ascii="Arial" w:eastAsia="Arial" w:hAnsi="Arial" w:cs="Arial"/>
          <w:kern w:val="0"/>
          <w14:ligatures w14:val="none"/>
        </w:rPr>
        <w:lastRenderedPageBreak/>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its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revoked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pursuant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paragraph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(B)(2)</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of this Rule may apply for a new Permit no sooner than three (3) years after the </w:t>
      </w:r>
      <w:r w:rsidRPr="00CD4B32">
        <w:rPr>
          <w:rFonts w:ascii="Arial" w:eastAsia="Arial" w:hAnsi="Arial" w:cs="Arial"/>
          <w:spacing w:val="-2"/>
          <w:kern w:val="0"/>
          <w14:ligatures w14:val="none"/>
        </w:rPr>
        <w:t>revocation.</w:t>
      </w:r>
    </w:p>
    <w:p w14:paraId="6BBD25DF" w14:textId="77777777" w:rsidR="00AA5584" w:rsidRPr="00CD4B32" w:rsidRDefault="00AA5584" w:rsidP="00F257C2">
      <w:pPr>
        <w:numPr>
          <w:ilvl w:val="0"/>
          <w:numId w:val="25"/>
        </w:numPr>
        <w:tabs>
          <w:tab w:val="left" w:pos="1080"/>
        </w:tabs>
        <w:autoSpaceDE w:val="0"/>
        <w:autoSpaceDN w:val="0"/>
        <w:spacing w:before="228" w:after="120" w:line="360" w:lineRule="auto"/>
        <w:ind w:hanging="723"/>
        <w:rPr>
          <w:rFonts w:ascii="Arial" w:eastAsia="Arial" w:hAnsi="Arial" w:cs="Arial"/>
          <w:kern w:val="0"/>
          <w14:ligatures w14:val="none"/>
        </w:rPr>
      </w:pPr>
      <w:r w:rsidRPr="00CD4B32">
        <w:rPr>
          <w:rFonts w:ascii="Arial" w:eastAsia="Arial" w:hAnsi="Arial" w:cs="Arial"/>
          <w:kern w:val="0"/>
          <w:u w:val="single"/>
          <w14:ligatures w14:val="none"/>
        </w:rPr>
        <w:t>Penalties</w:t>
      </w:r>
      <w:r w:rsidRPr="00CD4B32">
        <w:rPr>
          <w:rFonts w:ascii="Arial" w:eastAsia="Arial" w:hAnsi="Arial" w:cs="Arial"/>
          <w:spacing w:val="-14"/>
          <w:kern w:val="0"/>
          <w:u w:val="single"/>
          <w14:ligatures w14:val="none"/>
        </w:rPr>
        <w:t xml:space="preserve"> </w:t>
      </w:r>
      <w:r w:rsidRPr="00CD4B32">
        <w:rPr>
          <w:rFonts w:ascii="Arial" w:eastAsia="Arial" w:hAnsi="Arial" w:cs="Arial"/>
          <w:kern w:val="0"/>
          <w:u w:val="single"/>
          <w14:ligatures w14:val="none"/>
        </w:rPr>
        <w:t>for</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the</w:t>
      </w:r>
      <w:r w:rsidRPr="00CD4B32">
        <w:rPr>
          <w:rFonts w:ascii="Arial" w:eastAsia="Arial" w:hAnsi="Arial" w:cs="Arial"/>
          <w:spacing w:val="-9"/>
          <w:kern w:val="0"/>
          <w:u w:val="single"/>
          <w14:ligatures w14:val="none"/>
        </w:rPr>
        <w:t xml:space="preserve"> </w:t>
      </w:r>
      <w:r w:rsidRPr="00CD4B32">
        <w:rPr>
          <w:rFonts w:ascii="Arial" w:eastAsia="Arial" w:hAnsi="Arial" w:cs="Arial"/>
          <w:kern w:val="0"/>
          <w:u w:val="single"/>
          <w14:ligatures w14:val="none"/>
        </w:rPr>
        <w:t>Offenses</w:t>
      </w:r>
      <w:r w:rsidRPr="00CD4B32">
        <w:rPr>
          <w:rFonts w:ascii="Arial" w:eastAsia="Arial" w:hAnsi="Arial" w:cs="Arial"/>
          <w:spacing w:val="-9"/>
          <w:kern w:val="0"/>
          <w:u w:val="single"/>
          <w14:ligatures w14:val="none"/>
        </w:rPr>
        <w:t xml:space="preserve"> </w:t>
      </w:r>
      <w:r w:rsidRPr="00CD4B32">
        <w:rPr>
          <w:rFonts w:ascii="Arial" w:eastAsia="Arial" w:hAnsi="Arial" w:cs="Arial"/>
          <w:kern w:val="0"/>
          <w:u w:val="single"/>
          <w14:ligatures w14:val="none"/>
        </w:rPr>
        <w:t>Identified</w:t>
      </w:r>
      <w:r w:rsidRPr="00CD4B32">
        <w:rPr>
          <w:rFonts w:ascii="Arial" w:eastAsia="Arial" w:hAnsi="Arial" w:cs="Arial"/>
          <w:spacing w:val="-7"/>
          <w:kern w:val="0"/>
          <w:u w:val="single"/>
          <w14:ligatures w14:val="none"/>
        </w:rPr>
        <w:t xml:space="preserve"> </w:t>
      </w:r>
      <w:r w:rsidRPr="00CD4B32">
        <w:rPr>
          <w:rFonts w:ascii="Arial" w:eastAsia="Arial" w:hAnsi="Arial" w:cs="Arial"/>
          <w:kern w:val="0"/>
          <w:u w:val="single"/>
          <w14:ligatures w14:val="none"/>
        </w:rPr>
        <w:t>in</w:t>
      </w:r>
      <w:r w:rsidRPr="00CD4B32">
        <w:rPr>
          <w:rFonts w:ascii="Arial" w:eastAsia="Arial" w:hAnsi="Arial" w:cs="Arial"/>
          <w:spacing w:val="-8"/>
          <w:kern w:val="0"/>
          <w:u w:val="single"/>
          <w14:ligatures w14:val="none"/>
        </w:rPr>
        <w:t xml:space="preserve"> </w:t>
      </w:r>
      <w:r w:rsidRPr="00CD4B32">
        <w:rPr>
          <w:rFonts w:ascii="Arial" w:eastAsia="Arial" w:hAnsi="Arial" w:cs="Arial"/>
          <w:kern w:val="0"/>
          <w:u w:val="single"/>
          <w14:ligatures w14:val="none"/>
        </w:rPr>
        <w:t>Subsections</w:t>
      </w:r>
      <w:r w:rsidRPr="00CD4B32">
        <w:rPr>
          <w:rFonts w:ascii="Arial" w:eastAsia="Arial" w:hAnsi="Arial" w:cs="Arial"/>
          <w:spacing w:val="-8"/>
          <w:kern w:val="0"/>
          <w:u w:val="single"/>
          <w14:ligatures w14:val="none"/>
        </w:rPr>
        <w:t xml:space="preserve"> </w:t>
      </w:r>
      <w:r w:rsidRPr="00CD4B32">
        <w:rPr>
          <w:rFonts w:ascii="Arial" w:eastAsia="Arial" w:hAnsi="Arial" w:cs="Arial"/>
          <w:kern w:val="0"/>
          <w:u w:val="single"/>
          <w14:ligatures w14:val="none"/>
        </w:rPr>
        <w:t>18-12-401.5(7)</w:t>
      </w:r>
      <w:r w:rsidRPr="00CD4B32">
        <w:rPr>
          <w:rFonts w:ascii="Arial" w:eastAsia="Arial" w:hAnsi="Arial" w:cs="Arial"/>
          <w:spacing w:val="-8"/>
          <w:kern w:val="0"/>
          <w:u w:val="single"/>
          <w14:ligatures w14:val="none"/>
        </w:rPr>
        <w:t xml:space="preserve"> </w:t>
      </w:r>
      <w:r w:rsidRPr="00CD4B32">
        <w:rPr>
          <w:rFonts w:ascii="Arial" w:eastAsia="Arial" w:hAnsi="Arial" w:cs="Arial"/>
          <w:kern w:val="0"/>
          <w:u w:val="single"/>
          <w14:ligatures w14:val="none"/>
        </w:rPr>
        <w:t>and</w:t>
      </w:r>
      <w:r w:rsidRPr="00CD4B32">
        <w:rPr>
          <w:rFonts w:ascii="Arial" w:eastAsia="Arial" w:hAnsi="Arial" w:cs="Arial"/>
          <w:spacing w:val="-10"/>
          <w:kern w:val="0"/>
          <w:u w:val="single"/>
          <w14:ligatures w14:val="none"/>
        </w:rPr>
        <w:t xml:space="preserve"> </w:t>
      </w:r>
      <w:r w:rsidRPr="00CD4B32">
        <w:rPr>
          <w:rFonts w:ascii="Arial" w:eastAsia="Arial" w:hAnsi="Arial" w:cs="Arial"/>
          <w:kern w:val="0"/>
          <w:u w:val="single"/>
          <w14:ligatures w14:val="none"/>
        </w:rPr>
        <w:t>18-12-406,</w:t>
      </w:r>
      <w:r w:rsidRPr="00CD4B32">
        <w:rPr>
          <w:rFonts w:ascii="Arial" w:eastAsia="Arial" w:hAnsi="Arial" w:cs="Arial"/>
          <w:spacing w:val="-20"/>
          <w:kern w:val="0"/>
          <w:u w:val="single"/>
          <w14:ligatures w14:val="none"/>
        </w:rPr>
        <w:t xml:space="preserve"> </w:t>
      </w:r>
      <w:r w:rsidRPr="00CD4B32">
        <w:rPr>
          <w:rFonts w:ascii="Arial" w:eastAsia="Arial" w:hAnsi="Arial" w:cs="Arial"/>
          <w:spacing w:val="-2"/>
          <w:kern w:val="0"/>
          <w:u w:val="single"/>
          <w14:ligatures w14:val="none"/>
        </w:rPr>
        <w:t>C.R.S.</w:t>
      </w:r>
    </w:p>
    <w:p w14:paraId="32798041" w14:textId="77777777" w:rsidR="00AA5584" w:rsidRPr="00CD4B32" w:rsidRDefault="00AA5584" w:rsidP="00F257C2">
      <w:pPr>
        <w:numPr>
          <w:ilvl w:val="1"/>
          <w:numId w:val="25"/>
        </w:numPr>
        <w:tabs>
          <w:tab w:val="left" w:pos="1799"/>
        </w:tabs>
        <w:autoSpaceDE w:val="0"/>
        <w:autoSpaceDN w:val="0"/>
        <w:spacing w:after="120" w:line="360" w:lineRule="auto"/>
        <w:ind w:right="509"/>
        <w:rPr>
          <w:rFonts w:ascii="Arial" w:eastAsia="Arial" w:hAnsi="Arial" w:cs="Arial"/>
          <w:kern w:val="0"/>
          <w14:ligatures w14:val="none"/>
        </w:rPr>
      </w:pP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first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issue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written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warning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 includes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description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possible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penalties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subsequent</w:t>
      </w:r>
      <w:r w:rsidRPr="00CD4B32">
        <w:rPr>
          <w:rFonts w:ascii="Arial" w:eastAsia="Arial" w:hAnsi="Arial" w:cs="Arial"/>
          <w:spacing w:val="-36"/>
          <w:kern w:val="0"/>
          <w14:ligatures w14:val="none"/>
        </w:rPr>
        <w:t xml:space="preserve"> </w:t>
      </w:r>
      <w:r w:rsidRPr="00CD4B32">
        <w:rPr>
          <w:rFonts w:ascii="Arial" w:eastAsia="Arial" w:hAnsi="Arial" w:cs="Arial"/>
          <w:kern w:val="0"/>
          <w14:ligatures w14:val="none"/>
        </w:rPr>
        <w:t>offenses.</w:t>
      </w:r>
    </w:p>
    <w:p w14:paraId="1E1ED74B" w14:textId="77777777" w:rsidR="00AA5584" w:rsidRPr="00CD4B32" w:rsidRDefault="00AA5584" w:rsidP="00F257C2">
      <w:pPr>
        <w:numPr>
          <w:ilvl w:val="1"/>
          <w:numId w:val="25"/>
        </w:numPr>
        <w:tabs>
          <w:tab w:val="left" w:pos="1799"/>
        </w:tabs>
        <w:autoSpaceDE w:val="0"/>
        <w:autoSpaceDN w:val="0"/>
        <w:spacing w:after="120" w:line="360" w:lineRule="auto"/>
        <w:ind w:right="797"/>
        <w:rPr>
          <w:rFonts w:ascii="Arial" w:eastAsia="Arial" w:hAnsi="Arial" w:cs="Arial"/>
          <w:kern w:val="0"/>
          <w14:ligatures w14:val="none"/>
        </w:rPr>
      </w:pPr>
      <w:r w:rsidRPr="00CD4B32">
        <w:rPr>
          <w:rFonts w:ascii="Arial" w:eastAsia="Arial" w:hAnsi="Arial" w:cs="Arial"/>
          <w:kern w:val="0"/>
          <w14:ligatures w14:val="none"/>
        </w:rPr>
        <w:t>For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second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subsequent</w:t>
      </w:r>
      <w:r w:rsidRPr="00CD4B32">
        <w:rPr>
          <w:rFonts w:ascii="Arial" w:eastAsia="Arial" w:hAnsi="Arial" w:cs="Arial"/>
          <w:spacing w:val="-4"/>
          <w:kern w:val="0"/>
          <w14:ligatures w14:val="none"/>
        </w:rPr>
        <w:t xml:space="preserve"> </w:t>
      </w:r>
      <w:proofErr w:type="gramStart"/>
      <w:r w:rsidRPr="00CD4B32">
        <w:rPr>
          <w:rFonts w:ascii="Arial" w:eastAsia="Arial" w:hAnsi="Arial" w:cs="Arial"/>
          <w:kern w:val="0"/>
          <w14:ligatures w14:val="none"/>
        </w:rPr>
        <w:t>offenses</w:t>
      </w:r>
      <w:proofErr w:type="gramEnd"/>
      <w:r w:rsidRPr="00CD4B32">
        <w:rPr>
          <w:rFonts w:ascii="Arial" w:eastAsia="Arial" w:hAnsi="Arial" w:cs="Arial"/>
          <w:kern w:val="0"/>
          <w14:ligatures w14:val="none"/>
        </w:rPr>
        <w: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impose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one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 following penalties, to be determined in accordance with the factors set forth in subparagraph (C)(3) of this Rule:</w:t>
      </w:r>
    </w:p>
    <w:p w14:paraId="20362340" w14:textId="77777777" w:rsidR="00AA5584" w:rsidRPr="00CD4B32" w:rsidRDefault="00AA5584" w:rsidP="00F257C2">
      <w:pPr>
        <w:numPr>
          <w:ilvl w:val="2"/>
          <w:numId w:val="25"/>
        </w:numPr>
        <w:tabs>
          <w:tab w:val="left" w:pos="2519"/>
        </w:tabs>
        <w:autoSpaceDE w:val="0"/>
        <w:autoSpaceDN w:val="0"/>
        <w:spacing w:before="229" w:after="120" w:line="360" w:lineRule="auto"/>
        <w:ind w:right="680"/>
        <w:rPr>
          <w:rFonts w:ascii="Arial" w:eastAsia="Arial" w:hAnsi="Arial" w:cs="Arial"/>
          <w:kern w:val="0"/>
          <w14:ligatures w14:val="none"/>
        </w:rPr>
      </w:pPr>
      <w:r w:rsidRPr="00CD4B32">
        <w:rPr>
          <w:rFonts w:ascii="Arial" w:eastAsia="Arial" w:hAnsi="Arial" w:cs="Arial"/>
          <w:kern w:val="0"/>
          <w14:ligatures w14:val="none"/>
        </w:rPr>
        <w:t>Issue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written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warning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includes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description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offense and the penalty for subsequent offenses;</w:t>
      </w:r>
    </w:p>
    <w:p w14:paraId="57F32145" w14:textId="77777777" w:rsidR="00AA5584" w:rsidRPr="00CD4B32" w:rsidRDefault="00AA5584" w:rsidP="00F257C2">
      <w:pPr>
        <w:numPr>
          <w:ilvl w:val="3"/>
          <w:numId w:val="25"/>
        </w:numPr>
        <w:tabs>
          <w:tab w:val="left" w:pos="3240"/>
        </w:tabs>
        <w:autoSpaceDE w:val="0"/>
        <w:autoSpaceDN w:val="0"/>
        <w:spacing w:before="229" w:after="120" w:line="360" w:lineRule="auto"/>
        <w:ind w:right="548"/>
        <w:rPr>
          <w:rFonts w:ascii="Arial" w:eastAsia="Arial" w:hAnsi="Arial" w:cs="Arial"/>
          <w:kern w:val="0"/>
          <w14:ligatures w14:val="none"/>
        </w:rPr>
      </w:pPr>
      <w:r w:rsidRPr="00CD4B32">
        <w:rPr>
          <w:rFonts w:ascii="Arial" w:eastAsia="Arial" w:hAnsi="Arial" w:cs="Arial"/>
          <w:kern w:val="0"/>
          <w14:ligatures w14:val="none"/>
        </w:rPr>
        <w:t>Multiple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warnings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issued,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when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appropriate,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discretion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 the Department.</w:t>
      </w:r>
    </w:p>
    <w:p w14:paraId="1E2CBBE6" w14:textId="59B2B27A" w:rsidR="00AA5584" w:rsidRPr="00CD4B32" w:rsidRDefault="00AA5584" w:rsidP="00F257C2">
      <w:pPr>
        <w:numPr>
          <w:ilvl w:val="2"/>
          <w:numId w:val="25"/>
        </w:numPr>
        <w:tabs>
          <w:tab w:val="left" w:pos="2519"/>
        </w:tabs>
        <w:autoSpaceDE w:val="0"/>
        <w:autoSpaceDN w:val="0"/>
        <w:spacing w:after="120" w:line="360" w:lineRule="auto"/>
        <w:ind w:right="1265"/>
        <w:rPr>
          <w:rFonts w:ascii="Arial" w:eastAsia="Arial" w:hAnsi="Arial" w:cs="Arial"/>
          <w:kern w:val="0"/>
          <w14:ligatures w14:val="none"/>
        </w:rPr>
      </w:pPr>
      <w:del w:id="450" w:author="Barriskill, Bianca" w:date="2026-08-25T10:30:00Z" w16du:dateUtc="2026-08-25T16:30:00Z">
        <w:r w:rsidRPr="00CD4B32" w:rsidDel="00F34F49">
          <w:rPr>
            <w:rFonts w:ascii="Arial" w:eastAsia="Arial" w:hAnsi="Arial" w:cs="Arial"/>
            <w:kern w:val="0"/>
            <w14:ligatures w14:val="none"/>
          </w:rPr>
          <w:delText>Suspend</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the</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Dealer’s</w:delText>
        </w:r>
        <w:r w:rsidRPr="00CD4B32" w:rsidDel="00F34F49">
          <w:rPr>
            <w:rFonts w:ascii="Arial" w:eastAsia="Arial" w:hAnsi="Arial" w:cs="Arial"/>
            <w:spacing w:val="-1"/>
            <w:kern w:val="0"/>
            <w14:ligatures w14:val="none"/>
          </w:rPr>
          <w:delText xml:space="preserve"> </w:delText>
        </w:r>
        <w:r w:rsidRPr="00CD4B32" w:rsidDel="00F34F49">
          <w:rPr>
            <w:rFonts w:ascii="Arial" w:eastAsia="Arial" w:hAnsi="Arial" w:cs="Arial"/>
            <w:kern w:val="0"/>
            <w14:ligatures w14:val="none"/>
          </w:rPr>
          <w:delText>State</w:delText>
        </w:r>
        <w:r w:rsidRPr="00CD4B32" w:rsidDel="00F34F49">
          <w:rPr>
            <w:rFonts w:ascii="Arial" w:eastAsia="Arial" w:hAnsi="Arial" w:cs="Arial"/>
            <w:spacing w:val="-3"/>
            <w:kern w:val="0"/>
            <w14:ligatures w14:val="none"/>
          </w:rPr>
          <w:delText xml:space="preserve"> </w:delText>
        </w:r>
        <w:r w:rsidRPr="00CD4B32" w:rsidDel="00F34F49">
          <w:rPr>
            <w:rFonts w:ascii="Arial" w:eastAsia="Arial" w:hAnsi="Arial" w:cs="Arial"/>
            <w:kern w:val="0"/>
            <w14:ligatures w14:val="none"/>
          </w:rPr>
          <w:delText>Permit</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for</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a</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period</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to</w:delText>
        </w:r>
        <w:r w:rsidRPr="00CD4B32" w:rsidDel="00F34F49">
          <w:rPr>
            <w:rFonts w:ascii="Arial" w:eastAsia="Arial" w:hAnsi="Arial" w:cs="Arial"/>
            <w:spacing w:val="-3"/>
            <w:kern w:val="0"/>
            <w14:ligatures w14:val="none"/>
          </w:rPr>
          <w:delText xml:space="preserve"> </w:delText>
        </w:r>
        <w:r w:rsidRPr="00CD4B32" w:rsidDel="00F34F49">
          <w:rPr>
            <w:rFonts w:ascii="Arial" w:eastAsia="Arial" w:hAnsi="Arial" w:cs="Arial"/>
            <w:kern w:val="0"/>
            <w14:ligatures w14:val="none"/>
          </w:rPr>
          <w:delText>be</w:delText>
        </w:r>
        <w:r w:rsidRPr="00CD4B32" w:rsidDel="00F34F49">
          <w:rPr>
            <w:rFonts w:ascii="Arial" w:eastAsia="Arial" w:hAnsi="Arial" w:cs="Arial"/>
            <w:spacing w:val="-3"/>
            <w:kern w:val="0"/>
            <w14:ligatures w14:val="none"/>
          </w:rPr>
          <w:delText xml:space="preserve"> </w:delText>
        </w:r>
        <w:r w:rsidRPr="00CD4B32" w:rsidDel="00F34F49">
          <w:rPr>
            <w:rFonts w:ascii="Arial" w:eastAsia="Arial" w:hAnsi="Arial" w:cs="Arial"/>
            <w:kern w:val="0"/>
            <w14:ligatures w14:val="none"/>
          </w:rPr>
          <w:delText>determined</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by</w:delText>
        </w:r>
        <w:r w:rsidRPr="00CD4B32" w:rsidDel="00F34F49">
          <w:rPr>
            <w:rFonts w:ascii="Arial" w:eastAsia="Arial" w:hAnsi="Arial" w:cs="Arial"/>
            <w:spacing w:val="-4"/>
            <w:kern w:val="0"/>
            <w14:ligatures w14:val="none"/>
          </w:rPr>
          <w:delText xml:space="preserve"> </w:delText>
        </w:r>
        <w:r w:rsidRPr="00CD4B32" w:rsidDel="00F34F49">
          <w:rPr>
            <w:rFonts w:ascii="Arial" w:eastAsia="Arial" w:hAnsi="Arial" w:cs="Arial"/>
            <w:kern w:val="0"/>
            <w14:ligatures w14:val="none"/>
          </w:rPr>
          <w:delText>the Executive Director; or</w:delText>
        </w:r>
      </w:del>
      <w:ins w:id="451" w:author="Barriskill, Bianca" w:date="2026-08-25T10:30:00Z" w16du:dateUtc="2026-08-25T16:30:00Z">
        <w:r w:rsidR="00F34F49" w:rsidRPr="00CD4B32">
          <w:rPr>
            <w:rFonts w:ascii="Arial" w:hAnsi="Arial" w:cs="Arial"/>
            <w:color w:val="000000"/>
          </w:rPr>
          <w:t xml:space="preserve">For a second or subsequent offense committed on or after January 1, 2027, </w:t>
        </w:r>
        <w:proofErr w:type="gramStart"/>
        <w:r w:rsidR="00F34F49" w:rsidRPr="00CD4B32">
          <w:rPr>
            <w:rFonts w:ascii="Arial" w:hAnsi="Arial" w:cs="Arial"/>
            <w:color w:val="000000"/>
          </w:rPr>
          <w:t>impose</w:t>
        </w:r>
        <w:proofErr w:type="gramEnd"/>
        <w:r w:rsidR="00F34F49" w:rsidRPr="00CD4B32">
          <w:rPr>
            <w:rFonts w:ascii="Arial" w:hAnsi="Arial" w:cs="Arial"/>
            <w:color w:val="000000"/>
          </w:rPr>
          <w:t xml:space="preserve"> a fine of up to seventy-five thousand dollars ($75,000.00), the range and amount of which shall be determined in accordance with paragraph (D) of this rule</w:t>
        </w:r>
      </w:ins>
    </w:p>
    <w:p w14:paraId="3AB75470" w14:textId="0B11FC2C" w:rsidR="00AA5584" w:rsidRPr="00CD4B32" w:rsidRDefault="00AA5584" w:rsidP="00F257C2">
      <w:pPr>
        <w:numPr>
          <w:ilvl w:val="2"/>
          <w:numId w:val="25"/>
        </w:numPr>
        <w:tabs>
          <w:tab w:val="left" w:pos="2519"/>
        </w:tabs>
        <w:autoSpaceDE w:val="0"/>
        <w:autoSpaceDN w:val="0"/>
        <w:spacing w:after="120" w:line="360" w:lineRule="auto"/>
        <w:ind w:hanging="719"/>
        <w:rPr>
          <w:ins w:id="452" w:author="Barriskill, Bianca" w:date="2026-08-25T10:33:00Z" w16du:dateUtc="2026-08-25T16:33:00Z"/>
          <w:rFonts w:ascii="Arial" w:eastAsia="Arial" w:hAnsi="Arial" w:cs="Arial"/>
          <w:kern w:val="0"/>
          <w14:ligatures w14:val="none"/>
          <w:rPrChange w:id="453" w:author="Barriskill, Bianca" w:date="2026-08-25T10:33:00Z" w16du:dateUtc="2026-08-25T16:33:00Z">
            <w:rPr>
              <w:ins w:id="454" w:author="Barriskill, Bianca" w:date="2026-08-25T10:33:00Z" w16du:dateUtc="2026-08-25T16:33:00Z"/>
              <w:rFonts w:ascii="Arial" w:hAnsi="Arial" w:cs="Arial"/>
              <w:color w:val="000000"/>
              <w:sz w:val="20"/>
              <w:szCs w:val="20"/>
            </w:rPr>
          </w:rPrChange>
        </w:rPr>
      </w:pPr>
      <w:del w:id="455" w:author="Barriskill, Bianca" w:date="2026-08-25T10:32:00Z" w16du:dateUtc="2026-08-25T16:32:00Z">
        <w:r w:rsidRPr="00CD4B32" w:rsidDel="00F34F49">
          <w:rPr>
            <w:rFonts w:ascii="Arial" w:eastAsia="Arial" w:hAnsi="Arial" w:cs="Arial"/>
            <w:kern w:val="0"/>
            <w14:ligatures w14:val="none"/>
          </w:rPr>
          <w:delText>Revoke</w:delText>
        </w:r>
        <w:r w:rsidRPr="00CD4B32" w:rsidDel="00F34F49">
          <w:rPr>
            <w:rFonts w:ascii="Arial" w:eastAsia="Arial" w:hAnsi="Arial" w:cs="Arial"/>
            <w:spacing w:val="-7"/>
            <w:kern w:val="0"/>
            <w14:ligatures w14:val="none"/>
          </w:rPr>
          <w:delText xml:space="preserve"> </w:delText>
        </w:r>
        <w:r w:rsidRPr="00CD4B32" w:rsidDel="00F34F49">
          <w:rPr>
            <w:rFonts w:ascii="Arial" w:eastAsia="Arial" w:hAnsi="Arial" w:cs="Arial"/>
            <w:kern w:val="0"/>
            <w14:ligatures w14:val="none"/>
          </w:rPr>
          <w:delText>the</w:delText>
        </w:r>
        <w:r w:rsidRPr="00CD4B32" w:rsidDel="00F34F49">
          <w:rPr>
            <w:rFonts w:ascii="Arial" w:eastAsia="Arial" w:hAnsi="Arial" w:cs="Arial"/>
            <w:spacing w:val="-7"/>
            <w:kern w:val="0"/>
            <w14:ligatures w14:val="none"/>
          </w:rPr>
          <w:delText xml:space="preserve"> </w:delText>
        </w:r>
        <w:r w:rsidRPr="00CD4B32" w:rsidDel="00F34F49">
          <w:rPr>
            <w:rFonts w:ascii="Arial" w:eastAsia="Arial" w:hAnsi="Arial" w:cs="Arial"/>
            <w:kern w:val="0"/>
            <w14:ligatures w14:val="none"/>
          </w:rPr>
          <w:delText>Dealer’s</w:delText>
        </w:r>
        <w:r w:rsidRPr="00CD4B32" w:rsidDel="00F34F49">
          <w:rPr>
            <w:rFonts w:ascii="Arial" w:eastAsia="Arial" w:hAnsi="Arial" w:cs="Arial"/>
            <w:spacing w:val="-5"/>
            <w:kern w:val="0"/>
            <w14:ligatures w14:val="none"/>
          </w:rPr>
          <w:delText xml:space="preserve"> </w:delText>
        </w:r>
        <w:r w:rsidRPr="00CD4B32" w:rsidDel="00F34F49">
          <w:rPr>
            <w:rFonts w:ascii="Arial" w:eastAsia="Arial" w:hAnsi="Arial" w:cs="Arial"/>
            <w:kern w:val="0"/>
            <w14:ligatures w14:val="none"/>
          </w:rPr>
          <w:delText>State</w:delText>
        </w:r>
        <w:r w:rsidRPr="00CD4B32" w:rsidDel="00F34F49">
          <w:rPr>
            <w:rFonts w:ascii="Arial" w:eastAsia="Arial" w:hAnsi="Arial" w:cs="Arial"/>
            <w:spacing w:val="-7"/>
            <w:kern w:val="0"/>
            <w14:ligatures w14:val="none"/>
          </w:rPr>
          <w:delText xml:space="preserve"> </w:delText>
        </w:r>
        <w:r w:rsidRPr="00CD4B32" w:rsidDel="00F34F49">
          <w:rPr>
            <w:rFonts w:ascii="Arial" w:eastAsia="Arial" w:hAnsi="Arial" w:cs="Arial"/>
            <w:spacing w:val="-2"/>
            <w:kern w:val="0"/>
            <w14:ligatures w14:val="none"/>
          </w:rPr>
          <w:delText>Permit.</w:delText>
        </w:r>
      </w:del>
      <w:ins w:id="456" w:author="Barriskill, Bianca" w:date="2026-08-25T10:32:00Z" w16du:dateUtc="2026-08-25T16:32:00Z">
        <w:r w:rsidR="00F34F49" w:rsidRPr="00CD4B32">
          <w:rPr>
            <w:rFonts w:ascii="Arial" w:hAnsi="Arial" w:cs="Arial"/>
            <w:color w:val="000000"/>
          </w:rPr>
          <w:t>Suspend the Dealer’s State Permit for a period to be determined by the Executive Director; or</w:t>
        </w:r>
      </w:ins>
    </w:p>
    <w:p w14:paraId="3DB09DAD" w14:textId="10A2E878" w:rsidR="00F34F49" w:rsidRPr="00CD4B32" w:rsidRDefault="00F34F49" w:rsidP="00F257C2">
      <w:pPr>
        <w:numPr>
          <w:ilvl w:val="2"/>
          <w:numId w:val="25"/>
        </w:numPr>
        <w:tabs>
          <w:tab w:val="left" w:pos="2519"/>
        </w:tabs>
        <w:autoSpaceDE w:val="0"/>
        <w:autoSpaceDN w:val="0"/>
        <w:spacing w:after="120" w:line="360" w:lineRule="auto"/>
        <w:ind w:hanging="719"/>
        <w:rPr>
          <w:rFonts w:ascii="Arial" w:eastAsia="Arial" w:hAnsi="Arial" w:cs="Arial"/>
          <w:kern w:val="0"/>
          <w14:ligatures w14:val="none"/>
        </w:rPr>
      </w:pPr>
      <w:ins w:id="457" w:author="Barriskill, Bianca" w:date="2026-08-25T10:32:00Z" w16du:dateUtc="2026-08-25T16:32:00Z">
        <w:r w:rsidRPr="00CD4B32">
          <w:rPr>
            <w:rFonts w:ascii="Arial" w:eastAsia="Arial" w:hAnsi="Arial" w:cs="Arial"/>
            <w:kern w:val="0"/>
            <w14:ligatures w14:val="none"/>
          </w:rPr>
          <w:lastRenderedPageBreak/>
          <w:t>Revoke the Dealer’s State Permit.</w:t>
        </w:r>
      </w:ins>
    </w:p>
    <w:p w14:paraId="77C3B349" w14:textId="3775E64E" w:rsidR="00AA5584" w:rsidRPr="00CD4B32" w:rsidRDefault="00AA5584" w:rsidP="00F257C2">
      <w:pPr>
        <w:numPr>
          <w:ilvl w:val="3"/>
          <w:numId w:val="25"/>
        </w:numPr>
        <w:tabs>
          <w:tab w:val="left" w:pos="3240"/>
        </w:tabs>
        <w:autoSpaceDE w:val="0"/>
        <w:autoSpaceDN w:val="0"/>
        <w:spacing w:after="120" w:line="360" w:lineRule="auto"/>
        <w:ind w:right="437"/>
        <w:rPr>
          <w:rFonts w:ascii="Arial" w:eastAsia="Arial" w:hAnsi="Arial" w:cs="Arial"/>
          <w:kern w:val="0"/>
          <w14:ligatures w14:val="none"/>
        </w:rPr>
      </w:pP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who</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State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Permit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revoked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pursuant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subparagraph (C)(</w:t>
      </w:r>
      <w:proofErr w:type="gramStart"/>
      <w:r w:rsidRPr="00CD4B32">
        <w:rPr>
          <w:rFonts w:ascii="Arial" w:eastAsia="Arial" w:hAnsi="Arial" w:cs="Arial"/>
          <w:kern w:val="0"/>
          <w14:ligatures w14:val="none"/>
        </w:rPr>
        <w:t>2)(</w:t>
      </w:r>
      <w:proofErr w:type="gramEnd"/>
      <w:del w:id="458" w:author="Barriskill, Bianca" w:date="2026-09-23T15:28:00Z" w16du:dateUtc="2026-09-23T21:28:00Z">
        <w:r w:rsidRPr="00CD4B32" w:rsidDel="00025082">
          <w:rPr>
            <w:rFonts w:ascii="Arial" w:eastAsia="Arial" w:hAnsi="Arial" w:cs="Arial"/>
            <w:kern w:val="0"/>
            <w14:ligatures w14:val="none"/>
          </w:rPr>
          <w:delText>c</w:delText>
        </w:r>
      </w:del>
      <w:ins w:id="459" w:author="Barriskill, Bianca" w:date="2026-09-24T09:54:00Z" w16du:dateUtc="2026-09-24T15:54:00Z">
        <w:r w:rsidR="00C0477C" w:rsidRPr="00CD4B32">
          <w:rPr>
            <w:rFonts w:ascii="Arial" w:eastAsia="Arial" w:hAnsi="Arial" w:cs="Arial"/>
            <w:kern w:val="0"/>
            <w14:ligatures w14:val="none"/>
          </w:rPr>
          <w:t>d</w:t>
        </w:r>
      </w:ins>
      <w:r w:rsidRPr="00CD4B32">
        <w:rPr>
          <w:rFonts w:ascii="Arial" w:eastAsia="Arial" w:hAnsi="Arial" w:cs="Arial"/>
          <w:kern w:val="0"/>
          <w14:ligatures w14:val="none"/>
        </w:rPr>
        <w:t>) of this Rule may apply for a new State Permit no sooner than three (3) years after the revocation.</w:t>
      </w:r>
    </w:p>
    <w:p w14:paraId="29C1E0A5" w14:textId="3D9F0E34" w:rsidR="00AA5584" w:rsidRPr="00CD4B32" w:rsidRDefault="00AA5584" w:rsidP="00F257C2">
      <w:pPr>
        <w:numPr>
          <w:ilvl w:val="1"/>
          <w:numId w:val="25"/>
        </w:numPr>
        <w:tabs>
          <w:tab w:val="left" w:pos="1799"/>
        </w:tabs>
        <w:autoSpaceDE w:val="0"/>
        <w:autoSpaceDN w:val="0"/>
        <w:spacing w:before="229" w:after="120" w:line="360" w:lineRule="auto"/>
        <w:ind w:right="-90"/>
        <w:rPr>
          <w:rFonts w:ascii="Arial" w:eastAsia="Arial" w:hAnsi="Arial" w:cs="Arial"/>
          <w:kern w:val="0"/>
          <w14:ligatures w14:val="none"/>
        </w:rPr>
      </w:pPr>
      <w:r w:rsidRPr="00CD4B32">
        <w:rPr>
          <w:rFonts w:ascii="Arial" w:eastAsia="Arial" w:hAnsi="Arial" w:cs="Arial"/>
          <w:kern w:val="0"/>
          <w:u w:val="single"/>
          <w14:ligatures w14:val="none"/>
        </w:rPr>
        <w:t>Factors to be Considered in Determining the Penalty for a Second or Subsequent</w:t>
      </w:r>
      <w:r w:rsidRPr="00CD4B32">
        <w:rPr>
          <w:rFonts w:ascii="Arial" w:eastAsia="Arial" w:hAnsi="Arial" w:cs="Arial"/>
          <w:kern w:val="0"/>
          <w14:ligatures w14:val="none"/>
        </w:rPr>
        <w:t xml:space="preserve"> </w:t>
      </w:r>
      <w:r w:rsidRPr="00CD4B32">
        <w:rPr>
          <w:rFonts w:ascii="Arial" w:eastAsia="Arial" w:hAnsi="Arial" w:cs="Arial"/>
          <w:kern w:val="0"/>
          <w:u w:val="single"/>
          <w14:ligatures w14:val="none"/>
        </w:rPr>
        <w:t>Offense</w:t>
      </w:r>
      <w:r w:rsidRPr="00CD4B32">
        <w:rPr>
          <w:rFonts w:ascii="Arial" w:eastAsia="Arial" w:hAnsi="Arial" w:cs="Arial"/>
          <w:kern w:val="0"/>
          <w14:ligatures w14:val="none"/>
        </w:rPr>
        <w: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shall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consider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severity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 xml:space="preserve">surrounding circumstances, and any aggravating and mitigating factors when exercising its discretion concerning which penalty to impose on a Dealer for a second or subsequent offense subject to subparagraph (C)(2) of this rule. The consideration of such factors may result in a </w:t>
      </w:r>
      <w:proofErr w:type="gramStart"/>
      <w:r w:rsidRPr="00CD4B32">
        <w:rPr>
          <w:rFonts w:ascii="Arial" w:eastAsia="Arial" w:hAnsi="Arial" w:cs="Arial"/>
          <w:kern w:val="0"/>
          <w14:ligatures w14:val="none"/>
        </w:rPr>
        <w:t>more or less severe</w:t>
      </w:r>
      <w:proofErr w:type="gramEnd"/>
      <w:r w:rsidRPr="00CD4B32">
        <w:rPr>
          <w:rFonts w:ascii="Arial" w:eastAsia="Arial" w:hAnsi="Arial" w:cs="Arial"/>
          <w:kern w:val="0"/>
          <w14:ligatures w14:val="none"/>
        </w:rPr>
        <w:t xml:space="preserve"> penalty within the range of permissible penalties set forth in subparagraph (C)(2) of this rule on a case-by-case basis, but the Executive Director retains discretion to assess penalties within the bounds of the law. These factors may include, but are not limited to:</w:t>
      </w:r>
    </w:p>
    <w:p w14:paraId="0DD3EDCA" w14:textId="77777777" w:rsidR="00AA5584" w:rsidRPr="00CD4B32" w:rsidRDefault="00AA5584" w:rsidP="00F257C2">
      <w:pPr>
        <w:numPr>
          <w:ilvl w:val="2"/>
          <w:numId w:val="25"/>
        </w:numPr>
        <w:tabs>
          <w:tab w:val="left" w:pos="2518"/>
        </w:tabs>
        <w:autoSpaceDE w:val="0"/>
        <w:autoSpaceDN w:val="0"/>
        <w:spacing w:before="230" w:after="120" w:line="360" w:lineRule="auto"/>
        <w:ind w:left="2518" w:hanging="718"/>
        <w:rPr>
          <w:rFonts w:ascii="Arial" w:eastAsia="Arial" w:hAnsi="Arial" w:cs="Arial"/>
          <w:kern w:val="0"/>
          <w14:ligatures w14:val="none"/>
        </w:rPr>
      </w:pPr>
      <w:r w:rsidRPr="00CD4B32">
        <w:rPr>
          <w:rFonts w:ascii="Arial" w:eastAsia="Arial" w:hAnsi="Arial" w:cs="Arial"/>
          <w:spacing w:val="-2"/>
          <w:kern w:val="0"/>
          <w14:ligatures w14:val="none"/>
        </w:rPr>
        <w:t>Mitigating</w:t>
      </w:r>
      <w:r w:rsidRPr="00CD4B32">
        <w:rPr>
          <w:rFonts w:ascii="Arial" w:eastAsia="Arial" w:hAnsi="Arial" w:cs="Arial"/>
          <w:spacing w:val="5"/>
          <w:kern w:val="0"/>
          <w14:ligatures w14:val="none"/>
        </w:rPr>
        <w:t xml:space="preserve"> </w:t>
      </w:r>
      <w:r w:rsidRPr="00CD4B32">
        <w:rPr>
          <w:rFonts w:ascii="Arial" w:eastAsia="Arial" w:hAnsi="Arial" w:cs="Arial"/>
          <w:spacing w:val="-2"/>
          <w:kern w:val="0"/>
          <w14:ligatures w14:val="none"/>
        </w:rPr>
        <w:t>Factors:</w:t>
      </w:r>
    </w:p>
    <w:p w14:paraId="007085A8" w14:textId="5ED43032" w:rsidR="00AA5584" w:rsidRPr="00CD4B32" w:rsidRDefault="00AA5584" w:rsidP="00F257C2">
      <w:pPr>
        <w:numPr>
          <w:ilvl w:val="3"/>
          <w:numId w:val="25"/>
        </w:numPr>
        <w:tabs>
          <w:tab w:val="left" w:pos="3240"/>
        </w:tabs>
        <w:autoSpaceDE w:val="0"/>
        <w:autoSpaceDN w:val="0"/>
        <w:spacing w:after="120" w:line="360" w:lineRule="auto"/>
        <w:ind w:right="-90"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substantial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history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compliance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5"/>
          <w:kern w:val="0"/>
          <w14:ligatures w14:val="none"/>
        </w:rPr>
        <w:t xml:space="preserve"> </w:t>
      </w:r>
      <w:r w:rsidR="00EB55F3" w:rsidRPr="00CD4B32">
        <w:rPr>
          <w:rFonts w:ascii="Arial" w:eastAsia="Arial" w:hAnsi="Arial" w:cs="Arial"/>
          <w:kern w:val="0"/>
          <w14:ligatures w14:val="none"/>
        </w:rPr>
        <w:t>Part 4 of Article 12 of Title 18, C.R.S.,</w:t>
      </w:r>
      <w:r w:rsidRPr="00CD4B32">
        <w:rPr>
          <w:rFonts w:ascii="Arial" w:eastAsia="Arial" w:hAnsi="Arial" w:cs="Arial"/>
          <w:kern w:val="0"/>
          <w14:ligatures w14:val="none"/>
        </w:rPr>
        <w:t xml:space="preserve"> and </w:t>
      </w:r>
      <w:r w:rsidR="00EB55F3" w:rsidRPr="00CD4B32">
        <w:rPr>
          <w:rFonts w:ascii="Arial" w:eastAsia="Arial" w:hAnsi="Arial" w:cs="Arial"/>
          <w:kern w:val="0"/>
          <w14:ligatures w14:val="none"/>
        </w:rPr>
        <w:t xml:space="preserve">the </w:t>
      </w:r>
      <w:r w:rsidRPr="00CD4B32">
        <w:rPr>
          <w:rFonts w:ascii="Arial" w:eastAsia="Arial" w:hAnsi="Arial" w:cs="Arial"/>
          <w:kern w:val="0"/>
          <w14:ligatures w14:val="none"/>
        </w:rPr>
        <w:t>Firearms Dealer Rules;</w:t>
      </w:r>
    </w:p>
    <w:p w14:paraId="3C307F76" w14:textId="77777777" w:rsidR="00AA5584" w:rsidRPr="00CD4B32" w:rsidRDefault="00AA5584" w:rsidP="00F257C2">
      <w:pPr>
        <w:numPr>
          <w:ilvl w:val="3"/>
          <w:numId w:val="25"/>
        </w:numPr>
        <w:tabs>
          <w:tab w:val="left" w:pos="3240"/>
        </w:tabs>
        <w:autoSpaceDE w:val="0"/>
        <w:autoSpaceDN w:val="0"/>
        <w:spacing w:after="120" w:line="360" w:lineRule="auto"/>
        <w:ind w:right="-90"/>
        <w:jc w:val="both"/>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self-reported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direction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 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behalf</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 xml:space="preserve">the </w:t>
      </w:r>
      <w:r w:rsidRPr="00CD4B32">
        <w:rPr>
          <w:rFonts w:ascii="Arial" w:eastAsia="Arial" w:hAnsi="Arial" w:cs="Arial"/>
          <w:spacing w:val="-2"/>
          <w:kern w:val="0"/>
          <w14:ligatures w14:val="none"/>
        </w:rPr>
        <w:t>Dealer;</w:t>
      </w:r>
    </w:p>
    <w:p w14:paraId="2B96A843" w14:textId="77777777" w:rsidR="00AA5584" w:rsidRPr="00CD4B32" w:rsidRDefault="00AA5584" w:rsidP="00F257C2">
      <w:pPr>
        <w:numPr>
          <w:ilvl w:val="3"/>
          <w:numId w:val="25"/>
        </w:numPr>
        <w:tabs>
          <w:tab w:val="left" w:pos="3239"/>
        </w:tabs>
        <w:autoSpaceDE w:val="0"/>
        <w:autoSpaceDN w:val="0"/>
        <w:spacing w:before="229" w:after="120" w:line="360" w:lineRule="auto"/>
        <w:ind w:left="3239" w:right="-90"/>
        <w:rPr>
          <w:rFonts w:ascii="Arial" w:eastAsia="Arial" w:hAnsi="Arial" w:cs="Arial"/>
          <w:kern w:val="0"/>
          <w14:ligatures w14:val="none"/>
        </w:rPr>
      </w:pPr>
      <w:r w:rsidRPr="00CD4B32">
        <w:rPr>
          <w:rFonts w:ascii="Arial" w:eastAsia="Arial" w:hAnsi="Arial" w:cs="Arial"/>
          <w:kern w:val="0"/>
          <w14:ligatures w14:val="none"/>
        </w:rPr>
        <w:t>The Dealer, at the direction of a Responsible Person, took prompt and effective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self-initiated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action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correct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prevent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future offenses of the same or similar type from occurring;</w:t>
      </w:r>
    </w:p>
    <w:p w14:paraId="2049F805" w14:textId="77777777" w:rsidR="00AA5584" w:rsidRPr="00CD4B32" w:rsidRDefault="00AA5584" w:rsidP="00F257C2">
      <w:pPr>
        <w:numPr>
          <w:ilvl w:val="3"/>
          <w:numId w:val="25"/>
        </w:numPr>
        <w:tabs>
          <w:tab w:val="left" w:pos="3240"/>
        </w:tabs>
        <w:autoSpaceDE w:val="0"/>
        <w:autoSpaceDN w:val="0"/>
        <w:spacing w:after="120" w:line="360" w:lineRule="auto"/>
        <w:ind w:right="-90" w:hanging="721"/>
        <w:rPr>
          <w:rFonts w:ascii="Arial" w:eastAsia="Arial" w:hAnsi="Arial" w:cs="Arial"/>
          <w:kern w:val="0"/>
          <w14:ligatures w14:val="none"/>
        </w:rPr>
      </w:pPr>
      <w:r w:rsidRPr="00CD4B32">
        <w:rPr>
          <w:rFonts w:ascii="Arial" w:eastAsia="Arial" w:hAnsi="Arial" w:cs="Arial"/>
          <w:kern w:val="0"/>
          <w14:ligatures w14:val="none"/>
        </w:rPr>
        <w:lastRenderedPageBreak/>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did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demonstrably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result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harm</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resulted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only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 potential for harm;</w:t>
      </w:r>
    </w:p>
    <w:p w14:paraId="50BC94CF" w14:textId="77777777" w:rsidR="00AA5584" w:rsidRPr="00CD4B32" w:rsidRDefault="00AA5584" w:rsidP="00F257C2">
      <w:pPr>
        <w:numPr>
          <w:ilvl w:val="3"/>
          <w:numId w:val="25"/>
        </w:numPr>
        <w:tabs>
          <w:tab w:val="left" w:pos="3240"/>
        </w:tabs>
        <w:autoSpaceDE w:val="0"/>
        <w:autoSpaceDN w:val="0"/>
        <w:spacing w:before="229" w:after="120" w:line="360" w:lineRule="auto"/>
        <w:ind w:right="-90" w:hanging="721"/>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negligent,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11"/>
          <w:kern w:val="0"/>
          <w14:ligatures w14:val="none"/>
        </w:rPr>
        <w:t xml:space="preserve"> </w:t>
      </w:r>
      <w:r w:rsidRPr="00CD4B32">
        <w:rPr>
          <w:rFonts w:ascii="Arial" w:eastAsia="Arial" w:hAnsi="Arial" w:cs="Arial"/>
          <w:spacing w:val="-2"/>
          <w:kern w:val="0"/>
          <w14:ligatures w14:val="none"/>
        </w:rPr>
        <w:t>Willful;</w:t>
      </w:r>
    </w:p>
    <w:p w14:paraId="0597D1E1" w14:textId="77777777" w:rsidR="00AA5584" w:rsidRPr="00CD4B32" w:rsidRDefault="00AA5584" w:rsidP="00F257C2">
      <w:pPr>
        <w:numPr>
          <w:ilvl w:val="3"/>
          <w:numId w:val="25"/>
        </w:numPr>
        <w:tabs>
          <w:tab w:val="left" w:pos="3240"/>
        </w:tabs>
        <w:autoSpaceDE w:val="0"/>
        <w:autoSpaceDN w:val="0"/>
        <w:spacing w:after="120" w:line="360" w:lineRule="auto"/>
        <w:ind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9"/>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part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pattern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practice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violations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5"/>
          <w:kern w:val="0"/>
          <w14:ligatures w14:val="none"/>
        </w:rPr>
        <w:t xml:space="preserve"> </w:t>
      </w:r>
      <w:r w:rsidRPr="00CD4B32">
        <w:rPr>
          <w:rFonts w:ascii="Arial" w:eastAsia="Arial" w:hAnsi="Arial" w:cs="Arial"/>
          <w:spacing w:val="-2"/>
          <w:kern w:val="0"/>
          <w14:ligatures w14:val="none"/>
        </w:rPr>
        <w:t>Dealer;</w:t>
      </w:r>
    </w:p>
    <w:p w14:paraId="2C5B55D1" w14:textId="77777777" w:rsidR="00AA5584" w:rsidRPr="00CD4B32" w:rsidRDefault="00AA5584" w:rsidP="00F257C2">
      <w:pPr>
        <w:numPr>
          <w:ilvl w:val="3"/>
          <w:numId w:val="25"/>
        </w:numPr>
        <w:tabs>
          <w:tab w:val="left" w:pos="3240"/>
        </w:tabs>
        <w:autoSpaceDE w:val="0"/>
        <w:autoSpaceDN w:val="0"/>
        <w:spacing w:before="228" w:after="120" w:line="360" w:lineRule="auto"/>
        <w:ind w:right="-90" w:hanging="721"/>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through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did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encourage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others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 participate in the same or similar violations;</w:t>
      </w:r>
    </w:p>
    <w:p w14:paraId="34E92E8F" w14:textId="77777777" w:rsidR="00AA5584" w:rsidRPr="00CD4B32" w:rsidRDefault="00AA5584" w:rsidP="00F257C2">
      <w:pPr>
        <w:numPr>
          <w:ilvl w:val="3"/>
          <w:numId w:val="25"/>
        </w:numPr>
        <w:tabs>
          <w:tab w:val="left" w:pos="3240"/>
        </w:tabs>
        <w:autoSpaceDE w:val="0"/>
        <w:autoSpaceDN w:val="0"/>
        <w:spacing w:after="120" w:line="360" w:lineRule="auto"/>
        <w:ind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11"/>
          <w:kern w:val="0"/>
          <w14:ligatures w14:val="none"/>
        </w:rPr>
        <w:t xml:space="preserve"> </w:t>
      </w:r>
      <w:r w:rsidRPr="00CD4B32">
        <w:rPr>
          <w:rFonts w:ascii="Arial" w:eastAsia="Arial" w:hAnsi="Arial" w:cs="Arial"/>
          <w:kern w:val="0"/>
          <w14:ligatures w14:val="none"/>
        </w:rPr>
        <w:t>violation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did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result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serious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bodily</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injury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death;</w:t>
      </w:r>
    </w:p>
    <w:p w14:paraId="0DAA88CC" w14:textId="77777777" w:rsidR="00AA5584" w:rsidRPr="00CD4B32" w:rsidRDefault="00AA5584" w:rsidP="00F257C2">
      <w:pPr>
        <w:numPr>
          <w:ilvl w:val="3"/>
          <w:numId w:val="25"/>
        </w:numPr>
        <w:tabs>
          <w:tab w:val="left" w:pos="3240"/>
        </w:tabs>
        <w:autoSpaceDE w:val="0"/>
        <w:autoSpaceDN w:val="0"/>
        <w:spacing w:after="120" w:line="360" w:lineRule="auto"/>
        <w:ind w:right="-90" w:hanging="721"/>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involved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violation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and did not direct its Employees to commit the violation;</w:t>
      </w:r>
    </w:p>
    <w:p w14:paraId="624EA6FD" w14:textId="77777777" w:rsidR="00AA5584" w:rsidRPr="00CD4B32" w:rsidRDefault="00AA5584" w:rsidP="00F257C2">
      <w:pPr>
        <w:numPr>
          <w:ilvl w:val="3"/>
          <w:numId w:val="25"/>
        </w:numPr>
        <w:tabs>
          <w:tab w:val="left" w:pos="3239"/>
        </w:tabs>
        <w:autoSpaceDE w:val="0"/>
        <w:autoSpaceDN w:val="0"/>
        <w:spacing w:before="229" w:after="120" w:line="360" w:lineRule="auto"/>
        <w:ind w:left="3239"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substantive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applicable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written</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policy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describing</w:t>
      </w:r>
      <w:r w:rsidRPr="00CD4B32">
        <w:rPr>
          <w:rFonts w:ascii="Arial" w:eastAsia="Arial" w:hAnsi="Arial" w:cs="Arial"/>
          <w:spacing w:val="-32"/>
          <w:kern w:val="0"/>
          <w14:ligatures w14:val="none"/>
        </w:rPr>
        <w:t xml:space="preserve"> </w:t>
      </w:r>
      <w:r w:rsidRPr="00CD4B32">
        <w:rPr>
          <w:rFonts w:ascii="Arial" w:eastAsia="Arial" w:hAnsi="Arial" w:cs="Arial"/>
          <w:kern w:val="0"/>
          <w14:ligatures w14:val="none"/>
        </w:rPr>
        <w:t>the persons employed by the Dealer who, in the course of their duties, may not handle Firearms, process the sale, loan, or transfer of Firearms, or otherwise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have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access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Firearms,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documented</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that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it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informed those persons on the written policy, and has established and imposed disciplinary sanctions for noncompliance with the written policy;</w:t>
      </w:r>
    </w:p>
    <w:p w14:paraId="24782F45" w14:textId="77777777" w:rsidR="00AA5584" w:rsidRPr="00CD4B32" w:rsidRDefault="00AA5584" w:rsidP="00F257C2">
      <w:pPr>
        <w:numPr>
          <w:ilvl w:val="3"/>
          <w:numId w:val="25"/>
        </w:numPr>
        <w:tabs>
          <w:tab w:val="left" w:pos="3239"/>
        </w:tabs>
        <w:autoSpaceDE w:val="0"/>
        <w:autoSpaceDN w:val="0"/>
        <w:spacing w:after="120" w:line="360" w:lineRule="auto"/>
        <w:ind w:right="-86"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did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substantially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benefit,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monetarily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otherwise,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from committing the violation; or</w:t>
      </w:r>
    </w:p>
    <w:p w14:paraId="1DA41E82" w14:textId="77777777" w:rsidR="00AA5584" w:rsidRPr="00CD4B32" w:rsidRDefault="00AA5584" w:rsidP="00F257C2">
      <w:pPr>
        <w:numPr>
          <w:ilvl w:val="3"/>
          <w:numId w:val="25"/>
        </w:numPr>
        <w:tabs>
          <w:tab w:val="left" w:pos="3239"/>
        </w:tabs>
        <w:autoSpaceDE w:val="0"/>
        <w:autoSpaceDN w:val="0"/>
        <w:spacing w:after="120" w:line="360" w:lineRule="auto"/>
        <w:ind w:left="3239"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substantial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compliance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with</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all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applicable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federal</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laws and regulations.</w:t>
      </w:r>
    </w:p>
    <w:p w14:paraId="0F99C476" w14:textId="77777777" w:rsidR="00AA5584" w:rsidRPr="00CD4B32" w:rsidRDefault="00AA5584" w:rsidP="00F257C2">
      <w:pPr>
        <w:numPr>
          <w:ilvl w:val="0"/>
          <w:numId w:val="27"/>
        </w:numPr>
        <w:tabs>
          <w:tab w:val="left" w:pos="2519"/>
        </w:tabs>
        <w:autoSpaceDE w:val="0"/>
        <w:autoSpaceDN w:val="0"/>
        <w:spacing w:after="120" w:line="360" w:lineRule="auto"/>
        <w:ind w:left="2520" w:hanging="720"/>
        <w:rPr>
          <w:rFonts w:ascii="Arial" w:eastAsia="Arial" w:hAnsi="Arial" w:cs="Arial"/>
          <w:kern w:val="0"/>
          <w14:ligatures w14:val="none"/>
        </w:rPr>
      </w:pPr>
      <w:proofErr w:type="gramStart"/>
      <w:r w:rsidRPr="00CD4B32">
        <w:rPr>
          <w:rFonts w:ascii="Arial" w:eastAsia="Arial" w:hAnsi="Arial" w:cs="Arial"/>
          <w:spacing w:val="-2"/>
          <w:kern w:val="0"/>
          <w14:ligatures w14:val="none"/>
        </w:rPr>
        <w:t>Aggravating</w:t>
      </w:r>
      <w:proofErr w:type="gramEnd"/>
      <w:r w:rsidRPr="00CD4B32">
        <w:rPr>
          <w:rFonts w:ascii="Arial" w:eastAsia="Arial" w:hAnsi="Arial" w:cs="Arial"/>
          <w:spacing w:val="5"/>
          <w:kern w:val="0"/>
          <w14:ligatures w14:val="none"/>
        </w:rPr>
        <w:t xml:space="preserve"> </w:t>
      </w:r>
      <w:r w:rsidRPr="00CD4B32">
        <w:rPr>
          <w:rFonts w:ascii="Arial" w:eastAsia="Arial" w:hAnsi="Arial" w:cs="Arial"/>
          <w:spacing w:val="-2"/>
          <w:kern w:val="0"/>
          <w14:ligatures w14:val="none"/>
        </w:rPr>
        <w:t>Factors:</w:t>
      </w:r>
    </w:p>
    <w:p w14:paraId="19129D3D" w14:textId="0A54A78F" w:rsidR="00AA5584" w:rsidRPr="00CD4B32" w:rsidRDefault="00EA0CD8" w:rsidP="00F257C2">
      <w:pPr>
        <w:numPr>
          <w:ilvl w:val="1"/>
          <w:numId w:val="27"/>
        </w:numPr>
        <w:tabs>
          <w:tab w:val="left" w:pos="3239"/>
        </w:tabs>
        <w:autoSpaceDE w:val="0"/>
        <w:autoSpaceDN w:val="0"/>
        <w:spacing w:before="228" w:after="120" w:line="360" w:lineRule="auto"/>
        <w:ind w:right="-90"/>
        <w:rPr>
          <w:rFonts w:ascii="Arial" w:eastAsia="Arial" w:hAnsi="Arial" w:cs="Arial"/>
          <w:kern w:val="0"/>
          <w14:ligatures w14:val="none"/>
        </w:rPr>
      </w:pPr>
      <w:r w:rsidRPr="00CD4B32">
        <w:rPr>
          <w:rFonts w:ascii="Arial" w:eastAsia="Arial" w:hAnsi="Arial" w:cs="Arial"/>
          <w:kern w:val="0"/>
          <w14:ligatures w14:val="none"/>
        </w:rPr>
        <w:lastRenderedPageBreak/>
        <w:t>T</w:t>
      </w:r>
      <w:r w:rsidR="00AA5584" w:rsidRPr="00CD4B32">
        <w:rPr>
          <w:rFonts w:ascii="Arial" w:eastAsia="Arial" w:hAnsi="Arial" w:cs="Arial"/>
          <w:kern w:val="0"/>
          <w14:ligatures w14:val="none"/>
        </w:rPr>
        <w:t>he</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Dealer</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has</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a</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substantial</w:t>
      </w:r>
      <w:r w:rsidR="00AA5584" w:rsidRPr="00CD4B32">
        <w:rPr>
          <w:rFonts w:ascii="Arial" w:eastAsia="Arial" w:hAnsi="Arial" w:cs="Arial"/>
          <w:spacing w:val="-6"/>
          <w:kern w:val="0"/>
          <w14:ligatures w14:val="none"/>
        </w:rPr>
        <w:t xml:space="preserve"> </w:t>
      </w:r>
      <w:r w:rsidR="00AA5584" w:rsidRPr="00CD4B32">
        <w:rPr>
          <w:rFonts w:ascii="Arial" w:eastAsia="Arial" w:hAnsi="Arial" w:cs="Arial"/>
          <w:kern w:val="0"/>
          <w14:ligatures w14:val="none"/>
        </w:rPr>
        <w:t>history</w:t>
      </w:r>
      <w:r w:rsidR="00AA5584" w:rsidRPr="00CD4B32">
        <w:rPr>
          <w:rFonts w:ascii="Arial" w:eastAsia="Arial" w:hAnsi="Arial" w:cs="Arial"/>
          <w:spacing w:val="-4"/>
          <w:kern w:val="0"/>
          <w14:ligatures w14:val="none"/>
        </w:rPr>
        <w:t xml:space="preserve"> </w:t>
      </w:r>
      <w:r w:rsidR="00AA5584" w:rsidRPr="00CD4B32">
        <w:rPr>
          <w:rFonts w:ascii="Arial" w:eastAsia="Arial" w:hAnsi="Arial" w:cs="Arial"/>
          <w:kern w:val="0"/>
          <w14:ligatures w14:val="none"/>
        </w:rPr>
        <w:t>of</w:t>
      </w:r>
      <w:r w:rsidR="00AA5584" w:rsidRPr="00CD4B32">
        <w:rPr>
          <w:rFonts w:ascii="Arial" w:eastAsia="Arial" w:hAnsi="Arial" w:cs="Arial"/>
          <w:spacing w:val="-3"/>
          <w:kern w:val="0"/>
          <w14:ligatures w14:val="none"/>
        </w:rPr>
        <w:t xml:space="preserve"> </w:t>
      </w:r>
      <w:r w:rsidR="00AA5584" w:rsidRPr="00CD4B32">
        <w:rPr>
          <w:rFonts w:ascii="Arial" w:eastAsia="Arial" w:hAnsi="Arial" w:cs="Arial"/>
          <w:kern w:val="0"/>
          <w14:ligatures w14:val="none"/>
        </w:rPr>
        <w:t>non-compliance</w:t>
      </w:r>
      <w:r w:rsidR="00AA5584" w:rsidRPr="00CD4B32">
        <w:rPr>
          <w:rFonts w:ascii="Arial" w:eastAsia="Arial" w:hAnsi="Arial" w:cs="Arial"/>
          <w:spacing w:val="-5"/>
          <w:kern w:val="0"/>
          <w14:ligatures w14:val="none"/>
        </w:rPr>
        <w:t xml:space="preserve"> </w:t>
      </w:r>
      <w:r w:rsidR="00AA5584" w:rsidRPr="00CD4B32">
        <w:rPr>
          <w:rFonts w:ascii="Arial" w:eastAsia="Arial" w:hAnsi="Arial" w:cs="Arial"/>
          <w:kern w:val="0"/>
          <w14:ligatures w14:val="none"/>
        </w:rPr>
        <w:t>with</w:t>
      </w:r>
      <w:r w:rsidR="00AA5584" w:rsidRPr="00CD4B32">
        <w:rPr>
          <w:rFonts w:ascii="Arial" w:eastAsia="Arial" w:hAnsi="Arial" w:cs="Arial"/>
          <w:spacing w:val="-5"/>
          <w:kern w:val="0"/>
          <w14:ligatures w14:val="none"/>
        </w:rPr>
        <w:t xml:space="preserve"> </w:t>
      </w:r>
      <w:r w:rsidR="00EB55F3" w:rsidRPr="00CD4B32">
        <w:rPr>
          <w:rFonts w:ascii="Arial" w:eastAsia="Arial" w:hAnsi="Arial" w:cs="Arial"/>
          <w:kern w:val="0"/>
          <w14:ligatures w14:val="none"/>
        </w:rPr>
        <w:t>Part 4 of Article 12 of Title 18, C.R.S.,</w:t>
      </w:r>
      <w:r w:rsidR="00AA5584" w:rsidRPr="00CD4B32">
        <w:rPr>
          <w:rFonts w:ascii="Arial" w:eastAsia="Arial" w:hAnsi="Arial" w:cs="Arial"/>
          <w:kern w:val="0"/>
          <w14:ligatures w14:val="none"/>
        </w:rPr>
        <w:t xml:space="preserve"> and the Firearms Dealer Rules;</w:t>
      </w:r>
    </w:p>
    <w:p w14:paraId="43619DE9" w14:textId="77777777" w:rsidR="00AA5584" w:rsidRPr="00CD4B32" w:rsidRDefault="00AA5584" w:rsidP="00F257C2">
      <w:pPr>
        <w:numPr>
          <w:ilvl w:val="1"/>
          <w:numId w:val="27"/>
        </w:numPr>
        <w:tabs>
          <w:tab w:val="left" w:pos="3239"/>
        </w:tabs>
        <w:autoSpaceDE w:val="0"/>
        <w:autoSpaceDN w:val="0"/>
        <w:spacing w:after="120" w:line="360" w:lineRule="auto"/>
        <w:ind w:left="3240" w:right="-86" w:hanging="720"/>
        <w:rPr>
          <w:rFonts w:ascii="Arial" w:eastAsia="Arial" w:hAnsi="Arial" w:cs="Arial"/>
          <w:kern w:val="0"/>
          <w14:ligatures w14:val="none"/>
        </w:rPr>
      </w:pPr>
      <w:r w:rsidRPr="00CD4B32">
        <w:rPr>
          <w:rFonts w:ascii="Arial" w:eastAsia="Arial" w:hAnsi="Arial" w:cs="Arial"/>
          <w:kern w:val="0"/>
          <w14:ligatures w14:val="none"/>
        </w:rPr>
        <w:t>The offense was discovered, and later substantiated, through investigation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4"/>
          <w:kern w:val="0"/>
          <w14:ligatures w14:val="none"/>
        </w:rPr>
        <w:t xml:space="preserve"> </w:t>
      </w:r>
      <w:proofErr w:type="gramStart"/>
      <w:r w:rsidRPr="00CD4B32">
        <w:rPr>
          <w:rFonts w:ascii="Arial" w:eastAsia="Arial" w:hAnsi="Arial" w:cs="Arial"/>
          <w:kern w:val="0"/>
          <w14:ligatures w14:val="none"/>
        </w:rPr>
        <w:t>as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result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proofErr w:type="gramEnd"/>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complaint,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multiple</w:t>
      </w:r>
      <w:r w:rsidRPr="00CD4B32">
        <w:rPr>
          <w:rFonts w:ascii="Arial" w:eastAsia="Arial" w:hAnsi="Arial" w:cs="Arial"/>
          <w:spacing w:val="-27"/>
          <w:kern w:val="0"/>
          <w14:ligatures w14:val="none"/>
        </w:rPr>
        <w:t xml:space="preserve"> </w:t>
      </w:r>
      <w:r w:rsidRPr="00CD4B32">
        <w:rPr>
          <w:rFonts w:ascii="Arial" w:eastAsia="Arial" w:hAnsi="Arial" w:cs="Arial"/>
          <w:kern w:val="0"/>
          <w14:ligatures w14:val="none"/>
        </w:rPr>
        <w:t>complaints.</w:t>
      </w:r>
    </w:p>
    <w:p w14:paraId="12F3BE0D" w14:textId="77777777" w:rsidR="00AA5584" w:rsidRPr="00CD4B32" w:rsidRDefault="00AA5584" w:rsidP="00F257C2">
      <w:pPr>
        <w:numPr>
          <w:ilvl w:val="1"/>
          <w:numId w:val="27"/>
        </w:numPr>
        <w:tabs>
          <w:tab w:val="left" w:pos="3239"/>
        </w:tabs>
        <w:autoSpaceDE w:val="0"/>
        <w:autoSpaceDN w:val="0"/>
        <w:spacing w:before="229" w:after="120" w:line="360" w:lineRule="auto"/>
        <w:ind w:right="-90" w:hanging="721"/>
        <w:rPr>
          <w:rFonts w:ascii="Arial" w:eastAsia="Arial" w:hAnsi="Arial" w:cs="Arial"/>
          <w:kern w:val="0"/>
          <w14:ligatures w14:val="none"/>
        </w:rPr>
      </w:pPr>
      <w:r w:rsidRPr="00CD4B32">
        <w:rPr>
          <w:rFonts w:ascii="Arial" w:eastAsia="Arial" w:hAnsi="Arial" w:cs="Arial"/>
          <w:kern w:val="0"/>
          <w14:ligatures w14:val="none"/>
        </w:rPr>
        <w:t xml:space="preserve">The Dealer, </w:t>
      </w:r>
      <w:proofErr w:type="gramStart"/>
      <w:r w:rsidRPr="00CD4B32">
        <w:rPr>
          <w:rFonts w:ascii="Arial" w:eastAsia="Arial" w:hAnsi="Arial" w:cs="Arial"/>
          <w:kern w:val="0"/>
          <w14:ligatures w14:val="none"/>
        </w:rPr>
        <w:t>at</w:t>
      </w:r>
      <w:proofErr w:type="gramEnd"/>
      <w:r w:rsidRPr="00CD4B32">
        <w:rPr>
          <w:rFonts w:ascii="Arial" w:eastAsia="Arial" w:hAnsi="Arial" w:cs="Arial"/>
          <w:kern w:val="0"/>
          <w14:ligatures w14:val="none"/>
        </w:rPr>
        <w:t xml:space="preserve"> the direction of a Responsible Person, failed to take prompt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effective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self-initiated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action</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correct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 prevent future offenses of the same or similar type from</w:t>
      </w:r>
      <w:r w:rsidRPr="00CD4B32">
        <w:rPr>
          <w:rFonts w:ascii="Arial" w:eastAsia="Arial" w:hAnsi="Arial" w:cs="Arial"/>
          <w:spacing w:val="-12"/>
          <w:kern w:val="0"/>
          <w14:ligatures w14:val="none"/>
        </w:rPr>
        <w:t xml:space="preserve"> </w:t>
      </w:r>
      <w:r w:rsidRPr="00CD4B32">
        <w:rPr>
          <w:rFonts w:ascii="Arial" w:eastAsia="Arial" w:hAnsi="Arial" w:cs="Arial"/>
          <w:kern w:val="0"/>
          <w14:ligatures w14:val="none"/>
        </w:rPr>
        <w:t>occurring;</w:t>
      </w:r>
    </w:p>
    <w:p w14:paraId="34D039C2" w14:textId="77777777" w:rsidR="00AA5584" w:rsidRPr="00CD4B32" w:rsidRDefault="00AA5584" w:rsidP="00F257C2">
      <w:pPr>
        <w:numPr>
          <w:ilvl w:val="1"/>
          <w:numId w:val="27"/>
        </w:numPr>
        <w:tabs>
          <w:tab w:val="left" w:pos="3240"/>
        </w:tabs>
        <w:autoSpaceDE w:val="0"/>
        <w:autoSpaceDN w:val="0"/>
        <w:spacing w:after="120" w:line="360" w:lineRule="auto"/>
        <w:ind w:left="3240" w:right="-86" w:hanging="72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demonstrably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resulted</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harm,</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just</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potential</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 xml:space="preserve">for </w:t>
      </w:r>
      <w:r w:rsidRPr="00CD4B32">
        <w:rPr>
          <w:rFonts w:ascii="Arial" w:eastAsia="Arial" w:hAnsi="Arial" w:cs="Arial"/>
          <w:spacing w:val="-2"/>
          <w:kern w:val="0"/>
          <w14:ligatures w14:val="none"/>
        </w:rPr>
        <w:t>harm;</w:t>
      </w:r>
    </w:p>
    <w:p w14:paraId="33449541" w14:textId="77777777" w:rsidR="00AA5584" w:rsidRPr="00CD4B32" w:rsidRDefault="00AA5584" w:rsidP="00F257C2">
      <w:pPr>
        <w:numPr>
          <w:ilvl w:val="1"/>
          <w:numId w:val="27"/>
        </w:numPr>
        <w:tabs>
          <w:tab w:val="left" w:pos="3240"/>
        </w:tabs>
        <w:autoSpaceDE w:val="0"/>
        <w:autoSpaceDN w:val="0"/>
        <w:spacing w:before="229" w:after="120" w:line="360" w:lineRule="auto"/>
        <w:ind w:left="3240"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Willful,</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11"/>
          <w:kern w:val="0"/>
          <w14:ligatures w14:val="none"/>
        </w:rPr>
        <w:t xml:space="preserve"> </w:t>
      </w:r>
      <w:r w:rsidRPr="00CD4B32">
        <w:rPr>
          <w:rFonts w:ascii="Arial" w:eastAsia="Arial" w:hAnsi="Arial" w:cs="Arial"/>
          <w:spacing w:val="-2"/>
          <w:kern w:val="0"/>
          <w14:ligatures w14:val="none"/>
        </w:rPr>
        <w:t>negligent;</w:t>
      </w:r>
    </w:p>
    <w:p w14:paraId="57F66A13" w14:textId="77777777" w:rsidR="00AA5584" w:rsidRPr="00CD4B32" w:rsidRDefault="00AA5584" w:rsidP="00F257C2">
      <w:pPr>
        <w:numPr>
          <w:ilvl w:val="1"/>
          <w:numId w:val="27"/>
        </w:numPr>
        <w:tabs>
          <w:tab w:val="left" w:pos="3240"/>
        </w:tabs>
        <w:autoSpaceDE w:val="0"/>
        <w:autoSpaceDN w:val="0"/>
        <w:spacing w:after="120" w:line="360" w:lineRule="auto"/>
        <w:ind w:left="3240"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8"/>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is</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part</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pattern</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practice</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of</w:t>
      </w:r>
      <w:r w:rsidRPr="00CD4B32">
        <w:rPr>
          <w:rFonts w:ascii="Arial" w:eastAsia="Arial" w:hAnsi="Arial" w:cs="Arial"/>
          <w:spacing w:val="-14"/>
          <w:kern w:val="0"/>
          <w14:ligatures w14:val="none"/>
        </w:rPr>
        <w:t xml:space="preserve"> </w:t>
      </w:r>
      <w:r w:rsidRPr="00CD4B32">
        <w:rPr>
          <w:rFonts w:ascii="Arial" w:eastAsia="Arial" w:hAnsi="Arial" w:cs="Arial"/>
          <w:spacing w:val="-2"/>
          <w:kern w:val="0"/>
          <w14:ligatures w14:val="none"/>
        </w:rPr>
        <w:t>violations;</w:t>
      </w:r>
    </w:p>
    <w:p w14:paraId="57BC266B" w14:textId="77777777" w:rsidR="00AA5584" w:rsidRPr="00CD4B32" w:rsidRDefault="00AA5584" w:rsidP="00F257C2">
      <w:pPr>
        <w:numPr>
          <w:ilvl w:val="1"/>
          <w:numId w:val="27"/>
        </w:numPr>
        <w:tabs>
          <w:tab w:val="left" w:pos="3240"/>
        </w:tabs>
        <w:autoSpaceDE w:val="0"/>
        <w:autoSpaceDN w:val="0"/>
        <w:spacing w:after="120" w:line="360" w:lineRule="auto"/>
        <w:ind w:left="3240"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through</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encouraged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others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to participate in the same, or similar offenses;</w:t>
      </w:r>
    </w:p>
    <w:p w14:paraId="681AB50E" w14:textId="77777777" w:rsidR="00AA5584" w:rsidRPr="00CD4B32" w:rsidRDefault="00AA5584" w:rsidP="00F257C2">
      <w:pPr>
        <w:numPr>
          <w:ilvl w:val="1"/>
          <w:numId w:val="27"/>
        </w:numPr>
        <w:tabs>
          <w:tab w:val="left" w:pos="3240"/>
        </w:tabs>
        <w:autoSpaceDE w:val="0"/>
        <w:autoSpaceDN w:val="0"/>
        <w:spacing w:before="229" w:after="120" w:line="360" w:lineRule="auto"/>
        <w:ind w:left="3240" w:right="-90" w:hanging="722"/>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resulted</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serious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bodily</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injury</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1"/>
          <w:kern w:val="0"/>
          <w14:ligatures w14:val="none"/>
        </w:rPr>
        <w:t xml:space="preserve"> </w:t>
      </w:r>
      <w:r w:rsidRPr="00CD4B32">
        <w:rPr>
          <w:rFonts w:ascii="Arial" w:eastAsia="Arial" w:hAnsi="Arial" w:cs="Arial"/>
          <w:spacing w:val="-2"/>
          <w:kern w:val="0"/>
          <w14:ligatures w14:val="none"/>
        </w:rPr>
        <w:t>death;</w:t>
      </w:r>
    </w:p>
    <w:p w14:paraId="28FDA76F" w14:textId="77777777" w:rsidR="00AA5584" w:rsidRPr="00CD4B32" w:rsidRDefault="00AA5584" w:rsidP="00F257C2">
      <w:pPr>
        <w:numPr>
          <w:ilvl w:val="1"/>
          <w:numId w:val="27"/>
        </w:numPr>
        <w:tabs>
          <w:tab w:val="left" w:pos="3240"/>
        </w:tabs>
        <w:autoSpaceDE w:val="0"/>
        <w:autoSpaceDN w:val="0"/>
        <w:spacing w:after="120" w:line="360" w:lineRule="auto"/>
        <w:ind w:left="3240"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Person</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was</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involved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in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offense,</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or directed its Employee(s) to engage in the offense; or</w:t>
      </w:r>
    </w:p>
    <w:p w14:paraId="260D0AEB" w14:textId="77777777" w:rsidR="00AA5584" w:rsidRPr="00CD4B32" w:rsidRDefault="00AA5584" w:rsidP="00F257C2">
      <w:pPr>
        <w:numPr>
          <w:ilvl w:val="1"/>
          <w:numId w:val="27"/>
        </w:numPr>
        <w:tabs>
          <w:tab w:val="left" w:pos="3240"/>
        </w:tabs>
        <w:autoSpaceDE w:val="0"/>
        <w:autoSpaceDN w:val="0"/>
        <w:spacing w:before="229" w:after="120" w:line="360" w:lineRule="auto"/>
        <w:ind w:left="3240" w:right="-90"/>
        <w:rPr>
          <w:rFonts w:ascii="Arial" w:eastAsia="Arial" w:hAnsi="Arial" w:cs="Arial"/>
          <w:kern w:val="0"/>
          <w14:ligatures w14:val="none"/>
        </w:rPr>
      </w:pPr>
      <w:r w:rsidRPr="00CD4B32">
        <w:rPr>
          <w:rFonts w:ascii="Arial" w:eastAsia="Arial" w:hAnsi="Arial" w:cs="Arial"/>
          <w:kern w:val="0"/>
          <w14:ligatures w14:val="none"/>
        </w:rPr>
        <w:t>The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substantially</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benefited,</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monetarily</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5"/>
          <w:kern w:val="0"/>
          <w14:ligatures w14:val="none"/>
        </w:rPr>
        <w:t xml:space="preserve"> </w:t>
      </w:r>
      <w:r w:rsidRPr="00CD4B32">
        <w:rPr>
          <w:rFonts w:ascii="Arial" w:eastAsia="Arial" w:hAnsi="Arial" w:cs="Arial"/>
          <w:kern w:val="0"/>
          <w14:ligatures w14:val="none"/>
        </w:rPr>
        <w:t>otherwise,</w:t>
      </w:r>
      <w:r w:rsidRPr="00CD4B32">
        <w:rPr>
          <w:rFonts w:ascii="Arial" w:eastAsia="Arial" w:hAnsi="Arial" w:cs="Arial"/>
          <w:spacing w:val="-7"/>
          <w:kern w:val="0"/>
          <w14:ligatures w14:val="none"/>
        </w:rPr>
        <w:t xml:space="preserve"> </w:t>
      </w:r>
      <w:r w:rsidRPr="00CD4B32">
        <w:rPr>
          <w:rFonts w:ascii="Arial" w:eastAsia="Arial" w:hAnsi="Arial" w:cs="Arial"/>
          <w:kern w:val="0"/>
          <w14:ligatures w14:val="none"/>
        </w:rPr>
        <w:t>from committing the offense.</w:t>
      </w:r>
    </w:p>
    <w:p w14:paraId="56544F8A" w14:textId="11218D42" w:rsidR="0086612A" w:rsidRPr="00CD4B32" w:rsidRDefault="009F4440" w:rsidP="00F257C2">
      <w:pPr>
        <w:numPr>
          <w:ilvl w:val="0"/>
          <w:numId w:val="25"/>
        </w:numPr>
        <w:tabs>
          <w:tab w:val="left" w:pos="1079"/>
        </w:tabs>
        <w:autoSpaceDE w:val="0"/>
        <w:autoSpaceDN w:val="0"/>
        <w:spacing w:after="120" w:line="360" w:lineRule="auto"/>
        <w:ind w:right="-90" w:hanging="720"/>
        <w:rPr>
          <w:ins w:id="460" w:author="Barriskill, Bianca" w:date="2026-09-18T14:52:00Z" w16du:dateUtc="2026-09-18T20:52:00Z"/>
          <w:rFonts w:ascii="Arial" w:eastAsia="Arial" w:hAnsi="Arial" w:cs="Arial"/>
          <w:kern w:val="0"/>
          <w14:ligatures w14:val="none"/>
          <w:rPrChange w:id="461" w:author="Barriskill, Bianca" w:date="2026-09-18T14:52:00Z" w16du:dateUtc="2026-09-18T20:52:00Z">
            <w:rPr>
              <w:ins w:id="462" w:author="Barriskill, Bianca" w:date="2026-09-18T14:52:00Z" w16du:dateUtc="2026-09-18T20:52:00Z"/>
              <w:rFonts w:ascii="Arial" w:eastAsia="Arial" w:hAnsi="Arial" w:cs="Arial"/>
              <w:kern w:val="0"/>
              <w:u w:val="single"/>
              <w14:ligatures w14:val="none"/>
            </w:rPr>
          </w:rPrChange>
        </w:rPr>
      </w:pPr>
      <w:ins w:id="463" w:author="Barriskill, Bianca" w:date="2026-09-18T14:49:00Z" w16du:dateUtc="2026-09-18T20:49:00Z">
        <w:r w:rsidRPr="00CD4B32">
          <w:rPr>
            <w:rFonts w:ascii="Arial" w:eastAsia="Arial" w:hAnsi="Arial" w:cs="Arial"/>
            <w:kern w:val="0"/>
            <w:u w:val="single"/>
            <w14:ligatures w14:val="none"/>
          </w:rPr>
          <w:t xml:space="preserve">Categories of Violations Based on </w:t>
        </w:r>
      </w:ins>
      <w:ins w:id="464" w:author="Barriskill, Bianca" w:date="2026-09-18T14:50:00Z" w16du:dateUtc="2026-09-18T20:50:00Z">
        <w:r w:rsidRPr="00CD4B32">
          <w:rPr>
            <w:rFonts w:ascii="Arial" w:eastAsia="Arial" w:hAnsi="Arial" w:cs="Arial"/>
            <w:kern w:val="0"/>
            <w:u w:val="single"/>
            <w14:ligatures w14:val="none"/>
          </w:rPr>
          <w:t>t</w:t>
        </w:r>
      </w:ins>
      <w:ins w:id="465" w:author="Barriskill, Bianca" w:date="2026-09-18T14:49:00Z" w16du:dateUtc="2026-09-18T20:49:00Z">
        <w:r w:rsidRPr="00CD4B32">
          <w:rPr>
            <w:rFonts w:ascii="Arial" w:eastAsia="Arial" w:hAnsi="Arial" w:cs="Arial"/>
            <w:kern w:val="0"/>
            <w:u w:val="single"/>
            <w14:ligatures w14:val="none"/>
          </w:rPr>
          <w:t>he Severity</w:t>
        </w:r>
      </w:ins>
      <w:ins w:id="466" w:author="Barriskill, Bianca" w:date="2026-09-18T14:50:00Z" w16du:dateUtc="2026-09-18T20:50:00Z">
        <w:r w:rsidRPr="00CD4B32">
          <w:rPr>
            <w:rFonts w:ascii="Arial" w:eastAsia="Arial" w:hAnsi="Arial" w:cs="Arial"/>
            <w:kern w:val="0"/>
            <w:u w:val="single"/>
            <w14:ligatures w14:val="none"/>
          </w:rPr>
          <w:t xml:space="preserve"> of the Offense and Fine Ra</w:t>
        </w:r>
      </w:ins>
      <w:ins w:id="467" w:author="Barriskill, Bianca" w:date="2026-09-18T14:51:00Z" w16du:dateUtc="2026-09-18T20:51:00Z">
        <w:r w:rsidRPr="00CD4B32">
          <w:rPr>
            <w:rFonts w:ascii="Arial" w:eastAsia="Arial" w:hAnsi="Arial" w:cs="Arial"/>
            <w:kern w:val="0"/>
            <w:u w:val="single"/>
            <w14:ligatures w14:val="none"/>
          </w:rPr>
          <w:t>nges Associated with Each Category.</w:t>
        </w:r>
      </w:ins>
    </w:p>
    <w:p w14:paraId="6DB63D65" w14:textId="1718663D" w:rsidR="00037C75" w:rsidRPr="00CD4B32" w:rsidRDefault="00FE40BA">
      <w:pPr>
        <w:pStyle w:val="ListParagraph"/>
        <w:numPr>
          <w:ilvl w:val="0"/>
          <w:numId w:val="65"/>
        </w:numPr>
        <w:autoSpaceDE w:val="0"/>
        <w:autoSpaceDN w:val="0"/>
        <w:spacing w:after="120" w:line="360" w:lineRule="auto"/>
        <w:ind w:right="-90" w:hanging="720"/>
        <w:contextualSpacing w:val="0"/>
        <w:rPr>
          <w:ins w:id="468" w:author="Willis, Lisa" w:date="2026-09-18T15:00:00Z"/>
          <w:rFonts w:ascii="Arial" w:eastAsia="Arial" w:hAnsi="Arial" w:cs="Arial"/>
          <w:kern w:val="0"/>
          <w14:ligatures w14:val="none"/>
          <w:rPrChange w:id="469" w:author="Willis, Lisa" w:date="2026-09-18T15:01:00Z" w16du:dateUtc="2026-09-18T21:01:00Z">
            <w:rPr>
              <w:ins w:id="470" w:author="Willis, Lisa" w:date="2026-09-18T15:00:00Z"/>
            </w:rPr>
          </w:rPrChange>
        </w:rPr>
        <w:pPrChange w:id="471" w:author="Willis, Lisa" w:date="2026-09-18T15:01:00Z" w16du:dateUtc="2026-09-18T21:01:00Z">
          <w:pPr>
            <w:tabs>
              <w:tab w:val="left" w:pos="1079"/>
            </w:tabs>
            <w:autoSpaceDE w:val="0"/>
            <w:autoSpaceDN w:val="0"/>
            <w:spacing w:line="235" w:lineRule="auto"/>
            <w:ind w:left="1080" w:right="-90" w:firstLine="0"/>
          </w:pPr>
        </w:pPrChange>
      </w:pPr>
      <w:ins w:id="472" w:author="Willis, Lisa" w:date="2026-09-18T15:00:00Z">
        <w:r w:rsidRPr="00CD4B32">
          <w:rPr>
            <w:rFonts w:ascii="Arial" w:eastAsia="Arial" w:hAnsi="Arial" w:cs="Arial"/>
            <w:kern w:val="0"/>
            <w14:ligatures w14:val="none"/>
          </w:rPr>
          <w:lastRenderedPageBreak/>
          <w:t>Level one violations</w:t>
        </w:r>
        <w:r w:rsidR="00037C75" w:rsidRPr="00CD4B32">
          <w:rPr>
            <w:rFonts w:ascii="Arial" w:eastAsia="Arial" w:hAnsi="Arial" w:cs="Arial"/>
            <w:kern w:val="0"/>
            <w14:ligatures w14:val="none"/>
            <w:rPrChange w:id="473" w:author="Willis, Lisa" w:date="2026-09-18T15:01:00Z" w16du:dateUtc="2026-09-18T21:01:00Z">
              <w:rPr/>
            </w:rPrChange>
          </w:rPr>
          <w:t xml:space="preserve">. </w:t>
        </w:r>
        <w:r w:rsidR="00273E13" w:rsidRPr="00CD4B32">
          <w:rPr>
            <w:rFonts w:ascii="Arial" w:eastAsia="Arial" w:hAnsi="Arial" w:cs="Arial"/>
            <w:kern w:val="0"/>
            <w14:ligatures w14:val="none"/>
          </w:rPr>
          <w:t>This category of violation is least severe.</w:t>
        </w:r>
        <w:r w:rsidR="00037C75" w:rsidRPr="00CD4B32">
          <w:rPr>
            <w:rFonts w:ascii="Arial" w:eastAsia="Arial" w:hAnsi="Arial" w:cs="Arial"/>
            <w:kern w:val="0"/>
            <w14:ligatures w14:val="none"/>
            <w:rPrChange w:id="474" w:author="Willis, Lisa" w:date="2026-09-18T15:01:00Z" w16du:dateUtc="2026-09-18T21:01:00Z">
              <w:rPr/>
            </w:rPrChange>
          </w:rPr>
          <w:t xml:space="preserve"> </w:t>
        </w:r>
      </w:ins>
      <w:ins w:id="475" w:author="Willis, Lisa" w:date="2026-09-18T15:10:00Z" w16du:dateUtc="2026-09-18T21:10:00Z">
        <w:r w:rsidR="00037C75" w:rsidRPr="00CD4B32">
          <w:rPr>
            <w:rFonts w:ascii="Arial" w:eastAsia="Arial" w:hAnsi="Arial" w:cs="Arial"/>
            <w:kern w:val="0"/>
            <w14:ligatures w14:val="none"/>
          </w:rPr>
          <w:t>The f</w:t>
        </w:r>
      </w:ins>
      <w:ins w:id="476" w:author="Willis, Lisa" w:date="2026-09-18T15:00:00Z">
        <w:r w:rsidR="00037C75" w:rsidRPr="00CD4B32">
          <w:rPr>
            <w:rFonts w:ascii="Arial" w:eastAsia="Arial" w:hAnsi="Arial" w:cs="Arial"/>
            <w:kern w:val="0"/>
            <w14:ligatures w14:val="none"/>
            <w:rPrChange w:id="477" w:author="Willis, Lisa" w:date="2026-09-18T15:01:00Z" w16du:dateUtc="2026-09-18T21:01:00Z">
              <w:rPr/>
            </w:rPrChange>
          </w:rPr>
          <w:t xml:space="preserve">ine </w:t>
        </w:r>
      </w:ins>
      <w:ins w:id="478" w:author="Willis, Lisa" w:date="2026-09-18T15:10:00Z" w16du:dateUtc="2026-09-18T21:10:00Z">
        <w:r w:rsidR="00037C75" w:rsidRPr="00CD4B32">
          <w:rPr>
            <w:rFonts w:ascii="Arial" w:eastAsia="Arial" w:hAnsi="Arial" w:cs="Arial"/>
            <w:kern w:val="0"/>
            <w14:ligatures w14:val="none"/>
          </w:rPr>
          <w:t>r</w:t>
        </w:r>
      </w:ins>
      <w:ins w:id="479" w:author="Willis, Lisa" w:date="2026-09-18T15:00:00Z">
        <w:r w:rsidR="00037C75" w:rsidRPr="00CD4B32">
          <w:rPr>
            <w:rFonts w:ascii="Arial" w:eastAsia="Arial" w:hAnsi="Arial" w:cs="Arial"/>
            <w:kern w:val="0"/>
            <w14:ligatures w14:val="none"/>
            <w:rPrChange w:id="480" w:author="Willis, Lisa" w:date="2026-09-18T15:01:00Z" w16du:dateUtc="2026-09-18T21:01:00Z">
              <w:rPr/>
            </w:rPrChange>
          </w:rPr>
          <w:t xml:space="preserve">ange </w:t>
        </w:r>
      </w:ins>
      <w:ins w:id="481" w:author="Willis, Lisa" w:date="2026-09-18T15:10:00Z" w16du:dateUtc="2026-09-18T21:10:00Z">
        <w:r w:rsidR="00037C75" w:rsidRPr="00CD4B32">
          <w:rPr>
            <w:rFonts w:ascii="Arial" w:eastAsia="Arial" w:hAnsi="Arial" w:cs="Arial"/>
            <w:kern w:val="0"/>
            <w14:ligatures w14:val="none"/>
          </w:rPr>
          <w:t>f</w:t>
        </w:r>
      </w:ins>
      <w:ins w:id="482" w:author="Willis, Lisa" w:date="2026-09-18T15:00:00Z">
        <w:r w:rsidR="00037C75" w:rsidRPr="00CD4B32">
          <w:rPr>
            <w:rFonts w:ascii="Arial" w:eastAsia="Arial" w:hAnsi="Arial" w:cs="Arial"/>
            <w:kern w:val="0"/>
            <w14:ligatures w14:val="none"/>
            <w:rPrChange w:id="483" w:author="Willis, Lisa" w:date="2026-09-18T15:01:00Z" w16du:dateUtc="2026-09-18T21:01:00Z">
              <w:rPr/>
            </w:rPrChange>
          </w:rPr>
          <w:t xml:space="preserve">or </w:t>
        </w:r>
      </w:ins>
      <w:ins w:id="484" w:author="Willis, Lisa" w:date="2026-09-18T15:10:00Z" w16du:dateUtc="2026-09-18T21:10:00Z">
        <w:r w:rsidR="00037C75" w:rsidRPr="00CD4B32">
          <w:rPr>
            <w:rFonts w:ascii="Arial" w:eastAsia="Arial" w:hAnsi="Arial" w:cs="Arial"/>
            <w:kern w:val="0"/>
            <w14:ligatures w14:val="none"/>
          </w:rPr>
          <w:t>t</w:t>
        </w:r>
      </w:ins>
      <w:ins w:id="485" w:author="Willis, Lisa" w:date="2026-09-18T15:00:00Z">
        <w:r w:rsidR="00037C75" w:rsidRPr="00CD4B32">
          <w:rPr>
            <w:rFonts w:ascii="Arial" w:eastAsia="Arial" w:hAnsi="Arial" w:cs="Arial"/>
            <w:kern w:val="0"/>
            <w14:ligatures w14:val="none"/>
            <w:rPrChange w:id="486" w:author="Willis, Lisa" w:date="2026-09-18T15:01:00Z" w16du:dateUtc="2026-09-18T21:01:00Z">
              <w:rPr/>
            </w:rPrChange>
          </w:rPr>
          <w:t xml:space="preserve">his </w:t>
        </w:r>
      </w:ins>
      <w:ins w:id="487" w:author="Willis, Lisa" w:date="2026-09-18T15:10:00Z" w16du:dateUtc="2026-09-18T21:10:00Z">
        <w:r w:rsidR="00037C75" w:rsidRPr="00CD4B32">
          <w:rPr>
            <w:rFonts w:ascii="Arial" w:eastAsia="Arial" w:hAnsi="Arial" w:cs="Arial"/>
            <w:kern w:val="0"/>
            <w14:ligatures w14:val="none"/>
          </w:rPr>
          <w:t>c</w:t>
        </w:r>
      </w:ins>
      <w:ins w:id="488" w:author="Willis, Lisa" w:date="2026-09-18T15:00:00Z">
        <w:r w:rsidR="00037C75" w:rsidRPr="00CD4B32">
          <w:rPr>
            <w:rFonts w:ascii="Arial" w:eastAsia="Arial" w:hAnsi="Arial" w:cs="Arial"/>
            <w:kern w:val="0"/>
            <w14:ligatures w14:val="none"/>
            <w:rPrChange w:id="489" w:author="Willis, Lisa" w:date="2026-09-18T15:01:00Z" w16du:dateUtc="2026-09-18T21:01:00Z">
              <w:rPr/>
            </w:rPrChange>
          </w:rPr>
          <w:t xml:space="preserve">ategory </w:t>
        </w:r>
      </w:ins>
      <w:ins w:id="490" w:author="Willis, Lisa" w:date="2026-09-18T15:10:00Z" w16du:dateUtc="2026-09-18T21:10:00Z">
        <w:r w:rsidR="00273E13" w:rsidRPr="00CD4B32">
          <w:rPr>
            <w:rFonts w:ascii="Arial" w:eastAsia="Arial" w:hAnsi="Arial" w:cs="Arial"/>
            <w:kern w:val="0"/>
            <w14:ligatures w14:val="none"/>
          </w:rPr>
          <w:t>i</w:t>
        </w:r>
      </w:ins>
      <w:ins w:id="491" w:author="Willis, Lisa" w:date="2026-09-18T15:00:00Z">
        <w:r w:rsidR="00037C75" w:rsidRPr="00CD4B32">
          <w:rPr>
            <w:rFonts w:ascii="Arial" w:eastAsia="Arial" w:hAnsi="Arial" w:cs="Arial"/>
            <w:kern w:val="0"/>
            <w14:ligatures w14:val="none"/>
            <w:rPrChange w:id="492" w:author="Willis, Lisa" w:date="2026-09-18T15:01:00Z" w16du:dateUtc="2026-09-18T21:01:00Z">
              <w:rPr/>
            </w:rPrChange>
          </w:rPr>
          <w:t xml:space="preserve">s $100.00 To $10,000.00. Examples </w:t>
        </w:r>
      </w:ins>
      <w:ins w:id="493" w:author="Willis, Lisa" w:date="2026-09-18T15:10:00Z" w16du:dateUtc="2026-09-18T21:10:00Z">
        <w:r w:rsidR="00273E13" w:rsidRPr="00CD4B32">
          <w:rPr>
            <w:rFonts w:ascii="Arial" w:eastAsia="Arial" w:hAnsi="Arial" w:cs="Arial"/>
            <w:kern w:val="0"/>
            <w14:ligatures w14:val="none"/>
          </w:rPr>
          <w:t>i</w:t>
        </w:r>
      </w:ins>
      <w:ins w:id="494" w:author="Willis, Lisa" w:date="2026-09-18T15:00:00Z">
        <w:r w:rsidR="00037C75" w:rsidRPr="00CD4B32">
          <w:rPr>
            <w:rFonts w:ascii="Arial" w:eastAsia="Arial" w:hAnsi="Arial" w:cs="Arial"/>
            <w:kern w:val="0"/>
            <w14:ligatures w14:val="none"/>
            <w:rPrChange w:id="495" w:author="Willis, Lisa" w:date="2026-09-18T15:01:00Z" w16du:dateUtc="2026-09-18T21:01:00Z">
              <w:rPr/>
            </w:rPrChange>
          </w:rPr>
          <w:t xml:space="preserve">nclude </w:t>
        </w:r>
      </w:ins>
      <w:ins w:id="496" w:author="Willis, Lisa" w:date="2026-09-18T15:10:00Z" w16du:dateUtc="2026-09-18T21:10:00Z">
        <w:r w:rsidR="00273E13" w:rsidRPr="00CD4B32">
          <w:rPr>
            <w:rFonts w:ascii="Arial" w:eastAsia="Arial" w:hAnsi="Arial" w:cs="Arial"/>
            <w:kern w:val="0"/>
            <w14:ligatures w14:val="none"/>
          </w:rPr>
          <w:t>b</w:t>
        </w:r>
      </w:ins>
      <w:ins w:id="497" w:author="Willis, Lisa" w:date="2026-09-18T15:00:00Z">
        <w:r w:rsidR="00037C75" w:rsidRPr="00CD4B32">
          <w:rPr>
            <w:rFonts w:ascii="Arial" w:eastAsia="Arial" w:hAnsi="Arial" w:cs="Arial"/>
            <w:kern w:val="0"/>
            <w14:ligatures w14:val="none"/>
            <w:rPrChange w:id="498" w:author="Willis, Lisa" w:date="2026-09-18T15:01:00Z" w16du:dateUtc="2026-09-18T21:01:00Z">
              <w:rPr/>
            </w:rPrChange>
          </w:rPr>
          <w:t>ut</w:t>
        </w:r>
        <w:r w:rsidR="00273E13" w:rsidRPr="00CD4B32">
          <w:rPr>
            <w:rFonts w:ascii="Arial" w:eastAsia="Arial" w:hAnsi="Arial" w:cs="Arial"/>
            <w:kern w:val="0"/>
            <w14:ligatures w14:val="none"/>
          </w:rPr>
          <w:t xml:space="preserve"> are not limited to:</w:t>
        </w:r>
      </w:ins>
    </w:p>
    <w:p w14:paraId="035E44A1" w14:textId="79E4444E" w:rsidR="00037C75" w:rsidRPr="00CD4B32" w:rsidRDefault="00273E13">
      <w:pPr>
        <w:numPr>
          <w:ilvl w:val="0"/>
          <w:numId w:val="43"/>
        </w:numPr>
        <w:autoSpaceDE w:val="0"/>
        <w:autoSpaceDN w:val="0"/>
        <w:spacing w:after="120" w:line="360" w:lineRule="auto"/>
        <w:ind w:left="2520" w:right="-90"/>
        <w:rPr>
          <w:ins w:id="499" w:author="Willis, Lisa" w:date="2026-09-18T15:00:00Z"/>
          <w:rFonts w:ascii="Arial" w:eastAsia="Arial" w:hAnsi="Arial" w:cs="Arial"/>
          <w:kern w:val="0"/>
          <w14:ligatures w14:val="none"/>
        </w:rPr>
        <w:pPrChange w:id="500" w:author="Willis, Lisa" w:date="2026-09-18T15:02:00Z" w16du:dateUtc="2026-09-18T21:02:00Z">
          <w:pPr>
            <w:numPr>
              <w:numId w:val="43"/>
            </w:numPr>
            <w:tabs>
              <w:tab w:val="left" w:pos="1079"/>
            </w:tabs>
            <w:autoSpaceDE w:val="0"/>
            <w:autoSpaceDN w:val="0"/>
            <w:spacing w:line="235" w:lineRule="auto"/>
            <w:ind w:right="-90"/>
          </w:pPr>
        </w:pPrChange>
      </w:pPr>
      <w:ins w:id="501" w:author="Willis, Lisa" w:date="2026-09-18T15:00:00Z">
        <w:r w:rsidRPr="00CD4B32">
          <w:rPr>
            <w:rFonts w:ascii="Arial" w:eastAsia="Arial" w:hAnsi="Arial" w:cs="Arial"/>
            <w:kern w:val="0"/>
            <w14:ligatures w14:val="none"/>
          </w:rPr>
          <w:t>Incomplete training documentation;</w:t>
        </w:r>
      </w:ins>
    </w:p>
    <w:p w14:paraId="527B8E8F" w14:textId="3F544A05" w:rsidR="00037C75" w:rsidRPr="00CD4B32" w:rsidRDefault="00273E13">
      <w:pPr>
        <w:numPr>
          <w:ilvl w:val="0"/>
          <w:numId w:val="44"/>
        </w:numPr>
        <w:autoSpaceDE w:val="0"/>
        <w:autoSpaceDN w:val="0"/>
        <w:spacing w:before="0" w:after="120" w:line="360" w:lineRule="auto"/>
        <w:ind w:left="2520" w:right="-86"/>
        <w:rPr>
          <w:ins w:id="502" w:author="Willis, Lisa" w:date="2026-09-18T15:00:00Z"/>
          <w:rFonts w:ascii="Arial" w:eastAsia="Arial" w:hAnsi="Arial" w:cs="Arial"/>
          <w:kern w:val="0"/>
          <w14:ligatures w14:val="none"/>
        </w:rPr>
        <w:pPrChange w:id="503" w:author="Willis, Lisa" w:date="2026-09-18T15:02:00Z" w16du:dateUtc="2026-09-18T21:02:00Z">
          <w:pPr>
            <w:numPr>
              <w:numId w:val="44"/>
            </w:numPr>
            <w:tabs>
              <w:tab w:val="left" w:pos="1079"/>
            </w:tabs>
            <w:autoSpaceDE w:val="0"/>
            <w:autoSpaceDN w:val="0"/>
            <w:spacing w:line="235" w:lineRule="auto"/>
            <w:ind w:right="-90"/>
          </w:pPr>
        </w:pPrChange>
      </w:pPr>
      <w:ins w:id="504" w:author="Willis, Lisa" w:date="2026-09-18T15:00:00Z">
        <w:r w:rsidRPr="00CD4B32">
          <w:rPr>
            <w:rFonts w:ascii="Arial" w:eastAsia="Arial" w:hAnsi="Arial" w:cs="Arial"/>
            <w:kern w:val="0"/>
            <w14:ligatures w14:val="none"/>
          </w:rPr>
          <w:t>Record corrected during inspection;</w:t>
        </w:r>
      </w:ins>
    </w:p>
    <w:p w14:paraId="6918D505" w14:textId="1E7CE39E" w:rsidR="00037C75" w:rsidRPr="00CD4B32" w:rsidRDefault="00273E13">
      <w:pPr>
        <w:numPr>
          <w:ilvl w:val="0"/>
          <w:numId w:val="45"/>
        </w:numPr>
        <w:autoSpaceDE w:val="0"/>
        <w:autoSpaceDN w:val="0"/>
        <w:spacing w:before="0" w:after="120" w:line="360" w:lineRule="auto"/>
        <w:ind w:left="2520" w:right="-86"/>
        <w:rPr>
          <w:ins w:id="505" w:author="Willis, Lisa" w:date="2026-09-18T15:00:00Z"/>
          <w:rFonts w:ascii="Arial" w:eastAsia="Arial" w:hAnsi="Arial" w:cs="Arial"/>
          <w:kern w:val="0"/>
          <w14:ligatures w14:val="none"/>
        </w:rPr>
        <w:pPrChange w:id="506" w:author="Willis, Lisa" w:date="2026-09-18T15:02:00Z" w16du:dateUtc="2026-09-18T21:02:00Z">
          <w:pPr>
            <w:numPr>
              <w:numId w:val="45"/>
            </w:numPr>
            <w:tabs>
              <w:tab w:val="left" w:pos="1079"/>
            </w:tabs>
            <w:autoSpaceDE w:val="0"/>
            <w:autoSpaceDN w:val="0"/>
            <w:spacing w:line="235" w:lineRule="auto"/>
            <w:ind w:right="-90"/>
          </w:pPr>
        </w:pPrChange>
      </w:pPr>
      <w:ins w:id="507" w:author="Willis, Lisa" w:date="2026-09-18T15:00:00Z">
        <w:r w:rsidRPr="00CD4B32">
          <w:rPr>
            <w:rFonts w:ascii="Arial" w:eastAsia="Arial" w:hAnsi="Arial" w:cs="Arial"/>
            <w:kern w:val="0"/>
            <w14:ligatures w14:val="none"/>
          </w:rPr>
          <w:t>Incomplete transaction logs;</w:t>
        </w:r>
      </w:ins>
    </w:p>
    <w:p w14:paraId="78B10F2F" w14:textId="61CB55B2" w:rsidR="00037C75" w:rsidRPr="00CD4B32" w:rsidRDefault="00273E13">
      <w:pPr>
        <w:numPr>
          <w:ilvl w:val="0"/>
          <w:numId w:val="46"/>
        </w:numPr>
        <w:autoSpaceDE w:val="0"/>
        <w:autoSpaceDN w:val="0"/>
        <w:spacing w:before="0" w:after="120" w:line="360" w:lineRule="auto"/>
        <w:ind w:left="2520" w:right="-86"/>
        <w:rPr>
          <w:ins w:id="508" w:author="Willis, Lisa" w:date="2026-09-18T15:00:00Z"/>
          <w:rFonts w:ascii="Arial" w:eastAsia="Arial" w:hAnsi="Arial" w:cs="Arial"/>
          <w:kern w:val="0"/>
          <w14:ligatures w14:val="none"/>
        </w:rPr>
        <w:pPrChange w:id="509" w:author="Willis, Lisa" w:date="2026-09-18T15:02:00Z" w16du:dateUtc="2026-09-18T21:02:00Z">
          <w:pPr>
            <w:numPr>
              <w:numId w:val="46"/>
            </w:numPr>
            <w:tabs>
              <w:tab w:val="left" w:pos="1079"/>
            </w:tabs>
            <w:autoSpaceDE w:val="0"/>
            <w:autoSpaceDN w:val="0"/>
            <w:spacing w:line="235" w:lineRule="auto"/>
            <w:ind w:right="-90"/>
          </w:pPr>
        </w:pPrChange>
      </w:pPr>
      <w:ins w:id="510" w:author="Willis, Lisa" w:date="2026-09-18T15:00:00Z">
        <w:r w:rsidRPr="00CD4B32">
          <w:rPr>
            <w:rFonts w:ascii="Arial" w:eastAsia="Arial" w:hAnsi="Arial" w:cs="Arial"/>
            <w:kern w:val="0"/>
            <w14:ligatures w14:val="none"/>
          </w:rPr>
          <w:t>Late permit renewal;</w:t>
        </w:r>
      </w:ins>
    </w:p>
    <w:p w14:paraId="3BA06D45" w14:textId="2A7E323D" w:rsidR="00037C75" w:rsidRPr="00CD4B32" w:rsidRDefault="00273E13">
      <w:pPr>
        <w:numPr>
          <w:ilvl w:val="0"/>
          <w:numId w:val="47"/>
        </w:numPr>
        <w:autoSpaceDE w:val="0"/>
        <w:autoSpaceDN w:val="0"/>
        <w:spacing w:before="0" w:after="120" w:line="360" w:lineRule="auto"/>
        <w:ind w:left="2520" w:right="-86"/>
        <w:rPr>
          <w:ins w:id="511" w:author="Willis, Lisa" w:date="2026-09-18T15:00:00Z"/>
          <w:rFonts w:ascii="Arial" w:eastAsia="Arial" w:hAnsi="Arial" w:cs="Arial"/>
          <w:kern w:val="0"/>
          <w14:ligatures w14:val="none"/>
        </w:rPr>
        <w:pPrChange w:id="512" w:author="Willis, Lisa" w:date="2026-09-18T15:02:00Z" w16du:dateUtc="2026-09-18T21:02:00Z">
          <w:pPr>
            <w:numPr>
              <w:numId w:val="47"/>
            </w:numPr>
            <w:tabs>
              <w:tab w:val="left" w:pos="1079"/>
            </w:tabs>
            <w:autoSpaceDE w:val="0"/>
            <w:autoSpaceDN w:val="0"/>
            <w:spacing w:line="235" w:lineRule="auto"/>
            <w:ind w:right="-90"/>
          </w:pPr>
        </w:pPrChange>
      </w:pPr>
      <w:ins w:id="513" w:author="Willis, Lisa" w:date="2026-09-18T15:00:00Z">
        <w:r w:rsidRPr="00CD4B32">
          <w:rPr>
            <w:rFonts w:ascii="Arial" w:eastAsia="Arial" w:hAnsi="Arial" w:cs="Arial"/>
            <w:kern w:val="0"/>
            <w14:ligatures w14:val="none"/>
          </w:rPr>
          <w:t>Failure to post required notice related to unlawful purchase;</w:t>
        </w:r>
      </w:ins>
    </w:p>
    <w:p w14:paraId="148CB8D3" w14:textId="0BB1DA31" w:rsidR="00037C75" w:rsidRPr="00CD4B32" w:rsidRDefault="00273E13">
      <w:pPr>
        <w:numPr>
          <w:ilvl w:val="0"/>
          <w:numId w:val="48"/>
        </w:numPr>
        <w:autoSpaceDE w:val="0"/>
        <w:autoSpaceDN w:val="0"/>
        <w:spacing w:before="0" w:after="120" w:line="360" w:lineRule="auto"/>
        <w:ind w:left="2520" w:right="-86"/>
        <w:rPr>
          <w:ins w:id="514" w:author="Willis, Lisa" w:date="2026-09-18T15:00:00Z"/>
          <w:rFonts w:ascii="Arial" w:eastAsia="Arial" w:hAnsi="Arial" w:cs="Arial"/>
          <w:kern w:val="0"/>
          <w14:ligatures w14:val="none"/>
        </w:rPr>
        <w:pPrChange w:id="515" w:author="Willis, Lisa" w:date="2026-09-18T15:02:00Z" w16du:dateUtc="2026-09-18T21:02:00Z">
          <w:pPr>
            <w:numPr>
              <w:numId w:val="48"/>
            </w:numPr>
            <w:tabs>
              <w:tab w:val="left" w:pos="1079"/>
            </w:tabs>
            <w:autoSpaceDE w:val="0"/>
            <w:autoSpaceDN w:val="0"/>
            <w:spacing w:line="235" w:lineRule="auto"/>
            <w:ind w:right="-90"/>
          </w:pPr>
        </w:pPrChange>
      </w:pPr>
      <w:ins w:id="516" w:author="Willis, Lisa" w:date="2026-09-18T15:00:00Z">
        <w:r w:rsidRPr="00CD4B32">
          <w:rPr>
            <w:rFonts w:ascii="Arial" w:eastAsia="Arial" w:hAnsi="Arial" w:cs="Arial"/>
            <w:kern w:val="0"/>
            <w14:ligatures w14:val="none"/>
          </w:rPr>
          <w:t>Failure to report firearm theft or loss within 48 hours of discovery;</w:t>
        </w:r>
      </w:ins>
    </w:p>
    <w:p w14:paraId="759B3870" w14:textId="3FCFF306" w:rsidR="00037C75" w:rsidRPr="00CD4B32" w:rsidRDefault="00273E13">
      <w:pPr>
        <w:numPr>
          <w:ilvl w:val="0"/>
          <w:numId w:val="49"/>
        </w:numPr>
        <w:autoSpaceDE w:val="0"/>
        <w:autoSpaceDN w:val="0"/>
        <w:spacing w:before="0" w:after="120" w:line="360" w:lineRule="auto"/>
        <w:ind w:left="2520" w:right="-86"/>
        <w:rPr>
          <w:ins w:id="517" w:author="Willis, Lisa" w:date="2026-09-18T15:00:00Z"/>
          <w:rFonts w:ascii="Arial" w:eastAsia="Arial" w:hAnsi="Arial" w:cs="Arial"/>
          <w:kern w:val="0"/>
          <w14:ligatures w14:val="none"/>
        </w:rPr>
        <w:pPrChange w:id="518" w:author="Willis, Lisa" w:date="2026-09-18T15:02:00Z" w16du:dateUtc="2026-09-18T21:02:00Z">
          <w:pPr>
            <w:numPr>
              <w:numId w:val="49"/>
            </w:numPr>
            <w:tabs>
              <w:tab w:val="left" w:pos="1079"/>
            </w:tabs>
            <w:autoSpaceDE w:val="0"/>
            <w:autoSpaceDN w:val="0"/>
            <w:spacing w:line="235" w:lineRule="auto"/>
            <w:ind w:right="-90"/>
          </w:pPr>
        </w:pPrChange>
      </w:pPr>
      <w:ins w:id="519" w:author="Willis, Lisa" w:date="2026-09-18T15:00:00Z">
        <w:r w:rsidRPr="00CD4B32">
          <w:rPr>
            <w:rFonts w:ascii="Arial" w:eastAsia="Arial" w:hAnsi="Arial" w:cs="Arial"/>
            <w:kern w:val="0"/>
            <w14:ligatures w14:val="none"/>
          </w:rPr>
          <w:t>Failure</w:t>
        </w:r>
      </w:ins>
      <w:ins w:id="520" w:author="Barriskill, Bianca" w:date="2026-09-23T15:27:00Z" w16du:dateUtc="2026-09-23T21:27:00Z">
        <w:r w:rsidR="00025082" w:rsidRPr="00CD4B32">
          <w:rPr>
            <w:rFonts w:ascii="Arial" w:eastAsia="Arial" w:hAnsi="Arial" w:cs="Arial"/>
            <w:kern w:val="0"/>
            <w14:ligatures w14:val="none"/>
          </w:rPr>
          <w:t xml:space="preserve"> </w:t>
        </w:r>
      </w:ins>
      <w:ins w:id="521" w:author="Willis, Lisa" w:date="2026-09-18T15:00:00Z">
        <w:del w:id="522" w:author="Barriskill, Bianca" w:date="2026-09-23T15:26:00Z" w16du:dateUtc="2026-09-23T21:26:00Z">
          <w:r w:rsidRPr="00CD4B32" w:rsidDel="00025082">
            <w:rPr>
              <w:rFonts w:ascii="Arial" w:eastAsia="Arial" w:hAnsi="Arial" w:cs="Arial"/>
              <w:kern w:val="0"/>
              <w14:ligatures w14:val="none"/>
            </w:rPr>
            <w:delText xml:space="preserve"> </w:delText>
          </w:r>
        </w:del>
      </w:ins>
      <w:ins w:id="523" w:author="Barriskill, Bianca" w:date="2026-09-23T15:26:00Z" w16du:dateUtc="2026-09-23T21:26:00Z">
        <w:r w:rsidR="00025082" w:rsidRPr="00CD4B32">
          <w:rPr>
            <w:rFonts w:ascii="Arial" w:eastAsia="Arial" w:hAnsi="Arial" w:cs="Arial"/>
            <w:kern w:val="0"/>
            <w14:ligatures w14:val="none"/>
          </w:rPr>
          <w:t>to secure a firearm as required by Rule 2-500</w:t>
        </w:r>
      </w:ins>
      <w:ins w:id="524" w:author="Willis, Lisa" w:date="2026-09-18T15:00:00Z">
        <w:del w:id="525" w:author="Barriskill, Bianca" w:date="2026-09-23T15:26:00Z" w16du:dateUtc="2026-09-23T21:26:00Z">
          <w:r w:rsidRPr="00CD4B32" w:rsidDel="00025082">
            <w:rPr>
              <w:rFonts w:ascii="Arial" w:eastAsia="Arial" w:hAnsi="Arial" w:cs="Arial"/>
              <w:kern w:val="0"/>
              <w14:ligatures w14:val="none"/>
            </w:rPr>
            <w:delText>of unsecured firearms</w:delText>
          </w:r>
        </w:del>
        <w:r w:rsidRPr="00CD4B32">
          <w:rPr>
            <w:rFonts w:ascii="Arial" w:eastAsia="Arial" w:hAnsi="Arial" w:cs="Arial"/>
            <w:kern w:val="0"/>
            <w14:ligatures w14:val="none"/>
          </w:rPr>
          <w:t>;</w:t>
        </w:r>
      </w:ins>
    </w:p>
    <w:p w14:paraId="5ED10CF5" w14:textId="4299F161" w:rsidR="00037C75" w:rsidRPr="00CD4B32" w:rsidRDefault="00273E13">
      <w:pPr>
        <w:numPr>
          <w:ilvl w:val="0"/>
          <w:numId w:val="50"/>
        </w:numPr>
        <w:autoSpaceDE w:val="0"/>
        <w:autoSpaceDN w:val="0"/>
        <w:spacing w:before="0" w:after="120" w:line="360" w:lineRule="auto"/>
        <w:ind w:left="2520" w:right="-86"/>
        <w:rPr>
          <w:ins w:id="526" w:author="Willis, Lisa" w:date="2026-09-18T15:00:00Z"/>
          <w:rFonts w:ascii="Arial" w:eastAsia="Arial" w:hAnsi="Arial" w:cs="Arial"/>
          <w:kern w:val="0"/>
          <w14:ligatures w14:val="none"/>
        </w:rPr>
        <w:pPrChange w:id="527" w:author="Willis, Lisa" w:date="2026-09-18T15:02:00Z" w16du:dateUtc="2026-09-18T21:02:00Z">
          <w:pPr>
            <w:numPr>
              <w:numId w:val="50"/>
            </w:numPr>
            <w:tabs>
              <w:tab w:val="left" w:pos="1079"/>
            </w:tabs>
            <w:autoSpaceDE w:val="0"/>
            <w:autoSpaceDN w:val="0"/>
            <w:spacing w:line="235" w:lineRule="auto"/>
            <w:ind w:right="-90"/>
          </w:pPr>
        </w:pPrChange>
      </w:pPr>
      <w:ins w:id="528" w:author="Willis, Lisa" w:date="2026-09-18T15:00:00Z">
        <w:r w:rsidRPr="00CD4B32">
          <w:rPr>
            <w:rFonts w:ascii="Arial" w:eastAsia="Arial" w:hAnsi="Arial" w:cs="Arial"/>
            <w:kern w:val="0"/>
            <w14:ligatures w14:val="none"/>
          </w:rPr>
          <w:t>Failure to maintain or retain dealer records.</w:t>
        </w:r>
      </w:ins>
    </w:p>
    <w:p w14:paraId="16448CD9" w14:textId="456EC1B7" w:rsidR="00037C75" w:rsidRPr="00CD4B32" w:rsidRDefault="00273E13">
      <w:pPr>
        <w:autoSpaceDE w:val="0"/>
        <w:autoSpaceDN w:val="0"/>
        <w:spacing w:after="120" w:line="360" w:lineRule="auto"/>
        <w:ind w:right="-86"/>
        <w:rPr>
          <w:ins w:id="529" w:author="Willis, Lisa" w:date="2026-09-18T15:00:00Z"/>
          <w:rFonts w:ascii="Arial" w:eastAsia="Arial" w:hAnsi="Arial" w:cs="Arial"/>
          <w:kern w:val="0"/>
          <w14:ligatures w14:val="none"/>
        </w:rPr>
        <w:pPrChange w:id="530" w:author="Willis, Lisa" w:date="2026-09-18T15:02:00Z" w16du:dateUtc="2026-09-18T21:02:00Z">
          <w:pPr>
            <w:tabs>
              <w:tab w:val="left" w:pos="1079"/>
            </w:tabs>
            <w:autoSpaceDE w:val="0"/>
            <w:autoSpaceDN w:val="0"/>
            <w:spacing w:line="235" w:lineRule="auto"/>
            <w:ind w:left="1080" w:right="-90" w:firstLine="0"/>
          </w:pPr>
        </w:pPrChange>
      </w:pPr>
      <w:ins w:id="531" w:author="Willis, Lisa" w:date="2026-09-18T15:00:00Z">
        <w:r w:rsidRPr="00CD4B32">
          <w:rPr>
            <w:rFonts w:ascii="Arial" w:eastAsia="Arial" w:hAnsi="Arial" w:cs="Arial"/>
            <w:kern w:val="0"/>
            <w14:ligatures w14:val="none"/>
          </w:rPr>
          <w:t>2.</w:t>
        </w:r>
        <w:r w:rsidRPr="00CD4B32">
          <w:rPr>
            <w:rFonts w:ascii="Arial" w:eastAsia="Arial" w:hAnsi="Arial" w:cs="Arial"/>
            <w:kern w:val="0"/>
            <w14:ligatures w14:val="none"/>
          </w:rPr>
          <w:tab/>
          <w:t>Level two violations. This category of violation is moderately severe. The fine range for this category is $1,000.00 to $45,000.00 per violation. Examples include but are not limited to:</w:t>
        </w:r>
      </w:ins>
    </w:p>
    <w:p w14:paraId="5EDC1402" w14:textId="3874AAC6" w:rsidR="00037C75" w:rsidRPr="00CD4B32" w:rsidRDefault="00273E13">
      <w:pPr>
        <w:numPr>
          <w:ilvl w:val="0"/>
          <w:numId w:val="51"/>
        </w:numPr>
        <w:autoSpaceDE w:val="0"/>
        <w:autoSpaceDN w:val="0"/>
        <w:spacing w:before="0" w:after="120" w:line="360" w:lineRule="auto"/>
        <w:ind w:left="2520" w:right="-86"/>
        <w:rPr>
          <w:ins w:id="532" w:author="Willis, Lisa" w:date="2026-09-18T15:00:00Z"/>
          <w:rFonts w:ascii="Arial" w:eastAsia="Arial" w:hAnsi="Arial" w:cs="Arial"/>
          <w:kern w:val="0"/>
          <w14:ligatures w14:val="none"/>
        </w:rPr>
        <w:pPrChange w:id="533" w:author="Willis, Lisa" w:date="2026-09-18T15:03:00Z" w16du:dateUtc="2026-09-18T21:03:00Z">
          <w:pPr>
            <w:numPr>
              <w:numId w:val="51"/>
            </w:numPr>
            <w:tabs>
              <w:tab w:val="left" w:pos="1079"/>
            </w:tabs>
            <w:autoSpaceDE w:val="0"/>
            <w:autoSpaceDN w:val="0"/>
            <w:spacing w:line="235" w:lineRule="auto"/>
            <w:ind w:right="-90"/>
          </w:pPr>
        </w:pPrChange>
      </w:pPr>
      <w:ins w:id="534" w:author="Willis, Lisa" w:date="2026-09-18T15:00:00Z">
        <w:r w:rsidRPr="00CD4B32">
          <w:rPr>
            <w:rFonts w:ascii="Arial" w:eastAsia="Arial" w:hAnsi="Arial" w:cs="Arial"/>
            <w:kern w:val="0"/>
            <w14:ligatures w14:val="none"/>
          </w:rPr>
          <w:t>Repeated failure to post required notice related to unlawful purchase;</w:t>
        </w:r>
      </w:ins>
    </w:p>
    <w:p w14:paraId="3BF86CE4" w14:textId="15845616" w:rsidR="00037C75" w:rsidRPr="00CD4B32" w:rsidRDefault="00273E13">
      <w:pPr>
        <w:numPr>
          <w:ilvl w:val="0"/>
          <w:numId w:val="52"/>
        </w:numPr>
        <w:autoSpaceDE w:val="0"/>
        <w:autoSpaceDN w:val="0"/>
        <w:spacing w:before="0" w:after="120" w:line="360" w:lineRule="auto"/>
        <w:ind w:left="2520" w:right="-86"/>
        <w:rPr>
          <w:ins w:id="535" w:author="Willis, Lisa" w:date="2026-09-18T15:00:00Z"/>
          <w:rFonts w:ascii="Arial" w:eastAsia="Arial" w:hAnsi="Arial" w:cs="Arial"/>
          <w:kern w:val="0"/>
          <w14:ligatures w14:val="none"/>
        </w:rPr>
        <w:pPrChange w:id="536" w:author="Willis, Lisa" w:date="2026-09-18T15:03:00Z" w16du:dateUtc="2026-09-18T21:03:00Z">
          <w:pPr>
            <w:numPr>
              <w:numId w:val="52"/>
            </w:numPr>
            <w:tabs>
              <w:tab w:val="left" w:pos="1079"/>
            </w:tabs>
            <w:autoSpaceDE w:val="0"/>
            <w:autoSpaceDN w:val="0"/>
            <w:spacing w:line="235" w:lineRule="auto"/>
            <w:ind w:right="-90"/>
          </w:pPr>
        </w:pPrChange>
      </w:pPr>
      <w:proofErr w:type="gramStart"/>
      <w:ins w:id="537" w:author="Willis, Lisa" w:date="2026-09-18T15:00:00Z">
        <w:r w:rsidRPr="00CD4B32">
          <w:rPr>
            <w:rFonts w:ascii="Arial" w:eastAsia="Arial" w:hAnsi="Arial" w:cs="Arial"/>
            <w:kern w:val="0"/>
            <w14:ligatures w14:val="none"/>
          </w:rPr>
          <w:t>Multiple record</w:t>
        </w:r>
        <w:proofErr w:type="gramEnd"/>
        <w:r w:rsidRPr="00CD4B32">
          <w:rPr>
            <w:rFonts w:ascii="Arial" w:eastAsia="Arial" w:hAnsi="Arial" w:cs="Arial"/>
            <w:kern w:val="0"/>
            <w14:ligatures w14:val="none"/>
          </w:rPr>
          <w:t xml:space="preserve"> entry errors;</w:t>
        </w:r>
      </w:ins>
    </w:p>
    <w:p w14:paraId="44762A57" w14:textId="436E40E2" w:rsidR="00037C75" w:rsidRPr="00CD4B32" w:rsidRDefault="00273E13">
      <w:pPr>
        <w:numPr>
          <w:ilvl w:val="0"/>
          <w:numId w:val="53"/>
        </w:numPr>
        <w:autoSpaceDE w:val="0"/>
        <w:autoSpaceDN w:val="0"/>
        <w:spacing w:before="0" w:after="120" w:line="360" w:lineRule="auto"/>
        <w:ind w:left="2520" w:right="-86"/>
        <w:rPr>
          <w:ins w:id="538" w:author="Willis, Lisa" w:date="2026-09-18T15:00:00Z"/>
          <w:rFonts w:ascii="Arial" w:eastAsia="Arial" w:hAnsi="Arial" w:cs="Arial"/>
          <w:kern w:val="0"/>
          <w14:ligatures w14:val="none"/>
        </w:rPr>
        <w:pPrChange w:id="539" w:author="Willis, Lisa" w:date="2026-09-18T15:03:00Z" w16du:dateUtc="2026-09-18T21:03:00Z">
          <w:pPr>
            <w:numPr>
              <w:numId w:val="53"/>
            </w:numPr>
            <w:tabs>
              <w:tab w:val="left" w:pos="1079"/>
            </w:tabs>
            <w:autoSpaceDE w:val="0"/>
            <w:autoSpaceDN w:val="0"/>
            <w:spacing w:line="235" w:lineRule="auto"/>
            <w:ind w:right="-90"/>
          </w:pPr>
        </w:pPrChange>
      </w:pPr>
      <w:ins w:id="540" w:author="Willis, Lisa" w:date="2026-09-18T15:00:00Z">
        <w:r w:rsidRPr="00CD4B32">
          <w:rPr>
            <w:rFonts w:ascii="Arial" w:eastAsia="Arial" w:hAnsi="Arial" w:cs="Arial"/>
            <w:kern w:val="0"/>
            <w14:ligatures w14:val="none"/>
          </w:rPr>
          <w:t xml:space="preserve">Repeated failure </w:t>
        </w:r>
      </w:ins>
      <w:ins w:id="541" w:author="Barriskill, Bianca" w:date="2026-09-23T15:25:00Z" w16du:dateUtc="2026-09-23T21:25:00Z">
        <w:r w:rsidR="00025082" w:rsidRPr="00CD4B32">
          <w:rPr>
            <w:rFonts w:ascii="Arial" w:eastAsia="Arial" w:hAnsi="Arial" w:cs="Arial"/>
            <w:kern w:val="0"/>
            <w14:ligatures w14:val="none"/>
          </w:rPr>
          <w:t>to secure a fi</w:t>
        </w:r>
      </w:ins>
      <w:ins w:id="542" w:author="Barriskill, Bianca" w:date="2026-09-23T15:26:00Z" w16du:dateUtc="2026-09-23T21:26:00Z">
        <w:r w:rsidR="00025082" w:rsidRPr="00CD4B32">
          <w:rPr>
            <w:rFonts w:ascii="Arial" w:eastAsia="Arial" w:hAnsi="Arial" w:cs="Arial"/>
            <w:kern w:val="0"/>
            <w14:ligatures w14:val="none"/>
          </w:rPr>
          <w:t>rearm as required by Rule 2-500</w:t>
        </w:r>
      </w:ins>
      <w:ins w:id="543" w:author="Willis, Lisa" w:date="2026-09-18T15:00:00Z">
        <w:del w:id="544" w:author="Barriskill, Bianca" w:date="2026-09-23T15:25:00Z" w16du:dateUtc="2026-09-23T21:25:00Z">
          <w:r w:rsidRPr="00CD4B32" w:rsidDel="00025082">
            <w:rPr>
              <w:rFonts w:ascii="Arial" w:eastAsia="Arial" w:hAnsi="Arial" w:cs="Arial"/>
              <w:kern w:val="0"/>
              <w14:ligatures w14:val="none"/>
            </w:rPr>
            <w:delText>of unsecured firearms</w:delText>
          </w:r>
        </w:del>
        <w:r w:rsidRPr="00CD4B32">
          <w:rPr>
            <w:rFonts w:ascii="Arial" w:eastAsia="Arial" w:hAnsi="Arial" w:cs="Arial"/>
            <w:kern w:val="0"/>
            <w14:ligatures w14:val="none"/>
          </w:rPr>
          <w:t>;</w:t>
        </w:r>
      </w:ins>
    </w:p>
    <w:p w14:paraId="04431856" w14:textId="63EDA396" w:rsidR="00037C75" w:rsidRPr="00CD4B32" w:rsidRDefault="00273E13">
      <w:pPr>
        <w:numPr>
          <w:ilvl w:val="0"/>
          <w:numId w:val="54"/>
        </w:numPr>
        <w:autoSpaceDE w:val="0"/>
        <w:autoSpaceDN w:val="0"/>
        <w:spacing w:before="0" w:after="120" w:line="360" w:lineRule="auto"/>
        <w:ind w:left="2520" w:right="-86"/>
        <w:rPr>
          <w:ins w:id="545" w:author="Willis, Lisa" w:date="2026-09-18T15:00:00Z"/>
          <w:rFonts w:ascii="Arial" w:eastAsia="Arial" w:hAnsi="Arial" w:cs="Arial"/>
          <w:kern w:val="0"/>
          <w14:ligatures w14:val="none"/>
        </w:rPr>
        <w:pPrChange w:id="546" w:author="Willis, Lisa" w:date="2026-09-18T15:03:00Z" w16du:dateUtc="2026-09-18T21:03:00Z">
          <w:pPr>
            <w:numPr>
              <w:numId w:val="54"/>
            </w:numPr>
            <w:tabs>
              <w:tab w:val="left" w:pos="1079"/>
            </w:tabs>
            <w:autoSpaceDE w:val="0"/>
            <w:autoSpaceDN w:val="0"/>
            <w:spacing w:line="235" w:lineRule="auto"/>
            <w:ind w:right="-90"/>
          </w:pPr>
        </w:pPrChange>
      </w:pPr>
      <w:ins w:id="547" w:author="Willis, Lisa" w:date="2026-09-18T15:00:00Z">
        <w:r w:rsidRPr="00CD4B32">
          <w:rPr>
            <w:rFonts w:ascii="Arial" w:eastAsia="Arial" w:hAnsi="Arial" w:cs="Arial"/>
            <w:kern w:val="0"/>
            <w14:ligatures w14:val="none"/>
          </w:rPr>
          <w:t>Transfer without locking device;</w:t>
        </w:r>
      </w:ins>
    </w:p>
    <w:p w14:paraId="1D094EB8" w14:textId="3DC55A57" w:rsidR="00037C75" w:rsidRPr="00CD4B32" w:rsidRDefault="00273E13">
      <w:pPr>
        <w:numPr>
          <w:ilvl w:val="0"/>
          <w:numId w:val="55"/>
        </w:numPr>
        <w:autoSpaceDE w:val="0"/>
        <w:autoSpaceDN w:val="0"/>
        <w:spacing w:before="0" w:after="120" w:line="360" w:lineRule="auto"/>
        <w:ind w:left="2520" w:right="-86"/>
        <w:rPr>
          <w:ins w:id="548" w:author="Willis, Lisa" w:date="2026-09-18T15:00:00Z"/>
          <w:rFonts w:ascii="Arial" w:eastAsia="Arial" w:hAnsi="Arial" w:cs="Arial"/>
          <w:kern w:val="0"/>
          <w14:ligatures w14:val="none"/>
        </w:rPr>
        <w:pPrChange w:id="549" w:author="Willis, Lisa" w:date="2026-09-18T15:03:00Z" w16du:dateUtc="2026-09-18T21:03:00Z">
          <w:pPr>
            <w:numPr>
              <w:numId w:val="55"/>
            </w:numPr>
            <w:tabs>
              <w:tab w:val="left" w:pos="1079"/>
            </w:tabs>
            <w:autoSpaceDE w:val="0"/>
            <w:autoSpaceDN w:val="0"/>
            <w:spacing w:line="235" w:lineRule="auto"/>
            <w:ind w:right="-90"/>
          </w:pPr>
        </w:pPrChange>
      </w:pPr>
      <w:ins w:id="550" w:author="Willis, Lisa" w:date="2026-09-18T15:00:00Z">
        <w:r w:rsidRPr="00CD4B32">
          <w:rPr>
            <w:rFonts w:ascii="Arial" w:eastAsia="Arial" w:hAnsi="Arial" w:cs="Arial"/>
            <w:kern w:val="0"/>
            <w14:ligatures w14:val="none"/>
          </w:rPr>
          <w:t>Failure to post required notice of safe storage;</w:t>
        </w:r>
      </w:ins>
    </w:p>
    <w:p w14:paraId="091DBA85" w14:textId="21726C8F" w:rsidR="00037C75" w:rsidRPr="00CD4B32" w:rsidRDefault="00273E13">
      <w:pPr>
        <w:numPr>
          <w:ilvl w:val="0"/>
          <w:numId w:val="56"/>
        </w:numPr>
        <w:autoSpaceDE w:val="0"/>
        <w:autoSpaceDN w:val="0"/>
        <w:spacing w:before="0" w:after="120" w:line="360" w:lineRule="auto"/>
        <w:ind w:left="2520" w:right="-86"/>
        <w:rPr>
          <w:ins w:id="551" w:author="Willis, Lisa" w:date="2026-09-18T15:00:00Z"/>
          <w:rFonts w:ascii="Arial" w:eastAsia="Arial" w:hAnsi="Arial" w:cs="Arial"/>
          <w:kern w:val="0"/>
          <w14:ligatures w14:val="none"/>
        </w:rPr>
        <w:pPrChange w:id="552" w:author="Willis, Lisa" w:date="2026-09-18T15:03:00Z" w16du:dateUtc="2026-09-18T21:03:00Z">
          <w:pPr>
            <w:numPr>
              <w:numId w:val="56"/>
            </w:numPr>
            <w:tabs>
              <w:tab w:val="left" w:pos="1079"/>
            </w:tabs>
            <w:autoSpaceDE w:val="0"/>
            <w:autoSpaceDN w:val="0"/>
            <w:spacing w:line="235" w:lineRule="auto"/>
            <w:ind w:right="-90"/>
          </w:pPr>
        </w:pPrChange>
      </w:pPr>
      <w:ins w:id="553" w:author="Willis, Lisa" w:date="2026-09-18T15:00:00Z">
        <w:r w:rsidRPr="00CD4B32">
          <w:rPr>
            <w:rFonts w:ascii="Arial" w:eastAsia="Arial" w:hAnsi="Arial" w:cs="Arial"/>
            <w:kern w:val="0"/>
            <w14:ligatures w14:val="none"/>
          </w:rPr>
          <w:t>Untrained staff conducting sales;</w:t>
        </w:r>
      </w:ins>
    </w:p>
    <w:p w14:paraId="54893357" w14:textId="5999DDA5" w:rsidR="00037C75" w:rsidRPr="00CD4B32" w:rsidRDefault="00273E13">
      <w:pPr>
        <w:numPr>
          <w:ilvl w:val="0"/>
          <w:numId w:val="57"/>
        </w:numPr>
        <w:autoSpaceDE w:val="0"/>
        <w:autoSpaceDN w:val="0"/>
        <w:spacing w:before="0" w:after="120" w:line="360" w:lineRule="auto"/>
        <w:ind w:left="2520" w:right="-86"/>
        <w:rPr>
          <w:ins w:id="554" w:author="Willis, Lisa" w:date="2026-09-18T15:00:00Z"/>
          <w:rFonts w:ascii="Arial" w:eastAsia="Arial" w:hAnsi="Arial" w:cs="Arial"/>
          <w:kern w:val="0"/>
          <w14:ligatures w14:val="none"/>
        </w:rPr>
        <w:pPrChange w:id="555" w:author="Willis, Lisa" w:date="2026-09-18T15:03:00Z" w16du:dateUtc="2026-09-18T21:03:00Z">
          <w:pPr>
            <w:numPr>
              <w:numId w:val="57"/>
            </w:numPr>
            <w:tabs>
              <w:tab w:val="left" w:pos="1079"/>
            </w:tabs>
            <w:autoSpaceDE w:val="0"/>
            <w:autoSpaceDN w:val="0"/>
            <w:spacing w:line="235" w:lineRule="auto"/>
            <w:ind w:right="-90"/>
          </w:pPr>
        </w:pPrChange>
      </w:pPr>
      <w:ins w:id="556" w:author="Willis, Lisa" w:date="2026-09-18T15:00:00Z">
        <w:r w:rsidRPr="00CD4B32">
          <w:rPr>
            <w:rFonts w:ascii="Arial" w:eastAsia="Arial" w:hAnsi="Arial" w:cs="Arial"/>
            <w:kern w:val="0"/>
            <w14:ligatures w14:val="none"/>
          </w:rPr>
          <w:t>Refusal to keep required state records;</w:t>
        </w:r>
      </w:ins>
    </w:p>
    <w:p w14:paraId="06999AEC" w14:textId="639753ED" w:rsidR="00037C75" w:rsidRPr="00CD4B32" w:rsidRDefault="00273E13">
      <w:pPr>
        <w:numPr>
          <w:ilvl w:val="0"/>
          <w:numId w:val="58"/>
        </w:numPr>
        <w:tabs>
          <w:tab w:val="left" w:pos="1079"/>
        </w:tabs>
        <w:autoSpaceDE w:val="0"/>
        <w:autoSpaceDN w:val="0"/>
        <w:spacing w:before="0" w:after="120" w:line="360" w:lineRule="auto"/>
        <w:ind w:left="2520" w:right="-86"/>
        <w:rPr>
          <w:ins w:id="557" w:author="Willis, Lisa" w:date="2026-09-18T15:00:00Z"/>
          <w:rFonts w:ascii="Arial" w:eastAsia="Arial" w:hAnsi="Arial" w:cs="Arial"/>
          <w:kern w:val="0"/>
          <w14:ligatures w14:val="none"/>
        </w:rPr>
        <w:pPrChange w:id="558" w:author="Willis, Lisa" w:date="2026-09-18T15:04:00Z" w16du:dateUtc="2026-09-18T21:04:00Z">
          <w:pPr>
            <w:tabs>
              <w:tab w:val="left" w:pos="1079"/>
            </w:tabs>
            <w:autoSpaceDE w:val="0"/>
            <w:autoSpaceDN w:val="0"/>
            <w:spacing w:line="235" w:lineRule="auto"/>
            <w:ind w:left="1080" w:right="-90" w:firstLine="0"/>
          </w:pPr>
        </w:pPrChange>
      </w:pPr>
      <w:ins w:id="559" w:author="Willis, Lisa" w:date="2026-09-18T15:00:00Z">
        <w:r w:rsidRPr="00CD4B32">
          <w:rPr>
            <w:rFonts w:ascii="Arial" w:eastAsia="Arial" w:hAnsi="Arial" w:cs="Arial"/>
            <w:kern w:val="0"/>
            <w14:ligatures w14:val="none"/>
          </w:rPr>
          <w:t>Repeated failure to maintain or retain dealer records.</w:t>
        </w:r>
      </w:ins>
    </w:p>
    <w:p w14:paraId="464412EE" w14:textId="2074BF47" w:rsidR="009F4440" w:rsidRPr="00CD4B32" w:rsidDel="00037C75" w:rsidRDefault="00273E13" w:rsidP="00F257C2">
      <w:pPr>
        <w:autoSpaceDE w:val="0"/>
        <w:autoSpaceDN w:val="0"/>
        <w:spacing w:after="120" w:line="360" w:lineRule="auto"/>
        <w:ind w:right="-90"/>
        <w:rPr>
          <w:del w:id="560" w:author="Willis, Lisa" w:date="2026-09-18T15:03:00Z" w16du:dateUtc="2026-09-18T21:03:00Z"/>
          <w:rFonts w:ascii="Arial" w:eastAsia="Arial" w:hAnsi="Arial" w:cs="Arial"/>
          <w:kern w:val="0"/>
          <w14:ligatures w14:val="none"/>
        </w:rPr>
      </w:pPr>
      <w:ins w:id="561" w:author="Willis, Lisa" w:date="2026-09-18T15:00:00Z">
        <w:r w:rsidRPr="00CD4B32">
          <w:rPr>
            <w:rFonts w:ascii="Arial" w:eastAsia="Arial" w:hAnsi="Arial" w:cs="Arial"/>
            <w:kern w:val="0"/>
            <w14:ligatures w14:val="none"/>
          </w:rPr>
          <w:lastRenderedPageBreak/>
          <w:t>3.</w:t>
        </w:r>
        <w:r w:rsidRPr="00CD4B32">
          <w:rPr>
            <w:rFonts w:ascii="Arial" w:eastAsia="Arial" w:hAnsi="Arial" w:cs="Arial"/>
            <w:kern w:val="0"/>
            <w14:ligatures w14:val="none"/>
          </w:rPr>
          <w:tab/>
          <w:t xml:space="preserve">Level three violations. This category of violation is most severe and generally has an immediate or potential negative effect on public health, safety, or welfare. The fine range for this category is $12,000.00 to $75,000.00 per violation. Examples include but are not limited </w:t>
        </w:r>
        <w:proofErr w:type="spellStart"/>
        <w:r w:rsidRPr="00CD4B32">
          <w:rPr>
            <w:rFonts w:ascii="Arial" w:eastAsia="Arial" w:hAnsi="Arial" w:cs="Arial"/>
            <w:kern w:val="0"/>
            <w14:ligatures w14:val="none"/>
          </w:rPr>
          <w:t>to:</w:t>
        </w:r>
      </w:ins>
    </w:p>
    <w:p w14:paraId="40DAA084" w14:textId="1B9827A8" w:rsidR="00037C75" w:rsidRPr="00CD4B32" w:rsidRDefault="00273E13">
      <w:pPr>
        <w:numPr>
          <w:ilvl w:val="0"/>
          <w:numId w:val="68"/>
        </w:numPr>
        <w:autoSpaceDE w:val="0"/>
        <w:autoSpaceDN w:val="0"/>
        <w:spacing w:before="0" w:after="120" w:line="360" w:lineRule="auto"/>
        <w:ind w:left="2520" w:right="-90"/>
        <w:rPr>
          <w:ins w:id="562" w:author="Willis, Lisa" w:date="2026-09-18T15:09:00Z"/>
          <w:rFonts w:ascii="Arial" w:eastAsia="Arial" w:hAnsi="Arial" w:cs="Arial"/>
          <w:kern w:val="0"/>
          <w14:ligatures w14:val="none"/>
        </w:rPr>
        <w:pPrChange w:id="563" w:author="Willis, Lisa" w:date="2026-09-18T15:09:00Z" w16du:dateUtc="2026-09-18T21:09:00Z">
          <w:pPr>
            <w:numPr>
              <w:numId w:val="68"/>
            </w:numPr>
            <w:autoSpaceDE w:val="0"/>
            <w:autoSpaceDN w:val="0"/>
            <w:spacing w:line="235" w:lineRule="auto"/>
            <w:ind w:right="-90"/>
          </w:pPr>
        </w:pPrChange>
      </w:pPr>
      <w:ins w:id="564" w:author="Willis, Lisa" w:date="2026-09-18T15:09:00Z">
        <w:r w:rsidRPr="00CD4B32">
          <w:rPr>
            <w:rFonts w:ascii="Arial" w:eastAsia="Arial" w:hAnsi="Arial" w:cs="Arial"/>
            <w:kern w:val="0"/>
            <w14:ligatures w14:val="none"/>
          </w:rPr>
          <w:t>Knowingly</w:t>
        </w:r>
        <w:proofErr w:type="spellEnd"/>
        <w:r w:rsidRPr="00CD4B32">
          <w:rPr>
            <w:rFonts w:ascii="Arial" w:eastAsia="Arial" w:hAnsi="Arial" w:cs="Arial"/>
            <w:kern w:val="0"/>
            <w14:ligatures w14:val="none"/>
          </w:rPr>
          <w:t xml:space="preserve"> falsifying records;</w:t>
        </w:r>
      </w:ins>
    </w:p>
    <w:p w14:paraId="1E4CBA60" w14:textId="3297870B" w:rsidR="00037C75" w:rsidRPr="00CD4B32" w:rsidRDefault="00273E13">
      <w:pPr>
        <w:numPr>
          <w:ilvl w:val="0"/>
          <w:numId w:val="69"/>
        </w:numPr>
        <w:autoSpaceDE w:val="0"/>
        <w:autoSpaceDN w:val="0"/>
        <w:spacing w:before="0" w:after="120" w:line="360" w:lineRule="auto"/>
        <w:ind w:left="2520" w:right="-90"/>
        <w:rPr>
          <w:ins w:id="565" w:author="Willis, Lisa" w:date="2026-09-18T15:09:00Z"/>
          <w:rFonts w:ascii="Arial" w:eastAsia="Arial" w:hAnsi="Arial" w:cs="Arial"/>
          <w:kern w:val="0"/>
          <w14:ligatures w14:val="none"/>
        </w:rPr>
        <w:pPrChange w:id="566" w:author="Willis, Lisa" w:date="2026-09-18T15:09:00Z" w16du:dateUtc="2026-09-18T21:09:00Z">
          <w:pPr>
            <w:numPr>
              <w:numId w:val="69"/>
            </w:numPr>
            <w:autoSpaceDE w:val="0"/>
            <w:autoSpaceDN w:val="0"/>
            <w:spacing w:line="235" w:lineRule="auto"/>
            <w:ind w:right="-90"/>
          </w:pPr>
        </w:pPrChange>
      </w:pPr>
      <w:ins w:id="567" w:author="Willis, Lisa" w:date="2026-09-18T15:09:00Z">
        <w:r w:rsidRPr="00CD4B32">
          <w:rPr>
            <w:rFonts w:ascii="Arial" w:eastAsia="Arial" w:hAnsi="Arial" w:cs="Arial"/>
            <w:kern w:val="0"/>
            <w14:ligatures w14:val="none"/>
          </w:rPr>
          <w:t>Concealed inventory or obstructed audit;</w:t>
        </w:r>
      </w:ins>
    </w:p>
    <w:p w14:paraId="0096C73A" w14:textId="63544EED" w:rsidR="00037C75" w:rsidRPr="00CD4B32" w:rsidRDefault="00273E13">
      <w:pPr>
        <w:numPr>
          <w:ilvl w:val="0"/>
          <w:numId w:val="70"/>
        </w:numPr>
        <w:autoSpaceDE w:val="0"/>
        <w:autoSpaceDN w:val="0"/>
        <w:spacing w:before="0" w:after="120" w:line="360" w:lineRule="auto"/>
        <w:ind w:left="2520" w:right="-90"/>
        <w:rPr>
          <w:ins w:id="568" w:author="Willis, Lisa" w:date="2026-09-18T15:09:00Z"/>
          <w:rFonts w:ascii="Arial" w:eastAsia="Arial" w:hAnsi="Arial" w:cs="Arial"/>
          <w:kern w:val="0"/>
          <w14:ligatures w14:val="none"/>
        </w:rPr>
        <w:pPrChange w:id="569" w:author="Willis, Lisa" w:date="2026-09-18T15:09:00Z" w16du:dateUtc="2026-09-18T21:09:00Z">
          <w:pPr>
            <w:numPr>
              <w:numId w:val="70"/>
            </w:numPr>
            <w:autoSpaceDE w:val="0"/>
            <w:autoSpaceDN w:val="0"/>
            <w:spacing w:line="235" w:lineRule="auto"/>
            <w:ind w:right="-90"/>
          </w:pPr>
        </w:pPrChange>
      </w:pPr>
      <w:ins w:id="570" w:author="Willis, Lisa" w:date="2026-09-18T15:09:00Z">
        <w:r w:rsidRPr="00CD4B32">
          <w:rPr>
            <w:rFonts w:ascii="Arial" w:eastAsia="Arial" w:hAnsi="Arial" w:cs="Arial"/>
            <w:kern w:val="0"/>
            <w14:ligatures w14:val="none"/>
          </w:rPr>
          <w:t>Multiple failures to report firearm theft or loss within 48 hours of discovery;</w:t>
        </w:r>
      </w:ins>
    </w:p>
    <w:p w14:paraId="3365A116" w14:textId="29DB30D2" w:rsidR="00037C75" w:rsidRPr="00CD4B32" w:rsidRDefault="00273E13">
      <w:pPr>
        <w:numPr>
          <w:ilvl w:val="0"/>
          <w:numId w:val="71"/>
        </w:numPr>
        <w:autoSpaceDE w:val="0"/>
        <w:autoSpaceDN w:val="0"/>
        <w:spacing w:before="0" w:after="120" w:line="360" w:lineRule="auto"/>
        <w:ind w:left="2520" w:right="-86"/>
        <w:rPr>
          <w:ins w:id="571" w:author="Willis, Lisa" w:date="2026-09-18T15:09:00Z"/>
          <w:rFonts w:ascii="Arial" w:eastAsia="Arial" w:hAnsi="Arial" w:cs="Arial"/>
          <w:kern w:val="0"/>
          <w14:ligatures w14:val="none"/>
        </w:rPr>
        <w:pPrChange w:id="572" w:author="Willis, Lisa" w:date="2026-09-18T15:09:00Z" w16du:dateUtc="2026-09-18T21:09:00Z">
          <w:pPr>
            <w:numPr>
              <w:numId w:val="71"/>
            </w:numPr>
            <w:autoSpaceDE w:val="0"/>
            <w:autoSpaceDN w:val="0"/>
            <w:spacing w:line="235" w:lineRule="auto"/>
            <w:ind w:right="-90"/>
          </w:pPr>
        </w:pPrChange>
      </w:pPr>
      <w:ins w:id="573" w:author="Willis, Lisa" w:date="2026-09-18T15:09:00Z">
        <w:r w:rsidRPr="00CD4B32">
          <w:rPr>
            <w:rFonts w:ascii="Arial" w:eastAsia="Arial" w:hAnsi="Arial" w:cs="Arial"/>
            <w:kern w:val="0"/>
            <w14:ligatures w14:val="none"/>
          </w:rPr>
          <w:t xml:space="preserve">Multiple instances of </w:t>
        </w:r>
      </w:ins>
      <w:ins w:id="574" w:author="Barriskill, Bianca" w:date="2026-09-23T15:24:00Z" w16du:dateUtc="2026-09-23T21:24:00Z">
        <w:r w:rsidR="00025082" w:rsidRPr="00CD4B32">
          <w:rPr>
            <w:rFonts w:ascii="Arial" w:eastAsia="Arial" w:hAnsi="Arial" w:cs="Arial"/>
            <w:kern w:val="0"/>
            <w14:ligatures w14:val="none"/>
          </w:rPr>
          <w:t xml:space="preserve">failure to </w:t>
        </w:r>
      </w:ins>
      <w:ins w:id="575" w:author="Willis, Lisa" w:date="2026-09-18T15:09:00Z">
        <w:del w:id="576" w:author="Barriskill, Bianca" w:date="2026-09-23T15:24:00Z" w16du:dateUtc="2026-09-23T21:24:00Z">
          <w:r w:rsidRPr="00CD4B32" w:rsidDel="00025082">
            <w:rPr>
              <w:rFonts w:ascii="Arial" w:eastAsia="Arial" w:hAnsi="Arial" w:cs="Arial"/>
              <w:kern w:val="0"/>
              <w14:ligatures w14:val="none"/>
            </w:rPr>
            <w:delText>un</w:delText>
          </w:r>
        </w:del>
        <w:r w:rsidRPr="00CD4B32">
          <w:rPr>
            <w:rFonts w:ascii="Arial" w:eastAsia="Arial" w:hAnsi="Arial" w:cs="Arial"/>
            <w:kern w:val="0"/>
            <w14:ligatures w14:val="none"/>
          </w:rPr>
          <w:t>secure</w:t>
        </w:r>
        <w:del w:id="577" w:author="Barriskill, Bianca" w:date="2026-09-23T15:24:00Z" w16du:dateUtc="2026-09-23T21:24:00Z">
          <w:r w:rsidRPr="00CD4B32" w:rsidDel="00025082">
            <w:rPr>
              <w:rFonts w:ascii="Arial" w:eastAsia="Arial" w:hAnsi="Arial" w:cs="Arial"/>
              <w:kern w:val="0"/>
              <w14:ligatures w14:val="none"/>
            </w:rPr>
            <w:delText>d</w:delText>
          </w:r>
        </w:del>
        <w:r w:rsidRPr="00CD4B32">
          <w:rPr>
            <w:rFonts w:ascii="Arial" w:eastAsia="Arial" w:hAnsi="Arial" w:cs="Arial"/>
            <w:kern w:val="0"/>
            <w14:ligatures w14:val="none"/>
          </w:rPr>
          <w:t xml:space="preserve"> firearms</w:t>
        </w:r>
      </w:ins>
      <w:ins w:id="578" w:author="Barriskill, Bianca" w:date="2026-09-23T15:24:00Z" w16du:dateUtc="2026-09-23T21:24:00Z">
        <w:r w:rsidR="00025082" w:rsidRPr="00CD4B32">
          <w:rPr>
            <w:rFonts w:ascii="Arial" w:eastAsia="Arial" w:hAnsi="Arial" w:cs="Arial"/>
            <w:kern w:val="0"/>
            <w14:ligatures w14:val="none"/>
          </w:rPr>
          <w:t xml:space="preserve"> as require</w:t>
        </w:r>
      </w:ins>
      <w:ins w:id="579" w:author="Barriskill, Bianca" w:date="2026-09-23T15:25:00Z" w16du:dateUtc="2026-09-23T21:25:00Z">
        <w:r w:rsidR="00025082" w:rsidRPr="00CD4B32">
          <w:rPr>
            <w:rFonts w:ascii="Arial" w:eastAsia="Arial" w:hAnsi="Arial" w:cs="Arial"/>
            <w:kern w:val="0"/>
            <w14:ligatures w14:val="none"/>
          </w:rPr>
          <w:t>d by Rule 2-500</w:t>
        </w:r>
      </w:ins>
      <w:ins w:id="580" w:author="Willis, Lisa" w:date="2026-09-18T15:09:00Z">
        <w:r w:rsidRPr="00CD4B32">
          <w:rPr>
            <w:rFonts w:ascii="Arial" w:eastAsia="Arial" w:hAnsi="Arial" w:cs="Arial"/>
            <w:kern w:val="0"/>
            <w14:ligatures w14:val="none"/>
          </w:rPr>
          <w:t>;</w:t>
        </w:r>
      </w:ins>
    </w:p>
    <w:p w14:paraId="6BEF170F" w14:textId="35AC105C" w:rsidR="00037C75" w:rsidRPr="00CD4B32" w:rsidRDefault="00273E13">
      <w:pPr>
        <w:numPr>
          <w:ilvl w:val="0"/>
          <w:numId w:val="72"/>
        </w:numPr>
        <w:autoSpaceDE w:val="0"/>
        <w:autoSpaceDN w:val="0"/>
        <w:spacing w:before="0" w:after="120" w:line="360" w:lineRule="auto"/>
        <w:ind w:left="2520" w:right="-90"/>
        <w:rPr>
          <w:ins w:id="581" w:author="Willis, Lisa" w:date="2026-09-18T15:09:00Z" w16du:dateUtc="2026-09-18T21:09:00Z"/>
          <w:rFonts w:ascii="Arial" w:eastAsia="Arial" w:hAnsi="Arial" w:cs="Arial"/>
          <w:kern w:val="0"/>
          <w14:ligatures w14:val="none"/>
        </w:rPr>
        <w:pPrChange w:id="582" w:author="Willis, Lisa" w:date="2026-09-18T15:09:00Z" w16du:dateUtc="2026-09-18T21:09:00Z">
          <w:pPr>
            <w:numPr>
              <w:numId w:val="62"/>
            </w:numPr>
            <w:autoSpaceDE w:val="0"/>
            <w:autoSpaceDN w:val="0"/>
            <w:spacing w:line="235" w:lineRule="auto"/>
            <w:ind w:left="2160" w:right="-90"/>
          </w:pPr>
        </w:pPrChange>
      </w:pPr>
      <w:ins w:id="583" w:author="Willis, Lisa" w:date="2026-09-18T15:09:00Z">
        <w:r w:rsidRPr="00CD4B32">
          <w:rPr>
            <w:rFonts w:ascii="Arial" w:eastAsia="Arial" w:hAnsi="Arial" w:cs="Arial"/>
            <w:kern w:val="0"/>
            <w14:ligatures w14:val="none"/>
          </w:rPr>
          <w:t>Multiple failures to maintain or retain dealer records.</w:t>
        </w:r>
      </w:ins>
    </w:p>
    <w:p w14:paraId="10B65E13" w14:textId="4525CDC8" w:rsidR="00AA5584" w:rsidRPr="00CD4B32" w:rsidRDefault="00AA5584" w:rsidP="00F257C2">
      <w:pPr>
        <w:numPr>
          <w:ilvl w:val="0"/>
          <w:numId w:val="25"/>
        </w:numPr>
        <w:tabs>
          <w:tab w:val="left" w:pos="1079"/>
        </w:tabs>
        <w:autoSpaceDE w:val="0"/>
        <w:autoSpaceDN w:val="0"/>
        <w:spacing w:after="120" w:line="360" w:lineRule="auto"/>
        <w:ind w:right="-90" w:hanging="720"/>
        <w:rPr>
          <w:rFonts w:ascii="Arial" w:eastAsia="Arial" w:hAnsi="Arial" w:cs="Arial"/>
          <w:kern w:val="0"/>
          <w14:ligatures w14:val="none"/>
        </w:rPr>
      </w:pPr>
      <w:r w:rsidRPr="00CD4B32">
        <w:rPr>
          <w:rFonts w:ascii="Arial" w:eastAsia="Arial" w:hAnsi="Arial" w:cs="Arial"/>
          <w:kern w:val="0"/>
          <w:u w:val="single"/>
          <w14:ligatures w14:val="none"/>
        </w:rPr>
        <w:t>Summary Suspension</w:t>
      </w:r>
      <w:r w:rsidRPr="00CD4B32">
        <w:rPr>
          <w:rFonts w:ascii="Arial" w:eastAsia="Arial" w:hAnsi="Arial" w:cs="Arial"/>
          <w:kern w:val="0"/>
          <w14:ligatures w14:val="none"/>
        </w:rPr>
        <w:t>. Nothing in this rule shall prohibit or prevent the Executive Director from summarily suspending a Dealer’s State Permit if the potential penalty for the offense includes suspension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revocation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Executive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Director</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makes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the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findings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required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by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section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24-4-104(4)(a), C.R.S.</w:t>
      </w:r>
    </w:p>
    <w:p w14:paraId="59B385BF" w14:textId="624CC577" w:rsidR="00AA5584" w:rsidRPr="00CD4B32" w:rsidRDefault="00AA5584" w:rsidP="00F257C2">
      <w:pPr>
        <w:numPr>
          <w:ilvl w:val="0"/>
          <w:numId w:val="25"/>
        </w:numPr>
        <w:tabs>
          <w:tab w:val="left" w:pos="1079"/>
        </w:tabs>
        <w:autoSpaceDE w:val="0"/>
        <w:autoSpaceDN w:val="0"/>
        <w:spacing w:after="120" w:line="360" w:lineRule="auto"/>
        <w:ind w:right="-90" w:hanging="720"/>
        <w:rPr>
          <w:rFonts w:ascii="Arial" w:eastAsia="Arial" w:hAnsi="Arial" w:cs="Arial"/>
          <w:kern w:val="0"/>
          <w14:ligatures w14:val="none"/>
        </w:rPr>
      </w:pPr>
      <w:r w:rsidRPr="00CD4B32">
        <w:rPr>
          <w:rFonts w:ascii="Arial" w:eastAsia="Arial" w:hAnsi="Arial" w:cs="Arial"/>
          <w:kern w:val="0"/>
          <w:u w:val="single"/>
          <w14:ligatures w14:val="none"/>
        </w:rPr>
        <w:t>Responsibility</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for</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Acts</w:t>
      </w:r>
      <w:r w:rsidRPr="00CD4B32">
        <w:rPr>
          <w:rFonts w:ascii="Arial" w:eastAsia="Arial" w:hAnsi="Arial" w:cs="Arial"/>
          <w:spacing w:val="-3"/>
          <w:kern w:val="0"/>
          <w:u w:val="single"/>
          <w14:ligatures w14:val="none"/>
        </w:rPr>
        <w:t xml:space="preserve"> </w:t>
      </w:r>
      <w:r w:rsidRPr="00CD4B32">
        <w:rPr>
          <w:rFonts w:ascii="Arial" w:eastAsia="Arial" w:hAnsi="Arial" w:cs="Arial"/>
          <w:kern w:val="0"/>
          <w:u w:val="single"/>
          <w14:ligatures w14:val="none"/>
        </w:rPr>
        <w:t>of</w:t>
      </w:r>
      <w:r w:rsidRPr="00CD4B32">
        <w:rPr>
          <w:rFonts w:ascii="Arial" w:eastAsia="Arial" w:hAnsi="Arial" w:cs="Arial"/>
          <w:spacing w:val="-2"/>
          <w:kern w:val="0"/>
          <w:u w:val="single"/>
          <w14:ligatures w14:val="none"/>
        </w:rPr>
        <w:t xml:space="preserve"> </w:t>
      </w:r>
      <w:r w:rsidRPr="00CD4B32">
        <w:rPr>
          <w:rFonts w:ascii="Arial" w:eastAsia="Arial" w:hAnsi="Arial" w:cs="Arial"/>
          <w:kern w:val="0"/>
          <w:u w:val="single"/>
          <w14:ligatures w14:val="none"/>
        </w:rPr>
        <w:t>Others</w:t>
      </w:r>
      <w:r w:rsidRPr="00CD4B32">
        <w:rPr>
          <w:rFonts w:ascii="Arial" w:eastAsia="Arial" w:hAnsi="Arial" w:cs="Arial"/>
          <w:kern w:val="0"/>
          <w14:ligatures w14:val="none"/>
        </w:rPr>
        <w: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Dealer</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may</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be</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held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responsible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for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actions</w:t>
      </w:r>
      <w:r w:rsidRPr="00CD4B32">
        <w:rPr>
          <w:rFonts w:ascii="Arial" w:eastAsia="Arial" w:hAnsi="Arial" w:cs="Arial"/>
          <w:spacing w:val="-3"/>
          <w:kern w:val="0"/>
          <w14:ligatures w14:val="none"/>
        </w:rPr>
        <w:t xml:space="preserve"> </w:t>
      </w:r>
      <w:r w:rsidRPr="00CD4B32">
        <w:rPr>
          <w:rFonts w:ascii="Arial" w:eastAsia="Arial" w:hAnsi="Arial" w:cs="Arial"/>
          <w:kern w:val="0"/>
          <w14:ligatures w14:val="none"/>
        </w:rPr>
        <w:t>and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omissions of its Responsible Person(s) and any other person the Dealer employs, contracts with, hires, or otherwise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retains,</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including</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but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not</w:t>
      </w:r>
      <w:r w:rsidRPr="00CD4B32">
        <w:rPr>
          <w:rFonts w:ascii="Arial" w:eastAsia="Arial" w:hAnsi="Arial" w:cs="Arial"/>
          <w:spacing w:val="-2"/>
          <w:kern w:val="0"/>
          <w14:ligatures w14:val="none"/>
        </w:rPr>
        <w:t xml:space="preserve"> </w:t>
      </w:r>
      <w:r w:rsidRPr="00CD4B32">
        <w:rPr>
          <w:rFonts w:ascii="Arial" w:eastAsia="Arial" w:hAnsi="Arial" w:cs="Arial"/>
          <w:kern w:val="0"/>
          <w14:ligatures w14:val="none"/>
        </w:rPr>
        <w:t>limited</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an</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Employee,</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agent,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or</w:t>
      </w:r>
      <w:r w:rsidRPr="00CD4B32">
        <w:rPr>
          <w:rFonts w:ascii="Arial" w:eastAsia="Arial" w:hAnsi="Arial" w:cs="Arial"/>
          <w:spacing w:val="-1"/>
          <w:kern w:val="0"/>
          <w14:ligatures w14:val="none"/>
        </w:rPr>
        <w:t xml:space="preserve"> </w:t>
      </w:r>
      <w:r w:rsidRPr="00CD4B32">
        <w:rPr>
          <w:rFonts w:ascii="Arial" w:eastAsia="Arial" w:hAnsi="Arial" w:cs="Arial"/>
          <w:kern w:val="0"/>
          <w14:ligatures w14:val="none"/>
        </w:rPr>
        <w:t>independent</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contractor,</w:t>
      </w:r>
      <w:r w:rsidRPr="00CD4B32">
        <w:rPr>
          <w:rFonts w:ascii="Arial" w:eastAsia="Arial" w:hAnsi="Arial" w:cs="Arial"/>
          <w:spacing w:val="-4"/>
          <w:kern w:val="0"/>
          <w14:ligatures w14:val="none"/>
        </w:rPr>
        <w:t xml:space="preserve"> </w:t>
      </w:r>
      <w:r w:rsidRPr="00CD4B32">
        <w:rPr>
          <w:rFonts w:ascii="Arial" w:eastAsia="Arial" w:hAnsi="Arial" w:cs="Arial"/>
          <w:kern w:val="0"/>
          <w14:ligatures w14:val="none"/>
        </w:rPr>
        <w:t>to perform any act or conduct on the Dealer’s behalf or for the Dealer’s</w:t>
      </w:r>
      <w:r w:rsidRPr="00CD4B32">
        <w:rPr>
          <w:rFonts w:ascii="Arial" w:eastAsia="Arial" w:hAnsi="Arial" w:cs="Arial"/>
          <w:spacing w:val="-6"/>
          <w:kern w:val="0"/>
          <w14:ligatures w14:val="none"/>
        </w:rPr>
        <w:t xml:space="preserve"> </w:t>
      </w:r>
      <w:r w:rsidRPr="00CD4B32">
        <w:rPr>
          <w:rFonts w:ascii="Arial" w:eastAsia="Arial" w:hAnsi="Arial" w:cs="Arial"/>
          <w:kern w:val="0"/>
          <w14:ligatures w14:val="none"/>
        </w:rPr>
        <w:t>benefit.</w:t>
      </w:r>
      <w:r w:rsidR="001C6AF2" w:rsidRPr="00CD4B32">
        <w:rPr>
          <w:rFonts w:ascii="Arial" w:eastAsia="Arial" w:hAnsi="Arial" w:cs="Arial"/>
          <w:kern w:val="0"/>
          <w14:ligatures w14:val="none"/>
        </w:rPr>
        <w:t xml:space="preserve"> </w:t>
      </w:r>
    </w:p>
    <w:sectPr w:rsidR="00AA5584" w:rsidRPr="00CD4B32" w:rsidSect="006D26C1">
      <w:headerReference w:type="default" r:id="rId9"/>
      <w:headerReference w:type="first" r:id="rId10"/>
      <w:pgSz w:w="12240" w:h="15840"/>
      <w:pgMar w:top="1440" w:right="99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88E0" w14:textId="77777777" w:rsidR="004019A8" w:rsidRDefault="004019A8" w:rsidP="00377102">
      <w:pPr>
        <w:spacing w:before="0"/>
      </w:pPr>
      <w:r>
        <w:separator/>
      </w:r>
    </w:p>
  </w:endnote>
  <w:endnote w:type="continuationSeparator" w:id="0">
    <w:p w14:paraId="36B0FE58" w14:textId="77777777" w:rsidR="004019A8" w:rsidRDefault="004019A8" w:rsidP="0037710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DE598" w14:textId="77777777" w:rsidR="004019A8" w:rsidRDefault="004019A8" w:rsidP="00377102">
      <w:pPr>
        <w:spacing w:before="0"/>
      </w:pPr>
      <w:r>
        <w:separator/>
      </w:r>
    </w:p>
  </w:footnote>
  <w:footnote w:type="continuationSeparator" w:id="0">
    <w:p w14:paraId="3302AFF6" w14:textId="77777777" w:rsidR="004019A8" w:rsidRDefault="004019A8" w:rsidP="0037710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F016" w14:textId="2C313B76" w:rsidR="00377102" w:rsidRPr="00377102" w:rsidRDefault="00C953E5" w:rsidP="00377102">
    <w:pPr>
      <w:pStyle w:val="Header"/>
      <w:tabs>
        <w:tab w:val="clear" w:pos="4680"/>
        <w:tab w:val="clear" w:pos="9360"/>
        <w:tab w:val="right" w:pos="9270"/>
      </w:tabs>
      <w:ind w:right="0" w:firstLine="360"/>
    </w:pPr>
    <w:r w:rsidRPr="00377102">
      <w:rPr>
        <w:rFonts w:ascii="Aptos" w:hAnsi="Aptos"/>
        <w:noProof/>
        <w:color w:val="000000"/>
        <w:sz w:val="20"/>
        <w:szCs w:val="20"/>
      </w:rPr>
      <w:drawing>
        <wp:anchor distT="0" distB="0" distL="114300" distR="114300" simplePos="0" relativeHeight="251663360" behindDoc="0" locked="0" layoutInCell="1" allowOverlap="1" wp14:anchorId="1BF01DCB" wp14:editId="4F9944FB">
          <wp:simplePos x="0" y="0"/>
          <wp:positionH relativeFrom="column">
            <wp:posOffset>-82550</wp:posOffset>
          </wp:positionH>
          <wp:positionV relativeFrom="page">
            <wp:posOffset>292735</wp:posOffset>
          </wp:positionV>
          <wp:extent cx="2121408" cy="502920"/>
          <wp:effectExtent l="0" t="0" r="0" b="0"/>
          <wp:wrapThrough wrapText="bothSides">
            <wp:wrapPolygon edited="0">
              <wp:start x="0" y="0"/>
              <wp:lineTo x="0" y="20455"/>
              <wp:lineTo x="21341" y="20455"/>
              <wp:lineTo x="21341" y="0"/>
              <wp:lineTo x="0" y="0"/>
            </wp:wrapPolygon>
          </wp:wrapThrough>
          <wp:docPr id="1793775666" name="Picture 2" descr="Colorado Department of Revenue Firearms Dealer Divi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olorado Department of Revenue Firearms Dealer Divis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408" cy="502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102">
      <w:ptab w:relativeTo="margin" w:alignment="right" w:leader="none"/>
    </w:r>
    <w:r w:rsidR="00377102" w:rsidRPr="00377102">
      <w:rPr>
        <w:sz w:val="20"/>
        <w:szCs w:val="20"/>
      </w:rPr>
      <w:t>1 CCR 214-1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E3C5" w14:textId="77777777" w:rsidR="00377102" w:rsidRPr="00A44D62" w:rsidRDefault="00377102" w:rsidP="0042697E">
    <w:pPr>
      <w:pStyle w:val="NormalWeb"/>
      <w:spacing w:before="240" w:beforeAutospacing="0" w:after="0" w:afterAutospacing="0"/>
      <w:ind w:left="1170"/>
      <w:rPr>
        <w:rFonts w:ascii="Arial" w:hAnsi="Arial" w:cs="Arial"/>
        <w:sz w:val="16"/>
        <w:szCs w:val="16"/>
      </w:rPr>
    </w:pPr>
    <w:r w:rsidRPr="00A46E22">
      <w:rPr>
        <w:rFonts w:ascii="Aptos" w:hAnsi="Aptos"/>
        <w:noProof/>
        <w:color w:val="000000"/>
      </w:rPr>
      <w:drawing>
        <wp:anchor distT="0" distB="0" distL="114300" distR="114300" simplePos="0" relativeHeight="251661312" behindDoc="0" locked="0" layoutInCell="1" allowOverlap="1" wp14:anchorId="3EDCA920" wp14:editId="2DF29DB7">
          <wp:simplePos x="914400" y="914400"/>
          <wp:positionH relativeFrom="margin">
            <wp:align>left</wp:align>
          </wp:positionH>
          <wp:positionV relativeFrom="paragraph">
            <wp:posOffset>0</wp:posOffset>
          </wp:positionV>
          <wp:extent cx="2368296" cy="557784"/>
          <wp:effectExtent l="0" t="0" r="0" b="0"/>
          <wp:wrapTopAndBottom/>
          <wp:docPr id="2026760364" name="Picture 2" descr="Colorado Department of Revenue Firearms Dealer Divi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olorado Department of Revenue Firearms Dealer Divisio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8296" cy="5577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6E22">
      <w:rPr>
        <w:rStyle w:val="apple-tab-span"/>
        <w:rFonts w:ascii="Aptos" w:hAnsi="Aptos"/>
        <w:color w:val="000000"/>
      </w:rPr>
      <w:tab/>
    </w:r>
    <w:r w:rsidRPr="00A46E22">
      <w:rPr>
        <w:rStyle w:val="apple-tab-span"/>
        <w:rFonts w:ascii="Aptos" w:hAnsi="Aptos"/>
        <w:color w:val="000000"/>
      </w:rPr>
      <w:tab/>
    </w:r>
    <w:r w:rsidRPr="00A46E22">
      <w:rPr>
        <w:rFonts w:ascii="Aptos" w:hAnsi="Aptos"/>
        <w:color w:val="000000"/>
      </w:rPr>
      <w:t xml:space="preserve">   </w:t>
    </w:r>
    <w:r w:rsidRPr="00A44D62">
      <w:rPr>
        <w:rFonts w:ascii="Arial" w:hAnsi="Arial" w:cs="Arial"/>
        <w:color w:val="000000"/>
        <w:sz w:val="16"/>
        <w:szCs w:val="16"/>
      </w:rPr>
      <w:t>Physical Address:</w:t>
    </w:r>
    <w:r w:rsidRPr="00A44D62">
      <w:rPr>
        <w:rStyle w:val="apple-tab-span"/>
        <w:rFonts w:ascii="Arial" w:hAnsi="Arial" w:cs="Arial"/>
        <w:color w:val="000000"/>
        <w:sz w:val="16"/>
        <w:szCs w:val="16"/>
      </w:rPr>
      <w:tab/>
    </w:r>
    <w:r w:rsidRPr="00A44D62">
      <w:rPr>
        <w:rStyle w:val="apple-tab-span"/>
        <w:rFonts w:ascii="Arial" w:hAnsi="Arial" w:cs="Arial"/>
        <w:color w:val="000000"/>
        <w:sz w:val="16"/>
        <w:szCs w:val="16"/>
      </w:rPr>
      <w:tab/>
    </w:r>
    <w:r w:rsidRPr="00A44D62">
      <w:rPr>
        <w:rStyle w:val="apple-tab-span"/>
        <w:rFonts w:ascii="Arial" w:hAnsi="Arial" w:cs="Arial"/>
        <w:color w:val="000000"/>
        <w:sz w:val="16"/>
        <w:szCs w:val="16"/>
      </w:rPr>
      <w:tab/>
    </w:r>
    <w:r w:rsidRPr="00A44D62">
      <w:rPr>
        <w:rFonts w:ascii="Arial" w:hAnsi="Arial" w:cs="Arial"/>
        <w:color w:val="000000"/>
        <w:sz w:val="16"/>
        <w:szCs w:val="16"/>
      </w:rPr>
      <w:t>Mailing Address:</w:t>
    </w:r>
  </w:p>
  <w:p w14:paraId="336DBBF5" w14:textId="77777777" w:rsidR="00377102" w:rsidRPr="00A44D62" w:rsidRDefault="00377102" w:rsidP="0042697E">
    <w:pPr>
      <w:pStyle w:val="NormalWeb"/>
      <w:spacing w:before="0" w:beforeAutospacing="0" w:after="0" w:afterAutospacing="0"/>
      <w:ind w:left="1170"/>
      <w:rPr>
        <w:rFonts w:ascii="Arial" w:hAnsi="Arial" w:cs="Arial"/>
        <w:sz w:val="16"/>
        <w:szCs w:val="16"/>
      </w:rPr>
    </w:pPr>
    <w:r w:rsidRPr="00A44D62">
      <w:rPr>
        <w:rStyle w:val="apple-tab-span"/>
        <w:rFonts w:ascii="Arial" w:hAnsi="Arial" w:cs="Arial"/>
        <w:color w:val="000000"/>
        <w:sz w:val="16"/>
        <w:szCs w:val="16"/>
      </w:rPr>
      <w:tab/>
    </w:r>
    <w:r w:rsidRPr="00A44D62">
      <w:rPr>
        <w:rStyle w:val="apple-tab-span"/>
        <w:rFonts w:ascii="Arial" w:hAnsi="Arial" w:cs="Arial"/>
        <w:color w:val="000000"/>
        <w:sz w:val="16"/>
        <w:szCs w:val="16"/>
      </w:rPr>
      <w:tab/>
    </w:r>
    <w:r w:rsidRPr="00A44D62">
      <w:rPr>
        <w:rFonts w:ascii="Arial" w:hAnsi="Arial" w:cs="Arial"/>
        <w:color w:val="000000"/>
        <w:sz w:val="16"/>
        <w:szCs w:val="16"/>
      </w:rPr>
      <w:t xml:space="preserve">   1707 Cole Boulevard, Suite 300</w:t>
    </w:r>
    <w:r w:rsidRPr="00A44D62">
      <w:rPr>
        <w:rStyle w:val="apple-tab-span"/>
        <w:rFonts w:ascii="Arial" w:hAnsi="Arial" w:cs="Arial"/>
        <w:color w:val="000000"/>
        <w:sz w:val="16"/>
        <w:szCs w:val="16"/>
      </w:rPr>
      <w:tab/>
    </w:r>
    <w:r w:rsidRPr="00A44D62">
      <w:rPr>
        <w:rFonts w:ascii="Arial" w:hAnsi="Arial" w:cs="Arial"/>
        <w:color w:val="000000"/>
        <w:sz w:val="16"/>
        <w:szCs w:val="16"/>
      </w:rPr>
      <w:t>P.O. Box 17087</w:t>
    </w:r>
  </w:p>
  <w:p w14:paraId="13D0731C" w14:textId="37D2F5A1" w:rsidR="00377102" w:rsidRPr="00A44D62" w:rsidRDefault="00377102" w:rsidP="0042697E">
    <w:pPr>
      <w:pStyle w:val="NormalWeb"/>
      <w:spacing w:before="0" w:beforeAutospacing="0" w:after="0" w:afterAutospacing="0"/>
      <w:ind w:left="1170"/>
      <w:rPr>
        <w:rFonts w:ascii="Arial" w:hAnsi="Arial" w:cs="Arial"/>
        <w:sz w:val="16"/>
        <w:szCs w:val="16"/>
      </w:rPr>
    </w:pPr>
    <w:r w:rsidRPr="00A44D62">
      <w:rPr>
        <w:rStyle w:val="apple-tab-span"/>
        <w:rFonts w:ascii="Arial" w:hAnsi="Arial" w:cs="Arial"/>
        <w:color w:val="000000"/>
        <w:sz w:val="16"/>
        <w:szCs w:val="16"/>
      </w:rPr>
      <w:tab/>
    </w:r>
    <w:r w:rsidRPr="00A44D62">
      <w:rPr>
        <w:rStyle w:val="apple-tab-span"/>
        <w:rFonts w:ascii="Arial" w:hAnsi="Arial" w:cs="Arial"/>
        <w:color w:val="000000"/>
        <w:sz w:val="16"/>
        <w:szCs w:val="16"/>
      </w:rPr>
      <w:tab/>
    </w:r>
    <w:r w:rsidRPr="00A44D62">
      <w:rPr>
        <w:rFonts w:ascii="Arial" w:hAnsi="Arial" w:cs="Arial"/>
        <w:color w:val="000000"/>
        <w:sz w:val="16"/>
        <w:szCs w:val="16"/>
      </w:rPr>
      <w:t xml:space="preserve">   Lakewood, CO 80401</w:t>
    </w:r>
    <w:r w:rsidRPr="00A44D62">
      <w:rPr>
        <w:rStyle w:val="apple-tab-span"/>
        <w:rFonts w:ascii="Arial" w:hAnsi="Arial" w:cs="Arial"/>
        <w:color w:val="000000"/>
        <w:sz w:val="16"/>
        <w:szCs w:val="16"/>
      </w:rPr>
      <w:tab/>
    </w:r>
    <w:r w:rsidRPr="00A44D62">
      <w:rPr>
        <w:rStyle w:val="apple-tab-span"/>
        <w:rFonts w:ascii="Arial" w:hAnsi="Arial" w:cs="Arial"/>
        <w:color w:val="000000"/>
        <w:sz w:val="16"/>
        <w:szCs w:val="16"/>
      </w:rPr>
      <w:tab/>
    </w:r>
    <w:r w:rsidRPr="00A44D62">
      <w:rPr>
        <w:rFonts w:ascii="Arial" w:hAnsi="Arial" w:cs="Arial"/>
        <w:color w:val="000000"/>
        <w:sz w:val="16"/>
        <w:szCs w:val="16"/>
      </w:rPr>
      <w:t>Denver, CO 80217-0087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883"/>
    <w:multiLevelType w:val="hybridMultilevel"/>
    <w:tmpl w:val="AE6AA5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41A08E9"/>
    <w:multiLevelType w:val="hybridMultilevel"/>
    <w:tmpl w:val="67C2055C"/>
    <w:lvl w:ilvl="0" w:tplc="D6226DB2">
      <w:start w:val="1"/>
      <w:numFmt w:val="lowerRoman"/>
      <w:lvlText w:val="(%1)"/>
      <w:lvlJc w:val="left"/>
      <w:pPr>
        <w:ind w:left="3960" w:hanging="723"/>
      </w:pPr>
      <w:rPr>
        <w:rFonts w:ascii="Arial" w:eastAsia="Arial" w:hAnsi="Arial" w:cs="Arial" w:hint="default"/>
        <w:b w:val="0"/>
        <w:bCs w:val="0"/>
        <w:i w:val="0"/>
        <w:iCs w:val="0"/>
        <w:spacing w:val="-1"/>
        <w:w w:val="99"/>
        <w:sz w:val="24"/>
        <w:szCs w:val="24"/>
        <w:lang w:val="en-US" w:eastAsia="en-US" w:bidi="ar-SA"/>
      </w:rPr>
    </w:lvl>
    <w:lvl w:ilvl="1" w:tplc="B9B26B5A">
      <w:numFmt w:val="bullet"/>
      <w:lvlText w:val="•"/>
      <w:lvlJc w:val="left"/>
      <w:pPr>
        <w:ind w:left="4572" w:hanging="723"/>
      </w:pPr>
      <w:rPr>
        <w:lang w:val="en-US" w:eastAsia="en-US" w:bidi="ar-SA"/>
      </w:rPr>
    </w:lvl>
    <w:lvl w:ilvl="2" w:tplc="B90225AC">
      <w:numFmt w:val="bullet"/>
      <w:lvlText w:val="•"/>
      <w:lvlJc w:val="left"/>
      <w:pPr>
        <w:ind w:left="5184" w:hanging="723"/>
      </w:pPr>
      <w:rPr>
        <w:lang w:val="en-US" w:eastAsia="en-US" w:bidi="ar-SA"/>
      </w:rPr>
    </w:lvl>
    <w:lvl w:ilvl="3" w:tplc="9D401D0A">
      <w:numFmt w:val="bullet"/>
      <w:lvlText w:val="•"/>
      <w:lvlJc w:val="left"/>
      <w:pPr>
        <w:ind w:left="5796" w:hanging="723"/>
      </w:pPr>
      <w:rPr>
        <w:lang w:val="en-US" w:eastAsia="en-US" w:bidi="ar-SA"/>
      </w:rPr>
    </w:lvl>
    <w:lvl w:ilvl="4" w:tplc="765E84D2">
      <w:numFmt w:val="bullet"/>
      <w:lvlText w:val="•"/>
      <w:lvlJc w:val="left"/>
      <w:pPr>
        <w:ind w:left="6408" w:hanging="723"/>
      </w:pPr>
      <w:rPr>
        <w:lang w:val="en-US" w:eastAsia="en-US" w:bidi="ar-SA"/>
      </w:rPr>
    </w:lvl>
    <w:lvl w:ilvl="5" w:tplc="167042E0">
      <w:numFmt w:val="bullet"/>
      <w:lvlText w:val="•"/>
      <w:lvlJc w:val="left"/>
      <w:pPr>
        <w:ind w:left="7020" w:hanging="723"/>
      </w:pPr>
      <w:rPr>
        <w:lang w:val="en-US" w:eastAsia="en-US" w:bidi="ar-SA"/>
      </w:rPr>
    </w:lvl>
    <w:lvl w:ilvl="6" w:tplc="EFA2D9B0">
      <w:numFmt w:val="bullet"/>
      <w:lvlText w:val="•"/>
      <w:lvlJc w:val="left"/>
      <w:pPr>
        <w:ind w:left="7632" w:hanging="723"/>
      </w:pPr>
      <w:rPr>
        <w:lang w:val="en-US" w:eastAsia="en-US" w:bidi="ar-SA"/>
      </w:rPr>
    </w:lvl>
    <w:lvl w:ilvl="7" w:tplc="E48EC172">
      <w:numFmt w:val="bullet"/>
      <w:lvlText w:val="•"/>
      <w:lvlJc w:val="left"/>
      <w:pPr>
        <w:ind w:left="8244" w:hanging="723"/>
      </w:pPr>
      <w:rPr>
        <w:lang w:val="en-US" w:eastAsia="en-US" w:bidi="ar-SA"/>
      </w:rPr>
    </w:lvl>
    <w:lvl w:ilvl="8" w:tplc="B2C49224">
      <w:numFmt w:val="bullet"/>
      <w:lvlText w:val="•"/>
      <w:lvlJc w:val="left"/>
      <w:pPr>
        <w:ind w:left="8856" w:hanging="723"/>
      </w:pPr>
      <w:rPr>
        <w:lang w:val="en-US" w:eastAsia="en-US" w:bidi="ar-SA"/>
      </w:rPr>
    </w:lvl>
  </w:abstractNum>
  <w:abstractNum w:abstractNumId="2" w15:restartNumberingAfterBreak="0">
    <w:nsid w:val="04CD5061"/>
    <w:multiLevelType w:val="multilevel"/>
    <w:tmpl w:val="C098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93137"/>
    <w:multiLevelType w:val="hybridMultilevel"/>
    <w:tmpl w:val="764A9840"/>
    <w:lvl w:ilvl="0" w:tplc="6D8AC03C">
      <w:start w:val="1"/>
      <w:numFmt w:val="upperLetter"/>
      <w:lvlText w:val="%1."/>
      <w:lvlJc w:val="left"/>
      <w:pPr>
        <w:ind w:left="1079" w:hanging="721"/>
      </w:pPr>
      <w:rPr>
        <w:rFonts w:ascii="Arial" w:eastAsia="Arial" w:hAnsi="Arial" w:cs="Arial" w:hint="default"/>
        <w:b w:val="0"/>
        <w:bCs w:val="0"/>
        <w:i w:val="0"/>
        <w:iCs w:val="0"/>
        <w:spacing w:val="-1"/>
        <w:w w:val="99"/>
        <w:sz w:val="24"/>
        <w:szCs w:val="24"/>
        <w:lang w:val="en-US" w:eastAsia="en-US" w:bidi="ar-SA"/>
      </w:rPr>
    </w:lvl>
    <w:lvl w:ilvl="1" w:tplc="7DCA0B76">
      <w:start w:val="1"/>
      <w:numFmt w:val="decimal"/>
      <w:lvlText w:val="%2."/>
      <w:lvlJc w:val="left"/>
      <w:pPr>
        <w:ind w:left="1800" w:hanging="720"/>
      </w:pPr>
      <w:rPr>
        <w:rFonts w:ascii="Arial" w:eastAsia="Arial" w:hAnsi="Arial" w:cs="Arial" w:hint="default"/>
        <w:b w:val="0"/>
        <w:bCs w:val="0"/>
        <w:i w:val="0"/>
        <w:iCs w:val="0"/>
        <w:spacing w:val="-1"/>
        <w:w w:val="99"/>
        <w:sz w:val="24"/>
        <w:szCs w:val="24"/>
        <w:lang w:val="en-US" w:eastAsia="en-US" w:bidi="ar-SA"/>
      </w:rPr>
    </w:lvl>
    <w:lvl w:ilvl="2" w:tplc="BA32C4A0">
      <w:numFmt w:val="bullet"/>
      <w:lvlText w:val="•"/>
      <w:lvlJc w:val="left"/>
      <w:pPr>
        <w:ind w:left="2720" w:hanging="720"/>
      </w:pPr>
      <w:rPr>
        <w:lang w:val="en-US" w:eastAsia="en-US" w:bidi="ar-SA"/>
      </w:rPr>
    </w:lvl>
    <w:lvl w:ilvl="3" w:tplc="E2D23328">
      <w:numFmt w:val="bullet"/>
      <w:lvlText w:val="•"/>
      <w:lvlJc w:val="left"/>
      <w:pPr>
        <w:ind w:left="3640" w:hanging="720"/>
      </w:pPr>
      <w:rPr>
        <w:lang w:val="en-US" w:eastAsia="en-US" w:bidi="ar-SA"/>
      </w:rPr>
    </w:lvl>
    <w:lvl w:ilvl="4" w:tplc="16621CDA">
      <w:numFmt w:val="bullet"/>
      <w:lvlText w:val="•"/>
      <w:lvlJc w:val="left"/>
      <w:pPr>
        <w:ind w:left="4560" w:hanging="720"/>
      </w:pPr>
      <w:rPr>
        <w:lang w:val="en-US" w:eastAsia="en-US" w:bidi="ar-SA"/>
      </w:rPr>
    </w:lvl>
    <w:lvl w:ilvl="5" w:tplc="405C8720">
      <w:numFmt w:val="bullet"/>
      <w:lvlText w:val="•"/>
      <w:lvlJc w:val="left"/>
      <w:pPr>
        <w:ind w:left="5480" w:hanging="720"/>
      </w:pPr>
      <w:rPr>
        <w:lang w:val="en-US" w:eastAsia="en-US" w:bidi="ar-SA"/>
      </w:rPr>
    </w:lvl>
    <w:lvl w:ilvl="6" w:tplc="64B27136">
      <w:numFmt w:val="bullet"/>
      <w:lvlText w:val="•"/>
      <w:lvlJc w:val="left"/>
      <w:pPr>
        <w:ind w:left="6400" w:hanging="720"/>
      </w:pPr>
      <w:rPr>
        <w:lang w:val="en-US" w:eastAsia="en-US" w:bidi="ar-SA"/>
      </w:rPr>
    </w:lvl>
    <w:lvl w:ilvl="7" w:tplc="880A6E14">
      <w:numFmt w:val="bullet"/>
      <w:lvlText w:val="•"/>
      <w:lvlJc w:val="left"/>
      <w:pPr>
        <w:ind w:left="7320" w:hanging="720"/>
      </w:pPr>
      <w:rPr>
        <w:lang w:val="en-US" w:eastAsia="en-US" w:bidi="ar-SA"/>
      </w:rPr>
    </w:lvl>
    <w:lvl w:ilvl="8" w:tplc="7C6CC03E">
      <w:numFmt w:val="bullet"/>
      <w:lvlText w:val="•"/>
      <w:lvlJc w:val="left"/>
      <w:pPr>
        <w:ind w:left="8240" w:hanging="720"/>
      </w:pPr>
      <w:rPr>
        <w:lang w:val="en-US" w:eastAsia="en-US" w:bidi="ar-SA"/>
      </w:rPr>
    </w:lvl>
  </w:abstractNum>
  <w:abstractNum w:abstractNumId="4" w15:restartNumberingAfterBreak="0">
    <w:nsid w:val="06F05C74"/>
    <w:multiLevelType w:val="hybridMultilevel"/>
    <w:tmpl w:val="25F813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1631C"/>
    <w:multiLevelType w:val="hybridMultilevel"/>
    <w:tmpl w:val="3B440FD6"/>
    <w:lvl w:ilvl="0" w:tplc="FDC4E776">
      <w:start w:val="1"/>
      <w:numFmt w:val="upperLetter"/>
      <w:lvlText w:val="%1."/>
      <w:lvlJc w:val="left"/>
      <w:pPr>
        <w:ind w:left="1079" w:hanging="723"/>
      </w:pPr>
      <w:rPr>
        <w:rFonts w:ascii="Arial" w:eastAsia="Arial" w:hAnsi="Arial" w:cs="Arial" w:hint="default"/>
        <w:b w:val="0"/>
        <w:bCs w:val="0"/>
        <w:i w:val="0"/>
        <w:iCs w:val="0"/>
        <w:spacing w:val="-1"/>
        <w:w w:val="99"/>
        <w:sz w:val="24"/>
        <w:szCs w:val="24"/>
        <w:lang w:val="en-US" w:eastAsia="en-US" w:bidi="ar-SA"/>
      </w:rPr>
    </w:lvl>
    <w:lvl w:ilvl="1" w:tplc="B7D05E02">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08866658">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EE46B222">
      <w:numFmt w:val="bullet"/>
      <w:lvlText w:val="•"/>
      <w:lvlJc w:val="left"/>
      <w:pPr>
        <w:ind w:left="2560" w:hanging="720"/>
      </w:pPr>
      <w:rPr>
        <w:lang w:val="en-US" w:eastAsia="en-US" w:bidi="ar-SA"/>
      </w:rPr>
    </w:lvl>
    <w:lvl w:ilvl="4" w:tplc="41D4CC9E">
      <w:numFmt w:val="bullet"/>
      <w:lvlText w:val="•"/>
      <w:lvlJc w:val="left"/>
      <w:pPr>
        <w:ind w:left="3634" w:hanging="720"/>
      </w:pPr>
      <w:rPr>
        <w:lang w:val="en-US" w:eastAsia="en-US" w:bidi="ar-SA"/>
      </w:rPr>
    </w:lvl>
    <w:lvl w:ilvl="5" w:tplc="567AFD10">
      <w:numFmt w:val="bullet"/>
      <w:lvlText w:val="•"/>
      <w:lvlJc w:val="left"/>
      <w:pPr>
        <w:ind w:left="4708" w:hanging="720"/>
      </w:pPr>
      <w:rPr>
        <w:lang w:val="en-US" w:eastAsia="en-US" w:bidi="ar-SA"/>
      </w:rPr>
    </w:lvl>
    <w:lvl w:ilvl="6" w:tplc="03B6B996">
      <w:numFmt w:val="bullet"/>
      <w:lvlText w:val="•"/>
      <w:lvlJc w:val="left"/>
      <w:pPr>
        <w:ind w:left="5782" w:hanging="720"/>
      </w:pPr>
      <w:rPr>
        <w:lang w:val="en-US" w:eastAsia="en-US" w:bidi="ar-SA"/>
      </w:rPr>
    </w:lvl>
    <w:lvl w:ilvl="7" w:tplc="60088232">
      <w:numFmt w:val="bullet"/>
      <w:lvlText w:val="•"/>
      <w:lvlJc w:val="left"/>
      <w:pPr>
        <w:ind w:left="6857" w:hanging="720"/>
      </w:pPr>
      <w:rPr>
        <w:lang w:val="en-US" w:eastAsia="en-US" w:bidi="ar-SA"/>
      </w:rPr>
    </w:lvl>
    <w:lvl w:ilvl="8" w:tplc="60C4DEE2">
      <w:numFmt w:val="bullet"/>
      <w:lvlText w:val="•"/>
      <w:lvlJc w:val="left"/>
      <w:pPr>
        <w:ind w:left="7931" w:hanging="720"/>
      </w:pPr>
      <w:rPr>
        <w:lang w:val="en-US" w:eastAsia="en-US" w:bidi="ar-SA"/>
      </w:rPr>
    </w:lvl>
  </w:abstractNum>
  <w:abstractNum w:abstractNumId="6" w15:restartNumberingAfterBreak="0">
    <w:nsid w:val="142A390C"/>
    <w:multiLevelType w:val="hybridMultilevel"/>
    <w:tmpl w:val="6A826196"/>
    <w:lvl w:ilvl="0" w:tplc="56EAA1E6">
      <w:start w:val="1"/>
      <w:numFmt w:val="lowerLetter"/>
      <w:lvlText w:val="(%1)"/>
      <w:lvlJc w:val="left"/>
      <w:pPr>
        <w:ind w:left="2521" w:hanging="721"/>
      </w:pPr>
      <w:rPr>
        <w:rFonts w:ascii="Arial" w:eastAsia="Arial" w:hAnsi="Arial" w:cs="Arial" w:hint="default"/>
        <w:b w:val="0"/>
        <w:bCs w:val="0"/>
        <w:i w:val="0"/>
        <w:iCs w:val="0"/>
        <w:spacing w:val="-1"/>
        <w:w w:val="99"/>
        <w:sz w:val="24"/>
        <w:szCs w:val="24"/>
        <w:lang w:val="en-US" w:eastAsia="en-US" w:bidi="ar-SA"/>
      </w:rPr>
    </w:lvl>
    <w:lvl w:ilvl="1" w:tplc="026C6194">
      <w:numFmt w:val="bullet"/>
      <w:lvlText w:val="•"/>
      <w:lvlJc w:val="left"/>
      <w:pPr>
        <w:ind w:left="3277" w:hanging="721"/>
      </w:pPr>
      <w:rPr>
        <w:lang w:val="en-US" w:eastAsia="en-US" w:bidi="ar-SA"/>
      </w:rPr>
    </w:lvl>
    <w:lvl w:ilvl="2" w:tplc="F0EC34D0">
      <w:numFmt w:val="bullet"/>
      <w:lvlText w:val="•"/>
      <w:lvlJc w:val="left"/>
      <w:pPr>
        <w:ind w:left="4033" w:hanging="721"/>
      </w:pPr>
      <w:rPr>
        <w:lang w:val="en-US" w:eastAsia="en-US" w:bidi="ar-SA"/>
      </w:rPr>
    </w:lvl>
    <w:lvl w:ilvl="3" w:tplc="5FEC5764">
      <w:numFmt w:val="bullet"/>
      <w:lvlText w:val="•"/>
      <w:lvlJc w:val="left"/>
      <w:pPr>
        <w:ind w:left="4789" w:hanging="721"/>
      </w:pPr>
      <w:rPr>
        <w:lang w:val="en-US" w:eastAsia="en-US" w:bidi="ar-SA"/>
      </w:rPr>
    </w:lvl>
    <w:lvl w:ilvl="4" w:tplc="0DE6979E">
      <w:numFmt w:val="bullet"/>
      <w:lvlText w:val="•"/>
      <w:lvlJc w:val="left"/>
      <w:pPr>
        <w:ind w:left="5545" w:hanging="721"/>
      </w:pPr>
      <w:rPr>
        <w:lang w:val="en-US" w:eastAsia="en-US" w:bidi="ar-SA"/>
      </w:rPr>
    </w:lvl>
    <w:lvl w:ilvl="5" w:tplc="12BC3B70">
      <w:numFmt w:val="bullet"/>
      <w:lvlText w:val="•"/>
      <w:lvlJc w:val="left"/>
      <w:pPr>
        <w:ind w:left="6301" w:hanging="721"/>
      </w:pPr>
      <w:rPr>
        <w:lang w:val="en-US" w:eastAsia="en-US" w:bidi="ar-SA"/>
      </w:rPr>
    </w:lvl>
    <w:lvl w:ilvl="6" w:tplc="8CBA3680">
      <w:numFmt w:val="bullet"/>
      <w:lvlText w:val="•"/>
      <w:lvlJc w:val="left"/>
      <w:pPr>
        <w:ind w:left="7057" w:hanging="721"/>
      </w:pPr>
      <w:rPr>
        <w:lang w:val="en-US" w:eastAsia="en-US" w:bidi="ar-SA"/>
      </w:rPr>
    </w:lvl>
    <w:lvl w:ilvl="7" w:tplc="58C05622">
      <w:numFmt w:val="bullet"/>
      <w:lvlText w:val="•"/>
      <w:lvlJc w:val="left"/>
      <w:pPr>
        <w:ind w:left="7813" w:hanging="721"/>
      </w:pPr>
      <w:rPr>
        <w:lang w:val="en-US" w:eastAsia="en-US" w:bidi="ar-SA"/>
      </w:rPr>
    </w:lvl>
    <w:lvl w:ilvl="8" w:tplc="BA9A2348">
      <w:numFmt w:val="bullet"/>
      <w:lvlText w:val="•"/>
      <w:lvlJc w:val="left"/>
      <w:pPr>
        <w:ind w:left="8569" w:hanging="721"/>
      </w:pPr>
      <w:rPr>
        <w:lang w:val="en-US" w:eastAsia="en-US" w:bidi="ar-SA"/>
      </w:rPr>
    </w:lvl>
  </w:abstractNum>
  <w:abstractNum w:abstractNumId="7" w15:restartNumberingAfterBreak="0">
    <w:nsid w:val="14885B80"/>
    <w:multiLevelType w:val="hybridMultilevel"/>
    <w:tmpl w:val="DAFEEF4A"/>
    <w:lvl w:ilvl="0" w:tplc="90989698">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68A626D4">
      <w:start w:val="1"/>
      <w:numFmt w:val="decimal"/>
      <w:lvlText w:val="%2."/>
      <w:lvlJc w:val="left"/>
      <w:pPr>
        <w:ind w:left="1838" w:hanging="720"/>
      </w:pPr>
      <w:rPr>
        <w:rFonts w:ascii="Arial" w:eastAsia="Arial" w:hAnsi="Arial" w:cs="Arial" w:hint="default"/>
        <w:b w:val="0"/>
        <w:bCs w:val="0"/>
        <w:i w:val="0"/>
        <w:iCs w:val="0"/>
        <w:spacing w:val="-1"/>
        <w:w w:val="99"/>
        <w:sz w:val="24"/>
        <w:szCs w:val="24"/>
        <w:lang w:val="en-US" w:eastAsia="en-US" w:bidi="ar-SA"/>
      </w:rPr>
    </w:lvl>
    <w:lvl w:ilvl="2" w:tplc="D29AD7B2">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460E0AC0">
      <w:start w:val="1"/>
      <w:numFmt w:val="decimal"/>
      <w:lvlText w:val="(%4)"/>
      <w:lvlJc w:val="left"/>
      <w:pPr>
        <w:ind w:left="3240" w:hanging="723"/>
      </w:pPr>
      <w:rPr>
        <w:rFonts w:ascii="Arial" w:eastAsia="Arial" w:hAnsi="Arial" w:cs="Arial" w:hint="default"/>
        <w:b w:val="0"/>
        <w:bCs w:val="0"/>
        <w:i w:val="0"/>
        <w:iCs w:val="0"/>
        <w:spacing w:val="-1"/>
        <w:w w:val="99"/>
        <w:sz w:val="20"/>
        <w:szCs w:val="20"/>
        <w:lang w:val="en-US" w:eastAsia="en-US" w:bidi="ar-SA"/>
      </w:rPr>
    </w:lvl>
    <w:lvl w:ilvl="4" w:tplc="D4FC4F6E">
      <w:numFmt w:val="bullet"/>
      <w:lvlText w:val="•"/>
      <w:lvlJc w:val="left"/>
      <w:pPr>
        <w:ind w:left="3240" w:hanging="723"/>
      </w:pPr>
      <w:rPr>
        <w:lang w:val="en-US" w:eastAsia="en-US" w:bidi="ar-SA"/>
      </w:rPr>
    </w:lvl>
    <w:lvl w:ilvl="5" w:tplc="ABF452FE">
      <w:numFmt w:val="bullet"/>
      <w:lvlText w:val="•"/>
      <w:lvlJc w:val="left"/>
      <w:pPr>
        <w:ind w:left="4380" w:hanging="723"/>
      </w:pPr>
      <w:rPr>
        <w:lang w:val="en-US" w:eastAsia="en-US" w:bidi="ar-SA"/>
      </w:rPr>
    </w:lvl>
    <w:lvl w:ilvl="6" w:tplc="47E4728A">
      <w:numFmt w:val="bullet"/>
      <w:lvlText w:val="•"/>
      <w:lvlJc w:val="left"/>
      <w:pPr>
        <w:ind w:left="5520" w:hanging="723"/>
      </w:pPr>
      <w:rPr>
        <w:lang w:val="en-US" w:eastAsia="en-US" w:bidi="ar-SA"/>
      </w:rPr>
    </w:lvl>
    <w:lvl w:ilvl="7" w:tplc="A2C01288">
      <w:numFmt w:val="bullet"/>
      <w:lvlText w:val="•"/>
      <w:lvlJc w:val="left"/>
      <w:pPr>
        <w:ind w:left="6660" w:hanging="723"/>
      </w:pPr>
      <w:rPr>
        <w:lang w:val="en-US" w:eastAsia="en-US" w:bidi="ar-SA"/>
      </w:rPr>
    </w:lvl>
    <w:lvl w:ilvl="8" w:tplc="2F5A089A">
      <w:numFmt w:val="bullet"/>
      <w:lvlText w:val="•"/>
      <w:lvlJc w:val="left"/>
      <w:pPr>
        <w:ind w:left="7800" w:hanging="723"/>
      </w:pPr>
      <w:rPr>
        <w:lang w:val="en-US" w:eastAsia="en-US" w:bidi="ar-SA"/>
      </w:rPr>
    </w:lvl>
  </w:abstractNum>
  <w:abstractNum w:abstractNumId="8" w15:restartNumberingAfterBreak="0">
    <w:nsid w:val="168E6CDC"/>
    <w:multiLevelType w:val="hybridMultilevel"/>
    <w:tmpl w:val="DF4AC522"/>
    <w:lvl w:ilvl="0" w:tplc="E714725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99A699F"/>
    <w:multiLevelType w:val="hybridMultilevel"/>
    <w:tmpl w:val="23EC9836"/>
    <w:lvl w:ilvl="0" w:tplc="FFFFFFFF">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FFFFFFFF">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FFFFFFFF">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FFFFFFFF">
      <w:start w:val="1"/>
      <w:numFmt w:val="decimal"/>
      <w:lvlText w:val="(%4)"/>
      <w:lvlJc w:val="left"/>
      <w:pPr>
        <w:ind w:left="3240" w:hanging="723"/>
      </w:pPr>
      <w:rPr>
        <w:rFonts w:ascii="Arial" w:eastAsia="Arial" w:hAnsi="Arial" w:cs="Arial" w:hint="default"/>
        <w:b w:val="0"/>
        <w:bCs w:val="0"/>
        <w:i w:val="0"/>
        <w:iCs w:val="0"/>
        <w:spacing w:val="-1"/>
        <w:w w:val="99"/>
        <w:sz w:val="24"/>
        <w:szCs w:val="24"/>
        <w:lang w:val="en-US" w:eastAsia="en-US" w:bidi="ar-SA"/>
      </w:rPr>
    </w:lvl>
    <w:lvl w:ilvl="4" w:tplc="CC44DA80">
      <w:start w:val="1"/>
      <w:numFmt w:val="lowerRoman"/>
      <w:lvlText w:val="(%5)"/>
      <w:lvlJc w:val="left"/>
      <w:pPr>
        <w:ind w:left="4317" w:hanging="360"/>
      </w:pPr>
      <w:rPr>
        <w:rFonts w:ascii="Arial" w:eastAsia="Arial" w:hAnsi="Arial" w:cs="Arial" w:hint="default"/>
        <w:b w:val="0"/>
        <w:bCs w:val="0"/>
        <w:i w:val="0"/>
        <w:iCs w:val="0"/>
        <w:spacing w:val="-1"/>
        <w:w w:val="99"/>
        <w:sz w:val="24"/>
        <w:szCs w:val="24"/>
        <w:lang w:val="en-US" w:eastAsia="en-US" w:bidi="ar-SA"/>
      </w:rPr>
    </w:lvl>
    <w:lvl w:ilvl="5" w:tplc="FFFFFFFF">
      <w:numFmt w:val="bullet"/>
      <w:lvlText w:val="•"/>
      <w:lvlJc w:val="left"/>
      <w:pPr>
        <w:ind w:left="4980" w:hanging="723"/>
      </w:pPr>
      <w:rPr>
        <w:lang w:val="en-US" w:eastAsia="en-US" w:bidi="ar-SA"/>
      </w:rPr>
    </w:lvl>
    <w:lvl w:ilvl="6" w:tplc="FFFFFFFF">
      <w:numFmt w:val="bullet"/>
      <w:lvlText w:val="•"/>
      <w:lvlJc w:val="left"/>
      <w:pPr>
        <w:ind w:left="6000" w:hanging="723"/>
      </w:pPr>
      <w:rPr>
        <w:lang w:val="en-US" w:eastAsia="en-US" w:bidi="ar-SA"/>
      </w:rPr>
    </w:lvl>
    <w:lvl w:ilvl="7" w:tplc="FFFFFFFF">
      <w:numFmt w:val="bullet"/>
      <w:lvlText w:val="•"/>
      <w:lvlJc w:val="left"/>
      <w:pPr>
        <w:ind w:left="7020" w:hanging="723"/>
      </w:pPr>
      <w:rPr>
        <w:lang w:val="en-US" w:eastAsia="en-US" w:bidi="ar-SA"/>
      </w:rPr>
    </w:lvl>
    <w:lvl w:ilvl="8" w:tplc="FFFFFFFF">
      <w:numFmt w:val="bullet"/>
      <w:lvlText w:val="•"/>
      <w:lvlJc w:val="left"/>
      <w:pPr>
        <w:ind w:left="8040" w:hanging="723"/>
      </w:pPr>
      <w:rPr>
        <w:lang w:val="en-US" w:eastAsia="en-US" w:bidi="ar-SA"/>
      </w:rPr>
    </w:lvl>
  </w:abstractNum>
  <w:abstractNum w:abstractNumId="10" w15:restartNumberingAfterBreak="0">
    <w:nsid w:val="19A92A3B"/>
    <w:multiLevelType w:val="multilevel"/>
    <w:tmpl w:val="ACEA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8301E"/>
    <w:multiLevelType w:val="multilevel"/>
    <w:tmpl w:val="67CC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E29AD"/>
    <w:multiLevelType w:val="hybridMultilevel"/>
    <w:tmpl w:val="F066290E"/>
    <w:lvl w:ilvl="0" w:tplc="7BD65F8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B555396"/>
    <w:multiLevelType w:val="hybridMultilevel"/>
    <w:tmpl w:val="B3BA538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D881E39"/>
    <w:multiLevelType w:val="hybridMultilevel"/>
    <w:tmpl w:val="92F076E8"/>
    <w:lvl w:ilvl="0" w:tplc="A4E0B228">
      <w:start w:val="1"/>
      <w:numFmt w:val="upperLetter"/>
      <w:lvlText w:val="%1."/>
      <w:lvlJc w:val="left"/>
      <w:pPr>
        <w:ind w:left="1079" w:hanging="723"/>
      </w:pPr>
      <w:rPr>
        <w:rFonts w:ascii="Arial" w:eastAsia="Arial" w:hAnsi="Arial" w:cs="Arial" w:hint="default"/>
        <w:b w:val="0"/>
        <w:bCs w:val="0"/>
        <w:i w:val="0"/>
        <w:iCs w:val="0"/>
        <w:spacing w:val="-1"/>
        <w:w w:val="99"/>
        <w:sz w:val="24"/>
        <w:szCs w:val="24"/>
        <w:lang w:val="en-US" w:eastAsia="en-US" w:bidi="ar-SA"/>
      </w:rPr>
    </w:lvl>
    <w:lvl w:ilvl="1" w:tplc="981A93F6">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377CF1C4">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3B7C959C">
      <w:start w:val="1"/>
      <w:numFmt w:val="decimal"/>
      <w:lvlText w:val="(%4)"/>
      <w:lvlJc w:val="left"/>
      <w:pPr>
        <w:ind w:left="3240" w:hanging="723"/>
      </w:pPr>
      <w:rPr>
        <w:rFonts w:ascii="Arial" w:eastAsia="Arial" w:hAnsi="Arial" w:cs="Arial" w:hint="default"/>
        <w:b w:val="0"/>
        <w:bCs w:val="0"/>
        <w:i w:val="0"/>
        <w:iCs w:val="0"/>
        <w:spacing w:val="-1"/>
        <w:w w:val="99"/>
        <w:sz w:val="20"/>
        <w:szCs w:val="20"/>
        <w:lang w:val="en-US" w:eastAsia="en-US" w:bidi="ar-SA"/>
      </w:rPr>
    </w:lvl>
    <w:lvl w:ilvl="4" w:tplc="1B6C48FA">
      <w:numFmt w:val="bullet"/>
      <w:lvlText w:val="•"/>
      <w:lvlJc w:val="left"/>
      <w:pPr>
        <w:ind w:left="4217" w:hanging="723"/>
      </w:pPr>
      <w:rPr>
        <w:lang w:val="en-US" w:eastAsia="en-US" w:bidi="ar-SA"/>
      </w:rPr>
    </w:lvl>
    <w:lvl w:ilvl="5" w:tplc="EE18D21E">
      <w:numFmt w:val="bullet"/>
      <w:lvlText w:val="•"/>
      <w:lvlJc w:val="left"/>
      <w:pPr>
        <w:ind w:left="5194" w:hanging="723"/>
      </w:pPr>
      <w:rPr>
        <w:lang w:val="en-US" w:eastAsia="en-US" w:bidi="ar-SA"/>
      </w:rPr>
    </w:lvl>
    <w:lvl w:ilvl="6" w:tplc="60FE5AC0">
      <w:numFmt w:val="bullet"/>
      <w:lvlText w:val="•"/>
      <w:lvlJc w:val="left"/>
      <w:pPr>
        <w:ind w:left="6171" w:hanging="723"/>
      </w:pPr>
      <w:rPr>
        <w:lang w:val="en-US" w:eastAsia="en-US" w:bidi="ar-SA"/>
      </w:rPr>
    </w:lvl>
    <w:lvl w:ilvl="7" w:tplc="E954D76E">
      <w:numFmt w:val="bullet"/>
      <w:lvlText w:val="•"/>
      <w:lvlJc w:val="left"/>
      <w:pPr>
        <w:ind w:left="7148" w:hanging="723"/>
      </w:pPr>
      <w:rPr>
        <w:lang w:val="en-US" w:eastAsia="en-US" w:bidi="ar-SA"/>
      </w:rPr>
    </w:lvl>
    <w:lvl w:ilvl="8" w:tplc="45843DA2">
      <w:numFmt w:val="bullet"/>
      <w:lvlText w:val="•"/>
      <w:lvlJc w:val="left"/>
      <w:pPr>
        <w:ind w:left="8125" w:hanging="723"/>
      </w:pPr>
      <w:rPr>
        <w:lang w:val="en-US" w:eastAsia="en-US" w:bidi="ar-SA"/>
      </w:rPr>
    </w:lvl>
  </w:abstractNum>
  <w:abstractNum w:abstractNumId="15" w15:restartNumberingAfterBreak="0">
    <w:nsid w:val="219A5BE3"/>
    <w:multiLevelType w:val="hybridMultilevel"/>
    <w:tmpl w:val="F790DAE6"/>
    <w:lvl w:ilvl="0" w:tplc="57AA91E6">
      <w:start w:val="2"/>
      <w:numFmt w:val="lowerLetter"/>
      <w:lvlText w:val="%1."/>
      <w:lvlJc w:val="left"/>
      <w:pPr>
        <w:ind w:left="2519" w:hanging="723"/>
      </w:pPr>
      <w:rPr>
        <w:rFonts w:ascii="Arial" w:eastAsia="Arial" w:hAnsi="Arial" w:cs="Arial" w:hint="default"/>
        <w:b w:val="0"/>
        <w:bCs w:val="0"/>
        <w:i w:val="0"/>
        <w:iCs w:val="0"/>
        <w:spacing w:val="-1"/>
        <w:w w:val="99"/>
        <w:sz w:val="24"/>
        <w:szCs w:val="24"/>
        <w:lang w:val="en-US" w:eastAsia="en-US" w:bidi="ar-SA"/>
      </w:rPr>
    </w:lvl>
    <w:lvl w:ilvl="1" w:tplc="2BB41654">
      <w:start w:val="1"/>
      <w:numFmt w:val="decimal"/>
      <w:lvlText w:val="(%2)"/>
      <w:lvlJc w:val="left"/>
      <w:pPr>
        <w:ind w:left="3239" w:hanging="723"/>
      </w:pPr>
      <w:rPr>
        <w:rFonts w:ascii="Arial" w:eastAsia="Arial" w:hAnsi="Arial" w:cs="Arial" w:hint="default"/>
        <w:b w:val="0"/>
        <w:bCs w:val="0"/>
        <w:i w:val="0"/>
        <w:iCs w:val="0"/>
        <w:spacing w:val="-1"/>
        <w:w w:val="99"/>
        <w:sz w:val="24"/>
        <w:szCs w:val="24"/>
        <w:lang w:val="en-US" w:eastAsia="en-US" w:bidi="ar-SA"/>
      </w:rPr>
    </w:lvl>
    <w:lvl w:ilvl="2" w:tplc="BBF06054">
      <w:numFmt w:val="bullet"/>
      <w:lvlText w:val="•"/>
      <w:lvlJc w:val="left"/>
      <w:pPr>
        <w:ind w:left="4000" w:hanging="723"/>
      </w:pPr>
      <w:rPr>
        <w:lang w:val="en-US" w:eastAsia="en-US" w:bidi="ar-SA"/>
      </w:rPr>
    </w:lvl>
    <w:lvl w:ilvl="3" w:tplc="0FC43396">
      <w:numFmt w:val="bullet"/>
      <w:lvlText w:val="•"/>
      <w:lvlJc w:val="left"/>
      <w:pPr>
        <w:ind w:left="4760" w:hanging="723"/>
      </w:pPr>
      <w:rPr>
        <w:lang w:val="en-US" w:eastAsia="en-US" w:bidi="ar-SA"/>
      </w:rPr>
    </w:lvl>
    <w:lvl w:ilvl="4" w:tplc="86CE318C">
      <w:numFmt w:val="bullet"/>
      <w:lvlText w:val="•"/>
      <w:lvlJc w:val="left"/>
      <w:pPr>
        <w:ind w:left="5520" w:hanging="723"/>
      </w:pPr>
      <w:rPr>
        <w:lang w:val="en-US" w:eastAsia="en-US" w:bidi="ar-SA"/>
      </w:rPr>
    </w:lvl>
    <w:lvl w:ilvl="5" w:tplc="4B4C073C">
      <w:numFmt w:val="bullet"/>
      <w:lvlText w:val="•"/>
      <w:lvlJc w:val="left"/>
      <w:pPr>
        <w:ind w:left="6280" w:hanging="723"/>
      </w:pPr>
      <w:rPr>
        <w:lang w:val="en-US" w:eastAsia="en-US" w:bidi="ar-SA"/>
      </w:rPr>
    </w:lvl>
    <w:lvl w:ilvl="6" w:tplc="E08AC508">
      <w:numFmt w:val="bullet"/>
      <w:lvlText w:val="•"/>
      <w:lvlJc w:val="left"/>
      <w:pPr>
        <w:ind w:left="7040" w:hanging="723"/>
      </w:pPr>
      <w:rPr>
        <w:lang w:val="en-US" w:eastAsia="en-US" w:bidi="ar-SA"/>
      </w:rPr>
    </w:lvl>
    <w:lvl w:ilvl="7" w:tplc="39A82EF0">
      <w:numFmt w:val="bullet"/>
      <w:lvlText w:val="•"/>
      <w:lvlJc w:val="left"/>
      <w:pPr>
        <w:ind w:left="7800" w:hanging="723"/>
      </w:pPr>
      <w:rPr>
        <w:lang w:val="en-US" w:eastAsia="en-US" w:bidi="ar-SA"/>
      </w:rPr>
    </w:lvl>
    <w:lvl w:ilvl="8" w:tplc="0334320A">
      <w:numFmt w:val="bullet"/>
      <w:lvlText w:val="•"/>
      <w:lvlJc w:val="left"/>
      <w:pPr>
        <w:ind w:left="8560" w:hanging="723"/>
      </w:pPr>
      <w:rPr>
        <w:lang w:val="en-US" w:eastAsia="en-US" w:bidi="ar-SA"/>
      </w:rPr>
    </w:lvl>
  </w:abstractNum>
  <w:abstractNum w:abstractNumId="16" w15:restartNumberingAfterBreak="0">
    <w:nsid w:val="25F8542B"/>
    <w:multiLevelType w:val="multilevel"/>
    <w:tmpl w:val="93F6F02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9203A"/>
    <w:multiLevelType w:val="hybridMultilevel"/>
    <w:tmpl w:val="F9F0F4AC"/>
    <w:lvl w:ilvl="0" w:tplc="3BD8415A">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30D2540A">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7D22014C">
      <w:start w:val="1"/>
      <w:numFmt w:val="lowerLetter"/>
      <w:lvlText w:val="%3."/>
      <w:lvlJc w:val="left"/>
      <w:pPr>
        <w:ind w:left="2519" w:hanging="723"/>
      </w:pPr>
      <w:rPr>
        <w:rFonts w:ascii="Arial" w:eastAsia="Arial" w:hAnsi="Arial" w:cs="Arial" w:hint="default"/>
        <w:b w:val="0"/>
        <w:bCs w:val="0"/>
        <w:i w:val="0"/>
        <w:iCs w:val="0"/>
        <w:spacing w:val="-1"/>
        <w:w w:val="99"/>
        <w:sz w:val="24"/>
        <w:szCs w:val="24"/>
        <w:lang w:val="en-US" w:eastAsia="en-US" w:bidi="ar-SA"/>
      </w:rPr>
    </w:lvl>
    <w:lvl w:ilvl="3" w:tplc="58B0F160">
      <w:start w:val="1"/>
      <w:numFmt w:val="decimal"/>
      <w:lvlText w:val="(%4)"/>
      <w:lvlJc w:val="left"/>
      <w:pPr>
        <w:ind w:left="3239" w:hanging="723"/>
      </w:pPr>
      <w:rPr>
        <w:rFonts w:ascii="Arial" w:eastAsia="Arial" w:hAnsi="Arial" w:cs="Arial" w:hint="default"/>
        <w:b w:val="0"/>
        <w:bCs w:val="0"/>
        <w:i w:val="0"/>
        <w:iCs w:val="0"/>
        <w:spacing w:val="-1"/>
        <w:w w:val="99"/>
        <w:sz w:val="24"/>
        <w:szCs w:val="24"/>
        <w:lang w:val="en-US" w:eastAsia="en-US" w:bidi="ar-SA"/>
      </w:rPr>
    </w:lvl>
    <w:lvl w:ilvl="4" w:tplc="2E9C8C9A">
      <w:start w:val="1"/>
      <w:numFmt w:val="lowerLetter"/>
      <w:lvlText w:val="(%5)"/>
      <w:lvlJc w:val="left"/>
      <w:pPr>
        <w:ind w:left="3960" w:hanging="721"/>
      </w:pPr>
      <w:rPr>
        <w:rFonts w:ascii="Arial" w:eastAsia="Arial" w:hAnsi="Arial" w:cs="Arial" w:hint="default"/>
        <w:b w:val="0"/>
        <w:bCs w:val="0"/>
        <w:i w:val="0"/>
        <w:iCs w:val="0"/>
        <w:spacing w:val="-1"/>
        <w:w w:val="99"/>
        <w:sz w:val="24"/>
        <w:szCs w:val="24"/>
        <w:lang w:val="en-US" w:eastAsia="en-US" w:bidi="ar-SA"/>
      </w:rPr>
    </w:lvl>
    <w:lvl w:ilvl="5" w:tplc="1E342D50">
      <w:start w:val="1"/>
      <w:numFmt w:val="lowerRoman"/>
      <w:lvlText w:val="(%6)"/>
      <w:lvlJc w:val="left"/>
      <w:pPr>
        <w:ind w:left="4680" w:hanging="723"/>
      </w:pPr>
      <w:rPr>
        <w:rFonts w:ascii="Arial" w:eastAsia="Arial" w:hAnsi="Arial" w:cs="Arial" w:hint="default"/>
        <w:b w:val="0"/>
        <w:bCs w:val="0"/>
        <w:i w:val="0"/>
        <w:iCs w:val="0"/>
        <w:spacing w:val="-1"/>
        <w:w w:val="99"/>
        <w:sz w:val="24"/>
        <w:szCs w:val="24"/>
        <w:lang w:val="en-US" w:eastAsia="en-US" w:bidi="ar-SA"/>
      </w:rPr>
    </w:lvl>
    <w:lvl w:ilvl="6" w:tplc="EA94F62C">
      <w:numFmt w:val="bullet"/>
      <w:lvlText w:val="•"/>
      <w:lvlJc w:val="left"/>
      <w:pPr>
        <w:ind w:left="5760" w:hanging="723"/>
      </w:pPr>
      <w:rPr>
        <w:lang w:val="en-US" w:eastAsia="en-US" w:bidi="ar-SA"/>
      </w:rPr>
    </w:lvl>
    <w:lvl w:ilvl="7" w:tplc="A56801DE">
      <w:numFmt w:val="bullet"/>
      <w:lvlText w:val="•"/>
      <w:lvlJc w:val="left"/>
      <w:pPr>
        <w:ind w:left="6840" w:hanging="723"/>
      </w:pPr>
      <w:rPr>
        <w:lang w:val="en-US" w:eastAsia="en-US" w:bidi="ar-SA"/>
      </w:rPr>
    </w:lvl>
    <w:lvl w:ilvl="8" w:tplc="DDE2CB60">
      <w:numFmt w:val="bullet"/>
      <w:lvlText w:val="•"/>
      <w:lvlJc w:val="left"/>
      <w:pPr>
        <w:ind w:left="7920" w:hanging="723"/>
      </w:pPr>
      <w:rPr>
        <w:lang w:val="en-US" w:eastAsia="en-US" w:bidi="ar-SA"/>
      </w:rPr>
    </w:lvl>
  </w:abstractNum>
  <w:abstractNum w:abstractNumId="18" w15:restartNumberingAfterBreak="0">
    <w:nsid w:val="29764F60"/>
    <w:multiLevelType w:val="hybridMultilevel"/>
    <w:tmpl w:val="F594C038"/>
    <w:lvl w:ilvl="0" w:tplc="FFFFFFFF">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FFFFFFFF">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FFFFFFFF">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FFFFFFFF">
      <w:start w:val="1"/>
      <w:numFmt w:val="decimal"/>
      <w:lvlText w:val="(%4)"/>
      <w:lvlJc w:val="left"/>
      <w:pPr>
        <w:ind w:left="3240" w:hanging="723"/>
      </w:pPr>
      <w:rPr>
        <w:rFonts w:ascii="Arial" w:eastAsia="Arial" w:hAnsi="Arial" w:cs="Arial" w:hint="default"/>
        <w:b w:val="0"/>
        <w:bCs w:val="0"/>
        <w:i w:val="0"/>
        <w:iCs w:val="0"/>
        <w:spacing w:val="-1"/>
        <w:w w:val="99"/>
        <w:sz w:val="24"/>
        <w:szCs w:val="24"/>
        <w:lang w:val="en-US" w:eastAsia="en-US" w:bidi="ar-SA"/>
      </w:rPr>
    </w:lvl>
    <w:lvl w:ilvl="4" w:tplc="0409001B">
      <w:start w:val="1"/>
      <w:numFmt w:val="lowerRoman"/>
      <w:lvlText w:val="%5."/>
      <w:lvlJc w:val="right"/>
      <w:pPr>
        <w:ind w:left="3597" w:hanging="360"/>
      </w:pPr>
    </w:lvl>
    <w:lvl w:ilvl="5" w:tplc="FFFFFFFF">
      <w:numFmt w:val="bullet"/>
      <w:lvlText w:val="•"/>
      <w:lvlJc w:val="left"/>
      <w:pPr>
        <w:ind w:left="4980" w:hanging="723"/>
      </w:pPr>
      <w:rPr>
        <w:lang w:val="en-US" w:eastAsia="en-US" w:bidi="ar-SA"/>
      </w:rPr>
    </w:lvl>
    <w:lvl w:ilvl="6" w:tplc="FFFFFFFF">
      <w:numFmt w:val="bullet"/>
      <w:lvlText w:val="•"/>
      <w:lvlJc w:val="left"/>
      <w:pPr>
        <w:ind w:left="6000" w:hanging="723"/>
      </w:pPr>
      <w:rPr>
        <w:lang w:val="en-US" w:eastAsia="en-US" w:bidi="ar-SA"/>
      </w:rPr>
    </w:lvl>
    <w:lvl w:ilvl="7" w:tplc="FFFFFFFF">
      <w:numFmt w:val="bullet"/>
      <w:lvlText w:val="•"/>
      <w:lvlJc w:val="left"/>
      <w:pPr>
        <w:ind w:left="7020" w:hanging="723"/>
      </w:pPr>
      <w:rPr>
        <w:lang w:val="en-US" w:eastAsia="en-US" w:bidi="ar-SA"/>
      </w:rPr>
    </w:lvl>
    <w:lvl w:ilvl="8" w:tplc="FFFFFFFF">
      <w:numFmt w:val="bullet"/>
      <w:lvlText w:val="•"/>
      <w:lvlJc w:val="left"/>
      <w:pPr>
        <w:ind w:left="8040" w:hanging="723"/>
      </w:pPr>
      <w:rPr>
        <w:lang w:val="en-US" w:eastAsia="en-US" w:bidi="ar-SA"/>
      </w:rPr>
    </w:lvl>
  </w:abstractNum>
  <w:abstractNum w:abstractNumId="19" w15:restartNumberingAfterBreak="0">
    <w:nsid w:val="2FFC1AD8"/>
    <w:multiLevelType w:val="hybridMultilevel"/>
    <w:tmpl w:val="EF9CD536"/>
    <w:lvl w:ilvl="0" w:tplc="7D22014C">
      <w:start w:val="1"/>
      <w:numFmt w:val="lowerLetter"/>
      <w:lvlText w:val="%1."/>
      <w:lvlJc w:val="left"/>
      <w:pPr>
        <w:ind w:left="2880" w:hanging="360"/>
      </w:pPr>
      <w:rPr>
        <w:rFonts w:ascii="Arial" w:eastAsia="Arial" w:hAnsi="Arial" w:cs="Arial" w:hint="default"/>
        <w:b w:val="0"/>
        <w:bCs w:val="0"/>
        <w:i w:val="0"/>
        <w:iCs w:val="0"/>
        <w:spacing w:val="-1"/>
        <w:w w:val="99"/>
        <w:sz w:val="24"/>
        <w:szCs w:val="24"/>
        <w:lang w:val="en-US" w:eastAsia="en-US" w:bidi="ar-SA"/>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32620B73"/>
    <w:multiLevelType w:val="hybridMultilevel"/>
    <w:tmpl w:val="93B87428"/>
    <w:lvl w:ilvl="0" w:tplc="A730879A">
      <w:start w:val="1"/>
      <w:numFmt w:val="lowerLetter"/>
      <w:lvlText w:val="(%1)"/>
      <w:lvlJc w:val="left"/>
      <w:pPr>
        <w:ind w:left="2161" w:hanging="360"/>
      </w:pPr>
      <w:rPr>
        <w:rFonts w:hint="default"/>
      </w:rPr>
    </w:lvl>
    <w:lvl w:ilvl="1" w:tplc="04090019" w:tentative="1">
      <w:start w:val="1"/>
      <w:numFmt w:val="lowerLetter"/>
      <w:lvlText w:val="%2."/>
      <w:lvlJc w:val="left"/>
      <w:pPr>
        <w:ind w:left="2881" w:hanging="360"/>
      </w:pPr>
    </w:lvl>
    <w:lvl w:ilvl="2" w:tplc="0409001B" w:tentative="1">
      <w:start w:val="1"/>
      <w:numFmt w:val="lowerRoman"/>
      <w:lvlText w:val="%3."/>
      <w:lvlJc w:val="right"/>
      <w:pPr>
        <w:ind w:left="3601" w:hanging="180"/>
      </w:pPr>
    </w:lvl>
    <w:lvl w:ilvl="3" w:tplc="0409000F" w:tentative="1">
      <w:start w:val="1"/>
      <w:numFmt w:val="decimal"/>
      <w:lvlText w:val="%4."/>
      <w:lvlJc w:val="left"/>
      <w:pPr>
        <w:ind w:left="4321" w:hanging="360"/>
      </w:pPr>
    </w:lvl>
    <w:lvl w:ilvl="4" w:tplc="04090019" w:tentative="1">
      <w:start w:val="1"/>
      <w:numFmt w:val="lowerLetter"/>
      <w:lvlText w:val="%5."/>
      <w:lvlJc w:val="left"/>
      <w:pPr>
        <w:ind w:left="5041" w:hanging="360"/>
      </w:pPr>
    </w:lvl>
    <w:lvl w:ilvl="5" w:tplc="0409001B" w:tentative="1">
      <w:start w:val="1"/>
      <w:numFmt w:val="lowerRoman"/>
      <w:lvlText w:val="%6."/>
      <w:lvlJc w:val="right"/>
      <w:pPr>
        <w:ind w:left="5761" w:hanging="180"/>
      </w:pPr>
    </w:lvl>
    <w:lvl w:ilvl="6" w:tplc="0409000F" w:tentative="1">
      <w:start w:val="1"/>
      <w:numFmt w:val="decimal"/>
      <w:lvlText w:val="%7."/>
      <w:lvlJc w:val="left"/>
      <w:pPr>
        <w:ind w:left="6481" w:hanging="360"/>
      </w:pPr>
    </w:lvl>
    <w:lvl w:ilvl="7" w:tplc="04090019" w:tentative="1">
      <w:start w:val="1"/>
      <w:numFmt w:val="lowerLetter"/>
      <w:lvlText w:val="%8."/>
      <w:lvlJc w:val="left"/>
      <w:pPr>
        <w:ind w:left="7201" w:hanging="360"/>
      </w:pPr>
    </w:lvl>
    <w:lvl w:ilvl="8" w:tplc="0409001B" w:tentative="1">
      <w:start w:val="1"/>
      <w:numFmt w:val="lowerRoman"/>
      <w:lvlText w:val="%9."/>
      <w:lvlJc w:val="right"/>
      <w:pPr>
        <w:ind w:left="7921" w:hanging="180"/>
      </w:pPr>
    </w:lvl>
  </w:abstractNum>
  <w:abstractNum w:abstractNumId="21" w15:restartNumberingAfterBreak="0">
    <w:nsid w:val="32FC3424"/>
    <w:multiLevelType w:val="hybridMultilevel"/>
    <w:tmpl w:val="FA96F430"/>
    <w:lvl w:ilvl="0" w:tplc="6C0ED0CC">
      <w:start w:val="1"/>
      <w:numFmt w:val="upperLetter"/>
      <w:lvlText w:val="%1."/>
      <w:lvlJc w:val="left"/>
      <w:pPr>
        <w:ind w:left="1079" w:hanging="723"/>
      </w:pPr>
      <w:rPr>
        <w:spacing w:val="-1"/>
        <w:w w:val="99"/>
        <w:lang w:val="en-US" w:eastAsia="en-US" w:bidi="ar-SA"/>
      </w:rPr>
    </w:lvl>
    <w:lvl w:ilvl="1" w:tplc="9980351E">
      <w:numFmt w:val="bullet"/>
      <w:lvlText w:val="•"/>
      <w:lvlJc w:val="left"/>
      <w:pPr>
        <w:ind w:left="1980" w:hanging="723"/>
      </w:pPr>
      <w:rPr>
        <w:lang w:val="en-US" w:eastAsia="en-US" w:bidi="ar-SA"/>
      </w:rPr>
    </w:lvl>
    <w:lvl w:ilvl="2" w:tplc="432ED144">
      <w:numFmt w:val="bullet"/>
      <w:lvlText w:val="•"/>
      <w:lvlJc w:val="left"/>
      <w:pPr>
        <w:ind w:left="2880" w:hanging="723"/>
      </w:pPr>
      <w:rPr>
        <w:lang w:val="en-US" w:eastAsia="en-US" w:bidi="ar-SA"/>
      </w:rPr>
    </w:lvl>
    <w:lvl w:ilvl="3" w:tplc="9F32E6F6">
      <w:numFmt w:val="bullet"/>
      <w:lvlText w:val="•"/>
      <w:lvlJc w:val="left"/>
      <w:pPr>
        <w:ind w:left="3780" w:hanging="723"/>
      </w:pPr>
      <w:rPr>
        <w:lang w:val="en-US" w:eastAsia="en-US" w:bidi="ar-SA"/>
      </w:rPr>
    </w:lvl>
    <w:lvl w:ilvl="4" w:tplc="1DC6A572">
      <w:numFmt w:val="bullet"/>
      <w:lvlText w:val="•"/>
      <w:lvlJc w:val="left"/>
      <w:pPr>
        <w:ind w:left="4680" w:hanging="723"/>
      </w:pPr>
      <w:rPr>
        <w:lang w:val="en-US" w:eastAsia="en-US" w:bidi="ar-SA"/>
      </w:rPr>
    </w:lvl>
    <w:lvl w:ilvl="5" w:tplc="91E22E8E">
      <w:numFmt w:val="bullet"/>
      <w:lvlText w:val="•"/>
      <w:lvlJc w:val="left"/>
      <w:pPr>
        <w:ind w:left="5580" w:hanging="723"/>
      </w:pPr>
      <w:rPr>
        <w:lang w:val="en-US" w:eastAsia="en-US" w:bidi="ar-SA"/>
      </w:rPr>
    </w:lvl>
    <w:lvl w:ilvl="6" w:tplc="73226FE8">
      <w:numFmt w:val="bullet"/>
      <w:lvlText w:val="•"/>
      <w:lvlJc w:val="left"/>
      <w:pPr>
        <w:ind w:left="6480" w:hanging="723"/>
      </w:pPr>
      <w:rPr>
        <w:lang w:val="en-US" w:eastAsia="en-US" w:bidi="ar-SA"/>
      </w:rPr>
    </w:lvl>
    <w:lvl w:ilvl="7" w:tplc="A538035C">
      <w:numFmt w:val="bullet"/>
      <w:lvlText w:val="•"/>
      <w:lvlJc w:val="left"/>
      <w:pPr>
        <w:ind w:left="7380" w:hanging="723"/>
      </w:pPr>
      <w:rPr>
        <w:lang w:val="en-US" w:eastAsia="en-US" w:bidi="ar-SA"/>
      </w:rPr>
    </w:lvl>
    <w:lvl w:ilvl="8" w:tplc="4A4EE6CE">
      <w:numFmt w:val="bullet"/>
      <w:lvlText w:val="•"/>
      <w:lvlJc w:val="left"/>
      <w:pPr>
        <w:ind w:left="8280" w:hanging="723"/>
      </w:pPr>
      <w:rPr>
        <w:lang w:val="en-US" w:eastAsia="en-US" w:bidi="ar-SA"/>
      </w:rPr>
    </w:lvl>
  </w:abstractNum>
  <w:abstractNum w:abstractNumId="22" w15:restartNumberingAfterBreak="0">
    <w:nsid w:val="341C4D1E"/>
    <w:multiLevelType w:val="hybridMultilevel"/>
    <w:tmpl w:val="7CF8BE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9775B3E"/>
    <w:multiLevelType w:val="hybridMultilevel"/>
    <w:tmpl w:val="0E508908"/>
    <w:lvl w:ilvl="0" w:tplc="57DC1C66">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2D22E0EE">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8070B814">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13DE6CFE">
      <w:start w:val="1"/>
      <w:numFmt w:val="decimal"/>
      <w:lvlText w:val="(%4)"/>
      <w:lvlJc w:val="left"/>
      <w:pPr>
        <w:ind w:left="3239" w:hanging="723"/>
      </w:pPr>
      <w:rPr>
        <w:rFonts w:ascii="Arial" w:eastAsia="Arial" w:hAnsi="Arial" w:cs="Arial" w:hint="default"/>
        <w:b w:val="0"/>
        <w:bCs w:val="0"/>
        <w:i w:val="0"/>
        <w:iCs w:val="0"/>
        <w:spacing w:val="-1"/>
        <w:w w:val="99"/>
        <w:sz w:val="24"/>
        <w:szCs w:val="24"/>
        <w:lang w:val="en-US" w:eastAsia="en-US" w:bidi="ar-SA"/>
      </w:rPr>
    </w:lvl>
    <w:lvl w:ilvl="4" w:tplc="BD84F52C">
      <w:numFmt w:val="bullet"/>
      <w:lvlText w:val="•"/>
      <w:lvlJc w:val="left"/>
      <w:pPr>
        <w:ind w:left="4217" w:hanging="723"/>
      </w:pPr>
      <w:rPr>
        <w:lang w:val="en-US" w:eastAsia="en-US" w:bidi="ar-SA"/>
      </w:rPr>
    </w:lvl>
    <w:lvl w:ilvl="5" w:tplc="403CBDF2">
      <w:numFmt w:val="bullet"/>
      <w:lvlText w:val="•"/>
      <w:lvlJc w:val="left"/>
      <w:pPr>
        <w:ind w:left="5194" w:hanging="723"/>
      </w:pPr>
      <w:rPr>
        <w:lang w:val="en-US" w:eastAsia="en-US" w:bidi="ar-SA"/>
      </w:rPr>
    </w:lvl>
    <w:lvl w:ilvl="6" w:tplc="9E4EC79E">
      <w:numFmt w:val="bullet"/>
      <w:lvlText w:val="•"/>
      <w:lvlJc w:val="left"/>
      <w:pPr>
        <w:ind w:left="6171" w:hanging="723"/>
      </w:pPr>
      <w:rPr>
        <w:lang w:val="en-US" w:eastAsia="en-US" w:bidi="ar-SA"/>
      </w:rPr>
    </w:lvl>
    <w:lvl w:ilvl="7" w:tplc="910E52B2">
      <w:numFmt w:val="bullet"/>
      <w:lvlText w:val="•"/>
      <w:lvlJc w:val="left"/>
      <w:pPr>
        <w:ind w:left="7148" w:hanging="723"/>
      </w:pPr>
      <w:rPr>
        <w:lang w:val="en-US" w:eastAsia="en-US" w:bidi="ar-SA"/>
      </w:rPr>
    </w:lvl>
    <w:lvl w:ilvl="8" w:tplc="C87256C8">
      <w:numFmt w:val="bullet"/>
      <w:lvlText w:val="•"/>
      <w:lvlJc w:val="left"/>
      <w:pPr>
        <w:ind w:left="8125" w:hanging="723"/>
      </w:pPr>
      <w:rPr>
        <w:lang w:val="en-US" w:eastAsia="en-US" w:bidi="ar-SA"/>
      </w:rPr>
    </w:lvl>
  </w:abstractNum>
  <w:abstractNum w:abstractNumId="24" w15:restartNumberingAfterBreak="0">
    <w:nsid w:val="3EB9751D"/>
    <w:multiLevelType w:val="hybridMultilevel"/>
    <w:tmpl w:val="BFB2A3C4"/>
    <w:lvl w:ilvl="0" w:tplc="16A88AB2">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EEA00BA0">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03B6A1DA">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272C3236">
      <w:numFmt w:val="bullet"/>
      <w:lvlText w:val="•"/>
      <w:lvlJc w:val="left"/>
      <w:pPr>
        <w:ind w:left="3465" w:hanging="720"/>
      </w:pPr>
      <w:rPr>
        <w:lang w:val="en-US" w:eastAsia="en-US" w:bidi="ar-SA"/>
      </w:rPr>
    </w:lvl>
    <w:lvl w:ilvl="4" w:tplc="99643AB4">
      <w:numFmt w:val="bullet"/>
      <w:lvlText w:val="•"/>
      <w:lvlJc w:val="left"/>
      <w:pPr>
        <w:ind w:left="4410" w:hanging="720"/>
      </w:pPr>
      <w:rPr>
        <w:lang w:val="en-US" w:eastAsia="en-US" w:bidi="ar-SA"/>
      </w:rPr>
    </w:lvl>
    <w:lvl w:ilvl="5" w:tplc="532077C2">
      <w:numFmt w:val="bullet"/>
      <w:lvlText w:val="•"/>
      <w:lvlJc w:val="left"/>
      <w:pPr>
        <w:ind w:left="5355" w:hanging="720"/>
      </w:pPr>
      <w:rPr>
        <w:lang w:val="en-US" w:eastAsia="en-US" w:bidi="ar-SA"/>
      </w:rPr>
    </w:lvl>
    <w:lvl w:ilvl="6" w:tplc="E480C980">
      <w:numFmt w:val="bullet"/>
      <w:lvlText w:val="•"/>
      <w:lvlJc w:val="left"/>
      <w:pPr>
        <w:ind w:left="6300" w:hanging="720"/>
      </w:pPr>
      <w:rPr>
        <w:lang w:val="en-US" w:eastAsia="en-US" w:bidi="ar-SA"/>
      </w:rPr>
    </w:lvl>
    <w:lvl w:ilvl="7" w:tplc="D568A210">
      <w:numFmt w:val="bullet"/>
      <w:lvlText w:val="•"/>
      <w:lvlJc w:val="left"/>
      <w:pPr>
        <w:ind w:left="7245" w:hanging="720"/>
      </w:pPr>
      <w:rPr>
        <w:lang w:val="en-US" w:eastAsia="en-US" w:bidi="ar-SA"/>
      </w:rPr>
    </w:lvl>
    <w:lvl w:ilvl="8" w:tplc="E67CA5FE">
      <w:numFmt w:val="bullet"/>
      <w:lvlText w:val="•"/>
      <w:lvlJc w:val="left"/>
      <w:pPr>
        <w:ind w:left="8190" w:hanging="720"/>
      </w:pPr>
      <w:rPr>
        <w:lang w:val="en-US" w:eastAsia="en-US" w:bidi="ar-SA"/>
      </w:rPr>
    </w:lvl>
  </w:abstractNum>
  <w:abstractNum w:abstractNumId="25" w15:restartNumberingAfterBreak="0">
    <w:nsid w:val="3F794403"/>
    <w:multiLevelType w:val="multilevel"/>
    <w:tmpl w:val="E824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428AA"/>
    <w:multiLevelType w:val="multilevel"/>
    <w:tmpl w:val="794E17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5E5B53"/>
    <w:multiLevelType w:val="hybridMultilevel"/>
    <w:tmpl w:val="4F90E148"/>
    <w:lvl w:ilvl="0" w:tplc="1BA03FCE">
      <w:start w:val="1"/>
      <w:numFmt w:val="upperLetter"/>
      <w:lvlText w:val="%1."/>
      <w:lvlJc w:val="left"/>
      <w:pPr>
        <w:ind w:left="1080" w:hanging="723"/>
      </w:pPr>
      <w:rPr>
        <w:rFonts w:ascii="Arial" w:eastAsia="Arial" w:hAnsi="Arial" w:cs="Arial" w:hint="default"/>
        <w:b w:val="0"/>
        <w:bCs w:val="0"/>
        <w:i w:val="0"/>
        <w:iCs w:val="0"/>
        <w:spacing w:val="-1"/>
        <w:w w:val="99"/>
        <w:sz w:val="24"/>
        <w:szCs w:val="24"/>
        <w:lang w:val="en-US" w:eastAsia="en-US" w:bidi="ar-SA"/>
      </w:rPr>
    </w:lvl>
    <w:lvl w:ilvl="1" w:tplc="2A1263E6">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0FF69218">
      <w:numFmt w:val="bullet"/>
      <w:lvlText w:val="•"/>
      <w:lvlJc w:val="left"/>
      <w:pPr>
        <w:ind w:left="2720" w:hanging="720"/>
      </w:pPr>
      <w:rPr>
        <w:lang w:val="en-US" w:eastAsia="en-US" w:bidi="ar-SA"/>
      </w:rPr>
    </w:lvl>
    <w:lvl w:ilvl="3" w:tplc="12E6565E">
      <w:numFmt w:val="bullet"/>
      <w:lvlText w:val="•"/>
      <w:lvlJc w:val="left"/>
      <w:pPr>
        <w:ind w:left="3640" w:hanging="720"/>
      </w:pPr>
      <w:rPr>
        <w:lang w:val="en-US" w:eastAsia="en-US" w:bidi="ar-SA"/>
      </w:rPr>
    </w:lvl>
    <w:lvl w:ilvl="4" w:tplc="A6D83F2A">
      <w:numFmt w:val="bullet"/>
      <w:lvlText w:val="•"/>
      <w:lvlJc w:val="left"/>
      <w:pPr>
        <w:ind w:left="4560" w:hanging="720"/>
      </w:pPr>
      <w:rPr>
        <w:lang w:val="en-US" w:eastAsia="en-US" w:bidi="ar-SA"/>
      </w:rPr>
    </w:lvl>
    <w:lvl w:ilvl="5" w:tplc="953A4C9A">
      <w:numFmt w:val="bullet"/>
      <w:lvlText w:val="•"/>
      <w:lvlJc w:val="left"/>
      <w:pPr>
        <w:ind w:left="5480" w:hanging="720"/>
      </w:pPr>
      <w:rPr>
        <w:lang w:val="en-US" w:eastAsia="en-US" w:bidi="ar-SA"/>
      </w:rPr>
    </w:lvl>
    <w:lvl w:ilvl="6" w:tplc="30AC9804">
      <w:numFmt w:val="bullet"/>
      <w:lvlText w:val="•"/>
      <w:lvlJc w:val="left"/>
      <w:pPr>
        <w:ind w:left="6400" w:hanging="720"/>
      </w:pPr>
      <w:rPr>
        <w:lang w:val="en-US" w:eastAsia="en-US" w:bidi="ar-SA"/>
      </w:rPr>
    </w:lvl>
    <w:lvl w:ilvl="7" w:tplc="3B9C532A">
      <w:numFmt w:val="bullet"/>
      <w:lvlText w:val="•"/>
      <w:lvlJc w:val="left"/>
      <w:pPr>
        <w:ind w:left="7320" w:hanging="720"/>
      </w:pPr>
      <w:rPr>
        <w:lang w:val="en-US" w:eastAsia="en-US" w:bidi="ar-SA"/>
      </w:rPr>
    </w:lvl>
    <w:lvl w:ilvl="8" w:tplc="FA10C938">
      <w:numFmt w:val="bullet"/>
      <w:lvlText w:val="•"/>
      <w:lvlJc w:val="left"/>
      <w:pPr>
        <w:ind w:left="8240" w:hanging="720"/>
      </w:pPr>
      <w:rPr>
        <w:lang w:val="en-US" w:eastAsia="en-US" w:bidi="ar-SA"/>
      </w:rPr>
    </w:lvl>
  </w:abstractNum>
  <w:abstractNum w:abstractNumId="28" w15:restartNumberingAfterBreak="0">
    <w:nsid w:val="5C3657C3"/>
    <w:multiLevelType w:val="hybridMultilevel"/>
    <w:tmpl w:val="0A7219F8"/>
    <w:lvl w:ilvl="0" w:tplc="C6E0278E">
      <w:start w:val="1"/>
      <w:numFmt w:val="lowerLetter"/>
      <w:lvlText w:val="(%1)"/>
      <w:lvlJc w:val="left"/>
      <w:pPr>
        <w:ind w:left="2520" w:hanging="721"/>
      </w:pPr>
      <w:rPr>
        <w:rFonts w:ascii="Arial" w:eastAsia="Arial" w:hAnsi="Arial" w:cs="Arial" w:hint="default"/>
        <w:b w:val="0"/>
        <w:bCs w:val="0"/>
        <w:i w:val="0"/>
        <w:iCs w:val="0"/>
        <w:spacing w:val="-1"/>
        <w:w w:val="99"/>
        <w:sz w:val="24"/>
        <w:szCs w:val="24"/>
        <w:lang w:val="en-US" w:eastAsia="en-US" w:bidi="ar-SA"/>
      </w:rPr>
    </w:lvl>
    <w:lvl w:ilvl="1" w:tplc="D2B2839C">
      <w:numFmt w:val="bullet"/>
      <w:lvlText w:val="•"/>
      <w:lvlJc w:val="left"/>
      <w:pPr>
        <w:ind w:left="3276" w:hanging="721"/>
      </w:pPr>
      <w:rPr>
        <w:lang w:val="en-US" w:eastAsia="en-US" w:bidi="ar-SA"/>
      </w:rPr>
    </w:lvl>
    <w:lvl w:ilvl="2" w:tplc="97D084A8">
      <w:numFmt w:val="bullet"/>
      <w:lvlText w:val="•"/>
      <w:lvlJc w:val="left"/>
      <w:pPr>
        <w:ind w:left="4032" w:hanging="721"/>
      </w:pPr>
      <w:rPr>
        <w:lang w:val="en-US" w:eastAsia="en-US" w:bidi="ar-SA"/>
      </w:rPr>
    </w:lvl>
    <w:lvl w:ilvl="3" w:tplc="A85C7024">
      <w:numFmt w:val="bullet"/>
      <w:lvlText w:val="•"/>
      <w:lvlJc w:val="left"/>
      <w:pPr>
        <w:ind w:left="4788" w:hanging="721"/>
      </w:pPr>
      <w:rPr>
        <w:lang w:val="en-US" w:eastAsia="en-US" w:bidi="ar-SA"/>
      </w:rPr>
    </w:lvl>
    <w:lvl w:ilvl="4" w:tplc="8B5237CA">
      <w:numFmt w:val="bullet"/>
      <w:lvlText w:val="•"/>
      <w:lvlJc w:val="left"/>
      <w:pPr>
        <w:ind w:left="5544" w:hanging="721"/>
      </w:pPr>
      <w:rPr>
        <w:lang w:val="en-US" w:eastAsia="en-US" w:bidi="ar-SA"/>
      </w:rPr>
    </w:lvl>
    <w:lvl w:ilvl="5" w:tplc="960A6214">
      <w:numFmt w:val="bullet"/>
      <w:lvlText w:val="•"/>
      <w:lvlJc w:val="left"/>
      <w:pPr>
        <w:ind w:left="6300" w:hanging="721"/>
      </w:pPr>
      <w:rPr>
        <w:lang w:val="en-US" w:eastAsia="en-US" w:bidi="ar-SA"/>
      </w:rPr>
    </w:lvl>
    <w:lvl w:ilvl="6" w:tplc="F7A8691A">
      <w:numFmt w:val="bullet"/>
      <w:lvlText w:val="•"/>
      <w:lvlJc w:val="left"/>
      <w:pPr>
        <w:ind w:left="7056" w:hanging="721"/>
      </w:pPr>
      <w:rPr>
        <w:lang w:val="en-US" w:eastAsia="en-US" w:bidi="ar-SA"/>
      </w:rPr>
    </w:lvl>
    <w:lvl w:ilvl="7" w:tplc="8AD8FCD6">
      <w:numFmt w:val="bullet"/>
      <w:lvlText w:val="•"/>
      <w:lvlJc w:val="left"/>
      <w:pPr>
        <w:ind w:left="7812" w:hanging="721"/>
      </w:pPr>
      <w:rPr>
        <w:lang w:val="en-US" w:eastAsia="en-US" w:bidi="ar-SA"/>
      </w:rPr>
    </w:lvl>
    <w:lvl w:ilvl="8" w:tplc="38DA7B8E">
      <w:numFmt w:val="bullet"/>
      <w:lvlText w:val="•"/>
      <w:lvlJc w:val="left"/>
      <w:pPr>
        <w:ind w:left="8568" w:hanging="721"/>
      </w:pPr>
      <w:rPr>
        <w:lang w:val="en-US" w:eastAsia="en-US" w:bidi="ar-SA"/>
      </w:rPr>
    </w:lvl>
  </w:abstractNum>
  <w:abstractNum w:abstractNumId="29" w15:restartNumberingAfterBreak="0">
    <w:nsid w:val="5E467AA9"/>
    <w:multiLevelType w:val="multilevel"/>
    <w:tmpl w:val="D6DC68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745E59"/>
    <w:multiLevelType w:val="hybridMultilevel"/>
    <w:tmpl w:val="848EB27A"/>
    <w:lvl w:ilvl="0" w:tplc="7656651E">
      <w:start w:val="1"/>
      <w:numFmt w:val="upperLetter"/>
      <w:lvlText w:val="%1."/>
      <w:lvlJc w:val="left"/>
      <w:pPr>
        <w:ind w:left="1079" w:hanging="721"/>
      </w:pPr>
      <w:rPr>
        <w:rFonts w:ascii="Arial" w:eastAsia="Arial" w:hAnsi="Arial" w:cs="Arial" w:hint="default"/>
        <w:b w:val="0"/>
        <w:bCs w:val="0"/>
        <w:i w:val="0"/>
        <w:iCs w:val="0"/>
        <w:spacing w:val="-1"/>
        <w:w w:val="99"/>
        <w:sz w:val="24"/>
        <w:szCs w:val="24"/>
        <w:lang w:val="en-US" w:eastAsia="en-US" w:bidi="ar-SA"/>
      </w:rPr>
    </w:lvl>
    <w:lvl w:ilvl="1" w:tplc="81D2CE76">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1F381BEC">
      <w:numFmt w:val="bullet"/>
      <w:lvlText w:val="•"/>
      <w:lvlJc w:val="left"/>
      <w:pPr>
        <w:ind w:left="2720" w:hanging="720"/>
      </w:pPr>
      <w:rPr>
        <w:lang w:val="en-US" w:eastAsia="en-US" w:bidi="ar-SA"/>
      </w:rPr>
    </w:lvl>
    <w:lvl w:ilvl="3" w:tplc="97C037BC">
      <w:numFmt w:val="bullet"/>
      <w:lvlText w:val="•"/>
      <w:lvlJc w:val="left"/>
      <w:pPr>
        <w:ind w:left="3640" w:hanging="720"/>
      </w:pPr>
      <w:rPr>
        <w:lang w:val="en-US" w:eastAsia="en-US" w:bidi="ar-SA"/>
      </w:rPr>
    </w:lvl>
    <w:lvl w:ilvl="4" w:tplc="AB6CDDAE">
      <w:numFmt w:val="bullet"/>
      <w:lvlText w:val="•"/>
      <w:lvlJc w:val="left"/>
      <w:pPr>
        <w:ind w:left="4560" w:hanging="720"/>
      </w:pPr>
      <w:rPr>
        <w:lang w:val="en-US" w:eastAsia="en-US" w:bidi="ar-SA"/>
      </w:rPr>
    </w:lvl>
    <w:lvl w:ilvl="5" w:tplc="0C1E3888">
      <w:numFmt w:val="bullet"/>
      <w:lvlText w:val="•"/>
      <w:lvlJc w:val="left"/>
      <w:pPr>
        <w:ind w:left="5480" w:hanging="720"/>
      </w:pPr>
      <w:rPr>
        <w:lang w:val="en-US" w:eastAsia="en-US" w:bidi="ar-SA"/>
      </w:rPr>
    </w:lvl>
    <w:lvl w:ilvl="6" w:tplc="3AC064D6">
      <w:numFmt w:val="bullet"/>
      <w:lvlText w:val="•"/>
      <w:lvlJc w:val="left"/>
      <w:pPr>
        <w:ind w:left="6400" w:hanging="720"/>
      </w:pPr>
      <w:rPr>
        <w:lang w:val="en-US" w:eastAsia="en-US" w:bidi="ar-SA"/>
      </w:rPr>
    </w:lvl>
    <w:lvl w:ilvl="7" w:tplc="E6445162">
      <w:numFmt w:val="bullet"/>
      <w:lvlText w:val="•"/>
      <w:lvlJc w:val="left"/>
      <w:pPr>
        <w:ind w:left="7320" w:hanging="720"/>
      </w:pPr>
      <w:rPr>
        <w:lang w:val="en-US" w:eastAsia="en-US" w:bidi="ar-SA"/>
      </w:rPr>
    </w:lvl>
    <w:lvl w:ilvl="8" w:tplc="91E6C5D2">
      <w:numFmt w:val="bullet"/>
      <w:lvlText w:val="•"/>
      <w:lvlJc w:val="left"/>
      <w:pPr>
        <w:ind w:left="8240" w:hanging="720"/>
      </w:pPr>
      <w:rPr>
        <w:lang w:val="en-US" w:eastAsia="en-US" w:bidi="ar-SA"/>
      </w:rPr>
    </w:lvl>
  </w:abstractNum>
  <w:abstractNum w:abstractNumId="31" w15:restartNumberingAfterBreak="0">
    <w:nsid w:val="69680C72"/>
    <w:multiLevelType w:val="hybridMultilevel"/>
    <w:tmpl w:val="F5CC57CA"/>
    <w:lvl w:ilvl="0" w:tplc="56267D72">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703E658E">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8D989588">
      <w:start w:val="1"/>
      <w:numFmt w:val="lowerLetter"/>
      <w:lvlText w:val="%3."/>
      <w:lvlJc w:val="left"/>
      <w:pPr>
        <w:ind w:left="2519" w:hanging="723"/>
      </w:pPr>
      <w:rPr>
        <w:rFonts w:ascii="Arial" w:eastAsia="Arial" w:hAnsi="Arial" w:cs="Arial" w:hint="default"/>
        <w:b w:val="0"/>
        <w:bCs w:val="0"/>
        <w:i w:val="0"/>
        <w:iCs w:val="0"/>
        <w:spacing w:val="-1"/>
        <w:w w:val="99"/>
        <w:sz w:val="24"/>
        <w:szCs w:val="24"/>
        <w:lang w:val="en-US" w:eastAsia="en-US" w:bidi="ar-SA"/>
      </w:rPr>
    </w:lvl>
    <w:lvl w:ilvl="3" w:tplc="802A6434">
      <w:numFmt w:val="bullet"/>
      <w:lvlText w:val="•"/>
      <w:lvlJc w:val="left"/>
      <w:pPr>
        <w:ind w:left="3465" w:hanging="723"/>
      </w:pPr>
      <w:rPr>
        <w:lang w:val="en-US" w:eastAsia="en-US" w:bidi="ar-SA"/>
      </w:rPr>
    </w:lvl>
    <w:lvl w:ilvl="4" w:tplc="94B8DA8A">
      <w:numFmt w:val="bullet"/>
      <w:lvlText w:val="•"/>
      <w:lvlJc w:val="left"/>
      <w:pPr>
        <w:ind w:left="4410" w:hanging="723"/>
      </w:pPr>
      <w:rPr>
        <w:lang w:val="en-US" w:eastAsia="en-US" w:bidi="ar-SA"/>
      </w:rPr>
    </w:lvl>
    <w:lvl w:ilvl="5" w:tplc="70420D60">
      <w:numFmt w:val="bullet"/>
      <w:lvlText w:val="•"/>
      <w:lvlJc w:val="left"/>
      <w:pPr>
        <w:ind w:left="5355" w:hanging="723"/>
      </w:pPr>
      <w:rPr>
        <w:lang w:val="en-US" w:eastAsia="en-US" w:bidi="ar-SA"/>
      </w:rPr>
    </w:lvl>
    <w:lvl w:ilvl="6" w:tplc="74E6FFF4">
      <w:numFmt w:val="bullet"/>
      <w:lvlText w:val="•"/>
      <w:lvlJc w:val="left"/>
      <w:pPr>
        <w:ind w:left="6300" w:hanging="723"/>
      </w:pPr>
      <w:rPr>
        <w:lang w:val="en-US" w:eastAsia="en-US" w:bidi="ar-SA"/>
      </w:rPr>
    </w:lvl>
    <w:lvl w:ilvl="7" w:tplc="DC9A851E">
      <w:numFmt w:val="bullet"/>
      <w:lvlText w:val="•"/>
      <w:lvlJc w:val="left"/>
      <w:pPr>
        <w:ind w:left="7245" w:hanging="723"/>
      </w:pPr>
      <w:rPr>
        <w:lang w:val="en-US" w:eastAsia="en-US" w:bidi="ar-SA"/>
      </w:rPr>
    </w:lvl>
    <w:lvl w:ilvl="8" w:tplc="5C6047D4">
      <w:numFmt w:val="bullet"/>
      <w:lvlText w:val="•"/>
      <w:lvlJc w:val="left"/>
      <w:pPr>
        <w:ind w:left="8190" w:hanging="723"/>
      </w:pPr>
      <w:rPr>
        <w:lang w:val="en-US" w:eastAsia="en-US" w:bidi="ar-SA"/>
      </w:rPr>
    </w:lvl>
  </w:abstractNum>
  <w:abstractNum w:abstractNumId="32" w15:restartNumberingAfterBreak="0">
    <w:nsid w:val="6A7319E8"/>
    <w:multiLevelType w:val="multilevel"/>
    <w:tmpl w:val="3A44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B74E5F"/>
    <w:multiLevelType w:val="hybridMultilevel"/>
    <w:tmpl w:val="09AC5672"/>
    <w:lvl w:ilvl="0" w:tplc="FFFFFFFF">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FFFFFFFF">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FFFFFFFF">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FFFFFFFF">
      <w:start w:val="1"/>
      <w:numFmt w:val="decimal"/>
      <w:lvlText w:val="(%4)"/>
      <w:lvlJc w:val="left"/>
      <w:pPr>
        <w:ind w:left="3240" w:hanging="723"/>
      </w:pPr>
      <w:rPr>
        <w:rFonts w:ascii="Arial" w:eastAsia="Arial" w:hAnsi="Arial" w:cs="Arial" w:hint="default"/>
        <w:b w:val="0"/>
        <w:bCs w:val="0"/>
        <w:i w:val="0"/>
        <w:iCs w:val="0"/>
        <w:spacing w:val="-1"/>
        <w:w w:val="99"/>
        <w:sz w:val="24"/>
        <w:szCs w:val="24"/>
        <w:lang w:val="en-US" w:eastAsia="en-US" w:bidi="ar-SA"/>
      </w:rPr>
    </w:lvl>
    <w:lvl w:ilvl="4" w:tplc="AE882D38">
      <w:start w:val="1"/>
      <w:numFmt w:val="lowerRoman"/>
      <w:lvlText w:val="(%5)"/>
      <w:lvlJc w:val="left"/>
      <w:pPr>
        <w:ind w:left="4317" w:hanging="360"/>
      </w:pPr>
      <w:rPr>
        <w:rFonts w:ascii="Arial" w:eastAsia="Arial" w:hAnsi="Arial" w:cs="Arial" w:hint="default"/>
        <w:b w:val="0"/>
        <w:bCs w:val="0"/>
        <w:i w:val="0"/>
        <w:iCs w:val="0"/>
        <w:spacing w:val="-1"/>
        <w:w w:val="99"/>
        <w:sz w:val="24"/>
        <w:szCs w:val="24"/>
        <w:lang w:val="en-US" w:eastAsia="en-US" w:bidi="ar-SA"/>
      </w:rPr>
    </w:lvl>
    <w:lvl w:ilvl="5" w:tplc="FFFFFFFF">
      <w:numFmt w:val="bullet"/>
      <w:lvlText w:val="•"/>
      <w:lvlJc w:val="left"/>
      <w:pPr>
        <w:ind w:left="4980" w:hanging="723"/>
      </w:pPr>
      <w:rPr>
        <w:lang w:val="en-US" w:eastAsia="en-US" w:bidi="ar-SA"/>
      </w:rPr>
    </w:lvl>
    <w:lvl w:ilvl="6" w:tplc="FFFFFFFF">
      <w:numFmt w:val="bullet"/>
      <w:lvlText w:val="•"/>
      <w:lvlJc w:val="left"/>
      <w:pPr>
        <w:ind w:left="6000" w:hanging="723"/>
      </w:pPr>
      <w:rPr>
        <w:lang w:val="en-US" w:eastAsia="en-US" w:bidi="ar-SA"/>
      </w:rPr>
    </w:lvl>
    <w:lvl w:ilvl="7" w:tplc="FFFFFFFF">
      <w:numFmt w:val="bullet"/>
      <w:lvlText w:val="•"/>
      <w:lvlJc w:val="left"/>
      <w:pPr>
        <w:ind w:left="7020" w:hanging="723"/>
      </w:pPr>
      <w:rPr>
        <w:lang w:val="en-US" w:eastAsia="en-US" w:bidi="ar-SA"/>
      </w:rPr>
    </w:lvl>
    <w:lvl w:ilvl="8" w:tplc="FFFFFFFF">
      <w:numFmt w:val="bullet"/>
      <w:lvlText w:val="•"/>
      <w:lvlJc w:val="left"/>
      <w:pPr>
        <w:ind w:left="8040" w:hanging="723"/>
      </w:pPr>
      <w:rPr>
        <w:lang w:val="en-US" w:eastAsia="en-US" w:bidi="ar-SA"/>
      </w:rPr>
    </w:lvl>
  </w:abstractNum>
  <w:abstractNum w:abstractNumId="34" w15:restartNumberingAfterBreak="0">
    <w:nsid w:val="70A53DD5"/>
    <w:multiLevelType w:val="hybridMultilevel"/>
    <w:tmpl w:val="7550F296"/>
    <w:lvl w:ilvl="0" w:tplc="2386296E">
      <w:start w:val="1"/>
      <w:numFmt w:val="lowerLetter"/>
      <w:lvlText w:val="%1."/>
      <w:lvlJc w:val="left"/>
      <w:pPr>
        <w:ind w:left="2519" w:hanging="723"/>
      </w:pPr>
      <w:rPr>
        <w:rFonts w:ascii="Arial" w:eastAsia="Arial" w:hAnsi="Arial" w:cs="Arial" w:hint="default"/>
        <w:b w:val="0"/>
        <w:bCs w:val="0"/>
        <w:i w:val="0"/>
        <w:iCs w:val="0"/>
        <w:spacing w:val="-1"/>
        <w:w w:val="99"/>
        <w:sz w:val="24"/>
        <w:szCs w:val="24"/>
        <w:lang w:val="en-US" w:eastAsia="en-US" w:bidi="ar-SA"/>
      </w:rPr>
    </w:lvl>
    <w:lvl w:ilvl="1" w:tplc="1EAE50FC">
      <w:start w:val="1"/>
      <w:numFmt w:val="decimal"/>
      <w:lvlText w:val="(%2)"/>
      <w:lvlJc w:val="left"/>
      <w:pPr>
        <w:ind w:left="3240" w:hanging="723"/>
      </w:pPr>
      <w:rPr>
        <w:rFonts w:ascii="Arial" w:eastAsia="Arial" w:hAnsi="Arial" w:cs="Arial" w:hint="default"/>
        <w:b w:val="0"/>
        <w:bCs w:val="0"/>
        <w:i w:val="0"/>
        <w:iCs w:val="0"/>
        <w:spacing w:val="-1"/>
        <w:w w:val="99"/>
        <w:sz w:val="24"/>
        <w:szCs w:val="24"/>
        <w:lang w:val="en-US" w:eastAsia="en-US" w:bidi="ar-SA"/>
      </w:rPr>
    </w:lvl>
    <w:lvl w:ilvl="2" w:tplc="B2C0E8FE">
      <w:numFmt w:val="bullet"/>
      <w:lvlText w:val="•"/>
      <w:lvlJc w:val="left"/>
      <w:pPr>
        <w:ind w:left="4000" w:hanging="723"/>
      </w:pPr>
      <w:rPr>
        <w:lang w:val="en-US" w:eastAsia="en-US" w:bidi="ar-SA"/>
      </w:rPr>
    </w:lvl>
    <w:lvl w:ilvl="3" w:tplc="DEE0FB40">
      <w:numFmt w:val="bullet"/>
      <w:lvlText w:val="•"/>
      <w:lvlJc w:val="left"/>
      <w:pPr>
        <w:ind w:left="4760" w:hanging="723"/>
      </w:pPr>
      <w:rPr>
        <w:lang w:val="en-US" w:eastAsia="en-US" w:bidi="ar-SA"/>
      </w:rPr>
    </w:lvl>
    <w:lvl w:ilvl="4" w:tplc="7A604284">
      <w:numFmt w:val="bullet"/>
      <w:lvlText w:val="•"/>
      <w:lvlJc w:val="left"/>
      <w:pPr>
        <w:ind w:left="5520" w:hanging="723"/>
      </w:pPr>
      <w:rPr>
        <w:lang w:val="en-US" w:eastAsia="en-US" w:bidi="ar-SA"/>
      </w:rPr>
    </w:lvl>
    <w:lvl w:ilvl="5" w:tplc="4D7870CC">
      <w:numFmt w:val="bullet"/>
      <w:lvlText w:val="•"/>
      <w:lvlJc w:val="left"/>
      <w:pPr>
        <w:ind w:left="6280" w:hanging="723"/>
      </w:pPr>
      <w:rPr>
        <w:lang w:val="en-US" w:eastAsia="en-US" w:bidi="ar-SA"/>
      </w:rPr>
    </w:lvl>
    <w:lvl w:ilvl="6" w:tplc="E0141580">
      <w:numFmt w:val="bullet"/>
      <w:lvlText w:val="•"/>
      <w:lvlJc w:val="left"/>
      <w:pPr>
        <w:ind w:left="7040" w:hanging="723"/>
      </w:pPr>
      <w:rPr>
        <w:lang w:val="en-US" w:eastAsia="en-US" w:bidi="ar-SA"/>
      </w:rPr>
    </w:lvl>
    <w:lvl w:ilvl="7" w:tplc="52247F6C">
      <w:numFmt w:val="bullet"/>
      <w:lvlText w:val="•"/>
      <w:lvlJc w:val="left"/>
      <w:pPr>
        <w:ind w:left="7800" w:hanging="723"/>
      </w:pPr>
      <w:rPr>
        <w:lang w:val="en-US" w:eastAsia="en-US" w:bidi="ar-SA"/>
      </w:rPr>
    </w:lvl>
    <w:lvl w:ilvl="8" w:tplc="F74A5E2E">
      <w:numFmt w:val="bullet"/>
      <w:lvlText w:val="•"/>
      <w:lvlJc w:val="left"/>
      <w:pPr>
        <w:ind w:left="8560" w:hanging="723"/>
      </w:pPr>
      <w:rPr>
        <w:lang w:val="en-US" w:eastAsia="en-US" w:bidi="ar-SA"/>
      </w:rPr>
    </w:lvl>
  </w:abstractNum>
  <w:abstractNum w:abstractNumId="35" w15:restartNumberingAfterBreak="0">
    <w:nsid w:val="79103876"/>
    <w:multiLevelType w:val="hybridMultilevel"/>
    <w:tmpl w:val="8302628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A3F1258"/>
    <w:multiLevelType w:val="hybridMultilevel"/>
    <w:tmpl w:val="A6967C8E"/>
    <w:lvl w:ilvl="0" w:tplc="DA42BB88">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27E8596C">
      <w:start w:val="1"/>
      <w:numFmt w:val="decimal"/>
      <w:lvlText w:val="%2."/>
      <w:lvlJc w:val="left"/>
      <w:pPr>
        <w:ind w:left="1799" w:hanging="723"/>
      </w:pPr>
      <w:rPr>
        <w:rFonts w:ascii="Arial" w:eastAsia="Arial" w:hAnsi="Arial" w:cs="Arial" w:hint="default"/>
        <w:b w:val="0"/>
        <w:bCs w:val="0"/>
        <w:i w:val="0"/>
        <w:iCs w:val="0"/>
        <w:spacing w:val="-1"/>
        <w:w w:val="99"/>
        <w:sz w:val="24"/>
        <w:szCs w:val="24"/>
        <w:lang w:val="en-US" w:eastAsia="en-US" w:bidi="ar-SA"/>
      </w:rPr>
    </w:lvl>
    <w:lvl w:ilvl="2" w:tplc="F0601A3A">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51CA0E6E">
      <w:start w:val="1"/>
      <w:numFmt w:val="decimal"/>
      <w:lvlText w:val="(%4)"/>
      <w:lvlJc w:val="left"/>
      <w:pPr>
        <w:ind w:left="3240" w:hanging="723"/>
      </w:pPr>
      <w:rPr>
        <w:rFonts w:ascii="Arial" w:eastAsia="Arial" w:hAnsi="Arial" w:cs="Arial" w:hint="default"/>
        <w:b w:val="0"/>
        <w:bCs w:val="0"/>
        <w:i w:val="0"/>
        <w:iCs w:val="0"/>
        <w:spacing w:val="-1"/>
        <w:w w:val="99"/>
        <w:sz w:val="24"/>
        <w:szCs w:val="24"/>
        <w:lang w:val="en-US" w:eastAsia="en-US" w:bidi="ar-SA"/>
      </w:rPr>
    </w:lvl>
    <w:lvl w:ilvl="4" w:tplc="74BA71EE">
      <w:numFmt w:val="bullet"/>
      <w:lvlText w:val="•"/>
      <w:lvlJc w:val="left"/>
      <w:pPr>
        <w:ind w:left="4217" w:hanging="723"/>
      </w:pPr>
      <w:rPr>
        <w:lang w:val="en-US" w:eastAsia="en-US" w:bidi="ar-SA"/>
      </w:rPr>
    </w:lvl>
    <w:lvl w:ilvl="5" w:tplc="2424DE92">
      <w:numFmt w:val="bullet"/>
      <w:lvlText w:val="•"/>
      <w:lvlJc w:val="left"/>
      <w:pPr>
        <w:ind w:left="5194" w:hanging="723"/>
      </w:pPr>
      <w:rPr>
        <w:lang w:val="en-US" w:eastAsia="en-US" w:bidi="ar-SA"/>
      </w:rPr>
    </w:lvl>
    <w:lvl w:ilvl="6" w:tplc="095A3BC0">
      <w:numFmt w:val="bullet"/>
      <w:lvlText w:val="•"/>
      <w:lvlJc w:val="left"/>
      <w:pPr>
        <w:ind w:left="6171" w:hanging="723"/>
      </w:pPr>
      <w:rPr>
        <w:lang w:val="en-US" w:eastAsia="en-US" w:bidi="ar-SA"/>
      </w:rPr>
    </w:lvl>
    <w:lvl w:ilvl="7" w:tplc="B7921300">
      <w:numFmt w:val="bullet"/>
      <w:lvlText w:val="•"/>
      <w:lvlJc w:val="left"/>
      <w:pPr>
        <w:ind w:left="7148" w:hanging="723"/>
      </w:pPr>
      <w:rPr>
        <w:lang w:val="en-US" w:eastAsia="en-US" w:bidi="ar-SA"/>
      </w:rPr>
    </w:lvl>
    <w:lvl w:ilvl="8" w:tplc="4874D8DA">
      <w:numFmt w:val="bullet"/>
      <w:lvlText w:val="•"/>
      <w:lvlJc w:val="left"/>
      <w:pPr>
        <w:ind w:left="8125" w:hanging="723"/>
      </w:pPr>
      <w:rPr>
        <w:lang w:val="en-US" w:eastAsia="en-US" w:bidi="ar-SA"/>
      </w:rPr>
    </w:lvl>
  </w:abstractNum>
  <w:abstractNum w:abstractNumId="37" w15:restartNumberingAfterBreak="0">
    <w:nsid w:val="7C47709F"/>
    <w:multiLevelType w:val="hybridMultilevel"/>
    <w:tmpl w:val="8CBEFF18"/>
    <w:lvl w:ilvl="0" w:tplc="04090019">
      <w:start w:val="1"/>
      <w:numFmt w:val="lowerLetter"/>
      <w:lvlText w:val="%1."/>
      <w:lvlJc w:val="left"/>
      <w:pPr>
        <w:ind w:left="2519" w:hanging="360"/>
      </w:pPr>
    </w:lvl>
    <w:lvl w:ilvl="1" w:tplc="ED022550">
      <w:start w:val="1"/>
      <w:numFmt w:val="lowerLetter"/>
      <w:lvlText w:val="(%2)"/>
      <w:lvlJc w:val="left"/>
      <w:pPr>
        <w:ind w:left="3239" w:hanging="360"/>
      </w:pPr>
      <w:rPr>
        <w:rFonts w:hint="default"/>
      </w:rPr>
    </w:lvl>
    <w:lvl w:ilvl="2" w:tplc="0409001B" w:tentative="1">
      <w:start w:val="1"/>
      <w:numFmt w:val="lowerRoman"/>
      <w:lvlText w:val="%3."/>
      <w:lvlJc w:val="right"/>
      <w:pPr>
        <w:ind w:left="3959" w:hanging="180"/>
      </w:pPr>
    </w:lvl>
    <w:lvl w:ilvl="3" w:tplc="0409000F" w:tentative="1">
      <w:start w:val="1"/>
      <w:numFmt w:val="decimal"/>
      <w:lvlText w:val="%4."/>
      <w:lvlJc w:val="left"/>
      <w:pPr>
        <w:ind w:left="4679" w:hanging="360"/>
      </w:pPr>
    </w:lvl>
    <w:lvl w:ilvl="4" w:tplc="04090019" w:tentative="1">
      <w:start w:val="1"/>
      <w:numFmt w:val="lowerLetter"/>
      <w:lvlText w:val="%5."/>
      <w:lvlJc w:val="left"/>
      <w:pPr>
        <w:ind w:left="5399" w:hanging="360"/>
      </w:pPr>
    </w:lvl>
    <w:lvl w:ilvl="5" w:tplc="0409001B" w:tentative="1">
      <w:start w:val="1"/>
      <w:numFmt w:val="lowerRoman"/>
      <w:lvlText w:val="%6."/>
      <w:lvlJc w:val="right"/>
      <w:pPr>
        <w:ind w:left="6119" w:hanging="180"/>
      </w:pPr>
    </w:lvl>
    <w:lvl w:ilvl="6" w:tplc="0409000F" w:tentative="1">
      <w:start w:val="1"/>
      <w:numFmt w:val="decimal"/>
      <w:lvlText w:val="%7."/>
      <w:lvlJc w:val="left"/>
      <w:pPr>
        <w:ind w:left="6839" w:hanging="360"/>
      </w:pPr>
    </w:lvl>
    <w:lvl w:ilvl="7" w:tplc="04090019" w:tentative="1">
      <w:start w:val="1"/>
      <w:numFmt w:val="lowerLetter"/>
      <w:lvlText w:val="%8."/>
      <w:lvlJc w:val="left"/>
      <w:pPr>
        <w:ind w:left="7559" w:hanging="360"/>
      </w:pPr>
    </w:lvl>
    <w:lvl w:ilvl="8" w:tplc="0409001B" w:tentative="1">
      <w:start w:val="1"/>
      <w:numFmt w:val="lowerRoman"/>
      <w:lvlText w:val="%9."/>
      <w:lvlJc w:val="right"/>
      <w:pPr>
        <w:ind w:left="8279" w:hanging="180"/>
      </w:pPr>
    </w:lvl>
  </w:abstractNum>
  <w:abstractNum w:abstractNumId="38" w15:restartNumberingAfterBreak="0">
    <w:nsid w:val="7CAB76D1"/>
    <w:multiLevelType w:val="multilevel"/>
    <w:tmpl w:val="0E5E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0D414E"/>
    <w:multiLevelType w:val="hybridMultilevel"/>
    <w:tmpl w:val="E042F652"/>
    <w:lvl w:ilvl="0" w:tplc="769260F4">
      <w:start w:val="1"/>
      <w:numFmt w:val="upperLetter"/>
      <w:lvlText w:val="%1."/>
      <w:lvlJc w:val="left"/>
      <w:pPr>
        <w:ind w:left="1080" w:hanging="721"/>
      </w:pPr>
      <w:rPr>
        <w:rFonts w:ascii="Arial" w:eastAsia="Arial" w:hAnsi="Arial" w:cs="Arial" w:hint="default"/>
        <w:b w:val="0"/>
        <w:bCs w:val="0"/>
        <w:i w:val="0"/>
        <w:iCs w:val="0"/>
        <w:spacing w:val="-1"/>
        <w:w w:val="99"/>
        <w:sz w:val="24"/>
        <w:szCs w:val="24"/>
        <w:lang w:val="en-US" w:eastAsia="en-US" w:bidi="ar-SA"/>
      </w:rPr>
    </w:lvl>
    <w:lvl w:ilvl="1" w:tplc="5A84FC0A">
      <w:start w:val="1"/>
      <w:numFmt w:val="decimal"/>
      <w:lvlText w:val="%2."/>
      <w:lvlJc w:val="left"/>
      <w:pPr>
        <w:ind w:left="1799" w:hanging="720"/>
      </w:pPr>
      <w:rPr>
        <w:rFonts w:ascii="Arial" w:eastAsia="Arial" w:hAnsi="Arial" w:cs="Arial" w:hint="default"/>
        <w:b w:val="0"/>
        <w:bCs w:val="0"/>
        <w:i w:val="0"/>
        <w:iCs w:val="0"/>
        <w:spacing w:val="-1"/>
        <w:w w:val="99"/>
        <w:sz w:val="24"/>
        <w:szCs w:val="24"/>
        <w:lang w:val="en-US" w:eastAsia="en-US" w:bidi="ar-SA"/>
      </w:rPr>
    </w:lvl>
    <w:lvl w:ilvl="2" w:tplc="71E24D4C">
      <w:start w:val="1"/>
      <w:numFmt w:val="lowerLetter"/>
      <w:lvlText w:val="%3."/>
      <w:lvlJc w:val="left"/>
      <w:pPr>
        <w:ind w:left="2519" w:hanging="720"/>
      </w:pPr>
      <w:rPr>
        <w:rFonts w:ascii="Arial" w:eastAsia="Arial" w:hAnsi="Arial" w:cs="Arial" w:hint="default"/>
        <w:b w:val="0"/>
        <w:bCs w:val="0"/>
        <w:i w:val="0"/>
        <w:iCs w:val="0"/>
        <w:spacing w:val="-1"/>
        <w:w w:val="99"/>
        <w:sz w:val="24"/>
        <w:szCs w:val="24"/>
        <w:lang w:val="en-US" w:eastAsia="en-US" w:bidi="ar-SA"/>
      </w:rPr>
    </w:lvl>
    <w:lvl w:ilvl="3" w:tplc="8F566C7C">
      <w:start w:val="1"/>
      <w:numFmt w:val="decimal"/>
      <w:lvlText w:val="(%4)"/>
      <w:lvlJc w:val="left"/>
      <w:pPr>
        <w:ind w:left="3240" w:hanging="723"/>
      </w:pPr>
      <w:rPr>
        <w:rFonts w:ascii="Arial" w:eastAsia="Arial" w:hAnsi="Arial" w:cs="Arial" w:hint="default"/>
        <w:b w:val="0"/>
        <w:bCs w:val="0"/>
        <w:i w:val="0"/>
        <w:iCs w:val="0"/>
        <w:spacing w:val="-1"/>
        <w:w w:val="99"/>
        <w:sz w:val="24"/>
        <w:szCs w:val="24"/>
        <w:lang w:val="en-US" w:eastAsia="en-US" w:bidi="ar-SA"/>
      </w:rPr>
    </w:lvl>
    <w:lvl w:ilvl="4" w:tplc="58B0F160">
      <w:start w:val="1"/>
      <w:numFmt w:val="decimal"/>
      <w:lvlText w:val="(%5)"/>
      <w:lvlJc w:val="left"/>
      <w:pPr>
        <w:ind w:left="3600" w:hanging="360"/>
      </w:pPr>
      <w:rPr>
        <w:rFonts w:ascii="Arial" w:eastAsia="Arial" w:hAnsi="Arial" w:cs="Arial" w:hint="default"/>
        <w:b w:val="0"/>
        <w:bCs w:val="0"/>
        <w:i w:val="0"/>
        <w:iCs w:val="0"/>
        <w:spacing w:val="-1"/>
        <w:w w:val="99"/>
        <w:sz w:val="24"/>
        <w:szCs w:val="24"/>
        <w:lang w:val="en-US" w:eastAsia="en-US" w:bidi="ar-SA"/>
      </w:rPr>
    </w:lvl>
    <w:lvl w:ilvl="5" w:tplc="12B87ADA">
      <w:numFmt w:val="bullet"/>
      <w:lvlText w:val="•"/>
      <w:lvlJc w:val="left"/>
      <w:pPr>
        <w:ind w:left="4980" w:hanging="723"/>
      </w:pPr>
      <w:rPr>
        <w:lang w:val="en-US" w:eastAsia="en-US" w:bidi="ar-SA"/>
      </w:rPr>
    </w:lvl>
    <w:lvl w:ilvl="6" w:tplc="93E09C44">
      <w:numFmt w:val="bullet"/>
      <w:lvlText w:val="•"/>
      <w:lvlJc w:val="left"/>
      <w:pPr>
        <w:ind w:left="6000" w:hanging="723"/>
      </w:pPr>
      <w:rPr>
        <w:lang w:val="en-US" w:eastAsia="en-US" w:bidi="ar-SA"/>
      </w:rPr>
    </w:lvl>
    <w:lvl w:ilvl="7" w:tplc="57000DD4">
      <w:numFmt w:val="bullet"/>
      <w:lvlText w:val="•"/>
      <w:lvlJc w:val="left"/>
      <w:pPr>
        <w:ind w:left="7020" w:hanging="723"/>
      </w:pPr>
      <w:rPr>
        <w:lang w:val="en-US" w:eastAsia="en-US" w:bidi="ar-SA"/>
      </w:rPr>
    </w:lvl>
    <w:lvl w:ilvl="8" w:tplc="C9E00CAC">
      <w:numFmt w:val="bullet"/>
      <w:lvlText w:val="•"/>
      <w:lvlJc w:val="left"/>
      <w:pPr>
        <w:ind w:left="8040" w:hanging="723"/>
      </w:pPr>
      <w:rPr>
        <w:lang w:val="en-US" w:eastAsia="en-US" w:bidi="ar-SA"/>
      </w:rPr>
    </w:lvl>
  </w:abstractNum>
  <w:num w:numId="1" w16cid:durableId="1738046915">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395399270">
    <w:abstractNumId w:val="21"/>
  </w:num>
  <w:num w:numId="3" w16cid:durableId="420217934">
    <w:abstractNumId w:val="21"/>
    <w:lvlOverride w:ilvl="0">
      <w:startOverride w:val="1"/>
    </w:lvlOverride>
    <w:lvlOverride w:ilvl="1"/>
    <w:lvlOverride w:ilvl="2"/>
    <w:lvlOverride w:ilvl="3"/>
    <w:lvlOverride w:ilvl="4"/>
    <w:lvlOverride w:ilvl="5"/>
    <w:lvlOverride w:ilvl="6"/>
    <w:lvlOverride w:ilvl="7"/>
    <w:lvlOverride w:ilvl="8"/>
  </w:num>
  <w:num w:numId="4" w16cid:durableId="930092071">
    <w:abstractNumId w:val="3"/>
  </w:num>
  <w:num w:numId="5" w16cid:durableId="1269505524">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89494658">
    <w:abstractNumId w:val="17"/>
  </w:num>
  <w:num w:numId="7" w16cid:durableId="11347136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8" w16cid:durableId="1895114616">
    <w:abstractNumId w:val="1"/>
  </w:num>
  <w:num w:numId="9" w16cid:durableId="1415589751">
    <w:abstractNumId w:val="1"/>
    <w:lvlOverride w:ilvl="0">
      <w:startOverride w:val="1"/>
    </w:lvlOverride>
    <w:lvlOverride w:ilvl="1"/>
    <w:lvlOverride w:ilvl="2"/>
    <w:lvlOverride w:ilvl="3"/>
    <w:lvlOverride w:ilvl="4"/>
    <w:lvlOverride w:ilvl="5"/>
    <w:lvlOverride w:ilvl="6"/>
    <w:lvlOverride w:ilvl="7"/>
    <w:lvlOverride w:ilvl="8"/>
  </w:num>
  <w:num w:numId="10" w16cid:durableId="361177108">
    <w:abstractNumId w:val="34"/>
  </w:num>
  <w:num w:numId="11" w16cid:durableId="1520465855">
    <w:abstractNumId w:val="34"/>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622199601">
    <w:abstractNumId w:val="27"/>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1696227049">
    <w:abstractNumId w:val="1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4" w16cid:durableId="207494226">
    <w:abstractNumId w:val="7"/>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5" w16cid:durableId="2049529032">
    <w:abstractNumId w:val="3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6" w16cid:durableId="1210872058">
    <w:abstractNumId w:val="23"/>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7" w16cid:durableId="1656647427">
    <w:abstractNumId w:val="28"/>
    <w:lvlOverride w:ilvl="0">
      <w:startOverride w:val="1"/>
    </w:lvlOverride>
    <w:lvlOverride w:ilvl="1"/>
    <w:lvlOverride w:ilvl="2"/>
    <w:lvlOverride w:ilvl="3"/>
    <w:lvlOverride w:ilvl="4"/>
    <w:lvlOverride w:ilvl="5"/>
    <w:lvlOverride w:ilvl="6"/>
    <w:lvlOverride w:ilvl="7"/>
    <w:lvlOverride w:ilvl="8"/>
  </w:num>
  <w:num w:numId="18" w16cid:durableId="832264041">
    <w:abstractNumId w:val="6"/>
    <w:lvlOverride w:ilvl="0">
      <w:startOverride w:val="1"/>
    </w:lvlOverride>
    <w:lvlOverride w:ilvl="1"/>
    <w:lvlOverride w:ilvl="2"/>
    <w:lvlOverride w:ilvl="3"/>
    <w:lvlOverride w:ilvl="4"/>
    <w:lvlOverride w:ilvl="5"/>
    <w:lvlOverride w:ilvl="6"/>
    <w:lvlOverride w:ilvl="7"/>
    <w:lvlOverride w:ilvl="8"/>
  </w:num>
  <w:num w:numId="19" w16cid:durableId="982540482">
    <w:abstractNumId w:val="39"/>
  </w:num>
  <w:num w:numId="20" w16cid:durableId="1649439358">
    <w:abstractNumId w:val="5"/>
  </w:num>
  <w:num w:numId="21" w16cid:durableId="234360904">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2" w16cid:durableId="1777363385">
    <w:abstractNumId w:val="24"/>
  </w:num>
  <w:num w:numId="23" w16cid:durableId="482888023">
    <w:abstractNumId w:val="2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481844600">
    <w:abstractNumId w:val="36"/>
  </w:num>
  <w:num w:numId="25" w16cid:durableId="1848208975">
    <w:abstractNumId w:val="3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322709339">
    <w:abstractNumId w:val="15"/>
  </w:num>
  <w:num w:numId="27" w16cid:durableId="301617014">
    <w:abstractNumId w:val="15"/>
    <w:lvlOverride w:ilvl="0">
      <w:startOverride w:val="2"/>
    </w:lvlOverride>
    <w:lvlOverride w:ilvl="1">
      <w:startOverride w:val="1"/>
    </w:lvlOverride>
    <w:lvlOverride w:ilvl="2"/>
    <w:lvlOverride w:ilvl="3"/>
    <w:lvlOverride w:ilvl="4"/>
    <w:lvlOverride w:ilvl="5"/>
    <w:lvlOverride w:ilvl="6"/>
    <w:lvlOverride w:ilvl="7"/>
    <w:lvlOverride w:ilvl="8"/>
  </w:num>
  <w:num w:numId="28" w16cid:durableId="819271214">
    <w:abstractNumId w:val="11"/>
    <w:lvlOverride w:ilvl="0">
      <w:lvl w:ilvl="0">
        <w:numFmt w:val="upperLetter"/>
        <w:lvlText w:val="%1."/>
        <w:lvlJc w:val="left"/>
      </w:lvl>
    </w:lvlOverride>
  </w:num>
  <w:num w:numId="29" w16cid:durableId="1497725660">
    <w:abstractNumId w:val="11"/>
    <w:lvlOverride w:ilvl="0">
      <w:lvl w:ilvl="0">
        <w:numFmt w:val="upperLetter"/>
        <w:lvlText w:val="%1."/>
        <w:lvlJc w:val="left"/>
      </w:lvl>
    </w:lvlOverride>
  </w:num>
  <w:num w:numId="30" w16cid:durableId="883297783">
    <w:abstractNumId w:val="11"/>
    <w:lvlOverride w:ilvl="0">
      <w:lvl w:ilvl="0">
        <w:numFmt w:val="upperLetter"/>
        <w:lvlText w:val="%1."/>
        <w:lvlJc w:val="left"/>
      </w:lvl>
    </w:lvlOverride>
  </w:num>
  <w:num w:numId="31" w16cid:durableId="1060710437">
    <w:abstractNumId w:val="11"/>
    <w:lvlOverride w:ilvl="0">
      <w:lvl w:ilvl="0">
        <w:numFmt w:val="upperLetter"/>
        <w:lvlText w:val="%1."/>
        <w:lvlJc w:val="left"/>
      </w:lvl>
    </w:lvlOverride>
  </w:num>
  <w:num w:numId="32" w16cid:durableId="2171510">
    <w:abstractNumId w:val="11"/>
    <w:lvlOverride w:ilvl="0">
      <w:lvl w:ilvl="0">
        <w:numFmt w:val="upperLetter"/>
        <w:lvlText w:val="%1."/>
        <w:lvlJc w:val="left"/>
      </w:lvl>
    </w:lvlOverride>
  </w:num>
  <w:num w:numId="33" w16cid:durableId="1088845935">
    <w:abstractNumId w:val="11"/>
    <w:lvlOverride w:ilvl="0">
      <w:lvl w:ilvl="0">
        <w:numFmt w:val="upperLetter"/>
        <w:lvlText w:val="%1."/>
        <w:lvlJc w:val="left"/>
      </w:lvl>
    </w:lvlOverride>
  </w:num>
  <w:num w:numId="34" w16cid:durableId="576984364">
    <w:abstractNumId w:val="10"/>
    <w:lvlOverride w:ilvl="0">
      <w:lvl w:ilvl="0">
        <w:numFmt w:val="upperLetter"/>
        <w:lvlText w:val="%1."/>
        <w:lvlJc w:val="left"/>
      </w:lvl>
    </w:lvlOverride>
  </w:num>
  <w:num w:numId="35" w16cid:durableId="1435202218">
    <w:abstractNumId w:val="10"/>
    <w:lvlOverride w:ilvl="0">
      <w:lvl w:ilvl="0">
        <w:numFmt w:val="upperLetter"/>
        <w:lvlText w:val="%1."/>
        <w:lvlJc w:val="left"/>
      </w:lvl>
    </w:lvlOverride>
  </w:num>
  <w:num w:numId="36" w16cid:durableId="1699239223">
    <w:abstractNumId w:val="10"/>
    <w:lvlOverride w:ilvl="0">
      <w:lvl w:ilvl="0">
        <w:numFmt w:val="upperLetter"/>
        <w:lvlText w:val="%1."/>
        <w:lvlJc w:val="left"/>
      </w:lvl>
    </w:lvlOverride>
  </w:num>
  <w:num w:numId="37" w16cid:durableId="1197279049">
    <w:abstractNumId w:val="10"/>
    <w:lvlOverride w:ilvl="0">
      <w:lvl w:ilvl="0">
        <w:numFmt w:val="upperLetter"/>
        <w:lvlText w:val="%1."/>
        <w:lvlJc w:val="left"/>
      </w:lvl>
    </w:lvlOverride>
  </w:num>
  <w:num w:numId="38" w16cid:durableId="686908392">
    <w:abstractNumId w:val="37"/>
  </w:num>
  <w:num w:numId="39" w16cid:durableId="827746190">
    <w:abstractNumId w:val="39"/>
  </w:num>
  <w:num w:numId="40" w16cid:durableId="1478300682">
    <w:abstractNumId w:val="18"/>
  </w:num>
  <w:num w:numId="41" w16cid:durableId="1102266434">
    <w:abstractNumId w:val="9"/>
  </w:num>
  <w:num w:numId="42" w16cid:durableId="1563979841">
    <w:abstractNumId w:val="33"/>
  </w:num>
  <w:num w:numId="43" w16cid:durableId="1596402207">
    <w:abstractNumId w:val="2"/>
    <w:lvlOverride w:ilvl="0">
      <w:lvl w:ilvl="0">
        <w:numFmt w:val="lowerLetter"/>
        <w:lvlText w:val="%1."/>
        <w:lvlJc w:val="left"/>
      </w:lvl>
    </w:lvlOverride>
  </w:num>
  <w:num w:numId="44" w16cid:durableId="1090925770">
    <w:abstractNumId w:val="2"/>
    <w:lvlOverride w:ilvl="0">
      <w:lvl w:ilvl="0">
        <w:numFmt w:val="lowerLetter"/>
        <w:lvlText w:val="%1."/>
        <w:lvlJc w:val="left"/>
      </w:lvl>
    </w:lvlOverride>
  </w:num>
  <w:num w:numId="45" w16cid:durableId="238295630">
    <w:abstractNumId w:val="2"/>
    <w:lvlOverride w:ilvl="0">
      <w:lvl w:ilvl="0">
        <w:numFmt w:val="lowerLetter"/>
        <w:lvlText w:val="%1."/>
        <w:lvlJc w:val="left"/>
      </w:lvl>
    </w:lvlOverride>
  </w:num>
  <w:num w:numId="46" w16cid:durableId="300622527">
    <w:abstractNumId w:val="2"/>
    <w:lvlOverride w:ilvl="0">
      <w:lvl w:ilvl="0">
        <w:numFmt w:val="lowerLetter"/>
        <w:lvlText w:val="%1."/>
        <w:lvlJc w:val="left"/>
      </w:lvl>
    </w:lvlOverride>
  </w:num>
  <w:num w:numId="47" w16cid:durableId="1763186280">
    <w:abstractNumId w:val="2"/>
    <w:lvlOverride w:ilvl="0">
      <w:lvl w:ilvl="0">
        <w:numFmt w:val="lowerLetter"/>
        <w:lvlText w:val="%1."/>
        <w:lvlJc w:val="left"/>
      </w:lvl>
    </w:lvlOverride>
  </w:num>
  <w:num w:numId="48" w16cid:durableId="137963213">
    <w:abstractNumId w:val="2"/>
    <w:lvlOverride w:ilvl="0">
      <w:lvl w:ilvl="0">
        <w:numFmt w:val="lowerLetter"/>
        <w:lvlText w:val="%1."/>
        <w:lvlJc w:val="left"/>
      </w:lvl>
    </w:lvlOverride>
  </w:num>
  <w:num w:numId="49" w16cid:durableId="669531045">
    <w:abstractNumId w:val="2"/>
    <w:lvlOverride w:ilvl="0">
      <w:lvl w:ilvl="0">
        <w:numFmt w:val="lowerLetter"/>
        <w:lvlText w:val="%1."/>
        <w:lvlJc w:val="left"/>
      </w:lvl>
    </w:lvlOverride>
  </w:num>
  <w:num w:numId="50" w16cid:durableId="174001757">
    <w:abstractNumId w:val="2"/>
    <w:lvlOverride w:ilvl="0">
      <w:lvl w:ilvl="0">
        <w:numFmt w:val="lowerLetter"/>
        <w:lvlText w:val="%1."/>
        <w:lvlJc w:val="left"/>
      </w:lvl>
    </w:lvlOverride>
  </w:num>
  <w:num w:numId="51" w16cid:durableId="527911258">
    <w:abstractNumId w:val="38"/>
    <w:lvlOverride w:ilvl="0">
      <w:lvl w:ilvl="0">
        <w:numFmt w:val="lowerLetter"/>
        <w:lvlText w:val="%1."/>
        <w:lvlJc w:val="left"/>
      </w:lvl>
    </w:lvlOverride>
  </w:num>
  <w:num w:numId="52" w16cid:durableId="1879469849">
    <w:abstractNumId w:val="38"/>
    <w:lvlOverride w:ilvl="0">
      <w:lvl w:ilvl="0">
        <w:numFmt w:val="lowerLetter"/>
        <w:lvlText w:val="%1."/>
        <w:lvlJc w:val="left"/>
      </w:lvl>
    </w:lvlOverride>
  </w:num>
  <w:num w:numId="53" w16cid:durableId="218446327">
    <w:abstractNumId w:val="38"/>
    <w:lvlOverride w:ilvl="0">
      <w:lvl w:ilvl="0">
        <w:numFmt w:val="lowerLetter"/>
        <w:lvlText w:val="%1."/>
        <w:lvlJc w:val="left"/>
      </w:lvl>
    </w:lvlOverride>
  </w:num>
  <w:num w:numId="54" w16cid:durableId="272826973">
    <w:abstractNumId w:val="38"/>
    <w:lvlOverride w:ilvl="0">
      <w:lvl w:ilvl="0">
        <w:numFmt w:val="lowerLetter"/>
        <w:lvlText w:val="%1."/>
        <w:lvlJc w:val="left"/>
      </w:lvl>
    </w:lvlOverride>
  </w:num>
  <w:num w:numId="55" w16cid:durableId="683434415">
    <w:abstractNumId w:val="38"/>
    <w:lvlOverride w:ilvl="0">
      <w:lvl w:ilvl="0">
        <w:numFmt w:val="lowerLetter"/>
        <w:lvlText w:val="%1."/>
        <w:lvlJc w:val="left"/>
      </w:lvl>
    </w:lvlOverride>
  </w:num>
  <w:num w:numId="56" w16cid:durableId="464935816">
    <w:abstractNumId w:val="38"/>
    <w:lvlOverride w:ilvl="0">
      <w:lvl w:ilvl="0">
        <w:numFmt w:val="lowerLetter"/>
        <w:lvlText w:val="%1."/>
        <w:lvlJc w:val="left"/>
      </w:lvl>
    </w:lvlOverride>
  </w:num>
  <w:num w:numId="57" w16cid:durableId="430587274">
    <w:abstractNumId w:val="38"/>
    <w:lvlOverride w:ilvl="0">
      <w:lvl w:ilvl="0">
        <w:numFmt w:val="lowerLetter"/>
        <w:lvlText w:val="%1."/>
        <w:lvlJc w:val="left"/>
      </w:lvl>
    </w:lvlOverride>
  </w:num>
  <w:num w:numId="58" w16cid:durableId="1992827424">
    <w:abstractNumId w:val="38"/>
    <w:lvlOverride w:ilvl="0">
      <w:lvl w:ilvl="0">
        <w:numFmt w:val="lowerLetter"/>
        <w:lvlText w:val="%1."/>
        <w:lvlJc w:val="left"/>
      </w:lvl>
    </w:lvlOverride>
  </w:num>
  <w:num w:numId="59" w16cid:durableId="1247182476">
    <w:abstractNumId w:val="32"/>
    <w:lvlOverride w:ilvl="0">
      <w:lvl w:ilvl="0">
        <w:numFmt w:val="lowerLetter"/>
        <w:lvlText w:val="%1."/>
        <w:lvlJc w:val="left"/>
      </w:lvl>
    </w:lvlOverride>
  </w:num>
  <w:num w:numId="60" w16cid:durableId="412359923">
    <w:abstractNumId w:val="32"/>
    <w:lvlOverride w:ilvl="0">
      <w:lvl w:ilvl="0">
        <w:numFmt w:val="lowerLetter"/>
        <w:lvlText w:val="%1."/>
        <w:lvlJc w:val="left"/>
      </w:lvl>
    </w:lvlOverride>
  </w:num>
  <w:num w:numId="61" w16cid:durableId="1771579743">
    <w:abstractNumId w:val="32"/>
    <w:lvlOverride w:ilvl="0">
      <w:lvl w:ilvl="0">
        <w:numFmt w:val="lowerLetter"/>
        <w:lvlText w:val="%1."/>
        <w:lvlJc w:val="left"/>
      </w:lvl>
    </w:lvlOverride>
  </w:num>
  <w:num w:numId="62" w16cid:durableId="1944414638">
    <w:abstractNumId w:val="32"/>
    <w:lvlOverride w:ilvl="0">
      <w:lvl w:ilvl="0">
        <w:numFmt w:val="lowerLetter"/>
        <w:lvlText w:val="%1."/>
        <w:lvlJc w:val="left"/>
      </w:lvl>
    </w:lvlOverride>
  </w:num>
  <w:num w:numId="63" w16cid:durableId="213931731">
    <w:abstractNumId w:val="32"/>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64" w16cid:durableId="458110103">
    <w:abstractNumId w:val="22"/>
  </w:num>
  <w:num w:numId="65" w16cid:durableId="1198660756">
    <w:abstractNumId w:val="0"/>
  </w:num>
  <w:num w:numId="66" w16cid:durableId="1489443841">
    <w:abstractNumId w:val="35"/>
  </w:num>
  <w:num w:numId="67" w16cid:durableId="427508119">
    <w:abstractNumId w:val="4"/>
  </w:num>
  <w:num w:numId="68" w16cid:durableId="1658992076">
    <w:abstractNumId w:val="25"/>
    <w:lvlOverride w:ilvl="0">
      <w:lvl w:ilvl="0">
        <w:numFmt w:val="lowerLetter"/>
        <w:lvlText w:val="%1."/>
        <w:lvlJc w:val="left"/>
      </w:lvl>
    </w:lvlOverride>
  </w:num>
  <w:num w:numId="69" w16cid:durableId="386228114">
    <w:abstractNumId w:val="25"/>
    <w:lvlOverride w:ilvl="0">
      <w:lvl w:ilvl="0">
        <w:numFmt w:val="lowerLetter"/>
        <w:lvlText w:val="%1."/>
        <w:lvlJc w:val="left"/>
      </w:lvl>
    </w:lvlOverride>
  </w:num>
  <w:num w:numId="70" w16cid:durableId="346172838">
    <w:abstractNumId w:val="25"/>
    <w:lvlOverride w:ilvl="0">
      <w:lvl w:ilvl="0">
        <w:numFmt w:val="lowerLetter"/>
        <w:lvlText w:val="%1."/>
        <w:lvlJc w:val="left"/>
      </w:lvl>
    </w:lvlOverride>
  </w:num>
  <w:num w:numId="71" w16cid:durableId="1243370492">
    <w:abstractNumId w:val="25"/>
    <w:lvlOverride w:ilvl="0">
      <w:lvl w:ilvl="0">
        <w:numFmt w:val="lowerLetter"/>
        <w:lvlText w:val="%1."/>
        <w:lvlJc w:val="left"/>
      </w:lvl>
    </w:lvlOverride>
  </w:num>
  <w:num w:numId="72" w16cid:durableId="505249583">
    <w:abstractNumId w:val="25"/>
    <w:lvlOverride w:ilvl="0">
      <w:lvl w:ilvl="0">
        <w:numFmt w:val="lowerLetter"/>
        <w:lvlText w:val="%1."/>
        <w:lvlJc w:val="left"/>
      </w:lvl>
    </w:lvlOverride>
  </w:num>
  <w:num w:numId="73" w16cid:durableId="1684430053">
    <w:abstractNumId w:val="6"/>
  </w:num>
  <w:num w:numId="74" w16cid:durableId="14573976">
    <w:abstractNumId w:val="20"/>
  </w:num>
  <w:num w:numId="75" w16cid:durableId="1228950911">
    <w:abstractNumId w:val="12"/>
  </w:num>
  <w:num w:numId="76" w16cid:durableId="1267614805">
    <w:abstractNumId w:val="19"/>
  </w:num>
  <w:num w:numId="77" w16cid:durableId="1471706940">
    <w:abstractNumId w:val="13"/>
  </w:num>
  <w:num w:numId="78" w16cid:durableId="1867253115">
    <w:abstractNumId w:val="8"/>
  </w:num>
  <w:num w:numId="79" w16cid:durableId="1923296166">
    <w:abstractNumId w:val="29"/>
  </w:num>
  <w:num w:numId="80" w16cid:durableId="303587180">
    <w:abstractNumId w:val="29"/>
    <w:lvlOverride w:ilvl="1">
      <w:lvl w:ilvl="1">
        <w:numFmt w:val="lowerLetter"/>
        <w:lvlText w:val="%2."/>
        <w:lvlJc w:val="left"/>
      </w:lvl>
    </w:lvlOverride>
  </w:num>
  <w:num w:numId="81" w16cid:durableId="1518275257">
    <w:abstractNumId w:val="29"/>
    <w:lvlOverride w:ilvl="1">
      <w:lvl w:ilvl="1">
        <w:numFmt w:val="lowerLetter"/>
        <w:lvlText w:val="%2."/>
        <w:lvlJc w:val="left"/>
      </w:lvl>
    </w:lvlOverride>
  </w:num>
  <w:num w:numId="82" w16cid:durableId="119963557">
    <w:abstractNumId w:val="29"/>
    <w:lvlOverride w:ilvl="1">
      <w:lvl w:ilvl="1">
        <w:numFmt w:val="lowerLetter"/>
        <w:lvlText w:val="%2."/>
        <w:lvlJc w:val="left"/>
      </w:lvl>
    </w:lvlOverride>
  </w:num>
  <w:num w:numId="83" w16cid:durableId="1085760653">
    <w:abstractNumId w:val="29"/>
    <w:lvlOverride w:ilvl="1">
      <w:lvl w:ilvl="1">
        <w:numFmt w:val="lowerLetter"/>
        <w:lvlText w:val="%2."/>
        <w:lvlJc w:val="left"/>
      </w:lvl>
    </w:lvlOverride>
  </w:num>
  <w:num w:numId="84" w16cid:durableId="1637024899">
    <w:abstractNumId w:val="29"/>
    <w:lvlOverride w:ilvl="1">
      <w:lvl w:ilvl="1">
        <w:numFmt w:val="lowerLetter"/>
        <w:lvlText w:val="%2."/>
        <w:lvlJc w:val="left"/>
      </w:lvl>
    </w:lvlOverride>
  </w:num>
  <w:num w:numId="85" w16cid:durableId="243539701">
    <w:abstractNumId w:val="29"/>
    <w:lvlOverride w:ilvl="1">
      <w:lvl w:ilvl="1">
        <w:numFmt w:val="lowerLetter"/>
        <w:lvlText w:val="%2."/>
        <w:lvlJc w:val="left"/>
      </w:lvl>
    </w:lvlOverride>
  </w:num>
  <w:num w:numId="86" w16cid:durableId="1072507047">
    <w:abstractNumId w:val="29"/>
    <w:lvlOverride w:ilvl="1">
      <w:lvl w:ilvl="1">
        <w:numFmt w:val="lowerLetter"/>
        <w:lvlText w:val="%2."/>
        <w:lvlJc w:val="left"/>
      </w:lvl>
    </w:lvlOverride>
  </w:num>
  <w:num w:numId="87" w16cid:durableId="1475217325">
    <w:abstractNumId w:val="29"/>
    <w:lvlOverride w:ilvl="1">
      <w:lvl w:ilvl="1">
        <w:numFmt w:val="lowerLetter"/>
        <w:lvlText w:val="%2."/>
        <w:lvlJc w:val="left"/>
      </w:lvl>
    </w:lvlOverride>
  </w:num>
  <w:num w:numId="88" w16cid:durableId="558128096">
    <w:abstractNumId w:val="16"/>
    <w:lvlOverride w:ilvl="0">
      <w:lvl w:ilvl="0">
        <w:numFmt w:val="decimal"/>
        <w:lvlText w:val="%1."/>
        <w:lvlJc w:val="left"/>
      </w:lvl>
    </w:lvlOverride>
  </w:num>
  <w:num w:numId="89" w16cid:durableId="859511282">
    <w:abstractNumId w:val="16"/>
    <w:lvlOverride w:ilvl="1">
      <w:lvl w:ilvl="1">
        <w:numFmt w:val="lowerLetter"/>
        <w:lvlText w:val="%2."/>
        <w:lvlJc w:val="left"/>
      </w:lvl>
    </w:lvlOverride>
  </w:num>
  <w:num w:numId="90" w16cid:durableId="410851890">
    <w:abstractNumId w:val="16"/>
    <w:lvlOverride w:ilvl="1">
      <w:lvl w:ilvl="1">
        <w:numFmt w:val="lowerLetter"/>
        <w:lvlText w:val="%2."/>
        <w:lvlJc w:val="left"/>
      </w:lvl>
    </w:lvlOverride>
  </w:num>
  <w:num w:numId="91" w16cid:durableId="692728669">
    <w:abstractNumId w:val="16"/>
    <w:lvlOverride w:ilvl="1">
      <w:lvl w:ilvl="1">
        <w:numFmt w:val="lowerLetter"/>
        <w:lvlText w:val="%2."/>
        <w:lvlJc w:val="left"/>
      </w:lvl>
    </w:lvlOverride>
  </w:num>
  <w:num w:numId="92" w16cid:durableId="804547779">
    <w:abstractNumId w:val="16"/>
    <w:lvlOverride w:ilvl="1">
      <w:lvl w:ilvl="1">
        <w:numFmt w:val="lowerLetter"/>
        <w:lvlText w:val="%2."/>
        <w:lvlJc w:val="left"/>
      </w:lvl>
    </w:lvlOverride>
  </w:num>
  <w:num w:numId="93" w16cid:durableId="786579623">
    <w:abstractNumId w:val="16"/>
    <w:lvlOverride w:ilvl="1">
      <w:lvl w:ilvl="1">
        <w:numFmt w:val="lowerLetter"/>
        <w:lvlText w:val="%2."/>
        <w:lvlJc w:val="left"/>
      </w:lvl>
    </w:lvlOverride>
  </w:num>
  <w:num w:numId="94" w16cid:durableId="832257549">
    <w:abstractNumId w:val="16"/>
    <w:lvlOverride w:ilvl="1">
      <w:lvl w:ilvl="1">
        <w:numFmt w:val="lowerLetter"/>
        <w:lvlText w:val="%2."/>
        <w:lvlJc w:val="left"/>
      </w:lvl>
    </w:lvlOverride>
  </w:num>
  <w:num w:numId="95" w16cid:durableId="102506399">
    <w:abstractNumId w:val="26"/>
    <w:lvlOverride w:ilvl="0">
      <w:lvl w:ilvl="0">
        <w:numFmt w:val="decimal"/>
        <w:lvlText w:val="%1."/>
        <w:lvlJc w:val="left"/>
      </w:lvl>
    </w:lvlOverride>
  </w:num>
  <w:num w:numId="96" w16cid:durableId="780488896">
    <w:abstractNumId w:val="26"/>
    <w:lvlOverride w:ilvl="1">
      <w:lvl w:ilvl="1">
        <w:numFmt w:val="lowerLetter"/>
        <w:lvlText w:val="%2."/>
        <w:lvlJc w:val="left"/>
      </w:lvl>
    </w:lvlOverride>
  </w:num>
  <w:num w:numId="97" w16cid:durableId="2001997948">
    <w:abstractNumId w:val="26"/>
    <w:lvlOverride w:ilvl="1">
      <w:lvl w:ilvl="1">
        <w:numFmt w:val="lowerLetter"/>
        <w:lvlText w:val="%2."/>
        <w:lvlJc w:val="left"/>
      </w:lvl>
    </w:lvlOverride>
  </w:num>
  <w:num w:numId="98" w16cid:durableId="674771413">
    <w:abstractNumId w:val="26"/>
    <w:lvlOverride w:ilvl="1">
      <w:lvl w:ilvl="1">
        <w:numFmt w:val="lowerLetter"/>
        <w:lvlText w:val="%2."/>
        <w:lvlJc w:val="left"/>
      </w:lvl>
    </w:lvlOverride>
  </w:num>
  <w:num w:numId="99" w16cid:durableId="2132894820">
    <w:abstractNumId w:val="26"/>
    <w:lvlOverride w:ilvl="1">
      <w:lvl w:ilvl="1">
        <w:numFmt w:val="lowerLetter"/>
        <w:lvlText w:val="%2."/>
        <w:lvlJc w:val="left"/>
      </w:lvl>
    </w:lvlOverride>
  </w:num>
  <w:num w:numId="100" w16cid:durableId="1969818612">
    <w:abstractNumId w:val="26"/>
    <w:lvlOverride w:ilvl="1">
      <w:lvl w:ilvl="1">
        <w:numFmt w:val="lowerLetter"/>
        <w:lvlText w:val="%2."/>
        <w:lvlJc w:val="left"/>
      </w:lvl>
    </w:lvlOverride>
  </w:num>
  <w:num w:numId="101" w16cid:durableId="737629332">
    <w:abstractNumId w:val="26"/>
    <w:lvlOverride w:ilvl="1">
      <w:lvl w:ilvl="1">
        <w:numFmt w:val="lowerLetter"/>
        <w:lvlText w:val="%2."/>
        <w:lvlJc w:val="left"/>
      </w:lvl>
    </w:lvlOverride>
  </w:num>
  <w:numIdMacAtCleanup w:val="10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riskill, Bianca">
    <w15:presenceInfo w15:providerId="AD" w15:userId="S::barribi@dor.revenue.colorado.gov::72214669-4028-49d1-af24-303433e5b041"/>
  </w15:person>
  <w15:person w15:author="Willis, Lisa">
    <w15:presenceInfo w15:providerId="AD" w15:userId="S::willilh@dor.revenue.colorado.gov::668a38df-902e-4773-a618-9840d35ba2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80"/>
    <w:rsid w:val="00006395"/>
    <w:rsid w:val="00012E48"/>
    <w:rsid w:val="0001749B"/>
    <w:rsid w:val="00025082"/>
    <w:rsid w:val="000257B6"/>
    <w:rsid w:val="00037B18"/>
    <w:rsid w:val="00037C75"/>
    <w:rsid w:val="000533B0"/>
    <w:rsid w:val="00065E25"/>
    <w:rsid w:val="000778FF"/>
    <w:rsid w:val="00082BE5"/>
    <w:rsid w:val="000931EF"/>
    <w:rsid w:val="000A6288"/>
    <w:rsid w:val="000B6847"/>
    <w:rsid w:val="000B7C39"/>
    <w:rsid w:val="000E691A"/>
    <w:rsid w:val="000F4241"/>
    <w:rsid w:val="00100C76"/>
    <w:rsid w:val="001056C0"/>
    <w:rsid w:val="001225C7"/>
    <w:rsid w:val="00127EF7"/>
    <w:rsid w:val="001372EF"/>
    <w:rsid w:val="0014719E"/>
    <w:rsid w:val="00171648"/>
    <w:rsid w:val="00173DEB"/>
    <w:rsid w:val="00186284"/>
    <w:rsid w:val="00190910"/>
    <w:rsid w:val="001932FF"/>
    <w:rsid w:val="00197BE0"/>
    <w:rsid w:val="001A3F6B"/>
    <w:rsid w:val="001B2BAA"/>
    <w:rsid w:val="001C03A4"/>
    <w:rsid w:val="001C3680"/>
    <w:rsid w:val="001C6AF2"/>
    <w:rsid w:val="001E2D92"/>
    <w:rsid w:val="001F7B7A"/>
    <w:rsid w:val="00201722"/>
    <w:rsid w:val="00207BA4"/>
    <w:rsid w:val="0025174E"/>
    <w:rsid w:val="00255931"/>
    <w:rsid w:val="00256A7D"/>
    <w:rsid w:val="002570AA"/>
    <w:rsid w:val="00261EBC"/>
    <w:rsid w:val="0026446D"/>
    <w:rsid w:val="00273E13"/>
    <w:rsid w:val="00297A99"/>
    <w:rsid w:val="002B6984"/>
    <w:rsid w:val="003647F7"/>
    <w:rsid w:val="00377102"/>
    <w:rsid w:val="0037756E"/>
    <w:rsid w:val="003833F2"/>
    <w:rsid w:val="003B1613"/>
    <w:rsid w:val="003C6ED4"/>
    <w:rsid w:val="003D1327"/>
    <w:rsid w:val="003D5AA1"/>
    <w:rsid w:val="003D7711"/>
    <w:rsid w:val="003F5FDB"/>
    <w:rsid w:val="004019A8"/>
    <w:rsid w:val="00420082"/>
    <w:rsid w:val="00422A4B"/>
    <w:rsid w:val="0042697E"/>
    <w:rsid w:val="00435193"/>
    <w:rsid w:val="004419A7"/>
    <w:rsid w:val="00451A82"/>
    <w:rsid w:val="00453E4A"/>
    <w:rsid w:val="004553D5"/>
    <w:rsid w:val="00462A79"/>
    <w:rsid w:val="00467C99"/>
    <w:rsid w:val="0049542A"/>
    <w:rsid w:val="004B2319"/>
    <w:rsid w:val="004C3BB5"/>
    <w:rsid w:val="004E055A"/>
    <w:rsid w:val="004F517F"/>
    <w:rsid w:val="00514A21"/>
    <w:rsid w:val="00524AD0"/>
    <w:rsid w:val="0052642F"/>
    <w:rsid w:val="0055237B"/>
    <w:rsid w:val="005768D4"/>
    <w:rsid w:val="00580CF1"/>
    <w:rsid w:val="005C207B"/>
    <w:rsid w:val="005D1ED4"/>
    <w:rsid w:val="005D627F"/>
    <w:rsid w:val="005E1414"/>
    <w:rsid w:val="005E610D"/>
    <w:rsid w:val="005E6F49"/>
    <w:rsid w:val="006077A6"/>
    <w:rsid w:val="00620AAC"/>
    <w:rsid w:val="00634FAC"/>
    <w:rsid w:val="00637533"/>
    <w:rsid w:val="00687713"/>
    <w:rsid w:val="006B7008"/>
    <w:rsid w:val="006C7597"/>
    <w:rsid w:val="006D26C1"/>
    <w:rsid w:val="0070012F"/>
    <w:rsid w:val="007036BA"/>
    <w:rsid w:val="00711A30"/>
    <w:rsid w:val="00725216"/>
    <w:rsid w:val="0073017C"/>
    <w:rsid w:val="00765CDF"/>
    <w:rsid w:val="007C6FDB"/>
    <w:rsid w:val="007F4318"/>
    <w:rsid w:val="007F504D"/>
    <w:rsid w:val="007F5FF6"/>
    <w:rsid w:val="0081108C"/>
    <w:rsid w:val="008620C2"/>
    <w:rsid w:val="0086612A"/>
    <w:rsid w:val="0088118E"/>
    <w:rsid w:val="008825B1"/>
    <w:rsid w:val="00893E1F"/>
    <w:rsid w:val="008A2743"/>
    <w:rsid w:val="008D721F"/>
    <w:rsid w:val="008E3898"/>
    <w:rsid w:val="008E4FBA"/>
    <w:rsid w:val="008F4013"/>
    <w:rsid w:val="008F5C94"/>
    <w:rsid w:val="00901E95"/>
    <w:rsid w:val="00902D20"/>
    <w:rsid w:val="00917570"/>
    <w:rsid w:val="009203B1"/>
    <w:rsid w:val="0097209F"/>
    <w:rsid w:val="00981428"/>
    <w:rsid w:val="00983C46"/>
    <w:rsid w:val="00994463"/>
    <w:rsid w:val="009D6BC1"/>
    <w:rsid w:val="009E1AEF"/>
    <w:rsid w:val="009F4440"/>
    <w:rsid w:val="009F79F4"/>
    <w:rsid w:val="00A21BA0"/>
    <w:rsid w:val="00A44D62"/>
    <w:rsid w:val="00A46E22"/>
    <w:rsid w:val="00A723ED"/>
    <w:rsid w:val="00A726C6"/>
    <w:rsid w:val="00A9114A"/>
    <w:rsid w:val="00A97B01"/>
    <w:rsid w:val="00AA5584"/>
    <w:rsid w:val="00AA5782"/>
    <w:rsid w:val="00AD1E74"/>
    <w:rsid w:val="00AD3361"/>
    <w:rsid w:val="00AE4BEF"/>
    <w:rsid w:val="00B0001B"/>
    <w:rsid w:val="00B1398A"/>
    <w:rsid w:val="00B15B3A"/>
    <w:rsid w:val="00B26B8A"/>
    <w:rsid w:val="00B85F7C"/>
    <w:rsid w:val="00B92E12"/>
    <w:rsid w:val="00BB4F40"/>
    <w:rsid w:val="00BC4B26"/>
    <w:rsid w:val="00BF090A"/>
    <w:rsid w:val="00C0477C"/>
    <w:rsid w:val="00C17511"/>
    <w:rsid w:val="00C20058"/>
    <w:rsid w:val="00C33A43"/>
    <w:rsid w:val="00C502B8"/>
    <w:rsid w:val="00C55F2D"/>
    <w:rsid w:val="00C76FC1"/>
    <w:rsid w:val="00C9285F"/>
    <w:rsid w:val="00C953E5"/>
    <w:rsid w:val="00CC6DC5"/>
    <w:rsid w:val="00CD4B32"/>
    <w:rsid w:val="00CE0B2F"/>
    <w:rsid w:val="00CF4AEA"/>
    <w:rsid w:val="00D1065C"/>
    <w:rsid w:val="00D35619"/>
    <w:rsid w:val="00D3657B"/>
    <w:rsid w:val="00D75172"/>
    <w:rsid w:val="00D801DD"/>
    <w:rsid w:val="00D90AFB"/>
    <w:rsid w:val="00DB2658"/>
    <w:rsid w:val="00DD1B93"/>
    <w:rsid w:val="00E150B7"/>
    <w:rsid w:val="00E3193E"/>
    <w:rsid w:val="00E52FE9"/>
    <w:rsid w:val="00E61528"/>
    <w:rsid w:val="00E83809"/>
    <w:rsid w:val="00EA0CD8"/>
    <w:rsid w:val="00EB55F3"/>
    <w:rsid w:val="00EC0667"/>
    <w:rsid w:val="00EC7EBC"/>
    <w:rsid w:val="00ED3946"/>
    <w:rsid w:val="00F257C2"/>
    <w:rsid w:val="00F34F49"/>
    <w:rsid w:val="00F40289"/>
    <w:rsid w:val="00F56C3B"/>
    <w:rsid w:val="00F65EB4"/>
    <w:rsid w:val="00F847FE"/>
    <w:rsid w:val="00FD35CA"/>
    <w:rsid w:val="00FE1FBF"/>
    <w:rsid w:val="00FE40BA"/>
    <w:rsid w:val="00FE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4086"/>
  <w15:chartTrackingRefBased/>
  <w15:docId w15:val="{8E12EAA7-91C4-4FC7-BDF0-EF17695F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ind w:left="1800" w:right="691"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92E12"/>
    <w:pPr>
      <w:keepNext/>
      <w:keepLines/>
      <w:spacing w:before="360" w:after="80"/>
      <w:outlineLvl w:val="0"/>
    </w:pPr>
    <w:rPr>
      <w:rFonts w:ascii="Arial" w:eastAsiaTheme="majorEastAsia" w:hAnsi="Arial" w:cstheme="majorBidi"/>
      <w:szCs w:val="40"/>
    </w:rPr>
  </w:style>
  <w:style w:type="paragraph" w:styleId="Heading2">
    <w:name w:val="heading 2"/>
    <w:basedOn w:val="Normal"/>
    <w:next w:val="Normal"/>
    <w:link w:val="Heading2Char"/>
    <w:autoRedefine/>
    <w:uiPriority w:val="9"/>
    <w:unhideWhenUsed/>
    <w:qFormat/>
    <w:rsid w:val="00B92E12"/>
    <w:pPr>
      <w:keepNext/>
      <w:keepLines/>
      <w:spacing w:before="0" w:after="120" w:line="360" w:lineRule="auto"/>
      <w:ind w:left="0" w:firstLine="0"/>
      <w:outlineLvl w:val="1"/>
    </w:pPr>
    <w:rPr>
      <w:rFonts w:ascii="Arial" w:eastAsiaTheme="majorEastAsia" w:hAnsi="Arial" w:cstheme="majorBidi"/>
      <w:szCs w:val="32"/>
    </w:rPr>
  </w:style>
  <w:style w:type="paragraph" w:styleId="Heading3">
    <w:name w:val="heading 3"/>
    <w:basedOn w:val="Normal"/>
    <w:next w:val="Normal"/>
    <w:link w:val="Heading3Char"/>
    <w:uiPriority w:val="9"/>
    <w:unhideWhenUsed/>
    <w:qFormat/>
    <w:rsid w:val="00B92E12"/>
    <w:pPr>
      <w:keepNext/>
      <w:keepLines/>
      <w:spacing w:before="0" w:after="120" w:line="360" w:lineRule="auto"/>
      <w:outlineLvl w:val="2"/>
    </w:pPr>
    <w:rPr>
      <w:rFonts w:ascii="Arial" w:eastAsiaTheme="majorEastAsia" w:hAnsi="Arial" w:cstheme="majorBidi"/>
      <w:szCs w:val="28"/>
    </w:rPr>
  </w:style>
  <w:style w:type="paragraph" w:styleId="Heading4">
    <w:name w:val="heading 4"/>
    <w:basedOn w:val="Normal"/>
    <w:next w:val="Normal"/>
    <w:link w:val="Heading4Char"/>
    <w:uiPriority w:val="9"/>
    <w:semiHidden/>
    <w:unhideWhenUsed/>
    <w:qFormat/>
    <w:rsid w:val="001C3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6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6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6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6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E12"/>
    <w:rPr>
      <w:rFonts w:ascii="Arial" w:eastAsiaTheme="majorEastAsia" w:hAnsi="Arial" w:cstheme="majorBidi"/>
      <w:szCs w:val="40"/>
    </w:rPr>
  </w:style>
  <w:style w:type="character" w:customStyle="1" w:styleId="Heading2Char">
    <w:name w:val="Heading 2 Char"/>
    <w:basedOn w:val="DefaultParagraphFont"/>
    <w:link w:val="Heading2"/>
    <w:uiPriority w:val="9"/>
    <w:rsid w:val="00B92E12"/>
    <w:rPr>
      <w:rFonts w:ascii="Arial" w:eastAsiaTheme="majorEastAsia" w:hAnsi="Arial" w:cstheme="majorBidi"/>
      <w:szCs w:val="32"/>
    </w:rPr>
  </w:style>
  <w:style w:type="character" w:customStyle="1" w:styleId="Heading3Char">
    <w:name w:val="Heading 3 Char"/>
    <w:basedOn w:val="DefaultParagraphFont"/>
    <w:link w:val="Heading3"/>
    <w:uiPriority w:val="9"/>
    <w:rsid w:val="00B92E12"/>
    <w:rPr>
      <w:rFonts w:ascii="Arial" w:eastAsiaTheme="majorEastAsia" w:hAnsi="Arial" w:cstheme="majorBidi"/>
      <w:szCs w:val="28"/>
    </w:rPr>
  </w:style>
  <w:style w:type="character" w:customStyle="1" w:styleId="Heading4Char">
    <w:name w:val="Heading 4 Char"/>
    <w:basedOn w:val="DefaultParagraphFont"/>
    <w:link w:val="Heading4"/>
    <w:uiPriority w:val="9"/>
    <w:semiHidden/>
    <w:rsid w:val="001C3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680"/>
    <w:rPr>
      <w:rFonts w:eastAsiaTheme="majorEastAsia" w:cstheme="majorBidi"/>
      <w:color w:val="272727" w:themeColor="text1" w:themeTint="D8"/>
    </w:rPr>
  </w:style>
  <w:style w:type="paragraph" w:styleId="Title">
    <w:name w:val="Title"/>
    <w:basedOn w:val="Normal"/>
    <w:next w:val="Normal"/>
    <w:link w:val="TitleChar"/>
    <w:uiPriority w:val="10"/>
    <w:qFormat/>
    <w:rsid w:val="001C36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680"/>
    <w:pPr>
      <w:numPr>
        <w:ilvl w:val="1"/>
      </w:numPr>
      <w:ind w:left="180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680"/>
    <w:pPr>
      <w:spacing w:before="160"/>
      <w:jc w:val="center"/>
    </w:pPr>
    <w:rPr>
      <w:i/>
      <w:iCs/>
      <w:color w:val="404040" w:themeColor="text1" w:themeTint="BF"/>
    </w:rPr>
  </w:style>
  <w:style w:type="character" w:customStyle="1" w:styleId="QuoteChar">
    <w:name w:val="Quote Char"/>
    <w:basedOn w:val="DefaultParagraphFont"/>
    <w:link w:val="Quote"/>
    <w:uiPriority w:val="29"/>
    <w:rsid w:val="001C3680"/>
    <w:rPr>
      <w:i/>
      <w:iCs/>
      <w:color w:val="404040" w:themeColor="text1" w:themeTint="BF"/>
    </w:rPr>
  </w:style>
  <w:style w:type="paragraph" w:styleId="ListParagraph">
    <w:name w:val="List Paragraph"/>
    <w:basedOn w:val="Normal"/>
    <w:uiPriority w:val="1"/>
    <w:qFormat/>
    <w:rsid w:val="001C3680"/>
    <w:pPr>
      <w:ind w:left="720"/>
      <w:contextualSpacing/>
    </w:pPr>
  </w:style>
  <w:style w:type="character" w:styleId="IntenseEmphasis">
    <w:name w:val="Intense Emphasis"/>
    <w:basedOn w:val="DefaultParagraphFont"/>
    <w:uiPriority w:val="21"/>
    <w:qFormat/>
    <w:rsid w:val="001C3680"/>
    <w:rPr>
      <w:i/>
      <w:iCs/>
      <w:color w:val="0F4761" w:themeColor="accent1" w:themeShade="BF"/>
    </w:rPr>
  </w:style>
  <w:style w:type="paragraph" w:styleId="IntenseQuote">
    <w:name w:val="Intense Quote"/>
    <w:basedOn w:val="Normal"/>
    <w:next w:val="Normal"/>
    <w:link w:val="IntenseQuoteChar"/>
    <w:uiPriority w:val="30"/>
    <w:qFormat/>
    <w:rsid w:val="001C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680"/>
    <w:rPr>
      <w:i/>
      <w:iCs/>
      <w:color w:val="0F4761" w:themeColor="accent1" w:themeShade="BF"/>
    </w:rPr>
  </w:style>
  <w:style w:type="character" w:styleId="IntenseReference">
    <w:name w:val="Intense Reference"/>
    <w:basedOn w:val="DefaultParagraphFont"/>
    <w:uiPriority w:val="32"/>
    <w:qFormat/>
    <w:rsid w:val="001C3680"/>
    <w:rPr>
      <w:b/>
      <w:bCs/>
      <w:smallCaps/>
      <w:color w:val="0F4761" w:themeColor="accent1" w:themeShade="BF"/>
      <w:spacing w:val="5"/>
    </w:rPr>
  </w:style>
  <w:style w:type="paragraph" w:styleId="NormalWeb">
    <w:name w:val="Normal (Web)"/>
    <w:basedOn w:val="Normal"/>
    <w:uiPriority w:val="99"/>
    <w:unhideWhenUsed/>
    <w:rsid w:val="001C3680"/>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C3680"/>
  </w:style>
  <w:style w:type="paragraph" w:styleId="Revision">
    <w:name w:val="Revision"/>
    <w:hidden/>
    <w:uiPriority w:val="99"/>
    <w:semiHidden/>
    <w:rsid w:val="003647F7"/>
  </w:style>
  <w:style w:type="numbering" w:customStyle="1" w:styleId="NoList1">
    <w:name w:val="No List1"/>
    <w:next w:val="NoList"/>
    <w:uiPriority w:val="99"/>
    <w:semiHidden/>
    <w:unhideWhenUsed/>
    <w:rsid w:val="00A726C6"/>
  </w:style>
  <w:style w:type="paragraph" w:customStyle="1" w:styleId="msonormal0">
    <w:name w:val="msonormal"/>
    <w:basedOn w:val="Normal"/>
    <w:rsid w:val="00A726C6"/>
    <w:pPr>
      <w:spacing w:before="100" w:beforeAutospacing="1" w:after="100" w:afterAutospacing="1"/>
    </w:pPr>
    <w:rPr>
      <w:rFonts w:ascii="Times New Roman" w:eastAsia="Times New Roman" w:hAnsi="Times New Roman" w:cs="Times New Roman"/>
      <w:kern w:val="0"/>
      <w14:ligatures w14:val="none"/>
    </w:rPr>
  </w:style>
  <w:style w:type="paragraph" w:styleId="TOC1">
    <w:name w:val="toc 1"/>
    <w:basedOn w:val="Normal"/>
    <w:autoRedefine/>
    <w:uiPriority w:val="1"/>
    <w:semiHidden/>
    <w:unhideWhenUsed/>
    <w:qFormat/>
    <w:rsid w:val="00A726C6"/>
    <w:pPr>
      <w:widowControl w:val="0"/>
      <w:autoSpaceDE w:val="0"/>
      <w:autoSpaceDN w:val="0"/>
      <w:spacing w:before="276"/>
      <w:ind w:left="510"/>
    </w:pPr>
    <w:rPr>
      <w:rFonts w:ascii="Arial" w:eastAsia="Arial" w:hAnsi="Arial" w:cs="Arial"/>
      <w:kern w:val="0"/>
      <w:sz w:val="22"/>
      <w:szCs w:val="22"/>
      <w14:ligatures w14:val="none"/>
    </w:rPr>
  </w:style>
  <w:style w:type="paragraph" w:styleId="TOC2">
    <w:name w:val="toc 2"/>
    <w:basedOn w:val="Normal"/>
    <w:autoRedefine/>
    <w:uiPriority w:val="1"/>
    <w:semiHidden/>
    <w:unhideWhenUsed/>
    <w:qFormat/>
    <w:rsid w:val="00A726C6"/>
    <w:pPr>
      <w:widowControl w:val="0"/>
      <w:autoSpaceDE w:val="0"/>
      <w:autoSpaceDN w:val="0"/>
      <w:spacing w:before="100"/>
      <w:ind w:left="871"/>
    </w:pPr>
    <w:rPr>
      <w:rFonts w:ascii="Arial" w:eastAsia="Arial" w:hAnsi="Arial" w:cs="Arial"/>
      <w:kern w:val="0"/>
      <w:sz w:val="22"/>
      <w:szCs w:val="22"/>
      <w14:ligatures w14:val="none"/>
    </w:rPr>
  </w:style>
  <w:style w:type="paragraph" w:styleId="BodyText">
    <w:name w:val="Body Text"/>
    <w:basedOn w:val="Normal"/>
    <w:link w:val="BodyTextChar"/>
    <w:uiPriority w:val="1"/>
    <w:semiHidden/>
    <w:unhideWhenUsed/>
    <w:qFormat/>
    <w:rsid w:val="00A726C6"/>
    <w:pPr>
      <w:widowControl w:val="0"/>
      <w:autoSpaceDE w:val="0"/>
      <w:autoSpaceDN w:val="0"/>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semiHidden/>
    <w:rsid w:val="00A726C6"/>
    <w:rPr>
      <w:rFonts w:ascii="Arial" w:eastAsia="Arial" w:hAnsi="Arial" w:cs="Arial"/>
      <w:kern w:val="0"/>
      <w:sz w:val="20"/>
      <w:szCs w:val="20"/>
      <w14:ligatures w14:val="none"/>
    </w:rPr>
  </w:style>
  <w:style w:type="paragraph" w:customStyle="1" w:styleId="TableParagraph">
    <w:name w:val="Table Paragraph"/>
    <w:basedOn w:val="Normal"/>
    <w:uiPriority w:val="1"/>
    <w:qFormat/>
    <w:rsid w:val="00A726C6"/>
    <w:pPr>
      <w:widowControl w:val="0"/>
      <w:autoSpaceDE w:val="0"/>
      <w:autoSpaceDN w:val="0"/>
    </w:pPr>
    <w:rPr>
      <w:rFonts w:ascii="Arial" w:eastAsia="Arial" w:hAnsi="Arial" w:cs="Arial"/>
      <w:kern w:val="0"/>
      <w:sz w:val="22"/>
      <w:szCs w:val="22"/>
      <w14:ligatures w14:val="none"/>
    </w:rPr>
  </w:style>
  <w:style w:type="character" w:styleId="Hyperlink">
    <w:name w:val="Hyperlink"/>
    <w:basedOn w:val="DefaultParagraphFont"/>
    <w:uiPriority w:val="99"/>
    <w:semiHidden/>
    <w:unhideWhenUsed/>
    <w:rsid w:val="00A726C6"/>
    <w:rPr>
      <w:color w:val="0000FF"/>
      <w:u w:val="single"/>
    </w:rPr>
  </w:style>
  <w:style w:type="character" w:styleId="FollowedHyperlink">
    <w:name w:val="FollowedHyperlink"/>
    <w:basedOn w:val="DefaultParagraphFont"/>
    <w:uiPriority w:val="99"/>
    <w:semiHidden/>
    <w:unhideWhenUsed/>
    <w:rsid w:val="00A726C6"/>
    <w:rPr>
      <w:color w:val="800080"/>
      <w:u w:val="single"/>
    </w:rPr>
  </w:style>
  <w:style w:type="numbering" w:customStyle="1" w:styleId="NoList2">
    <w:name w:val="No List2"/>
    <w:next w:val="NoList"/>
    <w:uiPriority w:val="99"/>
    <w:semiHidden/>
    <w:unhideWhenUsed/>
    <w:rsid w:val="00AA5584"/>
  </w:style>
  <w:style w:type="numbering" w:customStyle="1" w:styleId="NoList3">
    <w:name w:val="No List3"/>
    <w:next w:val="NoList"/>
    <w:uiPriority w:val="99"/>
    <w:semiHidden/>
    <w:unhideWhenUsed/>
    <w:rsid w:val="00AA5584"/>
  </w:style>
  <w:style w:type="numbering" w:customStyle="1" w:styleId="NoList4">
    <w:name w:val="No List4"/>
    <w:next w:val="NoList"/>
    <w:uiPriority w:val="99"/>
    <w:semiHidden/>
    <w:unhideWhenUsed/>
    <w:rsid w:val="00AA5584"/>
  </w:style>
  <w:style w:type="character" w:styleId="CommentReference">
    <w:name w:val="annotation reference"/>
    <w:basedOn w:val="DefaultParagraphFont"/>
    <w:uiPriority w:val="99"/>
    <w:semiHidden/>
    <w:unhideWhenUsed/>
    <w:rsid w:val="00AA5584"/>
    <w:rPr>
      <w:sz w:val="16"/>
      <w:szCs w:val="16"/>
    </w:rPr>
  </w:style>
  <w:style w:type="paragraph" w:styleId="CommentText">
    <w:name w:val="annotation text"/>
    <w:basedOn w:val="Normal"/>
    <w:link w:val="CommentTextChar"/>
    <w:uiPriority w:val="99"/>
    <w:unhideWhenUsed/>
    <w:rsid w:val="00AA5584"/>
    <w:rPr>
      <w:sz w:val="20"/>
      <w:szCs w:val="20"/>
    </w:rPr>
  </w:style>
  <w:style w:type="character" w:customStyle="1" w:styleId="CommentTextChar">
    <w:name w:val="Comment Text Char"/>
    <w:basedOn w:val="DefaultParagraphFont"/>
    <w:link w:val="CommentText"/>
    <w:uiPriority w:val="99"/>
    <w:rsid w:val="00AA5584"/>
    <w:rPr>
      <w:sz w:val="20"/>
      <w:szCs w:val="20"/>
    </w:rPr>
  </w:style>
  <w:style w:type="paragraph" w:styleId="CommentSubject">
    <w:name w:val="annotation subject"/>
    <w:basedOn w:val="CommentText"/>
    <w:next w:val="CommentText"/>
    <w:link w:val="CommentSubjectChar"/>
    <w:uiPriority w:val="99"/>
    <w:semiHidden/>
    <w:unhideWhenUsed/>
    <w:rsid w:val="00AA5584"/>
    <w:rPr>
      <w:b/>
      <w:bCs/>
    </w:rPr>
  </w:style>
  <w:style w:type="character" w:customStyle="1" w:styleId="CommentSubjectChar">
    <w:name w:val="Comment Subject Char"/>
    <w:basedOn w:val="CommentTextChar"/>
    <w:link w:val="CommentSubject"/>
    <w:uiPriority w:val="99"/>
    <w:semiHidden/>
    <w:rsid w:val="00AA5584"/>
    <w:rPr>
      <w:b/>
      <w:bCs/>
      <w:sz w:val="20"/>
      <w:szCs w:val="20"/>
    </w:rPr>
  </w:style>
  <w:style w:type="paragraph" w:styleId="Header">
    <w:name w:val="header"/>
    <w:basedOn w:val="Normal"/>
    <w:link w:val="HeaderChar"/>
    <w:uiPriority w:val="99"/>
    <w:unhideWhenUsed/>
    <w:rsid w:val="00377102"/>
    <w:pPr>
      <w:tabs>
        <w:tab w:val="center" w:pos="4680"/>
        <w:tab w:val="right" w:pos="9360"/>
      </w:tabs>
      <w:spacing w:before="0"/>
    </w:pPr>
  </w:style>
  <w:style w:type="character" w:customStyle="1" w:styleId="HeaderChar">
    <w:name w:val="Header Char"/>
    <w:basedOn w:val="DefaultParagraphFont"/>
    <w:link w:val="Header"/>
    <w:uiPriority w:val="99"/>
    <w:rsid w:val="00377102"/>
  </w:style>
  <w:style w:type="paragraph" w:styleId="Footer">
    <w:name w:val="footer"/>
    <w:basedOn w:val="Normal"/>
    <w:link w:val="FooterChar"/>
    <w:uiPriority w:val="99"/>
    <w:unhideWhenUsed/>
    <w:rsid w:val="00377102"/>
    <w:pPr>
      <w:tabs>
        <w:tab w:val="center" w:pos="4680"/>
        <w:tab w:val="right" w:pos="9360"/>
      </w:tabs>
      <w:spacing w:before="0"/>
    </w:pPr>
  </w:style>
  <w:style w:type="character" w:customStyle="1" w:styleId="FooterChar">
    <w:name w:val="Footer Char"/>
    <w:basedOn w:val="DefaultParagraphFont"/>
    <w:link w:val="Footer"/>
    <w:uiPriority w:val="99"/>
    <w:rsid w:val="00377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r_FDDlicens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C93D6-29DB-4B0D-AA1C-9A622A8F1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7948</Words>
  <Characters>45309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Barriskill, Bianca</dc:creator>
  <cp:keywords/>
  <dc:description/>
  <cp:lastModifiedBy>Willis, Lisa</cp:lastModifiedBy>
  <cp:revision>2</cp:revision>
  <dcterms:created xsi:type="dcterms:W3CDTF">2026-09-30T21:37:00Z</dcterms:created>
  <dcterms:modified xsi:type="dcterms:W3CDTF">2026-09-30T21:37:00Z</dcterms:modified>
</cp:coreProperties>
</file>