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B2FAC" w14:textId="77777777" w:rsidR="00AB2F76" w:rsidRPr="00425FB3" w:rsidRDefault="00AB2F76" w:rsidP="00425FB3">
      <w:pPr>
        <w:pStyle w:val="Heading1"/>
        <w:rPr>
          <w:sz w:val="22"/>
          <w:szCs w:val="22"/>
        </w:rPr>
      </w:pPr>
      <w:r w:rsidRPr="00425FB3">
        <w:rPr>
          <w:sz w:val="22"/>
          <w:szCs w:val="22"/>
        </w:rPr>
        <w:t>DEPARTMENT OF REGULATORY AGENCIES</w:t>
      </w:r>
    </w:p>
    <w:p w14:paraId="1D20DF3C" w14:textId="77777777" w:rsidR="00AB2F76" w:rsidRDefault="00AB2F76" w:rsidP="00AB2F76">
      <w:pPr>
        <w:pStyle w:val="upar1"/>
        <w:rPr>
          <w:b/>
          <w:bCs/>
        </w:rPr>
      </w:pPr>
      <w:r w:rsidRPr="00627D5A">
        <w:rPr>
          <w:b/>
          <w:bCs/>
        </w:rPr>
        <w:t xml:space="preserve">Office of Natural Medicine </w:t>
      </w:r>
      <w:r w:rsidR="001D14EC">
        <w:rPr>
          <w:b/>
          <w:bCs/>
        </w:rPr>
        <w:t>Licensure</w:t>
      </w:r>
    </w:p>
    <w:p w14:paraId="1120BD1E" w14:textId="77777777" w:rsidR="001D14EC" w:rsidRPr="00425FB3" w:rsidRDefault="001D14EC" w:rsidP="00425FB3">
      <w:pPr>
        <w:pStyle w:val="Heading2"/>
        <w:rPr>
          <w:i w:val="0"/>
          <w:iCs w:val="0"/>
          <w:sz w:val="20"/>
          <w:szCs w:val="20"/>
        </w:rPr>
      </w:pPr>
      <w:r w:rsidRPr="00425FB3">
        <w:rPr>
          <w:i w:val="0"/>
          <w:iCs w:val="0"/>
          <w:sz w:val="20"/>
          <w:szCs w:val="20"/>
        </w:rPr>
        <w:t>NATURAL MEDICINE LICENSURE RULES AND REGULATIONS</w:t>
      </w:r>
    </w:p>
    <w:p w14:paraId="3003E3D8" w14:textId="77777777" w:rsidR="00AB2F76" w:rsidRPr="009F7181" w:rsidRDefault="00AB2F76" w:rsidP="00AB2F76">
      <w:pPr>
        <w:pStyle w:val="upar1"/>
        <w:rPr>
          <w:b/>
          <w:bCs/>
        </w:rPr>
      </w:pPr>
      <w:r w:rsidRPr="009F7181">
        <w:rPr>
          <w:b/>
          <w:bCs/>
        </w:rPr>
        <w:t>4 CCR 755-1</w:t>
      </w:r>
    </w:p>
    <w:p w14:paraId="204894EF" w14:textId="77777777" w:rsidR="00AB2F76" w:rsidRPr="00AB2F76" w:rsidRDefault="00AB2F76" w:rsidP="00AB2F76">
      <w:pPr>
        <w:pStyle w:val="upar1"/>
      </w:pPr>
      <w:r w:rsidRPr="00AB2F76">
        <w:t>[Editor’s Notes follow the text of the rules at the end of this CCR Document.]</w:t>
      </w:r>
    </w:p>
    <w:p w14:paraId="1B8668E5" w14:textId="77777777" w:rsidR="007232BD" w:rsidRPr="00AB2F76" w:rsidRDefault="007232BD" w:rsidP="007232BD">
      <w:pPr>
        <w:pStyle w:val="upar1"/>
      </w:pPr>
      <w:r w:rsidRPr="00AB2F76">
        <w:t>_________________________________________________________________________</w:t>
      </w:r>
    </w:p>
    <w:p w14:paraId="0E72EB64" w14:textId="77777777" w:rsidR="00BE0793" w:rsidRPr="00AB2F76" w:rsidRDefault="00136556" w:rsidP="00136556">
      <w:pPr>
        <w:jc w:val="center"/>
        <w:rPr>
          <w:rFonts w:cs="Arial"/>
        </w:rPr>
      </w:pPr>
      <w:r w:rsidRPr="00AB2F76">
        <w:rPr>
          <w:rFonts w:cs="Arial"/>
        </w:rPr>
        <w:t>…</w:t>
      </w:r>
    </w:p>
    <w:p w14:paraId="1E88F140" w14:textId="77777777" w:rsidR="006863F3" w:rsidRPr="00425FB3" w:rsidRDefault="006863F3" w:rsidP="00425FB3">
      <w:pPr>
        <w:pStyle w:val="Heading2"/>
        <w:rPr>
          <w:i w:val="0"/>
          <w:iCs w:val="0"/>
          <w:sz w:val="20"/>
          <w:szCs w:val="20"/>
        </w:rPr>
      </w:pPr>
      <w:bookmarkStart w:id="0" w:name="_Hlk170311789"/>
      <w:commentRangeStart w:id="1"/>
      <w:commentRangeStart w:id="2"/>
      <w:commentRangeStart w:id="3"/>
      <w:commentRangeStart w:id="4"/>
      <w:commentRangeStart w:id="5"/>
      <w:commentRangeStart w:id="6"/>
      <w:commentRangeStart w:id="7"/>
      <w:commentRangeStart w:id="8"/>
      <w:r w:rsidRPr="00425FB3">
        <w:rPr>
          <w:i w:val="0"/>
          <w:iCs w:val="0"/>
          <w:sz w:val="20"/>
          <w:szCs w:val="20"/>
        </w:rPr>
        <w:t>5.4</w:t>
      </w:r>
      <w:commentRangeEnd w:id="1"/>
      <w:r w:rsidR="00255BB7" w:rsidRPr="00425FB3">
        <w:rPr>
          <w:rStyle w:val="CommentReference"/>
          <w:i w:val="0"/>
          <w:iCs w:val="0"/>
          <w:sz w:val="20"/>
          <w:szCs w:val="20"/>
        </w:rPr>
        <w:commentReference w:id="1"/>
      </w:r>
      <w:commentRangeEnd w:id="2"/>
      <w:r w:rsidR="00255BB7" w:rsidRPr="00425FB3">
        <w:rPr>
          <w:rStyle w:val="CommentReference"/>
          <w:i w:val="0"/>
          <w:iCs w:val="0"/>
          <w:sz w:val="20"/>
          <w:szCs w:val="20"/>
        </w:rPr>
        <w:commentReference w:id="2"/>
      </w:r>
      <w:commentRangeEnd w:id="3"/>
      <w:r w:rsidR="00255BB7" w:rsidRPr="00425FB3">
        <w:rPr>
          <w:rStyle w:val="CommentReference"/>
          <w:i w:val="0"/>
          <w:iCs w:val="0"/>
          <w:sz w:val="20"/>
          <w:szCs w:val="20"/>
        </w:rPr>
        <w:commentReference w:id="3"/>
      </w:r>
      <w:commentRangeEnd w:id="4"/>
      <w:r w:rsidR="00FE2EAC" w:rsidRPr="00425FB3">
        <w:rPr>
          <w:rStyle w:val="CommentReference"/>
          <w:i w:val="0"/>
          <w:iCs w:val="0"/>
          <w:sz w:val="20"/>
          <w:szCs w:val="20"/>
        </w:rPr>
        <w:commentReference w:id="4"/>
      </w:r>
      <w:commentRangeEnd w:id="5"/>
      <w:r w:rsidR="00FE2EAC" w:rsidRPr="00425FB3">
        <w:rPr>
          <w:rStyle w:val="CommentReference"/>
          <w:i w:val="0"/>
          <w:iCs w:val="0"/>
          <w:sz w:val="20"/>
          <w:szCs w:val="20"/>
        </w:rPr>
        <w:commentReference w:id="5"/>
      </w:r>
      <w:commentRangeEnd w:id="6"/>
      <w:r w:rsidR="00FE2EAC" w:rsidRPr="00425FB3">
        <w:rPr>
          <w:rStyle w:val="CommentReference"/>
          <w:i w:val="0"/>
          <w:iCs w:val="0"/>
          <w:sz w:val="20"/>
          <w:szCs w:val="20"/>
        </w:rPr>
        <w:commentReference w:id="6"/>
      </w:r>
      <w:commentRangeEnd w:id="7"/>
      <w:r w:rsidR="00FE2EAC" w:rsidRPr="00425FB3">
        <w:rPr>
          <w:rStyle w:val="CommentReference"/>
          <w:i w:val="0"/>
          <w:iCs w:val="0"/>
          <w:sz w:val="20"/>
          <w:szCs w:val="20"/>
        </w:rPr>
        <w:commentReference w:id="7"/>
      </w:r>
      <w:commentRangeEnd w:id="8"/>
      <w:r w:rsidR="00376B26" w:rsidRPr="00425FB3">
        <w:rPr>
          <w:rStyle w:val="CommentReference"/>
          <w:i w:val="0"/>
          <w:iCs w:val="0"/>
          <w:sz w:val="20"/>
          <w:szCs w:val="20"/>
        </w:rPr>
        <w:commentReference w:id="8"/>
      </w:r>
      <w:r w:rsidRPr="00425FB3">
        <w:rPr>
          <w:i w:val="0"/>
          <w:iCs w:val="0"/>
          <w:sz w:val="20"/>
          <w:szCs w:val="20"/>
        </w:rPr>
        <w:tab/>
        <w:t>Continuing Education Requirements</w:t>
      </w:r>
    </w:p>
    <w:p w14:paraId="7E1E4136" w14:textId="77777777" w:rsidR="008D500B" w:rsidRDefault="008D500B" w:rsidP="008D500B">
      <w:pPr>
        <w:pStyle w:val="par1"/>
      </w:pPr>
      <w:bookmarkStart w:id="9" w:name="_j011yhh88blz" w:colFirst="0" w:colLast="0"/>
      <w:bookmarkStart w:id="10" w:name="_xgjewi4l31bw" w:colFirst="0" w:colLast="0"/>
      <w:bookmarkEnd w:id="0"/>
      <w:bookmarkEnd w:id="9"/>
      <w:bookmarkEnd w:id="10"/>
      <w:r>
        <w:t>A.</w:t>
      </w:r>
      <w:r>
        <w:tab/>
      </w:r>
      <w:r w:rsidRPr="008D500B">
        <w:t xml:space="preserve">Basis and Purpose and Authority. </w:t>
      </w:r>
    </w:p>
    <w:p w14:paraId="18C542BB" w14:textId="77777777" w:rsidR="008D500B" w:rsidRDefault="008D500B" w:rsidP="008D500B">
      <w:pPr>
        <w:pStyle w:val="par1"/>
      </w:pPr>
      <w:r>
        <w:tab/>
      </w:r>
      <w:r w:rsidRPr="008D500B">
        <w:t xml:space="preserve">This Rule establishes requirements for licensees to undertake continuing education. </w:t>
      </w:r>
    </w:p>
    <w:p w14:paraId="4C5A7642" w14:textId="77777777" w:rsidR="008D500B" w:rsidRDefault="008D500B" w:rsidP="008D500B">
      <w:pPr>
        <w:pStyle w:val="par1"/>
      </w:pPr>
      <w:r>
        <w:tab/>
      </w:r>
      <w:r w:rsidRPr="008D500B">
        <w:t xml:space="preserve">This Rule is promulgated pursuant to sections 12-20-204, 12-170-105(1)(a), and 12-170-109, C.R.S. </w:t>
      </w:r>
    </w:p>
    <w:p w14:paraId="5E4AAC06" w14:textId="77777777" w:rsidR="008D500B" w:rsidRDefault="008D500B" w:rsidP="008D500B">
      <w:pPr>
        <w:pStyle w:val="par1"/>
      </w:pPr>
      <w:r>
        <w:t>B.</w:t>
      </w:r>
      <w:r>
        <w:tab/>
      </w:r>
      <w:r w:rsidRPr="008D500B">
        <w:t xml:space="preserve">Licensees must maintain active certification in Basic Life Support training. </w:t>
      </w:r>
    </w:p>
    <w:p w14:paraId="3117C360" w14:textId="2B3DC55F" w:rsidR="00E600B9" w:rsidRDefault="008D500B" w:rsidP="00B53A29">
      <w:pPr>
        <w:pStyle w:val="par1"/>
        <w:rPr>
          <w:ins w:id="11" w:author="Rascon Arana, Maria" w:date="2025-12-04T14:17:00Z" w16du:dateUtc="2025-12-04T21:17:00Z"/>
        </w:rPr>
      </w:pPr>
      <w:r>
        <w:t>C.</w:t>
      </w:r>
      <w:r>
        <w:tab/>
      </w:r>
      <w:del w:id="12" w:author="Rascon Arana, Maria" w:date="2025-12-05T16:00:00Z" w16du:dateUtc="2025-12-05T23:00:00Z">
        <w:r w:rsidRPr="008D500B" w:rsidDel="00B53A29">
          <w:delText xml:space="preserve">Every </w:delText>
        </w:r>
      </w:del>
      <w:del w:id="13" w:author="Rascon Arana, Maria" w:date="2025-12-04T14:14:00Z" w16du:dateUtc="2025-12-04T21:14:00Z">
        <w:r w:rsidRPr="008D500B" w:rsidDel="00E600B9">
          <w:delText xml:space="preserve">year </w:delText>
        </w:r>
      </w:del>
      <w:del w:id="14" w:author="Rascon Arana, Maria" w:date="2025-12-05T16:00:00Z" w16du:dateUtc="2025-12-05T23:00:00Z">
        <w:r w:rsidRPr="008D500B" w:rsidDel="00B53A29">
          <w:delText>Facilitator and Clinical Facilitator licensees must complete a minimum of twe</w:delText>
        </w:r>
      </w:del>
      <w:del w:id="15" w:author="Rascon Arana, Maria" w:date="2025-12-04T14:14:00Z" w16du:dateUtc="2025-12-04T21:14:00Z">
        <w:r w:rsidRPr="008D500B" w:rsidDel="00E600B9">
          <w:delText>nty</w:delText>
        </w:r>
      </w:del>
      <w:del w:id="16" w:author="Rascon Arana, Maria" w:date="2025-12-05T16:00:00Z" w16du:dateUtc="2025-12-05T23:00:00Z">
        <w:r w:rsidRPr="008D500B" w:rsidDel="00B53A29">
          <w:delText xml:space="preserve"> (2</w:delText>
        </w:r>
      </w:del>
      <w:del w:id="17" w:author="Rascon Arana, Maria" w:date="2025-12-04T14:14:00Z" w16du:dateUtc="2025-12-04T21:14:00Z">
        <w:r w:rsidRPr="008D500B" w:rsidDel="00E600B9">
          <w:delText>0</w:delText>
        </w:r>
      </w:del>
      <w:del w:id="18" w:author="Rascon Arana, Maria" w:date="2025-12-05T16:00:00Z" w16du:dateUtc="2025-12-05T23:00:00Z">
        <w:r w:rsidRPr="008D500B" w:rsidDel="00B53A29">
          <w:delText xml:space="preserve">) hours of continuing </w:delText>
        </w:r>
      </w:del>
      <w:del w:id="19" w:author="Rascon Arana, Maria" w:date="2025-12-04T14:14:00Z" w16du:dateUtc="2025-12-04T21:14:00Z">
        <w:r w:rsidRPr="008D500B" w:rsidDel="00E600B9">
          <w:delText xml:space="preserve">professional </w:delText>
        </w:r>
      </w:del>
      <w:del w:id="20" w:author="Rascon Arana, Maria" w:date="2025-12-05T16:00:00Z" w16du:dateUtc="2025-12-05T23:00:00Z">
        <w:r w:rsidRPr="008D500B" w:rsidDel="00B53A29">
          <w:delText xml:space="preserve">education related to the delivery of natural medicine services, including at least </w:delText>
        </w:r>
      </w:del>
      <w:del w:id="21" w:author="Rascon Arana, Maria" w:date="2025-12-04T14:15:00Z" w16du:dateUtc="2025-12-04T21:15:00Z">
        <w:r w:rsidRPr="008D500B" w:rsidDel="00E600B9">
          <w:delText>five</w:delText>
        </w:r>
      </w:del>
      <w:del w:id="22" w:author="Rascon Arana, Maria" w:date="2025-12-05T16:00:00Z" w16du:dateUtc="2025-12-05T23:00:00Z">
        <w:r w:rsidRPr="008D500B" w:rsidDel="00B53A29">
          <w:delText xml:space="preserve"> (</w:delText>
        </w:r>
      </w:del>
      <w:del w:id="23" w:author="Rascon Arana, Maria" w:date="2025-12-04T14:15:00Z" w16du:dateUtc="2025-12-04T21:15:00Z">
        <w:r w:rsidRPr="008D500B" w:rsidDel="00E600B9">
          <w:delText>5</w:delText>
        </w:r>
      </w:del>
      <w:del w:id="24" w:author="Rascon Arana, Maria" w:date="2025-12-05T16:00:00Z" w16du:dateUtc="2025-12-05T23:00:00Z">
        <w:r w:rsidRPr="008D500B" w:rsidDel="00B53A29">
          <w:delText>) hours of ethics education.</w:delText>
        </w:r>
      </w:del>
      <w:ins w:id="25" w:author="Rascon Arana, Maria" w:date="2025-12-05T16:01:00Z" w16du:dateUtc="2025-12-05T23:01:00Z">
        <w:r w:rsidR="00B53A29">
          <w:t>Every Facilitator and Clinical Facilitator licensee must complete a minimum of 1 hour of continuing education per month of licensure, or portion thereof, related to the delivery of natural medicine services. One (1) hour per quarter must specifically be in ethics. Although the total number of required continuing education hours accrues monthly, it can be completed at any time during the renewal cycle.</w:t>
        </w:r>
      </w:ins>
      <w:r w:rsidRPr="008D500B">
        <w:t xml:space="preserve"> </w:t>
      </w:r>
    </w:p>
    <w:p w14:paraId="22535695" w14:textId="7044069B" w:rsidR="00E600B9" w:rsidRDefault="00E600B9" w:rsidP="00E600B9">
      <w:pPr>
        <w:pStyle w:val="par2"/>
        <w:rPr>
          <w:ins w:id="26" w:author="Rascon Arana, Maria" w:date="2025-12-04T14:17:00Z" w16du:dateUtc="2025-12-04T21:17:00Z"/>
        </w:rPr>
      </w:pPr>
      <w:ins w:id="27" w:author="Rascon Arana, Maria" w:date="2025-12-04T14:17:00Z" w16du:dateUtc="2025-12-04T21:17:00Z">
        <w:r>
          <w:t>1.</w:t>
        </w:r>
        <w:r>
          <w:tab/>
          <w:t xml:space="preserve">For example, if </w:t>
        </w:r>
      </w:ins>
      <w:ins w:id="28" w:author="Rascon Arana, Maria" w:date="2025-12-05T16:02:00Z" w16du:dateUtc="2025-12-05T23:02:00Z">
        <w:r w:rsidR="00B53A29">
          <w:t>a license is issued on January 15</w:t>
        </w:r>
        <w:r w:rsidR="00B53A29" w:rsidRPr="00425256">
          <w:rPr>
            <w:vertAlign w:val="superscript"/>
          </w:rPr>
          <w:t>th</w:t>
        </w:r>
        <w:r w:rsidR="00B53A29">
          <w:t xml:space="preserve"> and expires on May 31</w:t>
        </w:r>
        <w:r w:rsidR="00B53A29" w:rsidRPr="00425256">
          <w:rPr>
            <w:vertAlign w:val="superscript"/>
          </w:rPr>
          <w:t>st</w:t>
        </w:r>
        <w:r w:rsidR="00B53A29">
          <w:t xml:space="preserve">, </w:t>
        </w:r>
      </w:ins>
      <w:ins w:id="29" w:author="Rascon Arana, Maria" w:date="2025-12-04T14:17:00Z" w16du:dateUtc="2025-12-04T21:17:00Z">
        <w:r>
          <w:t>the individual is required to obtain five (5) hours of continuing education prior to renewal.</w:t>
        </w:r>
      </w:ins>
    </w:p>
    <w:p w14:paraId="0CCE93A6" w14:textId="7F53AB1A" w:rsidR="00E600B9" w:rsidRDefault="00E600B9">
      <w:pPr>
        <w:pStyle w:val="par2"/>
        <w:pPrChange w:id="30" w:author="Rascon Arana, Maria" w:date="2025-12-04T14:17:00Z" w16du:dateUtc="2025-12-04T21:17:00Z">
          <w:pPr>
            <w:pStyle w:val="par1"/>
          </w:pPr>
        </w:pPrChange>
      </w:pPr>
      <w:ins w:id="31" w:author="Rascon Arana, Maria" w:date="2025-12-04T14:17:00Z" w16du:dateUtc="2025-12-04T21:17:00Z">
        <w:r>
          <w:t>2.</w:t>
        </w:r>
        <w:r>
          <w:tab/>
          <w:t xml:space="preserve">For those </w:t>
        </w:r>
      </w:ins>
      <w:ins w:id="32" w:author="Rascon Arana, Maria" w:date="2025-12-05T14:25:00Z" w16du:dateUtc="2025-12-05T21:25:00Z">
        <w:r w:rsidR="00A8160D">
          <w:t xml:space="preserve">individuals who are </w:t>
        </w:r>
      </w:ins>
      <w:ins w:id="33" w:author="Rascon Arana, Maria" w:date="2025-12-04T14:17:00Z" w16du:dateUtc="2025-12-04T21:17:00Z">
        <w:r>
          <w:t xml:space="preserve">issued licenses within </w:t>
        </w:r>
      </w:ins>
      <w:ins w:id="34" w:author="Rascon Arana, Maria" w:date="2025-12-05T14:26:00Z" w16du:dateUtc="2025-12-05T21:26:00Z">
        <w:r w:rsidR="00A8160D">
          <w:t>the 120</w:t>
        </w:r>
      </w:ins>
      <w:ins w:id="35" w:author="Rascon Arana, Maria" w:date="2025-12-04T14:17:00Z" w16du:dateUtc="2025-12-04T21:17:00Z">
        <w:r>
          <w:t xml:space="preserve"> days prior to the expiration date, the continuing education </w:t>
        </w:r>
      </w:ins>
      <w:ins w:id="36" w:author="Rascon Arana, Maria" w:date="2025-12-05T14:25:00Z" w16du:dateUtc="2025-12-05T21:25:00Z">
        <w:r w:rsidR="00A8160D">
          <w:t xml:space="preserve">requirement </w:t>
        </w:r>
      </w:ins>
      <w:ins w:id="37" w:author="Rascon Arana, Maria" w:date="2025-12-04T14:17:00Z" w16du:dateUtc="2025-12-04T21:17:00Z">
        <w:r>
          <w:t xml:space="preserve">will roll to the following renewal date. Those </w:t>
        </w:r>
      </w:ins>
      <w:ins w:id="38" w:author="Rascon Arana, Maria" w:date="2025-12-05T14:25:00Z" w16du:dateUtc="2025-12-05T21:25:00Z">
        <w:r w:rsidR="00A8160D">
          <w:t xml:space="preserve">licensees </w:t>
        </w:r>
      </w:ins>
      <w:ins w:id="39" w:author="Rascon Arana, Maria" w:date="2025-12-04T14:17:00Z" w16du:dateUtc="2025-12-04T21:17:00Z">
        <w:r>
          <w:t xml:space="preserve">will be required to </w:t>
        </w:r>
      </w:ins>
      <w:ins w:id="40" w:author="Rascon Arana, Maria" w:date="2025-12-05T14:26:00Z" w16du:dateUtc="2025-12-05T21:26:00Z">
        <w:r w:rsidR="00A8160D">
          <w:t>accrue t</w:t>
        </w:r>
      </w:ins>
      <w:ins w:id="41" w:author="Rascon Arana, Maria" w:date="2025-12-04T14:17:00Z" w16du:dateUtc="2025-12-04T21:17:00Z">
        <w:r>
          <w:t>welve (12) hours of continuing education.</w:t>
        </w:r>
      </w:ins>
    </w:p>
    <w:p w14:paraId="0A439AB7" w14:textId="1CCDCF42" w:rsidR="008D500B" w:rsidRDefault="008D500B" w:rsidP="008D500B">
      <w:pPr>
        <w:pStyle w:val="par1"/>
      </w:pPr>
      <w:r>
        <w:t>D.</w:t>
      </w:r>
      <w:r>
        <w:tab/>
      </w:r>
      <w:r w:rsidRPr="008D500B">
        <w:t xml:space="preserve">Licensees may satisfy continuing education requirements through attendance at workshops, seminars, symposia, colloquia, invited speaker sessions, institutes, or scientific or professional programs offered at meetings of local, state, regional, national, or international professional or scientific organizations. The activities completed pursuant to this Rule 5.4(C) may include online continuing education. Up to three hours of the required 20 hours of continuing education may be accrued from attendance at nonaccredited programming or through bona-fide facilitator peer support groups that otherwise meets the requirements of this Rule 5.4. Bona fide peer facilitator support group means a group of three or more licensed Facilitators or Clinical Facilitators that meet to discuss generally accepted standards of practice and anonymized experiences. </w:t>
      </w:r>
    </w:p>
    <w:p w14:paraId="66AE6FBD" w14:textId="78F200F5" w:rsidR="008D500B" w:rsidRDefault="008D500B" w:rsidP="008D500B">
      <w:pPr>
        <w:pStyle w:val="par1"/>
        <w:rPr>
          <w:ins w:id="42" w:author="Rascon Arana, Maria" w:date="2025-12-04T14:18:00Z" w16du:dateUtc="2025-12-04T21:18:00Z"/>
        </w:rPr>
      </w:pPr>
      <w:r>
        <w:t>E.</w:t>
      </w:r>
      <w:r>
        <w:tab/>
      </w:r>
      <w:r w:rsidRPr="008D500B">
        <w:t>Licensees must maintain copies of transcripts or certificates of attendance/completion for each continuing education seminar or course the licensee completed. Licensees must provide the Director with proof of completion of continuing education coursework upon request.</w:t>
      </w:r>
    </w:p>
    <w:p w14:paraId="142F7C6A" w14:textId="3EB9AC9B" w:rsidR="00E600B9" w:rsidRDefault="00B53A29" w:rsidP="008D500B">
      <w:pPr>
        <w:pStyle w:val="par1"/>
      </w:pPr>
      <w:ins w:id="43" w:author="Rascon Arana, Maria" w:date="2025-12-05T16:03:00Z" w16du:dateUtc="2025-12-05T23:03:00Z">
        <w:r>
          <w:lastRenderedPageBreak/>
          <w:t>F</w:t>
        </w:r>
      </w:ins>
      <w:ins w:id="44" w:author="Rascon Arana, Maria" w:date="2025-12-04T14:18:00Z" w16du:dateUtc="2025-12-04T21:18:00Z">
        <w:r w:rsidR="00E600B9">
          <w:t>.</w:t>
        </w:r>
        <w:r w:rsidR="00E600B9">
          <w:tab/>
          <w:t>Continuing education hours accrued by a licensee to satisfy another professional licensure’s continuing education requirement are eligible for inclusion in the calculation of continuing education for a natural medicine license only if the continuing education is specific to the delivery of regulated natural medicine services</w:t>
        </w:r>
      </w:ins>
      <w:ins w:id="45" w:author="Rascon Arana, Maria" w:date="2025-12-05T16:04:00Z" w16du:dateUtc="2025-12-05T23:04:00Z">
        <w:r w:rsidR="007C2E05">
          <w:t xml:space="preserve"> or </w:t>
        </w:r>
      </w:ins>
      <w:ins w:id="46" w:author="Rascon Arana, Maria" w:date="2025-12-05T16:05:00Z" w16du:dateUtc="2025-12-05T23:05:00Z">
        <w:r w:rsidR="007C2E05">
          <w:t>ethics</w:t>
        </w:r>
      </w:ins>
      <w:ins w:id="47" w:author="Rascon Arana, Maria" w:date="2025-12-04T14:18:00Z" w16du:dateUtc="2025-12-04T21:18:00Z">
        <w:r w:rsidR="00E600B9">
          <w:t>. Continuing education hours completed to comply with a requirement for a natural medicine license issued by another state may be counted towards meeting the requirements of Rule 5.4.</w:t>
        </w:r>
      </w:ins>
    </w:p>
    <w:p w14:paraId="69EB5560" w14:textId="5415E2E6" w:rsidR="00EB4F96" w:rsidRPr="00EB4F96" w:rsidRDefault="00EB4F96" w:rsidP="00EB4F96">
      <w:pPr>
        <w:jc w:val="center"/>
        <w:rPr>
          <w:rFonts w:cs="Arial"/>
          <w:bCs/>
          <w:color w:val="000000"/>
        </w:rPr>
      </w:pPr>
      <w:r>
        <w:rPr>
          <w:rFonts w:cs="Arial"/>
          <w:bCs/>
          <w:color w:val="000000"/>
        </w:rPr>
        <w:t>…</w:t>
      </w:r>
    </w:p>
    <w:p w14:paraId="2602CA41" w14:textId="77777777" w:rsidR="008D500B" w:rsidRPr="00AB2F76" w:rsidRDefault="008D500B" w:rsidP="008D500B">
      <w:pPr>
        <w:pStyle w:val="upar1"/>
      </w:pPr>
      <w:bookmarkStart w:id="48" w:name="_gild8w4tmu0t" w:colFirst="0" w:colLast="0"/>
      <w:bookmarkEnd w:id="48"/>
      <w:r w:rsidRPr="00AB2F76">
        <w:t>_________________________________________________________________________</w:t>
      </w:r>
    </w:p>
    <w:p w14:paraId="5205C0F2" w14:textId="77777777" w:rsidR="00AB2F76" w:rsidRPr="004257B9" w:rsidRDefault="00AB2F76" w:rsidP="004257B9">
      <w:pPr>
        <w:pStyle w:val="Heading2"/>
        <w:rPr>
          <w:i w:val="0"/>
          <w:iCs w:val="0"/>
          <w:sz w:val="20"/>
          <w:szCs w:val="20"/>
        </w:rPr>
      </w:pPr>
      <w:r w:rsidRPr="004257B9">
        <w:rPr>
          <w:i w:val="0"/>
          <w:iCs w:val="0"/>
          <w:sz w:val="20"/>
          <w:szCs w:val="20"/>
        </w:rPr>
        <w:t>Editor’s Notes</w:t>
      </w:r>
    </w:p>
    <w:p w14:paraId="0CCD20DF" w14:textId="3472B6D9" w:rsidR="001438D0" w:rsidRPr="004257B9" w:rsidRDefault="001438D0" w:rsidP="004257B9">
      <w:pPr>
        <w:pStyle w:val="par1"/>
        <w:spacing w:line="276" w:lineRule="auto"/>
        <w:rPr>
          <w:b/>
          <w:bCs/>
        </w:rPr>
      </w:pPr>
      <w:r w:rsidRPr="004257B9">
        <w:rPr>
          <w:b/>
          <w:bCs/>
        </w:rPr>
        <w:t xml:space="preserve">History </w:t>
      </w:r>
    </w:p>
    <w:p w14:paraId="11E0E0BA" w14:textId="77777777" w:rsidR="001438D0" w:rsidRDefault="001438D0" w:rsidP="004257B9">
      <w:pPr>
        <w:pStyle w:val="par1"/>
        <w:spacing w:before="0" w:line="276" w:lineRule="auto"/>
      </w:pPr>
      <w:r w:rsidRPr="001438D0">
        <w:t xml:space="preserve">New rule eff. 06/30/2024. </w:t>
      </w:r>
    </w:p>
    <w:p w14:paraId="41F827D8" w14:textId="195FF904" w:rsidR="001438D0" w:rsidRDefault="001438D0" w:rsidP="004257B9">
      <w:pPr>
        <w:pStyle w:val="par1"/>
        <w:spacing w:before="0" w:line="276" w:lineRule="auto"/>
      </w:pPr>
      <w:r w:rsidRPr="001438D0">
        <w:t xml:space="preserve">Rules 1.4, 6-8 eff. 09/14/2024. </w:t>
      </w:r>
    </w:p>
    <w:p w14:paraId="13F4FBF2" w14:textId="77777777" w:rsidR="001438D0" w:rsidRDefault="001438D0" w:rsidP="004257B9">
      <w:pPr>
        <w:pStyle w:val="par1"/>
        <w:spacing w:before="0" w:line="276" w:lineRule="auto"/>
      </w:pPr>
      <w:r w:rsidRPr="001438D0">
        <w:t xml:space="preserve">Rules 1.4, 2.1 H, 2.2 A, 2.2 B.1.c, 2.5 A.2-3, 2.5 C.1.a.(1), 2.5 D-E, 2.6 D.4, 2.6 D.5.e-i, 2.7 C, 2.7 D, 2.7 E, 2.7 E.2, 2.8 C.1, 2.8 D, 2.8 E-F, 2.9 A.1.c-d, 3.1 A.1, 3.2 A.2, 4.1 F.1.c, 4.1 G-N, 5.3 B, 5.4 BC, 5.5, 6.2, 6.3 B, 6.3 D, 6.4 D-K, 6.5 D, 6.6 C-I, 6.9 A.1, 6.14 C, 6.15 A, 6.15 C.1.b(2)(c), 6.16 B, 6.16 D.1, 6.16 M, 6.17 E, 6.18 H, 8.1 B.15, 8.2 B, 8.2 C.3, 8.2 D-E eff. 01/30/2025. Rule 3.3 repealed eff. 01/30/2025. </w:t>
      </w:r>
    </w:p>
    <w:p w14:paraId="1F1A3775" w14:textId="7CD86058" w:rsidR="001438D0" w:rsidRDefault="001438D0" w:rsidP="004257B9">
      <w:pPr>
        <w:pStyle w:val="par1"/>
        <w:spacing w:before="0" w:line="276" w:lineRule="auto"/>
      </w:pPr>
      <w:r w:rsidRPr="001438D0">
        <w:t>Rules 2.5 C.1.b, 2.10, 6.16 K.2, 6.17 F, 6.17 G.3, 6.18 eff. 03/30/2025.</w:t>
      </w:r>
    </w:p>
    <w:p w14:paraId="4FE55743" w14:textId="687B7B67" w:rsidR="004257B9" w:rsidRPr="001438D0" w:rsidRDefault="004257B9" w:rsidP="004257B9">
      <w:pPr>
        <w:pStyle w:val="par1"/>
        <w:spacing w:before="0" w:line="276" w:lineRule="auto"/>
      </w:pPr>
      <w:r w:rsidRPr="004257B9">
        <w:t>Rule 5.4 emer. rule eff. 12/05/2025.</w:t>
      </w:r>
    </w:p>
    <w:p w14:paraId="36D093D0" w14:textId="77777777" w:rsidR="00AB2F76" w:rsidRPr="00061FFC" w:rsidRDefault="00AB2F76" w:rsidP="004257B9">
      <w:pPr>
        <w:tabs>
          <w:tab w:val="left" w:pos="1440"/>
          <w:tab w:val="left" w:pos="2160"/>
        </w:tabs>
        <w:spacing w:before="0" w:line="276" w:lineRule="auto"/>
        <w:ind w:left="720"/>
        <w:rPr>
          <w:rFonts w:cs="Arial"/>
          <w:color w:val="000000"/>
        </w:rPr>
      </w:pPr>
      <w:bookmarkStart w:id="49" w:name="_r2acd13hv5nx" w:colFirst="0" w:colLast="0"/>
      <w:bookmarkEnd w:id="49"/>
    </w:p>
    <w:p w14:paraId="7AC366EE" w14:textId="77777777" w:rsidR="00AB2F76" w:rsidRPr="00061FFC" w:rsidRDefault="00AB2F76" w:rsidP="001438D0">
      <w:pPr>
        <w:tabs>
          <w:tab w:val="left" w:pos="0"/>
          <w:tab w:val="left" w:pos="1440"/>
        </w:tabs>
        <w:rPr>
          <w:rFonts w:cs="Arial"/>
          <w:color w:val="000000"/>
        </w:rPr>
      </w:pPr>
    </w:p>
    <w:p w14:paraId="3550A688" w14:textId="77777777" w:rsidR="006D2197" w:rsidRPr="00061FFC" w:rsidRDefault="006D2197" w:rsidP="006D2197">
      <w:pPr>
        <w:pStyle w:val="upar1"/>
      </w:pPr>
    </w:p>
    <w:sectPr w:rsidR="006D2197" w:rsidRPr="00061FFC" w:rsidSect="001A54EE">
      <w:headerReference w:type="default" r:id="rId12"/>
      <w:footerReference w:type="default" r:id="rId13"/>
      <w:footerReference w:type="first" r:id="rId14"/>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scon Arana, Maria" w:date="2026-08-20T09:47:00Z" w:initials="MR">
    <w:p w14:paraId="7497D956" w14:textId="77777777" w:rsidR="00255BB7" w:rsidRDefault="00255BB7" w:rsidP="00255BB7">
      <w:pPr>
        <w:pStyle w:val="CommentText"/>
      </w:pPr>
      <w:r>
        <w:rPr>
          <w:rStyle w:val="CommentReference"/>
        </w:rPr>
        <w:annotationRef/>
      </w:r>
      <w:r>
        <w:t xml:space="preserve">John Fleck - I'm licensed as a physical therapist and natural medicine facilitator in training in Colorado and have finished my consultation hours for full licensure.  I'm interested in becoming a clinical facilitator and would like to ask to have physical therapists and other health care providers considered for this type of license.  I work in a clinical role and am interested in using natural medicine to help to improve pain, movement and quality of life.  I hope to help people with skills from both licenses and would appreciate starting this discussion with the group.  </w:t>
      </w:r>
    </w:p>
  </w:comment>
  <w:comment w:id="2" w:author="Rascon Arana, Maria" w:date="2026-08-20T09:49:00Z" w:initials="MR">
    <w:p w14:paraId="5BAD729B" w14:textId="77777777" w:rsidR="00255BB7" w:rsidRDefault="00255BB7" w:rsidP="00255BB7">
      <w:pPr>
        <w:pStyle w:val="CommentText"/>
      </w:pPr>
      <w:r>
        <w:rPr>
          <w:rStyle w:val="CommentReference"/>
        </w:rPr>
        <w:annotationRef/>
      </w:r>
      <w:r>
        <w:t>Anonymous - I am writing to provide feedback on the proposed revision to Rule 5.4, as the current draft does not align with existing behavioral health professional licensing standards. As a behavioral health provider with over 25 years of experience, I urge you to consider the distinct background, expertise, and training of seasoned clinical facilitators compared to non-clinical facilitators.</w:t>
      </w:r>
    </w:p>
    <w:p w14:paraId="28128604" w14:textId="77777777" w:rsidR="00255BB7" w:rsidRDefault="00255BB7" w:rsidP="00255BB7">
      <w:pPr>
        <w:pStyle w:val="CommentText"/>
      </w:pPr>
      <w:r>
        <w:t>Specifically, I request the following adjustments to the proposed rules:</w:t>
      </w:r>
    </w:p>
    <w:p w14:paraId="69AC1BE5" w14:textId="77777777" w:rsidR="00255BB7" w:rsidRDefault="00255BB7" w:rsidP="00255BB7">
      <w:pPr>
        <w:pStyle w:val="CommentText"/>
      </w:pPr>
      <w:r>
        <w:t xml:space="preserve">  - Continuing Education (CE) Structure: Clinical facilitators who hold concurrent DORA licenses (such as LCSW, LAC, or LPC) should not be grouped with non-licensed facilitators. I recommend lessening the natural medicine-specific CE requirement to 10 hours per two-year cycle, allowing the remaining 30 hours to be shared with their coinciding behavioral health licenses (40 hours every two year) requirement.</w:t>
      </w:r>
    </w:p>
    <w:p w14:paraId="0AB7153C" w14:textId="77777777" w:rsidR="00255BB7" w:rsidRDefault="00255BB7" w:rsidP="00255BB7">
      <w:pPr>
        <w:pStyle w:val="CommentText"/>
      </w:pPr>
      <w:r>
        <w:t xml:space="preserve">  - Ethics Requirement: Please reconsider the mandatory ethics training for every renewal cycle of 4 hours. This is not required at this frequency for other behavioral health licenses, and the content remains largely stagnant. Currently, 25 hours of Ethics are required by the curriculum and 10 hours of Ethics in Consultation. After 35 hours of Ethics training and specified consultation, in addition to a clinicians prior educational requirements to which every behavioral health program also requires Ethics Training; I ask that this requirement either be removed for clinical facilitators or more clearly justified why this is needed and how it improves care if the content does not change. </w:t>
      </w:r>
    </w:p>
    <w:p w14:paraId="2CB647A2" w14:textId="77777777" w:rsidR="00255BB7" w:rsidRDefault="00255BB7" w:rsidP="00255BB7">
      <w:pPr>
        <w:pStyle w:val="CommentText"/>
      </w:pPr>
      <w:r>
        <w:t xml:space="preserve">  - Approval of External CE Sources: Limiting CE credits to the currently approved categories restricts professional growth. Until a national certifying organization is established, please allow summits, webinars, and readings of books and research to count toward licensing requirements. Siloing CE to only be those approved by the State of Colorado currently limits the worldwide consumption of information, which may lessen knowledge around cultural expertise, exploration of new ideas, and creativity. </w:t>
      </w:r>
    </w:p>
    <w:p w14:paraId="743C7387" w14:textId="77777777" w:rsidR="00255BB7" w:rsidRDefault="00255BB7" w:rsidP="00255BB7">
      <w:pPr>
        <w:pStyle w:val="CommentText"/>
      </w:pPr>
      <w:r>
        <w:t xml:space="preserve">  - Financial Burden: The cumulative cost of coursework ($8,000+), practicum ($2,500+), consultations($1,400+), basic life support ($99) and licensing fees (facilitator in training, $420) creates a significant financial burden prior to even transitioning to a Facilitator License ($ unknown because fees are not transparent on the website) . To ease this financial burden, CE requirements should be waived for the first Facilitator Licensing cycle and mandated only for subsequent renewals, given the time, effort, and cost already invested in the initial phase of becoming a licensed clinical facilitator in Colorado (which is easily $15,000+). </w:t>
      </w:r>
    </w:p>
  </w:comment>
  <w:comment w:id="3" w:author="Rascon Arana, Maria" w:date="2026-08-20T09:51:00Z" w:initials="MR">
    <w:p w14:paraId="4298D7A1" w14:textId="77777777" w:rsidR="00255BB7" w:rsidRDefault="00255BB7" w:rsidP="00255BB7">
      <w:pPr>
        <w:pStyle w:val="CommentText"/>
      </w:pPr>
      <w:r>
        <w:rPr>
          <w:rStyle w:val="CommentReference"/>
        </w:rPr>
        <w:annotationRef/>
      </w:r>
      <w:r>
        <w:t>Changa Institute - Changa Institute provides continuing education ("CE") programming to Facilitator and Clinical Facilitator licensees under the Natural Medicine Health Act. We support the proposed shift to monthly CE accrual, which adds welcome flexibility for licensees on staggered renewal dates, but ask the Division to address the following before finalizing Rule 5.4 of 4 CCR 755-1:</w:t>
      </w:r>
    </w:p>
    <w:p w14:paraId="7C951360" w14:textId="77777777" w:rsidR="00255BB7" w:rsidRDefault="00255BB7" w:rsidP="00255BB7">
      <w:pPr>
        <w:pStyle w:val="CommentText"/>
      </w:pPr>
      <w:r>
        <w:t>1. Rule 5.4(D)'s cap on nonaccredited/peer-support hours is stale and disproportionate.</w:t>
      </w:r>
    </w:p>
    <w:p w14:paraId="7E154C8C" w14:textId="77777777" w:rsidR="00255BB7" w:rsidRDefault="00255BB7" w:rsidP="00255BB7">
      <w:pPr>
        <w:pStyle w:val="CommentText"/>
      </w:pPr>
      <w:r>
        <w:t>Rule 5.4(D) still caps non-accredited and peer-support hours at "three hours of the required 20 hours," but Rule 5.4(C) no longer sets a flat 20-hour total, it now varies by cycle (5 hours in the rule's own example). A flat three-hour cap would be 60% of a 5-hour requirement versus 15% of the old 20-hour one. We ask the Division to update Rule 5.4(D) to track the applicable total for each cycle, ideally as a percentage rather than a fixed number of hours.</w:t>
      </w:r>
    </w:p>
    <w:p w14:paraId="12268EAC" w14:textId="77777777" w:rsidR="00255BB7" w:rsidRDefault="00255BB7" w:rsidP="00255BB7">
      <w:pPr>
        <w:pStyle w:val="CommentText"/>
      </w:pPr>
      <w:r>
        <w:t>2. The quarterly ethics requirement needs a definition and a proration rule.</w:t>
      </w:r>
    </w:p>
    <w:p w14:paraId="6C3C210B" w14:textId="77777777" w:rsidR="00255BB7" w:rsidRDefault="00255BB7" w:rsidP="00255BB7">
      <w:pPr>
        <w:pStyle w:val="CommentText"/>
      </w:pPr>
      <w:r>
        <w:t>Rule 5.4(C) requires one ethics hour "per quarter" but does not define "quarter," and its own proration example (5 hours for a license issued January 15, expiring May 31) does not show how many of those hours must be ethics-specific. We ask the Division to define "quarter" and state how the ethics hour prorates for partial cycles, using the same "or portion thereof" approach already applied to the monthly total, and to state that rounding rule in the operative text rather than leaving it to an example.</w:t>
      </w:r>
    </w:p>
    <w:p w14:paraId="59CC848D" w14:textId="77777777" w:rsidR="00255BB7" w:rsidRDefault="00255BB7" w:rsidP="00255BB7">
      <w:pPr>
        <w:pStyle w:val="CommentText"/>
      </w:pPr>
      <w:r>
        <w:t>3. The 120-day early-issuance threshold creates a sharp cliff.</w:t>
      </w:r>
    </w:p>
    <w:p w14:paraId="1606023F" w14:textId="77777777" w:rsidR="00255BB7" w:rsidRDefault="00255BB7" w:rsidP="00255BB7">
      <w:pPr>
        <w:pStyle w:val="CommentText"/>
      </w:pPr>
      <w:r>
        <w:t>Under Rule 5.4(C)(2), a licensee issued within 120 days of the renewal date has their CE requirement roll entirely to the next cycle, while one issued a day earlier owes prorated hours immediately. We ask the Division to add a smoothing mechanism near the threshold, or at least examples showing treatment just inside and outside the 120-day line.</w:t>
      </w:r>
    </w:p>
    <w:p w14:paraId="7F90E960" w14:textId="77777777" w:rsidR="00255BB7" w:rsidRDefault="00255BB7" w:rsidP="00255BB7">
      <w:pPr>
        <w:pStyle w:val="CommentText"/>
      </w:pPr>
      <w:r>
        <w:t>4. New Rule 5.4(F) needs a workable standard for "specific to" natural medicine CE, and reciprocity details.</w:t>
      </w:r>
    </w:p>
    <w:p w14:paraId="7555F471" w14:textId="77777777" w:rsidR="00255BB7" w:rsidRDefault="00255BB7" w:rsidP="00255BB7">
      <w:pPr>
        <w:pStyle w:val="CommentText"/>
      </w:pPr>
      <w:r>
        <w:t>The "specific to the delivery of regulated natural medicine services or ethics" standard for crediting other-license CE is undefined, leaving CE providers and cross-licensed practitioners (nurses, counselors, psychologists) to guess whether a course qualifies. We ask the Division to clarify what makes CE "specific to" natural medicine delivery, and separately to confirm that the cross-state reciprocity sentence is meant to apply without that same relevance limit, identifying which other states currently license "natural medicine" providers. Rule 5.4(E)'s documentation requirement should also specify what will substantiate hours claimed under 5.4(F), since a generic certificate may not show relevance on its face.</w:t>
      </w:r>
    </w:p>
    <w:p w14:paraId="7D8F9AE4" w14:textId="77777777" w:rsidR="00255BB7" w:rsidRDefault="00255BB7" w:rsidP="00255BB7">
      <w:pPr>
        <w:pStyle w:val="CommentText"/>
      </w:pPr>
      <w:r>
        <w:t>5. The Division should explain the net reduction in required hours.</w:t>
      </w:r>
    </w:p>
    <w:p w14:paraId="2D33AC88" w14:textId="77777777" w:rsidR="00255BB7" w:rsidRDefault="00255BB7" w:rsidP="00255BB7">
      <w:pPr>
        <w:pStyle w:val="CommentText"/>
      </w:pPr>
      <w:r>
        <w:t>The proposal lowers the standard annual requirement from 20 to 12 hours and ethics hours from 5 to 4 (though ethics rises as a share of the total, from 25% to roughly 33%). Rule 5.4(A)'s Basis and Purpose statement does not explain this change. We ask the Division to state its rationale in the rulemaking record so stakeholders can evaluate it.</w:t>
      </w:r>
    </w:p>
  </w:comment>
  <w:comment w:id="4" w:author="Rascon Arana, Maria" w:date="2026-08-20T14:10:00Z" w:initials="MR">
    <w:p w14:paraId="7CEAC905" w14:textId="77777777" w:rsidR="00FE2EAC" w:rsidRDefault="00FE2EAC" w:rsidP="00FE2EAC">
      <w:pPr>
        <w:pStyle w:val="CommentText"/>
      </w:pPr>
      <w:r>
        <w:rPr>
          <w:rStyle w:val="CommentReference"/>
        </w:rPr>
        <w:annotationRef/>
      </w:r>
      <w:r>
        <w:t xml:space="preserve">David Alley - Agrees w John Fleck’s comments. </w:t>
      </w:r>
    </w:p>
  </w:comment>
  <w:comment w:id="5" w:author="Rascon Arana, Maria" w:date="2026-08-20T14:13:00Z" w:initials="MR">
    <w:p w14:paraId="64F72B85" w14:textId="77777777" w:rsidR="004830D4" w:rsidRDefault="00FE2EAC" w:rsidP="004830D4">
      <w:pPr>
        <w:pStyle w:val="CommentText"/>
      </w:pPr>
      <w:r>
        <w:rPr>
          <w:rStyle w:val="CommentReference"/>
        </w:rPr>
        <w:annotationRef/>
      </w:r>
      <w:r w:rsidR="004830D4">
        <w:t>Carolyn Holland - Agrees w above comments. PT &amp; OT should be considered in the continuing ed requirement. The requirement should be more “general”. The 12hr requirement is reasonable</w:t>
      </w:r>
    </w:p>
  </w:comment>
  <w:comment w:id="6" w:author="Rascon Arana, Maria" w:date="2026-08-20T14:18:00Z" w:initials="MR">
    <w:p w14:paraId="4711018F" w14:textId="5D3EC0E5" w:rsidR="00FE2EAC" w:rsidRDefault="00FE2EAC" w:rsidP="00FE2EAC">
      <w:pPr>
        <w:pStyle w:val="CommentText"/>
      </w:pPr>
      <w:r>
        <w:rPr>
          <w:rStyle w:val="CommentReference"/>
        </w:rPr>
        <w:annotationRef/>
      </w:r>
      <w:r>
        <w:t>Jessica Caming (Elenor) - What type of teachers are allowed?</w:t>
      </w:r>
    </w:p>
  </w:comment>
  <w:comment w:id="7" w:author="Rascon Arana, Maria" w:date="2026-08-20T14:20:00Z" w:initials="MR">
    <w:p w14:paraId="475850C7" w14:textId="77777777" w:rsidR="00376B26" w:rsidRDefault="00FE2EAC" w:rsidP="00376B26">
      <w:pPr>
        <w:pStyle w:val="CommentText"/>
      </w:pPr>
      <w:r>
        <w:rPr>
          <w:rStyle w:val="CommentReference"/>
        </w:rPr>
        <w:annotationRef/>
      </w:r>
      <w:r w:rsidR="00376B26">
        <w:t>Christopher Golias - Disagrees w rule changes to avoid risks. Facilitators must be as current as possible and complete 20hrs of cont ed. Please provide specification</w:t>
      </w:r>
    </w:p>
  </w:comment>
  <w:comment w:id="8" w:author="Rascon Arana, Maria" w:date="2026-08-20T14:32:00Z" w:initials="MR">
    <w:p w14:paraId="76A93387" w14:textId="179F9657" w:rsidR="00376B26" w:rsidRDefault="00376B26" w:rsidP="00376B26">
      <w:pPr>
        <w:pStyle w:val="CommentText"/>
      </w:pPr>
      <w:r>
        <w:rPr>
          <w:rStyle w:val="CommentReference"/>
        </w:rPr>
        <w:annotationRef/>
      </w:r>
      <w:r>
        <w:t>Matthew Ettinger - Is a professional association permitted to develop and offer continuing education courses that satisfy the continuing education requirements set by the Natural Medicine Board, and if so, what approval, accreditation, or registration process must the association follow for its courses to be recognized by the 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97D956" w15:done="0"/>
  <w15:commentEx w15:paraId="743C7387" w15:paraIdParent="7497D956" w15:done="0"/>
  <w15:commentEx w15:paraId="2D33AC88" w15:paraIdParent="7497D956" w15:done="0"/>
  <w15:commentEx w15:paraId="7CEAC905" w15:paraIdParent="7497D956" w15:done="0"/>
  <w15:commentEx w15:paraId="64F72B85" w15:paraIdParent="7497D956" w15:done="0"/>
  <w15:commentEx w15:paraId="4711018F" w15:paraIdParent="7497D956" w15:done="0"/>
  <w15:commentEx w15:paraId="475850C7" w15:paraIdParent="7497D956" w15:done="0"/>
  <w15:commentEx w15:paraId="76A93387" w15:paraIdParent="7497D9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C63C60" w16cex:dateUtc="2026-08-20T15:47:00Z"/>
  <w16cex:commentExtensible w16cex:durableId="7E4273F3" w16cex:dateUtc="2026-08-20T15:49:00Z"/>
  <w16cex:commentExtensible w16cex:durableId="4ABEFAD0" w16cex:dateUtc="2026-08-20T15:51:00Z"/>
  <w16cex:commentExtensible w16cex:durableId="352AA6F9" w16cex:dateUtc="2026-08-20T20:10:00Z"/>
  <w16cex:commentExtensible w16cex:durableId="2800B7C9" w16cex:dateUtc="2026-08-20T20:13:00Z"/>
  <w16cex:commentExtensible w16cex:durableId="24678271" w16cex:dateUtc="2026-08-20T20:18:00Z"/>
  <w16cex:commentExtensible w16cex:durableId="2ECD17C8" w16cex:dateUtc="2026-08-20T20:20:00Z"/>
  <w16cex:commentExtensible w16cex:durableId="7BE7E03C" w16cex:dateUtc="2026-08-20T2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97D956" w16cid:durableId="66C63C60"/>
  <w16cid:commentId w16cid:paraId="743C7387" w16cid:durableId="7E4273F3"/>
  <w16cid:commentId w16cid:paraId="2D33AC88" w16cid:durableId="4ABEFAD0"/>
  <w16cid:commentId w16cid:paraId="7CEAC905" w16cid:durableId="352AA6F9"/>
  <w16cid:commentId w16cid:paraId="64F72B85" w16cid:durableId="2800B7C9"/>
  <w16cid:commentId w16cid:paraId="4711018F" w16cid:durableId="24678271"/>
  <w16cid:commentId w16cid:paraId="475850C7" w16cid:durableId="2ECD17C8"/>
  <w16cid:commentId w16cid:paraId="76A93387" w16cid:durableId="7BE7E0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F76CE" w14:textId="77777777" w:rsidR="000E72F6" w:rsidRDefault="000E72F6" w:rsidP="00112A8C">
      <w:pPr>
        <w:spacing w:before="0"/>
      </w:pPr>
      <w:r>
        <w:separator/>
      </w:r>
    </w:p>
  </w:endnote>
  <w:endnote w:type="continuationSeparator" w:id="0">
    <w:p w14:paraId="0043AF89" w14:textId="77777777" w:rsidR="000E72F6" w:rsidRDefault="000E72F6"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60FB" w14:textId="77777777" w:rsidR="008A7322" w:rsidRPr="000A5A5A" w:rsidRDefault="008A7322"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DEF1" w14:textId="77777777" w:rsidR="008A7322" w:rsidRPr="00A36541" w:rsidRDefault="008A7322"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95650" w14:textId="77777777" w:rsidR="000E72F6" w:rsidRDefault="000E72F6" w:rsidP="00112A8C">
      <w:pPr>
        <w:spacing w:before="0"/>
      </w:pPr>
      <w:r>
        <w:separator/>
      </w:r>
    </w:p>
  </w:footnote>
  <w:footnote w:type="continuationSeparator" w:id="0">
    <w:p w14:paraId="72EE7440" w14:textId="77777777" w:rsidR="000E72F6" w:rsidRDefault="000E72F6"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FC76" w14:textId="77777777" w:rsidR="008A7322" w:rsidRDefault="0019728D" w:rsidP="000A5A5A">
    <w:pPr>
      <w:pStyle w:val="Header"/>
      <w:pBdr>
        <w:bottom w:val="single" w:sz="12" w:space="1" w:color="auto"/>
      </w:pBdr>
      <w:tabs>
        <w:tab w:val="clear" w:pos="4680"/>
      </w:tabs>
      <w:rPr>
        <w:rFonts w:cs="Arial"/>
        <w:b/>
        <w:i/>
        <w:color w:val="000000"/>
        <w:sz w:val="18"/>
        <w:szCs w:val="18"/>
      </w:rPr>
    </w:pPr>
    <w:r>
      <w:rPr>
        <w:rFonts w:cs="Arial"/>
        <w:b/>
        <w:i/>
        <w:caps/>
        <w:sz w:val="18"/>
        <w:szCs w:val="18"/>
      </w:rPr>
      <w:t>CODE OF COLORADO REGULATIONS</w:t>
    </w:r>
    <w:r w:rsidR="008A7322" w:rsidRPr="00967C63">
      <w:rPr>
        <w:rFonts w:cs="Arial"/>
        <w:b/>
        <w:i/>
        <w:caps/>
        <w:sz w:val="18"/>
        <w:szCs w:val="18"/>
      </w:rPr>
      <w:tab/>
    </w:r>
    <w:r>
      <w:rPr>
        <w:rFonts w:cs="Arial"/>
        <w:b/>
        <w:i/>
        <w:caps/>
        <w:sz w:val="18"/>
        <w:szCs w:val="18"/>
      </w:rPr>
      <w:t>4 CCR 755-1</w:t>
    </w:r>
  </w:p>
  <w:p w14:paraId="1C1DEF05" w14:textId="77777777" w:rsidR="001D14EC" w:rsidRPr="000A5A5A" w:rsidRDefault="0019728D" w:rsidP="000A5A5A">
    <w:pPr>
      <w:pStyle w:val="Header"/>
      <w:pBdr>
        <w:bottom w:val="single" w:sz="12" w:space="1" w:color="auto"/>
      </w:pBdr>
      <w:tabs>
        <w:tab w:val="clear" w:pos="4680"/>
      </w:tabs>
      <w:spacing w:before="0"/>
      <w:rPr>
        <w:rFonts w:cs="Arial"/>
        <w:b/>
        <w:i/>
        <w:sz w:val="18"/>
        <w:szCs w:val="18"/>
      </w:rPr>
    </w:pPr>
    <w:r>
      <w:rPr>
        <w:rFonts w:cs="Arial"/>
        <w:b/>
        <w:i/>
        <w:sz w:val="18"/>
        <w:szCs w:val="18"/>
      </w:rPr>
      <w:t>Office of Natural Medicine</w:t>
    </w:r>
    <w:r w:rsidR="001D14EC">
      <w:rPr>
        <w:rFonts w:cs="Arial"/>
        <w:b/>
        <w:i/>
        <w:sz w:val="18"/>
        <w:szCs w:val="18"/>
      </w:rPr>
      <w:t xml:space="preserve"> Licensure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87A38"/>
    <w:multiLevelType w:val="hybridMultilevel"/>
    <w:tmpl w:val="07E4F752"/>
    <w:lvl w:ilvl="0" w:tplc="7F4CF93C">
      <w:start w:val="1"/>
      <w:numFmt w:val="upperLetter"/>
      <w:pStyle w:val="Styl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8019393">
    <w:abstractNumId w:val="0"/>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con Arana, Maria">
    <w15:presenceInfo w15:providerId="AD" w15:userId="S::mdhernandez@dora.state.co.us::59d6495d-0bf9-491e-a1bf-024d70509a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2BD"/>
    <w:rsid w:val="00004932"/>
    <w:rsid w:val="00005566"/>
    <w:rsid w:val="00013E97"/>
    <w:rsid w:val="00015DDA"/>
    <w:rsid w:val="00020816"/>
    <w:rsid w:val="000216A6"/>
    <w:rsid w:val="000233CD"/>
    <w:rsid w:val="0002664F"/>
    <w:rsid w:val="00042BEF"/>
    <w:rsid w:val="00047DCF"/>
    <w:rsid w:val="00050360"/>
    <w:rsid w:val="00052BCD"/>
    <w:rsid w:val="000544C7"/>
    <w:rsid w:val="00054C4F"/>
    <w:rsid w:val="00061FFC"/>
    <w:rsid w:val="0006233F"/>
    <w:rsid w:val="00064918"/>
    <w:rsid w:val="000660F3"/>
    <w:rsid w:val="00071435"/>
    <w:rsid w:val="00072523"/>
    <w:rsid w:val="0007334B"/>
    <w:rsid w:val="00073432"/>
    <w:rsid w:val="00073F0E"/>
    <w:rsid w:val="00074771"/>
    <w:rsid w:val="00077D8E"/>
    <w:rsid w:val="00080687"/>
    <w:rsid w:val="000815CB"/>
    <w:rsid w:val="00091567"/>
    <w:rsid w:val="00091F41"/>
    <w:rsid w:val="00092AE5"/>
    <w:rsid w:val="00095F00"/>
    <w:rsid w:val="000975E6"/>
    <w:rsid w:val="000977D8"/>
    <w:rsid w:val="000A1794"/>
    <w:rsid w:val="000A1F38"/>
    <w:rsid w:val="000A29B0"/>
    <w:rsid w:val="000A5A5A"/>
    <w:rsid w:val="000A6B8D"/>
    <w:rsid w:val="000A79F0"/>
    <w:rsid w:val="000B0BB8"/>
    <w:rsid w:val="000B60D9"/>
    <w:rsid w:val="000B7726"/>
    <w:rsid w:val="000C1575"/>
    <w:rsid w:val="000C1737"/>
    <w:rsid w:val="000C3FF8"/>
    <w:rsid w:val="000D02AA"/>
    <w:rsid w:val="000D38A8"/>
    <w:rsid w:val="000E17EB"/>
    <w:rsid w:val="000E1B15"/>
    <w:rsid w:val="000E3075"/>
    <w:rsid w:val="000E72F6"/>
    <w:rsid w:val="000E78AF"/>
    <w:rsid w:val="000F484E"/>
    <w:rsid w:val="000F5C99"/>
    <w:rsid w:val="000F5CA6"/>
    <w:rsid w:val="000F5F2A"/>
    <w:rsid w:val="00100123"/>
    <w:rsid w:val="00101740"/>
    <w:rsid w:val="0010198A"/>
    <w:rsid w:val="00103746"/>
    <w:rsid w:val="001113B9"/>
    <w:rsid w:val="00112A8C"/>
    <w:rsid w:val="00116153"/>
    <w:rsid w:val="0011779C"/>
    <w:rsid w:val="00117E86"/>
    <w:rsid w:val="0012113D"/>
    <w:rsid w:val="00126E81"/>
    <w:rsid w:val="001321A0"/>
    <w:rsid w:val="00134EF7"/>
    <w:rsid w:val="00136129"/>
    <w:rsid w:val="00136556"/>
    <w:rsid w:val="00136FAD"/>
    <w:rsid w:val="00137CE3"/>
    <w:rsid w:val="00141263"/>
    <w:rsid w:val="001438D0"/>
    <w:rsid w:val="0014625E"/>
    <w:rsid w:val="00151AB3"/>
    <w:rsid w:val="001552DF"/>
    <w:rsid w:val="001558C5"/>
    <w:rsid w:val="00160240"/>
    <w:rsid w:val="00160A52"/>
    <w:rsid w:val="00165ED0"/>
    <w:rsid w:val="0017232D"/>
    <w:rsid w:val="001736BC"/>
    <w:rsid w:val="0017789A"/>
    <w:rsid w:val="0018020C"/>
    <w:rsid w:val="0018133C"/>
    <w:rsid w:val="001819E9"/>
    <w:rsid w:val="001855AD"/>
    <w:rsid w:val="00186382"/>
    <w:rsid w:val="00192704"/>
    <w:rsid w:val="0019728D"/>
    <w:rsid w:val="001A54EE"/>
    <w:rsid w:val="001A633E"/>
    <w:rsid w:val="001A68A1"/>
    <w:rsid w:val="001A73A3"/>
    <w:rsid w:val="001B49EC"/>
    <w:rsid w:val="001B4EF7"/>
    <w:rsid w:val="001B6AD6"/>
    <w:rsid w:val="001B7705"/>
    <w:rsid w:val="001C2929"/>
    <w:rsid w:val="001D14EC"/>
    <w:rsid w:val="001D188D"/>
    <w:rsid w:val="001D5F49"/>
    <w:rsid w:val="001E0C54"/>
    <w:rsid w:val="001E2E9F"/>
    <w:rsid w:val="001E3BA2"/>
    <w:rsid w:val="001E5116"/>
    <w:rsid w:val="001E7571"/>
    <w:rsid w:val="001F1D25"/>
    <w:rsid w:val="001F3C4B"/>
    <w:rsid w:val="001F4300"/>
    <w:rsid w:val="00207EAF"/>
    <w:rsid w:val="00210EC6"/>
    <w:rsid w:val="00211168"/>
    <w:rsid w:val="00224C69"/>
    <w:rsid w:val="002275FF"/>
    <w:rsid w:val="00227CD3"/>
    <w:rsid w:val="00230433"/>
    <w:rsid w:val="0023592E"/>
    <w:rsid w:val="0023783B"/>
    <w:rsid w:val="00237EC2"/>
    <w:rsid w:val="002451A9"/>
    <w:rsid w:val="0025143A"/>
    <w:rsid w:val="002524D7"/>
    <w:rsid w:val="002555C5"/>
    <w:rsid w:val="002557F7"/>
    <w:rsid w:val="00255BB7"/>
    <w:rsid w:val="0025771D"/>
    <w:rsid w:val="00257913"/>
    <w:rsid w:val="0026056D"/>
    <w:rsid w:val="002635CB"/>
    <w:rsid w:val="002713DA"/>
    <w:rsid w:val="002726C1"/>
    <w:rsid w:val="0027283A"/>
    <w:rsid w:val="002877A3"/>
    <w:rsid w:val="002901A5"/>
    <w:rsid w:val="00292F00"/>
    <w:rsid w:val="0029785D"/>
    <w:rsid w:val="002A435A"/>
    <w:rsid w:val="002B2295"/>
    <w:rsid w:val="002B7A09"/>
    <w:rsid w:val="002C0A23"/>
    <w:rsid w:val="002D01A6"/>
    <w:rsid w:val="002D2827"/>
    <w:rsid w:val="002D5979"/>
    <w:rsid w:val="002E1C6A"/>
    <w:rsid w:val="002E5298"/>
    <w:rsid w:val="002E5776"/>
    <w:rsid w:val="002E6D12"/>
    <w:rsid w:val="002F1B58"/>
    <w:rsid w:val="002F2A73"/>
    <w:rsid w:val="002F64C7"/>
    <w:rsid w:val="0030264E"/>
    <w:rsid w:val="00305003"/>
    <w:rsid w:val="00305CF6"/>
    <w:rsid w:val="00311B05"/>
    <w:rsid w:val="00312AFB"/>
    <w:rsid w:val="00312B49"/>
    <w:rsid w:val="00314434"/>
    <w:rsid w:val="00316E3A"/>
    <w:rsid w:val="00325C9D"/>
    <w:rsid w:val="0033028F"/>
    <w:rsid w:val="00331663"/>
    <w:rsid w:val="003325BB"/>
    <w:rsid w:val="00333345"/>
    <w:rsid w:val="00333410"/>
    <w:rsid w:val="0033677E"/>
    <w:rsid w:val="003446C9"/>
    <w:rsid w:val="00345134"/>
    <w:rsid w:val="00353347"/>
    <w:rsid w:val="00354302"/>
    <w:rsid w:val="00355D6A"/>
    <w:rsid w:val="00356142"/>
    <w:rsid w:val="00362D18"/>
    <w:rsid w:val="003635C9"/>
    <w:rsid w:val="0037091D"/>
    <w:rsid w:val="00373F50"/>
    <w:rsid w:val="003767A2"/>
    <w:rsid w:val="00376B26"/>
    <w:rsid w:val="003800C9"/>
    <w:rsid w:val="003803D1"/>
    <w:rsid w:val="003816FA"/>
    <w:rsid w:val="00382CA0"/>
    <w:rsid w:val="00395C90"/>
    <w:rsid w:val="00396731"/>
    <w:rsid w:val="00396984"/>
    <w:rsid w:val="00396CEE"/>
    <w:rsid w:val="00397FB6"/>
    <w:rsid w:val="003A351F"/>
    <w:rsid w:val="003A3BC9"/>
    <w:rsid w:val="003A6664"/>
    <w:rsid w:val="003B46BD"/>
    <w:rsid w:val="003B7608"/>
    <w:rsid w:val="003B7C64"/>
    <w:rsid w:val="003B7EE9"/>
    <w:rsid w:val="003C055E"/>
    <w:rsid w:val="003C52C4"/>
    <w:rsid w:val="003C7ED4"/>
    <w:rsid w:val="003D200D"/>
    <w:rsid w:val="003D2E68"/>
    <w:rsid w:val="003D331A"/>
    <w:rsid w:val="003D40A5"/>
    <w:rsid w:val="003D5805"/>
    <w:rsid w:val="003D78E1"/>
    <w:rsid w:val="003E12D2"/>
    <w:rsid w:val="003E1AC9"/>
    <w:rsid w:val="003E1EA2"/>
    <w:rsid w:val="003E4BAD"/>
    <w:rsid w:val="003E508C"/>
    <w:rsid w:val="003F0A72"/>
    <w:rsid w:val="003F3E6A"/>
    <w:rsid w:val="003F4962"/>
    <w:rsid w:val="00401316"/>
    <w:rsid w:val="00404F0D"/>
    <w:rsid w:val="00411D1C"/>
    <w:rsid w:val="00414A3A"/>
    <w:rsid w:val="00414ACD"/>
    <w:rsid w:val="00415CC3"/>
    <w:rsid w:val="00417909"/>
    <w:rsid w:val="00420032"/>
    <w:rsid w:val="004217E1"/>
    <w:rsid w:val="00422124"/>
    <w:rsid w:val="004257B9"/>
    <w:rsid w:val="00425FB3"/>
    <w:rsid w:val="00431B66"/>
    <w:rsid w:val="0043419E"/>
    <w:rsid w:val="004352EA"/>
    <w:rsid w:val="004374B2"/>
    <w:rsid w:val="004434CC"/>
    <w:rsid w:val="00446AA2"/>
    <w:rsid w:val="00450B58"/>
    <w:rsid w:val="00451403"/>
    <w:rsid w:val="004518C4"/>
    <w:rsid w:val="00451FCF"/>
    <w:rsid w:val="00452D4A"/>
    <w:rsid w:val="0045411D"/>
    <w:rsid w:val="00460852"/>
    <w:rsid w:val="00461582"/>
    <w:rsid w:val="00473357"/>
    <w:rsid w:val="00475A8A"/>
    <w:rsid w:val="004776F5"/>
    <w:rsid w:val="004830D4"/>
    <w:rsid w:val="00483BF8"/>
    <w:rsid w:val="00483D44"/>
    <w:rsid w:val="004873D0"/>
    <w:rsid w:val="0049255B"/>
    <w:rsid w:val="00494E0F"/>
    <w:rsid w:val="00496984"/>
    <w:rsid w:val="004A10B1"/>
    <w:rsid w:val="004A21A1"/>
    <w:rsid w:val="004A6D89"/>
    <w:rsid w:val="004B3635"/>
    <w:rsid w:val="004B4116"/>
    <w:rsid w:val="004C135D"/>
    <w:rsid w:val="004C175C"/>
    <w:rsid w:val="004D0C58"/>
    <w:rsid w:val="004D4D55"/>
    <w:rsid w:val="004D7584"/>
    <w:rsid w:val="004E1709"/>
    <w:rsid w:val="004E34B1"/>
    <w:rsid w:val="004F166D"/>
    <w:rsid w:val="004F187C"/>
    <w:rsid w:val="004F1AC4"/>
    <w:rsid w:val="004F3903"/>
    <w:rsid w:val="004F7B33"/>
    <w:rsid w:val="00501C17"/>
    <w:rsid w:val="0050258C"/>
    <w:rsid w:val="00507105"/>
    <w:rsid w:val="005153A6"/>
    <w:rsid w:val="0052501F"/>
    <w:rsid w:val="005254D0"/>
    <w:rsid w:val="00525ED7"/>
    <w:rsid w:val="00530EFD"/>
    <w:rsid w:val="00531455"/>
    <w:rsid w:val="005316E4"/>
    <w:rsid w:val="00531A3E"/>
    <w:rsid w:val="005335FC"/>
    <w:rsid w:val="00533EEF"/>
    <w:rsid w:val="005358DC"/>
    <w:rsid w:val="00540208"/>
    <w:rsid w:val="005415DD"/>
    <w:rsid w:val="005426D2"/>
    <w:rsid w:val="005428FA"/>
    <w:rsid w:val="00555FF2"/>
    <w:rsid w:val="00556D08"/>
    <w:rsid w:val="0056136B"/>
    <w:rsid w:val="00565958"/>
    <w:rsid w:val="0056675D"/>
    <w:rsid w:val="00566792"/>
    <w:rsid w:val="00570DE1"/>
    <w:rsid w:val="00573E74"/>
    <w:rsid w:val="005752CC"/>
    <w:rsid w:val="00581CE1"/>
    <w:rsid w:val="0058201C"/>
    <w:rsid w:val="005844AB"/>
    <w:rsid w:val="005864E3"/>
    <w:rsid w:val="00586EA7"/>
    <w:rsid w:val="00587732"/>
    <w:rsid w:val="0059087E"/>
    <w:rsid w:val="0059153A"/>
    <w:rsid w:val="00592B1F"/>
    <w:rsid w:val="00596028"/>
    <w:rsid w:val="005A20D6"/>
    <w:rsid w:val="005B362F"/>
    <w:rsid w:val="005B4430"/>
    <w:rsid w:val="005B483F"/>
    <w:rsid w:val="005C00E0"/>
    <w:rsid w:val="005C054E"/>
    <w:rsid w:val="005C47C6"/>
    <w:rsid w:val="005C6462"/>
    <w:rsid w:val="005C7972"/>
    <w:rsid w:val="005D0F06"/>
    <w:rsid w:val="005D28E4"/>
    <w:rsid w:val="005D54C0"/>
    <w:rsid w:val="005D607F"/>
    <w:rsid w:val="005D77C3"/>
    <w:rsid w:val="005D77FB"/>
    <w:rsid w:val="005E214B"/>
    <w:rsid w:val="005E2E83"/>
    <w:rsid w:val="005E76D6"/>
    <w:rsid w:val="005E785D"/>
    <w:rsid w:val="005F22C8"/>
    <w:rsid w:val="005F2938"/>
    <w:rsid w:val="005F3D02"/>
    <w:rsid w:val="006038FD"/>
    <w:rsid w:val="00603C90"/>
    <w:rsid w:val="006108F6"/>
    <w:rsid w:val="0061285F"/>
    <w:rsid w:val="006133FF"/>
    <w:rsid w:val="00614C5A"/>
    <w:rsid w:val="00615DE8"/>
    <w:rsid w:val="00615E71"/>
    <w:rsid w:val="00617C57"/>
    <w:rsid w:val="00620784"/>
    <w:rsid w:val="00622400"/>
    <w:rsid w:val="006232C8"/>
    <w:rsid w:val="00623975"/>
    <w:rsid w:val="00625346"/>
    <w:rsid w:val="00627D5A"/>
    <w:rsid w:val="00631760"/>
    <w:rsid w:val="00634436"/>
    <w:rsid w:val="006427E4"/>
    <w:rsid w:val="0065172C"/>
    <w:rsid w:val="00651BD8"/>
    <w:rsid w:val="006568A1"/>
    <w:rsid w:val="006573D7"/>
    <w:rsid w:val="0066220D"/>
    <w:rsid w:val="00663E7A"/>
    <w:rsid w:val="006732D1"/>
    <w:rsid w:val="00674844"/>
    <w:rsid w:val="006754C8"/>
    <w:rsid w:val="0067669E"/>
    <w:rsid w:val="00677301"/>
    <w:rsid w:val="006801FB"/>
    <w:rsid w:val="006805D1"/>
    <w:rsid w:val="0068510F"/>
    <w:rsid w:val="006863F3"/>
    <w:rsid w:val="00691B3D"/>
    <w:rsid w:val="006922C9"/>
    <w:rsid w:val="006963B9"/>
    <w:rsid w:val="006A09B8"/>
    <w:rsid w:val="006A1B43"/>
    <w:rsid w:val="006A3348"/>
    <w:rsid w:val="006A61BD"/>
    <w:rsid w:val="006B4697"/>
    <w:rsid w:val="006B5BDF"/>
    <w:rsid w:val="006C4D79"/>
    <w:rsid w:val="006C5745"/>
    <w:rsid w:val="006C586F"/>
    <w:rsid w:val="006C748E"/>
    <w:rsid w:val="006C7F49"/>
    <w:rsid w:val="006D2197"/>
    <w:rsid w:val="006D6D12"/>
    <w:rsid w:val="006E3111"/>
    <w:rsid w:val="006E39BF"/>
    <w:rsid w:val="006E75E3"/>
    <w:rsid w:val="006F4397"/>
    <w:rsid w:val="006F4FF6"/>
    <w:rsid w:val="006F52B8"/>
    <w:rsid w:val="006F67FB"/>
    <w:rsid w:val="00701BB1"/>
    <w:rsid w:val="00701EFE"/>
    <w:rsid w:val="00704500"/>
    <w:rsid w:val="00705F91"/>
    <w:rsid w:val="0071034C"/>
    <w:rsid w:val="00710E81"/>
    <w:rsid w:val="0071338C"/>
    <w:rsid w:val="0071484A"/>
    <w:rsid w:val="00714CC0"/>
    <w:rsid w:val="007157E0"/>
    <w:rsid w:val="00720E1B"/>
    <w:rsid w:val="007232BD"/>
    <w:rsid w:val="00726C5A"/>
    <w:rsid w:val="00734AF8"/>
    <w:rsid w:val="007400D5"/>
    <w:rsid w:val="00740292"/>
    <w:rsid w:val="00746CF2"/>
    <w:rsid w:val="00747A35"/>
    <w:rsid w:val="007547CA"/>
    <w:rsid w:val="007553E0"/>
    <w:rsid w:val="00762642"/>
    <w:rsid w:val="0076471F"/>
    <w:rsid w:val="00765818"/>
    <w:rsid w:val="00766117"/>
    <w:rsid w:val="00770439"/>
    <w:rsid w:val="00771664"/>
    <w:rsid w:val="00771B13"/>
    <w:rsid w:val="00777398"/>
    <w:rsid w:val="007802B5"/>
    <w:rsid w:val="00787922"/>
    <w:rsid w:val="007937E5"/>
    <w:rsid w:val="0079617F"/>
    <w:rsid w:val="00796BED"/>
    <w:rsid w:val="007A4BF4"/>
    <w:rsid w:val="007A59A2"/>
    <w:rsid w:val="007A654F"/>
    <w:rsid w:val="007A7743"/>
    <w:rsid w:val="007B12D5"/>
    <w:rsid w:val="007B33AF"/>
    <w:rsid w:val="007B498C"/>
    <w:rsid w:val="007B4BD6"/>
    <w:rsid w:val="007B51C5"/>
    <w:rsid w:val="007B7569"/>
    <w:rsid w:val="007B7EAE"/>
    <w:rsid w:val="007C2E05"/>
    <w:rsid w:val="007D0041"/>
    <w:rsid w:val="007E6D64"/>
    <w:rsid w:val="007F6E68"/>
    <w:rsid w:val="007F7599"/>
    <w:rsid w:val="00800913"/>
    <w:rsid w:val="00800D14"/>
    <w:rsid w:val="00804383"/>
    <w:rsid w:val="0080471E"/>
    <w:rsid w:val="00805F32"/>
    <w:rsid w:val="00813186"/>
    <w:rsid w:val="00815D87"/>
    <w:rsid w:val="0082614D"/>
    <w:rsid w:val="00831BE0"/>
    <w:rsid w:val="008335A2"/>
    <w:rsid w:val="00835BCB"/>
    <w:rsid w:val="00836895"/>
    <w:rsid w:val="008374B4"/>
    <w:rsid w:val="00841C32"/>
    <w:rsid w:val="00845709"/>
    <w:rsid w:val="00846C63"/>
    <w:rsid w:val="0084703D"/>
    <w:rsid w:val="008478DC"/>
    <w:rsid w:val="008508F6"/>
    <w:rsid w:val="00854E36"/>
    <w:rsid w:val="00855018"/>
    <w:rsid w:val="008709E0"/>
    <w:rsid w:val="00874419"/>
    <w:rsid w:val="008744FE"/>
    <w:rsid w:val="00874930"/>
    <w:rsid w:val="00877AE1"/>
    <w:rsid w:val="00877D5B"/>
    <w:rsid w:val="0088145F"/>
    <w:rsid w:val="00882F15"/>
    <w:rsid w:val="00884E80"/>
    <w:rsid w:val="008910FB"/>
    <w:rsid w:val="00897024"/>
    <w:rsid w:val="008A3526"/>
    <w:rsid w:val="008A5E35"/>
    <w:rsid w:val="008A7322"/>
    <w:rsid w:val="008A7FC9"/>
    <w:rsid w:val="008B58D5"/>
    <w:rsid w:val="008C5008"/>
    <w:rsid w:val="008C6280"/>
    <w:rsid w:val="008D122B"/>
    <w:rsid w:val="008D3194"/>
    <w:rsid w:val="008D500B"/>
    <w:rsid w:val="008D5DFC"/>
    <w:rsid w:val="008D7449"/>
    <w:rsid w:val="008E0FC2"/>
    <w:rsid w:val="008E347D"/>
    <w:rsid w:val="008E399F"/>
    <w:rsid w:val="008E59AB"/>
    <w:rsid w:val="008E640A"/>
    <w:rsid w:val="008F044C"/>
    <w:rsid w:val="008F0E2C"/>
    <w:rsid w:val="008F24E2"/>
    <w:rsid w:val="00902A50"/>
    <w:rsid w:val="0091425B"/>
    <w:rsid w:val="0091737D"/>
    <w:rsid w:val="00921DC0"/>
    <w:rsid w:val="00925AD2"/>
    <w:rsid w:val="00927017"/>
    <w:rsid w:val="00927094"/>
    <w:rsid w:val="0092743F"/>
    <w:rsid w:val="0093267B"/>
    <w:rsid w:val="00933B11"/>
    <w:rsid w:val="0093544F"/>
    <w:rsid w:val="00944001"/>
    <w:rsid w:val="00946840"/>
    <w:rsid w:val="00947168"/>
    <w:rsid w:val="00953E90"/>
    <w:rsid w:val="009640B8"/>
    <w:rsid w:val="009649D7"/>
    <w:rsid w:val="00965880"/>
    <w:rsid w:val="00971EA5"/>
    <w:rsid w:val="00974DE7"/>
    <w:rsid w:val="009755EC"/>
    <w:rsid w:val="00985521"/>
    <w:rsid w:val="00990D8D"/>
    <w:rsid w:val="0099225D"/>
    <w:rsid w:val="00995B05"/>
    <w:rsid w:val="009A00FF"/>
    <w:rsid w:val="009A0C6E"/>
    <w:rsid w:val="009A14ED"/>
    <w:rsid w:val="009A3DF6"/>
    <w:rsid w:val="009A4CEA"/>
    <w:rsid w:val="009A5312"/>
    <w:rsid w:val="009A6ACA"/>
    <w:rsid w:val="009B16A4"/>
    <w:rsid w:val="009B5199"/>
    <w:rsid w:val="009B5969"/>
    <w:rsid w:val="009B6567"/>
    <w:rsid w:val="009B6613"/>
    <w:rsid w:val="009B6C55"/>
    <w:rsid w:val="009B7475"/>
    <w:rsid w:val="009C40A7"/>
    <w:rsid w:val="009C40AE"/>
    <w:rsid w:val="009C7528"/>
    <w:rsid w:val="009C7B23"/>
    <w:rsid w:val="009D5310"/>
    <w:rsid w:val="009D6B0E"/>
    <w:rsid w:val="009D70F9"/>
    <w:rsid w:val="009E0819"/>
    <w:rsid w:val="009E26FC"/>
    <w:rsid w:val="009E3976"/>
    <w:rsid w:val="009F7181"/>
    <w:rsid w:val="00A030B8"/>
    <w:rsid w:val="00A14E8C"/>
    <w:rsid w:val="00A177FC"/>
    <w:rsid w:val="00A26AD9"/>
    <w:rsid w:val="00A27140"/>
    <w:rsid w:val="00A35056"/>
    <w:rsid w:val="00A36541"/>
    <w:rsid w:val="00A400B6"/>
    <w:rsid w:val="00A53148"/>
    <w:rsid w:val="00A57E64"/>
    <w:rsid w:val="00A6358C"/>
    <w:rsid w:val="00A638BC"/>
    <w:rsid w:val="00A67A5F"/>
    <w:rsid w:val="00A70430"/>
    <w:rsid w:val="00A75AE5"/>
    <w:rsid w:val="00A76CA3"/>
    <w:rsid w:val="00A80351"/>
    <w:rsid w:val="00A80B96"/>
    <w:rsid w:val="00A8160D"/>
    <w:rsid w:val="00A82182"/>
    <w:rsid w:val="00A82DD6"/>
    <w:rsid w:val="00A83AB4"/>
    <w:rsid w:val="00A84611"/>
    <w:rsid w:val="00A84B21"/>
    <w:rsid w:val="00A86851"/>
    <w:rsid w:val="00A92E8A"/>
    <w:rsid w:val="00A93CCD"/>
    <w:rsid w:val="00A9514C"/>
    <w:rsid w:val="00A95554"/>
    <w:rsid w:val="00A95949"/>
    <w:rsid w:val="00A9689E"/>
    <w:rsid w:val="00AA07D8"/>
    <w:rsid w:val="00AA2B1A"/>
    <w:rsid w:val="00AA31BE"/>
    <w:rsid w:val="00AA6CA6"/>
    <w:rsid w:val="00AB02B4"/>
    <w:rsid w:val="00AB1595"/>
    <w:rsid w:val="00AB2F76"/>
    <w:rsid w:val="00AB439C"/>
    <w:rsid w:val="00AB58A8"/>
    <w:rsid w:val="00AC0310"/>
    <w:rsid w:val="00AC6698"/>
    <w:rsid w:val="00AC71F7"/>
    <w:rsid w:val="00AD065B"/>
    <w:rsid w:val="00AD0C42"/>
    <w:rsid w:val="00AD177E"/>
    <w:rsid w:val="00AD25AE"/>
    <w:rsid w:val="00AD353C"/>
    <w:rsid w:val="00AD4568"/>
    <w:rsid w:val="00AD5CE6"/>
    <w:rsid w:val="00AD6D50"/>
    <w:rsid w:val="00AE1F77"/>
    <w:rsid w:val="00AE2E31"/>
    <w:rsid w:val="00AE3CFA"/>
    <w:rsid w:val="00AE5624"/>
    <w:rsid w:val="00AE5B97"/>
    <w:rsid w:val="00AE7083"/>
    <w:rsid w:val="00AF13CA"/>
    <w:rsid w:val="00AF473C"/>
    <w:rsid w:val="00AF475B"/>
    <w:rsid w:val="00AF4F9F"/>
    <w:rsid w:val="00AF5DAC"/>
    <w:rsid w:val="00AF660A"/>
    <w:rsid w:val="00AF7FEE"/>
    <w:rsid w:val="00B01517"/>
    <w:rsid w:val="00B0153D"/>
    <w:rsid w:val="00B03C0D"/>
    <w:rsid w:val="00B040D9"/>
    <w:rsid w:val="00B108D8"/>
    <w:rsid w:val="00B13B42"/>
    <w:rsid w:val="00B15E87"/>
    <w:rsid w:val="00B23B26"/>
    <w:rsid w:val="00B25468"/>
    <w:rsid w:val="00B26CA4"/>
    <w:rsid w:val="00B27865"/>
    <w:rsid w:val="00B3030D"/>
    <w:rsid w:val="00B37E82"/>
    <w:rsid w:val="00B40998"/>
    <w:rsid w:val="00B41D1A"/>
    <w:rsid w:val="00B41F5B"/>
    <w:rsid w:val="00B452AA"/>
    <w:rsid w:val="00B50CFA"/>
    <w:rsid w:val="00B53A29"/>
    <w:rsid w:val="00B56D9F"/>
    <w:rsid w:val="00B617A6"/>
    <w:rsid w:val="00B65AC6"/>
    <w:rsid w:val="00B66BBF"/>
    <w:rsid w:val="00B71BDD"/>
    <w:rsid w:val="00B74979"/>
    <w:rsid w:val="00B75B1B"/>
    <w:rsid w:val="00B807B4"/>
    <w:rsid w:val="00B81D62"/>
    <w:rsid w:val="00B8287E"/>
    <w:rsid w:val="00B87197"/>
    <w:rsid w:val="00B87238"/>
    <w:rsid w:val="00B96B16"/>
    <w:rsid w:val="00B979F8"/>
    <w:rsid w:val="00BA046B"/>
    <w:rsid w:val="00BA4197"/>
    <w:rsid w:val="00BA638A"/>
    <w:rsid w:val="00BA6F49"/>
    <w:rsid w:val="00BB1261"/>
    <w:rsid w:val="00BB149B"/>
    <w:rsid w:val="00BB54C2"/>
    <w:rsid w:val="00BC01FC"/>
    <w:rsid w:val="00BC338B"/>
    <w:rsid w:val="00BC59C0"/>
    <w:rsid w:val="00BD186A"/>
    <w:rsid w:val="00BD2467"/>
    <w:rsid w:val="00BE0793"/>
    <w:rsid w:val="00BE3FBE"/>
    <w:rsid w:val="00BE5F3F"/>
    <w:rsid w:val="00BF29F4"/>
    <w:rsid w:val="00BF6D3A"/>
    <w:rsid w:val="00C00972"/>
    <w:rsid w:val="00C00DF4"/>
    <w:rsid w:val="00C01599"/>
    <w:rsid w:val="00C05522"/>
    <w:rsid w:val="00C072D7"/>
    <w:rsid w:val="00C110A7"/>
    <w:rsid w:val="00C135F1"/>
    <w:rsid w:val="00C13AD8"/>
    <w:rsid w:val="00C159AD"/>
    <w:rsid w:val="00C161E3"/>
    <w:rsid w:val="00C16B2A"/>
    <w:rsid w:val="00C21BE5"/>
    <w:rsid w:val="00C230F8"/>
    <w:rsid w:val="00C25442"/>
    <w:rsid w:val="00C26191"/>
    <w:rsid w:val="00C26666"/>
    <w:rsid w:val="00C30590"/>
    <w:rsid w:val="00C333DB"/>
    <w:rsid w:val="00C35B00"/>
    <w:rsid w:val="00C40812"/>
    <w:rsid w:val="00C421F0"/>
    <w:rsid w:val="00C500CF"/>
    <w:rsid w:val="00C51C02"/>
    <w:rsid w:val="00C55352"/>
    <w:rsid w:val="00C57A37"/>
    <w:rsid w:val="00C70604"/>
    <w:rsid w:val="00C77466"/>
    <w:rsid w:val="00C812BF"/>
    <w:rsid w:val="00C86172"/>
    <w:rsid w:val="00C94017"/>
    <w:rsid w:val="00C97F4A"/>
    <w:rsid w:val="00CA0A61"/>
    <w:rsid w:val="00CA0D74"/>
    <w:rsid w:val="00CA5C3E"/>
    <w:rsid w:val="00CB3BE0"/>
    <w:rsid w:val="00CB69E9"/>
    <w:rsid w:val="00CB70DB"/>
    <w:rsid w:val="00CB76AB"/>
    <w:rsid w:val="00CC1812"/>
    <w:rsid w:val="00CC3904"/>
    <w:rsid w:val="00CD06F3"/>
    <w:rsid w:val="00CD0DFC"/>
    <w:rsid w:val="00CD36F9"/>
    <w:rsid w:val="00CD3981"/>
    <w:rsid w:val="00CD500D"/>
    <w:rsid w:val="00CD64AC"/>
    <w:rsid w:val="00CD662B"/>
    <w:rsid w:val="00CE0962"/>
    <w:rsid w:val="00CE10D0"/>
    <w:rsid w:val="00CE4CAF"/>
    <w:rsid w:val="00CF1B89"/>
    <w:rsid w:val="00CF2CB3"/>
    <w:rsid w:val="00CF4AD3"/>
    <w:rsid w:val="00CF606B"/>
    <w:rsid w:val="00CF71A8"/>
    <w:rsid w:val="00CF7333"/>
    <w:rsid w:val="00D00BD1"/>
    <w:rsid w:val="00D00EF8"/>
    <w:rsid w:val="00D01200"/>
    <w:rsid w:val="00D06943"/>
    <w:rsid w:val="00D1073E"/>
    <w:rsid w:val="00D132C1"/>
    <w:rsid w:val="00D157DB"/>
    <w:rsid w:val="00D15ACB"/>
    <w:rsid w:val="00D16D94"/>
    <w:rsid w:val="00D173FD"/>
    <w:rsid w:val="00D2288D"/>
    <w:rsid w:val="00D22C70"/>
    <w:rsid w:val="00D24309"/>
    <w:rsid w:val="00D24BE5"/>
    <w:rsid w:val="00D255D8"/>
    <w:rsid w:val="00D25ED2"/>
    <w:rsid w:val="00D279C6"/>
    <w:rsid w:val="00D311B0"/>
    <w:rsid w:val="00D348BA"/>
    <w:rsid w:val="00D34C89"/>
    <w:rsid w:val="00D40CE7"/>
    <w:rsid w:val="00D42425"/>
    <w:rsid w:val="00D5300F"/>
    <w:rsid w:val="00D5642D"/>
    <w:rsid w:val="00D568BB"/>
    <w:rsid w:val="00D56E78"/>
    <w:rsid w:val="00D576F2"/>
    <w:rsid w:val="00D60C57"/>
    <w:rsid w:val="00D6304B"/>
    <w:rsid w:val="00D63337"/>
    <w:rsid w:val="00D650FE"/>
    <w:rsid w:val="00D70393"/>
    <w:rsid w:val="00D72EF2"/>
    <w:rsid w:val="00D7530E"/>
    <w:rsid w:val="00D755D1"/>
    <w:rsid w:val="00D772D4"/>
    <w:rsid w:val="00D821CC"/>
    <w:rsid w:val="00D828FA"/>
    <w:rsid w:val="00D9148E"/>
    <w:rsid w:val="00D91A73"/>
    <w:rsid w:val="00DA291C"/>
    <w:rsid w:val="00DA3F93"/>
    <w:rsid w:val="00DA5E2A"/>
    <w:rsid w:val="00DB075B"/>
    <w:rsid w:val="00DB0815"/>
    <w:rsid w:val="00DB15A7"/>
    <w:rsid w:val="00DB38E5"/>
    <w:rsid w:val="00DB4C27"/>
    <w:rsid w:val="00DC0D06"/>
    <w:rsid w:val="00DC4294"/>
    <w:rsid w:val="00DC4C03"/>
    <w:rsid w:val="00DC4F7B"/>
    <w:rsid w:val="00DC56CA"/>
    <w:rsid w:val="00DC7676"/>
    <w:rsid w:val="00DD4FFA"/>
    <w:rsid w:val="00DE07DD"/>
    <w:rsid w:val="00DE2C15"/>
    <w:rsid w:val="00DE3B8F"/>
    <w:rsid w:val="00DE504F"/>
    <w:rsid w:val="00DF0263"/>
    <w:rsid w:val="00DF0958"/>
    <w:rsid w:val="00DF0CD0"/>
    <w:rsid w:val="00DF1BBD"/>
    <w:rsid w:val="00DF709A"/>
    <w:rsid w:val="00E0045E"/>
    <w:rsid w:val="00E00916"/>
    <w:rsid w:val="00E02D8B"/>
    <w:rsid w:val="00E04F9A"/>
    <w:rsid w:val="00E137A4"/>
    <w:rsid w:val="00E1434D"/>
    <w:rsid w:val="00E213D9"/>
    <w:rsid w:val="00E24945"/>
    <w:rsid w:val="00E30F0F"/>
    <w:rsid w:val="00E4195A"/>
    <w:rsid w:val="00E42068"/>
    <w:rsid w:val="00E43CA6"/>
    <w:rsid w:val="00E4632E"/>
    <w:rsid w:val="00E46F15"/>
    <w:rsid w:val="00E500D0"/>
    <w:rsid w:val="00E5169E"/>
    <w:rsid w:val="00E54D7A"/>
    <w:rsid w:val="00E600B9"/>
    <w:rsid w:val="00E607A5"/>
    <w:rsid w:val="00E628DC"/>
    <w:rsid w:val="00E63955"/>
    <w:rsid w:val="00E639C9"/>
    <w:rsid w:val="00E65A65"/>
    <w:rsid w:val="00E67CA7"/>
    <w:rsid w:val="00E72F95"/>
    <w:rsid w:val="00E80D13"/>
    <w:rsid w:val="00E92DFA"/>
    <w:rsid w:val="00E95F18"/>
    <w:rsid w:val="00E968E0"/>
    <w:rsid w:val="00EA00B6"/>
    <w:rsid w:val="00EA0CE6"/>
    <w:rsid w:val="00EA10C3"/>
    <w:rsid w:val="00EA12E4"/>
    <w:rsid w:val="00EA5FBE"/>
    <w:rsid w:val="00EB14F4"/>
    <w:rsid w:val="00EB34CC"/>
    <w:rsid w:val="00EB4DCD"/>
    <w:rsid w:val="00EB4F96"/>
    <w:rsid w:val="00EB589B"/>
    <w:rsid w:val="00EB5A0A"/>
    <w:rsid w:val="00EC645C"/>
    <w:rsid w:val="00EE3A75"/>
    <w:rsid w:val="00EE49A6"/>
    <w:rsid w:val="00EE6689"/>
    <w:rsid w:val="00EF04C2"/>
    <w:rsid w:val="00EF624F"/>
    <w:rsid w:val="00EF7648"/>
    <w:rsid w:val="00F0028C"/>
    <w:rsid w:val="00F01364"/>
    <w:rsid w:val="00F0243F"/>
    <w:rsid w:val="00F03349"/>
    <w:rsid w:val="00F1528F"/>
    <w:rsid w:val="00F230E3"/>
    <w:rsid w:val="00F31D70"/>
    <w:rsid w:val="00F32139"/>
    <w:rsid w:val="00F3263B"/>
    <w:rsid w:val="00F402CD"/>
    <w:rsid w:val="00F41D4C"/>
    <w:rsid w:val="00F42F2E"/>
    <w:rsid w:val="00F46173"/>
    <w:rsid w:val="00F520DF"/>
    <w:rsid w:val="00F528BE"/>
    <w:rsid w:val="00F55D22"/>
    <w:rsid w:val="00F56503"/>
    <w:rsid w:val="00F617F9"/>
    <w:rsid w:val="00F6369F"/>
    <w:rsid w:val="00F64806"/>
    <w:rsid w:val="00F65453"/>
    <w:rsid w:val="00F70692"/>
    <w:rsid w:val="00F726F9"/>
    <w:rsid w:val="00F7394A"/>
    <w:rsid w:val="00F73B2E"/>
    <w:rsid w:val="00F749D3"/>
    <w:rsid w:val="00F75424"/>
    <w:rsid w:val="00F75520"/>
    <w:rsid w:val="00F75D01"/>
    <w:rsid w:val="00F83C17"/>
    <w:rsid w:val="00F86DCE"/>
    <w:rsid w:val="00F87BFE"/>
    <w:rsid w:val="00F91C90"/>
    <w:rsid w:val="00F935E8"/>
    <w:rsid w:val="00F93724"/>
    <w:rsid w:val="00F944D6"/>
    <w:rsid w:val="00FA0DC4"/>
    <w:rsid w:val="00FA39B3"/>
    <w:rsid w:val="00FA547A"/>
    <w:rsid w:val="00FB1F2B"/>
    <w:rsid w:val="00FC1F11"/>
    <w:rsid w:val="00FC53E9"/>
    <w:rsid w:val="00FD5058"/>
    <w:rsid w:val="00FD7496"/>
    <w:rsid w:val="00FD788D"/>
    <w:rsid w:val="00FE2EAC"/>
    <w:rsid w:val="00FE3FD2"/>
    <w:rsid w:val="00FE5E75"/>
    <w:rsid w:val="00FE6939"/>
    <w:rsid w:val="00FE7414"/>
    <w:rsid w:val="00FF1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F722F0"/>
  <w15:chartTrackingRefBased/>
  <w15:docId w15:val="{E3B1EF1E-CC84-4F59-BD5A-BF467B4C9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uiPriority="10" w:qFormat="1"/>
    <w:lsdException w:name="Subtitle" w:uiPriority="11" w:qFormat="1"/>
    <w:lsdException w:name="Strong"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434D"/>
    <w:pPr>
      <w:spacing w:before="240"/>
    </w:pPr>
    <w:rPr>
      <w:rFonts w:ascii="Arial" w:hAnsi="Arial"/>
    </w:rPr>
  </w:style>
  <w:style w:type="paragraph" w:styleId="Heading1">
    <w:name w:val="heading 1"/>
    <w:basedOn w:val="Normal"/>
    <w:next w:val="Normal"/>
    <w:link w:val="Heading1Char"/>
    <w:uiPriority w:val="9"/>
    <w:qFormat/>
    <w:rsid w:val="00E1434D"/>
    <w:pPr>
      <w:keepNext/>
      <w:spacing w:after="60"/>
      <w:outlineLvl w:val="0"/>
    </w:pPr>
    <w:rPr>
      <w:b/>
      <w:bCs/>
      <w:kern w:val="32"/>
      <w:sz w:val="32"/>
      <w:szCs w:val="32"/>
    </w:rPr>
  </w:style>
  <w:style w:type="paragraph" w:styleId="Heading2">
    <w:name w:val="heading 2"/>
    <w:basedOn w:val="Normal"/>
    <w:next w:val="Normal"/>
    <w:link w:val="Heading2Char"/>
    <w:uiPriority w:val="9"/>
    <w:qFormat/>
    <w:rsid w:val="00E1434D"/>
    <w:pPr>
      <w:keepNext/>
      <w:spacing w:after="60"/>
      <w:outlineLvl w:val="1"/>
    </w:pPr>
    <w:rPr>
      <w:b/>
      <w:bCs/>
      <w:i/>
      <w:iCs/>
      <w:sz w:val="28"/>
      <w:szCs w:val="28"/>
    </w:rPr>
  </w:style>
  <w:style w:type="paragraph" w:styleId="Heading3">
    <w:name w:val="heading 3"/>
    <w:basedOn w:val="Normal"/>
    <w:next w:val="Normal"/>
    <w:link w:val="Heading3Char"/>
    <w:uiPriority w:val="9"/>
    <w:qFormat/>
    <w:rsid w:val="00E1434D"/>
    <w:pPr>
      <w:keepNext/>
      <w:spacing w:after="60"/>
      <w:outlineLvl w:val="2"/>
    </w:pPr>
    <w:rPr>
      <w:b/>
      <w:bCs/>
      <w:sz w:val="26"/>
      <w:szCs w:val="26"/>
    </w:rPr>
  </w:style>
  <w:style w:type="paragraph" w:styleId="Heading4">
    <w:name w:val="heading 4"/>
    <w:basedOn w:val="Normal"/>
    <w:next w:val="Normal"/>
    <w:link w:val="Heading4Char"/>
    <w:uiPriority w:val="9"/>
    <w:unhideWhenUsed/>
    <w:qFormat/>
    <w:rsid w:val="00AB2F76"/>
    <w:pPr>
      <w:keepNext/>
      <w:spacing w:after="60"/>
      <w:outlineLvl w:val="3"/>
    </w:pPr>
    <w:rPr>
      <w:rFonts w:ascii="Calibri" w:hAnsi="Calibri"/>
      <w:b/>
      <w:bCs/>
      <w:sz w:val="28"/>
      <w:szCs w:val="28"/>
    </w:rPr>
  </w:style>
  <w:style w:type="paragraph" w:styleId="Heading5">
    <w:name w:val="heading 5"/>
    <w:basedOn w:val="Normal"/>
    <w:next w:val="Normal"/>
    <w:link w:val="Heading5Char"/>
    <w:uiPriority w:val="9"/>
    <w:unhideWhenUsed/>
    <w:qFormat/>
    <w:rsid w:val="00AB2F76"/>
    <w:pPr>
      <w:spacing w:after="60"/>
      <w:outlineLvl w:val="4"/>
    </w:pPr>
    <w:rPr>
      <w:rFonts w:ascii="Calibri" w:hAnsi="Calibri"/>
      <w:b/>
      <w:bCs/>
      <w:i/>
      <w:iCs/>
      <w:sz w:val="26"/>
      <w:szCs w:val="26"/>
    </w:rPr>
  </w:style>
  <w:style w:type="paragraph" w:styleId="Heading6">
    <w:name w:val="heading 6"/>
    <w:basedOn w:val="Normal"/>
    <w:next w:val="Normal"/>
    <w:link w:val="Heading6Char"/>
    <w:uiPriority w:val="9"/>
    <w:unhideWhenUsed/>
    <w:qFormat/>
    <w:rsid w:val="00AB2F76"/>
    <w:pPr>
      <w:spacing w:after="60"/>
      <w:outlineLvl w:val="5"/>
    </w:pPr>
    <w:rPr>
      <w:rFonts w:ascii="Calibri" w:hAnsi="Calibri"/>
      <w:b/>
      <w:bCs/>
      <w:sz w:val="22"/>
      <w:szCs w:val="22"/>
    </w:rPr>
  </w:style>
  <w:style w:type="paragraph" w:styleId="Heading7">
    <w:name w:val="heading 7"/>
    <w:basedOn w:val="Normal"/>
    <w:next w:val="Normal"/>
    <w:link w:val="Heading7Char"/>
    <w:uiPriority w:val="9"/>
    <w:unhideWhenUsed/>
    <w:qFormat/>
    <w:rsid w:val="00AB2F76"/>
    <w:pPr>
      <w:spacing w:after="60"/>
      <w:outlineLvl w:val="6"/>
    </w:pPr>
    <w:rPr>
      <w:rFonts w:ascii="Calibri" w:hAnsi="Calibri"/>
      <w:sz w:val="24"/>
      <w:szCs w:val="24"/>
    </w:rPr>
  </w:style>
  <w:style w:type="paragraph" w:styleId="Heading8">
    <w:name w:val="heading 8"/>
    <w:basedOn w:val="Normal"/>
    <w:next w:val="Normal"/>
    <w:link w:val="Heading8Char"/>
    <w:uiPriority w:val="9"/>
    <w:unhideWhenUsed/>
    <w:qFormat/>
    <w:rsid w:val="00AB2F76"/>
    <w:pPr>
      <w:spacing w:after="60"/>
      <w:outlineLvl w:val="7"/>
    </w:pPr>
    <w:rPr>
      <w:rFonts w:ascii="Calibri" w:hAnsi="Calibr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DF0263"/>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8335A2"/>
    <w:pPr>
      <w:spacing w:after="240"/>
      <w:outlineLvl w:val="1"/>
    </w:pPr>
    <w:rPr>
      <w:rFonts w:eastAsia="Arial"/>
      <w:bCs w:val="0"/>
    </w:rPr>
  </w:style>
  <w:style w:type="paragraph" w:customStyle="1" w:styleId="par1">
    <w:name w:val="par1"/>
    <w:basedOn w:val="Normal"/>
    <w:link w:val="par1Char"/>
    <w:rsid w:val="00E1434D"/>
    <w:pPr>
      <w:tabs>
        <w:tab w:val="left" w:pos="720"/>
        <w:tab w:val="left" w:pos="1440"/>
        <w:tab w:val="left" w:pos="2160"/>
      </w:tabs>
      <w:ind w:left="720" w:hanging="720"/>
    </w:pPr>
    <w:rPr>
      <w:szCs w:val="24"/>
    </w:rPr>
  </w:style>
  <w:style w:type="paragraph" w:customStyle="1" w:styleId="cp">
    <w:name w:val="cp"/>
    <w:basedOn w:val="Normal"/>
    <w:rsid w:val="00E1434D"/>
    <w:pPr>
      <w:jc w:val="center"/>
    </w:pPr>
  </w:style>
  <w:style w:type="paragraph" w:customStyle="1" w:styleId="par2">
    <w:name w:val="par2"/>
    <w:basedOn w:val="par1"/>
    <w:rsid w:val="00E1434D"/>
    <w:pPr>
      <w:ind w:left="1440"/>
    </w:pPr>
  </w:style>
  <w:style w:type="paragraph" w:customStyle="1" w:styleId="upar2">
    <w:name w:val="upar2"/>
    <w:basedOn w:val="upar1"/>
    <w:rsid w:val="00E1434D"/>
    <w:pPr>
      <w:ind w:left="720"/>
    </w:pPr>
    <w:rPr>
      <w:szCs w:val="24"/>
    </w:rPr>
  </w:style>
  <w:style w:type="paragraph" w:customStyle="1" w:styleId="upar1">
    <w:name w:val="upar1"/>
    <w:basedOn w:val="Normal"/>
    <w:rsid w:val="00E1434D"/>
    <w:pPr>
      <w:tabs>
        <w:tab w:val="left" w:pos="720"/>
        <w:tab w:val="left" w:pos="1440"/>
      </w:tabs>
    </w:pPr>
    <w:rPr>
      <w:rFonts w:cs="Arial"/>
    </w:rPr>
  </w:style>
  <w:style w:type="paragraph" w:customStyle="1" w:styleId="upar3">
    <w:name w:val="upar3"/>
    <w:basedOn w:val="upar1"/>
    <w:rsid w:val="00E1434D"/>
    <w:pPr>
      <w:ind w:left="1440"/>
    </w:pPr>
  </w:style>
  <w:style w:type="paragraph" w:customStyle="1" w:styleId="Title3">
    <w:name w:val="Title3"/>
    <w:basedOn w:val="Title2"/>
    <w:autoRedefine/>
    <w:rsid w:val="00E1434D"/>
    <w:pPr>
      <w:outlineLvl w:val="2"/>
    </w:pPr>
  </w:style>
  <w:style w:type="paragraph" w:customStyle="1" w:styleId="Title4">
    <w:name w:val="Title4"/>
    <w:basedOn w:val="Title2"/>
    <w:autoRedefine/>
    <w:rsid w:val="00E1434D"/>
    <w:pPr>
      <w:outlineLvl w:val="3"/>
    </w:pPr>
  </w:style>
  <w:style w:type="paragraph" w:customStyle="1" w:styleId="upar4">
    <w:name w:val="upar4"/>
    <w:basedOn w:val="upar1"/>
    <w:rsid w:val="00E1434D"/>
    <w:pPr>
      <w:ind w:left="2160"/>
    </w:pPr>
  </w:style>
  <w:style w:type="paragraph" w:customStyle="1" w:styleId="par3">
    <w:name w:val="par3"/>
    <w:basedOn w:val="par1"/>
    <w:rsid w:val="00E1434D"/>
    <w:pPr>
      <w:ind w:left="2160"/>
    </w:pPr>
  </w:style>
  <w:style w:type="paragraph" w:customStyle="1" w:styleId="par4">
    <w:name w:val="par4"/>
    <w:basedOn w:val="par1"/>
    <w:rsid w:val="00E1434D"/>
    <w:pPr>
      <w:ind w:left="2880"/>
    </w:pPr>
  </w:style>
  <w:style w:type="paragraph" w:customStyle="1" w:styleId="par5">
    <w:name w:val="par5"/>
    <w:basedOn w:val="par1"/>
    <w:rsid w:val="00E1434D"/>
    <w:pPr>
      <w:ind w:left="3600"/>
    </w:pPr>
  </w:style>
  <w:style w:type="paragraph" w:customStyle="1" w:styleId="upar5">
    <w:name w:val="upar5"/>
    <w:basedOn w:val="upar1"/>
    <w:rsid w:val="00E1434D"/>
    <w:pPr>
      <w:ind w:left="2880"/>
    </w:pPr>
  </w:style>
  <w:style w:type="paragraph" w:customStyle="1" w:styleId="par6">
    <w:name w:val="par6"/>
    <w:basedOn w:val="par1"/>
    <w:rsid w:val="00E1434D"/>
    <w:pPr>
      <w:ind w:left="4320"/>
    </w:pPr>
  </w:style>
  <w:style w:type="paragraph" w:customStyle="1" w:styleId="upar6">
    <w:name w:val="upar6"/>
    <w:basedOn w:val="upar1"/>
    <w:rsid w:val="00E1434D"/>
    <w:pPr>
      <w:ind w:left="3600"/>
    </w:pPr>
  </w:style>
  <w:style w:type="paragraph" w:customStyle="1" w:styleId="Footnote">
    <w:name w:val="Footnote"/>
    <w:basedOn w:val="Normal"/>
    <w:rsid w:val="00E1434D"/>
    <w:pPr>
      <w:spacing w:before="120"/>
    </w:pPr>
    <w:rPr>
      <w:sz w:val="16"/>
      <w:szCs w:val="16"/>
    </w:rPr>
  </w:style>
  <w:style w:type="paragraph" w:styleId="Header">
    <w:name w:val="header"/>
    <w:basedOn w:val="Normal"/>
    <w:link w:val="HeaderChar"/>
    <w:uiPriority w:val="99"/>
    <w:rsid w:val="00E1434D"/>
    <w:pPr>
      <w:tabs>
        <w:tab w:val="center" w:pos="4680"/>
        <w:tab w:val="right" w:pos="9360"/>
      </w:tabs>
    </w:pPr>
  </w:style>
  <w:style w:type="character" w:customStyle="1" w:styleId="HeaderChar">
    <w:name w:val="Header Char"/>
    <w:link w:val="Header"/>
    <w:uiPriority w:val="99"/>
    <w:rsid w:val="00E1434D"/>
    <w:rPr>
      <w:rFonts w:ascii="Arial" w:hAnsi="Arial"/>
    </w:rPr>
  </w:style>
  <w:style w:type="paragraph" w:styleId="Footer">
    <w:name w:val="footer"/>
    <w:basedOn w:val="Normal"/>
    <w:link w:val="FooterChar"/>
    <w:uiPriority w:val="99"/>
    <w:rsid w:val="00E1434D"/>
    <w:pPr>
      <w:tabs>
        <w:tab w:val="center" w:pos="4680"/>
        <w:tab w:val="right" w:pos="9360"/>
      </w:tabs>
    </w:pPr>
  </w:style>
  <w:style w:type="character" w:customStyle="1" w:styleId="FooterChar">
    <w:name w:val="Footer Char"/>
    <w:link w:val="Footer"/>
    <w:uiPriority w:val="99"/>
    <w:rsid w:val="00E1434D"/>
    <w:rPr>
      <w:rFonts w:ascii="Arial" w:hAnsi="Arial"/>
    </w:rPr>
  </w:style>
  <w:style w:type="paragraph" w:styleId="Revision">
    <w:name w:val="Revision"/>
    <w:hidden/>
    <w:uiPriority w:val="99"/>
    <w:semiHidden/>
    <w:rsid w:val="00136556"/>
    <w:rPr>
      <w:rFonts w:ascii="Arial" w:hAnsi="Arial"/>
    </w:rPr>
  </w:style>
  <w:style w:type="character" w:styleId="CommentReference">
    <w:name w:val="annotation reference"/>
    <w:uiPriority w:val="99"/>
    <w:rsid w:val="00136556"/>
    <w:rPr>
      <w:sz w:val="16"/>
      <w:szCs w:val="16"/>
    </w:rPr>
  </w:style>
  <w:style w:type="paragraph" w:styleId="CommentText">
    <w:name w:val="annotation text"/>
    <w:basedOn w:val="Normal"/>
    <w:link w:val="CommentTextChar"/>
    <w:uiPriority w:val="99"/>
    <w:rsid w:val="00136556"/>
  </w:style>
  <w:style w:type="character" w:customStyle="1" w:styleId="CommentTextChar">
    <w:name w:val="Comment Text Char"/>
    <w:link w:val="CommentText"/>
    <w:uiPriority w:val="99"/>
    <w:rsid w:val="00136556"/>
    <w:rPr>
      <w:rFonts w:ascii="Arial" w:hAnsi="Arial"/>
    </w:rPr>
  </w:style>
  <w:style w:type="paragraph" w:styleId="CommentSubject">
    <w:name w:val="annotation subject"/>
    <w:basedOn w:val="CommentText"/>
    <w:next w:val="CommentText"/>
    <w:link w:val="CommentSubjectChar"/>
    <w:uiPriority w:val="99"/>
    <w:rsid w:val="00136556"/>
    <w:rPr>
      <w:b/>
      <w:bCs/>
    </w:rPr>
  </w:style>
  <w:style w:type="character" w:customStyle="1" w:styleId="CommentSubjectChar">
    <w:name w:val="Comment Subject Char"/>
    <w:link w:val="CommentSubject"/>
    <w:uiPriority w:val="99"/>
    <w:rsid w:val="00136556"/>
    <w:rPr>
      <w:rFonts w:ascii="Arial" w:hAnsi="Arial"/>
      <w:b/>
      <w:bCs/>
    </w:rPr>
  </w:style>
  <w:style w:type="character" w:customStyle="1" w:styleId="Heading4Char">
    <w:name w:val="Heading 4 Char"/>
    <w:link w:val="Heading4"/>
    <w:uiPriority w:val="9"/>
    <w:rsid w:val="00AB2F76"/>
    <w:rPr>
      <w:rFonts w:ascii="Calibri" w:eastAsia="Times New Roman" w:hAnsi="Calibri" w:cs="Times New Roman"/>
      <w:b/>
      <w:bCs/>
      <w:sz w:val="28"/>
      <w:szCs w:val="28"/>
    </w:rPr>
  </w:style>
  <w:style w:type="character" w:customStyle="1" w:styleId="Heading5Char">
    <w:name w:val="Heading 5 Char"/>
    <w:link w:val="Heading5"/>
    <w:uiPriority w:val="9"/>
    <w:rsid w:val="00AB2F76"/>
    <w:rPr>
      <w:rFonts w:ascii="Calibri" w:eastAsia="Times New Roman" w:hAnsi="Calibri" w:cs="Times New Roman"/>
      <w:b/>
      <w:bCs/>
      <w:i/>
      <w:iCs/>
      <w:sz w:val="26"/>
      <w:szCs w:val="26"/>
    </w:rPr>
  </w:style>
  <w:style w:type="character" w:customStyle="1" w:styleId="Heading6Char">
    <w:name w:val="Heading 6 Char"/>
    <w:link w:val="Heading6"/>
    <w:uiPriority w:val="9"/>
    <w:rsid w:val="00AB2F76"/>
    <w:rPr>
      <w:rFonts w:ascii="Calibri" w:eastAsia="Times New Roman" w:hAnsi="Calibri" w:cs="Times New Roman"/>
      <w:b/>
      <w:bCs/>
      <w:sz w:val="22"/>
      <w:szCs w:val="22"/>
    </w:rPr>
  </w:style>
  <w:style w:type="character" w:customStyle="1" w:styleId="Heading7Char">
    <w:name w:val="Heading 7 Char"/>
    <w:link w:val="Heading7"/>
    <w:uiPriority w:val="9"/>
    <w:rsid w:val="00AB2F76"/>
    <w:rPr>
      <w:rFonts w:ascii="Calibri" w:eastAsia="Times New Roman" w:hAnsi="Calibri" w:cs="Times New Roman"/>
      <w:sz w:val="24"/>
      <w:szCs w:val="24"/>
    </w:rPr>
  </w:style>
  <w:style w:type="character" w:customStyle="1" w:styleId="Heading8Char">
    <w:name w:val="Heading 8 Char"/>
    <w:link w:val="Heading8"/>
    <w:uiPriority w:val="9"/>
    <w:rsid w:val="00AB2F76"/>
    <w:rPr>
      <w:rFonts w:ascii="Calibri" w:eastAsia="Times New Roman" w:hAnsi="Calibri" w:cs="Times New Roman"/>
      <w:i/>
      <w:iCs/>
      <w:sz w:val="24"/>
      <w:szCs w:val="24"/>
    </w:rPr>
  </w:style>
  <w:style w:type="character" w:customStyle="1" w:styleId="Heading1Char">
    <w:name w:val="Heading 1 Char"/>
    <w:link w:val="Heading1"/>
    <w:uiPriority w:val="9"/>
    <w:rsid w:val="00AB2F76"/>
    <w:rPr>
      <w:rFonts w:ascii="Arial" w:hAnsi="Arial"/>
      <w:b/>
      <w:bCs/>
      <w:kern w:val="32"/>
      <w:sz w:val="32"/>
      <w:szCs w:val="32"/>
    </w:rPr>
  </w:style>
  <w:style w:type="character" w:customStyle="1" w:styleId="Heading2Char">
    <w:name w:val="Heading 2 Char"/>
    <w:link w:val="Heading2"/>
    <w:uiPriority w:val="9"/>
    <w:rsid w:val="00AB2F76"/>
    <w:rPr>
      <w:rFonts w:ascii="Arial" w:hAnsi="Arial"/>
      <w:b/>
      <w:bCs/>
      <w:i/>
      <w:iCs/>
      <w:sz w:val="28"/>
      <w:szCs w:val="28"/>
    </w:rPr>
  </w:style>
  <w:style w:type="character" w:customStyle="1" w:styleId="Heading3Char">
    <w:name w:val="Heading 3 Char"/>
    <w:link w:val="Heading3"/>
    <w:uiPriority w:val="9"/>
    <w:rsid w:val="00AB2F76"/>
    <w:rPr>
      <w:rFonts w:ascii="Arial" w:hAnsi="Arial"/>
      <w:b/>
      <w:bCs/>
      <w:sz w:val="26"/>
      <w:szCs w:val="26"/>
    </w:rPr>
  </w:style>
  <w:style w:type="paragraph" w:styleId="Title">
    <w:name w:val="Title"/>
    <w:basedOn w:val="Normal"/>
    <w:next w:val="Normal"/>
    <w:link w:val="TitleChar"/>
    <w:uiPriority w:val="10"/>
    <w:qFormat/>
    <w:rsid w:val="00AB2F76"/>
    <w:pPr>
      <w:keepNext/>
      <w:keepLines/>
      <w:tabs>
        <w:tab w:val="left" w:pos="360"/>
        <w:tab w:val="left" w:pos="720"/>
        <w:tab w:val="left" w:pos="1080"/>
      </w:tabs>
      <w:spacing w:before="200"/>
      <w:ind w:left="720"/>
      <w:jc w:val="center"/>
    </w:pPr>
    <w:rPr>
      <w:rFonts w:eastAsia="Arial" w:cs="Arial"/>
      <w:b/>
      <w:color w:val="134F5C"/>
      <w:sz w:val="28"/>
      <w:szCs w:val="28"/>
      <w:u w:val="single"/>
    </w:rPr>
  </w:style>
  <w:style w:type="character" w:customStyle="1" w:styleId="TitleChar">
    <w:name w:val="Title Char"/>
    <w:link w:val="Title"/>
    <w:uiPriority w:val="10"/>
    <w:rsid w:val="00AB2F76"/>
    <w:rPr>
      <w:rFonts w:ascii="Arial" w:eastAsia="Arial" w:hAnsi="Arial" w:cs="Arial"/>
      <w:b/>
      <w:color w:val="134F5C"/>
      <w:sz w:val="28"/>
      <w:szCs w:val="28"/>
      <w:u w:val="single"/>
    </w:rPr>
  </w:style>
  <w:style w:type="paragraph" w:styleId="Subtitle">
    <w:name w:val="Subtitle"/>
    <w:basedOn w:val="Normal"/>
    <w:next w:val="Normal"/>
    <w:link w:val="SubtitleChar"/>
    <w:uiPriority w:val="11"/>
    <w:qFormat/>
    <w:rsid w:val="00AB2F76"/>
    <w:pPr>
      <w:keepNext/>
      <w:keepLines/>
      <w:tabs>
        <w:tab w:val="left" w:pos="0"/>
        <w:tab w:val="left" w:pos="360"/>
        <w:tab w:val="left" w:pos="720"/>
        <w:tab w:val="left" w:pos="1080"/>
        <w:tab w:val="left" w:pos="1440"/>
      </w:tabs>
      <w:spacing w:before="200"/>
      <w:ind w:left="2520" w:hanging="720"/>
    </w:pPr>
    <w:rPr>
      <w:rFonts w:eastAsia="Arial" w:cs="Arial"/>
    </w:rPr>
  </w:style>
  <w:style w:type="character" w:customStyle="1" w:styleId="SubtitleChar">
    <w:name w:val="Subtitle Char"/>
    <w:link w:val="Subtitle"/>
    <w:uiPriority w:val="11"/>
    <w:rsid w:val="00AB2F76"/>
    <w:rPr>
      <w:rFonts w:ascii="Arial" w:eastAsia="Arial" w:hAnsi="Arial" w:cs="Arial"/>
    </w:rPr>
  </w:style>
  <w:style w:type="character" w:customStyle="1" w:styleId="apple-tab-span">
    <w:name w:val="apple-tab-span"/>
    <w:basedOn w:val="DefaultParagraphFont"/>
    <w:rsid w:val="009D5310"/>
  </w:style>
  <w:style w:type="paragraph" w:customStyle="1" w:styleId="Style1">
    <w:name w:val="Style1"/>
    <w:basedOn w:val="par1"/>
    <w:link w:val="Style1Char"/>
    <w:autoRedefine/>
    <w:qFormat/>
    <w:rsid w:val="009A4CEA"/>
    <w:pPr>
      <w:numPr>
        <w:numId w:val="1"/>
      </w:numPr>
      <w:spacing w:line="360" w:lineRule="auto"/>
      <w:ind w:hanging="720"/>
    </w:pPr>
  </w:style>
  <w:style w:type="character" w:customStyle="1" w:styleId="Style1Char">
    <w:name w:val="Style1 Char"/>
    <w:link w:val="Style1"/>
    <w:rsid w:val="009A4CEA"/>
    <w:rPr>
      <w:rFonts w:ascii="Arial" w:hAnsi="Arial"/>
      <w:szCs w:val="24"/>
    </w:rPr>
  </w:style>
  <w:style w:type="paragraph" w:customStyle="1" w:styleId="Paragraph2">
    <w:name w:val="Paragraph 2"/>
    <w:basedOn w:val="par2"/>
    <w:qFormat/>
    <w:rsid w:val="00071435"/>
  </w:style>
  <w:style w:type="paragraph" w:customStyle="1" w:styleId="Paragraph1">
    <w:name w:val="Paragraph 1"/>
    <w:basedOn w:val="par1"/>
    <w:qFormat/>
    <w:rsid w:val="0033677E"/>
    <w:rPr>
      <w:rFonts w:cs="Arial"/>
    </w:rPr>
  </w:style>
  <w:style w:type="character" w:customStyle="1" w:styleId="par1Char">
    <w:name w:val="par1 Char"/>
    <w:link w:val="par1"/>
    <w:rsid w:val="0033677E"/>
    <w:rPr>
      <w:rFonts w:ascii="Arial" w:hAnsi="Arial"/>
      <w:szCs w:val="24"/>
    </w:rPr>
  </w:style>
  <w:style w:type="paragraph" w:customStyle="1" w:styleId="Paragraph3">
    <w:name w:val="Paragraph 3"/>
    <w:basedOn w:val="par3"/>
    <w:qFormat/>
    <w:rsid w:val="00FC53E9"/>
  </w:style>
  <w:style w:type="paragraph" w:customStyle="1" w:styleId="Paragraph4">
    <w:name w:val="Paragraph 4"/>
    <w:basedOn w:val="par4"/>
    <w:qFormat/>
    <w:rsid w:val="005864E3"/>
  </w:style>
  <w:style w:type="character" w:customStyle="1" w:styleId="cf01">
    <w:name w:val="cf01"/>
    <w:rsid w:val="00EB4F96"/>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982CBC-8376-4A07-A3B6-3EE749835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75</TotalTime>
  <Pages>2</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Rascon Arana, Maria</cp:lastModifiedBy>
  <cp:revision>6</cp:revision>
  <cp:lastPrinted>2023-01-27T21:38:00Z</cp:lastPrinted>
  <dcterms:created xsi:type="dcterms:W3CDTF">2026-07-31T14:36:00Z</dcterms:created>
  <dcterms:modified xsi:type="dcterms:W3CDTF">2026-08-20T20:35:00Z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2022-11-16T21:41:14Z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6abaacde-47f5-4cfb-9443-9b99fead2ebf</vt:lpwstr>
  </property>
  <property fmtid="{D5CDD505-2E9C-101B-9397-08002B2CF9AE}" pid="8" name="MSIP_Label_59e4beaa-c4ba-4ea9-a1f4-4e52626a3d73_ContentBits">
    <vt:lpwstr>0</vt:lpwstr>
  </property>
</Properties>
</file>