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D10A" w14:textId="77777777" w:rsidR="00C96731" w:rsidRPr="000A6B66" w:rsidRDefault="00C96731" w:rsidP="00C96731">
      <w:pPr>
        <w:pStyle w:val="upar1"/>
        <w:rPr>
          <w:b/>
          <w:bCs/>
          <w:szCs w:val="24"/>
        </w:rPr>
      </w:pPr>
      <w:r w:rsidRPr="000A6B66">
        <w:rPr>
          <w:b/>
          <w:bCs/>
          <w:szCs w:val="24"/>
        </w:rPr>
        <w:t>DEPARTMENT OF REVENUE</w:t>
      </w:r>
    </w:p>
    <w:p w14:paraId="57F170E1" w14:textId="77777777" w:rsidR="00C96731" w:rsidRPr="000A6B66" w:rsidRDefault="00C96731" w:rsidP="00C96731">
      <w:pPr>
        <w:pStyle w:val="upar1"/>
        <w:rPr>
          <w:b/>
          <w:bCs/>
          <w:szCs w:val="24"/>
        </w:rPr>
      </w:pPr>
      <w:r w:rsidRPr="000A6B66">
        <w:rPr>
          <w:b/>
          <w:bCs/>
          <w:szCs w:val="24"/>
        </w:rPr>
        <w:t>Colorado Lottery</w:t>
      </w:r>
    </w:p>
    <w:p w14:paraId="64845881" w14:textId="77777777" w:rsidR="00C96731" w:rsidRPr="000A6B66" w:rsidRDefault="00C96731" w:rsidP="00C96731">
      <w:pPr>
        <w:pStyle w:val="Heading1"/>
      </w:pPr>
      <w:r w:rsidRPr="000A6B66">
        <w:t>LOTTERY RULES AND REGULATIONS</w:t>
      </w:r>
    </w:p>
    <w:p w14:paraId="444434DD" w14:textId="77777777" w:rsidR="00C96731" w:rsidRPr="000A6B66" w:rsidRDefault="00C96731" w:rsidP="00C96731">
      <w:pPr>
        <w:pStyle w:val="upar1"/>
        <w:rPr>
          <w:b/>
          <w:bCs/>
          <w:szCs w:val="24"/>
        </w:rPr>
      </w:pPr>
      <w:r w:rsidRPr="000A6B66">
        <w:rPr>
          <w:b/>
          <w:bCs/>
          <w:szCs w:val="24"/>
        </w:rPr>
        <w:t>1 CCR 206-1</w:t>
      </w:r>
    </w:p>
    <w:p w14:paraId="07ACE0A0" w14:textId="77777777" w:rsidR="00C96731" w:rsidRPr="0016101B" w:rsidRDefault="00C96731" w:rsidP="00C96731">
      <w:pPr>
        <w:pStyle w:val="Footnote"/>
        <w:rPr>
          <w:szCs w:val="24"/>
        </w:rPr>
      </w:pPr>
      <w:r w:rsidRPr="0016101B">
        <w:rPr>
          <w:szCs w:val="24"/>
        </w:rPr>
        <w:t>[Editor’s Notes follow the text of the rules at the end of this CCR Document]</w:t>
      </w:r>
    </w:p>
    <w:p w14:paraId="0E32018A" w14:textId="77777777" w:rsidR="00C96731" w:rsidRDefault="00C96731" w:rsidP="00C96731">
      <w:pPr>
        <w:pStyle w:val="upar1"/>
      </w:pPr>
      <w:r>
        <w:t>______________________________________________________________________</w:t>
      </w:r>
    </w:p>
    <w:p w14:paraId="2F71D371" w14:textId="77777777" w:rsidR="00C96731" w:rsidRDefault="00C96731" w:rsidP="00C96731">
      <w:pPr>
        <w:pStyle w:val="Heading2"/>
      </w:pPr>
      <w:r>
        <w:t>RULE 1 - GENERAL DEFINITIONS</w:t>
      </w:r>
    </w:p>
    <w:p w14:paraId="3CC95464" w14:textId="77777777" w:rsidR="00C96731" w:rsidRDefault="00C96731" w:rsidP="00C96731">
      <w:pPr>
        <w:pStyle w:val="upar1"/>
        <w:rPr>
          <w:b/>
          <w:bCs/>
        </w:rPr>
      </w:pPr>
      <w:r w:rsidRPr="007B6DB3">
        <w:rPr>
          <w:b/>
          <w:bCs/>
        </w:rPr>
        <w:t>BASIS AND PURPOSE FOR RULE 1</w:t>
      </w:r>
    </w:p>
    <w:p w14:paraId="12B75EF7" w14:textId="77777777" w:rsidR="00C96731" w:rsidRDefault="00C96731" w:rsidP="00C96731">
      <w:pPr>
        <w:pStyle w:val="upar1"/>
      </w:pPr>
      <w:r>
        <w:t>The purpose of Rule 1 is to provide definitions for the Colorado Lottery General Rules and Regulations. The statutory basis for Rule 1 is found in C.R.S. 4440-101(5), 44-40-109(1)(a) and (2), and 44-40-110.</w:t>
      </w:r>
    </w:p>
    <w:p w14:paraId="1FC2ED05" w14:textId="77777777" w:rsidR="00C96731" w:rsidRDefault="00C96731" w:rsidP="00C96731">
      <w:pPr>
        <w:pStyle w:val="Heading3"/>
      </w:pPr>
      <w:r>
        <w:t xml:space="preserve">1.1 </w:t>
      </w:r>
      <w:r>
        <w:tab/>
        <w:t>General Provisions</w:t>
      </w:r>
    </w:p>
    <w:p w14:paraId="140B90A4" w14:textId="77777777" w:rsidR="00C96731" w:rsidRDefault="00C96731" w:rsidP="00C96731">
      <w:pPr>
        <w:pStyle w:val="upar1"/>
      </w:pPr>
      <w:r>
        <w:t xml:space="preserve">The Colorado Lottery Commission adopts these Definitions which apply to </w:t>
      </w:r>
      <w:proofErr w:type="gramStart"/>
      <w:r>
        <w:t>all of</w:t>
      </w:r>
      <w:proofErr w:type="gramEnd"/>
      <w:r>
        <w:t xml:space="preserve"> the Lottery Rules and Regulations unless otherwise stated and in addition to any other definitions that may apply in a specific section of the rules. Suppose there is a direct conflict between one of these definitions and a definition in a specific section of the rules. In that case, the latter shall apply.</w:t>
      </w:r>
    </w:p>
    <w:p w14:paraId="1AB8A36B" w14:textId="77777777" w:rsidR="00C96731" w:rsidRDefault="00C96731" w:rsidP="00C96731">
      <w:pPr>
        <w:pStyle w:val="Heading3"/>
      </w:pPr>
      <w:r>
        <w:t xml:space="preserve">1.2 </w:t>
      </w:r>
      <w:r>
        <w:tab/>
        <w:t>Definitions</w:t>
      </w:r>
    </w:p>
    <w:p w14:paraId="3862106B" w14:textId="77777777" w:rsidR="00C96731" w:rsidRDefault="00C96731" w:rsidP="00C96731">
      <w:pPr>
        <w:pStyle w:val="upar1"/>
      </w:pPr>
      <w:r>
        <w:t>Unless these Rules and Regulations specifically state otherwise:</w:t>
      </w:r>
    </w:p>
    <w:p w14:paraId="251CBCD4" w14:textId="77777777" w:rsidR="00C96731" w:rsidRDefault="00C96731" w:rsidP="00C96731">
      <w:pPr>
        <w:pStyle w:val="par1"/>
      </w:pPr>
      <w:r>
        <w:t>A.</w:t>
      </w:r>
      <w:r>
        <w:tab/>
        <w:t>“Act” means State Lottery Division, Title 44, Article 40 of the Colorado Revised Statutes.</w:t>
      </w:r>
    </w:p>
    <w:p w14:paraId="5A84D054" w14:textId="77777777" w:rsidR="00C96731" w:rsidRDefault="00C96731" w:rsidP="00C96731">
      <w:pPr>
        <w:pStyle w:val="par1"/>
      </w:pPr>
      <w:r>
        <w:t>B.</w:t>
      </w:r>
      <w:r>
        <w:tab/>
        <w:t>“Additional Lottery Prizes” means cash, merchandise, and/or services, as determined by the Director.</w:t>
      </w:r>
    </w:p>
    <w:p w14:paraId="34391303" w14:textId="77777777" w:rsidR="00C96731" w:rsidRDefault="00C96731" w:rsidP="00C96731">
      <w:pPr>
        <w:pStyle w:val="par1"/>
      </w:pPr>
      <w:r>
        <w:t>C.</w:t>
      </w:r>
      <w:r>
        <w:tab/>
        <w:t>“Advance Play” means the option to Purchase Jackpot Tickets for more than one future consecutive Drawing, with the first advance play Ticket Purchased for the next available Drawing.</w:t>
      </w:r>
    </w:p>
    <w:p w14:paraId="0C9B3488" w14:textId="77777777" w:rsidR="00C96731" w:rsidRDefault="00C96731" w:rsidP="00C96731">
      <w:pPr>
        <w:pStyle w:val="par1"/>
      </w:pPr>
      <w:r>
        <w:t>D.</w:t>
      </w:r>
      <w:r>
        <w:tab/>
        <w:t>“Aggregate Prize Fund” means the maximum percentage of sales for each Jackpot Game that may be used to pay Prizes.</w:t>
      </w:r>
    </w:p>
    <w:p w14:paraId="393B0219" w14:textId="77777777" w:rsidR="00C96731" w:rsidRDefault="00C96731" w:rsidP="00C96731">
      <w:pPr>
        <w:pStyle w:val="par1"/>
      </w:pPr>
      <w:r>
        <w:t>E.</w:t>
      </w:r>
      <w:r>
        <w:tab/>
        <w:t>“Barcode” means the barcode on a Ticket that contains the Validation information which indicates whether the Ticket entitles the Ticket Holder to a Prize.</w:t>
      </w:r>
    </w:p>
    <w:p w14:paraId="27CC57DE" w14:textId="77777777" w:rsidR="00C96731" w:rsidRDefault="00C96731" w:rsidP="00C96731">
      <w:pPr>
        <w:pStyle w:val="par1"/>
      </w:pPr>
      <w:r>
        <w:lastRenderedPageBreak/>
        <w:t>F.</w:t>
      </w:r>
      <w:r>
        <w:tab/>
        <w:t>“Barcode Reader” means the computer hardware/software used by Retailers to read barcoded information on Tickets.</w:t>
      </w:r>
    </w:p>
    <w:p w14:paraId="6553B0DE" w14:textId="77777777" w:rsidR="00C96731" w:rsidRDefault="00C96731" w:rsidP="00C96731">
      <w:pPr>
        <w:pStyle w:val="par1"/>
      </w:pPr>
      <w:r>
        <w:t>G.</w:t>
      </w:r>
      <w:r>
        <w:tab/>
        <w:t>“Claimant” means a Person claiming a Lottery Prize.</w:t>
      </w:r>
    </w:p>
    <w:p w14:paraId="56B530F4" w14:textId="77777777" w:rsidR="00C96731" w:rsidRDefault="00C96731" w:rsidP="00C96731">
      <w:pPr>
        <w:pStyle w:val="par1"/>
      </w:pPr>
      <w:r>
        <w:t>H.</w:t>
      </w:r>
      <w:r>
        <w:tab/>
        <w:t>“Claims Center” means any location designated by the Director where a Person may file a claim for any Lottery Prize.</w:t>
      </w:r>
    </w:p>
    <w:p w14:paraId="0023E799" w14:textId="77777777" w:rsidR="00C96731" w:rsidRDefault="00C96731" w:rsidP="00C96731">
      <w:pPr>
        <w:pStyle w:val="par1"/>
      </w:pPr>
      <w:r>
        <w:t>I.</w:t>
      </w:r>
      <w:r>
        <w:tab/>
        <w:t>“Commission” means the Colorado Lottery Commission established under the Act.</w:t>
      </w:r>
    </w:p>
    <w:p w14:paraId="7C787BB8" w14:textId="77777777" w:rsidR="00C96731" w:rsidRDefault="00C96731" w:rsidP="00C96731">
      <w:pPr>
        <w:pStyle w:val="par1"/>
      </w:pPr>
      <w:r>
        <w:t>J.</w:t>
      </w:r>
      <w:r>
        <w:tab/>
        <w:t>“Coupons” mean marketing tools that entitle the holder to a discounted Lottery Product and are approved by the Commission.</w:t>
      </w:r>
    </w:p>
    <w:p w14:paraId="352F4951" w14:textId="77777777" w:rsidR="00C96731" w:rsidRDefault="00C96731" w:rsidP="00C96731">
      <w:pPr>
        <w:pStyle w:val="par1"/>
      </w:pPr>
      <w:r>
        <w:t>K.</w:t>
      </w:r>
      <w:r>
        <w:tab/>
        <w:t>“Courier” means a Person or entity that receives an order and payment for a Ticket(s) from a Courier Customer and Purchases the Ticket(s) from a Retailer on the Licensed Premises on behalf of a Courier Customer and then digitally or physically delivers the Ticket(s) to the Courier Customer in exchange for a fee and facilitates redemption of Ticket(s) on behalf of a Courier Customer. A Courier is an entity separate and apart from the Retailer, meaning a separate legal entity with separate employees.</w:t>
      </w:r>
    </w:p>
    <w:p w14:paraId="721C79DF" w14:textId="77777777" w:rsidR="00C96731" w:rsidRDefault="00C96731" w:rsidP="00C96731">
      <w:pPr>
        <w:pStyle w:val="par1"/>
      </w:pPr>
      <w:r>
        <w:t>L.</w:t>
      </w:r>
      <w:r>
        <w:tab/>
        <w:t xml:space="preserve">“Courier Customer” means a Person who is located within the State of Colorado, but not within the designated boundaries of federally recognized Indian </w:t>
      </w:r>
      <w:proofErr w:type="gramStart"/>
      <w:r>
        <w:t>lands, and</w:t>
      </w:r>
      <w:proofErr w:type="gramEnd"/>
      <w:r>
        <w:t xml:space="preserve"> submits an order and payment to a Courier for the Purchase of Ticket(s) in exchange for a fee using payment methods approved by the Lottery for the sale of Ticket(s). “Director” means the Senior Director of the Colorado State Lottery Division.</w:t>
      </w:r>
    </w:p>
    <w:p w14:paraId="497C4ADC" w14:textId="77777777" w:rsidR="00C96731" w:rsidRDefault="00C96731" w:rsidP="00C96731">
      <w:pPr>
        <w:pStyle w:val="par1"/>
      </w:pPr>
      <w:r>
        <w:t>M.</w:t>
      </w:r>
      <w:r>
        <w:tab/>
        <w:t>“Division” means the Colorado State Lottery Division.</w:t>
      </w:r>
    </w:p>
    <w:p w14:paraId="4050B4A9" w14:textId="77777777" w:rsidR="00C96731" w:rsidRDefault="00C96731" w:rsidP="00C96731">
      <w:pPr>
        <w:pStyle w:val="par1"/>
      </w:pPr>
      <w:r>
        <w:t>N.</w:t>
      </w:r>
      <w:r>
        <w:tab/>
        <w:t xml:space="preserve">“Draw Break” means the </w:t>
      </w:r>
      <w:proofErr w:type="gramStart"/>
      <w:r>
        <w:t>period of time</w:t>
      </w:r>
      <w:proofErr w:type="gramEnd"/>
      <w:r>
        <w:t xml:space="preserve"> prior to a Drawing during which Jackpot Tickets may not be sold, Purchased, or validated for the upcoming Drawing.</w:t>
      </w:r>
    </w:p>
    <w:p w14:paraId="732F8FF5" w14:textId="77777777" w:rsidR="00C96731" w:rsidRDefault="00C96731" w:rsidP="00C96731">
      <w:pPr>
        <w:pStyle w:val="par1"/>
      </w:pPr>
      <w:r>
        <w:t>O.</w:t>
      </w:r>
      <w:r>
        <w:tab/>
        <w:t>“Drawing” means a random selection process to determine winning numbers as set forth in specific Game Rules.</w:t>
      </w:r>
    </w:p>
    <w:p w14:paraId="02B29EAC" w14:textId="77777777" w:rsidR="00C96731" w:rsidRDefault="00C96731" w:rsidP="00C96731">
      <w:pPr>
        <w:pStyle w:val="par1"/>
      </w:pPr>
      <w:r>
        <w:t xml:space="preserve"> P.</w:t>
      </w:r>
      <w:r>
        <w:tab/>
        <w:t>“E-instant Game” means a type of Instant Scratch Game that is played digitally and available for Purchase directly from the Division using Registered Play.</w:t>
      </w:r>
    </w:p>
    <w:p w14:paraId="197DD8EB" w14:textId="77777777" w:rsidR="00C96731" w:rsidRDefault="00C96731" w:rsidP="00C96731">
      <w:pPr>
        <w:pStyle w:val="par1"/>
      </w:pPr>
      <w:r>
        <w:t>Q.</w:t>
      </w:r>
      <w:r>
        <w:tab/>
        <w:t>“Electronic Funds Transfer” or “EFT” means the electronic transfer of money from one bank account to another.</w:t>
      </w:r>
    </w:p>
    <w:p w14:paraId="0BF77E34" w14:textId="77777777" w:rsidR="00C96731" w:rsidRDefault="00C96731" w:rsidP="00C96731">
      <w:pPr>
        <w:pStyle w:val="par1"/>
      </w:pPr>
      <w:r>
        <w:t>R.</w:t>
      </w:r>
      <w:r>
        <w:tab/>
        <w:t>“Executive Director” means the Executive Director of the Colorado Department of Revenue.</w:t>
      </w:r>
    </w:p>
    <w:p w14:paraId="30B1384E" w14:textId="77777777" w:rsidR="00C96731" w:rsidRDefault="00C96731" w:rsidP="00C96731">
      <w:pPr>
        <w:pStyle w:val="par1"/>
      </w:pPr>
      <w:r>
        <w:t>S.</w:t>
      </w:r>
      <w:r>
        <w:tab/>
        <w:t>“Force Majeure” means an unexpected event (i.e., a natural disaster) that prevents the scheduled completion of an activity.</w:t>
      </w:r>
    </w:p>
    <w:p w14:paraId="19C9D0A5" w14:textId="77777777" w:rsidR="00C96731" w:rsidRDefault="00C96731" w:rsidP="00C96731">
      <w:pPr>
        <w:pStyle w:val="par1"/>
      </w:pPr>
      <w:r>
        <w:lastRenderedPageBreak/>
        <w:t>T.</w:t>
      </w:r>
      <w:r>
        <w:tab/>
        <w:t>“Gaming System” means the computer system(s) consisting of Gaming Terminals, central processing equipment, and a communication network used to administer Lottery Products.</w:t>
      </w:r>
    </w:p>
    <w:p w14:paraId="6E560847" w14:textId="77777777" w:rsidR="00C96731" w:rsidRDefault="00C96731" w:rsidP="00C96731">
      <w:pPr>
        <w:pStyle w:val="par1"/>
      </w:pPr>
      <w:r>
        <w:t>U.</w:t>
      </w:r>
      <w:r>
        <w:tab/>
        <w:t>“Gaming Terminal” means the computer system through which Jackpot Tickets are generated, Validated, and Instant Scratch Tickets are supported.</w:t>
      </w:r>
    </w:p>
    <w:p w14:paraId="758890CA" w14:textId="77777777" w:rsidR="00C96731" w:rsidRDefault="00C96731" w:rsidP="00C96731">
      <w:pPr>
        <w:pStyle w:val="par1"/>
      </w:pPr>
      <w:r>
        <w:t>V.</w:t>
      </w:r>
      <w:r>
        <w:tab/>
        <w:t>“Geolocate” or “Geolocation” means the method, system, or process used to confirm that a Courier Customer or Person purchasing Lottery Products digitally is physically present within the State of Colorado and not within the designated boundaries of federally recognized Indian lands at the time that the Courier Customer submits an order for Ticket(s) from a Courier.</w:t>
      </w:r>
    </w:p>
    <w:p w14:paraId="13277F1C" w14:textId="77777777" w:rsidR="00C96731" w:rsidRDefault="00C96731" w:rsidP="00C96731">
      <w:pPr>
        <w:pStyle w:val="par1"/>
      </w:pPr>
      <w:r>
        <w:t>W.</w:t>
      </w:r>
      <w:r>
        <w:tab/>
        <w:t>“Immediate Family” shall include any spouse, child, brother, sister, and/or parent residing in the same household.</w:t>
      </w:r>
    </w:p>
    <w:p w14:paraId="6D441409" w14:textId="77777777" w:rsidR="00C96731" w:rsidRDefault="00C96731" w:rsidP="00C96731">
      <w:pPr>
        <w:pStyle w:val="par1"/>
      </w:pPr>
      <w:r>
        <w:t>X.</w:t>
      </w:r>
      <w:r>
        <w:tab/>
        <w:t>“Instant Scratch Game” means a type of Lottery game where the Prize is revealed instantly once the game is played, including but limited to E-instant Games, Scratch Tickets and any terminal game that instantly reveals a win, except those that are offered as an add-on to a Jackpot game.</w:t>
      </w:r>
    </w:p>
    <w:p w14:paraId="67C18651" w14:textId="77777777" w:rsidR="00C96731" w:rsidRDefault="00C96731" w:rsidP="00C96731">
      <w:pPr>
        <w:pStyle w:val="par1"/>
      </w:pPr>
      <w:r>
        <w:t>Y.</w:t>
      </w:r>
      <w:r>
        <w:tab/>
        <w:t>“Instant Scratch Game Guidelines” means the set of guidelines approved by the Commission that establish the rules for a specific Instant Scratch Game.</w:t>
      </w:r>
    </w:p>
    <w:p w14:paraId="064AC4BF" w14:textId="77777777" w:rsidR="00C96731" w:rsidRDefault="00C96731" w:rsidP="00C96731">
      <w:pPr>
        <w:pStyle w:val="par1"/>
      </w:pPr>
      <w:r>
        <w:t>Z.</w:t>
      </w:r>
      <w:r>
        <w:tab/>
        <w:t>“In-state Jackpot Game” is a Jackpot Game that is only available for Purchase within the State of Colorado.</w:t>
      </w:r>
    </w:p>
    <w:p w14:paraId="7D6A7567" w14:textId="77777777" w:rsidR="00C96731" w:rsidRDefault="00C96731" w:rsidP="00C96731">
      <w:pPr>
        <w:pStyle w:val="par1"/>
      </w:pPr>
      <w:r>
        <w:t>AA.</w:t>
      </w:r>
      <w:r>
        <w:tab/>
        <w:t>“Jackpot Game” is a game in which a player or the Gaming System selects a combination of numbers in advance of a Drawing.</w:t>
      </w:r>
    </w:p>
    <w:p w14:paraId="7826DC16" w14:textId="77777777" w:rsidR="00C96731" w:rsidRDefault="00C96731" w:rsidP="00C96731">
      <w:pPr>
        <w:pStyle w:val="par1"/>
      </w:pPr>
      <w:r>
        <w:t>BB.</w:t>
      </w:r>
      <w:r>
        <w:tab/>
        <w:t>“Jackpot Ticket” means a Ticket or image generated by the Gaming Terminal or Registered Play reflecting the combination of numbers selected for In-state and Multi-state Jackpot Games.</w:t>
      </w:r>
    </w:p>
    <w:p w14:paraId="05D638F3" w14:textId="77777777" w:rsidR="00C96731" w:rsidRDefault="00C96731" w:rsidP="00C96731">
      <w:pPr>
        <w:pStyle w:val="par1"/>
      </w:pPr>
      <w:r>
        <w:t>CC.</w:t>
      </w:r>
      <w:r>
        <w:tab/>
        <w:t xml:space="preserve">“Key Employee” means an officer, director, or employee of a Vendor or an officer, director, or employee of a </w:t>
      </w:r>
      <w:proofErr w:type="gramStart"/>
      <w:r>
        <w:t>Vendor’s</w:t>
      </w:r>
      <w:proofErr w:type="gramEnd"/>
      <w:r>
        <w:t xml:space="preserve"> subcontractor whose job responsibilities could reasonably pose a risk to the Lottery, including but not limited to, employees whose job duties include the marketing, development, operation, or security of a Lottery Product or related system.</w:t>
      </w:r>
    </w:p>
    <w:p w14:paraId="0653669F" w14:textId="77777777" w:rsidR="00C96731" w:rsidRDefault="00C96731" w:rsidP="00C96731">
      <w:pPr>
        <w:pStyle w:val="par1"/>
      </w:pPr>
      <w:r>
        <w:t>DD.</w:t>
      </w:r>
      <w:r>
        <w:tab/>
        <w:t xml:space="preserve">“Know Your Customer” or “KYC” means the method, system or process used to verify a Person’s identity, including the age, of a Courier Customer </w:t>
      </w:r>
      <w:proofErr w:type="gramStart"/>
      <w:r>
        <w:t>in order to</w:t>
      </w:r>
      <w:proofErr w:type="gramEnd"/>
      <w:r>
        <w:t xml:space="preserve"> prevent duplication of accounts and prevent minors or other unauthorized Persons from ordering Tickets.</w:t>
      </w:r>
    </w:p>
    <w:p w14:paraId="489498E9" w14:textId="77777777" w:rsidR="00C96731" w:rsidRDefault="00C96731" w:rsidP="00C96731">
      <w:pPr>
        <w:pStyle w:val="par1"/>
      </w:pPr>
      <w:r>
        <w:t>EE.</w:t>
      </w:r>
      <w:r>
        <w:tab/>
        <w:t>“Licensed Premises” means the physical location where the Retailer is authorized to Sell Tickets pursuant to the license issued by the Division or as otherwise authorized pursuant to the Act or these rules.</w:t>
      </w:r>
    </w:p>
    <w:p w14:paraId="07BAF080" w14:textId="77777777" w:rsidR="00C96731" w:rsidRDefault="00C96731" w:rsidP="00C96731">
      <w:pPr>
        <w:pStyle w:val="par1"/>
      </w:pPr>
      <w:r>
        <w:lastRenderedPageBreak/>
        <w:t>FF.</w:t>
      </w:r>
      <w:r>
        <w:tab/>
        <w:t>“Retailer” or “Lottery Retailer” means any business licensed to Sell authorized Lottery Products pursuant to the Act or these rules.</w:t>
      </w:r>
    </w:p>
    <w:p w14:paraId="29A9076A" w14:textId="77777777" w:rsidR="00C96731" w:rsidRDefault="00C96731" w:rsidP="00C96731">
      <w:pPr>
        <w:pStyle w:val="par1"/>
      </w:pPr>
      <w:r>
        <w:t>GG.</w:t>
      </w:r>
      <w:r>
        <w:tab/>
        <w:t xml:space="preserve">“Lottery” means </w:t>
      </w:r>
      <w:proofErr w:type="gramStart"/>
      <w:r>
        <w:t>any and all</w:t>
      </w:r>
      <w:proofErr w:type="gramEnd"/>
      <w:r>
        <w:t xml:space="preserve"> lotteries created and operated pursuant to the Act.</w:t>
      </w:r>
    </w:p>
    <w:p w14:paraId="548E27BA" w14:textId="77777777" w:rsidR="00C96731" w:rsidRDefault="00C96731" w:rsidP="00C96731">
      <w:pPr>
        <w:pStyle w:val="par1"/>
      </w:pPr>
      <w:r>
        <w:t>HH.</w:t>
      </w:r>
      <w:r>
        <w:tab/>
        <w:t>“Multi-state Jackpot Game” means a Jackpot Game that is sold in Colorado as well as other jurisdictions.</w:t>
      </w:r>
    </w:p>
    <w:p w14:paraId="6C96E994" w14:textId="77777777" w:rsidR="00C96731" w:rsidRDefault="00C96731" w:rsidP="00C96731">
      <w:pPr>
        <w:pStyle w:val="par1"/>
      </w:pPr>
      <w:r>
        <w:t>II.</w:t>
      </w:r>
      <w:r>
        <w:tab/>
        <w:t>“Net Sales” means gross sales less cancellations or returns.</w:t>
      </w:r>
    </w:p>
    <w:p w14:paraId="748BB8E4" w14:textId="77777777" w:rsidR="00C96731" w:rsidRDefault="00C96731" w:rsidP="00C96731">
      <w:pPr>
        <w:pStyle w:val="par1"/>
      </w:pPr>
      <w:r>
        <w:t>JJ.</w:t>
      </w:r>
      <w:r>
        <w:tab/>
        <w:t>“Person” means a natural Person.</w:t>
      </w:r>
    </w:p>
    <w:p w14:paraId="2F40F2D9" w14:textId="77777777" w:rsidR="00C96731" w:rsidRDefault="00C96731" w:rsidP="00C96731">
      <w:pPr>
        <w:pStyle w:val="par1"/>
      </w:pPr>
      <w:r>
        <w:t>KK.</w:t>
      </w:r>
      <w:r>
        <w:tab/>
        <w:t>“Play Area” means the area on a Scratch Ticket covered with a coating that can be removed by the player.</w:t>
      </w:r>
    </w:p>
    <w:p w14:paraId="69B13796" w14:textId="77777777" w:rsidR="00C96731" w:rsidRDefault="00C96731" w:rsidP="00C96731">
      <w:pPr>
        <w:pStyle w:val="par1"/>
      </w:pPr>
      <w:r>
        <w:t>LL.</w:t>
      </w:r>
      <w:r>
        <w:tab/>
        <w:t>“Play Slip” means a mark-sense game slip used to select plays in Jackpot Games, including digital game slips. A Play Slip has no financial value and is not evidence of a Ticket Purchase or of numbers selected.</w:t>
      </w:r>
    </w:p>
    <w:p w14:paraId="4EAE5DA4" w14:textId="77777777" w:rsidR="00C96731" w:rsidRDefault="00C96731" w:rsidP="00C96731">
      <w:pPr>
        <w:pStyle w:val="par1"/>
      </w:pPr>
      <w:r>
        <w:t>MM.</w:t>
      </w:r>
      <w:r>
        <w:tab/>
        <w:t>“Player” means a Person who Purchases a Lottery Product.</w:t>
      </w:r>
    </w:p>
    <w:p w14:paraId="124B48DA" w14:textId="77777777" w:rsidR="00C96731" w:rsidRDefault="00C96731" w:rsidP="00C96731">
      <w:pPr>
        <w:pStyle w:val="par1"/>
      </w:pPr>
      <w:r>
        <w:t>NN.</w:t>
      </w:r>
      <w:r>
        <w:tab/>
        <w:t>“Player-Selected Item” means a number or group of numbers selected by a Player in connection with a Lottery Jackpot Game.</w:t>
      </w:r>
    </w:p>
    <w:p w14:paraId="6D3698BA" w14:textId="77777777" w:rsidR="00C96731" w:rsidRDefault="00C96731" w:rsidP="00C96731">
      <w:pPr>
        <w:pStyle w:val="par1"/>
      </w:pPr>
      <w:r>
        <w:t>OO.</w:t>
      </w:r>
      <w:r>
        <w:tab/>
        <w:t>“Prize” means an award, financial or otherwise, from the Lottery.</w:t>
      </w:r>
    </w:p>
    <w:p w14:paraId="628E06FD" w14:textId="77777777" w:rsidR="00C96731" w:rsidRDefault="00C96731" w:rsidP="00C96731">
      <w:pPr>
        <w:pStyle w:val="par1"/>
      </w:pPr>
      <w:r>
        <w:t>PP.</w:t>
      </w:r>
      <w:r>
        <w:tab/>
        <w:t>“Prize Amounts” means the amount of money payable for Jackpot Games in each Prize Category, or to each share, or the annuitized future value of each share in a Prize Category for each Drawing.</w:t>
      </w:r>
    </w:p>
    <w:p w14:paraId="7DAEF5A4" w14:textId="77777777" w:rsidR="00C96731" w:rsidRDefault="00C96731" w:rsidP="00C96731">
      <w:pPr>
        <w:pStyle w:val="par1"/>
      </w:pPr>
      <w:r>
        <w:t>QQ.</w:t>
      </w:r>
      <w:r>
        <w:tab/>
        <w:t>“Prize Category” means the category of Prize based on matching combinations as described in the specific Game Rules.</w:t>
      </w:r>
    </w:p>
    <w:p w14:paraId="3C129DB3" w14:textId="77777777" w:rsidR="00C96731" w:rsidRDefault="00C96731" w:rsidP="00C96731">
      <w:pPr>
        <w:pStyle w:val="par1"/>
      </w:pPr>
      <w:r>
        <w:t>RR.</w:t>
      </w:r>
      <w:r>
        <w:tab/>
        <w:t>“Prize Expense” means the accrued portion of Net Sales from all Lottery Products paid or designated to be paid out in Prizes.</w:t>
      </w:r>
    </w:p>
    <w:p w14:paraId="31389F17" w14:textId="77777777" w:rsidR="00C96731" w:rsidRDefault="00C96731" w:rsidP="00C96731">
      <w:pPr>
        <w:pStyle w:val="par1"/>
      </w:pPr>
      <w:r>
        <w:t>SS.</w:t>
      </w:r>
      <w:r>
        <w:tab/>
        <w:t>“Prize Fund” means the amount of money allocated for Prizes as defined in the Instant Scratch Game Guidelines or specific Game Rules.</w:t>
      </w:r>
    </w:p>
    <w:p w14:paraId="643BFEA2" w14:textId="77777777" w:rsidR="00C96731" w:rsidRDefault="00C96731" w:rsidP="00C96731">
      <w:pPr>
        <w:pStyle w:val="par1"/>
      </w:pPr>
      <w:r>
        <w:t>TT.</w:t>
      </w:r>
      <w:r>
        <w:tab/>
        <w:t>“Prize Winner” means a Person who is entitled to claim a Prize.</w:t>
      </w:r>
    </w:p>
    <w:p w14:paraId="6CA47F6A" w14:textId="77777777" w:rsidR="00C96731" w:rsidRDefault="00C96731" w:rsidP="00C96731">
      <w:pPr>
        <w:pStyle w:val="par1"/>
      </w:pPr>
      <w:r>
        <w:t>UU.</w:t>
      </w:r>
      <w:r>
        <w:tab/>
        <w:t>“Product” or “Lottery Product” means any goods produced by the Lottery for sale to the public either directly or through a Retailer.</w:t>
      </w:r>
    </w:p>
    <w:p w14:paraId="7DB8FB4B" w14:textId="77777777" w:rsidR="00C96731" w:rsidRDefault="00C96731" w:rsidP="00C96731">
      <w:pPr>
        <w:pStyle w:val="par1"/>
      </w:pPr>
      <w:r>
        <w:t>VV.</w:t>
      </w:r>
      <w:r>
        <w:tab/>
        <w:t>“Promotional Drawing Guidelines” means guidelines for Promotional Drawings associated with a specific Lottery Game or related marketing activity.</w:t>
      </w:r>
    </w:p>
    <w:p w14:paraId="3C8D5AC4" w14:textId="77777777" w:rsidR="00C96731" w:rsidRDefault="00C96731" w:rsidP="00C96731">
      <w:pPr>
        <w:pStyle w:val="par1"/>
      </w:pPr>
      <w:r>
        <w:lastRenderedPageBreak/>
        <w:t>WW.</w:t>
      </w:r>
      <w:r>
        <w:tab/>
        <w:t xml:space="preserve">“Promotional Ticket” means a Ticket that is either a free Ticket or entitles a Player to a free Ticket and is approved by the Director for distribution to the public to promote the Lottery.  </w:t>
      </w:r>
    </w:p>
    <w:p w14:paraId="15DFE80C" w14:textId="77777777" w:rsidR="00C96731" w:rsidRDefault="00C96731" w:rsidP="00C96731">
      <w:pPr>
        <w:pStyle w:val="par1"/>
      </w:pPr>
      <w:r>
        <w:t>XX.</w:t>
      </w:r>
      <w:r>
        <w:tab/>
        <w:t>“Quick Pick” means a computer-generated selection of a number, item, or group of numbers in connection with a Jackpot Game.</w:t>
      </w:r>
    </w:p>
    <w:p w14:paraId="49D5DBD7" w14:textId="77777777" w:rsidR="00C96731" w:rsidRDefault="00C96731" w:rsidP="00C96731">
      <w:pPr>
        <w:pStyle w:val="par1"/>
      </w:pPr>
      <w:r>
        <w:t>YY.</w:t>
      </w:r>
      <w:r>
        <w:tab/>
        <w:t>“Registered Play” means a wager where the play is owned by a specifically identified Player through a means acceptable to the Lottery, and which is recorded on the computer gaming system and internal computer system.</w:t>
      </w:r>
    </w:p>
    <w:p w14:paraId="2C5FABE3" w14:textId="77777777" w:rsidR="00C96731" w:rsidRDefault="00C96731" w:rsidP="00C96731">
      <w:pPr>
        <w:pStyle w:val="par1"/>
      </w:pPr>
      <w:r>
        <w:t>ZZ.</w:t>
      </w:r>
      <w:r>
        <w:tab/>
        <w:t>“Scratch Ticket” means a type of Instant Scratch Game where a Ticket has preprinted play symbols or characters that are covered with a coating that, when removed, reveals whether the Player has won a Prize.</w:t>
      </w:r>
    </w:p>
    <w:p w14:paraId="6D51E2B4" w14:textId="77777777" w:rsidR="00C96731" w:rsidRDefault="00C96731" w:rsidP="00C96731">
      <w:pPr>
        <w:pStyle w:val="par1"/>
      </w:pPr>
      <w:r>
        <w:t>AAA.</w:t>
      </w:r>
      <w:r>
        <w:tab/>
        <w:t>“Sell”, “Sale” or “Purchase” means the payment to a Retailer in exchange for a Ticket at the fixed price set by the Commission on the Retailer’s Licensed Premises.</w:t>
      </w:r>
    </w:p>
    <w:p w14:paraId="7972F8EA" w14:textId="77777777" w:rsidR="00C96731" w:rsidRDefault="00C96731" w:rsidP="00C96731">
      <w:pPr>
        <w:pStyle w:val="par1"/>
      </w:pPr>
      <w:r>
        <w:t>BBB.</w:t>
      </w:r>
      <w:r>
        <w:tab/>
        <w:t>“Shares” means the total number of matching combinations within each Prize Category as determined for each draw.</w:t>
      </w:r>
    </w:p>
    <w:p w14:paraId="4AC42E01" w14:textId="77777777" w:rsidR="00C96731" w:rsidRDefault="00C96731" w:rsidP="00C96731">
      <w:pPr>
        <w:pStyle w:val="par1"/>
      </w:pPr>
      <w:r>
        <w:t>CCC.</w:t>
      </w:r>
      <w:r>
        <w:tab/>
        <w:t>“Ticket” or “Lottery Ticket” means an acceptable evidence of play, which is a Ticket produced in a manner that meets the specifications defined in these rules and is either a physical representation of the play or plays sold to the Player; or electronic evidence of a Ticketless transaction in the form of Registered Play.</w:t>
      </w:r>
    </w:p>
    <w:p w14:paraId="6325C616" w14:textId="77777777" w:rsidR="00C96731" w:rsidRDefault="00C96731" w:rsidP="00C96731">
      <w:pPr>
        <w:pStyle w:val="par1"/>
      </w:pPr>
      <w:r>
        <w:t>DDD.</w:t>
      </w:r>
      <w:r>
        <w:tab/>
        <w:t>“Ticket Holder” means a Person who has physical possession of a Lottery Ticket or electronic evidence of a Ticketless transaction in the form of Registered Play.</w:t>
      </w:r>
    </w:p>
    <w:p w14:paraId="3B2D1F25" w14:textId="77777777" w:rsidR="00C96731" w:rsidRDefault="00C96731" w:rsidP="00C96731">
      <w:pPr>
        <w:pStyle w:val="par1"/>
      </w:pPr>
      <w:r>
        <w:t>EEE.</w:t>
      </w:r>
      <w:r>
        <w:tab/>
        <w:t>“Validation” or “Validate” means the process of determining whether a Lottery Ticket presented for payment is a winning Ticket.</w:t>
      </w:r>
    </w:p>
    <w:p w14:paraId="4D10B086" w14:textId="77777777" w:rsidR="00C96731" w:rsidRDefault="00C96731" w:rsidP="00C96731">
      <w:pPr>
        <w:pStyle w:val="par1"/>
      </w:pPr>
      <w:r>
        <w:t>FFF.</w:t>
      </w:r>
      <w:r>
        <w:tab/>
        <w:t>“Validation Number” means the unique number printed on a Scratch Ticket that is used for Validation.</w:t>
      </w:r>
    </w:p>
    <w:p w14:paraId="1450D59B" w14:textId="77777777" w:rsidR="00C96731" w:rsidRDefault="00C96731" w:rsidP="00C96731">
      <w:pPr>
        <w:pStyle w:val="par1"/>
      </w:pPr>
      <w:r>
        <w:t>GGG.</w:t>
      </w:r>
      <w:r>
        <w:tab/>
        <w:t>“Vendor” means any third party that is contracted with the Lottery to provide services or materials related to any Lottery Product, including but not limited to the marketing, development, operation, or security of a Lottery Product or related system. Vendor may include, but is not limited to, a supplier as described in C.R.S. 44-40-106.</w:t>
      </w:r>
    </w:p>
    <w:p w14:paraId="7C1F5560" w14:textId="77777777" w:rsidR="00C96731" w:rsidRDefault="00C96731" w:rsidP="00C96731">
      <w:pPr>
        <w:pStyle w:val="Heading2"/>
      </w:pPr>
      <w:r>
        <w:br w:type="page"/>
      </w:r>
      <w:r>
        <w:lastRenderedPageBreak/>
        <w:t>RULE 2 – RETAILER LICENSING, DUTIES AND COMPENSATION</w:t>
      </w:r>
    </w:p>
    <w:p w14:paraId="591B3B4F" w14:textId="77777777" w:rsidR="00C96731" w:rsidRDefault="00C96731" w:rsidP="00C96731">
      <w:pPr>
        <w:pStyle w:val="upar1"/>
        <w:rPr>
          <w:b/>
          <w:bCs/>
        </w:rPr>
      </w:pPr>
      <w:r w:rsidRPr="003355E4">
        <w:rPr>
          <w:b/>
          <w:bCs/>
        </w:rPr>
        <w:t>BASIS AND PURPOSE FOR RULE 2</w:t>
      </w:r>
    </w:p>
    <w:p w14:paraId="04BF3439" w14:textId="77777777" w:rsidR="00C96731" w:rsidRDefault="00C96731" w:rsidP="00C96731">
      <w:pPr>
        <w:pStyle w:val="upar1"/>
      </w:pPr>
      <w:r>
        <w:t xml:space="preserve">The purpose of Rule 2 is to establish and provide the specific factors required for determining eligibility of an applicant desiring to obtain a license for the Sale of Lottery Products to the public; to specify certain duties of the Retailers; to authorize the Director to establish bonding protection for the State of Colorado; to describe the types of limitations which may be placed upon licenses issued by the Director; to provide for the circumstances upon which the Director may terminate licenses and issue duplicate licenses; to specify certain terms, conditions and duties required of Retailers authorized to Sell Lottery game Products; to specify the rights of the Retailer, as well as the detailed operation of the Lottery at the retail sales level, including the conditions that must be met in order for a Retailer to be permitted to Sell Tickets to a Courier. The provisions of Rule 2 are necessary </w:t>
      </w:r>
      <w:proofErr w:type="gramStart"/>
      <w:r>
        <w:t>in order to</w:t>
      </w:r>
      <w:proofErr w:type="gramEnd"/>
      <w:r>
        <w:t xml:space="preserve"> promote </w:t>
      </w:r>
      <w:proofErr w:type="gramStart"/>
      <w:r>
        <w:t>the public</w:t>
      </w:r>
      <w:proofErr w:type="gramEnd"/>
      <w:r>
        <w:t xml:space="preserve"> interest, as well as the security and efficient operation of the Lottery. The statutory basis for Rule 2 is found in C.R.S. 44-40-107 and 44-40-109(1)(a) and (2).</w:t>
      </w:r>
    </w:p>
    <w:p w14:paraId="36431F1D" w14:textId="77777777" w:rsidR="00C96731" w:rsidRDefault="00C96731" w:rsidP="00C96731">
      <w:pPr>
        <w:pStyle w:val="Heading3"/>
      </w:pPr>
      <w:r>
        <w:t xml:space="preserve">2.1 </w:t>
      </w:r>
      <w:r>
        <w:tab/>
        <w:t>Application for License to Sell Lottery Products</w:t>
      </w:r>
    </w:p>
    <w:p w14:paraId="480D5C0C" w14:textId="77777777" w:rsidR="00C96731" w:rsidRDefault="00C96731" w:rsidP="00C96731">
      <w:pPr>
        <w:pStyle w:val="par1"/>
      </w:pPr>
      <w:r>
        <w:t>A.</w:t>
      </w:r>
      <w:r>
        <w:tab/>
        <w:t>Any Person, firm, association or corporation, whether for profit or non-profit. P may apply to the Lottery for a Retailer license by filing an application with the Division. Such application shall be completed under penalty of perjury on a form approved by the Director.</w:t>
      </w:r>
    </w:p>
    <w:p w14:paraId="43912142" w14:textId="77777777" w:rsidR="00C96731" w:rsidRDefault="00C96731" w:rsidP="00C96731">
      <w:pPr>
        <w:pStyle w:val="par1"/>
      </w:pPr>
      <w:r>
        <w:t>B.</w:t>
      </w:r>
      <w:r>
        <w:tab/>
        <w:t>A fee in an amount to be determined by the Director shall be paid by the applicant for a Retail license to the Lottery. This fee shall be paid at the time of the issuance of the license and upon renewal of the license thereafter.</w:t>
      </w:r>
    </w:p>
    <w:p w14:paraId="31B5C635" w14:textId="77777777" w:rsidR="00C96731" w:rsidRDefault="00C96731" w:rsidP="00C96731">
      <w:pPr>
        <w:pStyle w:val="Heading3"/>
      </w:pPr>
      <w:r>
        <w:t xml:space="preserve">2.2 </w:t>
      </w:r>
      <w:r>
        <w:tab/>
        <w:t>Retailer Commission</w:t>
      </w:r>
    </w:p>
    <w:p w14:paraId="2581A1F1" w14:textId="77777777" w:rsidR="00C96731" w:rsidRDefault="00C96731" w:rsidP="00C96731">
      <w:pPr>
        <w:pStyle w:val="par1"/>
      </w:pPr>
      <w:r>
        <w:t>A.</w:t>
      </w:r>
      <w:r>
        <w:tab/>
        <w:t>Each Retailer shall be entitled to receive a payment for the Sale or authorized disbursement of Lottery Products by said Retailer as provided for in C.R.S. 44-40-107 in the amounts specified in these rules and their Retailer agreement with the Lottery.</w:t>
      </w:r>
    </w:p>
    <w:p w14:paraId="792E6759" w14:textId="77777777" w:rsidR="00C96731" w:rsidRDefault="00C96731" w:rsidP="00C96731">
      <w:pPr>
        <w:pStyle w:val="par1"/>
      </w:pPr>
      <w:r>
        <w:t>B.</w:t>
      </w:r>
      <w:r>
        <w:tab/>
        <w:t>At a minimum, Retailers shall receive the following commissions for the Sale of Jackpot Games and Scratch Tickets:</w:t>
      </w:r>
    </w:p>
    <w:p w14:paraId="043FC882" w14:textId="77777777" w:rsidR="00C96731" w:rsidRDefault="00C96731" w:rsidP="00C96731">
      <w:pPr>
        <w:pStyle w:val="par2"/>
      </w:pPr>
      <w:r>
        <w:t>1.</w:t>
      </w:r>
      <w:r>
        <w:tab/>
        <w:t>6% for the Sale of Jackpot Games; and,</w:t>
      </w:r>
    </w:p>
    <w:p w14:paraId="1DFBCA6B" w14:textId="77777777" w:rsidR="00C96731" w:rsidRDefault="00C96731" w:rsidP="00C96731">
      <w:pPr>
        <w:pStyle w:val="par2"/>
      </w:pPr>
      <w:r>
        <w:t>2.</w:t>
      </w:r>
      <w:r>
        <w:tab/>
        <w:t>7% for the Sale of Scratch Tickets.</w:t>
      </w:r>
    </w:p>
    <w:p w14:paraId="5F911E45" w14:textId="77777777" w:rsidR="00C96731" w:rsidRDefault="00C96731" w:rsidP="00C96731">
      <w:pPr>
        <w:pStyle w:val="par2"/>
      </w:pPr>
    </w:p>
    <w:p w14:paraId="5D432E22" w14:textId="77777777" w:rsidR="00C96731" w:rsidRDefault="00C96731" w:rsidP="00C96731">
      <w:pPr>
        <w:pStyle w:val="Heading3"/>
      </w:pPr>
      <w:r>
        <w:lastRenderedPageBreak/>
        <w:t xml:space="preserve">2.3 </w:t>
      </w:r>
      <w:r>
        <w:tab/>
        <w:t>Eligibility for License</w:t>
      </w:r>
    </w:p>
    <w:p w14:paraId="754DABDC" w14:textId="77777777" w:rsidR="00C96731" w:rsidRDefault="00C96731" w:rsidP="00C96731">
      <w:pPr>
        <w:pStyle w:val="par1"/>
      </w:pPr>
      <w:r>
        <w:t>A</w:t>
      </w:r>
      <w:proofErr w:type="gramStart"/>
      <w:r>
        <w:t xml:space="preserve">. </w:t>
      </w:r>
      <w:r>
        <w:tab/>
        <w:t>The</w:t>
      </w:r>
      <w:proofErr w:type="gramEnd"/>
      <w:r>
        <w:t xml:space="preserve"> Director shall issue licenses for the Sale of authorized Lottery Products in accordance with the provisions of C.R.S. 44-40-107 and these Rules and Regulations. The Director shall license only such Persons who, in the Director’s opinion, will best serve the public interest and trust in the Lottery and promote the Sale of Lottery Products. Prior to issuing any license, the Director shall consider </w:t>
      </w:r>
      <w:proofErr w:type="gramStart"/>
      <w:r>
        <w:t>all of</w:t>
      </w:r>
      <w:proofErr w:type="gramEnd"/>
      <w:r>
        <w:t xml:space="preserve"> the following factors:</w:t>
      </w:r>
    </w:p>
    <w:p w14:paraId="3FC70B23" w14:textId="77777777" w:rsidR="00C96731" w:rsidRDefault="00C96731" w:rsidP="00C96731">
      <w:pPr>
        <w:pStyle w:val="par2"/>
      </w:pPr>
      <w:r>
        <w:t>1</w:t>
      </w:r>
      <w:proofErr w:type="gramStart"/>
      <w:r>
        <w:t xml:space="preserve">. </w:t>
      </w:r>
      <w:r>
        <w:tab/>
        <w:t>The</w:t>
      </w:r>
      <w:proofErr w:type="gramEnd"/>
      <w:r>
        <w:t xml:space="preserve"> moral character and reputation of the applicant per C.R.S. 44-40-107(4)(e);</w:t>
      </w:r>
    </w:p>
    <w:p w14:paraId="52030D10" w14:textId="77777777" w:rsidR="00C96731" w:rsidRDefault="00C96731" w:rsidP="00C96731">
      <w:pPr>
        <w:pStyle w:val="par2"/>
      </w:pPr>
      <w:r>
        <w:t>2.</w:t>
      </w:r>
      <w:r>
        <w:tab/>
        <w:t>The financial responsibility and security of the applicant and its business or activity;</w:t>
      </w:r>
    </w:p>
    <w:p w14:paraId="5A19065D" w14:textId="77777777" w:rsidR="00C96731" w:rsidRDefault="00C96731" w:rsidP="00C96731">
      <w:pPr>
        <w:pStyle w:val="par2"/>
      </w:pPr>
      <w:r>
        <w:t>3</w:t>
      </w:r>
      <w:proofErr w:type="gramStart"/>
      <w:r>
        <w:t xml:space="preserve">. </w:t>
      </w:r>
      <w:r>
        <w:tab/>
        <w:t>The</w:t>
      </w:r>
      <w:proofErr w:type="gramEnd"/>
      <w:r>
        <w:t xml:space="preserve"> accessibility of the public to the Licensed Premises proposed by </w:t>
      </w:r>
      <w:proofErr w:type="gramStart"/>
      <w:r>
        <w:t>applicant</w:t>
      </w:r>
      <w:proofErr w:type="gramEnd"/>
      <w:r>
        <w:t>;</w:t>
      </w:r>
    </w:p>
    <w:p w14:paraId="0D15F8AD" w14:textId="77777777" w:rsidR="00C96731" w:rsidRDefault="00C96731" w:rsidP="00C96731">
      <w:pPr>
        <w:pStyle w:val="par2"/>
      </w:pPr>
      <w:r>
        <w:t>4</w:t>
      </w:r>
      <w:proofErr w:type="gramStart"/>
      <w:r>
        <w:t>.</w:t>
      </w:r>
      <w:r>
        <w:tab/>
        <w:t xml:space="preserve"> The</w:t>
      </w:r>
      <w:proofErr w:type="gramEnd"/>
      <w:r>
        <w:t xml:space="preserve"> number and sufficiency of existing licenses to serve the public interest;</w:t>
      </w:r>
    </w:p>
    <w:p w14:paraId="1EF1C4FD" w14:textId="77777777" w:rsidR="00C96731" w:rsidRDefault="00C96731" w:rsidP="00C96731">
      <w:pPr>
        <w:pStyle w:val="par2"/>
      </w:pPr>
      <w:r>
        <w:t>5</w:t>
      </w:r>
      <w:proofErr w:type="gramStart"/>
      <w:r>
        <w:t xml:space="preserve">. </w:t>
      </w:r>
      <w:r>
        <w:tab/>
        <w:t>The</w:t>
      </w:r>
      <w:proofErr w:type="gramEnd"/>
      <w:r>
        <w:t xml:space="preserve"> volume of the applicant’s expected Lottery Ticket Sales;</w:t>
      </w:r>
    </w:p>
    <w:p w14:paraId="3C1EE3F8" w14:textId="77777777" w:rsidR="00C96731" w:rsidRDefault="00C96731" w:rsidP="00C96731">
      <w:pPr>
        <w:pStyle w:val="par2"/>
      </w:pPr>
      <w:r>
        <w:t>6</w:t>
      </w:r>
      <w:proofErr w:type="gramStart"/>
      <w:r>
        <w:t xml:space="preserve">. </w:t>
      </w:r>
      <w:r>
        <w:tab/>
        <w:t>The</w:t>
      </w:r>
      <w:proofErr w:type="gramEnd"/>
      <w:r>
        <w:t xml:space="preserve"> security and efficient operation of the Lottery;</w:t>
      </w:r>
    </w:p>
    <w:p w14:paraId="081C7491" w14:textId="77777777" w:rsidR="00C96731" w:rsidRDefault="00C96731" w:rsidP="00C96731">
      <w:pPr>
        <w:pStyle w:val="par2"/>
      </w:pPr>
      <w:r>
        <w:t>7.</w:t>
      </w:r>
      <w:r>
        <w:tab/>
        <w:t>Whether the applicant is ineligible under the provisions of C.R.S. 44-40-107(4);</w:t>
      </w:r>
    </w:p>
    <w:p w14:paraId="46B09F7D" w14:textId="77777777" w:rsidR="00C96731" w:rsidRDefault="00C96731" w:rsidP="00C96731">
      <w:pPr>
        <w:pStyle w:val="par2"/>
      </w:pPr>
      <w:r>
        <w:t>8.</w:t>
      </w:r>
      <w:r>
        <w:tab/>
        <w:t>Business and security considerations which include but are not limited to:</w:t>
      </w:r>
    </w:p>
    <w:p w14:paraId="00E35CD3" w14:textId="77777777" w:rsidR="00C96731" w:rsidRDefault="00C96731" w:rsidP="00C96731">
      <w:pPr>
        <w:pStyle w:val="par3"/>
      </w:pPr>
      <w:r>
        <w:t>a.</w:t>
      </w:r>
      <w:r>
        <w:tab/>
        <w:t>Past security problems;</w:t>
      </w:r>
    </w:p>
    <w:p w14:paraId="2D6CB909" w14:textId="77777777" w:rsidR="00C96731" w:rsidRDefault="00C96731" w:rsidP="00C96731">
      <w:pPr>
        <w:pStyle w:val="par3"/>
      </w:pPr>
      <w:r>
        <w:t>b.</w:t>
      </w:r>
      <w:r>
        <w:tab/>
        <w:t>Credit history of owners, officers and the business entity; and,</w:t>
      </w:r>
    </w:p>
    <w:p w14:paraId="3F035275" w14:textId="77777777" w:rsidR="00C96731" w:rsidRDefault="00C96731" w:rsidP="00C96731">
      <w:pPr>
        <w:pStyle w:val="par3"/>
      </w:pPr>
      <w:r>
        <w:t>c.</w:t>
      </w:r>
      <w:r>
        <w:tab/>
        <w:t>History of administrative or regulatory actions.</w:t>
      </w:r>
    </w:p>
    <w:p w14:paraId="7D7F1CB8" w14:textId="77777777" w:rsidR="00C96731" w:rsidRDefault="00C96731" w:rsidP="00C96731">
      <w:pPr>
        <w:pStyle w:val="par2"/>
      </w:pPr>
      <w:r>
        <w:t>9.</w:t>
      </w:r>
      <w:r>
        <w:tab/>
        <w:t>Marketing considerations which include but are not limited to:</w:t>
      </w:r>
    </w:p>
    <w:p w14:paraId="107DA8A5" w14:textId="77777777" w:rsidR="00C96731" w:rsidRDefault="00C96731" w:rsidP="00C96731">
      <w:pPr>
        <w:pStyle w:val="par3"/>
      </w:pPr>
      <w:r>
        <w:t>a.</w:t>
      </w:r>
      <w:r>
        <w:tab/>
        <w:t>Projected Sales of Lottery Products; and,</w:t>
      </w:r>
    </w:p>
    <w:p w14:paraId="3FBB87B3" w14:textId="77777777" w:rsidR="00C96731" w:rsidRDefault="00C96731" w:rsidP="00C96731">
      <w:pPr>
        <w:pStyle w:val="par3"/>
      </w:pPr>
      <w:r>
        <w:t>b.</w:t>
      </w:r>
      <w:r>
        <w:tab/>
        <w:t>Willingness to promote Lottery Products.</w:t>
      </w:r>
    </w:p>
    <w:p w14:paraId="1851BBFD" w14:textId="77777777" w:rsidR="00C96731" w:rsidRDefault="00C96731" w:rsidP="00C96731">
      <w:pPr>
        <w:pStyle w:val="Heading3"/>
      </w:pPr>
      <w:r>
        <w:t xml:space="preserve">2.4 </w:t>
      </w:r>
      <w:r>
        <w:tab/>
        <w:t>Duties of Retailers</w:t>
      </w:r>
    </w:p>
    <w:p w14:paraId="12A5AA36" w14:textId="77777777" w:rsidR="00C96731" w:rsidRDefault="00C96731" w:rsidP="00C96731">
      <w:pPr>
        <w:pStyle w:val="upar1"/>
      </w:pPr>
      <w:proofErr w:type="gramStart"/>
      <w:r>
        <w:t>In order to</w:t>
      </w:r>
      <w:proofErr w:type="gramEnd"/>
      <w:r>
        <w:t xml:space="preserve"> promote </w:t>
      </w:r>
      <w:proofErr w:type="gramStart"/>
      <w:r>
        <w:t>the public</w:t>
      </w:r>
      <w:proofErr w:type="gramEnd"/>
      <w:r>
        <w:t xml:space="preserve"> interest and </w:t>
      </w:r>
      <w:proofErr w:type="gramStart"/>
      <w:r>
        <w:t>the security</w:t>
      </w:r>
      <w:proofErr w:type="gramEnd"/>
      <w:r>
        <w:t>, and efficient and responsible operation of the Lottery, each Retail licensee must abide by the following terms, conditions and duties:</w:t>
      </w:r>
    </w:p>
    <w:p w14:paraId="787F9029" w14:textId="77777777" w:rsidR="00C96731" w:rsidRDefault="00C96731" w:rsidP="00C96731">
      <w:pPr>
        <w:pStyle w:val="par1"/>
      </w:pPr>
      <w:r>
        <w:lastRenderedPageBreak/>
        <w:t>A.</w:t>
      </w:r>
      <w:r>
        <w:tab/>
        <w:t>To be bound by and comply with all lawful provisions of Article 40, Title 44, C.R.S. and the Lottery Rules and Regulations adopted pursuant thereto; the Retailer agreement between the Retailer and the Division; and any other lawful instructions or directives issued by the Director;</w:t>
      </w:r>
    </w:p>
    <w:p w14:paraId="50CA7E16" w14:textId="77777777" w:rsidR="00C96731" w:rsidRDefault="00C96731" w:rsidP="00C96731">
      <w:pPr>
        <w:pStyle w:val="par1"/>
      </w:pPr>
      <w:r>
        <w:t>B.</w:t>
      </w:r>
      <w:r>
        <w:tab/>
        <w:t xml:space="preserve">To actively promote the responsible Sale of authorized Colorado Lottery Products, including </w:t>
      </w:r>
      <w:proofErr w:type="gramStart"/>
      <w:r>
        <w:t>making them available for Sale at all times</w:t>
      </w:r>
      <w:proofErr w:type="gramEnd"/>
      <w:r>
        <w:t xml:space="preserve"> when the Gaming System is available and the Retailer is open to the public;</w:t>
      </w:r>
    </w:p>
    <w:p w14:paraId="03540250" w14:textId="77777777" w:rsidR="00C96731" w:rsidRDefault="00C96731" w:rsidP="00C96731">
      <w:pPr>
        <w:pStyle w:val="par1"/>
      </w:pPr>
      <w:r>
        <w:t>C.</w:t>
      </w:r>
      <w:r>
        <w:tab/>
        <w:t>To maintain regular business hours so that the public knows when the Retailer is open to the public and has access to purchase authorized Lottery Products;</w:t>
      </w:r>
    </w:p>
    <w:p w14:paraId="48E97541" w14:textId="77777777" w:rsidR="00C96731" w:rsidRDefault="00C96731" w:rsidP="00C96731">
      <w:pPr>
        <w:pStyle w:val="par1"/>
      </w:pPr>
      <w:r>
        <w:t>D.</w:t>
      </w:r>
      <w:r>
        <w:tab/>
        <w:t>To pay Prizes worth less than $600.00 to the Prize Winner for any Lottery Products Validated by the Retailer. All Products Validated by a Retailer must be paid by that Retailer as follows:</w:t>
      </w:r>
    </w:p>
    <w:p w14:paraId="3F440F50" w14:textId="77777777" w:rsidR="00C96731" w:rsidRDefault="00C96731" w:rsidP="00C96731">
      <w:pPr>
        <w:pStyle w:val="par2"/>
      </w:pPr>
      <w:r>
        <w:t>1.</w:t>
      </w:r>
      <w:r>
        <w:tab/>
        <w:t>To maintain sufficient funds to pay Prizes worth $150 or less by cash, check, or money order.</w:t>
      </w:r>
    </w:p>
    <w:p w14:paraId="310C5298" w14:textId="77777777" w:rsidR="00C96731" w:rsidRDefault="00C96731" w:rsidP="00C96731">
      <w:pPr>
        <w:pStyle w:val="par2"/>
      </w:pPr>
      <w:r>
        <w:t>2.</w:t>
      </w:r>
      <w:r>
        <w:tab/>
        <w:t>The Retailer will be prompted at the time of Validation whether to accept the Validation for Prizes greater than $150 but less than $600. If a Retailer accepts and Validates the Ticket, the Prize must be paid.</w:t>
      </w:r>
    </w:p>
    <w:p w14:paraId="40C96597" w14:textId="77777777" w:rsidR="00C96731" w:rsidRDefault="00C96731" w:rsidP="00C96731">
      <w:pPr>
        <w:pStyle w:val="par2"/>
      </w:pPr>
      <w:r>
        <w:t>3.</w:t>
      </w:r>
      <w:r>
        <w:tab/>
        <w:t>Prizes shall be paid during the Retailer's normal business hours, provided the Validation system is operational and claims can be Validated. The Retailer shall not charge the Claimant a fee for payment of a Prize or for cashing a business check drawn on the Retailer’s account.</w:t>
      </w:r>
    </w:p>
    <w:p w14:paraId="094B1991" w14:textId="77777777" w:rsidR="00C96731" w:rsidRDefault="00C96731" w:rsidP="00C96731">
      <w:pPr>
        <w:pStyle w:val="par1"/>
      </w:pPr>
      <w:r>
        <w:t>E.</w:t>
      </w:r>
      <w:r>
        <w:tab/>
        <w:t>To maintain authorized displays, notices, equipment and other materials used in connection with the Sale of Lottery Products in accordance with reasonable instructions or directives issued by the Director;</w:t>
      </w:r>
    </w:p>
    <w:p w14:paraId="21207CA3" w14:textId="77777777" w:rsidR="00C96731" w:rsidRDefault="00C96731" w:rsidP="00C96731">
      <w:pPr>
        <w:pStyle w:val="par1"/>
      </w:pPr>
      <w:r>
        <w:t>F.</w:t>
      </w:r>
      <w:r>
        <w:tab/>
        <w:t>To maintain a complete and accurate set of books of account, correspondence and records of all Lottery transactions and operations, including but not limited to the receipt, Sale, handling, scratch inventory (both active and inactive), and returns for credit for all Lottery Products received by Retailer, and any books of account, correspondence, reports and records that may be required for Lottery Products. Books, correspondence and records referencing the Lottery account must be made available during normal business hours, with or without prior notice, to any duly authorized representative of the Lottery for inspection and audit by an auditor selected by the Commission or Director;</w:t>
      </w:r>
    </w:p>
    <w:p w14:paraId="765A2C17" w14:textId="77777777" w:rsidR="00C96731" w:rsidRDefault="00C96731" w:rsidP="00C96731">
      <w:pPr>
        <w:pStyle w:val="par1"/>
      </w:pPr>
      <w:r>
        <w:br w:type="page"/>
      </w:r>
      <w:r>
        <w:lastRenderedPageBreak/>
        <w:t>G.</w:t>
      </w:r>
      <w:r>
        <w:tab/>
        <w:t>To allow announced and/or unannounced inspections of the Licensed Premises by duly authorized representatives of the Division during normal business hours, to determine compliance with the provisions of the Act, Rules and Regulations</w:t>
      </w:r>
      <w:proofErr w:type="gramStart"/>
      <w:r>
        <w:t>, instructions</w:t>
      </w:r>
      <w:proofErr w:type="gramEnd"/>
      <w:r>
        <w:t xml:space="preserve"> and directives of the Director. The compliance inspection may be performed online, via telephone, in person or as otherwise provided by the Division representative. The inspections may be performed annually or in an otherwise determined time frame;</w:t>
      </w:r>
    </w:p>
    <w:p w14:paraId="7C5A5501" w14:textId="77777777" w:rsidR="00C96731" w:rsidRDefault="00C96731" w:rsidP="00C96731">
      <w:pPr>
        <w:pStyle w:val="par1"/>
      </w:pPr>
      <w:r>
        <w:t>H.</w:t>
      </w:r>
      <w:r>
        <w:tab/>
        <w:t xml:space="preserve">To indemnify and hold the State of Colorado, the Division and the Commission harmless from </w:t>
      </w:r>
      <w:proofErr w:type="gramStart"/>
      <w:r>
        <w:t>any and all</w:t>
      </w:r>
      <w:proofErr w:type="gramEnd"/>
      <w:r>
        <w:t xml:space="preserve"> liabilities, claims, actions, and judgments of any kind or nature arising from or relating to the Retailer’s acts or omissions </w:t>
      </w:r>
      <w:proofErr w:type="gramStart"/>
      <w:r>
        <w:t>in the course of</w:t>
      </w:r>
      <w:proofErr w:type="gramEnd"/>
      <w:r>
        <w:t xml:space="preserve"> operating and conducting the Sale of Lottery Products;</w:t>
      </w:r>
    </w:p>
    <w:p w14:paraId="307C01DF" w14:textId="77777777" w:rsidR="00C96731" w:rsidRDefault="00C96731" w:rsidP="00C96731">
      <w:pPr>
        <w:pStyle w:val="par1"/>
      </w:pPr>
      <w:r>
        <w:t>I.</w:t>
      </w:r>
      <w:r>
        <w:tab/>
        <w:t>To pay an administrative fee, to be determined by the Director, to reimburse the Colorado Lottery for inactive Scratch Tickets that are lost due to negligence or misconduct of the Retailer;</w:t>
      </w:r>
    </w:p>
    <w:p w14:paraId="2060A141" w14:textId="77777777" w:rsidR="00C96731" w:rsidRDefault="00C96731" w:rsidP="00C96731">
      <w:pPr>
        <w:pStyle w:val="par1"/>
      </w:pPr>
      <w:r>
        <w:t>J.</w:t>
      </w:r>
      <w:r>
        <w:tab/>
        <w:t>To provide confirmation that the Retailer is not a member of the Lottery Commission, an employee of the Lottery or a current Lottery contractor.</w:t>
      </w:r>
    </w:p>
    <w:p w14:paraId="3616FAE7" w14:textId="77777777" w:rsidR="00C96731" w:rsidRDefault="00C96731" w:rsidP="00C96731">
      <w:pPr>
        <w:pStyle w:val="par1"/>
      </w:pPr>
      <w:r>
        <w:t>K.</w:t>
      </w:r>
      <w:r>
        <w:tab/>
        <w:t>To agree that all Lottery Products shall be deemed to have been Purchased by the Retailer once Activated or Sold, whichever comes first;</w:t>
      </w:r>
    </w:p>
    <w:p w14:paraId="2AA443EA" w14:textId="77777777" w:rsidR="00C96731" w:rsidRDefault="00C96731" w:rsidP="00C96731">
      <w:pPr>
        <w:pStyle w:val="par1"/>
      </w:pPr>
      <w:r>
        <w:t>L.</w:t>
      </w:r>
      <w:r>
        <w:tab/>
        <w:t>To pay a communication and/or administrative fee at the discretion of the Director in an amount to be determined by the Director to cover operational costs to the Lottery in servicing said Retailer account, including a fee assessed for not maintaining sufficient funds in the banking account designated to be swept to pay the Lottery for Lottery Products;</w:t>
      </w:r>
    </w:p>
    <w:p w14:paraId="7ACE333C" w14:textId="77777777" w:rsidR="00C96731" w:rsidRDefault="00C96731" w:rsidP="00C96731">
      <w:pPr>
        <w:pStyle w:val="par1"/>
      </w:pPr>
      <w:r>
        <w:t>M.</w:t>
      </w:r>
      <w:r>
        <w:tab/>
        <w:t xml:space="preserve">To maintain a secure place for unsold Lottery Products upon instruction or directive by the Director or </w:t>
      </w:r>
      <w:proofErr w:type="gramStart"/>
      <w:r>
        <w:t>designee</w:t>
      </w:r>
      <w:proofErr w:type="gramEnd"/>
      <w:r>
        <w:t>;</w:t>
      </w:r>
    </w:p>
    <w:p w14:paraId="53906CB9" w14:textId="77777777" w:rsidR="00C96731" w:rsidRDefault="00C96731" w:rsidP="00C96731">
      <w:pPr>
        <w:pStyle w:val="par1"/>
      </w:pPr>
      <w:r>
        <w:t>N.</w:t>
      </w:r>
      <w:r>
        <w:tab/>
        <w:t xml:space="preserve">To prominently display the Colorado Lottery Retailer license in an area visible to the </w:t>
      </w:r>
      <w:proofErr w:type="gramStart"/>
      <w:r>
        <w:t>general public</w:t>
      </w:r>
      <w:proofErr w:type="gramEnd"/>
      <w:r>
        <w:t>;</w:t>
      </w:r>
    </w:p>
    <w:p w14:paraId="66A7CCA5" w14:textId="77777777" w:rsidR="00C96731" w:rsidRDefault="00C96731" w:rsidP="00C96731">
      <w:pPr>
        <w:pStyle w:val="par1"/>
      </w:pPr>
      <w:r>
        <w:t>O.</w:t>
      </w:r>
      <w:r>
        <w:tab/>
        <w:t>To agree that all unclaimed Prizes from all Lottery Products remain the property of the State of Colorado as set forth in C.R.S. 44-40-113 and 40-40-114;</w:t>
      </w:r>
    </w:p>
    <w:p w14:paraId="4E62D52B" w14:textId="77777777" w:rsidR="00C96731" w:rsidRDefault="00C96731" w:rsidP="00C96731">
      <w:pPr>
        <w:pStyle w:val="par1"/>
      </w:pPr>
      <w:r>
        <w:t>P.</w:t>
      </w:r>
      <w:r>
        <w:tab/>
        <w:t>To pay, without reimbursement, all electricity charges in conjunction with the operation of the any equipment related to the Sale of Lottery Products;</w:t>
      </w:r>
    </w:p>
    <w:p w14:paraId="4098BCCB" w14:textId="77777777" w:rsidR="00C96731" w:rsidRDefault="00C96731" w:rsidP="00C96731">
      <w:pPr>
        <w:pStyle w:val="par1"/>
      </w:pPr>
      <w:r>
        <w:t>Q.</w:t>
      </w:r>
      <w:r>
        <w:tab/>
        <w:t>To participate in Lottery training sessions and provide staff training;</w:t>
      </w:r>
    </w:p>
    <w:p w14:paraId="3E8FA059" w14:textId="77777777" w:rsidR="00C96731" w:rsidRDefault="00C96731" w:rsidP="00C96731">
      <w:pPr>
        <w:pStyle w:val="par1"/>
      </w:pPr>
      <w:r>
        <w:t>R.</w:t>
      </w:r>
      <w:r>
        <w:tab/>
        <w:t>To use signage identifying the location as a Lottery Retailer. Nothing herein shall require Retailer to install signage which is in violation of any state, local, or municipal code;</w:t>
      </w:r>
    </w:p>
    <w:p w14:paraId="27073FB0" w14:textId="77777777" w:rsidR="00C96731" w:rsidRDefault="00C96731" w:rsidP="00C96731">
      <w:pPr>
        <w:pStyle w:val="par1"/>
      </w:pPr>
      <w:r>
        <w:lastRenderedPageBreak/>
        <w:t>S.</w:t>
      </w:r>
      <w:r>
        <w:tab/>
        <w:t>To provide authorization for an account with EFT capability to be used for weekly billing of all Lottery Products;</w:t>
      </w:r>
    </w:p>
    <w:p w14:paraId="5C23161B" w14:textId="77777777" w:rsidR="00C96731" w:rsidRDefault="00C96731" w:rsidP="00C96731">
      <w:pPr>
        <w:pStyle w:val="par1"/>
      </w:pPr>
      <w:r>
        <w:t>T.</w:t>
      </w:r>
      <w:r>
        <w:tab/>
        <w:t xml:space="preserve">To maintain a balance in the account sufficient to cover payment </w:t>
      </w:r>
      <w:proofErr w:type="gramStart"/>
      <w:r>
        <w:t>due</w:t>
      </w:r>
      <w:proofErr w:type="gramEnd"/>
      <w:r>
        <w:t xml:space="preserve"> the Lottery for the established billing period. The Lottery shall utilize EFT to withdraw the amount </w:t>
      </w:r>
      <w:proofErr w:type="gramStart"/>
      <w:r>
        <w:t>due</w:t>
      </w:r>
      <w:proofErr w:type="gramEnd"/>
      <w:r>
        <w:t xml:space="preserve"> the Lottery on the day specified by the Director. In the event the day specified for withdrawal occurs on a legal holiday, withdrawal shall occur on the following business day. If an EFT is unsuccessful due to insufficient funds, the Division may sweep the fund for any lesser amount until payment of all outstanding debt has occurred. The Division may assess a fee for late payments;</w:t>
      </w:r>
    </w:p>
    <w:p w14:paraId="4913FB79" w14:textId="77777777" w:rsidR="00C96731" w:rsidRDefault="00C96731" w:rsidP="00C96731">
      <w:pPr>
        <w:pStyle w:val="par1"/>
      </w:pPr>
      <w:r>
        <w:t>U.</w:t>
      </w:r>
      <w:r>
        <w:tab/>
        <w:t xml:space="preserve">To Sell Scratch Products in consecutive and numerical </w:t>
      </w:r>
      <w:proofErr w:type="gramStart"/>
      <w:r>
        <w:t>order</w:t>
      </w:r>
      <w:proofErr w:type="gramEnd"/>
      <w:r>
        <w:t>;</w:t>
      </w:r>
    </w:p>
    <w:p w14:paraId="1EA33FDA" w14:textId="77777777" w:rsidR="00C96731" w:rsidRDefault="00C96731" w:rsidP="00C96731">
      <w:pPr>
        <w:pStyle w:val="par1"/>
      </w:pPr>
      <w:r>
        <w:t>V.</w:t>
      </w:r>
      <w:r>
        <w:tab/>
        <w:t>To not exchange Lottery Products and/or books with any other Person, including other Retailers;</w:t>
      </w:r>
    </w:p>
    <w:p w14:paraId="77D56170" w14:textId="77777777" w:rsidR="00C96731" w:rsidRDefault="00C96731" w:rsidP="00C96731">
      <w:pPr>
        <w:pStyle w:val="par1"/>
      </w:pPr>
      <w:r>
        <w:t>W.</w:t>
      </w:r>
      <w:r>
        <w:tab/>
        <w:t>To play Lottery Products, if so desired, in a responsible and fair manner. Retailers are prohibited from playing Lottery games by using any method other than random, fair chance, or by any method contrary to the principle that every Lottery Ticket has an equal and random chance of winning;</w:t>
      </w:r>
    </w:p>
    <w:p w14:paraId="5007FE52" w14:textId="77777777" w:rsidR="00C96731" w:rsidRDefault="00C96731" w:rsidP="00C96731">
      <w:pPr>
        <w:pStyle w:val="par2"/>
      </w:pPr>
      <w:r>
        <w:t>1.</w:t>
      </w:r>
      <w:r>
        <w:tab/>
        <w:t>To print Jackpot Tickets only on the specific ticket stock issued by the Lottery to the Licensed Premises for that Retailer and not transfer ticket stock to any other outlet or location;</w:t>
      </w:r>
    </w:p>
    <w:p w14:paraId="5DB47AB6" w14:textId="77777777" w:rsidR="00C96731" w:rsidRDefault="00C96731" w:rsidP="00C96731">
      <w:pPr>
        <w:pStyle w:val="par2"/>
      </w:pPr>
      <w:r>
        <w:t>2.</w:t>
      </w:r>
      <w:r>
        <w:tab/>
        <w:t xml:space="preserve">To acknowledge that the Gaming Terminal and </w:t>
      </w:r>
      <w:proofErr w:type="gramStart"/>
      <w:r>
        <w:t>any and all</w:t>
      </w:r>
      <w:proofErr w:type="gramEnd"/>
      <w:r>
        <w:t xml:space="preserve"> other supplies, equipment, signage or vending machines issued by the Lottery or a Vendor remain the property of the Lottery or a Vendor. The Retailer shall exercise due diligence in the use and operation of the Gaming Terminal and all other supplies, equipment, signage, and vending machines issued by the Lottery or a Vendor, as well as immediately notify the Lottery or a Vendor about any communications or other systems malfunctions, including, but not limited to, the issuance of an invalid online ticket, inaccurate jackpot amounts being displayed on digital signage, or the inability to generate or redeem an online ticket. The Retailer shall not perform any mechanical or electrical maintenance on the Gaming Terminal or any other supplies, equipment, signage, or vending machines issued by the Lottery or a Lottery Vendor. The Retailer shall not move, alter, or tamper with the Gaming Terminal except as required by the Lottery or a Vendor;</w:t>
      </w:r>
    </w:p>
    <w:p w14:paraId="6FD479AC" w14:textId="77777777" w:rsidR="00C96731" w:rsidRDefault="00C96731" w:rsidP="00C96731">
      <w:pPr>
        <w:pStyle w:val="par2"/>
      </w:pPr>
      <w:r>
        <w:t>3.</w:t>
      </w:r>
      <w:r>
        <w:tab/>
        <w:t xml:space="preserve">To provide, without reimbursement, the full costs of Gaming Terminal installation and hookup charges, as well as </w:t>
      </w:r>
      <w:proofErr w:type="gramStart"/>
      <w:r>
        <w:t>any and all</w:t>
      </w:r>
      <w:proofErr w:type="gramEnd"/>
      <w:r>
        <w:t xml:space="preserve"> charges related to the Sale of Lottery Products as specified by the Lottery;</w:t>
      </w:r>
    </w:p>
    <w:p w14:paraId="454CA85B" w14:textId="77777777" w:rsidR="00C96731" w:rsidRDefault="00C96731" w:rsidP="00C96731">
      <w:pPr>
        <w:pStyle w:val="par2"/>
      </w:pPr>
    </w:p>
    <w:p w14:paraId="28E3820D" w14:textId="77777777" w:rsidR="00C96731" w:rsidRDefault="00C96731" w:rsidP="00C96731">
      <w:pPr>
        <w:pStyle w:val="par2"/>
      </w:pPr>
      <w:r>
        <w:lastRenderedPageBreak/>
        <w:t>4.</w:t>
      </w:r>
      <w:r>
        <w:tab/>
        <w:t>To provide, without reimbursement, any requirement the Lottery deems necessary for the Gaming Terminal or other equipment related to the Sale or promotion of Lottery Products, including, but not limited to maintenance of equipment and payment for electricity and internet. and,</w:t>
      </w:r>
    </w:p>
    <w:p w14:paraId="3B010224" w14:textId="77777777" w:rsidR="00C96731" w:rsidRDefault="00C96731" w:rsidP="00C96731">
      <w:pPr>
        <w:pStyle w:val="Heading3"/>
      </w:pPr>
      <w:r>
        <w:t>2.5</w:t>
      </w:r>
      <w:r>
        <w:tab/>
        <w:t>ADA - Americans with Disabilities Act</w:t>
      </w:r>
    </w:p>
    <w:p w14:paraId="30BBFB9E" w14:textId="77777777" w:rsidR="00C96731" w:rsidRDefault="00C96731" w:rsidP="00C96731">
      <w:pPr>
        <w:pStyle w:val="par1"/>
      </w:pPr>
      <w:r>
        <w:t>A.</w:t>
      </w:r>
      <w:r>
        <w:tab/>
        <w:t xml:space="preserve">To prohibit discrimination, no Retailer shall discriminate against any individual </w:t>
      </w:r>
      <w:proofErr w:type="gramStart"/>
      <w:r>
        <w:t>on the basis of</w:t>
      </w:r>
      <w:proofErr w:type="gramEnd"/>
      <w:r>
        <w:t xml:space="preserve"> disability in the full and equal enjoyment of Lottery-related goods, services, facilities, privileges, or accommodations of a Licensed Premises.</w:t>
      </w:r>
    </w:p>
    <w:p w14:paraId="36B09C63" w14:textId="77777777" w:rsidR="00C96731" w:rsidRDefault="00C96731" w:rsidP="00C96731">
      <w:pPr>
        <w:pStyle w:val="par1"/>
      </w:pPr>
      <w:r>
        <w:t>B.</w:t>
      </w:r>
      <w:r>
        <w:tab/>
        <w:t>The Americans with Disabilities Act and subsequent amendments thereto applies to all Retailers and is enforced by the United States Department of Justice.</w:t>
      </w:r>
    </w:p>
    <w:p w14:paraId="306C6073" w14:textId="77777777" w:rsidR="00C96731" w:rsidRDefault="00C96731" w:rsidP="00C96731">
      <w:pPr>
        <w:pStyle w:val="Heading3"/>
      </w:pPr>
      <w:r>
        <w:t xml:space="preserve">2.6 </w:t>
      </w:r>
      <w:r>
        <w:tab/>
        <w:t>Licensing Disqualifications</w:t>
      </w:r>
    </w:p>
    <w:p w14:paraId="48BCF77D" w14:textId="77777777" w:rsidR="00C96731" w:rsidRDefault="00C96731" w:rsidP="00C96731">
      <w:pPr>
        <w:pStyle w:val="upar1"/>
      </w:pPr>
      <w:r>
        <w:t>A License shall not be granted to:</w:t>
      </w:r>
    </w:p>
    <w:p w14:paraId="146F5CD7" w14:textId="77777777" w:rsidR="00C96731" w:rsidRDefault="00C96731" w:rsidP="00C96731">
      <w:pPr>
        <w:pStyle w:val="par1"/>
      </w:pPr>
      <w:r>
        <w:t>A.</w:t>
      </w:r>
      <w:r>
        <w:tab/>
        <w:t xml:space="preserve">Any Person, firms, association, or corporations, whether for profit or non-profit, who will engage in business exclusively as a </w:t>
      </w:r>
      <w:proofErr w:type="gramStart"/>
      <w:r>
        <w:t>Lottery</w:t>
      </w:r>
      <w:proofErr w:type="gramEnd"/>
      <w:r>
        <w:t xml:space="preserve"> sales agent, unrelated to any other commercial business activity.</w:t>
      </w:r>
    </w:p>
    <w:p w14:paraId="0F496333" w14:textId="77777777" w:rsidR="00C96731" w:rsidRDefault="00C96731" w:rsidP="00C96731">
      <w:pPr>
        <w:pStyle w:val="par1"/>
      </w:pPr>
      <w:r>
        <w:t>B.</w:t>
      </w:r>
      <w:r>
        <w:tab/>
        <w:t>Any Person, firms, association, or corporations, whether for profit or non-profit, who has provided false or misleading information to the Lottery.</w:t>
      </w:r>
    </w:p>
    <w:p w14:paraId="0D6F4CC2" w14:textId="77777777" w:rsidR="00C96731" w:rsidRDefault="00C96731" w:rsidP="00C96731">
      <w:pPr>
        <w:pStyle w:val="par1"/>
      </w:pPr>
      <w:r>
        <w:t>C.</w:t>
      </w:r>
      <w:r>
        <w:tab/>
        <w:t>Any Person, firms, association, or corporations, whether for profit or non-profit, who is deemed not financially responsible to operate a business.</w:t>
      </w:r>
    </w:p>
    <w:p w14:paraId="01E06EEB" w14:textId="77777777" w:rsidR="00C96731" w:rsidRDefault="00C96731" w:rsidP="00C96731">
      <w:pPr>
        <w:pStyle w:val="par1"/>
      </w:pPr>
      <w:r>
        <w:t>D.</w:t>
      </w:r>
      <w:r>
        <w:tab/>
        <w:t>Any Person, firms, association, or corporations, whether for profit or non-profit, whose proposed Licensed Premises is a residence or, by reason of its location is not accessible to a sufficient number of Persons so as to reasonably justify the Lottery’s expenditure of public monies to provide and deliver Lottery Products, services, and supplies to such a location. In making such a determination, the Director shall consider the possible economic benefit to the State and the convenience to the public to be gained from licensing such Person.</w:t>
      </w:r>
    </w:p>
    <w:p w14:paraId="1A0BE8F1" w14:textId="77777777" w:rsidR="00C96731" w:rsidRDefault="00C96731" w:rsidP="00C96731">
      <w:pPr>
        <w:pStyle w:val="par1"/>
      </w:pPr>
      <w:r>
        <w:t>E.</w:t>
      </w:r>
      <w:r>
        <w:tab/>
        <w:t xml:space="preserve">Any Person, firms, association, or corporations, whether for profit or non-profit, whose volume of Lottery Ticket Sales projected or anticipated is such as not to reasonably justify the Lottery’s expenditure of public monies to provide and deliver Lottery Products, services, and supplies to such a location, when considering the possible economic benefit and convenience to the public to be gained there from. </w:t>
      </w:r>
      <w:proofErr w:type="gramStart"/>
      <w:r>
        <w:t>For the purpose of</w:t>
      </w:r>
      <w:proofErr w:type="gramEnd"/>
      <w:r>
        <w:t xml:space="preserve"> initial licensing, a projected or anticipated volume of instant game Lottery Ticket Sales must meet the current minimum Sales requirement as determined by the Lottery Director.</w:t>
      </w:r>
    </w:p>
    <w:p w14:paraId="55F4288A" w14:textId="77777777" w:rsidR="00C96731" w:rsidRDefault="00C96731" w:rsidP="00C96731">
      <w:pPr>
        <w:pStyle w:val="par1"/>
      </w:pPr>
      <w:r>
        <w:t>F.</w:t>
      </w:r>
      <w:r>
        <w:tab/>
        <w:t>Any sole proprietor who is not a resident of the State of Colorado.</w:t>
      </w:r>
    </w:p>
    <w:p w14:paraId="12C40F73" w14:textId="77777777" w:rsidR="00C96731" w:rsidRDefault="00C96731" w:rsidP="00C96731">
      <w:pPr>
        <w:pStyle w:val="par1"/>
      </w:pPr>
      <w:r>
        <w:lastRenderedPageBreak/>
        <w:t>G.</w:t>
      </w:r>
      <w:r>
        <w:tab/>
        <w:t>Any corporation or limited liability company that is neither incorporated nor authorized to do business in the State of Colorado.</w:t>
      </w:r>
    </w:p>
    <w:p w14:paraId="0691760A" w14:textId="77777777" w:rsidR="00C96731" w:rsidRDefault="00C96731" w:rsidP="00C96731">
      <w:pPr>
        <w:pStyle w:val="par1"/>
      </w:pPr>
      <w:r>
        <w:t>H.</w:t>
      </w:r>
      <w:r>
        <w:tab/>
        <w:t>Any partnership, or association, or other type of business entity, in which no general partner(s), member(s), or representative(s) is a resident of the State of Colorado.</w:t>
      </w:r>
    </w:p>
    <w:p w14:paraId="156A0725" w14:textId="77777777" w:rsidR="00C96731" w:rsidRDefault="00C96731" w:rsidP="00C96731">
      <w:pPr>
        <w:pStyle w:val="par1"/>
      </w:pPr>
      <w:r>
        <w:t>I.</w:t>
      </w:r>
      <w:r>
        <w:tab/>
        <w:t>Any Person who has been convicted, within ten years of an application, of a felony crime, including but not limited to, robbery, burglary, theft, trespass, criminal mischief, forgery, computer crime, bribery, perjury, offenses related to judicial and other proceedings, telecommunications crimes, racketeering, or the distribution, Sale, manufacturing, dispensation or possession of drugs or drug paraphernalia. Other convictions, whether felony or misdemeanor, may relate to a determination that the Person is not of good character and reputation and may lead to the denial of a license.</w:t>
      </w:r>
    </w:p>
    <w:p w14:paraId="1FA0E20C" w14:textId="77777777" w:rsidR="00C96731" w:rsidRDefault="00C96731" w:rsidP="00C96731">
      <w:pPr>
        <w:pStyle w:val="par1"/>
      </w:pPr>
      <w:r>
        <w:t>J.</w:t>
      </w:r>
      <w:r>
        <w:tab/>
        <w:t xml:space="preserve">Any business entity member that has an outstanding liability with the Division including amounts transferred to Central Collection Services or has been written off by the </w:t>
      </w:r>
      <w:proofErr w:type="gramStart"/>
      <w:r>
        <w:t>Division  due</w:t>
      </w:r>
      <w:proofErr w:type="gramEnd"/>
      <w:r>
        <w:t xml:space="preserve"> to bankruptcy or for non-payment.</w:t>
      </w:r>
    </w:p>
    <w:p w14:paraId="7A0CA466" w14:textId="77777777" w:rsidR="00C96731" w:rsidRDefault="00C96731" w:rsidP="00C96731">
      <w:pPr>
        <w:pStyle w:val="Heading3"/>
      </w:pPr>
      <w:r>
        <w:t xml:space="preserve">2.7 </w:t>
      </w:r>
      <w:r>
        <w:tab/>
        <w:t>Bonding Requirement</w:t>
      </w:r>
    </w:p>
    <w:p w14:paraId="520BC62E" w14:textId="77777777" w:rsidR="00C96731" w:rsidRDefault="00C96731" w:rsidP="00C96731">
      <w:pPr>
        <w:pStyle w:val="upar1"/>
      </w:pPr>
      <w:r>
        <w:t>No license shall be issued or renewed by the Director, unless the applicant or Retailer is first bonded in such an amount and type as may be required by the Director to protect the State against any monetary loss that may arise from the Retailer’s Purchase and Sale of Lottery Products.</w:t>
      </w:r>
    </w:p>
    <w:p w14:paraId="28BEA68F" w14:textId="77777777" w:rsidR="00C96731" w:rsidRDefault="00C96731" w:rsidP="00C96731">
      <w:pPr>
        <w:pStyle w:val="upar1"/>
      </w:pPr>
      <w:r>
        <w:t>Such bonding may take the form of any instrument that is determined by the Director to satisfy the requirements of C.R.S. 44-40-107(1) and 44-40-121.</w:t>
      </w:r>
    </w:p>
    <w:p w14:paraId="3508793E" w14:textId="77777777" w:rsidR="00C96731" w:rsidRDefault="00C96731" w:rsidP="00C96731">
      <w:pPr>
        <w:pStyle w:val="Heading3"/>
      </w:pPr>
      <w:r>
        <w:t xml:space="preserve">2.8 </w:t>
      </w:r>
      <w:r>
        <w:tab/>
        <w:t>Limitations on Licenses</w:t>
      </w:r>
    </w:p>
    <w:p w14:paraId="21200954" w14:textId="77777777" w:rsidR="00C96731" w:rsidRDefault="00C96731" w:rsidP="00C96731">
      <w:pPr>
        <w:pStyle w:val="par1"/>
      </w:pPr>
      <w:r>
        <w:t>A.</w:t>
      </w:r>
      <w:r>
        <w:tab/>
        <w:t>Retailers shall limit the Sale of authorized Lottery Products to the Licensed Premises. A Person must be present on the Licensed Premises to complete the Sale of a Lottery Product.</w:t>
      </w:r>
    </w:p>
    <w:p w14:paraId="6512B221" w14:textId="77777777" w:rsidR="00C96731" w:rsidRDefault="00C96731" w:rsidP="00C96731">
      <w:pPr>
        <w:pStyle w:val="par1"/>
      </w:pPr>
      <w:r>
        <w:t>B.</w:t>
      </w:r>
      <w:r>
        <w:tab/>
        <w:t>A Retail license shall terminate unless timely renewed. The Director may limit a Retailer to a particular type of Lottery game or games. A license may be renewed upon the timely payment of a renewal fee and timely submission of a renewal application on a form prescribed by the Director.</w:t>
      </w:r>
    </w:p>
    <w:p w14:paraId="19489B4B" w14:textId="77777777" w:rsidR="00C96731" w:rsidRDefault="00C96731" w:rsidP="00C96731">
      <w:pPr>
        <w:pStyle w:val="par1"/>
      </w:pPr>
      <w:r>
        <w:t>C.</w:t>
      </w:r>
      <w:r>
        <w:tab/>
        <w:t>The Director shall determine:</w:t>
      </w:r>
    </w:p>
    <w:p w14:paraId="117A5707" w14:textId="77777777" w:rsidR="00C96731" w:rsidRDefault="00C96731" w:rsidP="00C96731">
      <w:pPr>
        <w:pStyle w:val="par2"/>
      </w:pPr>
      <w:r>
        <w:t>1.</w:t>
      </w:r>
      <w:r>
        <w:tab/>
        <w:t>The length of the Retail license period;</w:t>
      </w:r>
    </w:p>
    <w:p w14:paraId="1D6965A9" w14:textId="77777777" w:rsidR="00C96731" w:rsidRDefault="00C96731" w:rsidP="00C96731">
      <w:pPr>
        <w:pStyle w:val="par2"/>
      </w:pPr>
      <w:r>
        <w:t>2.</w:t>
      </w:r>
      <w:r>
        <w:tab/>
        <w:t>Any limitations on the hours and days of Lottery Product Sales;</w:t>
      </w:r>
    </w:p>
    <w:p w14:paraId="6F6DCE1F" w14:textId="77777777" w:rsidR="00C96731" w:rsidRDefault="00C96731" w:rsidP="00C96731">
      <w:pPr>
        <w:pStyle w:val="par2"/>
      </w:pPr>
      <w:r>
        <w:lastRenderedPageBreak/>
        <w:t>3.</w:t>
      </w:r>
      <w:r>
        <w:tab/>
        <w:t>The Licensed Premises where the Sale of Lottery Products shall be remitted;</w:t>
      </w:r>
    </w:p>
    <w:p w14:paraId="62897146" w14:textId="77777777" w:rsidR="00C96731" w:rsidRDefault="00C96731" w:rsidP="00C96731">
      <w:pPr>
        <w:pStyle w:val="par2"/>
      </w:pPr>
      <w:r>
        <w:t>4.</w:t>
      </w:r>
      <w:r>
        <w:tab/>
        <w:t>The specific Person, firm, association, or for-profit or non-profit corporation, who is authorized to Sell Lottery Products;</w:t>
      </w:r>
    </w:p>
    <w:p w14:paraId="4DCB6791" w14:textId="77777777" w:rsidR="00C96731" w:rsidRDefault="00C96731" w:rsidP="00C96731">
      <w:pPr>
        <w:pStyle w:val="par2"/>
      </w:pPr>
      <w:r>
        <w:t>5.</w:t>
      </w:r>
      <w:r>
        <w:tab/>
        <w:t>The specific Lottery Products that a Retailer is authorized to Sell;</w:t>
      </w:r>
    </w:p>
    <w:p w14:paraId="0F50F70D" w14:textId="77777777" w:rsidR="00C96731" w:rsidRDefault="00C96731" w:rsidP="00C96731">
      <w:pPr>
        <w:pStyle w:val="par2"/>
      </w:pPr>
      <w:r>
        <w:t>6.</w:t>
      </w:r>
      <w:r>
        <w:tab/>
        <w:t>The specific sporting, charitable, social, or other special event where Lottery Products may be sold; and,</w:t>
      </w:r>
    </w:p>
    <w:p w14:paraId="30226B3D" w14:textId="77777777" w:rsidR="00C96731" w:rsidRDefault="00C96731" w:rsidP="00C96731">
      <w:pPr>
        <w:pStyle w:val="par2"/>
      </w:pPr>
      <w:r>
        <w:t>7.</w:t>
      </w:r>
      <w:r>
        <w:tab/>
        <w:t>Such other limitations or conditions of licensing as determined by the Director to best serve the public convenience; to promote the Sale of Lottery Products; to protect the security and integrity of the Lottery Products; or as may be otherwise necessary or desirable for the efficient and economical operation and administration of the Lottery.</w:t>
      </w:r>
    </w:p>
    <w:p w14:paraId="3378E1DF" w14:textId="77777777" w:rsidR="00C96731" w:rsidRDefault="00C96731" w:rsidP="00C96731">
      <w:pPr>
        <w:pStyle w:val="Heading3"/>
      </w:pPr>
      <w:r>
        <w:t xml:space="preserve">2.9 </w:t>
      </w:r>
      <w:r>
        <w:tab/>
        <w:t>Non-Transferability of License</w:t>
      </w:r>
    </w:p>
    <w:p w14:paraId="3F7DF244" w14:textId="77777777" w:rsidR="00C96731" w:rsidRDefault="00C96731" w:rsidP="00C96731">
      <w:pPr>
        <w:pStyle w:val="upar1"/>
      </w:pPr>
      <w:r>
        <w:t xml:space="preserve">A license issued pursuant to these Rules and Regulations shall not be assignable or transferable. If either the Person who has signed the application for licensure is no longer employed by the Retailer in the capacity stated on the application or if the ownership of the Retailer substantially changes, the Director reserves the right to terminate the license. The Retailer shall notify the Director in writing at least thirty (30) days prior to </w:t>
      </w:r>
      <w:proofErr w:type="gramStart"/>
      <w:r>
        <w:t>any such</w:t>
      </w:r>
      <w:proofErr w:type="gramEnd"/>
      <w:r>
        <w:t xml:space="preserve"> proposed change. A substantial change in ownership shall mean a transfer of ten percent (10%) or more of either the equity of such business, or the decision-making authority thereof.</w:t>
      </w:r>
    </w:p>
    <w:p w14:paraId="5DC3F4C4" w14:textId="77777777" w:rsidR="00C96731" w:rsidRDefault="00C96731" w:rsidP="00C96731">
      <w:pPr>
        <w:pStyle w:val="Heading3"/>
      </w:pPr>
      <w:r>
        <w:t xml:space="preserve">2.10 </w:t>
      </w:r>
      <w:r>
        <w:tab/>
        <w:t>Duplicate Licenses</w:t>
      </w:r>
    </w:p>
    <w:p w14:paraId="4191E9C8" w14:textId="77777777" w:rsidR="00C96731" w:rsidRDefault="00C96731" w:rsidP="00C96731">
      <w:pPr>
        <w:pStyle w:val="par1"/>
      </w:pPr>
      <w:r>
        <w:t>Upon the loss, mutilation or destruction of any license issued by the Director, a duplicate license can be issued. A mutilated license shall be surrendered to the Director upon issuance or denial of a duplicate license. A lost license, when found, must be immediately surrendered to the Director.</w:t>
      </w:r>
    </w:p>
    <w:p w14:paraId="00000001" w14:textId="77777777" w:rsidR="009A7F2E" w:rsidRPr="000D4C80" w:rsidRDefault="005302A0" w:rsidP="000D4C80">
      <w:pPr>
        <w:pStyle w:val="Heading3"/>
      </w:pPr>
      <w:r w:rsidRPr="000D4C80">
        <w:t xml:space="preserve">2.11 </w:t>
      </w:r>
      <w:r w:rsidRPr="000D4C80">
        <w:tab/>
        <w:t>Couriers</w:t>
      </w:r>
    </w:p>
    <w:p w14:paraId="00000002" w14:textId="77777777" w:rsidR="009A7F2E" w:rsidRDefault="005302A0" w:rsidP="00FB189C">
      <w:pPr>
        <w:pStyle w:val="par1"/>
      </w:pPr>
      <w:r>
        <w:t>A.</w:t>
      </w:r>
      <w:r>
        <w:tab/>
        <w:t>No Retailer Shall Sell Lottery Products to a Courier without prior approval from the Division.</w:t>
      </w:r>
    </w:p>
    <w:p w14:paraId="00000003" w14:textId="77777777" w:rsidR="009A7F2E" w:rsidRDefault="005302A0" w:rsidP="00FB189C">
      <w:pPr>
        <w:pStyle w:val="par1"/>
        <w:rPr>
          <w:rFonts w:cs="Arial"/>
        </w:rPr>
      </w:pPr>
      <w:r>
        <w:rPr>
          <w:rFonts w:cs="Arial"/>
        </w:rPr>
        <w:t>B.</w:t>
      </w:r>
      <w:r>
        <w:rPr>
          <w:rFonts w:cs="Arial"/>
        </w:rPr>
        <w:tab/>
        <w:t>The Director has the sole discretion to approve an application by a Retailer to Sell Lottery Products to a Courier. The Director shall consider whether approving the application will promote the integrity and security of the Lottery, including but not limited to whether:</w:t>
      </w:r>
    </w:p>
    <w:p w14:paraId="00000004" w14:textId="09DE4F17" w:rsidR="009A7F2E" w:rsidDel="00760DEE" w:rsidRDefault="009A7F2E">
      <w:pPr>
        <w:tabs>
          <w:tab w:val="left" w:pos="720"/>
          <w:tab w:val="left" w:pos="1440"/>
          <w:tab w:val="left" w:pos="2160"/>
        </w:tabs>
        <w:ind w:left="720" w:hanging="720"/>
        <w:rPr>
          <w:del w:id="0" w:author="Torrey Samson" w:date="2026-08-25T15:13:00Z"/>
          <w:rFonts w:eastAsia="Arial" w:cs="Arial"/>
        </w:rPr>
      </w:pPr>
    </w:p>
    <w:p w14:paraId="00000005" w14:textId="77777777" w:rsidR="009A7F2E" w:rsidRDefault="005302A0" w:rsidP="00FB189C">
      <w:pPr>
        <w:pStyle w:val="par2"/>
      </w:pPr>
      <w:r>
        <w:lastRenderedPageBreak/>
        <w:t>1.</w:t>
      </w:r>
      <w:r>
        <w:tab/>
        <w:t>The Retailer has not had any documented issues of non-compliance with Lottery Rules or Statutes that indicate that the Retailer would be unfit to handle the additional Sales volume and responsibility that Selling to a Courier would require.</w:t>
      </w:r>
    </w:p>
    <w:p w14:paraId="00000006" w14:textId="77777777" w:rsidR="009A7F2E" w:rsidRDefault="005302A0" w:rsidP="00FB189C">
      <w:pPr>
        <w:pStyle w:val="par2"/>
      </w:pPr>
      <w:r>
        <w:t>2.</w:t>
      </w:r>
      <w:r>
        <w:tab/>
        <w:t xml:space="preserve">The Retailer and the Courier </w:t>
      </w:r>
      <w:proofErr w:type="gramStart"/>
      <w:r>
        <w:t>are in compliance with</w:t>
      </w:r>
      <w:proofErr w:type="gramEnd"/>
      <w:r>
        <w:t xml:space="preserve"> the Act, the Retailer agreement and the Lottery’s Rules &amp; Regulations.</w:t>
      </w:r>
    </w:p>
    <w:p w14:paraId="00000007" w14:textId="77777777" w:rsidR="009A7F2E" w:rsidRDefault="005302A0" w:rsidP="00FB189C">
      <w:pPr>
        <w:pStyle w:val="par2"/>
      </w:pPr>
      <w:r>
        <w:t>3.</w:t>
      </w:r>
      <w:r>
        <w:tab/>
        <w:t>The Retailer does not owe the Lottery any outstanding debts.</w:t>
      </w:r>
    </w:p>
    <w:p w14:paraId="00000008" w14:textId="77777777" w:rsidR="009A7F2E" w:rsidRDefault="005302A0" w:rsidP="00FB189C">
      <w:pPr>
        <w:pStyle w:val="par2"/>
      </w:pPr>
      <w:r>
        <w:t>4.</w:t>
      </w:r>
      <w:r>
        <w:tab/>
        <w:t>The Retailer has verified that the Courier is registered with the Colorado Secretary of State and is in good standing. Review of the Courier’s status on the Colorado Secretary of State’s website constitutes verification for the purposes of these Rule.</w:t>
      </w:r>
    </w:p>
    <w:p w14:paraId="00000009" w14:textId="77777777" w:rsidR="009A7F2E" w:rsidRDefault="005302A0" w:rsidP="00FB189C">
      <w:pPr>
        <w:pStyle w:val="par2"/>
      </w:pPr>
      <w:r>
        <w:t>5.</w:t>
      </w:r>
      <w:r>
        <w:tab/>
        <w:t>The Retailer does not employ a Person who is also employed by a Courier.</w:t>
      </w:r>
    </w:p>
    <w:p w14:paraId="0000000A" w14:textId="77777777" w:rsidR="009A7F2E" w:rsidRDefault="005302A0" w:rsidP="00FB189C">
      <w:pPr>
        <w:pStyle w:val="par2"/>
      </w:pPr>
      <w:r>
        <w:t>6.</w:t>
      </w:r>
      <w:r>
        <w:tab/>
        <w:t>The Retailer has executed a written contract with the Courier.</w:t>
      </w:r>
    </w:p>
    <w:p w14:paraId="0000000B" w14:textId="77777777" w:rsidR="009A7F2E" w:rsidRDefault="005302A0" w:rsidP="00FB189C">
      <w:pPr>
        <w:pStyle w:val="par2"/>
      </w:pPr>
      <w:r>
        <w:t>7.</w:t>
      </w:r>
      <w:r>
        <w:tab/>
        <w:t>The Sale and Purchase of Tickets between the Courier and the Retailer occur only on the Retailer’s Licensed Premises when the Retailer is open to the public during regular business hours, meaning that an employee of the Courier shall be on the Licensed Premises to Purchase the Lottery Tickets from the Retailer in-person.</w:t>
      </w:r>
    </w:p>
    <w:p w14:paraId="0000000C" w14:textId="77777777" w:rsidR="009A7F2E" w:rsidRDefault="005302A0" w:rsidP="00FB189C">
      <w:pPr>
        <w:pStyle w:val="par2"/>
      </w:pPr>
      <w:r>
        <w:t>8.</w:t>
      </w:r>
      <w:r>
        <w:tab/>
        <w:t>The Courier is using Play Slips that conform to MUSL standards and has mechanisms in place to ensure the accurate processing of orders for Tickets that are placed by Courier Customers and can provide information on how the Tickets will be stored, tracked, Validated and processed to ensure the Courier Customer receives any Prizes that they are entitled to.</w:t>
      </w:r>
    </w:p>
    <w:p w14:paraId="0000000D" w14:textId="77777777" w:rsidR="009A7F2E" w:rsidRDefault="005302A0" w:rsidP="00FB189C">
      <w:pPr>
        <w:pStyle w:val="par2"/>
      </w:pPr>
      <w:r>
        <w:t>9.</w:t>
      </w:r>
      <w:r>
        <w:tab/>
        <w:t xml:space="preserve">The Retailer and the Courier have sufficient safeguards to ensure that any Lottery Tickets Purchased by the Courier on behalf of Courier Customers are being tracked, stored and Validated in a secure manner that ensures </w:t>
      </w:r>
      <w:proofErr w:type="gramStart"/>
      <w:r>
        <w:t>the</w:t>
      </w:r>
      <w:proofErr w:type="gramEnd"/>
      <w:r>
        <w:t xml:space="preserve"> Courier Customer gets any Prizes that they are entitled to by virtue of their Purchase.</w:t>
      </w:r>
    </w:p>
    <w:p w14:paraId="0000000E" w14:textId="77777777" w:rsidR="009A7F2E" w:rsidRDefault="005302A0" w:rsidP="00FB189C">
      <w:pPr>
        <w:pStyle w:val="par2"/>
        <w:rPr>
          <w:rFonts w:cs="Arial"/>
        </w:rPr>
      </w:pPr>
      <w:r>
        <w:rPr>
          <w:rFonts w:cs="Arial"/>
        </w:rPr>
        <w:t>10.</w:t>
      </w:r>
      <w:r>
        <w:rPr>
          <w:rFonts w:cs="Arial"/>
        </w:rPr>
        <w:tab/>
        <w:t>The Retailer shall not permit any device to be connected to the Gaming System, except as specifically approved in writing, in advance, by the Lottery.</w:t>
      </w:r>
    </w:p>
    <w:p w14:paraId="0000000F" w14:textId="77777777" w:rsidR="009A7F2E" w:rsidRDefault="005302A0" w:rsidP="00FB189C">
      <w:pPr>
        <w:pStyle w:val="par2"/>
        <w:rPr>
          <w:rFonts w:cs="Arial"/>
        </w:rPr>
      </w:pPr>
      <w:r>
        <w:rPr>
          <w:rFonts w:cs="Arial"/>
        </w:rPr>
        <w:t>11.</w:t>
      </w:r>
      <w:r>
        <w:rPr>
          <w:rFonts w:cs="Arial"/>
        </w:rPr>
        <w:tab/>
        <w:t>The Retailer has attested to and continues to ensure that the Courier is doing the following:</w:t>
      </w:r>
    </w:p>
    <w:p w14:paraId="00000010" w14:textId="77777777" w:rsidR="009A7F2E" w:rsidRDefault="005302A0" w:rsidP="002E604A">
      <w:pPr>
        <w:pStyle w:val="par3"/>
      </w:pPr>
      <w:r>
        <w:t>a.</w:t>
      </w:r>
      <w:r>
        <w:tab/>
        <w:t>Not violating the Act or the Lottery’s rules;</w:t>
      </w:r>
    </w:p>
    <w:p w14:paraId="00000011" w14:textId="77777777" w:rsidR="009A7F2E" w:rsidRDefault="005302A0" w:rsidP="002E604A">
      <w:pPr>
        <w:pStyle w:val="par3"/>
      </w:pPr>
      <w:r>
        <w:lastRenderedPageBreak/>
        <w:t>b.</w:t>
      </w:r>
      <w:r>
        <w:tab/>
        <w:t>Undergoing an annual external SOC2 or ISO27001 audit in addition to a financial audit of its operations to ensure integrity in operations and provide evidence thereof and any findings to the Retailer and how they plan to address those findings;</w:t>
      </w:r>
    </w:p>
    <w:p w14:paraId="00000012" w14:textId="77777777" w:rsidR="009A7F2E" w:rsidRDefault="005302A0" w:rsidP="002E604A">
      <w:pPr>
        <w:pStyle w:val="par3"/>
      </w:pPr>
      <w:r>
        <w:t>c.</w:t>
      </w:r>
      <w:r>
        <w:tab/>
        <w:t>Disclosing all fees charged by the Courier to the Courier Customer for its services in a manner that makes clear that those fees are separate from the Ticket price set by the Commission prior to taking payment from and finalizing the Courier Customer’s order;</w:t>
      </w:r>
    </w:p>
    <w:p w14:paraId="00000013" w14:textId="659C3DCD" w:rsidR="009A7F2E" w:rsidRDefault="005302A0" w:rsidP="002E604A">
      <w:pPr>
        <w:pStyle w:val="par3"/>
      </w:pPr>
      <w:r>
        <w:t>d.</w:t>
      </w:r>
      <w:r>
        <w:tab/>
        <w:t>Not targeting advertisements for Tickets to under-age Persons or Persons who are located outside the state of Colorado or within the designated boundaries of federally recognized Indian lands;</w:t>
      </w:r>
    </w:p>
    <w:p w14:paraId="00000014" w14:textId="77777777" w:rsidR="009A7F2E" w:rsidRDefault="005302A0" w:rsidP="002E604A">
      <w:pPr>
        <w:pStyle w:val="par3"/>
      </w:pPr>
      <w:r>
        <w:t>e.</w:t>
      </w:r>
      <w:r>
        <w:tab/>
        <w:t>Not using the Lottery’s logo without explicit permission from the Director of the Lottery and is not holding itself out as being a licensed Retailer or otherwise affiliated with or acting as an agent of the Lottery;</w:t>
      </w:r>
    </w:p>
    <w:p w14:paraId="00000015" w14:textId="77777777" w:rsidR="009A7F2E" w:rsidRDefault="005302A0" w:rsidP="002E604A">
      <w:pPr>
        <w:pStyle w:val="par3"/>
      </w:pPr>
      <w:r>
        <w:t>f.</w:t>
      </w:r>
      <w:r>
        <w:tab/>
        <w:t xml:space="preserve">Has a method to contact the Courier’s customer service to attempt to resolve issues, disputes or complaints related to the Courier’s services and clearly displays that information to the public and Courier Customers on its website and </w:t>
      </w:r>
      <w:proofErr w:type="gramStart"/>
      <w:r>
        <w:t>in</w:t>
      </w:r>
      <w:proofErr w:type="gramEnd"/>
      <w:r>
        <w:t xml:space="preserve"> its online and mobile platforms;</w:t>
      </w:r>
    </w:p>
    <w:p w14:paraId="00000016" w14:textId="2AAA3F3D" w:rsidR="009A7F2E" w:rsidRDefault="005302A0" w:rsidP="002E604A">
      <w:pPr>
        <w:pStyle w:val="par3"/>
      </w:pPr>
      <w:r>
        <w:t>g.</w:t>
      </w:r>
      <w:r>
        <w:tab/>
        <w:t xml:space="preserve">Utilizing Geolocation on any mobile or electronic device that may be used by a Courier Customer to order Tickets through the Courier </w:t>
      </w:r>
      <w:proofErr w:type="gramStart"/>
      <w:r>
        <w:t>in order to</w:t>
      </w:r>
      <w:proofErr w:type="gramEnd"/>
      <w:r>
        <w:t xml:space="preserve"> verify that the Courier Customer is located within the State of Colorado and not within the designated boundaries of federally recognized </w:t>
      </w:r>
      <w:r w:rsidRPr="0066188C">
        <w:t>Indian</w:t>
      </w:r>
      <w:r>
        <w:t xml:space="preserve"> lands;</w:t>
      </w:r>
    </w:p>
    <w:p w14:paraId="00000017" w14:textId="0A692B02" w:rsidR="009A7F2E" w:rsidRDefault="005302A0" w:rsidP="002E604A">
      <w:pPr>
        <w:pStyle w:val="par3"/>
      </w:pPr>
      <w:r>
        <w:t>h.</w:t>
      </w:r>
      <w:r>
        <w:tab/>
        <w:t xml:space="preserve">Utilizing KYC </w:t>
      </w:r>
      <w:del w:id="1" w:author="Torrey Samson" w:date="2026-08-25T15:27:00Z">
        <w:r w:rsidDel="00140ED5">
          <w:delText xml:space="preserve">or Know Your Customer </w:delText>
        </w:r>
      </w:del>
      <w:r>
        <w:t>to verify the identity and age of a prospective customer to prevent account duplication and prohibit minors or other unauthorized Persons from placing orders for Tickets through the Courier;</w:t>
      </w:r>
    </w:p>
    <w:p w14:paraId="00000018" w14:textId="77777777" w:rsidR="009A7F2E" w:rsidRDefault="005302A0" w:rsidP="002E604A">
      <w:pPr>
        <w:pStyle w:val="par3"/>
      </w:pPr>
      <w:proofErr w:type="spellStart"/>
      <w:r>
        <w:t>i</w:t>
      </w:r>
      <w:proofErr w:type="spellEnd"/>
      <w:r>
        <w:t>.</w:t>
      </w:r>
      <w:r>
        <w:tab/>
        <w:t xml:space="preserve">Securely storing Tickets Purchased on behalf of Courier Customers for 30 days following either the Prize being paid to the Courier Customer for the Ticket or expiration of the </w:t>
      </w:r>
      <w:proofErr w:type="gramStart"/>
      <w:r>
        <w:t>time period</w:t>
      </w:r>
      <w:proofErr w:type="gramEnd"/>
      <w:r>
        <w:t xml:space="preserve"> when the Prize is eligible to be paid, whichever comes first;</w:t>
      </w:r>
    </w:p>
    <w:p w14:paraId="00000019" w14:textId="77777777" w:rsidR="009A7F2E" w:rsidRDefault="005302A0" w:rsidP="002E604A">
      <w:pPr>
        <w:pStyle w:val="par3"/>
      </w:pPr>
      <w:r>
        <w:t>j.</w:t>
      </w:r>
      <w:r>
        <w:tab/>
        <w:t>Not assessing any fee for the payment of any Prize Amount;</w:t>
      </w:r>
    </w:p>
    <w:p w14:paraId="0000001A" w14:textId="77777777" w:rsidR="009A7F2E" w:rsidRDefault="005302A0" w:rsidP="002E604A">
      <w:pPr>
        <w:pStyle w:val="par3"/>
      </w:pPr>
      <w:r>
        <w:t>k.</w:t>
      </w:r>
      <w:r>
        <w:tab/>
        <w:t>Transfers winning Tickets worth $600 or more to the Courier Customer to be claimed directly with the Lottery;</w:t>
      </w:r>
    </w:p>
    <w:p w14:paraId="0000001B" w14:textId="77777777" w:rsidR="009A7F2E" w:rsidRDefault="005302A0" w:rsidP="002E604A">
      <w:pPr>
        <w:pStyle w:val="par3"/>
      </w:pPr>
      <w:r>
        <w:lastRenderedPageBreak/>
        <w:t>l.</w:t>
      </w:r>
      <w:r>
        <w:tab/>
        <w:t>Allows Courier Customers to place daily, weekly and monthly limits on their spending and allow the Player to self-exclude themselves from ordering Tickets through the Courier;</w:t>
      </w:r>
    </w:p>
    <w:p w14:paraId="0000001C" w14:textId="7D7E1892" w:rsidR="009A7F2E" w:rsidRDefault="005302A0" w:rsidP="002E604A">
      <w:pPr>
        <w:pStyle w:val="par3"/>
      </w:pPr>
      <w:r>
        <w:t>m.</w:t>
      </w:r>
      <w:r>
        <w:tab/>
        <w:t xml:space="preserve">Complying with any responsible gaming controls adopted by the Lottery; </w:t>
      </w:r>
      <w:del w:id="2" w:author="Torrey Samson" w:date="2026-08-06T12:18:00Z">
        <w:r>
          <w:delText>and,</w:delText>
        </w:r>
      </w:del>
    </w:p>
    <w:p w14:paraId="0000001D" w14:textId="36F7DB5F" w:rsidR="009A7F2E" w:rsidRDefault="005302A0" w:rsidP="002E604A">
      <w:pPr>
        <w:pStyle w:val="par3"/>
        <w:rPr>
          <w:ins w:id="3" w:author="Torrey Samson" w:date="2026-08-06T12:18:00Z"/>
        </w:rPr>
      </w:pPr>
      <w:r>
        <w:t>n.</w:t>
      </w:r>
      <w:r>
        <w:tab/>
        <w:t xml:space="preserve">Complying with the Colorado Consumer Privacy Act, </w:t>
      </w:r>
      <w:del w:id="4" w:author="Torrey Samson" w:date="2026-08-25T15:18:00Z">
        <w:r w:rsidDel="00760DEE">
          <w:delText>C.R.S.</w:delText>
        </w:r>
      </w:del>
      <w:ins w:id="5" w:author="Torrey Samson" w:date="2026-08-25T15:19:00Z">
        <w:r w:rsidR="00760DEE">
          <w:t>§§</w:t>
        </w:r>
      </w:ins>
      <w:r>
        <w:t xml:space="preserve"> 6-1-1301,</w:t>
      </w:r>
      <w:ins w:id="6" w:author="Torrey Samson" w:date="2026-08-25T15:18:00Z">
        <w:r w:rsidR="00760DEE">
          <w:t xml:space="preserve"> C.R</w:t>
        </w:r>
      </w:ins>
      <w:ins w:id="7" w:author="Torrey Samson" w:date="2026-08-25T15:19:00Z">
        <w:r w:rsidR="00760DEE">
          <w:t>.S.,</w:t>
        </w:r>
      </w:ins>
      <w:r>
        <w:t xml:space="preserve"> </w:t>
      </w:r>
      <w:r>
        <w:rPr>
          <w:i/>
          <w:iCs/>
        </w:rPr>
        <w:t>et seq</w:t>
      </w:r>
      <w:r>
        <w:t>.</w:t>
      </w:r>
      <w:ins w:id="8" w:author="Torrey Samson" w:date="2026-08-06T12:18:00Z">
        <w:r>
          <w:t>; and,</w:t>
        </w:r>
      </w:ins>
    </w:p>
    <w:p w14:paraId="0000001E" w14:textId="7AEC9B16" w:rsidR="009A7F2E" w:rsidRDefault="005302A0" w:rsidP="002E604A">
      <w:pPr>
        <w:pStyle w:val="par3"/>
      </w:pPr>
      <w:ins w:id="9" w:author="Torrey Samson" w:date="2026-08-06T12:18:00Z">
        <w:r>
          <w:t>o.</w:t>
        </w:r>
        <w:r>
          <w:tab/>
          <w:t xml:space="preserve">Not accepting credit cards as payment for any Ticket. </w:t>
        </w:r>
      </w:ins>
    </w:p>
    <w:p w14:paraId="0000001F" w14:textId="77777777" w:rsidR="009A7F2E" w:rsidRDefault="005302A0" w:rsidP="002E604A">
      <w:pPr>
        <w:pStyle w:val="par2"/>
      </w:pPr>
      <w:r>
        <w:t>12.</w:t>
      </w:r>
      <w:r>
        <w:tab/>
        <w:t>The Retailer agrees to hold the State of Colorado, the Colorado Lottery, its employees, and agents harmless from any and all disputes arising out of the use of the Courier’s service for the delivery of Tickets and/or any fees assessed to the Courier Customer associated with the use of the Courier’s Service.</w:t>
      </w:r>
    </w:p>
    <w:p w14:paraId="00000020" w14:textId="76A25A97" w:rsidR="009A7F2E" w:rsidRDefault="005302A0" w:rsidP="002E604A">
      <w:pPr>
        <w:pStyle w:val="par2"/>
      </w:pPr>
      <w:r>
        <w:t>13.</w:t>
      </w:r>
      <w:r>
        <w:tab/>
        <w:t>The Retailer has an ongoing duty to ensure that the Courier’s operations comply with the requirements of this Rule 2.</w:t>
      </w:r>
      <w:del w:id="10" w:author="Torrey Samson" w:date="2026-08-25T15:19:00Z">
        <w:r w:rsidDel="00760DEE">
          <w:delText xml:space="preserve">13 </w:delText>
        </w:r>
      </w:del>
      <w:ins w:id="11" w:author="Torrey Samson" w:date="2026-08-25T15:19:00Z">
        <w:r w:rsidR="00760DEE">
          <w:t xml:space="preserve">11 </w:t>
        </w:r>
      </w:ins>
      <w:r>
        <w:t>and present any evidence of such compliance to the Lottery upon request.</w:t>
      </w:r>
    </w:p>
    <w:p w14:paraId="00000021" w14:textId="77777777" w:rsidR="009A7F2E" w:rsidRDefault="005302A0" w:rsidP="002E604A">
      <w:pPr>
        <w:pStyle w:val="par2"/>
      </w:pPr>
      <w:r>
        <w:t>14.</w:t>
      </w:r>
      <w:r>
        <w:tab/>
        <w:t>The Director in his or her sole discretion may deny, suspend or terminate the Retailer’s approval to Sell to a Courier upon an investigation and finding that the Courier poses a threat to the security, integrity or operation of the Lottery or has otherwise violated the Act or the Rules.</w:t>
      </w:r>
    </w:p>
    <w:p w14:paraId="00000022" w14:textId="77777777" w:rsidR="009A7F2E" w:rsidRDefault="005302A0" w:rsidP="002E604A">
      <w:pPr>
        <w:pStyle w:val="par2"/>
      </w:pPr>
      <w:r>
        <w:t>15.</w:t>
      </w:r>
      <w:r>
        <w:tab/>
        <w:t xml:space="preserve">Upon </w:t>
      </w:r>
      <w:proofErr w:type="gramStart"/>
      <w:r>
        <w:t>the initial</w:t>
      </w:r>
      <w:proofErr w:type="gramEnd"/>
      <w:r>
        <w:t xml:space="preserve"> application and annual renewal of the Lottery license, any Retailer affiliated with a Courier must provide, at a minimum, the following certifications and information to the Division:</w:t>
      </w:r>
    </w:p>
    <w:p w14:paraId="00000023" w14:textId="77777777" w:rsidR="009A7F2E" w:rsidRDefault="005302A0" w:rsidP="002E604A">
      <w:pPr>
        <w:pStyle w:val="par3"/>
      </w:pPr>
      <w:r>
        <w:t>a.</w:t>
      </w:r>
      <w:r>
        <w:tab/>
        <w:t>The Retailer must identify all affiliations, partnerships, and contracts with Courier(s) to the Division and provide the following information: a) the name of the Person or business serving as the Courier or Courier Service and b) the contact information for the Courier.</w:t>
      </w:r>
    </w:p>
    <w:p w14:paraId="00000024" w14:textId="77777777" w:rsidR="009A7F2E" w:rsidRDefault="005302A0" w:rsidP="002E604A">
      <w:pPr>
        <w:pStyle w:val="par3"/>
      </w:pPr>
      <w:r>
        <w:t>b.</w:t>
      </w:r>
      <w:r>
        <w:tab/>
        <w:t>The Retailer must submit annual Sales data and revenue generated from any affiliation with any Couriers for the prior year, including the number of Sales and the revenue for all Sales.</w:t>
      </w:r>
    </w:p>
    <w:p w14:paraId="00000025" w14:textId="53D5E191" w:rsidR="009A7F2E" w:rsidRDefault="005302A0" w:rsidP="002E604A">
      <w:pPr>
        <w:pStyle w:val="par3"/>
      </w:pPr>
      <w:r>
        <w:t>c.</w:t>
      </w:r>
      <w:r>
        <w:tab/>
        <w:t>The Retailer must certify that the Courier(s) with which they are affiliated are complying with Section 2.</w:t>
      </w:r>
      <w:del w:id="12" w:author="Torrey Samson" w:date="2026-08-25T15:19:00Z">
        <w:r w:rsidDel="00760DEE">
          <w:delText>13</w:delText>
        </w:r>
      </w:del>
      <w:ins w:id="13" w:author="Torrey Samson" w:date="2026-08-25T15:19:00Z">
        <w:r w:rsidR="00760DEE">
          <w:t>11</w:t>
        </w:r>
      </w:ins>
      <w:r>
        <w:t>(</w:t>
      </w:r>
      <w:ins w:id="14" w:author="Torrey Samson" w:date="2026-08-25T15:23:00Z">
        <w:r w:rsidR="00140ED5">
          <w:t>B)(11)</w:t>
        </w:r>
      </w:ins>
      <w:del w:id="15" w:author="Torrey Samson" w:date="2026-08-25T15:23:00Z">
        <w:r w:rsidDel="00140ED5">
          <w:delText>a)</w:delText>
        </w:r>
      </w:del>
      <w:r>
        <w:t>.</w:t>
      </w:r>
    </w:p>
    <w:p w14:paraId="00000026" w14:textId="65F08AFC" w:rsidR="009A7F2E" w:rsidRDefault="005302A0" w:rsidP="002E604A">
      <w:pPr>
        <w:pStyle w:val="par2"/>
      </w:pPr>
      <w:r>
        <w:t>16.</w:t>
      </w:r>
      <w:r>
        <w:tab/>
        <w:t xml:space="preserve">The Director has the discretion to administratively suspend and/or seek the revocation of the license of a Retailer license pursuant </w:t>
      </w:r>
      <w:del w:id="16" w:author="Torrey Samson" w:date="2026-08-25T15:26:00Z">
        <w:r w:rsidDel="00140ED5">
          <w:delText>C.R.S.</w:delText>
        </w:r>
      </w:del>
      <w:ins w:id="17" w:author="Torrey Samson" w:date="2026-08-25T15:26:00Z">
        <w:r w:rsidR="00140ED5">
          <w:t>to sections</w:t>
        </w:r>
      </w:ins>
      <w:r>
        <w:t xml:space="preserve"> 24-4-105 and </w:t>
      </w:r>
      <w:ins w:id="18" w:author="Torrey Samson" w:date="2026-08-25T15:26:00Z">
        <w:r w:rsidR="00140ED5">
          <w:t>-</w:t>
        </w:r>
      </w:ins>
      <w:r>
        <w:t>106</w:t>
      </w:r>
      <w:ins w:id="19" w:author="Torrey Samson" w:date="2026-08-25T15:26:00Z">
        <w:r w:rsidR="00140ED5">
          <w:t>, C.R.S.,</w:t>
        </w:r>
      </w:ins>
      <w:r>
        <w:t xml:space="preserve"> if the Retailer who Sells Tickets to a Courier constitutes an operational threat, threat of loss, fraud, or any other action that impacts the security and integrity of the Lottery.</w:t>
      </w:r>
    </w:p>
    <w:p w14:paraId="00000027" w14:textId="77777777" w:rsidR="009A7F2E" w:rsidRDefault="005302A0" w:rsidP="002E604A">
      <w:pPr>
        <w:pStyle w:val="par2"/>
      </w:pPr>
      <w:r>
        <w:lastRenderedPageBreak/>
        <w:t>17.</w:t>
      </w:r>
      <w:r>
        <w:tab/>
        <w:t>The Director may withhold payment of a Prize to investigate whether a Ticket sold to a Courier may have been procured in a manner that violates the security, integrity or operation of the Lottery or otherwise violates the Act or the Rules.</w:t>
      </w:r>
    </w:p>
    <w:p w14:paraId="00000028" w14:textId="77777777" w:rsidR="009A7F2E" w:rsidRDefault="009A7F2E">
      <w:pPr>
        <w:tabs>
          <w:tab w:val="left" w:pos="720"/>
          <w:tab w:val="left" w:pos="1440"/>
          <w:tab w:val="left" w:pos="2160"/>
        </w:tabs>
        <w:rPr>
          <w:rFonts w:eastAsia="Arial" w:cs="Arial"/>
        </w:rPr>
      </w:pPr>
    </w:p>
    <w:p w14:paraId="00000029" w14:textId="77777777" w:rsidR="009A7F2E" w:rsidRDefault="005302A0" w:rsidP="002E604A">
      <w:pPr>
        <w:pStyle w:val="Heading3"/>
      </w:pPr>
      <w:r>
        <w:t xml:space="preserve">3.3 </w:t>
      </w:r>
      <w:r>
        <w:tab/>
        <w:t>Sale of Tickets</w:t>
      </w:r>
    </w:p>
    <w:p w14:paraId="0000002A" w14:textId="77777777" w:rsidR="009A7F2E" w:rsidRDefault="005302A0" w:rsidP="00AE1ED4">
      <w:pPr>
        <w:pStyle w:val="par1"/>
      </w:pPr>
      <w:r>
        <w:t>A.</w:t>
      </w:r>
      <w:r>
        <w:tab/>
        <w:t xml:space="preserve">A Retailer </w:t>
      </w:r>
      <w:proofErr w:type="gramStart"/>
      <w:r>
        <w:t>shall</w:t>
      </w:r>
      <w:proofErr w:type="gramEnd"/>
      <w:r>
        <w:t xml:space="preserve"> Sell authorized Lottery Products on the Licensed Premises pursuant to the terms and conditions of the Retailer Agreement and the Lottery Rules and Regulations.</w:t>
      </w:r>
    </w:p>
    <w:p w14:paraId="0000002B" w14:textId="77777777" w:rsidR="009A7F2E" w:rsidRDefault="005302A0" w:rsidP="00AE1ED4">
      <w:pPr>
        <w:pStyle w:val="par1"/>
      </w:pPr>
      <w:r>
        <w:t>B.</w:t>
      </w:r>
      <w:r>
        <w:tab/>
        <w:t>Retailers shall Sell Jackpot Tickets to the public during their regular business hours between the hours of 4:30 a.m. and 11:59 p.m. MST Monday through Saturday and 8:00 a.m. and 11:59 p.m. MST on Sunday if those hours are included in the Retailer’s normal business hours and when the Gaming System is available.</w:t>
      </w:r>
    </w:p>
    <w:p w14:paraId="0000002C" w14:textId="56858EFB" w:rsidR="009A7F2E" w:rsidRDefault="005302A0" w:rsidP="00AE1ED4">
      <w:pPr>
        <w:pStyle w:val="par1"/>
      </w:pPr>
      <w:r>
        <w:t>C.</w:t>
      </w:r>
      <w:r>
        <w:tab/>
        <w:t xml:space="preserve">Retailers shall make Instant Scratch Tickets available for Sale to the public during the </w:t>
      </w:r>
      <w:r w:rsidR="00140ED5">
        <w:t xml:space="preserve">Retailer’s </w:t>
      </w:r>
      <w:r>
        <w:t>normal business hours which shall be identified on their application for licensure.</w:t>
      </w:r>
    </w:p>
    <w:p w14:paraId="0000002D" w14:textId="77777777" w:rsidR="009A7F2E" w:rsidRDefault="005302A0" w:rsidP="00AE1ED4">
      <w:pPr>
        <w:pStyle w:val="par1"/>
      </w:pPr>
      <w:r>
        <w:t>D.</w:t>
      </w:r>
      <w:r>
        <w:tab/>
        <w:t>All Ticket Sales are final and the return of a Lottery Ticket after Sale shall not be accepted by the Retailer, unless otherwise directed by the Director, or as set forth in these Rules and Regulations.</w:t>
      </w:r>
    </w:p>
    <w:p w14:paraId="0000002E" w14:textId="77777777" w:rsidR="009A7F2E" w:rsidRDefault="005302A0" w:rsidP="00AE1ED4">
      <w:pPr>
        <w:pStyle w:val="par1"/>
      </w:pPr>
      <w:r>
        <w:t>E.</w:t>
      </w:r>
      <w:r>
        <w:tab/>
        <w:t xml:space="preserve">The Division </w:t>
      </w:r>
      <w:proofErr w:type="gramStart"/>
      <w:r>
        <w:t>may</w:t>
      </w:r>
      <w:proofErr w:type="gramEnd"/>
      <w:r>
        <w:t xml:space="preserve"> Sell Instant Scratch Games and Jackpot Games, as determined by the Director and consistent with responsible gaming best practices, including but not limited to online, via mobile application, at special events, vending machines and Claims Centers. For sales by the Division that occur outside of a physical location, i.e. online or via mobile application or another manner other than an in-person transaction, shall utilize KYC to verify the age of the Player and Geolocation to verify that the Player is physically present within the State of Colorado and not within the designated boundaries of federally recognized Indian lands at the time that the Courier Customer submits an order for Ticket(s) from a Courier.</w:t>
      </w:r>
    </w:p>
    <w:p w14:paraId="0000002F" w14:textId="77777777" w:rsidR="009A7F2E" w:rsidRDefault="005302A0" w:rsidP="00AE1ED4">
      <w:pPr>
        <w:pStyle w:val="par1"/>
      </w:pPr>
      <w:r>
        <w:t>F.</w:t>
      </w:r>
      <w:r>
        <w:tab/>
        <w:t>A Retailer may be permitted, upon prior written approval of the Director or designee, to use Lottery Products as a means of promoting the Sale of goods and services to the public.</w:t>
      </w:r>
    </w:p>
    <w:p w14:paraId="00000030" w14:textId="77777777" w:rsidR="009A7F2E" w:rsidRDefault="005302A0" w:rsidP="00AE1ED4">
      <w:pPr>
        <w:pStyle w:val="par1"/>
      </w:pPr>
      <w:r>
        <w:t>G.</w:t>
      </w:r>
      <w:r>
        <w:tab/>
        <w:t>The Director may limit the number of Lottery Tickets that may be Sold at a Retailer as is necessary to protect the security and the integrity of the Lottery.</w:t>
      </w:r>
    </w:p>
    <w:p w14:paraId="00000031" w14:textId="4492EE90" w:rsidR="009A7F2E" w:rsidRDefault="005302A0" w:rsidP="00AE1ED4">
      <w:pPr>
        <w:pStyle w:val="par1"/>
        <w:rPr>
          <w:ins w:id="20" w:author="Torrey Samson" w:date="2026-08-06T12:20:00Z"/>
        </w:rPr>
      </w:pPr>
      <w:r>
        <w:t>H.</w:t>
      </w:r>
      <w:r>
        <w:tab/>
        <w:t>No device shall be connected to a Gaming Terminal for any reason, except as may be approved by the Division. Unapproved devices may be seized by the Division.</w:t>
      </w:r>
    </w:p>
    <w:p w14:paraId="00000032" w14:textId="3BC10F31" w:rsidR="009A7F2E" w:rsidRDefault="005302A0" w:rsidP="00AE1ED4">
      <w:pPr>
        <w:pStyle w:val="par1"/>
      </w:pPr>
      <w:ins w:id="21" w:author="Torrey Samson" w:date="2026-08-06T12:20:00Z">
        <w:r>
          <w:lastRenderedPageBreak/>
          <w:t>I.</w:t>
        </w:r>
        <w:r>
          <w:tab/>
          <w:t>Retailers shall not accept credit cards as payment for authorized Lottery Products.</w:t>
        </w:r>
      </w:ins>
    </w:p>
    <w:p w14:paraId="00000033" w14:textId="77777777" w:rsidR="009A7F2E" w:rsidRDefault="009A7F2E">
      <w:pPr>
        <w:tabs>
          <w:tab w:val="left" w:pos="720"/>
          <w:tab w:val="left" w:pos="1440"/>
          <w:tab w:val="left" w:pos="2160"/>
        </w:tabs>
        <w:rPr>
          <w:rFonts w:eastAsia="Arial" w:cs="Arial"/>
        </w:rPr>
      </w:pPr>
    </w:p>
    <w:p w14:paraId="00000034" w14:textId="77777777" w:rsidR="009A7F2E" w:rsidRDefault="005302A0" w:rsidP="00AE1ED4">
      <w:pPr>
        <w:pStyle w:val="Heading2"/>
        <w:rPr>
          <w:rFonts w:eastAsia="Arial"/>
        </w:rPr>
      </w:pPr>
      <w:r>
        <w:rPr>
          <w:rFonts w:eastAsia="Arial"/>
        </w:rPr>
        <w:t>Rule 14</w:t>
      </w:r>
      <w:r>
        <w:rPr>
          <w:rFonts w:eastAsia="Arial"/>
        </w:rPr>
        <w:tab/>
      </w:r>
      <w:r>
        <w:rPr>
          <w:rFonts w:eastAsia="Arial"/>
        </w:rPr>
        <w:tab/>
        <w:t>MULTI-STATE JACKPOT GAMES</w:t>
      </w:r>
    </w:p>
    <w:p w14:paraId="00000035" w14:textId="77777777" w:rsidR="009A7F2E" w:rsidRPr="00AE1ED4" w:rsidRDefault="005302A0" w:rsidP="00AE1ED4">
      <w:pPr>
        <w:pStyle w:val="upar1"/>
        <w:rPr>
          <w:b/>
          <w:bCs/>
        </w:rPr>
      </w:pPr>
      <w:r w:rsidRPr="00AE1ED4">
        <w:rPr>
          <w:b/>
          <w:bCs/>
        </w:rPr>
        <w:t>BASIS AND PURPOSE OF RULE 14</w:t>
      </w:r>
    </w:p>
    <w:p w14:paraId="00000036" w14:textId="2B99DD69" w:rsidR="009A7F2E" w:rsidRPr="00AE1ED4" w:rsidRDefault="005302A0" w:rsidP="00AE1ED4">
      <w:pPr>
        <w:pStyle w:val="upar1"/>
      </w:pPr>
      <w:r w:rsidRPr="00AE1ED4">
        <w:t xml:space="preserve">The purpose </w:t>
      </w:r>
      <w:proofErr w:type="gramStart"/>
      <w:r w:rsidRPr="00AE1ED4">
        <w:t>for</w:t>
      </w:r>
      <w:proofErr w:type="gramEnd"/>
      <w:r w:rsidRPr="00AE1ED4">
        <w:t xml:space="preserve"> Rule 14 is to provide general details and requirements for all Multi-state Jackpot Games, such as the sale of Tickets, payment of Prizes, and the method for selecting and Validating winning Tickets. The statutory </w:t>
      </w:r>
      <w:del w:id="22" w:author="Torrey Samson" w:date="2026-08-25T15:44:00Z">
        <w:r w:rsidRPr="00AE1ED4" w:rsidDel="00B57426">
          <w:delText xml:space="preserve">basis </w:delText>
        </w:r>
      </w:del>
      <w:ins w:id="23" w:author="Torrey Samson" w:date="2026-08-25T15:44:00Z">
        <w:r w:rsidR="00B57426" w:rsidRPr="00AE1ED4">
          <w:t xml:space="preserve">bases </w:t>
        </w:r>
      </w:ins>
      <w:r w:rsidRPr="00AE1ED4">
        <w:t xml:space="preserve">for Rule 14 </w:t>
      </w:r>
      <w:del w:id="24" w:author="Torrey Samson" w:date="2026-08-25T15:44:00Z">
        <w:r w:rsidRPr="00AE1ED4" w:rsidDel="00B57426">
          <w:delText>is found in</w:delText>
        </w:r>
      </w:del>
      <w:ins w:id="25" w:author="Torrey Samson" w:date="2026-08-25T15:44:00Z">
        <w:r w:rsidR="00B57426" w:rsidRPr="00AE1ED4">
          <w:t>are</w:t>
        </w:r>
      </w:ins>
      <w:r w:rsidRPr="00AE1ED4">
        <w:t xml:space="preserve"> </w:t>
      </w:r>
      <w:del w:id="26" w:author="Torrey Samson" w:date="2026-08-06T12:00:00Z">
        <w:r w:rsidRPr="00AE1ED4">
          <w:delText>C.R.S.</w:delText>
        </w:r>
      </w:del>
      <w:ins w:id="27" w:author="Torrey Samson" w:date="2026-08-06T12:00:00Z">
        <w:r w:rsidRPr="00AE1ED4">
          <w:t>sections</w:t>
        </w:r>
      </w:ins>
      <w:r w:rsidRPr="00AE1ED4">
        <w:t xml:space="preserve"> 44-40-101</w:t>
      </w:r>
      <w:del w:id="28" w:author="Torrey Samson" w:date="2026-08-06T11:06:00Z">
        <w:r w:rsidRPr="00AE1ED4">
          <w:delText>(5) and (6)</w:delText>
        </w:r>
      </w:del>
      <w:r w:rsidRPr="00AE1ED4">
        <w:t xml:space="preserve">, </w:t>
      </w:r>
      <w:ins w:id="29" w:author="Torrey Samson" w:date="2026-08-06T11:57:00Z">
        <w:r w:rsidRPr="00AE1ED4">
          <w:t xml:space="preserve">44-40-102, </w:t>
        </w:r>
      </w:ins>
      <w:r w:rsidRPr="00AE1ED4">
        <w:t>44-40-104</w:t>
      </w:r>
      <w:del w:id="30" w:author="Torrey Samson" w:date="2026-08-06T11:06:00Z">
        <w:r w:rsidRPr="00AE1ED4">
          <w:delText>(4)(a)</w:delText>
        </w:r>
      </w:del>
      <w:r w:rsidRPr="00AE1ED4">
        <w:t>,</w:t>
      </w:r>
      <w:ins w:id="31" w:author="Torrey Samson" w:date="2026-08-06T11:59:00Z">
        <w:r w:rsidRPr="00AE1ED4">
          <w:t xml:space="preserve"> 44-40-105,</w:t>
        </w:r>
      </w:ins>
      <w:r w:rsidRPr="00AE1ED4">
        <w:t xml:space="preserve"> 44-40-109</w:t>
      </w:r>
      <w:del w:id="32" w:author="Torrey Samson" w:date="2026-08-06T11:06:00Z">
        <w:r w:rsidRPr="00AE1ED4">
          <w:delText>(1)(a) and (h), and (2)</w:delText>
        </w:r>
      </w:del>
      <w:r w:rsidRPr="00AE1ED4">
        <w:t>, 44-40-113 and 44-40-114</w:t>
      </w:r>
      <w:ins w:id="33" w:author="Torrey Samson" w:date="2026-08-06T12:00:00Z">
        <w:r w:rsidRPr="00AE1ED4">
          <w:t>, C.R.S., and article 40 of title 44.</w:t>
        </w:r>
      </w:ins>
      <w:del w:id="34" w:author="Torrey Samson" w:date="2026-08-06T12:00:00Z">
        <w:r w:rsidRPr="00AE1ED4">
          <w:delText>.</w:delText>
        </w:r>
      </w:del>
    </w:p>
    <w:p w14:paraId="00000037" w14:textId="5D3C319D" w:rsidR="009A7F2E" w:rsidRDefault="005302A0">
      <w:pPr>
        <w:pStyle w:val="Heading3"/>
        <w:pPrChange w:id="35" w:author="Torrey Samson" w:date="2026-08-06T11:25:00Z">
          <w:pPr>
            <w:keepNext/>
            <w:spacing w:after="60"/>
          </w:pPr>
        </w:pPrChange>
      </w:pPr>
      <w:r>
        <w:t xml:space="preserve">14.1 </w:t>
      </w:r>
      <w:r>
        <w:tab/>
        <w:t>General Provisions</w:t>
      </w:r>
    </w:p>
    <w:p w14:paraId="00000038" w14:textId="23FDBED6" w:rsidR="009A7F2E" w:rsidRPr="00AE1ED4" w:rsidRDefault="005302A0">
      <w:pPr>
        <w:pStyle w:val="par1"/>
        <w:pPrChange w:id="36" w:author="Torrey Samson" w:date="2026-07-31T12:03:00Z">
          <w:pPr>
            <w:tabs>
              <w:tab w:val="left" w:pos="720"/>
              <w:tab w:val="left" w:pos="1440"/>
            </w:tabs>
          </w:pPr>
        </w:pPrChange>
      </w:pPr>
      <w:ins w:id="37" w:author="Torrey Samson" w:date="2026-07-31T12:03:00Z">
        <w:r w:rsidRPr="00AE1ED4">
          <w:t>A.</w:t>
        </w:r>
        <w:r w:rsidRPr="00AE1ED4">
          <w:tab/>
        </w:r>
      </w:ins>
      <w:r w:rsidRPr="00AE1ED4">
        <w:t xml:space="preserve">Multi-state Jackpot Games will be conducted pursuant to the </w:t>
      </w:r>
      <w:ins w:id="38" w:author="Torrey Samson" w:date="2026-07-31T12:02:00Z">
        <w:r w:rsidRPr="00AE1ED4">
          <w:t xml:space="preserve">Lottery Rules and Regulations and the </w:t>
        </w:r>
      </w:ins>
      <w:del w:id="39" w:author="Torrey Samson" w:date="2026-08-25T15:29:00Z">
        <w:r w:rsidRPr="00AE1ED4" w:rsidDel="00140ED5">
          <w:delText>following</w:delText>
        </w:r>
      </w:del>
      <w:ins w:id="40" w:author="Torrey Samson" w:date="2026-07-31T12:02:00Z">
        <w:r w:rsidRPr="00AE1ED4">
          <w:t>Multi-state Jackpot Games</w:t>
        </w:r>
      </w:ins>
      <w:del w:id="41" w:author="Torrey Samson" w:date="2026-08-25T15:29:00Z">
        <w:r w:rsidRPr="00AE1ED4" w:rsidDel="00140ED5">
          <w:delText xml:space="preserve"> Rules and Regulations</w:delText>
        </w:r>
      </w:del>
      <w:ins w:id="42" w:author="Torrey Samson" w:date="2026-08-25T15:29:00Z">
        <w:r w:rsidR="00140ED5" w:rsidRPr="00AE1ED4">
          <w:t xml:space="preserve"> </w:t>
        </w:r>
      </w:ins>
      <w:ins w:id="43" w:author="Torrey Samson" w:date="2026-08-25T15:30:00Z">
        <w:r w:rsidR="00140ED5" w:rsidRPr="00AE1ED4">
          <w:t>r</w:t>
        </w:r>
      </w:ins>
      <w:ins w:id="44" w:author="Torrey Samson" w:date="2026-08-25T15:29:00Z">
        <w:r w:rsidR="00140ED5" w:rsidRPr="00AE1ED4">
          <w:t>u</w:t>
        </w:r>
      </w:ins>
      <w:ins w:id="45" w:author="Torrey Samson" w:date="2026-08-25T15:30:00Z">
        <w:r w:rsidR="00140ED5" w:rsidRPr="00AE1ED4">
          <w:t xml:space="preserve">les (Lottery </w:t>
        </w:r>
      </w:ins>
      <w:ins w:id="46" w:author="Torrey Samson" w:date="2026-07-31T12:03:00Z">
        <w:r w:rsidRPr="00AE1ED4">
          <w:t>Rules 14, 14.A, 14.B, 14.C, 14.F, and 14.G</w:t>
        </w:r>
      </w:ins>
      <w:ins w:id="47" w:author="Torrey Samson" w:date="2026-08-25T15:30:00Z">
        <w:r w:rsidR="00140ED5" w:rsidRPr="00AE1ED4">
          <w:t>)</w:t>
        </w:r>
      </w:ins>
      <w:del w:id="48" w:author="Torrey Samson" w:date="2026-07-31T12:03:00Z">
        <w:r w:rsidRPr="00AE1ED4">
          <w:delText xml:space="preserve"> and such further instructions and directives as the Director may issue</w:delText>
        </w:r>
      </w:del>
      <w:r w:rsidRPr="00AE1ED4">
        <w:t>.</w:t>
      </w:r>
      <w:ins w:id="49" w:author="Torrey Samson" w:date="2026-07-31T12:02:00Z">
        <w:r w:rsidRPr="00AE1ED4">
          <w:t xml:space="preserve"> Where the general Lottery Rules and Regulations conflict with the Multi-state Jackpot Games </w:t>
        </w:r>
      </w:ins>
      <w:ins w:id="50" w:author="Torrey Samson" w:date="2026-08-25T15:30:00Z">
        <w:r w:rsidR="00140ED5" w:rsidRPr="00AE1ED4">
          <w:t>r</w:t>
        </w:r>
      </w:ins>
      <w:ins w:id="51" w:author="Torrey Samson" w:date="2026-07-31T12:02:00Z">
        <w:r w:rsidRPr="00AE1ED4">
          <w:t>ules</w:t>
        </w:r>
      </w:ins>
      <w:ins w:id="52" w:author="Torrey Samson" w:date="2026-08-25T15:30:00Z">
        <w:r w:rsidR="00140ED5" w:rsidRPr="00AE1ED4">
          <w:t xml:space="preserve"> (Lottery Rules 14, 14.A, 14.B, 14.C, 14.F, and 14.G)</w:t>
        </w:r>
      </w:ins>
      <w:ins w:id="53" w:author="Torrey Samson" w:date="2026-07-31T12:02:00Z">
        <w:r w:rsidRPr="00AE1ED4">
          <w:t>, the Multi-state Jackpot Games</w:t>
        </w:r>
      </w:ins>
      <w:ins w:id="54" w:author="Torrey Samson" w:date="2026-08-25T15:30:00Z">
        <w:r w:rsidR="00140ED5" w:rsidRPr="00AE1ED4">
          <w:t xml:space="preserve"> rules (Lottery Rules 14, 14.A, 14.B, 14.C, 14.F, and 14.G)</w:t>
        </w:r>
      </w:ins>
      <w:ins w:id="55" w:author="Torrey Samson" w:date="2026-08-25T15:31:00Z">
        <w:r w:rsidR="00140ED5" w:rsidRPr="00AE1ED4">
          <w:t xml:space="preserve"> </w:t>
        </w:r>
      </w:ins>
      <w:ins w:id="56" w:author="Torrey Samson" w:date="2026-07-31T12:02:00Z">
        <w:r w:rsidRPr="00AE1ED4">
          <w:t>will control.</w:t>
        </w:r>
      </w:ins>
    </w:p>
    <w:p w14:paraId="00000039" w14:textId="77028A0C" w:rsidR="009A7F2E" w:rsidRPr="00AE1ED4" w:rsidDel="00E17466" w:rsidRDefault="005302A0" w:rsidP="00AE1ED4">
      <w:pPr>
        <w:pStyle w:val="par1"/>
        <w:rPr>
          <w:del w:id="57" w:author="Torrey Samson" w:date="2026-08-25T15:36:00Z"/>
        </w:rPr>
      </w:pPr>
      <w:del w:id="58" w:author="Torrey Samson" w:date="2026-07-31T12:03:00Z">
        <w:r w:rsidRPr="00AE1ED4">
          <w:delText>A</w:delText>
        </w:r>
      </w:del>
      <w:del w:id="59" w:author="Torrey Samson" w:date="2026-08-25T15:36:00Z">
        <w:r w:rsidRPr="00AE1ED4" w:rsidDel="00E17466">
          <w:delText>.</w:delText>
        </w:r>
        <w:r w:rsidRPr="00AE1ED4" w:rsidDel="00E17466">
          <w:tab/>
          <w:delText>The Director and the Division are authorized to enter into a Multi-state Agreement for the purposes of promoting and Selling Multi-state Jackpot Games.</w:delText>
        </w:r>
      </w:del>
    </w:p>
    <w:p w14:paraId="0000003A" w14:textId="133F18DA" w:rsidR="009A7F2E" w:rsidRPr="00AE1ED4" w:rsidRDefault="005302A0" w:rsidP="00AE1ED4">
      <w:pPr>
        <w:pStyle w:val="par1"/>
        <w:rPr>
          <w:del w:id="60" w:author="Torrey Samson" w:date="2026-07-31T12:03:00Z"/>
        </w:rPr>
      </w:pPr>
      <w:del w:id="61" w:author="Torrey Samson" w:date="2026-07-31T12:03:00Z">
        <w:r w:rsidRPr="00AE1ED4">
          <w:delText>B.</w:delText>
        </w:r>
        <w:r w:rsidRPr="00AE1ED4">
          <w:tab/>
          <w:delText>All Multi-state Jackpot Game Rules or changes thereto must be approved by the Commission prior to implementation in Colorado.</w:delText>
        </w:r>
      </w:del>
    </w:p>
    <w:p w14:paraId="0000003B" w14:textId="6A098C47" w:rsidR="009A7F2E" w:rsidRPr="00AE1ED4" w:rsidDel="00E17466" w:rsidRDefault="005302A0" w:rsidP="00AE1ED4">
      <w:pPr>
        <w:pStyle w:val="par1"/>
        <w:rPr>
          <w:del w:id="62" w:author="Torrey Samson" w:date="2026-08-25T15:36:00Z"/>
        </w:rPr>
      </w:pPr>
      <w:del w:id="63" w:author="Torrey Samson" w:date="2026-08-25T15:36:00Z">
        <w:r w:rsidRPr="00AE1ED4" w:rsidDel="00E17466">
          <w:delText>C.</w:delText>
        </w:r>
        <w:r w:rsidRPr="00AE1ED4" w:rsidDel="00E17466">
          <w:tab/>
          <w:delText>The Director shall be a voting member of any Multi-state Board during the timeframe in which the Lottery is a member of the Multi-state Group.</w:delText>
        </w:r>
      </w:del>
    </w:p>
    <w:p w14:paraId="0000003C" w14:textId="085BF57C" w:rsidR="009A7F2E" w:rsidRPr="00AE1ED4" w:rsidDel="00E17466" w:rsidRDefault="005302A0" w:rsidP="00AE1ED4">
      <w:pPr>
        <w:pStyle w:val="par1"/>
        <w:rPr>
          <w:del w:id="64" w:author="Torrey Samson" w:date="2026-08-25T15:36:00Z"/>
        </w:rPr>
      </w:pPr>
      <w:del w:id="65" w:author="Torrey Samson" w:date="2026-08-25T15:36:00Z">
        <w:r w:rsidRPr="00AE1ED4" w:rsidDel="00E17466">
          <w:delText>D.</w:delText>
        </w:r>
        <w:r w:rsidRPr="00AE1ED4" w:rsidDel="00E17466">
          <w:tab/>
          <w:delText>If at any time the Director determines that any provision of the Multi-state Governing Rules or of the Multi-state specific Game Rules do not sufficiently provide for the security and integrity necessary to protect the Lottery, the Director shall recommend to the Commission that the Lottery end its membership with the specified Multi-state Group or Multi-state Jackpot Game. If the Commission concurs, such action shall be taken.</w:delText>
        </w:r>
      </w:del>
    </w:p>
    <w:p w14:paraId="0000003D" w14:textId="235B9D72" w:rsidR="009A7F2E" w:rsidRDefault="005302A0">
      <w:pPr>
        <w:pStyle w:val="Heading3"/>
        <w:pPrChange w:id="66" w:author="Torrey Samson" w:date="2026-08-06T11:25:00Z">
          <w:pPr>
            <w:keepNext/>
            <w:spacing w:after="60"/>
          </w:pPr>
        </w:pPrChange>
      </w:pPr>
      <w:r>
        <w:t xml:space="preserve">14.2 </w:t>
      </w:r>
      <w:r>
        <w:tab/>
        <w:t>Definitions</w:t>
      </w:r>
    </w:p>
    <w:p w14:paraId="0000003E" w14:textId="7307F523" w:rsidR="009A7F2E" w:rsidRDefault="005302A0" w:rsidP="00AE1ED4">
      <w:pPr>
        <w:pStyle w:val="upar1"/>
        <w:rPr>
          <w:rFonts w:eastAsia="Arial"/>
        </w:rPr>
      </w:pPr>
      <w:r>
        <w:rPr>
          <w:rFonts w:eastAsia="Arial"/>
        </w:rPr>
        <w:t>In addition to the definitions provided in Rule 1.</w:t>
      </w:r>
      <w:del w:id="67" w:author="Torrey Samson" w:date="2026-07-31T12:01:00Z">
        <w:r>
          <w:rPr>
            <w:rFonts w:eastAsia="Arial"/>
          </w:rPr>
          <w:delText>1</w:delText>
        </w:r>
      </w:del>
      <w:ins w:id="68" w:author="Torrey Samson" w:date="2026-07-31T12:01:00Z">
        <w:r>
          <w:rPr>
            <w:rFonts w:eastAsia="Arial"/>
          </w:rPr>
          <w:t>2</w:t>
        </w:r>
      </w:ins>
      <w:r>
        <w:rPr>
          <w:rFonts w:eastAsia="Arial"/>
        </w:rPr>
        <w:t>, the following definitions apply to this Rule 14</w:t>
      </w:r>
      <w:ins w:id="69" w:author="Torrey Samson" w:date="2026-07-31T11:53:00Z">
        <w:r>
          <w:rPr>
            <w:rFonts w:eastAsia="Arial"/>
          </w:rPr>
          <w:t xml:space="preserve"> and Rules 14.A, 14.B, 14.C, 14.F, and </w:t>
        </w:r>
        <w:proofErr w:type="gramStart"/>
        <w:r>
          <w:rPr>
            <w:rFonts w:eastAsia="Arial"/>
          </w:rPr>
          <w:t>14.G</w:t>
        </w:r>
      </w:ins>
      <w:proofErr w:type="gramEnd"/>
      <w:del w:id="70" w:author="Torrey Samson" w:date="2026-07-31T11:53:00Z">
        <w:r>
          <w:rPr>
            <w:rFonts w:eastAsia="Arial"/>
          </w:rPr>
          <w:delText>.2 and any other Section that governs the game rules for a Multi-state Jackpot Game</w:delText>
        </w:r>
      </w:del>
      <w:r>
        <w:rPr>
          <w:rFonts w:eastAsia="Arial"/>
        </w:rPr>
        <w:t xml:space="preserve">: </w:t>
      </w:r>
    </w:p>
    <w:p w14:paraId="0000003F" w14:textId="77777777" w:rsidR="009A7F2E" w:rsidRPr="00AE1ED4" w:rsidRDefault="005302A0" w:rsidP="00AE1ED4">
      <w:pPr>
        <w:pStyle w:val="par1"/>
      </w:pPr>
      <w:r w:rsidRPr="00AE1ED4">
        <w:lastRenderedPageBreak/>
        <w:t>A.</w:t>
      </w:r>
      <w:r w:rsidRPr="00AE1ED4">
        <w:tab/>
        <w:t>“Breakage” means the results of rounding Prize Amounts down to the nearest whole dollar.</w:t>
      </w:r>
    </w:p>
    <w:p w14:paraId="00000040" w14:textId="77777777" w:rsidR="009A7F2E" w:rsidRPr="00AE1ED4" w:rsidRDefault="005302A0" w:rsidP="00AE1ED4">
      <w:pPr>
        <w:pStyle w:val="par1"/>
      </w:pPr>
      <w:r w:rsidRPr="00AE1ED4">
        <w:t>B.</w:t>
      </w:r>
      <w:r w:rsidRPr="00AE1ED4">
        <w:tab/>
        <w:t>“Multi-state Agreement” means the document made and entered into by the Party Lotteries, containing the mutual covenants agreed to by the Party Lotteries.</w:t>
      </w:r>
    </w:p>
    <w:p w14:paraId="00000041" w14:textId="53536C3A" w:rsidR="009A7F2E" w:rsidRPr="00AE1ED4" w:rsidRDefault="005302A0" w:rsidP="00AE1ED4">
      <w:pPr>
        <w:pStyle w:val="par1"/>
      </w:pPr>
      <w:r w:rsidRPr="00AE1ED4">
        <w:t>C.</w:t>
      </w:r>
      <w:r w:rsidRPr="00AE1ED4">
        <w:tab/>
        <w:t xml:space="preserve">“Multi-state Jackpot Ticket” means a computer-generated Ticket issued by a </w:t>
      </w:r>
      <w:del w:id="71" w:author="Torrey Samson" w:date="2026-08-25T15:37:00Z">
        <w:r w:rsidRPr="00AE1ED4" w:rsidDel="00E17466">
          <w:delText>Lottery Licensee (Licensee)</w:delText>
        </w:r>
      </w:del>
      <w:ins w:id="72" w:author="Torrey Samson" w:date="2026-08-25T15:37:00Z">
        <w:r w:rsidR="00E17466" w:rsidRPr="00AE1ED4">
          <w:t>Retailer</w:t>
        </w:r>
      </w:ins>
      <w:ins w:id="73" w:author="Torrey Samson" w:date="2026-07-31T11:55:00Z">
        <w:r w:rsidRPr="00AE1ED4">
          <w:t xml:space="preserve"> or the Lottery directly</w:t>
        </w:r>
      </w:ins>
      <w:r w:rsidRPr="00AE1ED4">
        <w:t xml:space="preserve"> to a Player as a </w:t>
      </w:r>
      <w:r w:rsidR="005B5B3F" w:rsidRPr="00AE1ED4">
        <w:t xml:space="preserve">proof of wager or play </w:t>
      </w:r>
      <w:r w:rsidRPr="00AE1ED4">
        <w:t>for the combination of numbers selected in a Jackpot Game.</w:t>
      </w:r>
    </w:p>
    <w:p w14:paraId="00000042" w14:textId="4A46D2B3" w:rsidR="009A7F2E" w:rsidRPr="00AE1ED4" w:rsidRDefault="005302A0" w:rsidP="00AE1ED4">
      <w:pPr>
        <w:pStyle w:val="par1"/>
      </w:pPr>
      <w:r w:rsidRPr="00AE1ED4">
        <w:t>D.</w:t>
      </w:r>
      <w:r w:rsidRPr="00AE1ED4">
        <w:tab/>
      </w:r>
      <w:del w:id="74" w:author="Torrey Samson" w:date="2026-07-31T11:56:00Z">
        <w:r w:rsidRPr="00AE1ED4">
          <w:delText xml:space="preserve"> </w:delText>
        </w:r>
      </w:del>
      <w:r w:rsidRPr="00AE1ED4">
        <w:t>“Multi-state Board” means the governing body of a specific Jackpot Game, which is comprised of the chief executive officer of each Party Lottery.</w:t>
      </w:r>
    </w:p>
    <w:p w14:paraId="00000043" w14:textId="77777777" w:rsidR="009A7F2E" w:rsidRPr="00AE1ED4" w:rsidRDefault="005302A0" w:rsidP="00AE1ED4">
      <w:pPr>
        <w:pStyle w:val="par1"/>
      </w:pPr>
      <w:r w:rsidRPr="00AE1ED4">
        <w:t>E.</w:t>
      </w:r>
      <w:r w:rsidRPr="00AE1ED4">
        <w:tab/>
        <w:t>“MUSL” means the Multi-state Lottery Association.</w:t>
      </w:r>
    </w:p>
    <w:p w14:paraId="00000044" w14:textId="77777777" w:rsidR="009A7F2E" w:rsidRPr="00AE1ED4" w:rsidRDefault="005302A0" w:rsidP="00AE1ED4">
      <w:pPr>
        <w:pStyle w:val="par1"/>
      </w:pPr>
      <w:r w:rsidRPr="00AE1ED4">
        <w:t>F.</w:t>
      </w:r>
      <w:r w:rsidRPr="00AE1ED4">
        <w:tab/>
        <w:t>“Party Lottery” means a State Lottery or Lottery of a political subdivision or entity which has joined a Multi-state Game and, in the context of the Product Group Rules, has joined in Selling the specified Jackpot Game.</w:t>
      </w:r>
    </w:p>
    <w:p w14:paraId="00000045" w14:textId="77777777" w:rsidR="009A7F2E" w:rsidRPr="00AE1ED4" w:rsidRDefault="005302A0" w:rsidP="00AE1ED4">
      <w:pPr>
        <w:pStyle w:val="par1"/>
      </w:pPr>
      <w:r w:rsidRPr="00AE1ED4">
        <w:t>G.</w:t>
      </w:r>
      <w:r w:rsidRPr="00AE1ED4">
        <w:tab/>
        <w:t>“Product Group” means a group of Lotteries which have joined together to offer a Product pursuant to the terms of the Multi-state Agreement and the group’s own rules.</w:t>
      </w:r>
    </w:p>
    <w:p w14:paraId="00000046" w14:textId="7F24BA20" w:rsidR="009A7F2E" w:rsidRPr="00AE1ED4" w:rsidRDefault="005302A0" w:rsidP="00AE1ED4">
      <w:pPr>
        <w:pStyle w:val="par1"/>
      </w:pPr>
      <w:r w:rsidRPr="00AE1ED4">
        <w:t>H.</w:t>
      </w:r>
      <w:r w:rsidRPr="00AE1ED4">
        <w:tab/>
      </w:r>
      <w:ins w:id="75" w:author="Torrey Samson" w:date="2026-07-31T11:54:00Z">
        <w:r w:rsidRPr="00AE1ED4">
          <w:t>“</w:t>
        </w:r>
      </w:ins>
      <w:r w:rsidRPr="00AE1ED4">
        <w:t>Roll-over” means the amount from the direct Prize Category contribution from previous Drawing(s) in the Grand Prize Category, that is not won, that is carried forward to the Grand Prize Category for the next Drawing.</w:t>
      </w:r>
    </w:p>
    <w:p w14:paraId="00000047" w14:textId="77777777" w:rsidR="009A7F2E" w:rsidRPr="00AE1ED4" w:rsidRDefault="005302A0" w:rsidP="00AE1ED4">
      <w:pPr>
        <w:pStyle w:val="par1"/>
        <w:rPr>
          <w:ins w:id="76" w:author="Torrey Samson" w:date="2026-08-25T15:36:00Z"/>
        </w:rPr>
      </w:pPr>
      <w:r w:rsidRPr="00AE1ED4">
        <w:t>I.</w:t>
      </w:r>
      <w:r w:rsidRPr="00AE1ED4">
        <w:tab/>
        <w:t>“Set Prize” means all other Prizes except the Grand Prize and, except in instances outlined in these rules, will be equal to the Prize amount established within the specific Game Rules.</w:t>
      </w:r>
    </w:p>
    <w:p w14:paraId="73F9AD1D" w14:textId="6E34426F" w:rsidR="00E17466" w:rsidRDefault="00E17466" w:rsidP="00AE1ED4">
      <w:pPr>
        <w:pStyle w:val="Heading3"/>
        <w:rPr>
          <w:ins w:id="77" w:author="Torrey Samson" w:date="2026-08-25T15:36:00Z"/>
        </w:rPr>
      </w:pPr>
      <w:ins w:id="78" w:author="Torrey Samson" w:date="2026-08-25T15:36:00Z">
        <w:r>
          <w:t>14.3</w:t>
        </w:r>
        <w:r>
          <w:tab/>
          <w:t>Multi-state Agreements</w:t>
        </w:r>
      </w:ins>
    </w:p>
    <w:p w14:paraId="00000048" w14:textId="4153C0BC" w:rsidR="009A7F2E" w:rsidRDefault="005302A0">
      <w:pPr>
        <w:pStyle w:val="Heading3"/>
        <w:pPrChange w:id="79" w:author="Torrey Samson" w:date="2026-08-06T11:25:00Z">
          <w:pPr>
            <w:keepNext/>
            <w:spacing w:after="60"/>
          </w:pPr>
        </w:pPrChange>
      </w:pPr>
      <w:r>
        <w:t>14.</w:t>
      </w:r>
      <w:del w:id="80" w:author="Torrey Samson" w:date="2026-08-25T15:37:00Z">
        <w:r w:rsidDel="00E17466">
          <w:delText xml:space="preserve">3 </w:delText>
        </w:r>
      </w:del>
      <w:ins w:id="81" w:author="Torrey Samson" w:date="2026-08-25T15:37:00Z">
        <w:r w:rsidR="00E17466">
          <w:t xml:space="preserve">4 </w:t>
        </w:r>
      </w:ins>
      <w:r>
        <w:tab/>
        <w:t>Price of Tickets &amp; Prizes</w:t>
      </w:r>
    </w:p>
    <w:p w14:paraId="00000049" w14:textId="5353BB6A" w:rsidR="009A7F2E" w:rsidRDefault="005302A0" w:rsidP="006441BA">
      <w:pPr>
        <w:pStyle w:val="par1"/>
        <w:rPr>
          <w:del w:id="82" w:author="Torrey Samson" w:date="2026-07-31T11:55:00Z"/>
        </w:rPr>
      </w:pPr>
      <w:del w:id="83" w:author="Torrey Samson" w:date="2026-07-31T11:55:00Z">
        <w:r>
          <w:delText>A.</w:delText>
        </w:r>
        <w:r>
          <w:tab/>
          <w:delText>The Purchase price of each Multi-state Jackpot Ticket shall be set forth in specific Game Rules.</w:delText>
        </w:r>
      </w:del>
    </w:p>
    <w:p w14:paraId="0000004A" w14:textId="0C7C2865" w:rsidR="009A7F2E" w:rsidRDefault="005302A0" w:rsidP="006441BA">
      <w:pPr>
        <w:pStyle w:val="par1"/>
        <w:rPr>
          <w:del w:id="84" w:author="Torrey Samson" w:date="2026-07-31T11:55:00Z"/>
        </w:rPr>
      </w:pPr>
      <w:del w:id="85" w:author="Torrey Samson" w:date="2026-07-31T11:55:00Z">
        <w:r>
          <w:delText>B.</w:delText>
        </w:r>
        <w:r>
          <w:tab/>
          <w:delText>The Prize Amounts or total amount of Prize money allocated to the Prize categories for Multi-state Jackpot Games shall be set forth in specific Game Rules.</w:delText>
        </w:r>
      </w:del>
    </w:p>
    <w:p w14:paraId="0000004B" w14:textId="6C2A9800" w:rsidR="009A7F2E" w:rsidRDefault="005302A0" w:rsidP="006441BA">
      <w:pPr>
        <w:pStyle w:val="par1"/>
        <w:rPr>
          <w:ins w:id="86" w:author="Torrey Samson" w:date="2026-08-06T11:23:00Z"/>
        </w:rPr>
      </w:pPr>
      <w:del w:id="87" w:author="Torrey Samson" w:date="2026-07-31T11:55:00Z">
        <w:r>
          <w:delText>C</w:delText>
        </w:r>
      </w:del>
      <w:ins w:id="88" w:author="Torrey Samson" w:date="2026-07-31T11:55:00Z">
        <w:r>
          <w:t>A</w:t>
        </w:r>
      </w:ins>
      <w:r>
        <w:t>.</w:t>
      </w:r>
      <w:r>
        <w:tab/>
        <w:t xml:space="preserve">In the event the Prize Expense is less than the Commission approved Aggregate Prize Fund for a specific game, the Director may authorize the difference </w:t>
      </w:r>
      <w:del w:id="89" w:author="Torrey Samson" w:date="2026-08-25T15:38:00Z">
        <w:r w:rsidDel="00E17466">
          <w:delText xml:space="preserve">to </w:delText>
        </w:r>
      </w:del>
      <w:r>
        <w:t>be used to increase Prize Amounts or pay Additional Lottery Prizes for that game.</w:t>
      </w:r>
    </w:p>
    <w:p w14:paraId="0000004C" w14:textId="04CA37B3" w:rsidR="009A7F2E" w:rsidRDefault="005302A0">
      <w:pPr>
        <w:pStyle w:val="Heading3"/>
        <w:rPr>
          <w:ins w:id="90" w:author="Torrey Samson" w:date="2026-08-06T11:23:00Z"/>
        </w:rPr>
        <w:pPrChange w:id="91" w:author="Torrey Samson" w:date="2026-08-06T11:25:00Z">
          <w:pPr>
            <w:tabs>
              <w:tab w:val="left" w:pos="720"/>
              <w:tab w:val="left" w:pos="1440"/>
              <w:tab w:val="left" w:pos="2160"/>
            </w:tabs>
            <w:ind w:left="720" w:hanging="720"/>
          </w:pPr>
        </w:pPrChange>
      </w:pPr>
      <w:ins w:id="92" w:author="Torrey Samson" w:date="2026-08-06T11:23:00Z">
        <w:r>
          <w:lastRenderedPageBreak/>
          <w:t>14.</w:t>
        </w:r>
      </w:ins>
      <w:ins w:id="93" w:author="Torrey Samson" w:date="2026-08-25T15:37:00Z">
        <w:r w:rsidR="00E17466">
          <w:t>5</w:t>
        </w:r>
      </w:ins>
      <w:ins w:id="94" w:author="Torrey Samson" w:date="2026-08-06T11:23:00Z">
        <w:r>
          <w:tab/>
          <w:t>Sale of Tickets</w:t>
        </w:r>
      </w:ins>
    </w:p>
    <w:p w14:paraId="0000004D" w14:textId="29F6CD95" w:rsidR="009A7F2E" w:rsidRDefault="005302A0" w:rsidP="006441BA">
      <w:pPr>
        <w:pStyle w:val="par1"/>
        <w:rPr>
          <w:ins w:id="95" w:author="Torrey Samson" w:date="2026-08-06T11:23:00Z"/>
        </w:rPr>
      </w:pPr>
      <w:ins w:id="96" w:author="Torrey Samson" w:date="2026-08-06T11:23:00Z">
        <w:r>
          <w:t>A.</w:t>
        </w:r>
        <w:r>
          <w:tab/>
          <w:t>Multi-state Jackpot Tickets may be Purchased from a Retailer authorized to Sell Multi-state Jackpot Tickets or directly from the Lottery.</w:t>
        </w:r>
      </w:ins>
    </w:p>
    <w:p w14:paraId="0000004E" w14:textId="22A375A9" w:rsidR="009A7F2E" w:rsidRDefault="005302A0" w:rsidP="006441BA">
      <w:pPr>
        <w:pStyle w:val="par1"/>
        <w:rPr>
          <w:ins w:id="97" w:author="Torrey Samson" w:date="2026-08-06T11:23:00Z"/>
        </w:rPr>
      </w:pPr>
      <w:ins w:id="98" w:author="Torrey Samson" w:date="2026-08-06T11:23:00Z">
        <w:r>
          <w:t>B.</w:t>
        </w:r>
        <w:r>
          <w:tab/>
          <w:t>Plays may be entered manually using the Gaming Terminal keypad or by means of a Play Slip. No device shall be connected to a Gaming Terminal to enter Plays, except as may be approved by the Lottery.</w:t>
        </w:r>
      </w:ins>
    </w:p>
    <w:p w14:paraId="00000050" w14:textId="28ADCFCE" w:rsidR="009A7F2E" w:rsidRDefault="008D03EC" w:rsidP="006441BA">
      <w:pPr>
        <w:pStyle w:val="par1"/>
        <w:rPr>
          <w:ins w:id="99" w:author="Torrey Samson" w:date="2026-08-06T11:23:00Z"/>
        </w:rPr>
      </w:pPr>
      <w:ins w:id="100" w:author="Torrey Samson" w:date="2026-08-28T10:10:00Z">
        <w:r>
          <w:t>C</w:t>
        </w:r>
      </w:ins>
      <w:ins w:id="101" w:author="Torrey Samson" w:date="2026-08-06T11:23:00Z">
        <w:r w:rsidR="005302A0">
          <w:t xml:space="preserve">. </w:t>
        </w:r>
        <w:r w:rsidR="005302A0">
          <w:tab/>
          <w:t>The Player can use Play Slips</w:t>
        </w:r>
      </w:ins>
      <w:ins w:id="102" w:author="Torrey Samson" w:date="2026-08-25T13:20:00Z">
        <w:r w:rsidR="00F021DF" w:rsidRPr="00F021DF">
          <w:rPr>
            <w:rPrChange w:id="103" w:author="Torrey Samson" w:date="2026-08-25T13:20:00Z">
              <w:rPr>
                <w:rFonts w:cs="Arial"/>
                <w:strike/>
              </w:rPr>
            </w:rPrChange>
          </w:rPr>
          <w:t xml:space="preserve"> </w:t>
        </w:r>
      </w:ins>
      <w:ins w:id="104" w:author="Torrey Samson" w:date="2026-08-06T11:23:00Z">
        <w:r w:rsidR="005302A0" w:rsidRPr="00F021DF">
          <w:rPr>
            <w:rPrChange w:id="105" w:author="Torrey Samson" w:date="2026-08-25T13:20:00Z">
              <w:rPr>
                <w:rFonts w:cs="Arial"/>
                <w:strike/>
              </w:rPr>
            </w:rPrChange>
          </w:rPr>
          <w:t>t</w:t>
        </w:r>
        <w:r w:rsidR="005302A0">
          <w:t>o make Number selections. The Gaming Terminal reads the Play Slip and issues a Ticket with corresponding Play(s). If a Play Slip is not available, the Retailer may enter the selected Numbers via the keyboard. If offered by the Lottery, a Player may leave all or a portion of his/her Play selections to a random number generator operated by the Gaming Terminal, commonly referred to as a Quick Pick or partial Quick Pick.</w:t>
        </w:r>
        <w:r w:rsidR="005302A0">
          <w:tab/>
        </w:r>
      </w:ins>
    </w:p>
    <w:p w14:paraId="00000051" w14:textId="4AE5DE1A" w:rsidR="009A7F2E" w:rsidRDefault="008D03EC" w:rsidP="006441BA">
      <w:pPr>
        <w:pStyle w:val="par1"/>
        <w:rPr>
          <w:ins w:id="106" w:author="Torrey Samson" w:date="2026-08-06T11:23:00Z"/>
        </w:rPr>
      </w:pPr>
      <w:ins w:id="107" w:author="Torrey Samson" w:date="2026-08-28T10:10:00Z">
        <w:r>
          <w:t>D</w:t>
        </w:r>
      </w:ins>
      <w:ins w:id="108" w:author="Torrey Samson" w:date="2026-08-06T11:23:00Z">
        <w:r w:rsidR="005302A0">
          <w:t>.</w:t>
        </w:r>
        <w:r w:rsidR="005302A0">
          <w:tab/>
          <w:t>Advance Play provides the opportunity to Purchase Multi-state Jackpot Tickets for more than one (1) consecutive Drawing. Advance Play Tickets shall be available for Purchase in variable increments.</w:t>
        </w:r>
        <w:r w:rsidR="005302A0" w:rsidRPr="00F40986">
          <w:rPr>
            <w:strike/>
          </w:rPr>
          <w:t xml:space="preserve"> </w:t>
        </w:r>
      </w:ins>
    </w:p>
    <w:p w14:paraId="00000052" w14:textId="400AD19F" w:rsidR="009A7F2E" w:rsidRDefault="009A7F2E">
      <w:pPr>
        <w:tabs>
          <w:tab w:val="left" w:pos="720"/>
          <w:tab w:val="left" w:pos="1440"/>
          <w:tab w:val="left" w:pos="2160"/>
        </w:tabs>
        <w:ind w:left="720" w:hanging="720"/>
        <w:rPr>
          <w:del w:id="109" w:author="Torrey Samson" w:date="2026-08-06T11:23:00Z"/>
          <w:rFonts w:eastAsia="Arial" w:cs="Arial"/>
        </w:rPr>
      </w:pPr>
    </w:p>
    <w:p w14:paraId="00000053" w14:textId="4CD2694D" w:rsidR="009A7F2E" w:rsidRDefault="005302A0">
      <w:pPr>
        <w:pStyle w:val="Heading3"/>
        <w:pPrChange w:id="110" w:author="Torrey Samson" w:date="2026-08-25T16:05:00Z">
          <w:pPr>
            <w:keepNext/>
            <w:spacing w:after="60"/>
          </w:pPr>
        </w:pPrChange>
      </w:pPr>
      <w:r>
        <w:t>14.</w:t>
      </w:r>
      <w:del w:id="111" w:author="Torrey Samson" w:date="2026-08-06T11:25:00Z">
        <w:r>
          <w:delText xml:space="preserve">4 </w:delText>
        </w:r>
      </w:del>
      <w:ins w:id="112" w:author="Torrey Samson" w:date="2026-08-25T15:41:00Z">
        <w:r w:rsidR="00E17466">
          <w:t>6</w:t>
        </w:r>
      </w:ins>
      <w:ins w:id="113" w:author="Torrey Samson" w:date="2026-08-06T11:25:00Z">
        <w:r>
          <w:t xml:space="preserve"> </w:t>
        </w:r>
      </w:ins>
      <w:r>
        <w:tab/>
        <w:t>Drawings and End of Sales Prior To Multi-</w:t>
      </w:r>
      <w:proofErr w:type="gramStart"/>
      <w:r>
        <w:t>state</w:t>
      </w:r>
      <w:proofErr w:type="gramEnd"/>
      <w:r>
        <w:t xml:space="preserve"> Drawings</w:t>
      </w:r>
    </w:p>
    <w:p w14:paraId="00000054" w14:textId="77777777" w:rsidR="009A7F2E" w:rsidRDefault="005302A0" w:rsidP="006441BA">
      <w:pPr>
        <w:pStyle w:val="par1"/>
      </w:pPr>
      <w:r>
        <w:t>A.</w:t>
      </w:r>
      <w:r>
        <w:tab/>
        <w:t xml:space="preserve">The manner and frequency of Drawings shall be as set forth in specific Game Rules. In the event of a Force Majeure, the Drawing shall be rescheduled </w:t>
      </w:r>
      <w:proofErr w:type="gramStart"/>
      <w:r>
        <w:t>at</w:t>
      </w:r>
      <w:proofErr w:type="gramEnd"/>
      <w:r>
        <w:t xml:space="preserve"> the direction of the Product Group for the Multi-state Jackpot Game.</w:t>
      </w:r>
    </w:p>
    <w:p w14:paraId="00000055" w14:textId="77777777" w:rsidR="009A7F2E" w:rsidRDefault="005302A0" w:rsidP="006441BA">
      <w:pPr>
        <w:pStyle w:val="par1"/>
      </w:pPr>
      <w:r>
        <w:t>B.</w:t>
      </w:r>
      <w:r>
        <w:tab/>
        <w:t>Drawings shall be conducted at a location, on days, and at times announced to the public. Drawing results are not official until verified.</w:t>
      </w:r>
    </w:p>
    <w:p w14:paraId="00000056" w14:textId="3837FC1D" w:rsidR="009A7F2E" w:rsidRDefault="005302A0" w:rsidP="006441BA">
      <w:pPr>
        <w:pStyle w:val="par1"/>
      </w:pPr>
      <w:r>
        <w:t>C.</w:t>
      </w:r>
      <w:r>
        <w:tab/>
        <w:t>The Director shall determine when each Multi-state Jackpot Game goes into Draw Break before the Drawing</w:t>
      </w:r>
      <w:ins w:id="114" w:author="Torrey Samson" w:date="2026-07-31T12:05:00Z">
        <w:r>
          <w:t xml:space="preserve">, </w:t>
        </w:r>
      </w:ins>
      <w:del w:id="115" w:author="Torrey Samson" w:date="2026-07-31T12:05:00Z">
        <w:r>
          <w:delText xml:space="preserve">, consistent with MUSL rules and guidelines, </w:delText>
        </w:r>
      </w:del>
      <w:r>
        <w:t>unless otherwise noted in the specific Game Rules. Once a Jackpot Game is in Draw Break, Jackpot Game Terminals will not allow any further Purchases for that Drawing.</w:t>
      </w:r>
    </w:p>
    <w:p w14:paraId="00000057" w14:textId="77777777" w:rsidR="009A7F2E" w:rsidRDefault="005302A0" w:rsidP="006441BA">
      <w:pPr>
        <w:pStyle w:val="par1"/>
      </w:pPr>
      <w:r>
        <w:t>D.</w:t>
      </w:r>
      <w:r>
        <w:tab/>
        <w:t xml:space="preserve">The Drawing shall not be invalidated because the Numbers drawn create an excessive Prize liability for the Lottery. </w:t>
      </w:r>
    </w:p>
    <w:p w14:paraId="00000058" w14:textId="3A895D8A" w:rsidR="009A7F2E" w:rsidRDefault="005302A0" w:rsidP="006441BA">
      <w:pPr>
        <w:pStyle w:val="par1"/>
      </w:pPr>
      <w:r>
        <w:t>E.</w:t>
      </w:r>
      <w:r>
        <w:tab/>
        <w:t xml:space="preserve">Each Drawing shall be witnessed by an independent auditor as required in </w:t>
      </w:r>
      <w:del w:id="116" w:author="Torrey Samson" w:date="2026-07-31T12:00:00Z">
        <w:r>
          <w:delText>C.R.S.</w:delText>
        </w:r>
      </w:del>
      <w:ins w:id="117" w:author="Torrey Samson" w:date="2026-07-31T12:00:00Z">
        <w:r>
          <w:t>section</w:t>
        </w:r>
      </w:ins>
      <w:r>
        <w:t xml:space="preserve"> 44-40</w:t>
      </w:r>
      <w:ins w:id="118" w:author="Torrey Samson" w:date="2026-07-31T12:00:00Z">
        <w:r>
          <w:t>-</w:t>
        </w:r>
      </w:ins>
      <w:r>
        <w:t>109(2)(d)</w:t>
      </w:r>
      <w:ins w:id="119" w:author="Torrey Samson" w:date="2026-07-31T12:00:00Z">
        <w:r>
          <w:t>, C.R.S</w:t>
        </w:r>
      </w:ins>
      <w:r>
        <w:t>.</w:t>
      </w:r>
    </w:p>
    <w:p w14:paraId="00000059" w14:textId="319DD57D" w:rsidR="009A7F2E" w:rsidRDefault="005302A0" w:rsidP="006441BA">
      <w:pPr>
        <w:pStyle w:val="par1"/>
        <w:rPr>
          <w:ins w:id="120" w:author="Torrey Samson" w:date="2026-07-31T11:57:00Z"/>
        </w:rPr>
      </w:pPr>
      <w:r>
        <w:t>F.</w:t>
      </w:r>
      <w:r>
        <w:tab/>
        <w:t>All Drawing equipment used shall be examined by the auditor located at the Multi-state Drawing Site within thirty (30) minutes before a Drawing and within thirty (30) minutes after the Drawing.</w:t>
      </w:r>
    </w:p>
    <w:p w14:paraId="0000005B" w14:textId="23AAC51E" w:rsidR="009A7F2E" w:rsidRPr="00F021DF" w:rsidRDefault="005302A0" w:rsidP="006441BA">
      <w:pPr>
        <w:pStyle w:val="par1"/>
      </w:pPr>
      <w:ins w:id="121" w:author="Torrey Samson" w:date="2026-07-31T11:57:00Z">
        <w:r>
          <w:lastRenderedPageBreak/>
          <w:t>G.</w:t>
        </w:r>
        <w:r>
          <w:tab/>
          <w:t>The sales cut off (game closure) for each game will be 7:30 P.M. Mountain Time on the day of the Drawing.</w:t>
        </w:r>
      </w:ins>
    </w:p>
    <w:p w14:paraId="0000005C" w14:textId="37DBB318" w:rsidR="009A7F2E" w:rsidRDefault="005302A0">
      <w:pPr>
        <w:pStyle w:val="Heading3"/>
        <w:pPrChange w:id="122" w:author="Torrey Samson" w:date="2026-08-25T16:05:00Z">
          <w:pPr>
            <w:keepNext/>
            <w:spacing w:after="60"/>
          </w:pPr>
        </w:pPrChange>
      </w:pPr>
      <w:r>
        <w:t>14.</w:t>
      </w:r>
      <w:del w:id="123" w:author="Torrey Samson" w:date="2026-08-06T11:25:00Z">
        <w:r>
          <w:delText xml:space="preserve">5 </w:delText>
        </w:r>
      </w:del>
      <w:ins w:id="124" w:author="Torrey Samson" w:date="2026-08-25T15:41:00Z">
        <w:r w:rsidR="00E17466">
          <w:t>7</w:t>
        </w:r>
      </w:ins>
      <w:ins w:id="125" w:author="Torrey Samson" w:date="2026-08-06T11:25:00Z">
        <w:r>
          <w:t xml:space="preserve"> </w:t>
        </w:r>
      </w:ins>
      <w:r>
        <w:tab/>
        <w:t>Cancellation of Tickets</w:t>
      </w:r>
    </w:p>
    <w:p w14:paraId="0000005E" w14:textId="7DB9DD3C" w:rsidR="009A7F2E" w:rsidRDefault="005302A0" w:rsidP="006441BA">
      <w:pPr>
        <w:pStyle w:val="par1"/>
      </w:pPr>
      <w:ins w:id="126" w:author="Torrey Samson" w:date="2026-07-31T11:56:00Z">
        <w:r>
          <w:t xml:space="preserve">A. </w:t>
        </w:r>
        <w:r>
          <w:tab/>
        </w:r>
      </w:ins>
      <w:r>
        <w:t>A Multi-</w:t>
      </w:r>
      <w:proofErr w:type="gramStart"/>
      <w:r>
        <w:t>state</w:t>
      </w:r>
      <w:proofErr w:type="gramEnd"/>
      <w:r>
        <w:t xml:space="preserve"> Jackpot Ticket may not be cancelled unless otherwise stated in the specific Game Rules.</w:t>
      </w:r>
    </w:p>
    <w:p w14:paraId="0000005F" w14:textId="7D7C855A" w:rsidR="009A7F2E" w:rsidRDefault="005302A0">
      <w:pPr>
        <w:pStyle w:val="Heading3"/>
        <w:pPrChange w:id="127" w:author="Torrey Samson" w:date="2026-08-25T16:05:00Z">
          <w:pPr>
            <w:keepNext/>
            <w:spacing w:after="60"/>
          </w:pPr>
        </w:pPrChange>
      </w:pPr>
      <w:r>
        <w:t>14.</w:t>
      </w:r>
      <w:del w:id="128" w:author="Torrey Samson" w:date="2026-08-06T11:25:00Z">
        <w:r>
          <w:delText xml:space="preserve">6 </w:delText>
        </w:r>
      </w:del>
      <w:ins w:id="129" w:author="Tennille Segura" w:date="2026-08-28T19:55:00Z">
        <w:r w:rsidR="006441BA">
          <w:t>8</w:t>
        </w:r>
      </w:ins>
      <w:ins w:id="130" w:author="Torrey Samson" w:date="2026-08-06T11:25:00Z">
        <w:r>
          <w:t xml:space="preserve"> </w:t>
        </w:r>
      </w:ins>
      <w:r>
        <w:tab/>
        <w:t>Validation Requirements</w:t>
      </w:r>
    </w:p>
    <w:p w14:paraId="00000060" w14:textId="77777777" w:rsidR="009A7F2E" w:rsidRDefault="005302A0">
      <w:pPr>
        <w:pStyle w:val="par1"/>
        <w:pPrChange w:id="131" w:author="Tennille Segura" w:date="2026-08-28T19:56:00Z">
          <w:pPr>
            <w:tabs>
              <w:tab w:val="left" w:pos="720"/>
              <w:tab w:val="left" w:pos="1440"/>
              <w:tab w:val="left" w:pos="2160"/>
            </w:tabs>
            <w:ind w:left="720" w:hanging="720"/>
          </w:pPr>
        </w:pPrChange>
      </w:pPr>
      <w:r>
        <w:t>A.</w:t>
      </w:r>
      <w:r>
        <w:tab/>
        <w:t xml:space="preserve">To be a valid winning Multi-state Jackpot Ticket, </w:t>
      </w:r>
      <w:proofErr w:type="gramStart"/>
      <w:r>
        <w:t>all of</w:t>
      </w:r>
      <w:proofErr w:type="gramEnd"/>
      <w:r>
        <w:t xml:space="preserve"> the following conditions must be met:</w:t>
      </w:r>
    </w:p>
    <w:p w14:paraId="00000061" w14:textId="77777777" w:rsidR="009A7F2E" w:rsidRDefault="005302A0">
      <w:pPr>
        <w:pStyle w:val="par2"/>
        <w:pPrChange w:id="132" w:author="Tennille Segura" w:date="2026-08-28T19:56:00Z">
          <w:pPr>
            <w:tabs>
              <w:tab w:val="left" w:pos="720"/>
              <w:tab w:val="left" w:pos="1440"/>
              <w:tab w:val="left" w:pos="2160"/>
            </w:tabs>
            <w:ind w:left="1440" w:hanging="720"/>
          </w:pPr>
        </w:pPrChange>
      </w:pPr>
      <w:r>
        <w:t>1.</w:t>
      </w:r>
      <w:r>
        <w:tab/>
        <w:t>All printing on the Ticket shall be present in its entirety, be legible, and correspond to the Gaming System Record;</w:t>
      </w:r>
    </w:p>
    <w:p w14:paraId="00000062" w14:textId="77777777" w:rsidR="009A7F2E" w:rsidRDefault="005302A0">
      <w:pPr>
        <w:pStyle w:val="par2"/>
        <w:pPrChange w:id="133" w:author="Tennille Segura" w:date="2026-08-28T19:56:00Z">
          <w:pPr>
            <w:tabs>
              <w:tab w:val="left" w:pos="720"/>
              <w:tab w:val="left" w:pos="1440"/>
              <w:tab w:val="left" w:pos="2160"/>
            </w:tabs>
            <w:ind w:left="1440" w:hanging="720"/>
          </w:pPr>
        </w:pPrChange>
      </w:pPr>
      <w:r>
        <w:t>2.</w:t>
      </w:r>
      <w:r>
        <w:tab/>
        <w:t>The Ticket must be intact;</w:t>
      </w:r>
    </w:p>
    <w:p w14:paraId="00000063" w14:textId="77777777" w:rsidR="009A7F2E" w:rsidRDefault="005302A0">
      <w:pPr>
        <w:pStyle w:val="par2"/>
        <w:pPrChange w:id="134" w:author="Tennille Segura" w:date="2026-08-28T19:56:00Z">
          <w:pPr>
            <w:tabs>
              <w:tab w:val="left" w:pos="720"/>
              <w:tab w:val="left" w:pos="1440"/>
              <w:tab w:val="left" w:pos="2160"/>
            </w:tabs>
            <w:ind w:left="1440" w:hanging="720"/>
          </w:pPr>
        </w:pPrChange>
      </w:pPr>
      <w:r>
        <w:t>3.</w:t>
      </w:r>
      <w:r>
        <w:tab/>
        <w:t>The Ticket must not be mutilated, altered, or tampered with in any manner;</w:t>
      </w:r>
    </w:p>
    <w:p w14:paraId="00000064" w14:textId="77777777" w:rsidR="009A7F2E" w:rsidRDefault="005302A0">
      <w:pPr>
        <w:pStyle w:val="par2"/>
        <w:pPrChange w:id="135" w:author="Tennille Segura" w:date="2026-08-28T19:56:00Z">
          <w:pPr>
            <w:tabs>
              <w:tab w:val="left" w:pos="720"/>
              <w:tab w:val="left" w:pos="1440"/>
              <w:tab w:val="left" w:pos="2160"/>
            </w:tabs>
            <w:ind w:left="1440" w:hanging="720"/>
          </w:pPr>
        </w:pPrChange>
      </w:pPr>
      <w:r>
        <w:t>4.</w:t>
      </w:r>
      <w:r>
        <w:tab/>
        <w:t>The Ticket must not be counterfeit or an exact duplicate of another winning Ticket;</w:t>
      </w:r>
    </w:p>
    <w:p w14:paraId="00000065" w14:textId="34FB38C4" w:rsidR="009A7F2E" w:rsidRDefault="005302A0">
      <w:pPr>
        <w:pStyle w:val="par2"/>
        <w:pPrChange w:id="136" w:author="Tennille Segura" w:date="2026-08-28T19:56:00Z">
          <w:pPr>
            <w:tabs>
              <w:tab w:val="left" w:pos="720"/>
              <w:tab w:val="left" w:pos="1440"/>
              <w:tab w:val="left" w:pos="2160"/>
            </w:tabs>
            <w:ind w:left="1440" w:hanging="720"/>
          </w:pPr>
        </w:pPrChange>
      </w:pPr>
      <w:r>
        <w:t>5.</w:t>
      </w:r>
      <w:r>
        <w:tab/>
        <w:t xml:space="preserve">The Ticket must have been issued by </w:t>
      </w:r>
      <w:ins w:id="137" w:author="Torrey Samson" w:date="2026-08-06T12:03:00Z">
        <w:r>
          <w:t>a</w:t>
        </w:r>
      </w:ins>
      <w:r>
        <w:t xml:space="preserve"> Retailer or the </w:t>
      </w:r>
      <w:del w:id="138" w:author="Torrey Samson" w:date="2026-08-25T15:41:00Z">
        <w:r w:rsidDel="00E17466">
          <w:delText xml:space="preserve">Division </w:delText>
        </w:r>
      </w:del>
      <w:ins w:id="139" w:author="Torrey Samson" w:date="2026-08-25T15:41:00Z">
        <w:r w:rsidR="00E17466">
          <w:t xml:space="preserve">Lottery </w:t>
        </w:r>
      </w:ins>
      <w:r>
        <w:t>in an authorized manner;</w:t>
      </w:r>
    </w:p>
    <w:p w14:paraId="00000066" w14:textId="77777777" w:rsidR="009A7F2E" w:rsidRDefault="005302A0">
      <w:pPr>
        <w:pStyle w:val="par2"/>
        <w:pPrChange w:id="140" w:author="Tennille Segura" w:date="2026-08-28T19:56:00Z">
          <w:pPr>
            <w:tabs>
              <w:tab w:val="left" w:pos="720"/>
              <w:tab w:val="left" w:pos="1440"/>
              <w:tab w:val="left" w:pos="2160"/>
            </w:tabs>
            <w:ind w:left="1440" w:hanging="720"/>
          </w:pPr>
        </w:pPrChange>
      </w:pPr>
      <w:r>
        <w:t>6.</w:t>
      </w:r>
      <w:r>
        <w:tab/>
        <w:t>The Ticket must not have been acquired illegally;</w:t>
      </w:r>
    </w:p>
    <w:p w14:paraId="00000067" w14:textId="77777777" w:rsidR="009A7F2E" w:rsidRDefault="005302A0">
      <w:pPr>
        <w:pStyle w:val="par2"/>
        <w:pPrChange w:id="141" w:author="Tennille Segura" w:date="2026-08-28T19:56:00Z">
          <w:pPr>
            <w:tabs>
              <w:tab w:val="left" w:pos="720"/>
              <w:tab w:val="left" w:pos="1440"/>
              <w:tab w:val="left" w:pos="2160"/>
            </w:tabs>
            <w:ind w:left="1440" w:hanging="720"/>
          </w:pPr>
        </w:pPrChange>
      </w:pPr>
      <w:r>
        <w:t>7.</w:t>
      </w:r>
      <w:r>
        <w:tab/>
        <w:t>The Ticket must not have been previously paid; and</w:t>
      </w:r>
    </w:p>
    <w:p w14:paraId="00000068" w14:textId="77777777" w:rsidR="009A7F2E" w:rsidRDefault="005302A0">
      <w:pPr>
        <w:pStyle w:val="par2"/>
        <w:pPrChange w:id="142" w:author="Tennille Segura" w:date="2026-08-28T19:56:00Z">
          <w:pPr>
            <w:tabs>
              <w:tab w:val="left" w:pos="720"/>
              <w:tab w:val="left" w:pos="1440"/>
              <w:tab w:val="left" w:pos="2160"/>
            </w:tabs>
            <w:ind w:left="1440" w:hanging="720"/>
          </w:pPr>
        </w:pPrChange>
      </w:pPr>
      <w:r>
        <w:t>8.</w:t>
      </w:r>
      <w:r>
        <w:tab/>
        <w:t>The Ticket must pass all other confidential security checks of the Lottery.</w:t>
      </w:r>
    </w:p>
    <w:p w14:paraId="00000069" w14:textId="35FB5780" w:rsidR="009A7F2E" w:rsidRDefault="005302A0">
      <w:pPr>
        <w:pStyle w:val="par1"/>
        <w:pPrChange w:id="143" w:author="Tennille Segura" w:date="2026-08-28T19:56:00Z">
          <w:pPr>
            <w:tabs>
              <w:tab w:val="left" w:pos="720"/>
              <w:tab w:val="left" w:pos="1440"/>
              <w:tab w:val="left" w:pos="2160"/>
            </w:tabs>
            <w:ind w:left="720" w:hanging="720"/>
          </w:pPr>
        </w:pPrChange>
      </w:pPr>
      <w:r>
        <w:t>B.</w:t>
      </w:r>
      <w:r>
        <w:tab/>
        <w:t>Any Ticket failing one of the Validation requirements listed in Rule 14.</w:t>
      </w:r>
      <w:del w:id="144" w:author="Torrey Samson" w:date="2026-07-31T12:06:00Z">
        <w:r>
          <w:delText>8(A)</w:delText>
        </w:r>
      </w:del>
      <w:ins w:id="145" w:author="Torrey Samson" w:date="2026-08-25T15:41:00Z">
        <w:r w:rsidR="00E17466">
          <w:t>7</w:t>
        </w:r>
      </w:ins>
      <w:r>
        <w:t xml:space="preserve"> is invalid and the Claimant is ineligible for a Prize, unless the Director authorizes award of a Prize on the grounds that the Ticket can be Validated through another method to confirm its authenticity.</w:t>
      </w:r>
    </w:p>
    <w:p w14:paraId="0000006A" w14:textId="760A1997" w:rsidR="009A7F2E" w:rsidRDefault="005302A0">
      <w:pPr>
        <w:pStyle w:val="par1"/>
        <w:rPr>
          <w:del w:id="146" w:author="Torrey Samson" w:date="2026-07-31T12:07:00Z"/>
        </w:rPr>
        <w:pPrChange w:id="147" w:author="Tennille Segura" w:date="2026-08-28T19:56:00Z">
          <w:pPr>
            <w:tabs>
              <w:tab w:val="left" w:pos="720"/>
              <w:tab w:val="left" w:pos="1440"/>
              <w:tab w:val="left" w:pos="2160"/>
            </w:tabs>
            <w:ind w:left="720" w:hanging="720"/>
          </w:pPr>
        </w:pPrChange>
      </w:pPr>
      <w:r>
        <w:t>C.</w:t>
      </w:r>
      <w:r>
        <w:tab/>
        <w:t xml:space="preserve">In the event a </w:t>
      </w:r>
      <w:ins w:id="148" w:author="Torrey Samson" w:date="2026-07-31T12:07:00Z">
        <w:r>
          <w:t xml:space="preserve">Multi-state </w:t>
        </w:r>
      </w:ins>
      <w:r>
        <w:t xml:space="preserve">Jackpot Ticket is defective at the time of Purchase, the only responsibility or liability of the Lottery or the Retailer shall be the replacement of the defective </w:t>
      </w:r>
      <w:ins w:id="149" w:author="Theresa Geier" w:date="2026-08-07T14:05:00Z">
        <w:r>
          <w:t xml:space="preserve">Multi-state </w:t>
        </w:r>
      </w:ins>
      <w:r>
        <w:t>Jackpot Ticket with another Lottery Product of the same Retail value or refund of the Purchase price.</w:t>
      </w:r>
    </w:p>
    <w:p w14:paraId="0000006B" w14:textId="77777777" w:rsidR="009A7F2E" w:rsidRDefault="009A7F2E">
      <w:pPr>
        <w:tabs>
          <w:tab w:val="left" w:pos="720"/>
          <w:tab w:val="left" w:pos="1440"/>
          <w:tab w:val="left" w:pos="2160"/>
        </w:tabs>
        <w:ind w:left="720" w:hanging="720"/>
        <w:rPr>
          <w:rFonts w:eastAsia="Arial" w:cs="Arial"/>
        </w:rPr>
      </w:pPr>
    </w:p>
    <w:p w14:paraId="0000006C" w14:textId="03517A20" w:rsidR="009A7F2E" w:rsidRDefault="005302A0">
      <w:pPr>
        <w:pStyle w:val="Heading3"/>
        <w:rPr>
          <w:del w:id="150" w:author="Torrey Samson" w:date="2026-08-06T11:41:00Z"/>
        </w:rPr>
        <w:pPrChange w:id="151" w:author="Tennille Segura" w:date="2026-08-28T19:56:00Z">
          <w:pPr>
            <w:keepNext/>
            <w:spacing w:after="60"/>
          </w:pPr>
        </w:pPrChange>
      </w:pPr>
      <w:del w:id="152" w:author="Torrey Samson" w:date="2026-08-06T11:41:00Z">
        <w:r>
          <w:delText xml:space="preserve">14.7 </w:delText>
        </w:r>
        <w:r>
          <w:tab/>
          <w:delText>Time to Claim a Multi-state Jackpot Prize</w:delText>
        </w:r>
      </w:del>
    </w:p>
    <w:p w14:paraId="0000006D" w14:textId="134DF6FD" w:rsidR="009A7F2E" w:rsidRDefault="005302A0">
      <w:pPr>
        <w:pStyle w:val="upar1"/>
        <w:rPr>
          <w:del w:id="153" w:author="Torrey Samson" w:date="2026-08-06T11:41:00Z"/>
          <w:rFonts w:eastAsia="Arial"/>
        </w:rPr>
        <w:pPrChange w:id="154" w:author="Tennille Segura" w:date="2026-08-28T19:57:00Z">
          <w:pPr>
            <w:tabs>
              <w:tab w:val="left" w:pos="720"/>
              <w:tab w:val="left" w:pos="1440"/>
            </w:tabs>
          </w:pPr>
        </w:pPrChange>
      </w:pPr>
      <w:del w:id="155" w:author="Torrey Samson" w:date="2026-08-06T11:41:00Z">
        <w:r>
          <w:rPr>
            <w:rFonts w:eastAsia="Arial"/>
          </w:rPr>
          <w:delText xml:space="preserve">A Multi-state Jackpot Prize must be claimed no later than one hundred and eighty (180) days after the Drawing for which the Ticket was Purchased. Any Person who fails to </w:delText>
        </w:r>
        <w:r>
          <w:rPr>
            <w:rFonts w:eastAsia="Arial"/>
          </w:rPr>
          <w:lastRenderedPageBreak/>
          <w:delText>claim a Prize during the one hundred and eighty (180) day claim period shall forfeit all rights to the Prize and the amount of the Prize shall remain in the Lottery Fund. Prizes claimed by mail must be documented as received by the Lottery by the one hundred and eightieth (180th) day after the announced end-of- game date.</w:delText>
        </w:r>
      </w:del>
    </w:p>
    <w:p w14:paraId="0000006E" w14:textId="2038C27F" w:rsidR="009A7F2E" w:rsidDel="00F021DF" w:rsidRDefault="005302A0">
      <w:pPr>
        <w:pStyle w:val="Heading3"/>
        <w:rPr>
          <w:del w:id="156" w:author="Torrey Samson" w:date="2026-08-25T13:23:00Z"/>
        </w:rPr>
        <w:pPrChange w:id="157" w:author="Tennille Segura" w:date="2026-08-28T19:57:00Z">
          <w:pPr>
            <w:keepNext/>
            <w:spacing w:after="60"/>
          </w:pPr>
        </w:pPrChange>
      </w:pPr>
      <w:del w:id="158" w:author="Torrey Samson" w:date="2026-08-25T13:23:00Z">
        <w:r w:rsidDel="00F021DF">
          <w:delText xml:space="preserve">14.8 </w:delText>
        </w:r>
        <w:r w:rsidDel="00F021DF">
          <w:tab/>
          <w:delText>Annuity Payments</w:delText>
        </w:r>
      </w:del>
    </w:p>
    <w:p w14:paraId="00000070" w14:textId="1B181AA2" w:rsidR="009A7F2E" w:rsidRPr="009A7F2E" w:rsidDel="00E17466" w:rsidRDefault="005302A0">
      <w:pPr>
        <w:pStyle w:val="upar1"/>
        <w:rPr>
          <w:del w:id="159" w:author="Torrey Samson" w:date="2026-08-25T15:41:00Z"/>
          <w:rFonts w:ascii="Aptos" w:eastAsia="Aptos" w:hAnsi="Aptos" w:cs="Aptos"/>
          <w:rPrChange w:id="160" w:author="Torrey Samson" w:date="2026-07-31T12:09:00Z">
            <w:rPr>
              <w:del w:id="161" w:author="Torrey Samson" w:date="2026-08-25T15:41:00Z"/>
              <w:rFonts w:eastAsia="Arial" w:cs="Arial"/>
            </w:rPr>
          </w:rPrChange>
        </w:rPr>
        <w:pPrChange w:id="162" w:author="Tennille Segura" w:date="2026-08-28T19:57:00Z">
          <w:pPr>
            <w:tabs>
              <w:tab w:val="left" w:pos="720"/>
              <w:tab w:val="left" w:pos="1440"/>
            </w:tabs>
          </w:pPr>
        </w:pPrChange>
      </w:pPr>
      <w:del w:id="163" w:author="Torrey Samson" w:date="2026-08-25T13:23:00Z">
        <w:r w:rsidDel="00F021DF">
          <w:rPr>
            <w:rFonts w:eastAsia="Arial"/>
          </w:rPr>
          <w:delText xml:space="preserve">The Multi-state Board shall act as an agent for the Party Lotteries jointly operating games requiring annuitized payments and shall Purchase investments for the benefit of the </w:delText>
        </w:r>
        <w:r w:rsidRPr="006441BA" w:rsidDel="00F021DF">
          <w:rPr>
            <w:rStyle w:val="upar1Char"/>
            <w:rFonts w:eastAsia="Arial"/>
            <w:rPrChange w:id="164" w:author="Tennille Segura" w:date="2026-08-28T19:57:00Z">
              <w:rPr>
                <w:rFonts w:eastAsia="Arial"/>
              </w:rPr>
            </w:rPrChange>
          </w:rPr>
          <w:delText>Party</w:delText>
        </w:r>
        <w:r w:rsidDel="00F021DF">
          <w:rPr>
            <w:rFonts w:eastAsia="Arial"/>
          </w:rPr>
          <w:delText xml:space="preserve"> Lotteries who receive valid claims for each Prize paid as an annuity. The investment Purchase process shall be handled according to the Multi-state Game Rules Processes (solicitation of bids, selection of investment, premium payment, etc.). The investment so Purchased shall be held in the trust account for the benefit of each Party Lottery for eventual distribution to a Prize Winner.</w:delText>
        </w:r>
      </w:del>
    </w:p>
    <w:p w14:paraId="00000071" w14:textId="1FE20A99" w:rsidR="009A7F2E" w:rsidRDefault="005302A0">
      <w:pPr>
        <w:pStyle w:val="Heading3"/>
        <w:pPrChange w:id="165" w:author="Tennille Segura" w:date="2026-08-28T19:58:00Z">
          <w:pPr>
            <w:keepNext/>
            <w:spacing w:after="60"/>
          </w:pPr>
        </w:pPrChange>
      </w:pPr>
      <w:r>
        <w:t xml:space="preserve">14.9 </w:t>
      </w:r>
      <w:r>
        <w:tab/>
        <w:t>Audit of Lottery Contributions to the Multi-state Group</w:t>
      </w:r>
    </w:p>
    <w:p w14:paraId="00000072" w14:textId="22B0D7CD" w:rsidR="009A7F2E" w:rsidRDefault="005302A0" w:rsidP="006441BA">
      <w:pPr>
        <w:pStyle w:val="upar1"/>
        <w:rPr>
          <w:rFonts w:eastAsia="Arial"/>
        </w:rPr>
      </w:pPr>
      <w:r>
        <w:rPr>
          <w:rFonts w:eastAsia="Arial"/>
        </w:rPr>
        <w:t xml:space="preserve">The Lottery is responsible for verifying all Multi-state Group Prize Fund and reserve allocations, interest earnings and expenditures received or paid on behalf of the Lottery. </w:t>
      </w:r>
      <w:del w:id="166" w:author="Torrey Samson" w:date="2026-08-25T15:42:00Z">
        <w:r w:rsidDel="00E17466">
          <w:rPr>
            <w:rFonts w:eastAsia="Arial"/>
          </w:rPr>
          <w:delText xml:space="preserve">The Lottery’s Fiscal Department will perform analytical procedures on the Multi-state Group’s audited financial statements annually as set forth in Recommendation #2 of the June 30, 2003 financial audit. </w:delText>
        </w:r>
      </w:del>
      <w:r>
        <w:rPr>
          <w:rFonts w:eastAsia="Arial"/>
        </w:rPr>
        <w:t>If anything of concern surfaces</w:t>
      </w:r>
      <w:del w:id="167" w:author="Torrey Samson" w:date="2026-08-25T15:42:00Z">
        <w:r w:rsidDel="00E17466">
          <w:rPr>
            <w:rFonts w:eastAsia="Arial"/>
          </w:rPr>
          <w:delText xml:space="preserve"> by applying these procedures</w:delText>
        </w:r>
      </w:del>
      <w:r>
        <w:rPr>
          <w:rFonts w:eastAsia="Arial"/>
        </w:rPr>
        <w:t xml:space="preserve">, the Director </w:t>
      </w:r>
      <w:del w:id="168" w:author="Torrey Samson" w:date="2026-08-25T15:43:00Z">
        <w:r w:rsidDel="00B57426">
          <w:rPr>
            <w:rFonts w:eastAsia="Arial"/>
          </w:rPr>
          <w:delText xml:space="preserve">and the Lottery Controller </w:delText>
        </w:r>
      </w:del>
      <w:r>
        <w:rPr>
          <w:rFonts w:eastAsia="Arial"/>
        </w:rPr>
        <w:t>will be notified.</w:t>
      </w:r>
    </w:p>
    <w:p w14:paraId="00000073" w14:textId="0EAEF286" w:rsidR="009A7F2E" w:rsidRDefault="005302A0">
      <w:pPr>
        <w:pStyle w:val="Heading3"/>
        <w:pPrChange w:id="169" w:author="Torrey Samson" w:date="2026-08-25T16:06:00Z">
          <w:pPr>
            <w:keepNext/>
            <w:spacing w:after="60"/>
          </w:pPr>
        </w:pPrChange>
      </w:pPr>
      <w:r>
        <w:t xml:space="preserve">14.10 </w:t>
      </w:r>
      <w:r>
        <w:tab/>
        <w:t>Interest Earnings</w:t>
      </w:r>
    </w:p>
    <w:p w14:paraId="00000074" w14:textId="77777777" w:rsidR="009A7F2E" w:rsidRDefault="005302A0" w:rsidP="006441BA">
      <w:pPr>
        <w:pStyle w:val="par1"/>
      </w:pPr>
      <w:r>
        <w:t>A.</w:t>
      </w:r>
      <w:r>
        <w:tab/>
        <w:t>The Director shall request the Multi-state Group to distribute all interest earned on the unreserved account on a quarterly basis. If the interest earned on the unreserved account is immaterial, the Director may postpone the distribution request until the end of the fiscal year.</w:t>
      </w:r>
    </w:p>
    <w:p w14:paraId="00000075" w14:textId="60243E11" w:rsidR="009A7F2E" w:rsidRDefault="005302A0" w:rsidP="006441BA">
      <w:pPr>
        <w:pStyle w:val="par1"/>
      </w:pPr>
      <w:r>
        <w:t>B.</w:t>
      </w:r>
      <w:r>
        <w:tab/>
        <w:t xml:space="preserve">At the end of each fiscal year, the </w:t>
      </w:r>
      <w:proofErr w:type="gramStart"/>
      <w:r>
        <w:t>Multi-state</w:t>
      </w:r>
      <w:proofErr w:type="gramEnd"/>
      <w:r>
        <w:t xml:space="preserve"> group shall prepare a schedule of revenues and expenses resulting in the Multi-state Group’s net income for the fiscal year. The revenues will include all investment earnings, except the interest earned </w:t>
      </w:r>
      <w:proofErr w:type="gramStart"/>
      <w:r>
        <w:t>on</w:t>
      </w:r>
      <w:proofErr w:type="gramEnd"/>
      <w:r>
        <w:t xml:space="preserve"> the unreserved account. The net income will be available to be distributed to each Party Lottery in accordance with procedures as set forth by the Multi-state Group. </w:t>
      </w:r>
      <w:ins w:id="170" w:author="Torrey Samson" w:date="2026-08-06T11:13:00Z">
        <w:r>
          <w:t xml:space="preserve">The Director </w:t>
        </w:r>
      </w:ins>
      <w:del w:id="171" w:author="Torrey Samson" w:date="2026-08-06T11:13:00Z">
        <w:r>
          <w:delText xml:space="preserve">The chief executive officer of each Party Lottery </w:delText>
        </w:r>
      </w:del>
      <w:r>
        <w:t>shall request the remittance of their proportionate share of net income following the close of the fiscal year.</w:t>
      </w:r>
    </w:p>
    <w:p w14:paraId="00000076" w14:textId="36FAF53B" w:rsidR="009A7F2E" w:rsidDel="00B57426" w:rsidRDefault="009A7F2E">
      <w:pPr>
        <w:ind w:left="720" w:hanging="720"/>
        <w:rPr>
          <w:del w:id="172" w:author="Torrey Samson" w:date="2026-08-25T15:44:00Z"/>
          <w:rFonts w:eastAsia="Arial" w:cs="Arial"/>
        </w:rPr>
      </w:pPr>
    </w:p>
    <w:p w14:paraId="00000077" w14:textId="77777777" w:rsidR="009A7F2E" w:rsidRDefault="005302A0" w:rsidP="003E66B5">
      <w:pPr>
        <w:pStyle w:val="Heading2"/>
        <w:rPr>
          <w:rFonts w:eastAsia="Arial"/>
        </w:rPr>
      </w:pPr>
      <w:r>
        <w:rPr>
          <w:rFonts w:eastAsia="Arial"/>
        </w:rPr>
        <w:t xml:space="preserve">RULE 14.A </w:t>
      </w:r>
      <w:r>
        <w:rPr>
          <w:rFonts w:eastAsia="Arial"/>
        </w:rPr>
        <w:tab/>
        <w:t xml:space="preserve"> “POWERBALL®” GAME RULES</w:t>
      </w:r>
    </w:p>
    <w:p w14:paraId="00000078" w14:textId="77777777" w:rsidR="009A7F2E" w:rsidRDefault="005302A0" w:rsidP="003E66B5">
      <w:pPr>
        <w:pStyle w:val="uparBold"/>
      </w:pPr>
      <w:r>
        <w:t>BASIS AND PURPOSE OF RULE 14.A</w:t>
      </w:r>
    </w:p>
    <w:p w14:paraId="00000079" w14:textId="76F8D716" w:rsidR="009A7F2E" w:rsidRDefault="005302A0" w:rsidP="003E66B5">
      <w:pPr>
        <w:pStyle w:val="upar1"/>
        <w:rPr>
          <w:rFonts w:eastAsia="Arial"/>
        </w:rPr>
      </w:pPr>
      <w:r>
        <w:rPr>
          <w:rFonts w:eastAsia="Arial"/>
        </w:rPr>
        <w:t xml:space="preserve">The purpose of Rule 14.A is to provide details and requirements for the Multi-state Jackpot Game “Powerball®” such as sale of Tickets, payment of Prizes, and method for </w:t>
      </w:r>
      <w:r>
        <w:rPr>
          <w:rFonts w:eastAsia="Arial"/>
        </w:rPr>
        <w:lastRenderedPageBreak/>
        <w:t xml:space="preserve">selecting and Validating winning Tickets. The statutory bases for Rule 14.A are </w:t>
      </w:r>
      <w:del w:id="173" w:author="Torrey Samson" w:date="2026-08-06T11:17:00Z">
        <w:r>
          <w:rPr>
            <w:rFonts w:eastAsia="Arial"/>
          </w:rPr>
          <w:delText>C.R.S.</w:delText>
        </w:r>
      </w:del>
      <w:ins w:id="174" w:author="Torrey Samson" w:date="2026-08-06T11:17:00Z">
        <w:r>
          <w:rPr>
            <w:rFonts w:eastAsia="Arial"/>
          </w:rPr>
          <w:t>sections</w:t>
        </w:r>
      </w:ins>
      <w:r>
        <w:rPr>
          <w:rFonts w:eastAsia="Arial"/>
        </w:rPr>
        <w:t xml:space="preserve"> </w:t>
      </w:r>
      <w:ins w:id="175" w:author="Torrey Samson" w:date="2026-08-06T11:56:00Z">
        <w:r>
          <w:rPr>
            <w:rFonts w:eastAsia="Arial"/>
          </w:rPr>
          <w:t xml:space="preserve">24-4-103, </w:t>
        </w:r>
      </w:ins>
      <w:r>
        <w:rPr>
          <w:rFonts w:eastAsia="Arial"/>
        </w:rPr>
        <w:t xml:space="preserve">44-40-101, </w:t>
      </w:r>
      <w:ins w:id="176" w:author="Torrey Samson" w:date="2026-08-06T12:00:00Z">
        <w:r>
          <w:rPr>
            <w:rFonts w:eastAsia="Arial"/>
          </w:rPr>
          <w:t xml:space="preserve">44-40-102, 44-40-104, 44-40-105, </w:t>
        </w:r>
      </w:ins>
      <w:r>
        <w:rPr>
          <w:rFonts w:eastAsia="Arial"/>
        </w:rPr>
        <w:t>44-40-109</w:t>
      </w:r>
      <w:ins w:id="177" w:author="Torrey Samson" w:date="2026-08-06T11:18:00Z">
        <w:r>
          <w:rPr>
            <w:rFonts w:eastAsia="Arial"/>
          </w:rPr>
          <w:t>,</w:t>
        </w:r>
      </w:ins>
      <w:r>
        <w:rPr>
          <w:rFonts w:eastAsia="Arial"/>
        </w:rPr>
        <w:t xml:space="preserve"> </w:t>
      </w:r>
      <w:del w:id="178" w:author="Torrey Samson" w:date="2026-08-06T11:18:00Z">
        <w:r>
          <w:rPr>
            <w:rFonts w:eastAsia="Arial"/>
          </w:rPr>
          <w:delText xml:space="preserve">(1)(a) and (2), </w:delText>
        </w:r>
      </w:del>
      <w:r>
        <w:rPr>
          <w:rFonts w:eastAsia="Arial"/>
        </w:rPr>
        <w:t>44-40-113, and 44-40-114</w:t>
      </w:r>
      <w:ins w:id="179" w:author="Torrey Samson" w:date="2026-08-06T11:18:00Z">
        <w:r>
          <w:rPr>
            <w:rFonts w:eastAsia="Arial"/>
          </w:rPr>
          <w:t>, C.R.S., and article 40 of title 44.</w:t>
        </w:r>
      </w:ins>
      <w:del w:id="180" w:author="Torrey Samson" w:date="2026-08-06T11:18:00Z">
        <w:r>
          <w:rPr>
            <w:rFonts w:eastAsia="Arial"/>
          </w:rPr>
          <w:delText>.</w:delText>
        </w:r>
      </w:del>
    </w:p>
    <w:p w14:paraId="0000007A" w14:textId="64FEE867" w:rsidR="009A7F2E" w:rsidRDefault="005302A0" w:rsidP="003E66B5">
      <w:pPr>
        <w:pStyle w:val="Heading3"/>
        <w:rPr>
          <w:ins w:id="181" w:author="Torrey Samson" w:date="2026-07-30T12:53:00Z"/>
        </w:rPr>
      </w:pPr>
      <w:r>
        <w:t xml:space="preserve">14.A.1 </w:t>
      </w:r>
      <w:r>
        <w:tab/>
      </w:r>
      <w:r w:rsidRPr="003E66B5">
        <w:rPr>
          <w:rStyle w:val="Heading3Char"/>
        </w:rPr>
        <w:t>General</w:t>
      </w:r>
      <w:r>
        <w:t xml:space="preserve"> Provisions</w:t>
      </w:r>
    </w:p>
    <w:p w14:paraId="0000007B" w14:textId="12523664" w:rsidR="009A7F2E" w:rsidRDefault="005302A0" w:rsidP="003E66B5">
      <w:pPr>
        <w:pStyle w:val="upar1"/>
        <w:rPr>
          <w:ins w:id="182" w:author="Torrey Samson" w:date="2026-07-30T12:53:00Z"/>
          <w:rFonts w:eastAsia="Arial"/>
        </w:rPr>
      </w:pPr>
      <w:ins w:id="183" w:author="Torrey Samson" w:date="2026-07-30T12:53:00Z">
        <w:r>
          <w:rPr>
            <w:rFonts w:eastAsia="Arial"/>
          </w:rPr>
          <w:t>The following rules are incorporated by reference, except where the incorporated rules conflict with these Lottery Rules and Regulations:</w:t>
        </w:r>
      </w:ins>
    </w:p>
    <w:p w14:paraId="0000007C" w14:textId="62BA79C1" w:rsidR="009A7F2E" w:rsidRDefault="005302A0" w:rsidP="003E66B5">
      <w:pPr>
        <w:pStyle w:val="par1"/>
        <w:rPr>
          <w:ins w:id="184" w:author="Torrey Samson" w:date="2026-07-30T12:53:00Z"/>
        </w:rPr>
      </w:pPr>
      <w:ins w:id="185" w:author="Torrey Samson" w:date="2026-07-30T12:53:00Z">
        <w:r>
          <w:t>A.</w:t>
        </w:r>
        <w:r>
          <w:tab/>
          <w:t xml:space="preserve">The following rules of the “Powerball®” Official Game Rules as adopted by the Multi-state Lottery Association are incorporated herein, effective as of June 27, 2024: PB Rule 4, Drawings; PB Rule 10, Advertising; PB Rule 11, Play Price; PB Rule 12, Sale of Plays; PB Rule 14, Powerball and Double Play Prize Fund Transfers; Part II, General Rules for Powerball and Add-on Game Promotions; and Part III, Powerball Game. </w:t>
        </w:r>
      </w:ins>
    </w:p>
    <w:p w14:paraId="0000007D" w14:textId="210D51AF" w:rsidR="009A7F2E" w:rsidRDefault="005302A0" w:rsidP="003E66B5">
      <w:pPr>
        <w:pStyle w:val="par1"/>
        <w:rPr>
          <w:ins w:id="186" w:author="Torrey Samson" w:date="2026-07-30T12:53:00Z"/>
        </w:rPr>
      </w:pPr>
      <w:ins w:id="187" w:author="Torrey Samson" w:date="2026-07-30T12:53:00Z">
        <w:r>
          <w:t>B.</w:t>
        </w:r>
        <w:r>
          <w:tab/>
          <w:t xml:space="preserve">Interested parties may inspect the referenced incorporated materials by contacting the Division at </w:t>
        </w:r>
        <w:r>
          <w:rPr>
            <w:u w:val="single"/>
          </w:rPr>
          <w:t>dor_lotteryrules@state.co.us</w:t>
        </w:r>
        <w:r>
          <w:t xml:space="preserve"> or 225 N Main Street Pueblo, CO 81003.</w:t>
        </w:r>
      </w:ins>
    </w:p>
    <w:p w14:paraId="0000007E" w14:textId="7E983BBD" w:rsidR="009A7F2E" w:rsidRDefault="005302A0" w:rsidP="003E66B5">
      <w:pPr>
        <w:pStyle w:val="par1"/>
        <w:rPr>
          <w:ins w:id="188" w:author="Torrey Samson" w:date="2026-07-30T12:53:00Z"/>
        </w:rPr>
      </w:pPr>
      <w:ins w:id="189" w:author="Torrey Samson" w:date="2026-07-30T12:53:00Z">
        <w:r>
          <w:t>C.</w:t>
        </w:r>
        <w:r>
          <w:tab/>
          <w:t xml:space="preserve">Interested parties may inspect the referenced incorporated materials by contacting </w:t>
        </w:r>
        <w:r>
          <w:rPr>
            <w:color w:val="467886"/>
            <w:u w:val="single"/>
          </w:rPr>
          <w:t>Legal@musl.com</w:t>
        </w:r>
        <w:r>
          <w:t xml:space="preserve"> or visiting Powerball.com.</w:t>
        </w:r>
      </w:ins>
    </w:p>
    <w:p w14:paraId="0000007F" w14:textId="776B28EF" w:rsidR="009A7F2E" w:rsidRPr="009A7F2E" w:rsidRDefault="005302A0">
      <w:pPr>
        <w:pStyle w:val="par1"/>
        <w:rPr>
          <w:del w:id="190" w:author="Torrey Samson" w:date="2026-07-30T12:53:00Z"/>
          <w:rFonts w:ascii="Aptos" w:eastAsia="Aptos" w:hAnsi="Aptos" w:cs="Aptos"/>
          <w:rPrChange w:id="191" w:author="Torrey Samson" w:date="2026-08-06T11:27:00Z">
            <w:rPr>
              <w:del w:id="192" w:author="Torrey Samson" w:date="2026-07-30T12:53:00Z"/>
              <w:rFonts w:eastAsia="Arial" w:cs="Arial"/>
              <w:b/>
              <w:bCs/>
            </w:rPr>
          </w:rPrChange>
        </w:rPr>
        <w:pPrChange w:id="193" w:author="Torrey Samson" w:date="2026-08-25T15:49:00Z">
          <w:pPr>
            <w:keepNext/>
            <w:spacing w:after="60"/>
          </w:pPr>
        </w:pPrChange>
      </w:pPr>
      <w:ins w:id="194" w:author="Torrey Samson" w:date="2026-07-30T12:53:00Z">
        <w:r>
          <w:t>D.</w:t>
        </w:r>
        <w:r>
          <w:tab/>
          <w:t>These regulations do not include later amendments to or editions of the incorporated material.</w:t>
        </w:r>
      </w:ins>
    </w:p>
    <w:p w14:paraId="00000080" w14:textId="1F3FC546" w:rsidR="009A7F2E" w:rsidRPr="009A7F2E" w:rsidRDefault="005302A0">
      <w:pPr>
        <w:pStyle w:val="upar1"/>
        <w:rPr>
          <w:del w:id="195" w:author="Torrey Samson" w:date="2026-07-30T12:53:00Z"/>
          <w:rFonts w:ascii="Aptos" w:eastAsia="Aptos" w:hAnsi="Aptos" w:cs="Aptos"/>
          <w:rPrChange w:id="196" w:author="Torrey Samson" w:date="2026-08-06T11:27:00Z">
            <w:rPr>
              <w:del w:id="197" w:author="Torrey Samson" w:date="2026-07-30T12:53:00Z"/>
              <w:rFonts w:eastAsia="Arial" w:cs="Arial"/>
            </w:rPr>
          </w:rPrChange>
        </w:rPr>
        <w:pPrChange w:id="198" w:author="Torrey Samson" w:date="2026-08-25T15:49:00Z">
          <w:pPr>
            <w:tabs>
              <w:tab w:val="left" w:pos="720"/>
              <w:tab w:val="left" w:pos="1440"/>
            </w:tabs>
          </w:pPr>
        </w:pPrChange>
      </w:pPr>
      <w:del w:id="199" w:author="Torrey Samson" w:date="2026-07-30T12:53:00Z">
        <w:r>
          <w:rPr>
            <w:rFonts w:eastAsia="Arial"/>
          </w:rPr>
          <w:delText>The Multi-state Jackpot Game known as “Powerball®” shall be conducted pursuant to the following Rules and Regulations and such further instructions and directives as the Colorado Lottery Director and Colorado Lottery Commission may issue. If a conflict arises between another provision of the Lottery Rules and Regulations and  this Rule 14.A, Rule 14.A shall apply. If a conflict arises between this Rule 14.A and the “Powerball®” Official Game Rule provided by the Multi-state Lottery Association, the “Powerball®” Official Game Rule shall apply.</w:delText>
        </w:r>
      </w:del>
    </w:p>
    <w:p w14:paraId="00000081" w14:textId="5779F6E7" w:rsidR="009A7F2E" w:rsidRPr="009A7F2E" w:rsidRDefault="005302A0">
      <w:pPr>
        <w:pStyle w:val="Heading3"/>
        <w:rPr>
          <w:del w:id="200" w:author="Torrey Samson" w:date="2026-07-30T12:53:00Z"/>
          <w:rFonts w:ascii="Aptos" w:eastAsia="Aptos" w:hAnsi="Aptos" w:cs="Aptos"/>
          <w:b w:val="0"/>
          <w:bCs w:val="0"/>
          <w:rPrChange w:id="201" w:author="Torrey Samson" w:date="2026-08-06T11:27:00Z">
            <w:rPr>
              <w:del w:id="202" w:author="Torrey Samson" w:date="2026-07-30T12:53:00Z"/>
              <w:rFonts w:eastAsia="Arial" w:cs="Arial"/>
              <w:b/>
              <w:bCs/>
            </w:rPr>
          </w:rPrChange>
        </w:rPr>
        <w:pPrChange w:id="203" w:author="Torrey Samson" w:date="2026-08-25T15:49:00Z">
          <w:pPr>
            <w:keepNext/>
            <w:spacing w:after="60"/>
          </w:pPr>
        </w:pPrChange>
      </w:pPr>
      <w:del w:id="204" w:author="Torrey Samson" w:date="2026-07-30T12:53:00Z">
        <w:r>
          <w:delText xml:space="preserve">14.A.2 </w:delText>
        </w:r>
        <w:r>
          <w:tab/>
          <w:delText>Definitions</w:delText>
        </w:r>
      </w:del>
    </w:p>
    <w:p w14:paraId="00000082" w14:textId="6CF95529" w:rsidR="009A7F2E" w:rsidRPr="009A7F2E" w:rsidRDefault="005302A0">
      <w:pPr>
        <w:pStyle w:val="upar1"/>
        <w:rPr>
          <w:del w:id="205" w:author="Torrey Samson" w:date="2026-07-30T12:53:00Z"/>
          <w:rFonts w:ascii="Aptos" w:eastAsia="Aptos" w:hAnsi="Aptos" w:cs="Aptos"/>
          <w:rPrChange w:id="206" w:author="Torrey Samson" w:date="2026-08-06T11:27:00Z">
            <w:rPr>
              <w:del w:id="207" w:author="Torrey Samson" w:date="2026-07-30T12:53:00Z"/>
              <w:rFonts w:eastAsia="Arial" w:cs="Arial"/>
            </w:rPr>
          </w:rPrChange>
        </w:rPr>
        <w:pPrChange w:id="208" w:author="Torrey Samson" w:date="2026-08-25T15:49:00Z">
          <w:pPr>
            <w:tabs>
              <w:tab w:val="left" w:pos="720"/>
              <w:tab w:val="left" w:pos="1440"/>
            </w:tabs>
          </w:pPr>
        </w:pPrChange>
      </w:pPr>
      <w:del w:id="209" w:author="Torrey Samson" w:date="2026-07-30T12:53:00Z">
        <w:r>
          <w:rPr>
            <w:rFonts w:eastAsia="Arial"/>
          </w:rPr>
          <w:delText>In addition to the definitions provided in Rules 1.1 and Rule 14.2, the following definitions shall apply to this Rule 14.A and any other Section that governs the game rules for a Multi-state Jackpot Game:</w:delText>
        </w:r>
      </w:del>
    </w:p>
    <w:p w14:paraId="00000083" w14:textId="63374362" w:rsidR="009A7F2E" w:rsidRDefault="005302A0" w:rsidP="003E66B5">
      <w:pPr>
        <w:pStyle w:val="par1"/>
        <w:rPr>
          <w:del w:id="210" w:author="Torrey Samson" w:date="2026-07-30T12:53:00Z"/>
        </w:rPr>
      </w:pPr>
      <w:del w:id="211" w:author="Torrey Samson" w:date="2026-07-30T12:53:00Z">
        <w:r>
          <w:delText>A.</w:delText>
        </w:r>
        <w:r>
          <w:tab/>
          <w:delText>“Game Board” means that area of the Play Slip that contains a set of two (2) grids. The first grid contains sixty-nine (69) squares, numbered one (1) through sixty-nine (69), and the second grid contains twenty-six (26) squares, numbered one (1) through twenty-six (26).</w:delText>
        </w:r>
      </w:del>
    </w:p>
    <w:p w14:paraId="00000084" w14:textId="504DA083" w:rsidR="009A7F2E" w:rsidRDefault="005302A0" w:rsidP="003E66B5">
      <w:pPr>
        <w:pStyle w:val="par1"/>
        <w:rPr>
          <w:del w:id="212" w:author="Torrey Samson" w:date="2026-07-30T12:53:00Z"/>
        </w:rPr>
      </w:pPr>
      <w:del w:id="213" w:author="Torrey Samson" w:date="2026-07-30T12:53:00Z">
        <w:r>
          <w:delText>B.</w:delText>
        </w:r>
        <w:r>
          <w:tab/>
          <w:delText>“Grand Prize” means a pari-mutuel Prize that is advertised to be paid with per-winner annuities or as a lump sum cash payment, unless otherwise specified by the Lottery.</w:delText>
        </w:r>
      </w:del>
    </w:p>
    <w:p w14:paraId="00000085" w14:textId="7FD02AB9" w:rsidR="009A7F2E" w:rsidRDefault="005302A0" w:rsidP="003E66B5">
      <w:pPr>
        <w:pStyle w:val="par1"/>
        <w:rPr>
          <w:del w:id="214" w:author="Torrey Samson" w:date="2026-07-30T12:53:00Z"/>
        </w:rPr>
      </w:pPr>
      <w:del w:id="215" w:author="Torrey Samson" w:date="2026-07-30T12:53:00Z">
        <w:r>
          <w:lastRenderedPageBreak/>
          <w:delText>C.</w:delText>
        </w:r>
        <w:r>
          <w:tab/>
          <w:delText>“MUSL Board” means the governing body of MUSL, which is comprised of the chief executive officer of each Party Lottery.</w:delText>
        </w:r>
      </w:del>
    </w:p>
    <w:p w14:paraId="00000086" w14:textId="350F540D" w:rsidR="009A7F2E" w:rsidRDefault="005302A0" w:rsidP="003E66B5">
      <w:pPr>
        <w:pStyle w:val="par1"/>
        <w:rPr>
          <w:del w:id="216" w:author="Torrey Samson" w:date="2026-07-30T12:53:00Z"/>
        </w:rPr>
      </w:pPr>
      <w:del w:id="217" w:author="Torrey Samson" w:date="2026-07-30T12:53:00Z">
        <w:r>
          <w:delText>D.</w:delText>
        </w:r>
        <w:r>
          <w:tab/>
          <w:delText>“Number” means any Play integer from one (1) through sixty-nine (69) inclusive.</w:delText>
        </w:r>
      </w:del>
    </w:p>
    <w:p w14:paraId="00000087" w14:textId="24374DD0" w:rsidR="009A7F2E" w:rsidRDefault="005302A0" w:rsidP="003E66B5">
      <w:pPr>
        <w:pStyle w:val="par1"/>
        <w:rPr>
          <w:del w:id="218" w:author="Torrey Samson" w:date="2026-07-30T12:53:00Z"/>
        </w:rPr>
      </w:pPr>
      <w:del w:id="219" w:author="Torrey Samson" w:date="2026-07-30T12:53:00Z">
        <w:r>
          <w:delText>E.</w:delText>
        </w:r>
        <w:r>
          <w:tab/>
          <w:delText>“Play” means the six (6) numbers selected on each Game Board and printed on the Ticket.</w:delText>
        </w:r>
      </w:del>
    </w:p>
    <w:p w14:paraId="00000088" w14:textId="3F017FE4" w:rsidR="009A7F2E" w:rsidRDefault="005302A0" w:rsidP="003E66B5">
      <w:pPr>
        <w:pStyle w:val="par1"/>
        <w:rPr>
          <w:del w:id="220" w:author="Torrey Samson" w:date="2026-07-30T12:53:00Z"/>
        </w:rPr>
      </w:pPr>
      <w:del w:id="221" w:author="Torrey Samson" w:date="2026-07-30T12:53:00Z">
        <w:r>
          <w:delText>F.</w:delText>
        </w:r>
        <w:r>
          <w:tab/>
          <w:delText>“Prize Pool” means a defined percentage of sales as specified in this rule.</w:delText>
        </w:r>
      </w:del>
    </w:p>
    <w:p w14:paraId="00000089" w14:textId="625940C1" w:rsidR="009A7F2E" w:rsidRDefault="009A7F2E" w:rsidP="003E66B5">
      <w:pPr>
        <w:pStyle w:val="par1"/>
        <w:rPr>
          <w:del w:id="222" w:author="Torrey Samson" w:date="2026-07-30T12:53:00Z"/>
        </w:rPr>
      </w:pPr>
    </w:p>
    <w:p w14:paraId="0000008A" w14:textId="78463E0D" w:rsidR="009A7F2E" w:rsidRDefault="009A7F2E" w:rsidP="003E66B5">
      <w:pPr>
        <w:pStyle w:val="par1"/>
        <w:rPr>
          <w:del w:id="223" w:author="Torrey Samson" w:date="2026-07-30T12:53:00Z"/>
        </w:rPr>
      </w:pPr>
    </w:p>
    <w:p w14:paraId="0000008B" w14:textId="6DE7894F" w:rsidR="009A7F2E" w:rsidRDefault="005302A0" w:rsidP="003E66B5">
      <w:pPr>
        <w:pStyle w:val="par1"/>
        <w:rPr>
          <w:del w:id="224" w:author="Torrey Samson" w:date="2026-07-30T12:53:00Z"/>
        </w:rPr>
      </w:pPr>
      <w:del w:id="225" w:author="Torrey Samson" w:date="2026-07-30T12:53:00Z">
        <w:r>
          <w:delText>G.</w:delText>
        </w:r>
        <w:r>
          <w:tab/>
          <w:delText>“Set Prize Pool” means an account held by MUSL that holds the temporary balances, transferred to MUSL from Party Lotteries, which results from having fewer-than-expected Prize Winners in the Set Prize Categories. This money is paid out to Party Lotteries in subsequent Drawings that have more Prize Winners than are statistically expected in the Set Prize Categories.</w:delText>
        </w:r>
      </w:del>
    </w:p>
    <w:p w14:paraId="0000008C" w14:textId="1C03F16F" w:rsidR="009A7F2E" w:rsidRPr="009A7F2E" w:rsidRDefault="005302A0">
      <w:pPr>
        <w:pStyle w:val="Heading3"/>
        <w:rPr>
          <w:del w:id="226" w:author="Torrey Samson" w:date="2026-07-30T12:53:00Z"/>
          <w:rFonts w:ascii="Aptos" w:eastAsia="Aptos" w:hAnsi="Aptos" w:cs="Aptos"/>
          <w:b w:val="0"/>
          <w:bCs w:val="0"/>
          <w:rPrChange w:id="227" w:author="Torrey Samson" w:date="2026-08-06T11:27:00Z">
            <w:rPr>
              <w:del w:id="228" w:author="Torrey Samson" w:date="2026-07-30T12:53:00Z"/>
              <w:rFonts w:eastAsia="Arial" w:cs="Arial"/>
              <w:b/>
              <w:bCs/>
            </w:rPr>
          </w:rPrChange>
        </w:rPr>
        <w:pPrChange w:id="229" w:author="Torrey Samson" w:date="2026-08-25T15:49:00Z">
          <w:pPr>
            <w:keepNext/>
            <w:spacing w:after="60"/>
          </w:pPr>
        </w:pPrChange>
      </w:pPr>
      <w:del w:id="230" w:author="Torrey Samson" w:date="2026-07-30T12:53:00Z">
        <w:r>
          <w:delText xml:space="preserve">14.A.3 </w:delText>
        </w:r>
        <w:r>
          <w:tab/>
          <w:delText>Price of “Powerball®” Ticket</w:delText>
        </w:r>
      </w:del>
    </w:p>
    <w:p w14:paraId="0000008D" w14:textId="7643B93A" w:rsidR="009A7F2E" w:rsidRPr="009A7F2E" w:rsidRDefault="005302A0">
      <w:pPr>
        <w:pStyle w:val="upar1"/>
        <w:rPr>
          <w:del w:id="231" w:author="Torrey Samson" w:date="2026-07-30T12:53:00Z"/>
          <w:rFonts w:ascii="Aptos" w:eastAsia="Aptos" w:hAnsi="Aptos" w:cs="Aptos"/>
          <w:rPrChange w:id="232" w:author="Torrey Samson" w:date="2026-08-06T11:27:00Z">
            <w:rPr>
              <w:del w:id="233" w:author="Torrey Samson" w:date="2026-07-30T12:53:00Z"/>
              <w:rFonts w:eastAsia="Arial" w:cs="Arial"/>
            </w:rPr>
          </w:rPrChange>
        </w:rPr>
        <w:pPrChange w:id="234" w:author="Torrey Samson" w:date="2026-08-25T15:49:00Z">
          <w:pPr>
            <w:tabs>
              <w:tab w:val="left" w:pos="720"/>
              <w:tab w:val="left" w:pos="1440"/>
            </w:tabs>
          </w:pPr>
        </w:pPrChange>
      </w:pPr>
      <w:del w:id="235" w:author="Torrey Samson" w:date="2026-07-30T12:53:00Z">
        <w:r>
          <w:rPr>
            <w:rFonts w:eastAsia="Arial"/>
          </w:rPr>
          <w:delText>The price of each “Powerball®” Play shall be Two Dollars ($2.00).</w:delText>
        </w:r>
      </w:del>
    </w:p>
    <w:p w14:paraId="0000008E" w14:textId="284B6E72" w:rsidR="009A7F2E" w:rsidRPr="009A7F2E" w:rsidRDefault="005302A0">
      <w:pPr>
        <w:pStyle w:val="Heading3"/>
        <w:rPr>
          <w:del w:id="236" w:author="Torrey Samson" w:date="2026-07-30T12:53:00Z"/>
          <w:rFonts w:ascii="Aptos" w:eastAsia="Aptos" w:hAnsi="Aptos" w:cs="Aptos"/>
          <w:b w:val="0"/>
          <w:bCs w:val="0"/>
          <w:rPrChange w:id="237" w:author="Torrey Samson" w:date="2026-08-06T11:27:00Z">
            <w:rPr>
              <w:del w:id="238" w:author="Torrey Samson" w:date="2026-07-30T12:53:00Z"/>
              <w:rFonts w:eastAsia="Arial" w:cs="Arial"/>
              <w:b/>
              <w:bCs/>
            </w:rPr>
          </w:rPrChange>
        </w:rPr>
        <w:pPrChange w:id="239" w:author="Torrey Samson" w:date="2026-08-25T15:49:00Z">
          <w:pPr>
            <w:keepNext/>
            <w:spacing w:after="60"/>
          </w:pPr>
        </w:pPrChange>
      </w:pPr>
      <w:del w:id="240" w:author="Torrey Samson" w:date="2026-07-30T12:53:00Z">
        <w:r>
          <w:delText xml:space="preserve">14.A.4 </w:delText>
        </w:r>
        <w:r>
          <w:tab/>
          <w:delText>Play for “Powerball®”</w:delText>
        </w:r>
      </w:del>
    </w:p>
    <w:p w14:paraId="0000008F" w14:textId="3E810E52" w:rsidR="009A7F2E" w:rsidRDefault="005302A0" w:rsidP="003E66B5">
      <w:pPr>
        <w:pStyle w:val="par1"/>
        <w:rPr>
          <w:del w:id="241" w:author="Torrey Samson" w:date="2026-07-30T12:53:00Z"/>
        </w:rPr>
      </w:pPr>
      <w:del w:id="242" w:author="Torrey Samson" w:date="2026-07-30T12:53:00Z">
        <w:r>
          <w:delText>A.</w:delText>
        </w:r>
        <w:r>
          <w:tab/>
          <w:delText>A “Powerball®” Player must select six (6) numbers per Play; five (5) numbers out of sixty-nine (69) plus one (1) out of twenty-six (26). A winning Play is achieved only when the following combinations of numbers selected match, in any order, the five (5) plus one (1) Winning Numbers drawn. Those combinations are 5+1, 5+0, 4+1, 4+0, 3+1, 3+0, 2+1, 1+1, and 0+1.</w:delText>
        </w:r>
      </w:del>
    </w:p>
    <w:p w14:paraId="00000090" w14:textId="2314B3BF" w:rsidR="009A7F2E" w:rsidRDefault="005302A0" w:rsidP="003E66B5">
      <w:pPr>
        <w:pStyle w:val="par1"/>
        <w:rPr>
          <w:del w:id="243" w:author="Torrey Samson" w:date="2026-07-30T12:53:00Z"/>
        </w:rPr>
      </w:pPr>
      <w:del w:id="244" w:author="Torrey Samson" w:date="2026-07-30T12:53:00Z">
        <w:r>
          <w:delText>B.</w:delText>
        </w:r>
        <w:r>
          <w:tab/>
          <w:delText>The Player can use Play Slips, as described in section 14.A.8, to make number selections. The Gaming Terminal reads the Play Slip and issues a Ticket with corresponding Play(s). If a Play Slip is not available, the Retailer may enter the selected numbers via the keyboard. If offered by the Lottery, a Player may leave all or a portion of his/her Play selections to a random number generator operated by the Gaming Terminal, commonly referred to as a Quick Pick or partial Quick Pick.</w:delText>
        </w:r>
      </w:del>
    </w:p>
    <w:p w14:paraId="00000091" w14:textId="241DF74E" w:rsidR="009A7F2E" w:rsidRPr="009A7F2E" w:rsidRDefault="005302A0">
      <w:pPr>
        <w:pStyle w:val="Heading3"/>
        <w:rPr>
          <w:del w:id="245" w:author="Torrey Samson" w:date="2026-07-30T14:41:00Z"/>
          <w:rFonts w:ascii="Aptos" w:eastAsia="Aptos" w:hAnsi="Aptos" w:cs="Aptos"/>
          <w:b w:val="0"/>
          <w:bCs w:val="0"/>
          <w:rPrChange w:id="246" w:author="Torrey Samson" w:date="2026-08-06T11:27:00Z">
            <w:rPr>
              <w:del w:id="247" w:author="Torrey Samson" w:date="2026-07-30T14:41:00Z"/>
              <w:rFonts w:eastAsia="Arial" w:cs="Arial"/>
              <w:b/>
              <w:bCs/>
            </w:rPr>
          </w:rPrChange>
        </w:rPr>
        <w:pPrChange w:id="248" w:author="Torrey Samson" w:date="2026-08-25T15:49:00Z">
          <w:pPr>
            <w:keepNext/>
            <w:spacing w:after="60"/>
          </w:pPr>
        </w:pPrChange>
      </w:pPr>
      <w:del w:id="249" w:author="Torrey Samson" w:date="2026-08-25T15:49:00Z">
        <w:r w:rsidDel="00B57426">
          <w:br w:type="page"/>
        </w:r>
      </w:del>
      <w:del w:id="250" w:author="Torrey Samson" w:date="2026-07-30T14:41:00Z">
        <w:r>
          <w:lastRenderedPageBreak/>
          <w:delText xml:space="preserve">14.A.5 </w:delText>
        </w:r>
        <w:r>
          <w:tab/>
          <w:delText>Prizes for “Powerball®”</w:delText>
        </w:r>
      </w:del>
    </w:p>
    <w:p w14:paraId="00000092" w14:textId="08E1D13D" w:rsidR="009A7F2E" w:rsidRDefault="005302A0" w:rsidP="00F6046F">
      <w:pPr>
        <w:pStyle w:val="par1"/>
        <w:rPr>
          <w:del w:id="251" w:author="Torrey Samson" w:date="2026-07-30T14:41:00Z"/>
        </w:rPr>
      </w:pPr>
      <w:del w:id="252" w:author="Torrey Samson" w:date="2026-07-30T14:41:00Z">
        <w:r>
          <w:delText>A.</w:delText>
        </w:r>
        <w:r>
          <w:tab/>
          <w:delText>Odds of winning a Prize are displayed in the table below:</w:delText>
        </w:r>
      </w:del>
    </w:p>
    <w:p w14:paraId="00000093" w14:textId="0EE29208" w:rsidR="009A7F2E" w:rsidDel="00B57426" w:rsidRDefault="009A7F2E">
      <w:pPr>
        <w:tabs>
          <w:tab w:val="left" w:pos="720"/>
          <w:tab w:val="left" w:pos="1440"/>
          <w:tab w:val="left" w:pos="2160"/>
        </w:tabs>
        <w:ind w:left="720" w:hanging="720"/>
        <w:rPr>
          <w:del w:id="253" w:author="Torrey Samson" w:date="2026-08-25T15:44:00Z"/>
          <w:rFonts w:eastAsia="Arial" w:cs="Arial"/>
        </w:rPr>
      </w:pPr>
    </w:p>
    <w:tbl>
      <w:tblPr>
        <w:tblW w:w="8642" w:type="dxa"/>
        <w:tblInd w:w="720" w:type="dxa"/>
        <w:tblLayout w:type="fixed"/>
        <w:tblCellMar>
          <w:top w:w="42" w:type="dxa"/>
          <w:left w:w="5" w:type="dxa"/>
          <w:right w:w="7" w:type="dxa"/>
        </w:tblCellMar>
        <w:tblLook w:val="0400" w:firstRow="0" w:lastRow="0" w:firstColumn="0" w:lastColumn="0" w:noHBand="0" w:noVBand="1"/>
      </w:tblPr>
      <w:tblGrid>
        <w:gridCol w:w="4404"/>
        <w:gridCol w:w="2079"/>
        <w:gridCol w:w="2159"/>
      </w:tblGrid>
      <w:tr w:rsidR="009A7F2E" w14:paraId="7548A8BB" w14:textId="77777777" w:rsidTr="00C22D48">
        <w:trPr>
          <w:trHeight w:val="470"/>
          <w:tblHeader/>
          <w:del w:id="25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94" w14:textId="60425717" w:rsidR="009A7F2E" w:rsidRPr="00C22D48" w:rsidRDefault="005302A0">
            <w:pPr>
              <w:tabs>
                <w:tab w:val="left" w:pos="720"/>
                <w:tab w:val="left" w:pos="1440"/>
                <w:tab w:val="left" w:pos="2160"/>
              </w:tabs>
              <w:ind w:left="720" w:hanging="720"/>
              <w:rPr>
                <w:del w:id="255" w:author="Torrey Samson" w:date="2026-07-30T14:41:00Z"/>
                <w:rFonts w:eastAsia="Arial" w:cs="Arial"/>
              </w:rPr>
              <w:pPrChange w:id="256" w:author="Torrey Samson" w:date="2026-08-25T15:49:00Z">
                <w:pPr/>
              </w:pPrChange>
            </w:pPr>
            <w:del w:id="257" w:author="Torrey Samson" w:date="2026-07-30T14:41:00Z">
              <w:r w:rsidRPr="00C22D48">
                <w:rPr>
                  <w:rFonts w:eastAsia="Arial" w:cs="Arial"/>
                </w:rPr>
                <w:delText xml:space="preserve">WINNING COMBINATIONS </w:delText>
              </w:r>
            </w:del>
          </w:p>
        </w:tc>
        <w:tc>
          <w:tcPr>
            <w:tcW w:w="2079" w:type="dxa"/>
            <w:tcBorders>
              <w:top w:val="single" w:sz="4" w:space="0" w:color="000000"/>
              <w:left w:val="single" w:sz="4" w:space="0" w:color="000000"/>
              <w:bottom w:val="single" w:sz="4" w:space="0" w:color="000000"/>
              <w:right w:val="single" w:sz="4" w:space="0" w:color="000000"/>
            </w:tcBorders>
          </w:tcPr>
          <w:p w14:paraId="00000095" w14:textId="5439CB79" w:rsidR="009A7F2E" w:rsidRPr="00C22D48" w:rsidRDefault="005302A0">
            <w:pPr>
              <w:tabs>
                <w:tab w:val="left" w:pos="720"/>
                <w:tab w:val="left" w:pos="1440"/>
                <w:tab w:val="left" w:pos="2160"/>
              </w:tabs>
              <w:ind w:left="720" w:hanging="720"/>
              <w:rPr>
                <w:del w:id="258" w:author="Torrey Samson" w:date="2026-07-30T14:41:00Z"/>
                <w:rFonts w:eastAsia="Arial" w:cs="Arial"/>
              </w:rPr>
              <w:pPrChange w:id="259" w:author="Torrey Samson" w:date="2026-08-25T15:49:00Z">
                <w:pPr/>
              </w:pPrChange>
            </w:pPr>
            <w:del w:id="260" w:author="Torrey Samson" w:date="2026-07-30T14:41:00Z">
              <w:r w:rsidRPr="00C22D48">
                <w:rPr>
                  <w:rFonts w:eastAsia="Arial" w:cs="Arial"/>
                </w:rPr>
                <w:delText xml:space="preserve">PRIZE CATEGORY </w:delText>
              </w:r>
            </w:del>
          </w:p>
        </w:tc>
        <w:tc>
          <w:tcPr>
            <w:tcW w:w="2159" w:type="dxa"/>
            <w:tcBorders>
              <w:top w:val="single" w:sz="4" w:space="0" w:color="000000"/>
              <w:left w:val="single" w:sz="4" w:space="0" w:color="000000"/>
              <w:bottom w:val="single" w:sz="4" w:space="0" w:color="000000"/>
              <w:right w:val="single" w:sz="4" w:space="0" w:color="000000"/>
            </w:tcBorders>
          </w:tcPr>
          <w:p w14:paraId="00000096" w14:textId="049EEEF8" w:rsidR="009A7F2E" w:rsidRPr="00C22D48" w:rsidRDefault="005302A0">
            <w:pPr>
              <w:tabs>
                <w:tab w:val="left" w:pos="720"/>
                <w:tab w:val="left" w:pos="1440"/>
                <w:tab w:val="left" w:pos="2160"/>
              </w:tabs>
              <w:ind w:left="720" w:hanging="720"/>
              <w:rPr>
                <w:del w:id="261" w:author="Torrey Samson" w:date="2026-07-30T14:41:00Z"/>
                <w:rFonts w:eastAsia="Arial" w:cs="Arial"/>
              </w:rPr>
              <w:pPrChange w:id="262" w:author="Torrey Samson" w:date="2026-08-25T15:49:00Z">
                <w:pPr/>
              </w:pPrChange>
            </w:pPr>
            <w:del w:id="263" w:author="Torrey Samson" w:date="2026-07-30T14:41:00Z">
              <w:r w:rsidRPr="00C22D48">
                <w:rPr>
                  <w:rFonts w:eastAsia="Arial" w:cs="Arial"/>
                </w:rPr>
                <w:delText xml:space="preserve">ODDS OF WINNING (ONE PLAY) </w:delText>
              </w:r>
            </w:del>
          </w:p>
        </w:tc>
      </w:tr>
      <w:tr w:rsidR="009A7F2E" w14:paraId="7F7E0D88" w14:textId="77777777" w:rsidTr="00C22D48">
        <w:trPr>
          <w:trHeight w:val="470"/>
          <w:del w:id="26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97" w14:textId="59E33ACB" w:rsidR="009A7F2E" w:rsidRPr="00C22D48" w:rsidRDefault="005302A0">
            <w:pPr>
              <w:tabs>
                <w:tab w:val="left" w:pos="720"/>
                <w:tab w:val="left" w:pos="1440"/>
                <w:tab w:val="left" w:pos="2160"/>
              </w:tabs>
              <w:ind w:left="720" w:hanging="720"/>
              <w:rPr>
                <w:del w:id="265" w:author="Torrey Samson" w:date="2026-07-30T14:41:00Z"/>
                <w:rFonts w:eastAsia="Arial" w:cs="Arial"/>
              </w:rPr>
              <w:pPrChange w:id="266" w:author="Torrey Samson" w:date="2026-08-25T15:49:00Z">
                <w:pPr/>
              </w:pPrChange>
            </w:pPr>
            <w:del w:id="267" w:author="Torrey Samson" w:date="2026-07-30T14:41:00Z">
              <w:r w:rsidRPr="00C22D48">
                <w:rPr>
                  <w:rFonts w:eastAsia="Arial" w:cs="Arial"/>
                </w:rPr>
                <w:delText xml:space="preserve">All five (5) of first set plus one (1)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98" w14:textId="22915B7D" w:rsidR="009A7F2E" w:rsidRPr="00C22D48" w:rsidRDefault="005302A0">
            <w:pPr>
              <w:tabs>
                <w:tab w:val="left" w:pos="720"/>
                <w:tab w:val="left" w:pos="1440"/>
                <w:tab w:val="left" w:pos="2160"/>
              </w:tabs>
              <w:ind w:left="720" w:hanging="720"/>
              <w:rPr>
                <w:del w:id="268" w:author="Torrey Samson" w:date="2026-07-30T14:41:00Z"/>
                <w:rFonts w:eastAsia="Arial" w:cs="Arial"/>
              </w:rPr>
              <w:pPrChange w:id="269" w:author="Torrey Samson" w:date="2026-08-25T15:49:00Z">
                <w:pPr/>
              </w:pPrChange>
            </w:pPr>
            <w:del w:id="270" w:author="Torrey Samson" w:date="2026-07-30T14:41:00Z">
              <w:r w:rsidRPr="00C22D48">
                <w:rPr>
                  <w:rFonts w:eastAsia="Arial" w:cs="Arial"/>
                </w:rPr>
                <w:delText xml:space="preserve">Grand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99" w14:textId="6ABFC486" w:rsidR="009A7F2E" w:rsidRPr="00C22D48" w:rsidRDefault="005302A0">
            <w:pPr>
              <w:tabs>
                <w:tab w:val="left" w:pos="720"/>
                <w:tab w:val="left" w:pos="1440"/>
                <w:tab w:val="left" w:pos="2160"/>
              </w:tabs>
              <w:ind w:left="720" w:hanging="720"/>
              <w:rPr>
                <w:del w:id="271" w:author="Torrey Samson" w:date="2026-07-30T14:41:00Z"/>
                <w:rFonts w:eastAsia="Arial" w:cs="Arial"/>
              </w:rPr>
              <w:pPrChange w:id="272" w:author="Torrey Samson" w:date="2026-08-25T15:49:00Z">
                <w:pPr/>
              </w:pPrChange>
            </w:pPr>
            <w:del w:id="273" w:author="Torrey Samson" w:date="2026-07-30T14:41:00Z">
              <w:r w:rsidRPr="00C22D48">
                <w:rPr>
                  <w:rFonts w:eastAsia="Arial" w:cs="Arial"/>
                </w:rPr>
                <w:delText xml:space="preserve">1:292,201,338.0000 </w:delText>
              </w:r>
            </w:del>
          </w:p>
        </w:tc>
      </w:tr>
      <w:tr w:rsidR="009A7F2E" w14:paraId="21DA2780" w14:textId="77777777" w:rsidTr="00C22D48">
        <w:trPr>
          <w:trHeight w:val="470"/>
          <w:del w:id="27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9A" w14:textId="3D8244EC" w:rsidR="009A7F2E" w:rsidRPr="00C22D48" w:rsidRDefault="005302A0">
            <w:pPr>
              <w:tabs>
                <w:tab w:val="left" w:pos="720"/>
                <w:tab w:val="left" w:pos="1440"/>
                <w:tab w:val="left" w:pos="2160"/>
              </w:tabs>
              <w:ind w:left="720" w:hanging="720"/>
              <w:rPr>
                <w:del w:id="275" w:author="Torrey Samson" w:date="2026-07-30T14:41:00Z"/>
                <w:rFonts w:eastAsia="Arial" w:cs="Arial"/>
              </w:rPr>
              <w:pPrChange w:id="276" w:author="Torrey Samson" w:date="2026-08-25T15:49:00Z">
                <w:pPr/>
              </w:pPrChange>
            </w:pPr>
            <w:del w:id="277" w:author="Torrey Samson" w:date="2026-07-30T14:41:00Z">
              <w:r w:rsidRPr="00C22D48">
                <w:rPr>
                  <w:rFonts w:eastAsia="Arial" w:cs="Arial"/>
                </w:rPr>
                <w:delText xml:space="preserve">All five (5) of first set plus none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9B" w14:textId="71B1C2ED" w:rsidR="009A7F2E" w:rsidRPr="00C22D48" w:rsidRDefault="005302A0">
            <w:pPr>
              <w:tabs>
                <w:tab w:val="left" w:pos="720"/>
                <w:tab w:val="left" w:pos="1440"/>
                <w:tab w:val="left" w:pos="2160"/>
              </w:tabs>
              <w:ind w:left="720" w:hanging="720"/>
              <w:rPr>
                <w:del w:id="278" w:author="Torrey Samson" w:date="2026-07-30T14:41:00Z"/>
                <w:rFonts w:eastAsia="Arial" w:cs="Arial"/>
              </w:rPr>
              <w:pPrChange w:id="279" w:author="Torrey Samson" w:date="2026-08-25T15:49:00Z">
                <w:pPr/>
              </w:pPrChange>
            </w:pPr>
            <w:del w:id="280" w:author="Torrey Samson" w:date="2026-07-30T14:41:00Z">
              <w:r w:rsidRPr="00C22D48">
                <w:rPr>
                  <w:rFonts w:eastAsia="Arial" w:cs="Arial"/>
                </w:rPr>
                <w:delText xml:space="preserve">Second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9C" w14:textId="64A232C3" w:rsidR="009A7F2E" w:rsidRPr="00C22D48" w:rsidRDefault="005302A0">
            <w:pPr>
              <w:tabs>
                <w:tab w:val="left" w:pos="720"/>
                <w:tab w:val="left" w:pos="1440"/>
                <w:tab w:val="left" w:pos="2160"/>
              </w:tabs>
              <w:ind w:left="720" w:hanging="720"/>
              <w:rPr>
                <w:del w:id="281" w:author="Torrey Samson" w:date="2026-07-30T14:41:00Z"/>
                <w:rFonts w:eastAsia="Arial" w:cs="Arial"/>
              </w:rPr>
              <w:pPrChange w:id="282" w:author="Torrey Samson" w:date="2026-08-25T15:49:00Z">
                <w:pPr/>
              </w:pPrChange>
            </w:pPr>
            <w:del w:id="283" w:author="Torrey Samson" w:date="2026-07-30T14:41:00Z">
              <w:r w:rsidRPr="00C22D48">
                <w:rPr>
                  <w:rFonts w:eastAsia="Arial" w:cs="Arial"/>
                </w:rPr>
                <w:delText xml:space="preserve">1:11,668,053.5200 </w:delText>
              </w:r>
            </w:del>
          </w:p>
        </w:tc>
      </w:tr>
      <w:tr w:rsidR="009A7F2E" w14:paraId="492A0E2D" w14:textId="77777777" w:rsidTr="00C22D48">
        <w:trPr>
          <w:trHeight w:val="468"/>
          <w:del w:id="28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9D" w14:textId="3F832C5E" w:rsidR="009A7F2E" w:rsidRPr="00C22D48" w:rsidRDefault="005302A0">
            <w:pPr>
              <w:tabs>
                <w:tab w:val="left" w:pos="720"/>
                <w:tab w:val="left" w:pos="1440"/>
                <w:tab w:val="left" w:pos="2160"/>
              </w:tabs>
              <w:ind w:left="720" w:hanging="720"/>
              <w:rPr>
                <w:del w:id="285" w:author="Torrey Samson" w:date="2026-07-30T14:41:00Z"/>
                <w:rFonts w:eastAsia="Arial" w:cs="Arial"/>
              </w:rPr>
              <w:pPrChange w:id="286" w:author="Torrey Samson" w:date="2026-08-25T15:49:00Z">
                <w:pPr/>
              </w:pPrChange>
            </w:pPr>
            <w:del w:id="287" w:author="Torrey Samson" w:date="2026-07-30T14:41:00Z">
              <w:r w:rsidRPr="00C22D48">
                <w:rPr>
                  <w:rFonts w:eastAsia="Arial" w:cs="Arial"/>
                </w:rPr>
                <w:delText xml:space="preserve">Any four (4) of first set, but not five, plus one (1)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9E" w14:textId="6C0C7B74" w:rsidR="009A7F2E" w:rsidRPr="00C22D48" w:rsidRDefault="005302A0">
            <w:pPr>
              <w:tabs>
                <w:tab w:val="left" w:pos="720"/>
                <w:tab w:val="left" w:pos="1440"/>
                <w:tab w:val="left" w:pos="2160"/>
              </w:tabs>
              <w:ind w:left="720" w:hanging="720"/>
              <w:rPr>
                <w:del w:id="288" w:author="Torrey Samson" w:date="2026-07-30T14:41:00Z"/>
                <w:rFonts w:eastAsia="Arial" w:cs="Arial"/>
              </w:rPr>
              <w:pPrChange w:id="289" w:author="Torrey Samson" w:date="2026-08-25T15:49:00Z">
                <w:pPr/>
              </w:pPrChange>
            </w:pPr>
            <w:del w:id="290" w:author="Torrey Samson" w:date="2026-07-30T14:41:00Z">
              <w:r w:rsidRPr="00C22D48">
                <w:rPr>
                  <w:rFonts w:eastAsia="Arial" w:cs="Arial"/>
                </w:rPr>
                <w:delText xml:space="preserve">Third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9F" w14:textId="5F00DF4B" w:rsidR="009A7F2E" w:rsidRPr="00C22D48" w:rsidRDefault="005302A0">
            <w:pPr>
              <w:tabs>
                <w:tab w:val="left" w:pos="720"/>
                <w:tab w:val="left" w:pos="1440"/>
                <w:tab w:val="left" w:pos="2160"/>
              </w:tabs>
              <w:ind w:left="720" w:hanging="720"/>
              <w:rPr>
                <w:del w:id="291" w:author="Torrey Samson" w:date="2026-07-30T14:41:00Z"/>
                <w:rFonts w:eastAsia="Arial" w:cs="Arial"/>
              </w:rPr>
              <w:pPrChange w:id="292" w:author="Torrey Samson" w:date="2026-08-25T15:49:00Z">
                <w:pPr/>
              </w:pPrChange>
            </w:pPr>
            <w:del w:id="293" w:author="Torrey Samson" w:date="2026-07-30T14:41:00Z">
              <w:r w:rsidRPr="00C22D48">
                <w:rPr>
                  <w:rFonts w:eastAsia="Arial" w:cs="Arial"/>
                </w:rPr>
                <w:delText xml:space="preserve">1:913,129.1813 </w:delText>
              </w:r>
            </w:del>
          </w:p>
        </w:tc>
      </w:tr>
      <w:tr w:rsidR="009A7F2E" w14:paraId="6D6EA26C" w14:textId="77777777" w:rsidTr="00C22D48">
        <w:trPr>
          <w:trHeight w:val="470"/>
          <w:del w:id="29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A0" w14:textId="38819201" w:rsidR="009A7F2E" w:rsidRPr="00C22D48" w:rsidRDefault="005302A0">
            <w:pPr>
              <w:tabs>
                <w:tab w:val="left" w:pos="720"/>
                <w:tab w:val="left" w:pos="1440"/>
                <w:tab w:val="left" w:pos="2160"/>
              </w:tabs>
              <w:ind w:left="720" w:hanging="720"/>
              <w:rPr>
                <w:del w:id="295" w:author="Torrey Samson" w:date="2026-07-30T14:41:00Z"/>
                <w:rFonts w:eastAsia="Arial" w:cs="Arial"/>
              </w:rPr>
              <w:pPrChange w:id="296" w:author="Torrey Samson" w:date="2026-08-25T15:49:00Z">
                <w:pPr/>
              </w:pPrChange>
            </w:pPr>
            <w:del w:id="297" w:author="Torrey Samson" w:date="2026-07-30T14:41:00Z">
              <w:r w:rsidRPr="00C22D48">
                <w:rPr>
                  <w:rFonts w:eastAsia="Arial" w:cs="Arial"/>
                </w:rPr>
                <w:delText xml:space="preserve">Any four (4) of first set, but not five, plus none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A1" w14:textId="186EB8C4" w:rsidR="009A7F2E" w:rsidRPr="00C22D48" w:rsidRDefault="005302A0">
            <w:pPr>
              <w:tabs>
                <w:tab w:val="left" w:pos="720"/>
                <w:tab w:val="left" w:pos="1440"/>
                <w:tab w:val="left" w:pos="2160"/>
              </w:tabs>
              <w:ind w:left="720" w:hanging="720"/>
              <w:rPr>
                <w:del w:id="298" w:author="Torrey Samson" w:date="2026-07-30T14:41:00Z"/>
                <w:rFonts w:eastAsia="Arial" w:cs="Arial"/>
              </w:rPr>
              <w:pPrChange w:id="299" w:author="Torrey Samson" w:date="2026-08-25T15:49:00Z">
                <w:pPr/>
              </w:pPrChange>
            </w:pPr>
            <w:del w:id="300" w:author="Torrey Samson" w:date="2026-07-30T14:41:00Z">
              <w:r w:rsidRPr="00C22D48">
                <w:rPr>
                  <w:rFonts w:eastAsia="Arial" w:cs="Arial"/>
                </w:rPr>
                <w:delText xml:space="preserve">Fourth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A2" w14:textId="0BE3AD71" w:rsidR="009A7F2E" w:rsidRPr="00C22D48" w:rsidRDefault="005302A0">
            <w:pPr>
              <w:tabs>
                <w:tab w:val="left" w:pos="720"/>
                <w:tab w:val="left" w:pos="1440"/>
                <w:tab w:val="left" w:pos="2160"/>
              </w:tabs>
              <w:ind w:left="720" w:hanging="720"/>
              <w:rPr>
                <w:del w:id="301" w:author="Torrey Samson" w:date="2026-07-30T14:41:00Z"/>
                <w:rFonts w:eastAsia="Arial" w:cs="Arial"/>
              </w:rPr>
              <w:pPrChange w:id="302" w:author="Torrey Samson" w:date="2026-08-25T15:49:00Z">
                <w:pPr/>
              </w:pPrChange>
            </w:pPr>
            <w:del w:id="303" w:author="Torrey Samson" w:date="2026-07-30T14:41:00Z">
              <w:r w:rsidRPr="00C22D48">
                <w:rPr>
                  <w:rFonts w:eastAsia="Arial" w:cs="Arial"/>
                </w:rPr>
                <w:delText xml:space="preserve">1:36,525.1673 </w:delText>
              </w:r>
            </w:del>
          </w:p>
        </w:tc>
      </w:tr>
      <w:tr w:rsidR="009A7F2E" w14:paraId="4859ED6A" w14:textId="77777777" w:rsidTr="00C22D48">
        <w:trPr>
          <w:trHeight w:val="470"/>
          <w:del w:id="30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A3" w14:textId="21A98D2D" w:rsidR="009A7F2E" w:rsidRPr="00C22D48" w:rsidRDefault="005302A0">
            <w:pPr>
              <w:tabs>
                <w:tab w:val="left" w:pos="720"/>
                <w:tab w:val="left" w:pos="1440"/>
                <w:tab w:val="left" w:pos="2160"/>
              </w:tabs>
              <w:ind w:left="720" w:hanging="720"/>
              <w:rPr>
                <w:del w:id="305" w:author="Torrey Samson" w:date="2026-07-30T14:41:00Z"/>
                <w:rFonts w:eastAsia="Arial" w:cs="Arial"/>
              </w:rPr>
              <w:pPrChange w:id="306" w:author="Torrey Samson" w:date="2026-08-25T15:49:00Z">
                <w:pPr/>
              </w:pPrChange>
            </w:pPr>
            <w:del w:id="307" w:author="Torrey Samson" w:date="2026-07-30T14:41:00Z">
              <w:r w:rsidRPr="00C22D48">
                <w:rPr>
                  <w:rFonts w:eastAsia="Arial" w:cs="Arial"/>
                </w:rPr>
                <w:delText xml:space="preserve">Any three (3) of first set, but not four or five, plus one (1)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A4" w14:textId="41D772C2" w:rsidR="009A7F2E" w:rsidRPr="00C22D48" w:rsidRDefault="005302A0">
            <w:pPr>
              <w:tabs>
                <w:tab w:val="left" w:pos="720"/>
                <w:tab w:val="left" w:pos="1440"/>
                <w:tab w:val="left" w:pos="2160"/>
              </w:tabs>
              <w:ind w:left="720" w:hanging="720"/>
              <w:rPr>
                <w:del w:id="308" w:author="Torrey Samson" w:date="2026-07-30T14:41:00Z"/>
                <w:rFonts w:eastAsia="Arial" w:cs="Arial"/>
              </w:rPr>
              <w:pPrChange w:id="309" w:author="Torrey Samson" w:date="2026-08-25T15:49:00Z">
                <w:pPr/>
              </w:pPrChange>
            </w:pPr>
            <w:del w:id="310" w:author="Torrey Samson" w:date="2026-07-30T14:41:00Z">
              <w:r w:rsidRPr="00C22D48">
                <w:rPr>
                  <w:rFonts w:eastAsia="Arial" w:cs="Arial"/>
                </w:rPr>
                <w:delText xml:space="preserve">Fifth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A5" w14:textId="523DA32B" w:rsidR="009A7F2E" w:rsidRPr="00C22D48" w:rsidRDefault="005302A0">
            <w:pPr>
              <w:tabs>
                <w:tab w:val="left" w:pos="720"/>
                <w:tab w:val="left" w:pos="1440"/>
                <w:tab w:val="left" w:pos="2160"/>
              </w:tabs>
              <w:ind w:left="720" w:hanging="720"/>
              <w:rPr>
                <w:del w:id="311" w:author="Torrey Samson" w:date="2026-07-30T14:41:00Z"/>
                <w:rFonts w:eastAsia="Arial" w:cs="Arial"/>
              </w:rPr>
              <w:pPrChange w:id="312" w:author="Torrey Samson" w:date="2026-08-25T15:49:00Z">
                <w:pPr/>
              </w:pPrChange>
            </w:pPr>
            <w:del w:id="313" w:author="Torrey Samson" w:date="2026-07-30T14:41:00Z">
              <w:r w:rsidRPr="00C22D48">
                <w:rPr>
                  <w:rFonts w:eastAsia="Arial" w:cs="Arial"/>
                </w:rPr>
                <w:delText xml:space="preserve">1:14,494.1140 </w:delText>
              </w:r>
            </w:del>
          </w:p>
        </w:tc>
      </w:tr>
      <w:tr w:rsidR="009A7F2E" w14:paraId="3CF5CFCD" w14:textId="77777777" w:rsidTr="00C22D48">
        <w:trPr>
          <w:trHeight w:val="470"/>
          <w:del w:id="31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A6" w14:textId="103B8F73" w:rsidR="009A7F2E" w:rsidRPr="00C22D48" w:rsidRDefault="005302A0">
            <w:pPr>
              <w:tabs>
                <w:tab w:val="left" w:pos="720"/>
                <w:tab w:val="left" w:pos="1440"/>
                <w:tab w:val="left" w:pos="2160"/>
              </w:tabs>
              <w:ind w:left="720" w:hanging="720"/>
              <w:rPr>
                <w:del w:id="315" w:author="Torrey Samson" w:date="2026-07-30T14:41:00Z"/>
                <w:rFonts w:eastAsia="Arial" w:cs="Arial"/>
              </w:rPr>
              <w:pPrChange w:id="316" w:author="Torrey Samson" w:date="2026-08-25T15:49:00Z">
                <w:pPr/>
              </w:pPrChange>
            </w:pPr>
            <w:del w:id="317" w:author="Torrey Samson" w:date="2026-07-30T14:41:00Z">
              <w:r w:rsidRPr="00C22D48">
                <w:rPr>
                  <w:rFonts w:eastAsia="Arial" w:cs="Arial"/>
                </w:rPr>
                <w:delText xml:space="preserve">Any three (3) of first set, but not four or five, plus none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A7" w14:textId="37D9F0D9" w:rsidR="009A7F2E" w:rsidRPr="00C22D48" w:rsidRDefault="005302A0">
            <w:pPr>
              <w:tabs>
                <w:tab w:val="left" w:pos="720"/>
                <w:tab w:val="left" w:pos="1440"/>
                <w:tab w:val="left" w:pos="2160"/>
              </w:tabs>
              <w:ind w:left="720" w:hanging="720"/>
              <w:rPr>
                <w:del w:id="318" w:author="Torrey Samson" w:date="2026-07-30T14:41:00Z"/>
                <w:rFonts w:eastAsia="Arial" w:cs="Arial"/>
              </w:rPr>
              <w:pPrChange w:id="319" w:author="Torrey Samson" w:date="2026-08-25T15:49:00Z">
                <w:pPr/>
              </w:pPrChange>
            </w:pPr>
            <w:del w:id="320" w:author="Torrey Samson" w:date="2026-07-30T14:41:00Z">
              <w:r w:rsidRPr="00C22D48">
                <w:rPr>
                  <w:rFonts w:eastAsia="Arial" w:cs="Arial"/>
                </w:rPr>
                <w:delText xml:space="preserve">Sixth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A8" w14:textId="3BC5041D" w:rsidR="009A7F2E" w:rsidRPr="00C22D48" w:rsidRDefault="005302A0">
            <w:pPr>
              <w:tabs>
                <w:tab w:val="left" w:pos="720"/>
                <w:tab w:val="left" w:pos="1440"/>
                <w:tab w:val="left" w:pos="2160"/>
              </w:tabs>
              <w:ind w:left="720" w:hanging="720"/>
              <w:rPr>
                <w:del w:id="321" w:author="Torrey Samson" w:date="2026-07-30T14:41:00Z"/>
                <w:rFonts w:eastAsia="Arial" w:cs="Arial"/>
              </w:rPr>
              <w:pPrChange w:id="322" w:author="Torrey Samson" w:date="2026-08-25T15:49:00Z">
                <w:pPr/>
              </w:pPrChange>
            </w:pPr>
            <w:del w:id="323" w:author="Torrey Samson" w:date="2026-07-30T14:41:00Z">
              <w:r w:rsidRPr="00C22D48">
                <w:rPr>
                  <w:rFonts w:eastAsia="Arial" w:cs="Arial"/>
                </w:rPr>
                <w:delText xml:space="preserve">1:579.7646 </w:delText>
              </w:r>
            </w:del>
          </w:p>
        </w:tc>
      </w:tr>
      <w:tr w:rsidR="009A7F2E" w14:paraId="3D31D293" w14:textId="77777777" w:rsidTr="00C22D48">
        <w:trPr>
          <w:trHeight w:val="470"/>
          <w:del w:id="32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A9" w14:textId="18A8088C" w:rsidR="009A7F2E" w:rsidRPr="00C22D48" w:rsidRDefault="005302A0">
            <w:pPr>
              <w:tabs>
                <w:tab w:val="left" w:pos="720"/>
                <w:tab w:val="left" w:pos="1440"/>
                <w:tab w:val="left" w:pos="2160"/>
              </w:tabs>
              <w:ind w:left="720" w:hanging="720"/>
              <w:rPr>
                <w:del w:id="325" w:author="Torrey Samson" w:date="2026-07-30T14:41:00Z"/>
                <w:rFonts w:eastAsia="Arial" w:cs="Arial"/>
              </w:rPr>
              <w:pPrChange w:id="326" w:author="Torrey Samson" w:date="2026-08-25T15:49:00Z">
                <w:pPr/>
              </w:pPrChange>
            </w:pPr>
            <w:del w:id="327" w:author="Torrey Samson" w:date="2026-07-30T14:41:00Z">
              <w:r w:rsidRPr="00C22D48">
                <w:rPr>
                  <w:rFonts w:eastAsia="Arial" w:cs="Arial"/>
                </w:rPr>
                <w:delText xml:space="preserve">Any two (2) of first set, but not three, four, or five, plus one (1)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AA" w14:textId="5A2198D2" w:rsidR="009A7F2E" w:rsidRPr="00C22D48" w:rsidRDefault="005302A0">
            <w:pPr>
              <w:tabs>
                <w:tab w:val="left" w:pos="720"/>
                <w:tab w:val="left" w:pos="1440"/>
                <w:tab w:val="left" w:pos="2160"/>
              </w:tabs>
              <w:ind w:left="720" w:hanging="720"/>
              <w:rPr>
                <w:del w:id="328" w:author="Torrey Samson" w:date="2026-07-30T14:41:00Z"/>
                <w:rFonts w:eastAsia="Arial" w:cs="Arial"/>
              </w:rPr>
              <w:pPrChange w:id="329" w:author="Torrey Samson" w:date="2026-08-25T15:49:00Z">
                <w:pPr/>
              </w:pPrChange>
            </w:pPr>
            <w:del w:id="330" w:author="Torrey Samson" w:date="2026-07-30T14:41:00Z">
              <w:r w:rsidRPr="00C22D48">
                <w:rPr>
                  <w:rFonts w:eastAsia="Arial" w:cs="Arial"/>
                </w:rPr>
                <w:delText xml:space="preserve">Seventh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AB" w14:textId="43225F1F" w:rsidR="009A7F2E" w:rsidRPr="00C22D48" w:rsidRDefault="005302A0">
            <w:pPr>
              <w:tabs>
                <w:tab w:val="left" w:pos="720"/>
                <w:tab w:val="left" w:pos="1440"/>
                <w:tab w:val="left" w:pos="2160"/>
              </w:tabs>
              <w:ind w:left="720" w:hanging="720"/>
              <w:rPr>
                <w:del w:id="331" w:author="Torrey Samson" w:date="2026-07-30T14:41:00Z"/>
                <w:rFonts w:eastAsia="Arial" w:cs="Arial"/>
              </w:rPr>
              <w:pPrChange w:id="332" w:author="Torrey Samson" w:date="2026-08-25T15:49:00Z">
                <w:pPr/>
              </w:pPrChange>
            </w:pPr>
            <w:del w:id="333" w:author="Torrey Samson" w:date="2026-07-30T14:41:00Z">
              <w:r w:rsidRPr="00C22D48">
                <w:rPr>
                  <w:rFonts w:eastAsia="Arial" w:cs="Arial"/>
                </w:rPr>
                <w:delText xml:space="preserve">1:701.3281 </w:delText>
              </w:r>
            </w:del>
          </w:p>
        </w:tc>
      </w:tr>
      <w:tr w:rsidR="009A7F2E" w14:paraId="3B6828D8" w14:textId="77777777" w:rsidTr="00C22D48">
        <w:trPr>
          <w:trHeight w:val="696"/>
          <w:del w:id="33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AC" w14:textId="64AA0141" w:rsidR="009A7F2E" w:rsidRPr="00C22D48" w:rsidRDefault="005302A0">
            <w:pPr>
              <w:tabs>
                <w:tab w:val="left" w:pos="720"/>
                <w:tab w:val="left" w:pos="1440"/>
                <w:tab w:val="left" w:pos="2160"/>
              </w:tabs>
              <w:ind w:left="720" w:hanging="720"/>
              <w:rPr>
                <w:del w:id="335" w:author="Torrey Samson" w:date="2026-07-30T14:41:00Z"/>
                <w:rFonts w:eastAsia="Arial" w:cs="Arial"/>
              </w:rPr>
              <w:pPrChange w:id="336" w:author="Torrey Samson" w:date="2026-08-25T15:49:00Z">
                <w:pPr/>
              </w:pPrChange>
            </w:pPr>
            <w:del w:id="337" w:author="Torrey Samson" w:date="2026-07-30T14:41:00Z">
              <w:r w:rsidRPr="00C22D48">
                <w:rPr>
                  <w:rFonts w:eastAsia="Arial" w:cs="Arial"/>
                </w:rPr>
                <w:delText xml:space="preserve">Any one (1) of first set, but not two, three, four, or five, plus one (1)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AD" w14:textId="06288061" w:rsidR="009A7F2E" w:rsidRPr="00C22D48" w:rsidRDefault="005302A0">
            <w:pPr>
              <w:tabs>
                <w:tab w:val="left" w:pos="720"/>
                <w:tab w:val="left" w:pos="1440"/>
                <w:tab w:val="left" w:pos="2160"/>
              </w:tabs>
              <w:ind w:left="720" w:hanging="720"/>
              <w:rPr>
                <w:del w:id="338" w:author="Torrey Samson" w:date="2026-07-30T14:41:00Z"/>
                <w:rFonts w:eastAsia="Arial" w:cs="Arial"/>
              </w:rPr>
              <w:pPrChange w:id="339" w:author="Torrey Samson" w:date="2026-08-25T15:49:00Z">
                <w:pPr/>
              </w:pPrChange>
            </w:pPr>
            <w:del w:id="340" w:author="Torrey Samson" w:date="2026-07-30T14:41:00Z">
              <w:r w:rsidRPr="00C22D48">
                <w:rPr>
                  <w:rFonts w:eastAsia="Arial" w:cs="Arial"/>
                </w:rPr>
                <w:delText xml:space="preserve">Eighth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AE" w14:textId="5B1235E2" w:rsidR="009A7F2E" w:rsidRPr="00C22D48" w:rsidRDefault="005302A0">
            <w:pPr>
              <w:tabs>
                <w:tab w:val="left" w:pos="720"/>
                <w:tab w:val="left" w:pos="1440"/>
                <w:tab w:val="left" w:pos="2160"/>
              </w:tabs>
              <w:ind w:left="720" w:hanging="720"/>
              <w:rPr>
                <w:del w:id="341" w:author="Torrey Samson" w:date="2026-07-30T14:41:00Z"/>
                <w:rFonts w:eastAsia="Arial" w:cs="Arial"/>
              </w:rPr>
              <w:pPrChange w:id="342" w:author="Torrey Samson" w:date="2026-08-25T15:49:00Z">
                <w:pPr/>
              </w:pPrChange>
            </w:pPr>
            <w:del w:id="343" w:author="Torrey Samson" w:date="2026-07-30T14:41:00Z">
              <w:r w:rsidRPr="00C22D48">
                <w:rPr>
                  <w:rFonts w:eastAsia="Arial" w:cs="Arial"/>
                </w:rPr>
                <w:delText xml:space="preserve">1:91.9775 </w:delText>
              </w:r>
            </w:del>
          </w:p>
        </w:tc>
      </w:tr>
      <w:tr w:rsidR="009A7F2E" w14:paraId="25F3BF56" w14:textId="77777777" w:rsidTr="00C22D48">
        <w:trPr>
          <w:trHeight w:val="471"/>
          <w:del w:id="34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AF" w14:textId="54F82AFC" w:rsidR="009A7F2E" w:rsidRPr="00C22D48" w:rsidRDefault="005302A0">
            <w:pPr>
              <w:tabs>
                <w:tab w:val="left" w:pos="720"/>
                <w:tab w:val="left" w:pos="1440"/>
                <w:tab w:val="left" w:pos="2160"/>
              </w:tabs>
              <w:ind w:left="720" w:hanging="720"/>
              <w:rPr>
                <w:del w:id="345" w:author="Torrey Samson" w:date="2026-07-30T14:41:00Z"/>
                <w:rFonts w:eastAsia="Arial" w:cs="Arial"/>
              </w:rPr>
              <w:pPrChange w:id="346" w:author="Torrey Samson" w:date="2026-08-25T15:49:00Z">
                <w:pPr/>
              </w:pPrChange>
            </w:pPr>
            <w:del w:id="347" w:author="Torrey Samson" w:date="2026-07-30T14:41:00Z">
              <w:r w:rsidRPr="00C22D48">
                <w:rPr>
                  <w:rFonts w:eastAsia="Arial" w:cs="Arial"/>
                </w:rPr>
                <w:delText xml:space="preserve">None of first set plus one (1) of second set </w:delText>
              </w:r>
            </w:del>
          </w:p>
        </w:tc>
        <w:tc>
          <w:tcPr>
            <w:tcW w:w="2079" w:type="dxa"/>
            <w:tcBorders>
              <w:top w:val="single" w:sz="4" w:space="0" w:color="000000"/>
              <w:left w:val="single" w:sz="4" w:space="0" w:color="000000"/>
              <w:bottom w:val="single" w:sz="4" w:space="0" w:color="000000"/>
              <w:right w:val="single" w:sz="4" w:space="0" w:color="000000"/>
            </w:tcBorders>
          </w:tcPr>
          <w:p w14:paraId="000000B0" w14:textId="23BDEFE6" w:rsidR="009A7F2E" w:rsidRPr="00C22D48" w:rsidRDefault="005302A0">
            <w:pPr>
              <w:tabs>
                <w:tab w:val="left" w:pos="720"/>
                <w:tab w:val="left" w:pos="1440"/>
                <w:tab w:val="left" w:pos="2160"/>
              </w:tabs>
              <w:ind w:left="720" w:hanging="720"/>
              <w:rPr>
                <w:del w:id="348" w:author="Torrey Samson" w:date="2026-07-30T14:41:00Z"/>
                <w:rFonts w:eastAsia="Arial" w:cs="Arial"/>
              </w:rPr>
              <w:pPrChange w:id="349" w:author="Torrey Samson" w:date="2026-08-25T15:49:00Z">
                <w:pPr/>
              </w:pPrChange>
            </w:pPr>
            <w:del w:id="350" w:author="Torrey Samson" w:date="2026-07-30T14:41:00Z">
              <w:r w:rsidRPr="00C22D48">
                <w:rPr>
                  <w:rFonts w:eastAsia="Arial" w:cs="Arial"/>
                </w:rPr>
                <w:delText xml:space="preserve">Ninth Prize </w:delText>
              </w:r>
            </w:del>
          </w:p>
        </w:tc>
        <w:tc>
          <w:tcPr>
            <w:tcW w:w="2159" w:type="dxa"/>
            <w:tcBorders>
              <w:top w:val="single" w:sz="4" w:space="0" w:color="000000"/>
              <w:left w:val="single" w:sz="4" w:space="0" w:color="000000"/>
              <w:bottom w:val="single" w:sz="4" w:space="0" w:color="000000"/>
              <w:right w:val="single" w:sz="4" w:space="0" w:color="000000"/>
            </w:tcBorders>
          </w:tcPr>
          <w:p w14:paraId="000000B1" w14:textId="75F1B6A1" w:rsidR="009A7F2E" w:rsidRPr="00C22D48" w:rsidRDefault="005302A0">
            <w:pPr>
              <w:tabs>
                <w:tab w:val="left" w:pos="720"/>
                <w:tab w:val="left" w:pos="1440"/>
                <w:tab w:val="left" w:pos="2160"/>
              </w:tabs>
              <w:ind w:left="720" w:hanging="720"/>
              <w:rPr>
                <w:del w:id="351" w:author="Torrey Samson" w:date="2026-07-30T14:41:00Z"/>
                <w:rFonts w:eastAsia="Arial" w:cs="Arial"/>
              </w:rPr>
              <w:pPrChange w:id="352" w:author="Torrey Samson" w:date="2026-08-25T15:49:00Z">
                <w:pPr/>
              </w:pPrChange>
            </w:pPr>
            <w:del w:id="353" w:author="Torrey Samson" w:date="2026-07-30T14:41:00Z">
              <w:r w:rsidRPr="00C22D48">
                <w:rPr>
                  <w:rFonts w:eastAsia="Arial" w:cs="Arial"/>
                </w:rPr>
                <w:delText xml:space="preserve">1:38.3239 </w:delText>
              </w:r>
            </w:del>
          </w:p>
        </w:tc>
      </w:tr>
      <w:tr w:rsidR="009A7F2E" w14:paraId="13000A0E" w14:textId="77777777" w:rsidTr="00C22D48">
        <w:trPr>
          <w:trHeight w:val="240"/>
          <w:del w:id="354" w:author="Torrey Samson" w:date="2026-07-30T14:41:00Z"/>
        </w:trPr>
        <w:tc>
          <w:tcPr>
            <w:tcW w:w="4404" w:type="dxa"/>
            <w:tcBorders>
              <w:top w:val="single" w:sz="4" w:space="0" w:color="000000"/>
              <w:left w:val="single" w:sz="4" w:space="0" w:color="000000"/>
              <w:bottom w:val="single" w:sz="4" w:space="0" w:color="000000"/>
              <w:right w:val="single" w:sz="4" w:space="0" w:color="000000"/>
            </w:tcBorders>
          </w:tcPr>
          <w:p w14:paraId="000000B2" w14:textId="42EFA5AC" w:rsidR="009A7F2E" w:rsidRPr="00C22D48" w:rsidRDefault="005302A0">
            <w:pPr>
              <w:tabs>
                <w:tab w:val="left" w:pos="720"/>
                <w:tab w:val="left" w:pos="1440"/>
                <w:tab w:val="left" w:pos="2160"/>
              </w:tabs>
              <w:ind w:left="720" w:hanging="720"/>
              <w:rPr>
                <w:del w:id="355" w:author="Torrey Samson" w:date="2026-07-30T14:41:00Z"/>
                <w:rFonts w:eastAsia="Arial" w:cs="Arial"/>
              </w:rPr>
              <w:pPrChange w:id="356" w:author="Torrey Samson" w:date="2026-08-25T15:49:00Z">
                <w:pPr/>
              </w:pPrChange>
            </w:pPr>
            <w:del w:id="357" w:author="Torrey Samson" w:date="2026-07-30T14:41:00Z">
              <w:r w:rsidRPr="00C22D48">
                <w:rPr>
                  <w:rFonts w:eastAsia="Arial" w:cs="Arial"/>
                </w:rPr>
                <w:delText xml:space="preserve">Overall odds of winning any prize </w:delText>
              </w:r>
            </w:del>
          </w:p>
        </w:tc>
        <w:tc>
          <w:tcPr>
            <w:tcW w:w="2079" w:type="dxa"/>
            <w:tcBorders>
              <w:top w:val="single" w:sz="4" w:space="0" w:color="000000"/>
              <w:left w:val="single" w:sz="4" w:space="0" w:color="000000"/>
              <w:bottom w:val="single" w:sz="4" w:space="0" w:color="000000"/>
              <w:right w:val="single" w:sz="4" w:space="0" w:color="000000"/>
            </w:tcBorders>
          </w:tcPr>
          <w:p w14:paraId="000000B3" w14:textId="022C50F6" w:rsidR="009A7F2E" w:rsidRPr="00C22D48" w:rsidRDefault="005302A0">
            <w:pPr>
              <w:tabs>
                <w:tab w:val="left" w:pos="720"/>
                <w:tab w:val="left" w:pos="1440"/>
                <w:tab w:val="left" w:pos="2160"/>
              </w:tabs>
              <w:ind w:left="720" w:hanging="720"/>
              <w:rPr>
                <w:del w:id="358" w:author="Torrey Samson" w:date="2026-07-30T14:41:00Z"/>
                <w:rFonts w:eastAsia="Arial" w:cs="Arial"/>
              </w:rPr>
              <w:pPrChange w:id="359" w:author="Torrey Samson" w:date="2026-08-25T15:49:00Z">
                <w:pPr/>
              </w:pPrChange>
            </w:pPr>
            <w:del w:id="360" w:author="Torrey Samson" w:date="2026-07-30T14:41:00Z">
              <w:r w:rsidRPr="00C22D48">
                <w:rPr>
                  <w:rFonts w:eastAsia="Arial" w:cs="Arial"/>
                </w:rPr>
                <w:delText xml:space="preserve"> </w:delText>
              </w:r>
            </w:del>
          </w:p>
        </w:tc>
        <w:tc>
          <w:tcPr>
            <w:tcW w:w="2159" w:type="dxa"/>
            <w:tcBorders>
              <w:top w:val="single" w:sz="4" w:space="0" w:color="000000"/>
              <w:left w:val="single" w:sz="4" w:space="0" w:color="000000"/>
              <w:bottom w:val="single" w:sz="4" w:space="0" w:color="000000"/>
              <w:right w:val="single" w:sz="4" w:space="0" w:color="000000"/>
            </w:tcBorders>
          </w:tcPr>
          <w:p w14:paraId="000000B4" w14:textId="0D63A64E" w:rsidR="009A7F2E" w:rsidRPr="00C22D48" w:rsidRDefault="005302A0">
            <w:pPr>
              <w:tabs>
                <w:tab w:val="left" w:pos="720"/>
                <w:tab w:val="left" w:pos="1440"/>
                <w:tab w:val="left" w:pos="2160"/>
              </w:tabs>
              <w:ind w:left="720" w:hanging="720"/>
              <w:rPr>
                <w:del w:id="361" w:author="Torrey Samson" w:date="2026-07-30T14:41:00Z"/>
                <w:rFonts w:eastAsia="Arial" w:cs="Arial"/>
              </w:rPr>
              <w:pPrChange w:id="362" w:author="Torrey Samson" w:date="2026-08-25T15:49:00Z">
                <w:pPr/>
              </w:pPrChange>
            </w:pPr>
            <w:del w:id="363" w:author="Torrey Samson" w:date="2026-07-30T14:41:00Z">
              <w:r w:rsidRPr="00C22D48">
                <w:rPr>
                  <w:rFonts w:eastAsia="Arial" w:cs="Arial"/>
                </w:rPr>
                <w:delText xml:space="preserve">1:24.8671 </w:delText>
              </w:r>
            </w:del>
          </w:p>
        </w:tc>
      </w:tr>
    </w:tbl>
    <w:p w14:paraId="000000B5" w14:textId="19E6A594" w:rsidR="009A7F2E" w:rsidRDefault="009A7F2E">
      <w:pPr>
        <w:tabs>
          <w:tab w:val="left" w:pos="720"/>
          <w:tab w:val="left" w:pos="1440"/>
          <w:tab w:val="left" w:pos="2160"/>
        </w:tabs>
        <w:ind w:left="720" w:hanging="720"/>
        <w:rPr>
          <w:del w:id="364" w:author="Torrey Samson" w:date="2026-07-30T15:47:00Z"/>
          <w:rFonts w:eastAsia="Arial" w:cs="Arial"/>
        </w:rPr>
      </w:pPr>
    </w:p>
    <w:p w14:paraId="000000B6" w14:textId="55D873E9" w:rsidR="009A7F2E" w:rsidRDefault="005302A0" w:rsidP="00F6046F">
      <w:pPr>
        <w:pStyle w:val="par1"/>
        <w:rPr>
          <w:del w:id="365" w:author="Torrey Samson" w:date="2026-07-30T15:47:00Z"/>
        </w:rPr>
      </w:pPr>
      <w:del w:id="366" w:author="Torrey Samson" w:date="2026-07-30T15:47:00Z">
        <w:r>
          <w:delText>B.</w:delText>
        </w:r>
        <w:r>
          <w:tab/>
          <w:delText xml:space="preserve">The Prize Pool contribution for all Prize Categories shall consist of fifty percent (50%) of each Drawing period sales, unless as described in section 14.A.10.D of </w:delText>
        </w:r>
        <w:r>
          <w:lastRenderedPageBreak/>
          <w:delText>this Rule 14.A, the Prize reserve and pool accounts are not funded at the balances set by the “Powerball®” Product Group. All Prize payouts are made with the following expected Prize payout percentages, although the Prize payout percentage per Drawing may vary.</w:delText>
        </w:r>
      </w:del>
    </w:p>
    <w:p w14:paraId="000000B7" w14:textId="2B0C84AD" w:rsidR="009A7F2E" w:rsidRDefault="005302A0">
      <w:pPr>
        <w:pStyle w:val="Stylepar1Centered"/>
        <w:pPrChange w:id="367" w:author="Torrey Samson" w:date="2026-08-25T15:49:00Z">
          <w:pPr>
            <w:tabs>
              <w:tab w:val="left" w:pos="720"/>
              <w:tab w:val="left" w:pos="1440"/>
              <w:tab w:val="left" w:pos="2160"/>
            </w:tabs>
            <w:ind w:left="720" w:hanging="720"/>
            <w:jc w:val="center"/>
          </w:pPr>
        </w:pPrChange>
      </w:pPr>
      <w:del w:id="368" w:author="Torrey Samson" w:date="2026-07-30T15:47:00Z">
        <w:r>
          <w:delText>PRIZE POOL</w:delText>
        </w:r>
      </w:del>
    </w:p>
    <w:tbl>
      <w:tblPr>
        <w:tblW w:w="8462" w:type="dxa"/>
        <w:tblInd w:w="720" w:type="dxa"/>
        <w:tblLayout w:type="fixed"/>
        <w:tblCellMar>
          <w:top w:w="47" w:type="dxa"/>
          <w:left w:w="5" w:type="dxa"/>
          <w:right w:w="0" w:type="dxa"/>
        </w:tblCellMar>
        <w:tblLook w:val="0400" w:firstRow="0" w:lastRow="0" w:firstColumn="0" w:lastColumn="0" w:noHBand="0" w:noVBand="1"/>
      </w:tblPr>
      <w:tblGrid>
        <w:gridCol w:w="2161"/>
        <w:gridCol w:w="1980"/>
        <w:gridCol w:w="2341"/>
        <w:gridCol w:w="1980"/>
      </w:tblGrid>
      <w:tr w:rsidR="009A7F2E" w14:paraId="038E7D54" w14:textId="77777777" w:rsidTr="00C22D48">
        <w:trPr>
          <w:trHeight w:val="698"/>
          <w:del w:id="369"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B8" w14:textId="2950CCFD" w:rsidR="009A7F2E" w:rsidRPr="00C22D48" w:rsidRDefault="005302A0" w:rsidP="00C22D48">
            <w:pPr>
              <w:spacing w:before="60"/>
              <w:jc w:val="center"/>
              <w:rPr>
                <w:del w:id="370" w:author="Torrey Samson" w:date="2026-07-30T14:43:00Z"/>
                <w:rFonts w:eastAsia="Arial" w:cs="Arial"/>
              </w:rPr>
            </w:pPr>
            <w:del w:id="371" w:author="Torrey Samson" w:date="2026-07-30T14:43:00Z">
              <w:r w:rsidRPr="00C22D48">
                <w:rPr>
                  <w:rFonts w:eastAsia="Arial" w:cs="Arial"/>
                </w:rPr>
                <w:delText>PRIZE CATEGORY</w:delText>
              </w:r>
            </w:del>
          </w:p>
        </w:tc>
        <w:tc>
          <w:tcPr>
            <w:tcW w:w="1980" w:type="dxa"/>
            <w:tcBorders>
              <w:top w:val="single" w:sz="4" w:space="0" w:color="000000"/>
              <w:left w:val="single" w:sz="4" w:space="0" w:color="000000"/>
              <w:bottom w:val="single" w:sz="4" w:space="0" w:color="000000"/>
              <w:right w:val="single" w:sz="4" w:space="0" w:color="000000"/>
            </w:tcBorders>
          </w:tcPr>
          <w:p w14:paraId="000000B9" w14:textId="77259149" w:rsidR="009A7F2E" w:rsidRPr="00C22D48" w:rsidRDefault="005302A0" w:rsidP="00C22D48">
            <w:pPr>
              <w:spacing w:before="60"/>
              <w:jc w:val="center"/>
              <w:rPr>
                <w:del w:id="372" w:author="Torrey Samson" w:date="2026-07-30T14:43:00Z"/>
                <w:rFonts w:eastAsia="Arial" w:cs="Arial"/>
              </w:rPr>
            </w:pPr>
            <w:del w:id="373" w:author="Torrey Samson" w:date="2026-07-30T14:43:00Z">
              <w:r w:rsidRPr="00C22D48">
                <w:rPr>
                  <w:rFonts w:eastAsia="Arial" w:cs="Arial"/>
                </w:rPr>
                <w:delText>PRIZE AMOUNTS</w:delText>
              </w:r>
            </w:del>
          </w:p>
        </w:tc>
        <w:tc>
          <w:tcPr>
            <w:tcW w:w="2341" w:type="dxa"/>
            <w:tcBorders>
              <w:top w:val="single" w:sz="4" w:space="0" w:color="000000"/>
              <w:left w:val="single" w:sz="4" w:space="0" w:color="000000"/>
              <w:bottom w:val="single" w:sz="4" w:space="0" w:color="000000"/>
              <w:right w:val="single" w:sz="4" w:space="0" w:color="000000"/>
            </w:tcBorders>
          </w:tcPr>
          <w:p w14:paraId="000000BA" w14:textId="06A4D88B" w:rsidR="009A7F2E" w:rsidRPr="00C22D48" w:rsidRDefault="005302A0" w:rsidP="00C22D48">
            <w:pPr>
              <w:spacing w:before="60"/>
              <w:jc w:val="center"/>
              <w:rPr>
                <w:del w:id="374" w:author="Torrey Samson" w:date="2026-07-30T14:43:00Z"/>
                <w:rFonts w:eastAsia="Arial" w:cs="Arial"/>
              </w:rPr>
            </w:pPr>
            <w:del w:id="375" w:author="Torrey Samson" w:date="2026-07-30T14:43:00Z">
              <w:r w:rsidRPr="00C22D48">
                <w:rPr>
                  <w:rFonts w:eastAsia="Arial" w:cs="Arial"/>
                </w:rPr>
                <w:delText>ALLOCATION OF PRIZE POOL</w:delText>
              </w:r>
            </w:del>
          </w:p>
        </w:tc>
        <w:tc>
          <w:tcPr>
            <w:tcW w:w="1980" w:type="dxa"/>
            <w:tcBorders>
              <w:top w:val="single" w:sz="4" w:space="0" w:color="000000"/>
              <w:left w:val="single" w:sz="4" w:space="0" w:color="000000"/>
              <w:bottom w:val="single" w:sz="4" w:space="0" w:color="000000"/>
              <w:right w:val="single" w:sz="4" w:space="0" w:color="000000"/>
            </w:tcBorders>
          </w:tcPr>
          <w:p w14:paraId="000000BB" w14:textId="37DC92D4" w:rsidR="009A7F2E" w:rsidRPr="00C22D48" w:rsidRDefault="005302A0" w:rsidP="00C22D48">
            <w:pPr>
              <w:spacing w:before="60"/>
              <w:jc w:val="center"/>
              <w:rPr>
                <w:del w:id="376" w:author="Torrey Samson" w:date="2026-07-30T14:43:00Z"/>
                <w:rFonts w:eastAsia="Arial" w:cs="Arial"/>
              </w:rPr>
            </w:pPr>
            <w:del w:id="377" w:author="Torrey Samson" w:date="2026-07-30T14:43:00Z">
              <w:r w:rsidRPr="00C22D48">
                <w:rPr>
                  <w:rFonts w:eastAsia="Arial" w:cs="Arial"/>
                </w:rPr>
                <w:delText>PRIZE POOL</w:delText>
              </w:r>
            </w:del>
          </w:p>
          <w:p w14:paraId="000000BC" w14:textId="0BAA8F86" w:rsidR="009A7F2E" w:rsidRPr="00C22D48" w:rsidRDefault="005302A0" w:rsidP="00C22D48">
            <w:pPr>
              <w:spacing w:before="60"/>
              <w:jc w:val="center"/>
              <w:rPr>
                <w:del w:id="378" w:author="Torrey Samson" w:date="2026-07-30T14:43:00Z"/>
                <w:rFonts w:eastAsia="Arial" w:cs="Arial"/>
              </w:rPr>
            </w:pPr>
            <w:del w:id="379" w:author="Torrey Samson" w:date="2026-07-30T14:43:00Z">
              <w:r w:rsidRPr="00C22D48">
                <w:rPr>
                  <w:rFonts w:eastAsia="Arial" w:cs="Arial"/>
                </w:rPr>
                <w:delText>PERCENTAGE OF SALES</w:delText>
              </w:r>
            </w:del>
          </w:p>
        </w:tc>
      </w:tr>
      <w:tr w:rsidR="009A7F2E" w14:paraId="0C6AA283" w14:textId="77777777" w:rsidTr="00C22D48">
        <w:trPr>
          <w:trHeight w:val="468"/>
          <w:del w:id="380"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BD" w14:textId="2507E3AC" w:rsidR="009A7F2E" w:rsidRPr="00C22D48" w:rsidRDefault="005302A0" w:rsidP="00C22D48">
            <w:pPr>
              <w:rPr>
                <w:del w:id="381" w:author="Torrey Samson" w:date="2026-07-30T14:43:00Z"/>
                <w:rFonts w:eastAsia="Arial" w:cs="Arial"/>
              </w:rPr>
            </w:pPr>
            <w:del w:id="382" w:author="Torrey Samson" w:date="2026-07-30T14:43:00Z">
              <w:r w:rsidRPr="00C22D48">
                <w:rPr>
                  <w:rFonts w:eastAsia="Arial" w:cs="Arial"/>
                </w:rPr>
                <w:delText xml:space="preserve">Grand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BE" w14:textId="69D4B725" w:rsidR="009A7F2E" w:rsidRPr="00C22D48" w:rsidRDefault="005302A0" w:rsidP="00C22D48">
            <w:pPr>
              <w:rPr>
                <w:del w:id="383" w:author="Torrey Samson" w:date="2026-07-30T14:43:00Z"/>
                <w:rFonts w:eastAsia="Arial" w:cs="Arial"/>
              </w:rPr>
            </w:pPr>
            <w:del w:id="384" w:author="Torrey Samson" w:date="2026-07-30T14:43:00Z">
              <w:r w:rsidRPr="00C22D48">
                <w:rPr>
                  <w:rFonts w:eastAsia="Arial" w:cs="Arial"/>
                </w:rPr>
                <w:delText xml:space="preserve">Announced Jackpot </w:delText>
              </w:r>
            </w:del>
          </w:p>
        </w:tc>
        <w:tc>
          <w:tcPr>
            <w:tcW w:w="2341" w:type="dxa"/>
            <w:tcBorders>
              <w:top w:val="single" w:sz="4" w:space="0" w:color="000000"/>
              <w:left w:val="single" w:sz="4" w:space="0" w:color="000000"/>
              <w:bottom w:val="single" w:sz="4" w:space="0" w:color="000000"/>
              <w:right w:val="single" w:sz="4" w:space="0" w:color="000000"/>
            </w:tcBorders>
          </w:tcPr>
          <w:p w14:paraId="000000BF" w14:textId="1E775BD3" w:rsidR="009A7F2E" w:rsidRPr="00C22D48" w:rsidRDefault="005302A0" w:rsidP="00C22D48">
            <w:pPr>
              <w:rPr>
                <w:del w:id="385" w:author="Torrey Samson" w:date="2026-07-30T14:43:00Z"/>
                <w:rFonts w:eastAsia="Arial" w:cs="Arial"/>
              </w:rPr>
            </w:pPr>
            <w:del w:id="386" w:author="Torrey Samson" w:date="2026-07-30T14:43:00Z">
              <w:r w:rsidRPr="00C22D48">
                <w:rPr>
                  <w:rFonts w:eastAsia="Arial" w:cs="Arial"/>
                </w:rPr>
                <w:delText xml:space="preserve">68.0131% </w:delText>
              </w:r>
            </w:del>
          </w:p>
        </w:tc>
        <w:tc>
          <w:tcPr>
            <w:tcW w:w="1980" w:type="dxa"/>
            <w:tcBorders>
              <w:top w:val="single" w:sz="4" w:space="0" w:color="000000"/>
              <w:left w:val="single" w:sz="4" w:space="0" w:color="000000"/>
              <w:bottom w:val="single" w:sz="4" w:space="0" w:color="000000"/>
              <w:right w:val="single" w:sz="4" w:space="0" w:color="000000"/>
            </w:tcBorders>
          </w:tcPr>
          <w:p w14:paraId="000000C0" w14:textId="1CEC01A5" w:rsidR="009A7F2E" w:rsidRPr="00C22D48" w:rsidRDefault="005302A0" w:rsidP="00C22D48">
            <w:pPr>
              <w:rPr>
                <w:del w:id="387" w:author="Torrey Samson" w:date="2026-07-30T14:43:00Z"/>
                <w:rFonts w:eastAsia="Arial" w:cs="Arial"/>
              </w:rPr>
            </w:pPr>
            <w:del w:id="388" w:author="Torrey Samson" w:date="2026-07-30T14:43:00Z">
              <w:r w:rsidRPr="00C22D48">
                <w:rPr>
                  <w:rFonts w:eastAsia="Arial" w:cs="Arial"/>
                </w:rPr>
                <w:delText xml:space="preserve">34.0066% </w:delText>
              </w:r>
            </w:del>
          </w:p>
        </w:tc>
      </w:tr>
      <w:tr w:rsidR="009A7F2E" w14:paraId="71E92865" w14:textId="77777777" w:rsidTr="00C22D48">
        <w:trPr>
          <w:trHeight w:val="240"/>
          <w:del w:id="389"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C1" w14:textId="1FD2A7C0" w:rsidR="009A7F2E" w:rsidRPr="00C22D48" w:rsidRDefault="005302A0" w:rsidP="00C22D48">
            <w:pPr>
              <w:rPr>
                <w:del w:id="390" w:author="Torrey Samson" w:date="2026-07-30T14:43:00Z"/>
                <w:rFonts w:eastAsia="Arial" w:cs="Arial"/>
              </w:rPr>
            </w:pPr>
            <w:del w:id="391" w:author="Torrey Samson" w:date="2026-07-30T14:43:00Z">
              <w:r w:rsidRPr="00C22D48">
                <w:rPr>
                  <w:rFonts w:eastAsia="Arial" w:cs="Arial"/>
                </w:rPr>
                <w:delText xml:space="preserve">Second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C2" w14:textId="0DBDA3D3" w:rsidR="009A7F2E" w:rsidRPr="00C22D48" w:rsidRDefault="005302A0" w:rsidP="00C22D48">
            <w:pPr>
              <w:rPr>
                <w:del w:id="392" w:author="Torrey Samson" w:date="2026-07-30T14:43:00Z"/>
                <w:rFonts w:eastAsia="Arial" w:cs="Arial"/>
              </w:rPr>
            </w:pPr>
            <w:del w:id="393" w:author="Torrey Samson" w:date="2026-07-30T14:43:00Z">
              <w:r w:rsidRPr="00C22D48">
                <w:rPr>
                  <w:rFonts w:eastAsia="Arial" w:cs="Arial"/>
                </w:rPr>
                <w:delText xml:space="preserve">$1,000,000 </w:delText>
              </w:r>
            </w:del>
          </w:p>
        </w:tc>
        <w:tc>
          <w:tcPr>
            <w:tcW w:w="2341" w:type="dxa"/>
            <w:tcBorders>
              <w:top w:val="single" w:sz="4" w:space="0" w:color="000000"/>
              <w:left w:val="single" w:sz="4" w:space="0" w:color="000000"/>
              <w:bottom w:val="single" w:sz="4" w:space="0" w:color="000000"/>
              <w:right w:val="single" w:sz="4" w:space="0" w:color="000000"/>
            </w:tcBorders>
          </w:tcPr>
          <w:p w14:paraId="000000C3" w14:textId="51E1A07D" w:rsidR="009A7F2E" w:rsidRPr="00C22D48" w:rsidRDefault="005302A0" w:rsidP="00C22D48">
            <w:pPr>
              <w:rPr>
                <w:del w:id="394" w:author="Torrey Samson" w:date="2026-07-30T14:43:00Z"/>
                <w:rFonts w:eastAsia="Arial" w:cs="Arial"/>
              </w:rPr>
            </w:pPr>
            <w:del w:id="395" w:author="Torrey Samson" w:date="2026-07-30T14:43:00Z">
              <w:r w:rsidRPr="00C22D48">
                <w:rPr>
                  <w:rFonts w:eastAsia="Arial" w:cs="Arial"/>
                </w:rPr>
                <w:delText xml:space="preserve">8.5558% </w:delText>
              </w:r>
            </w:del>
          </w:p>
        </w:tc>
        <w:tc>
          <w:tcPr>
            <w:tcW w:w="1980" w:type="dxa"/>
            <w:tcBorders>
              <w:top w:val="single" w:sz="4" w:space="0" w:color="000000"/>
              <w:left w:val="single" w:sz="4" w:space="0" w:color="000000"/>
              <w:bottom w:val="single" w:sz="4" w:space="0" w:color="000000"/>
              <w:right w:val="single" w:sz="4" w:space="0" w:color="000000"/>
            </w:tcBorders>
          </w:tcPr>
          <w:p w14:paraId="000000C4" w14:textId="31E45661" w:rsidR="009A7F2E" w:rsidRPr="00C22D48" w:rsidRDefault="005302A0" w:rsidP="00C22D48">
            <w:pPr>
              <w:rPr>
                <w:del w:id="396" w:author="Torrey Samson" w:date="2026-07-30T14:43:00Z"/>
                <w:rFonts w:eastAsia="Arial" w:cs="Arial"/>
              </w:rPr>
            </w:pPr>
            <w:del w:id="397" w:author="Torrey Samson" w:date="2026-07-30T14:43:00Z">
              <w:r w:rsidRPr="00C22D48">
                <w:rPr>
                  <w:rFonts w:eastAsia="Arial" w:cs="Arial"/>
                </w:rPr>
                <w:delText xml:space="preserve">4.2279% </w:delText>
              </w:r>
            </w:del>
          </w:p>
        </w:tc>
      </w:tr>
      <w:tr w:rsidR="009A7F2E" w14:paraId="18BF9C5C" w14:textId="77777777" w:rsidTr="00C22D48">
        <w:trPr>
          <w:trHeight w:val="240"/>
          <w:del w:id="398"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C5" w14:textId="219128A2" w:rsidR="009A7F2E" w:rsidRPr="00C22D48" w:rsidRDefault="005302A0" w:rsidP="00C22D48">
            <w:pPr>
              <w:rPr>
                <w:del w:id="399" w:author="Torrey Samson" w:date="2026-07-30T14:43:00Z"/>
                <w:rFonts w:eastAsia="Arial" w:cs="Arial"/>
              </w:rPr>
            </w:pPr>
            <w:del w:id="400" w:author="Torrey Samson" w:date="2026-07-30T14:43:00Z">
              <w:r w:rsidRPr="00C22D48">
                <w:rPr>
                  <w:rFonts w:eastAsia="Arial" w:cs="Arial"/>
                </w:rPr>
                <w:delText xml:space="preserve">Third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C6" w14:textId="14F334A3" w:rsidR="009A7F2E" w:rsidRPr="00C22D48" w:rsidRDefault="005302A0" w:rsidP="00C22D48">
            <w:pPr>
              <w:rPr>
                <w:del w:id="401" w:author="Torrey Samson" w:date="2026-07-30T14:43:00Z"/>
                <w:rFonts w:eastAsia="Arial" w:cs="Arial"/>
              </w:rPr>
            </w:pPr>
            <w:del w:id="402" w:author="Torrey Samson" w:date="2026-07-30T14:43:00Z">
              <w:r w:rsidRPr="00C22D48">
                <w:rPr>
                  <w:rFonts w:eastAsia="Arial" w:cs="Arial"/>
                </w:rPr>
                <w:delText xml:space="preserve">$50,000 </w:delText>
              </w:r>
            </w:del>
          </w:p>
        </w:tc>
        <w:tc>
          <w:tcPr>
            <w:tcW w:w="2341" w:type="dxa"/>
            <w:tcBorders>
              <w:top w:val="single" w:sz="4" w:space="0" w:color="000000"/>
              <w:left w:val="single" w:sz="4" w:space="0" w:color="000000"/>
              <w:bottom w:val="single" w:sz="4" w:space="0" w:color="000000"/>
              <w:right w:val="single" w:sz="4" w:space="0" w:color="000000"/>
            </w:tcBorders>
          </w:tcPr>
          <w:p w14:paraId="000000C7" w14:textId="7E0D81CA" w:rsidR="009A7F2E" w:rsidRPr="00C22D48" w:rsidRDefault="005302A0" w:rsidP="00C22D48">
            <w:pPr>
              <w:rPr>
                <w:del w:id="403" w:author="Torrey Samson" w:date="2026-07-30T14:43:00Z"/>
                <w:rFonts w:eastAsia="Arial" w:cs="Arial"/>
              </w:rPr>
            </w:pPr>
            <w:del w:id="404" w:author="Torrey Samson" w:date="2026-07-30T14:43:00Z">
              <w:r w:rsidRPr="00C22D48">
                <w:rPr>
                  <w:rFonts w:eastAsia="Arial" w:cs="Arial"/>
                </w:rPr>
                <w:delText xml:space="preserve">5.4757% </w:delText>
              </w:r>
            </w:del>
          </w:p>
        </w:tc>
        <w:tc>
          <w:tcPr>
            <w:tcW w:w="1980" w:type="dxa"/>
            <w:tcBorders>
              <w:top w:val="single" w:sz="4" w:space="0" w:color="000000"/>
              <w:left w:val="single" w:sz="4" w:space="0" w:color="000000"/>
              <w:bottom w:val="single" w:sz="4" w:space="0" w:color="000000"/>
              <w:right w:val="single" w:sz="4" w:space="0" w:color="000000"/>
            </w:tcBorders>
          </w:tcPr>
          <w:p w14:paraId="000000C8" w14:textId="02160381" w:rsidR="009A7F2E" w:rsidRPr="00C22D48" w:rsidRDefault="005302A0" w:rsidP="00C22D48">
            <w:pPr>
              <w:rPr>
                <w:del w:id="405" w:author="Torrey Samson" w:date="2026-07-30T14:43:00Z"/>
                <w:rFonts w:eastAsia="Arial" w:cs="Arial"/>
              </w:rPr>
            </w:pPr>
            <w:del w:id="406" w:author="Torrey Samson" w:date="2026-07-30T14:43:00Z">
              <w:r w:rsidRPr="00C22D48">
                <w:rPr>
                  <w:rFonts w:eastAsia="Arial" w:cs="Arial"/>
                </w:rPr>
                <w:delText xml:space="preserve">2.7378% </w:delText>
              </w:r>
            </w:del>
          </w:p>
        </w:tc>
      </w:tr>
      <w:tr w:rsidR="009A7F2E" w14:paraId="09DE3E08" w14:textId="77777777" w:rsidTr="00C22D48">
        <w:trPr>
          <w:trHeight w:val="240"/>
          <w:del w:id="407"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C9" w14:textId="717D3EC5" w:rsidR="009A7F2E" w:rsidRPr="00C22D48" w:rsidRDefault="005302A0" w:rsidP="00C22D48">
            <w:pPr>
              <w:rPr>
                <w:del w:id="408" w:author="Torrey Samson" w:date="2026-07-30T14:43:00Z"/>
                <w:rFonts w:eastAsia="Arial" w:cs="Arial"/>
              </w:rPr>
            </w:pPr>
            <w:del w:id="409" w:author="Torrey Samson" w:date="2026-07-30T14:43:00Z">
              <w:r w:rsidRPr="00C22D48">
                <w:rPr>
                  <w:rFonts w:eastAsia="Arial" w:cs="Arial"/>
                </w:rPr>
                <w:delText xml:space="preserve">Fourth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CA" w14:textId="3B74A9CB" w:rsidR="009A7F2E" w:rsidRPr="00C22D48" w:rsidRDefault="005302A0" w:rsidP="00C22D48">
            <w:pPr>
              <w:rPr>
                <w:del w:id="410" w:author="Torrey Samson" w:date="2026-07-30T14:43:00Z"/>
                <w:rFonts w:eastAsia="Arial" w:cs="Arial"/>
              </w:rPr>
            </w:pPr>
            <w:del w:id="411" w:author="Torrey Samson" w:date="2026-07-30T14:43:00Z">
              <w:r w:rsidRPr="00C22D48">
                <w:rPr>
                  <w:rFonts w:eastAsia="Arial" w:cs="Arial"/>
                </w:rPr>
                <w:delText xml:space="preserve">$100 </w:delText>
              </w:r>
            </w:del>
          </w:p>
        </w:tc>
        <w:tc>
          <w:tcPr>
            <w:tcW w:w="2341" w:type="dxa"/>
            <w:tcBorders>
              <w:top w:val="single" w:sz="4" w:space="0" w:color="000000"/>
              <w:left w:val="single" w:sz="4" w:space="0" w:color="000000"/>
              <w:bottom w:val="single" w:sz="4" w:space="0" w:color="000000"/>
              <w:right w:val="single" w:sz="4" w:space="0" w:color="000000"/>
            </w:tcBorders>
          </w:tcPr>
          <w:p w14:paraId="000000CB" w14:textId="62C36B65" w:rsidR="009A7F2E" w:rsidRPr="00C22D48" w:rsidRDefault="005302A0" w:rsidP="00C22D48">
            <w:pPr>
              <w:rPr>
                <w:del w:id="412" w:author="Torrey Samson" w:date="2026-07-30T14:43:00Z"/>
                <w:rFonts w:eastAsia="Arial" w:cs="Arial"/>
              </w:rPr>
            </w:pPr>
            <w:del w:id="413" w:author="Torrey Samson" w:date="2026-07-30T14:43:00Z">
              <w:r w:rsidRPr="00C22D48">
                <w:rPr>
                  <w:rFonts w:eastAsia="Arial" w:cs="Arial"/>
                </w:rPr>
                <w:delText xml:space="preserve">0.2738% </w:delText>
              </w:r>
            </w:del>
          </w:p>
        </w:tc>
        <w:tc>
          <w:tcPr>
            <w:tcW w:w="1980" w:type="dxa"/>
            <w:tcBorders>
              <w:top w:val="single" w:sz="4" w:space="0" w:color="000000"/>
              <w:left w:val="single" w:sz="4" w:space="0" w:color="000000"/>
              <w:bottom w:val="single" w:sz="4" w:space="0" w:color="000000"/>
              <w:right w:val="single" w:sz="4" w:space="0" w:color="000000"/>
            </w:tcBorders>
          </w:tcPr>
          <w:p w14:paraId="000000CC" w14:textId="1F99FCA0" w:rsidR="009A7F2E" w:rsidRPr="00C22D48" w:rsidRDefault="005302A0" w:rsidP="00C22D48">
            <w:pPr>
              <w:rPr>
                <w:del w:id="414" w:author="Torrey Samson" w:date="2026-07-30T14:43:00Z"/>
                <w:rFonts w:eastAsia="Arial" w:cs="Arial"/>
              </w:rPr>
            </w:pPr>
            <w:del w:id="415" w:author="Torrey Samson" w:date="2026-07-30T14:43:00Z">
              <w:r w:rsidRPr="00C22D48">
                <w:rPr>
                  <w:rFonts w:eastAsia="Arial" w:cs="Arial"/>
                </w:rPr>
                <w:delText xml:space="preserve">0.1369% </w:delText>
              </w:r>
            </w:del>
          </w:p>
        </w:tc>
      </w:tr>
      <w:tr w:rsidR="009A7F2E" w14:paraId="2DFE6CC2" w14:textId="77777777" w:rsidTr="00C22D48">
        <w:trPr>
          <w:trHeight w:val="240"/>
          <w:del w:id="416"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CD" w14:textId="71C5F7F7" w:rsidR="009A7F2E" w:rsidRPr="00C22D48" w:rsidRDefault="005302A0" w:rsidP="00C22D48">
            <w:pPr>
              <w:rPr>
                <w:del w:id="417" w:author="Torrey Samson" w:date="2026-07-30T14:43:00Z"/>
                <w:rFonts w:eastAsia="Arial" w:cs="Arial"/>
              </w:rPr>
            </w:pPr>
            <w:del w:id="418" w:author="Torrey Samson" w:date="2026-07-30T14:43:00Z">
              <w:r w:rsidRPr="00C22D48">
                <w:rPr>
                  <w:rFonts w:eastAsia="Arial" w:cs="Arial"/>
                </w:rPr>
                <w:delText xml:space="preserve">Fifth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CE" w14:textId="026DAB01" w:rsidR="009A7F2E" w:rsidRPr="00C22D48" w:rsidRDefault="005302A0" w:rsidP="00C22D48">
            <w:pPr>
              <w:rPr>
                <w:del w:id="419" w:author="Torrey Samson" w:date="2026-07-30T14:43:00Z"/>
                <w:rFonts w:eastAsia="Arial" w:cs="Arial"/>
              </w:rPr>
            </w:pPr>
            <w:del w:id="420" w:author="Torrey Samson" w:date="2026-07-30T14:43:00Z">
              <w:r w:rsidRPr="00C22D48">
                <w:rPr>
                  <w:rFonts w:eastAsia="Arial" w:cs="Arial"/>
                </w:rPr>
                <w:delText xml:space="preserve">$100 </w:delText>
              </w:r>
            </w:del>
          </w:p>
        </w:tc>
        <w:tc>
          <w:tcPr>
            <w:tcW w:w="2341" w:type="dxa"/>
            <w:tcBorders>
              <w:top w:val="single" w:sz="4" w:space="0" w:color="000000"/>
              <w:left w:val="single" w:sz="4" w:space="0" w:color="000000"/>
              <w:bottom w:val="single" w:sz="4" w:space="0" w:color="000000"/>
              <w:right w:val="single" w:sz="4" w:space="0" w:color="000000"/>
            </w:tcBorders>
          </w:tcPr>
          <w:p w14:paraId="000000CF" w14:textId="56AA3292" w:rsidR="009A7F2E" w:rsidRPr="00C22D48" w:rsidRDefault="005302A0" w:rsidP="00C22D48">
            <w:pPr>
              <w:rPr>
                <w:del w:id="421" w:author="Torrey Samson" w:date="2026-07-30T14:43:00Z"/>
                <w:rFonts w:eastAsia="Arial" w:cs="Arial"/>
              </w:rPr>
            </w:pPr>
            <w:del w:id="422" w:author="Torrey Samson" w:date="2026-07-30T14:43:00Z">
              <w:r w:rsidRPr="00C22D48">
                <w:rPr>
                  <w:rFonts w:eastAsia="Arial" w:cs="Arial"/>
                </w:rPr>
                <w:delText xml:space="preserve">0.6899% </w:delText>
              </w:r>
            </w:del>
          </w:p>
        </w:tc>
        <w:tc>
          <w:tcPr>
            <w:tcW w:w="1980" w:type="dxa"/>
            <w:tcBorders>
              <w:top w:val="single" w:sz="4" w:space="0" w:color="000000"/>
              <w:left w:val="single" w:sz="4" w:space="0" w:color="000000"/>
              <w:bottom w:val="single" w:sz="4" w:space="0" w:color="000000"/>
              <w:right w:val="single" w:sz="4" w:space="0" w:color="000000"/>
            </w:tcBorders>
          </w:tcPr>
          <w:p w14:paraId="000000D0" w14:textId="51DEF766" w:rsidR="009A7F2E" w:rsidRPr="00C22D48" w:rsidRDefault="005302A0" w:rsidP="00C22D48">
            <w:pPr>
              <w:rPr>
                <w:del w:id="423" w:author="Torrey Samson" w:date="2026-07-30T14:43:00Z"/>
                <w:rFonts w:eastAsia="Arial" w:cs="Arial"/>
              </w:rPr>
            </w:pPr>
            <w:del w:id="424" w:author="Torrey Samson" w:date="2026-07-30T14:43:00Z">
              <w:r w:rsidRPr="00C22D48">
                <w:rPr>
                  <w:rFonts w:eastAsia="Arial" w:cs="Arial"/>
                </w:rPr>
                <w:delText xml:space="preserve">0.3450% </w:delText>
              </w:r>
            </w:del>
          </w:p>
        </w:tc>
      </w:tr>
      <w:tr w:rsidR="009A7F2E" w14:paraId="149F1CA1" w14:textId="77777777" w:rsidTr="00C22D48">
        <w:trPr>
          <w:trHeight w:val="240"/>
          <w:del w:id="425"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D1" w14:textId="6A3B160A" w:rsidR="009A7F2E" w:rsidRPr="00C22D48" w:rsidRDefault="005302A0" w:rsidP="00C22D48">
            <w:pPr>
              <w:rPr>
                <w:del w:id="426" w:author="Torrey Samson" w:date="2026-07-30T14:43:00Z"/>
                <w:rFonts w:eastAsia="Arial" w:cs="Arial"/>
              </w:rPr>
            </w:pPr>
            <w:del w:id="427" w:author="Torrey Samson" w:date="2026-07-30T14:43:00Z">
              <w:r w:rsidRPr="00C22D48">
                <w:rPr>
                  <w:rFonts w:eastAsia="Arial" w:cs="Arial"/>
                </w:rPr>
                <w:delText xml:space="preserve">Sixth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D2" w14:textId="2779E719" w:rsidR="009A7F2E" w:rsidRPr="00C22D48" w:rsidRDefault="005302A0" w:rsidP="00C22D48">
            <w:pPr>
              <w:rPr>
                <w:del w:id="428" w:author="Torrey Samson" w:date="2026-07-30T14:43:00Z"/>
                <w:rFonts w:eastAsia="Arial" w:cs="Arial"/>
              </w:rPr>
            </w:pPr>
            <w:del w:id="429" w:author="Torrey Samson" w:date="2026-07-30T14:43:00Z">
              <w:r w:rsidRPr="00C22D48">
                <w:rPr>
                  <w:rFonts w:eastAsia="Arial" w:cs="Arial"/>
                </w:rPr>
                <w:delText xml:space="preserve">$7 </w:delText>
              </w:r>
            </w:del>
          </w:p>
        </w:tc>
        <w:tc>
          <w:tcPr>
            <w:tcW w:w="2341" w:type="dxa"/>
            <w:tcBorders>
              <w:top w:val="single" w:sz="4" w:space="0" w:color="000000"/>
              <w:left w:val="single" w:sz="4" w:space="0" w:color="000000"/>
              <w:bottom w:val="single" w:sz="4" w:space="0" w:color="000000"/>
              <w:right w:val="single" w:sz="4" w:space="0" w:color="000000"/>
            </w:tcBorders>
          </w:tcPr>
          <w:p w14:paraId="000000D3" w14:textId="4CB9AE1A" w:rsidR="009A7F2E" w:rsidRPr="00C22D48" w:rsidRDefault="005302A0" w:rsidP="00C22D48">
            <w:pPr>
              <w:rPr>
                <w:del w:id="430" w:author="Torrey Samson" w:date="2026-07-30T14:43:00Z"/>
                <w:rFonts w:eastAsia="Arial" w:cs="Arial"/>
              </w:rPr>
            </w:pPr>
            <w:del w:id="431" w:author="Torrey Samson" w:date="2026-07-30T14:43:00Z">
              <w:r w:rsidRPr="00C22D48">
                <w:rPr>
                  <w:rFonts w:eastAsia="Arial" w:cs="Arial"/>
                </w:rPr>
                <w:delText xml:space="preserve">1.2074% </w:delText>
              </w:r>
            </w:del>
          </w:p>
        </w:tc>
        <w:tc>
          <w:tcPr>
            <w:tcW w:w="1980" w:type="dxa"/>
            <w:tcBorders>
              <w:top w:val="single" w:sz="4" w:space="0" w:color="000000"/>
              <w:left w:val="single" w:sz="4" w:space="0" w:color="000000"/>
              <w:bottom w:val="single" w:sz="4" w:space="0" w:color="000000"/>
              <w:right w:val="single" w:sz="4" w:space="0" w:color="000000"/>
            </w:tcBorders>
          </w:tcPr>
          <w:p w14:paraId="000000D4" w14:textId="56A74626" w:rsidR="009A7F2E" w:rsidRPr="00C22D48" w:rsidRDefault="005302A0" w:rsidP="00C22D48">
            <w:pPr>
              <w:rPr>
                <w:del w:id="432" w:author="Torrey Samson" w:date="2026-07-30T14:43:00Z"/>
                <w:rFonts w:eastAsia="Arial" w:cs="Arial"/>
              </w:rPr>
            </w:pPr>
            <w:del w:id="433" w:author="Torrey Samson" w:date="2026-07-30T14:43:00Z">
              <w:r w:rsidRPr="00C22D48">
                <w:rPr>
                  <w:rFonts w:eastAsia="Arial" w:cs="Arial"/>
                </w:rPr>
                <w:delText xml:space="preserve">0.6037% </w:delText>
              </w:r>
            </w:del>
          </w:p>
        </w:tc>
      </w:tr>
      <w:tr w:rsidR="009A7F2E" w14:paraId="371A1146" w14:textId="77777777" w:rsidTr="00C22D48">
        <w:trPr>
          <w:trHeight w:val="240"/>
          <w:del w:id="434"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D5" w14:textId="0E84C5A4" w:rsidR="009A7F2E" w:rsidRPr="00C22D48" w:rsidRDefault="005302A0" w:rsidP="00C22D48">
            <w:pPr>
              <w:rPr>
                <w:del w:id="435" w:author="Torrey Samson" w:date="2026-07-30T14:43:00Z"/>
                <w:rFonts w:eastAsia="Arial" w:cs="Arial"/>
              </w:rPr>
            </w:pPr>
            <w:del w:id="436" w:author="Torrey Samson" w:date="2026-07-30T14:43:00Z">
              <w:r w:rsidRPr="00C22D48">
                <w:rPr>
                  <w:rFonts w:eastAsia="Arial" w:cs="Arial"/>
                </w:rPr>
                <w:delText xml:space="preserve">Seventh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D6" w14:textId="1ECFC0D4" w:rsidR="009A7F2E" w:rsidRPr="00C22D48" w:rsidRDefault="005302A0" w:rsidP="00C22D48">
            <w:pPr>
              <w:rPr>
                <w:del w:id="437" w:author="Torrey Samson" w:date="2026-07-30T14:43:00Z"/>
                <w:rFonts w:eastAsia="Arial" w:cs="Arial"/>
              </w:rPr>
            </w:pPr>
            <w:del w:id="438" w:author="Torrey Samson" w:date="2026-07-30T14:43:00Z">
              <w:r w:rsidRPr="00C22D48">
                <w:rPr>
                  <w:rFonts w:eastAsia="Arial" w:cs="Arial"/>
                </w:rPr>
                <w:delText xml:space="preserve">$7 </w:delText>
              </w:r>
            </w:del>
          </w:p>
        </w:tc>
        <w:tc>
          <w:tcPr>
            <w:tcW w:w="2341" w:type="dxa"/>
            <w:tcBorders>
              <w:top w:val="single" w:sz="4" w:space="0" w:color="000000"/>
              <w:left w:val="single" w:sz="4" w:space="0" w:color="000000"/>
              <w:bottom w:val="single" w:sz="4" w:space="0" w:color="000000"/>
              <w:right w:val="single" w:sz="4" w:space="0" w:color="000000"/>
            </w:tcBorders>
          </w:tcPr>
          <w:p w14:paraId="000000D7" w14:textId="614DDE96" w:rsidR="009A7F2E" w:rsidRPr="00C22D48" w:rsidRDefault="005302A0" w:rsidP="00C22D48">
            <w:pPr>
              <w:rPr>
                <w:del w:id="439" w:author="Torrey Samson" w:date="2026-07-30T14:43:00Z"/>
                <w:rFonts w:eastAsia="Arial" w:cs="Arial"/>
              </w:rPr>
            </w:pPr>
            <w:del w:id="440" w:author="Torrey Samson" w:date="2026-07-30T14:43:00Z">
              <w:r w:rsidRPr="00C22D48">
                <w:rPr>
                  <w:rFonts w:eastAsia="Arial" w:cs="Arial"/>
                </w:rPr>
                <w:delText xml:space="preserve">0.9982% </w:delText>
              </w:r>
            </w:del>
          </w:p>
        </w:tc>
        <w:tc>
          <w:tcPr>
            <w:tcW w:w="1980" w:type="dxa"/>
            <w:tcBorders>
              <w:top w:val="single" w:sz="4" w:space="0" w:color="000000"/>
              <w:left w:val="single" w:sz="4" w:space="0" w:color="000000"/>
              <w:bottom w:val="single" w:sz="4" w:space="0" w:color="000000"/>
              <w:right w:val="single" w:sz="4" w:space="0" w:color="000000"/>
            </w:tcBorders>
          </w:tcPr>
          <w:p w14:paraId="000000D8" w14:textId="3630F070" w:rsidR="009A7F2E" w:rsidRPr="00C22D48" w:rsidRDefault="005302A0" w:rsidP="00C22D48">
            <w:pPr>
              <w:rPr>
                <w:del w:id="441" w:author="Torrey Samson" w:date="2026-07-30T14:43:00Z"/>
                <w:rFonts w:eastAsia="Arial" w:cs="Arial"/>
              </w:rPr>
            </w:pPr>
            <w:del w:id="442" w:author="Torrey Samson" w:date="2026-07-30T14:43:00Z">
              <w:r w:rsidRPr="00C22D48">
                <w:rPr>
                  <w:rFonts w:eastAsia="Arial" w:cs="Arial"/>
                </w:rPr>
                <w:delText xml:space="preserve">0.4990% </w:delText>
              </w:r>
            </w:del>
          </w:p>
        </w:tc>
      </w:tr>
      <w:tr w:rsidR="009A7F2E" w14:paraId="7E157A86" w14:textId="77777777" w:rsidTr="00C22D48">
        <w:trPr>
          <w:trHeight w:val="240"/>
          <w:del w:id="443"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D9" w14:textId="06094B79" w:rsidR="009A7F2E" w:rsidRPr="00C22D48" w:rsidRDefault="005302A0" w:rsidP="00C22D48">
            <w:pPr>
              <w:rPr>
                <w:del w:id="444" w:author="Torrey Samson" w:date="2026-07-30T14:43:00Z"/>
                <w:rFonts w:eastAsia="Arial" w:cs="Arial"/>
              </w:rPr>
            </w:pPr>
            <w:del w:id="445" w:author="Torrey Samson" w:date="2026-07-30T14:43:00Z">
              <w:r w:rsidRPr="00C22D48">
                <w:rPr>
                  <w:rFonts w:eastAsia="Arial" w:cs="Arial"/>
                </w:rPr>
                <w:delText xml:space="preserve">Eighth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DA" w14:textId="1DEA942D" w:rsidR="009A7F2E" w:rsidRPr="00C22D48" w:rsidRDefault="005302A0" w:rsidP="00C22D48">
            <w:pPr>
              <w:rPr>
                <w:del w:id="446" w:author="Torrey Samson" w:date="2026-07-30T14:43:00Z"/>
                <w:rFonts w:eastAsia="Arial" w:cs="Arial"/>
              </w:rPr>
            </w:pPr>
            <w:del w:id="447" w:author="Torrey Samson" w:date="2026-07-30T14:43:00Z">
              <w:r w:rsidRPr="00C22D48">
                <w:rPr>
                  <w:rFonts w:eastAsia="Arial" w:cs="Arial"/>
                </w:rPr>
                <w:delText xml:space="preserve">$4 </w:delText>
              </w:r>
            </w:del>
          </w:p>
        </w:tc>
        <w:tc>
          <w:tcPr>
            <w:tcW w:w="2341" w:type="dxa"/>
            <w:tcBorders>
              <w:top w:val="single" w:sz="4" w:space="0" w:color="000000"/>
              <w:left w:val="single" w:sz="4" w:space="0" w:color="000000"/>
              <w:bottom w:val="single" w:sz="4" w:space="0" w:color="000000"/>
              <w:right w:val="single" w:sz="4" w:space="0" w:color="000000"/>
            </w:tcBorders>
          </w:tcPr>
          <w:p w14:paraId="000000DB" w14:textId="2BD7CFB6" w:rsidR="009A7F2E" w:rsidRPr="00C22D48" w:rsidRDefault="005302A0" w:rsidP="00C22D48">
            <w:pPr>
              <w:rPr>
                <w:del w:id="448" w:author="Torrey Samson" w:date="2026-07-30T14:43:00Z"/>
                <w:rFonts w:eastAsia="Arial" w:cs="Arial"/>
              </w:rPr>
            </w:pPr>
            <w:del w:id="449" w:author="Torrey Samson" w:date="2026-07-30T14:43:00Z">
              <w:r w:rsidRPr="00C22D48">
                <w:rPr>
                  <w:rFonts w:eastAsia="Arial" w:cs="Arial"/>
                </w:rPr>
                <w:delText xml:space="preserve">4.3489% </w:delText>
              </w:r>
            </w:del>
          </w:p>
        </w:tc>
        <w:tc>
          <w:tcPr>
            <w:tcW w:w="1980" w:type="dxa"/>
            <w:tcBorders>
              <w:top w:val="single" w:sz="4" w:space="0" w:color="000000"/>
              <w:left w:val="single" w:sz="4" w:space="0" w:color="000000"/>
              <w:bottom w:val="single" w:sz="4" w:space="0" w:color="000000"/>
              <w:right w:val="single" w:sz="4" w:space="0" w:color="000000"/>
            </w:tcBorders>
          </w:tcPr>
          <w:p w14:paraId="000000DC" w14:textId="26A0E8A2" w:rsidR="009A7F2E" w:rsidRPr="00C22D48" w:rsidRDefault="005302A0" w:rsidP="00C22D48">
            <w:pPr>
              <w:rPr>
                <w:del w:id="450" w:author="Torrey Samson" w:date="2026-07-30T14:43:00Z"/>
                <w:rFonts w:eastAsia="Arial" w:cs="Arial"/>
              </w:rPr>
            </w:pPr>
            <w:del w:id="451" w:author="Torrey Samson" w:date="2026-07-30T14:43:00Z">
              <w:r w:rsidRPr="00C22D48">
                <w:rPr>
                  <w:rFonts w:eastAsia="Arial" w:cs="Arial"/>
                </w:rPr>
                <w:delText xml:space="preserve">2.1744% </w:delText>
              </w:r>
            </w:del>
          </w:p>
        </w:tc>
      </w:tr>
      <w:tr w:rsidR="009A7F2E" w14:paraId="190A6D8E" w14:textId="77777777" w:rsidTr="00C22D48">
        <w:trPr>
          <w:trHeight w:val="240"/>
          <w:del w:id="452" w:author="Torrey Samson" w:date="2026-07-30T14:43:00Z"/>
        </w:trPr>
        <w:tc>
          <w:tcPr>
            <w:tcW w:w="2161" w:type="dxa"/>
            <w:tcBorders>
              <w:top w:val="single" w:sz="4" w:space="0" w:color="000000"/>
              <w:left w:val="single" w:sz="4" w:space="0" w:color="000000"/>
              <w:bottom w:val="single" w:sz="4" w:space="0" w:color="000000"/>
              <w:right w:val="single" w:sz="4" w:space="0" w:color="000000"/>
            </w:tcBorders>
          </w:tcPr>
          <w:p w14:paraId="000000DD" w14:textId="7ED8D716" w:rsidR="009A7F2E" w:rsidRPr="00C22D48" w:rsidRDefault="005302A0" w:rsidP="00C22D48">
            <w:pPr>
              <w:rPr>
                <w:del w:id="453" w:author="Torrey Samson" w:date="2026-07-30T14:43:00Z"/>
                <w:rFonts w:eastAsia="Arial" w:cs="Arial"/>
              </w:rPr>
            </w:pPr>
            <w:del w:id="454" w:author="Torrey Samson" w:date="2026-07-30T14:43:00Z">
              <w:r w:rsidRPr="00C22D48">
                <w:rPr>
                  <w:rFonts w:eastAsia="Arial" w:cs="Arial"/>
                </w:rPr>
                <w:delText xml:space="preserve">Ninth Prize </w:delText>
              </w:r>
            </w:del>
          </w:p>
        </w:tc>
        <w:tc>
          <w:tcPr>
            <w:tcW w:w="1980" w:type="dxa"/>
            <w:tcBorders>
              <w:top w:val="single" w:sz="4" w:space="0" w:color="000000"/>
              <w:left w:val="single" w:sz="4" w:space="0" w:color="000000"/>
              <w:bottom w:val="single" w:sz="4" w:space="0" w:color="000000"/>
              <w:right w:val="single" w:sz="4" w:space="0" w:color="000000"/>
            </w:tcBorders>
          </w:tcPr>
          <w:p w14:paraId="000000DE" w14:textId="50E39146" w:rsidR="009A7F2E" w:rsidRPr="00C22D48" w:rsidRDefault="005302A0" w:rsidP="00C22D48">
            <w:pPr>
              <w:rPr>
                <w:del w:id="455" w:author="Torrey Samson" w:date="2026-07-30T14:43:00Z"/>
                <w:rFonts w:eastAsia="Arial" w:cs="Arial"/>
              </w:rPr>
            </w:pPr>
            <w:del w:id="456" w:author="Torrey Samson" w:date="2026-07-30T14:43:00Z">
              <w:r w:rsidRPr="00C22D48">
                <w:rPr>
                  <w:rFonts w:eastAsia="Arial" w:cs="Arial"/>
                </w:rPr>
                <w:delText xml:space="preserve">$4 </w:delText>
              </w:r>
            </w:del>
          </w:p>
        </w:tc>
        <w:tc>
          <w:tcPr>
            <w:tcW w:w="2341" w:type="dxa"/>
            <w:tcBorders>
              <w:top w:val="single" w:sz="4" w:space="0" w:color="000000"/>
              <w:left w:val="single" w:sz="4" w:space="0" w:color="000000"/>
              <w:bottom w:val="single" w:sz="4" w:space="0" w:color="000000"/>
              <w:right w:val="single" w:sz="4" w:space="0" w:color="000000"/>
            </w:tcBorders>
          </w:tcPr>
          <w:p w14:paraId="000000DF" w14:textId="65369363" w:rsidR="009A7F2E" w:rsidRPr="00C22D48" w:rsidRDefault="005302A0" w:rsidP="00C22D48">
            <w:pPr>
              <w:rPr>
                <w:del w:id="457" w:author="Torrey Samson" w:date="2026-07-30T14:43:00Z"/>
                <w:rFonts w:eastAsia="Arial" w:cs="Arial"/>
              </w:rPr>
            </w:pPr>
            <w:del w:id="458" w:author="Torrey Samson" w:date="2026-07-30T14:43:00Z">
              <w:r w:rsidRPr="00C22D48">
                <w:rPr>
                  <w:rFonts w:eastAsia="Arial" w:cs="Arial"/>
                </w:rPr>
                <w:delText xml:space="preserve">10.4373% </w:delText>
              </w:r>
            </w:del>
          </w:p>
        </w:tc>
        <w:tc>
          <w:tcPr>
            <w:tcW w:w="1980" w:type="dxa"/>
            <w:tcBorders>
              <w:top w:val="single" w:sz="4" w:space="0" w:color="000000"/>
              <w:left w:val="single" w:sz="4" w:space="0" w:color="000000"/>
              <w:bottom w:val="single" w:sz="4" w:space="0" w:color="000000"/>
              <w:right w:val="single" w:sz="4" w:space="0" w:color="000000"/>
            </w:tcBorders>
          </w:tcPr>
          <w:p w14:paraId="000000E0" w14:textId="11477ED1" w:rsidR="009A7F2E" w:rsidRPr="00C22D48" w:rsidRDefault="005302A0" w:rsidP="00C22D48">
            <w:pPr>
              <w:rPr>
                <w:del w:id="459" w:author="Torrey Samson" w:date="2026-07-30T14:43:00Z"/>
                <w:rFonts w:eastAsia="Arial" w:cs="Arial"/>
              </w:rPr>
            </w:pPr>
            <w:del w:id="460" w:author="Torrey Samson" w:date="2026-07-30T14:43:00Z">
              <w:r w:rsidRPr="00C22D48">
                <w:rPr>
                  <w:rFonts w:eastAsia="Arial" w:cs="Arial"/>
                </w:rPr>
                <w:delText xml:space="preserve">5.2187% </w:delText>
              </w:r>
            </w:del>
          </w:p>
        </w:tc>
      </w:tr>
      <w:tr w:rsidR="009A7F2E" w14:paraId="40199244" w14:textId="77777777" w:rsidTr="00C22D48">
        <w:trPr>
          <w:trHeight w:val="243"/>
          <w:del w:id="461" w:author="Torrey Samson" w:date="2026-07-30T14:43:00Z"/>
        </w:trPr>
        <w:tc>
          <w:tcPr>
            <w:tcW w:w="2161" w:type="dxa"/>
            <w:tcBorders>
              <w:top w:val="single" w:sz="4" w:space="0" w:color="000000"/>
              <w:left w:val="single" w:sz="4" w:space="0" w:color="000000"/>
              <w:bottom w:val="single" w:sz="4" w:space="0" w:color="000000"/>
              <w:right w:val="nil"/>
            </w:tcBorders>
          </w:tcPr>
          <w:p w14:paraId="000000E1" w14:textId="25BCBAEB" w:rsidR="009A7F2E" w:rsidRPr="00C22D48" w:rsidRDefault="005302A0" w:rsidP="00C22D48">
            <w:pPr>
              <w:rPr>
                <w:del w:id="462" w:author="Torrey Samson" w:date="2026-07-30T14:43:00Z"/>
                <w:rFonts w:eastAsia="Arial" w:cs="Arial"/>
              </w:rPr>
            </w:pPr>
            <w:del w:id="463" w:author="Torrey Samson" w:date="2026-07-30T14:43:00Z">
              <w:r w:rsidRPr="00C22D48">
                <w:rPr>
                  <w:rFonts w:eastAsia="Arial" w:cs="Arial"/>
                </w:rPr>
                <w:delText xml:space="preserve">TOTAL PAYOUT </w:delText>
              </w:r>
            </w:del>
          </w:p>
        </w:tc>
        <w:tc>
          <w:tcPr>
            <w:tcW w:w="1980" w:type="dxa"/>
            <w:tcBorders>
              <w:top w:val="single" w:sz="4" w:space="0" w:color="000000"/>
              <w:left w:val="nil"/>
              <w:bottom w:val="single" w:sz="4" w:space="0" w:color="000000"/>
              <w:right w:val="single" w:sz="4" w:space="0" w:color="000000"/>
            </w:tcBorders>
          </w:tcPr>
          <w:p w14:paraId="000000E2" w14:textId="6EC11748" w:rsidR="009A7F2E" w:rsidRPr="00C22D48" w:rsidRDefault="009A7F2E" w:rsidP="00C22D48">
            <w:pPr>
              <w:rPr>
                <w:del w:id="464" w:author="Torrey Samson" w:date="2026-07-30T14:43:00Z"/>
                <w:rFonts w:eastAsia="Arial" w:cs="Arial"/>
              </w:rPr>
            </w:pPr>
          </w:p>
        </w:tc>
        <w:tc>
          <w:tcPr>
            <w:tcW w:w="2341" w:type="dxa"/>
            <w:tcBorders>
              <w:top w:val="single" w:sz="4" w:space="0" w:color="000000"/>
              <w:left w:val="single" w:sz="4" w:space="0" w:color="000000"/>
              <w:bottom w:val="single" w:sz="4" w:space="0" w:color="000000"/>
              <w:right w:val="single" w:sz="4" w:space="0" w:color="000000"/>
            </w:tcBorders>
          </w:tcPr>
          <w:p w14:paraId="000000E3" w14:textId="067533B3" w:rsidR="009A7F2E" w:rsidRPr="00C22D48" w:rsidRDefault="005302A0" w:rsidP="00C22D48">
            <w:pPr>
              <w:rPr>
                <w:del w:id="465" w:author="Torrey Samson" w:date="2026-07-30T14:43:00Z"/>
                <w:rFonts w:eastAsia="Arial" w:cs="Arial"/>
              </w:rPr>
            </w:pPr>
            <w:del w:id="466" w:author="Torrey Samson" w:date="2026-07-30T14:43:00Z">
              <w:r w:rsidRPr="00C22D48">
                <w:rPr>
                  <w:rFonts w:eastAsia="Arial" w:cs="Arial"/>
                </w:rPr>
                <w:delText xml:space="preserve">100.00% </w:delText>
              </w:r>
            </w:del>
          </w:p>
        </w:tc>
        <w:tc>
          <w:tcPr>
            <w:tcW w:w="1980" w:type="dxa"/>
            <w:tcBorders>
              <w:top w:val="single" w:sz="4" w:space="0" w:color="000000"/>
              <w:left w:val="single" w:sz="4" w:space="0" w:color="000000"/>
              <w:bottom w:val="single" w:sz="4" w:space="0" w:color="000000"/>
              <w:right w:val="single" w:sz="4" w:space="0" w:color="000000"/>
            </w:tcBorders>
          </w:tcPr>
          <w:p w14:paraId="000000E4" w14:textId="031708E4" w:rsidR="009A7F2E" w:rsidRPr="00C22D48" w:rsidRDefault="005302A0" w:rsidP="00C22D48">
            <w:pPr>
              <w:rPr>
                <w:del w:id="467" w:author="Torrey Samson" w:date="2026-07-30T14:43:00Z"/>
                <w:rFonts w:eastAsia="Arial" w:cs="Arial"/>
              </w:rPr>
            </w:pPr>
            <w:del w:id="468" w:author="Torrey Samson" w:date="2026-07-30T14:43:00Z">
              <w:r w:rsidRPr="00C22D48">
                <w:rPr>
                  <w:rFonts w:eastAsia="Arial" w:cs="Arial"/>
                </w:rPr>
                <w:delText xml:space="preserve">50.00% </w:delText>
              </w:r>
            </w:del>
          </w:p>
        </w:tc>
      </w:tr>
    </w:tbl>
    <w:p w14:paraId="000000E5" w14:textId="5F62CD2B" w:rsidR="009A7F2E" w:rsidRDefault="009A7F2E">
      <w:pPr>
        <w:tabs>
          <w:tab w:val="left" w:pos="720"/>
          <w:tab w:val="left" w:pos="1440"/>
          <w:tab w:val="left" w:pos="2160"/>
        </w:tabs>
        <w:ind w:left="720" w:hanging="720"/>
        <w:rPr>
          <w:del w:id="469" w:author="Torrey Samson" w:date="2026-07-30T14:45:00Z"/>
          <w:rFonts w:eastAsia="Arial" w:cs="Arial"/>
        </w:rPr>
      </w:pPr>
    </w:p>
    <w:p w14:paraId="000000E6" w14:textId="75368179" w:rsidR="009A7F2E" w:rsidRDefault="005302A0" w:rsidP="006C7970">
      <w:pPr>
        <w:pStyle w:val="par1"/>
        <w:rPr>
          <w:del w:id="470" w:author="Torrey Samson" w:date="2026-07-30T14:45:00Z"/>
        </w:rPr>
      </w:pPr>
      <w:del w:id="471" w:author="Torrey Samson" w:date="2026-07-30T14:45:00Z">
        <w:r>
          <w:delText>C.</w:delText>
        </w:r>
        <w:r>
          <w:tab/>
          <w:delText>Prize Categories - The Grand Prize shall be determined on a pari-mutuel basis. The Grand Prize shall be divided equally by the number of Game Plays matching all five (5) of the first set plus one (1) of the second set. Except as provided in 14.A.9.E.4., below, all other Prizes Amounts awarded shall be paid as Set Prizes with the foregoing expected Prize payout percentages.</w:delText>
        </w:r>
      </w:del>
    </w:p>
    <w:p w14:paraId="000000E7" w14:textId="7B66FE77" w:rsidR="009A7F2E" w:rsidRPr="009A7F2E" w:rsidRDefault="005302A0">
      <w:pPr>
        <w:pStyle w:val="Heading3"/>
        <w:rPr>
          <w:del w:id="472" w:author="Torrey Samson" w:date="2026-07-30T14:45:00Z"/>
          <w:rFonts w:ascii="Aptos" w:eastAsia="Aptos" w:hAnsi="Aptos" w:cs="Aptos"/>
          <w:b w:val="0"/>
          <w:bCs w:val="0"/>
          <w:rPrChange w:id="473" w:author="Torrey Samson" w:date="2026-08-06T11:27:00Z">
            <w:rPr>
              <w:del w:id="474" w:author="Torrey Samson" w:date="2026-07-30T14:45:00Z"/>
              <w:rFonts w:eastAsia="Arial" w:cs="Arial"/>
              <w:b/>
              <w:bCs/>
            </w:rPr>
          </w:rPrChange>
        </w:rPr>
        <w:pPrChange w:id="475" w:author="Torrey Samson" w:date="2026-08-06T11:27:00Z">
          <w:pPr>
            <w:keepNext/>
            <w:spacing w:after="60"/>
          </w:pPr>
        </w:pPrChange>
      </w:pPr>
      <w:del w:id="476" w:author="Torrey Samson" w:date="2026-07-30T14:45:00Z">
        <w:r>
          <w:delText xml:space="preserve">14.A.6 </w:delText>
        </w:r>
        <w:r>
          <w:tab/>
          <w:delText>Payment of Prizes</w:delText>
        </w:r>
      </w:del>
    </w:p>
    <w:p w14:paraId="000000E8" w14:textId="7009CFAE" w:rsidR="009A7F2E" w:rsidRDefault="005302A0" w:rsidP="006C7970">
      <w:pPr>
        <w:pStyle w:val="par1"/>
        <w:rPr>
          <w:del w:id="477" w:author="Torrey Samson" w:date="2026-07-30T14:45:00Z"/>
        </w:rPr>
      </w:pPr>
      <w:del w:id="478" w:author="Torrey Samson" w:date="2026-07-30T14:45:00Z">
        <w:r>
          <w:delText>A.</w:delText>
        </w:r>
        <w:r>
          <w:tab/>
          <w:delText xml:space="preserve">Grand Prizes shall be paid at the election of the Ticket Holder either by a single cash payment or in a series of annuity payments. The Ticket Holder becomes entitled to the Prize at the time the Prize is Validated. However, the Grand Prize is paid by the Lottery upon receipt of funds from MUSL no earlier than fifteen (15) calendar days of Validation of the Grand Prize Ticket and when the Player makes </w:delText>
        </w:r>
        <w:r>
          <w:lastRenderedPageBreak/>
          <w:delText>their final selection of cash or annuity, no later than sixty (60) days after Validation of the Grand Prize Ticket. An election made after the Ticket Holder becomes entitled to the Prize is final and cannot be revoked, withdrawn or otherwise changed. The Validation record will be kept secured and on file at the Lottery until the Ticket Holder makes a payment election. If the Ticket Holder does not make a payment election within sixty (60) days after Validation, then the Prize shall be paid as an annuity Prize.</w:delText>
        </w:r>
      </w:del>
    </w:p>
    <w:p w14:paraId="000000E9" w14:textId="56B82E04" w:rsidR="009A7F2E" w:rsidRPr="009A7F2E" w:rsidRDefault="005302A0">
      <w:pPr>
        <w:pStyle w:val="par2"/>
        <w:rPr>
          <w:del w:id="479" w:author="Torrey Samson" w:date="2026-07-30T14:45:00Z"/>
          <w:rFonts w:ascii="Aptos" w:eastAsia="Aptos" w:hAnsi="Aptos" w:cs="Aptos"/>
          <w:rPrChange w:id="480" w:author="Torrey Samson" w:date="2026-08-06T11:27:00Z">
            <w:rPr>
              <w:del w:id="481" w:author="Torrey Samson" w:date="2026-07-30T14:45:00Z"/>
              <w:rFonts w:eastAsia="Arial" w:cs="Arial"/>
            </w:rPr>
          </w:rPrChange>
        </w:rPr>
        <w:pPrChange w:id="482" w:author="Torrey Samson" w:date="2026-08-06T11:27:00Z">
          <w:pPr>
            <w:tabs>
              <w:tab w:val="left" w:pos="720"/>
              <w:tab w:val="left" w:pos="1440"/>
              <w:tab w:val="left" w:pos="2160"/>
            </w:tabs>
            <w:ind w:left="1440" w:hanging="720"/>
          </w:pPr>
        </w:pPrChange>
      </w:pPr>
      <w:del w:id="483" w:author="Torrey Samson" w:date="2026-07-30T14:45:00Z">
        <w:r>
          <w:delText>1.</w:delText>
        </w:r>
        <w:r>
          <w:tab/>
          <w:delText>Shares of the Grand Prize shall be determined by dividing the cash available in the Grand Prize Pool equally among all plays matching all five (5) of the first set plus one</w:delText>
        </w:r>
      </w:del>
    </w:p>
    <w:p w14:paraId="000000EA" w14:textId="4E09BE22" w:rsidR="009A7F2E" w:rsidRPr="009A7F2E" w:rsidRDefault="005302A0">
      <w:pPr>
        <w:pStyle w:val="par3"/>
        <w:rPr>
          <w:del w:id="484" w:author="Torrey Samson" w:date="2026-07-30T14:45:00Z"/>
          <w:rFonts w:ascii="Aptos" w:eastAsia="Aptos" w:hAnsi="Aptos" w:cs="Aptos"/>
          <w:rPrChange w:id="485" w:author="Torrey Samson" w:date="2026-08-06T11:27:00Z">
            <w:rPr>
              <w:del w:id="486" w:author="Torrey Samson" w:date="2026-07-30T14:45:00Z"/>
              <w:rFonts w:eastAsia="Arial" w:cs="Arial"/>
            </w:rPr>
          </w:rPrChange>
        </w:rPr>
        <w:pPrChange w:id="487" w:author="Torrey Samson" w:date="2026-08-06T11:27:00Z">
          <w:pPr>
            <w:tabs>
              <w:tab w:val="left" w:pos="720"/>
              <w:tab w:val="left" w:pos="1440"/>
              <w:tab w:val="left" w:pos="2160"/>
            </w:tabs>
            <w:ind w:left="2160" w:hanging="720"/>
          </w:pPr>
        </w:pPrChange>
      </w:pPr>
      <w:del w:id="488" w:author="Torrey Samson" w:date="2026-07-30T14:45:00Z">
        <w:r>
          <w:delText xml:space="preserve">(1) </w:delText>
        </w:r>
        <w:r>
          <w:tab/>
          <w:delText>of the second set of drawn Numbers. Winner(s) who elect a cash payment shall be paid their Share(s) in a single cash payment. The annuitized option Prize shall be determined by multiplying a Prize Winner’s Share of the Grand Prize Pool by the MUSL annuity factor. Neither MUSL nor the Party Lotteries shall be responsible or liable for changes in the advertised or estimated annuity Prize Amount and the actual amount Purchased after the Prize payment method is actually known to MUSL. In certain instances announced by the “Powerball®” Product Group, the Grand Prize shall be a guaranteed amount and shall be determined pursuant to section 14.A.6.E. of this Rule 14.A. If individual Shares of the cash held to fund an annuity are less than Two Hundred and Fifty Thousand Dollars ($250,000), the “Powerball®” Product Group, in its sole discretion, may elect to pay the Prize Winners Share of the cash held in the Grand Prize Pool.</w:delText>
        </w:r>
      </w:del>
    </w:p>
    <w:p w14:paraId="000000EB" w14:textId="28B58DA0" w:rsidR="009A7F2E" w:rsidRPr="009A7F2E" w:rsidRDefault="005302A0">
      <w:pPr>
        <w:pStyle w:val="par2"/>
        <w:rPr>
          <w:del w:id="489" w:author="Torrey Samson" w:date="2026-07-30T14:45:00Z"/>
          <w:rFonts w:ascii="Aptos" w:eastAsia="Aptos" w:hAnsi="Aptos" w:cs="Aptos"/>
          <w:rPrChange w:id="490" w:author="Torrey Samson" w:date="2026-08-06T11:27:00Z">
            <w:rPr>
              <w:del w:id="491" w:author="Torrey Samson" w:date="2026-07-30T14:45:00Z"/>
              <w:rFonts w:eastAsia="Arial" w:cs="Arial"/>
            </w:rPr>
          </w:rPrChange>
        </w:rPr>
        <w:pPrChange w:id="492" w:author="Torrey Samson" w:date="2026-08-06T11:27:00Z">
          <w:pPr>
            <w:tabs>
              <w:tab w:val="left" w:pos="720"/>
              <w:tab w:val="left" w:pos="1440"/>
              <w:tab w:val="left" w:pos="2160"/>
            </w:tabs>
            <w:ind w:left="1440" w:hanging="720"/>
          </w:pPr>
        </w:pPrChange>
      </w:pPr>
      <w:del w:id="493" w:author="Torrey Samson" w:date="2026-07-30T14:45:00Z">
        <w:r>
          <w:delText>2.</w:delText>
        </w:r>
        <w:r>
          <w:tab/>
          <w:delText>All annuitized Prizes shall be paid annually in thirty (30) graduated payments with the initial payment being made in cash, to be followed by twenty-nine (29) payments funded by the annuity.</w:delText>
        </w:r>
      </w:del>
    </w:p>
    <w:p w14:paraId="000000EC" w14:textId="6586B5C3" w:rsidR="009A7F2E" w:rsidRPr="009A7F2E" w:rsidRDefault="005302A0">
      <w:pPr>
        <w:pStyle w:val="par2"/>
        <w:rPr>
          <w:del w:id="494" w:author="Torrey Samson" w:date="2026-07-30T14:45:00Z"/>
          <w:rFonts w:ascii="Aptos" w:eastAsia="Aptos" w:hAnsi="Aptos" w:cs="Aptos"/>
          <w:rPrChange w:id="495" w:author="Torrey Samson" w:date="2026-08-06T11:27:00Z">
            <w:rPr>
              <w:del w:id="496" w:author="Torrey Samson" w:date="2026-07-30T14:45:00Z"/>
              <w:rFonts w:eastAsia="Arial" w:cs="Arial"/>
            </w:rPr>
          </w:rPrChange>
        </w:rPr>
        <w:pPrChange w:id="497" w:author="Torrey Samson" w:date="2026-08-06T11:27:00Z">
          <w:pPr>
            <w:tabs>
              <w:tab w:val="left" w:pos="720"/>
              <w:tab w:val="left" w:pos="1440"/>
              <w:tab w:val="left" w:pos="2160"/>
            </w:tabs>
            <w:ind w:left="1440" w:hanging="720"/>
          </w:pPr>
        </w:pPrChange>
      </w:pPr>
      <w:del w:id="498" w:author="Torrey Samson" w:date="2026-07-30T14:45:00Z">
        <w:r>
          <w:delText>3.</w:delText>
        </w:r>
        <w:r>
          <w:tab/>
          <w:delText>Funds for the initial payment of an annuitized Prize or the lump sum cash Prize shall be made available by MUSL for payment by the Lottery no earlier than the fifteenth calendar day (or the next banking day if the fifteenth day is a holiday) following the Drawing. If necessary, when the due date for the payment of a Prize occurs before the receipt of funds in the Prize Pool trust sufficient to pay the Prize, the transfer of funds for the payment of the full lump sum cash amount may be delayed pending receipt of funds from the Party Lotteries. The Lottery may elect to make the initial payment from its own funds after Validation, with notice to MUSL.</w:delText>
        </w:r>
      </w:del>
    </w:p>
    <w:p w14:paraId="000000ED" w14:textId="4F621E25" w:rsidR="009A7F2E" w:rsidRPr="009A7F2E" w:rsidRDefault="005302A0">
      <w:pPr>
        <w:pStyle w:val="par2"/>
        <w:rPr>
          <w:del w:id="499" w:author="Torrey Samson" w:date="2026-07-30T14:45:00Z"/>
          <w:rFonts w:ascii="Aptos" w:eastAsia="Aptos" w:hAnsi="Aptos" w:cs="Aptos"/>
          <w:rPrChange w:id="500" w:author="Torrey Samson" w:date="2026-08-06T11:27:00Z">
            <w:rPr>
              <w:del w:id="501" w:author="Torrey Samson" w:date="2026-07-30T14:45:00Z"/>
              <w:rFonts w:eastAsia="Arial" w:cs="Arial"/>
            </w:rPr>
          </w:rPrChange>
        </w:rPr>
        <w:pPrChange w:id="502" w:author="Torrey Samson" w:date="2026-08-06T11:27:00Z">
          <w:pPr>
            <w:tabs>
              <w:tab w:val="left" w:pos="720"/>
              <w:tab w:val="left" w:pos="1440"/>
              <w:tab w:val="left" w:pos="2160"/>
            </w:tabs>
            <w:ind w:left="1440" w:hanging="720"/>
          </w:pPr>
        </w:pPrChange>
      </w:pPr>
      <w:del w:id="503" w:author="Torrey Samson" w:date="2026-07-30T14:45:00Z">
        <w:r>
          <w:delText>4.</w:delText>
        </w:r>
        <w:r>
          <w:tab/>
          <w:delText xml:space="preserve">The Grand Prize Amount held by MUSL for subsequent payment to an annuity Prize Winner shall be transferred to the Lottery and the Lottery shall have payment to the annuity Prize Winner on the anniversary date, </w:delText>
        </w:r>
        <w:r>
          <w:lastRenderedPageBreak/>
          <w:delText>or if such date falls on a non-business day the first day following the anniversary date, of the Drawing.</w:delText>
        </w:r>
      </w:del>
    </w:p>
    <w:p w14:paraId="000000EE" w14:textId="184303B1" w:rsidR="009A7F2E" w:rsidRPr="009A7F2E" w:rsidRDefault="005302A0">
      <w:pPr>
        <w:pStyle w:val="par2"/>
        <w:rPr>
          <w:del w:id="504" w:author="Torrey Samson" w:date="2026-07-30T14:45:00Z"/>
          <w:rFonts w:ascii="Aptos" w:eastAsia="Aptos" w:hAnsi="Aptos" w:cs="Aptos"/>
          <w:rPrChange w:id="505" w:author="Torrey Samson" w:date="2026-08-06T11:27:00Z">
            <w:rPr>
              <w:del w:id="506" w:author="Torrey Samson" w:date="2026-07-30T14:45:00Z"/>
              <w:rFonts w:eastAsia="Arial" w:cs="Arial"/>
            </w:rPr>
          </w:rPrChange>
        </w:rPr>
        <w:pPrChange w:id="507" w:author="Torrey Samson" w:date="2026-08-06T11:27:00Z">
          <w:pPr>
            <w:tabs>
              <w:tab w:val="left" w:pos="720"/>
              <w:tab w:val="left" w:pos="1440"/>
              <w:tab w:val="left" w:pos="2160"/>
            </w:tabs>
            <w:ind w:left="1440" w:hanging="720"/>
          </w:pPr>
        </w:pPrChange>
      </w:pPr>
      <w:del w:id="508" w:author="Torrey Samson" w:date="2026-07-30T14:45:00Z">
        <w:r>
          <w:delText>5.</w:delText>
        </w:r>
        <w:r>
          <w:tab/>
          <w:delText>In the event of the death of a Lottery Prize Winner during the annuity payment period, the “Powerball®” Product Group, in its sole discretion, upon the petition of the estate of the Lottery Prize Winner (the “Estate”) to the Lottery, and subject to federal, state, or district applicable laws, may accelerate the payment of all of the remaining Lottery proceeds to the Estate. If the “Powerball®” Product Group makes such a determination, then securities and/or cash held to fund the deceased Lottery Prize Winner’s annuitized Prize may be distributed to the Estate. The identification of the securities to fund the annuitized Prize shall be at the sole discretion of the “Powerball®” Product Group.</w:delText>
        </w:r>
      </w:del>
    </w:p>
    <w:p w14:paraId="000000EF" w14:textId="734DC30E" w:rsidR="009A7F2E" w:rsidRDefault="005302A0" w:rsidP="006C7970">
      <w:pPr>
        <w:pStyle w:val="par1"/>
        <w:rPr>
          <w:del w:id="509" w:author="Torrey Samson" w:date="2026-07-30T14:45:00Z"/>
        </w:rPr>
      </w:pPr>
      <w:del w:id="510" w:author="Torrey Samson" w:date="2026-07-30T14:45:00Z">
        <w:r>
          <w:delText>B.</w:delText>
        </w:r>
        <w:r>
          <w:tab/>
          <w:delText>The Director’s decision with respect to the Validation and payment of Set Prizes, whether during a “Powerball®” game or any Drawing related thereto, shall be final and binding upon all participants in the Lottery.</w:delText>
        </w:r>
      </w:del>
    </w:p>
    <w:p w14:paraId="000000F0" w14:textId="7408AA01" w:rsidR="009A7F2E" w:rsidRDefault="005302A0" w:rsidP="006C7970">
      <w:pPr>
        <w:pStyle w:val="par1"/>
        <w:rPr>
          <w:del w:id="511" w:author="Torrey Samson" w:date="2026-07-30T14:45:00Z"/>
        </w:rPr>
      </w:pPr>
      <w:del w:id="512" w:author="Torrey Samson" w:date="2026-07-30T14:45:00Z">
        <w:r>
          <w:delText>C.</w:delText>
        </w:r>
        <w:r>
          <w:tab/>
          <w:delText>All Set Prizes (excluding the Grand Prize) shall be paid by the Lottery. The Lottery may begin paying Set Prizes after receiving authorization to pay from the MUSL Central Office.</w:delText>
        </w:r>
      </w:del>
    </w:p>
    <w:p w14:paraId="000000F1" w14:textId="2A81AB2B" w:rsidR="009A7F2E" w:rsidRDefault="005302A0" w:rsidP="006C7970">
      <w:pPr>
        <w:pStyle w:val="par1"/>
        <w:rPr>
          <w:del w:id="513" w:author="Torrey Samson" w:date="2026-07-30T14:45:00Z"/>
        </w:rPr>
      </w:pPr>
      <w:del w:id="514" w:author="Torrey Samson" w:date="2026-07-30T14:45:00Z">
        <w:r>
          <w:delText>D.</w:delText>
        </w:r>
        <w:r>
          <w:tab/>
          <w:delText>Annuitized payments of the Grand Prize or a share of the Grand Prize may be rounded to facilitate the Purchase of an appropriate funding mechanism. Breakage on an annuitized Grand Prize win shall be added to the first cash payment to the Prize Winner(s).</w:delText>
        </w:r>
      </w:del>
    </w:p>
    <w:p w14:paraId="000000F2" w14:textId="21DF1CE9" w:rsidR="009A7F2E" w:rsidRDefault="005302A0" w:rsidP="006C7970">
      <w:pPr>
        <w:pStyle w:val="par1"/>
        <w:rPr>
          <w:del w:id="515" w:author="Torrey Samson" w:date="2026-07-30T14:45:00Z"/>
        </w:rPr>
      </w:pPr>
      <w:del w:id="516" w:author="Torrey Samson" w:date="2026-07-30T14:45:00Z">
        <w:r>
          <w:delText>E.</w:delText>
        </w:r>
        <w:r>
          <w:tab/>
          <w:delText>Set Prizes, which, under these rules, may become pari-mutuel Prizes, may be rounded down so that Prizes can be paid in multiples of whole dollars. Breakage resulting from rounding these Prizes shall be carried forward to the Prize Pool for the next Drawing.</w:delText>
        </w:r>
      </w:del>
    </w:p>
    <w:p w14:paraId="000000F3" w14:textId="55A126EC" w:rsidR="009A7F2E" w:rsidRDefault="005302A0" w:rsidP="006C7970">
      <w:pPr>
        <w:pStyle w:val="par1"/>
        <w:rPr>
          <w:del w:id="517" w:author="Torrey Samson" w:date="2026-07-30T14:45:00Z"/>
        </w:rPr>
      </w:pPr>
      <w:del w:id="518" w:author="Torrey Samson" w:date="2026-07-30T14:45:00Z">
        <w:r>
          <w:delText>F.</w:delText>
        </w:r>
        <w:r>
          <w:tab/>
          <w:delText>If the Grand Prize is not won in a Drawing, the Prize money allocated for the Grand Prize shall Roll-Over and be added to the Grand Prize Pool for the following Drawing.</w:delText>
        </w:r>
      </w:del>
    </w:p>
    <w:p w14:paraId="000000F4" w14:textId="1CD3746A" w:rsidR="009A7F2E" w:rsidRDefault="005302A0" w:rsidP="006C7970">
      <w:pPr>
        <w:pStyle w:val="par1"/>
        <w:rPr>
          <w:del w:id="519" w:author="Torrey Samson" w:date="2026-07-30T14:45:00Z"/>
        </w:rPr>
      </w:pPr>
      <w:del w:id="520" w:author="Torrey Samson" w:date="2026-07-30T14:45:00Z">
        <w:r>
          <w:delText>G.</w:delText>
        </w:r>
        <w:r>
          <w:tab/>
          <w:delText>The “Powerball®” Product Group may offer guaranteed minimum Grand Prize Amounts or minimum increases in the Grand Prize Amount between Drawings or make other changes in the allocation of Prize money where the “Powerball®” Product Group finds that it would be in the best interest of the game. If a minimum Grand Prize Amount or a minimum increase in the Grand Prize Amount between Drawings is offered by the “Powerball®” Product Group, then the Grand Prize Shares shall be determined as follows:</w:delText>
        </w:r>
      </w:del>
    </w:p>
    <w:p w14:paraId="000000F5" w14:textId="66F1D847" w:rsidR="009A7F2E" w:rsidRPr="009A7F2E" w:rsidRDefault="005302A0">
      <w:pPr>
        <w:pStyle w:val="par2"/>
        <w:rPr>
          <w:del w:id="521" w:author="Torrey Samson" w:date="2026-07-30T14:45:00Z"/>
          <w:rFonts w:ascii="Aptos" w:eastAsia="Aptos" w:hAnsi="Aptos" w:cs="Aptos"/>
          <w:rPrChange w:id="522" w:author="Torrey Samson" w:date="2026-08-06T11:27:00Z">
            <w:rPr>
              <w:del w:id="523" w:author="Torrey Samson" w:date="2026-07-30T14:45:00Z"/>
              <w:rFonts w:eastAsia="Arial" w:cs="Arial"/>
            </w:rPr>
          </w:rPrChange>
        </w:rPr>
        <w:pPrChange w:id="524" w:author="Torrey Samson" w:date="2026-08-06T11:27:00Z">
          <w:pPr>
            <w:tabs>
              <w:tab w:val="left" w:pos="720"/>
              <w:tab w:val="left" w:pos="1440"/>
              <w:tab w:val="left" w:pos="2160"/>
            </w:tabs>
            <w:ind w:left="1440" w:hanging="720"/>
          </w:pPr>
        </w:pPrChange>
      </w:pPr>
      <w:del w:id="525" w:author="Torrey Samson" w:date="2026-07-30T14:45:00Z">
        <w:r>
          <w:delText>1.</w:delText>
        </w:r>
        <w:r>
          <w:tab/>
          <w:delText>If there are multiple Grand Prize winners during a single Drawing, each selecting the annuitized option Prize, then a Prize Winner’s Share of the guaranteed annuitized Grand Prize shall be determined by dividing the guaranteed annuitized Grand Prize by the number of Prize Winners.</w:delText>
        </w:r>
      </w:del>
    </w:p>
    <w:p w14:paraId="000000F6" w14:textId="25CC365C" w:rsidR="009A7F2E" w:rsidRPr="009A7F2E" w:rsidRDefault="005302A0">
      <w:pPr>
        <w:pStyle w:val="par2"/>
        <w:rPr>
          <w:del w:id="526" w:author="Torrey Samson" w:date="2026-07-30T14:45:00Z"/>
          <w:rFonts w:ascii="Aptos" w:eastAsia="Aptos" w:hAnsi="Aptos" w:cs="Aptos"/>
          <w:rPrChange w:id="527" w:author="Torrey Samson" w:date="2026-08-06T11:27:00Z">
            <w:rPr>
              <w:del w:id="528" w:author="Torrey Samson" w:date="2026-07-30T14:45:00Z"/>
              <w:rFonts w:eastAsia="Arial" w:cs="Arial"/>
            </w:rPr>
          </w:rPrChange>
        </w:rPr>
        <w:pPrChange w:id="529" w:author="Torrey Samson" w:date="2026-08-06T11:27:00Z">
          <w:pPr>
            <w:tabs>
              <w:tab w:val="left" w:pos="720"/>
              <w:tab w:val="left" w:pos="1440"/>
              <w:tab w:val="left" w:pos="2160"/>
            </w:tabs>
            <w:ind w:left="1440" w:hanging="720"/>
          </w:pPr>
        </w:pPrChange>
      </w:pPr>
      <w:del w:id="530" w:author="Torrey Samson" w:date="2026-07-30T14:45:00Z">
        <w:r>
          <w:lastRenderedPageBreak/>
          <w:delText>2.</w:delText>
        </w:r>
        <w:r>
          <w:tab/>
          <w:delText>If there are multiple Grand Prize winners during a single Drawing and at least one of the Grand Prize Winners has elected the annuitized option Prize, then the best bid submitted by MUSL’s pre-approved qualified brokers shall determine the cash pool needed to fund the guaranteed annuitized Grand Prize.</w:delText>
        </w:r>
      </w:del>
    </w:p>
    <w:p w14:paraId="000000F7" w14:textId="6B7F7024" w:rsidR="009A7F2E" w:rsidRPr="009A7F2E" w:rsidRDefault="005302A0">
      <w:pPr>
        <w:pStyle w:val="par2"/>
        <w:rPr>
          <w:del w:id="531" w:author="Torrey Samson" w:date="2026-07-30T14:45:00Z"/>
          <w:rFonts w:ascii="Aptos" w:eastAsia="Aptos" w:hAnsi="Aptos" w:cs="Aptos"/>
          <w:rPrChange w:id="532" w:author="Torrey Samson" w:date="2026-08-06T11:27:00Z">
            <w:rPr>
              <w:del w:id="533" w:author="Torrey Samson" w:date="2026-07-30T14:45:00Z"/>
              <w:rFonts w:eastAsia="Arial" w:cs="Arial"/>
            </w:rPr>
          </w:rPrChange>
        </w:rPr>
        <w:pPrChange w:id="534" w:author="Torrey Samson" w:date="2026-08-06T11:27:00Z">
          <w:pPr>
            <w:tabs>
              <w:tab w:val="left" w:pos="720"/>
              <w:tab w:val="left" w:pos="1440"/>
              <w:tab w:val="left" w:pos="2160"/>
            </w:tabs>
            <w:ind w:left="1440" w:hanging="720"/>
          </w:pPr>
        </w:pPrChange>
      </w:pPr>
      <w:del w:id="535" w:author="Torrey Samson" w:date="2026-07-30T14:45:00Z">
        <w:r>
          <w:delText>3.</w:delText>
        </w:r>
        <w:r>
          <w:tab/>
          <w:delText>If no Prize Winner of the Grand Prize during a single Drawing has elected the annuitized option Prize, then the amount of cash in the Grand Prize Pool shall be an amount equal to the guaranteed annuitized amount divided by the average annuity factor of the most recent three best quotes provided by MUSL’s pre-approved qualified brokers submitting quotes.</w:delText>
        </w:r>
      </w:del>
    </w:p>
    <w:p w14:paraId="000000F8" w14:textId="09935892" w:rsidR="009A7F2E" w:rsidRPr="009A7F2E" w:rsidRDefault="005302A0">
      <w:pPr>
        <w:pStyle w:val="par2"/>
        <w:rPr>
          <w:del w:id="536" w:author="Torrey Samson" w:date="2026-07-30T14:45:00Z"/>
          <w:rFonts w:ascii="Aptos" w:eastAsia="Aptos" w:hAnsi="Aptos" w:cs="Aptos"/>
          <w:rPrChange w:id="537" w:author="Torrey Samson" w:date="2026-08-06T11:27:00Z">
            <w:rPr>
              <w:del w:id="538" w:author="Torrey Samson" w:date="2026-07-30T14:45:00Z"/>
              <w:rFonts w:eastAsia="Arial" w:cs="Arial"/>
            </w:rPr>
          </w:rPrChange>
        </w:rPr>
        <w:pPrChange w:id="539" w:author="Torrey Samson" w:date="2026-08-06T11:27:00Z">
          <w:pPr>
            <w:tabs>
              <w:tab w:val="left" w:pos="720"/>
              <w:tab w:val="left" w:pos="1440"/>
              <w:tab w:val="left" w:pos="2160"/>
            </w:tabs>
            <w:ind w:left="1440" w:hanging="720"/>
          </w:pPr>
        </w:pPrChange>
      </w:pPr>
      <w:del w:id="540" w:author="Torrey Samson" w:date="2026-07-30T14:45:00Z">
        <w:r>
          <w:delText>4.</w:delText>
        </w:r>
        <w:r>
          <w:tab/>
          <w:delText>In no case shall quotes be used which are more than two (2) weeks old and if less than three (3) quotes are submitted, then MUSL shall use the average of all quotes submitted. Changes in the allocation of Prize money shall be designed to retain approximately the same Prize allocation percentages, over a year’s time, set out in these rules.</w:delText>
        </w:r>
      </w:del>
    </w:p>
    <w:p w14:paraId="000000F9" w14:textId="3117FC8D" w:rsidR="009A7F2E" w:rsidRPr="009A7F2E" w:rsidRDefault="005302A0">
      <w:pPr>
        <w:pStyle w:val="Heading3"/>
        <w:rPr>
          <w:del w:id="541" w:author="Torrey Samson" w:date="2026-07-30T14:45:00Z"/>
          <w:rFonts w:ascii="Aptos" w:eastAsia="Aptos" w:hAnsi="Aptos" w:cs="Aptos"/>
          <w:b w:val="0"/>
          <w:bCs w:val="0"/>
          <w:rPrChange w:id="542" w:author="Torrey Samson" w:date="2026-08-06T11:27:00Z">
            <w:rPr>
              <w:del w:id="543" w:author="Torrey Samson" w:date="2026-07-30T14:45:00Z"/>
              <w:rFonts w:eastAsia="Arial" w:cs="Arial"/>
              <w:b/>
              <w:bCs/>
            </w:rPr>
          </w:rPrChange>
        </w:rPr>
        <w:pPrChange w:id="544" w:author="Torrey Samson" w:date="2026-08-06T11:27:00Z">
          <w:pPr>
            <w:keepNext/>
            <w:spacing w:after="60"/>
          </w:pPr>
        </w:pPrChange>
      </w:pPr>
      <w:del w:id="545" w:author="Torrey Samson" w:date="2026-07-30T14:45:00Z">
        <w:r>
          <w:delText xml:space="preserve">14.A.7 </w:delText>
        </w:r>
        <w:r>
          <w:tab/>
          <w:delText>Drawings</w:delText>
        </w:r>
      </w:del>
    </w:p>
    <w:p w14:paraId="000000FA" w14:textId="6B876970" w:rsidR="009A7F2E" w:rsidRDefault="005302A0" w:rsidP="006C7970">
      <w:pPr>
        <w:pStyle w:val="par1"/>
        <w:rPr>
          <w:del w:id="546" w:author="Torrey Samson" w:date="2026-07-30T14:45:00Z"/>
        </w:rPr>
      </w:pPr>
      <w:del w:id="547" w:author="Torrey Samson" w:date="2026-07-30T14:45:00Z">
        <w:r>
          <w:delText>A.</w:delText>
        </w:r>
        <w:r>
          <w:tab/>
          <w:delText>There shall be three (3) “Powerball®” Drawings each week on Monday, Wednesday and Saturday evenings, unless the Drawing schedule is changed by the MUSL Board.</w:delText>
        </w:r>
      </w:del>
    </w:p>
    <w:p w14:paraId="000000FB" w14:textId="32ACE8DC" w:rsidR="009A7F2E" w:rsidRDefault="005302A0" w:rsidP="006C7970">
      <w:pPr>
        <w:pStyle w:val="par1"/>
        <w:rPr>
          <w:del w:id="548" w:author="Torrey Samson" w:date="2026-07-30T14:45:00Z"/>
        </w:rPr>
      </w:pPr>
      <w:del w:id="549" w:author="Torrey Samson" w:date="2026-07-30T14:45:00Z">
        <w:r>
          <w:delText>B.</w:delText>
        </w:r>
        <w:r>
          <w:tab/>
          <w:delText>Each Drawing shall determine, at random, six (6) winning Numbers in accordance with Drawing Procedures. Any Numbers drawn are not declared the Winning Combination until the Drawing is certified by MUSL in accordance with the “Powerball®” Drawing Procedure. The Winning Combination shall be used in determining all “Powerball®” Prize Winners for that Drawing. If a Drawing is not certified, another Drawing will be conducted to determine certified Prize Winners.</w:delText>
        </w:r>
      </w:del>
    </w:p>
    <w:p w14:paraId="000000FC" w14:textId="0D51D119" w:rsidR="009A7F2E" w:rsidRDefault="005302A0" w:rsidP="006C7970">
      <w:pPr>
        <w:pStyle w:val="par1"/>
        <w:rPr>
          <w:del w:id="550" w:author="Torrey Samson" w:date="2026-07-30T14:45:00Z"/>
        </w:rPr>
      </w:pPr>
      <w:del w:id="551" w:author="Torrey Samson" w:date="2026-07-30T14:45:00Z">
        <w:r>
          <w:delText>C.</w:delText>
        </w:r>
        <w:r>
          <w:tab/>
          <w:delText xml:space="preserve">The Drawing procedures shall provide that a minimum of fifty-nine (59) minutes elapse between the close of the game Ticket sales and the time of the Drawing for those Tickets sold. F. </w:delText>
        </w:r>
        <w:r>
          <w:tab/>
        </w:r>
      </w:del>
    </w:p>
    <w:p w14:paraId="000000FD" w14:textId="1F17547C" w:rsidR="009A7F2E" w:rsidRDefault="005302A0" w:rsidP="006C7970">
      <w:pPr>
        <w:pStyle w:val="par1"/>
        <w:rPr>
          <w:del w:id="552" w:author="Torrey Samson" w:date="2026-07-30T14:45:00Z"/>
        </w:rPr>
      </w:pPr>
      <w:del w:id="553" w:author="Torrey Samson" w:date="2026-07-30T14:45:00Z">
        <w:r>
          <w:delText>D.</w:delText>
        </w:r>
        <w:r>
          <w:tab/>
          <w:delText>All Drawings shall be open to the public.</w:delText>
        </w:r>
      </w:del>
    </w:p>
    <w:p w14:paraId="000000FE" w14:textId="3BF41E6F" w:rsidR="009A7F2E" w:rsidRPr="009A7F2E" w:rsidRDefault="005302A0">
      <w:pPr>
        <w:pStyle w:val="Heading3"/>
        <w:rPr>
          <w:del w:id="554" w:author="Torrey Samson" w:date="2026-07-30T14:45:00Z"/>
          <w:rFonts w:ascii="Aptos" w:eastAsia="Aptos" w:hAnsi="Aptos" w:cs="Aptos"/>
          <w:b w:val="0"/>
          <w:bCs w:val="0"/>
          <w:rPrChange w:id="555" w:author="Torrey Samson" w:date="2026-08-06T11:27:00Z">
            <w:rPr>
              <w:del w:id="556" w:author="Torrey Samson" w:date="2026-07-30T14:45:00Z"/>
              <w:rFonts w:eastAsia="Arial" w:cs="Arial"/>
              <w:b/>
              <w:bCs/>
            </w:rPr>
          </w:rPrChange>
        </w:rPr>
        <w:pPrChange w:id="557" w:author="Torrey Samson" w:date="2026-08-06T11:27:00Z">
          <w:pPr>
            <w:keepNext/>
            <w:spacing w:after="60"/>
          </w:pPr>
        </w:pPrChange>
      </w:pPr>
      <w:del w:id="558" w:author="Torrey Samson" w:date="2026-07-30T14:45:00Z">
        <w:r>
          <w:delText xml:space="preserve">14.A.8 </w:delText>
        </w:r>
        <w:r>
          <w:tab/>
          <w:delText>Sale of Tickets</w:delText>
        </w:r>
      </w:del>
    </w:p>
    <w:p w14:paraId="000000FF" w14:textId="27C74B7C" w:rsidR="009A7F2E" w:rsidRDefault="005302A0" w:rsidP="006C7970">
      <w:pPr>
        <w:pStyle w:val="par1"/>
        <w:rPr>
          <w:del w:id="559" w:author="Torrey Samson" w:date="2026-07-30T14:45:00Z"/>
        </w:rPr>
      </w:pPr>
      <w:del w:id="560" w:author="Torrey Samson" w:date="2026-07-30T14:45:00Z">
        <w:r>
          <w:delText>A.</w:delText>
        </w:r>
        <w:r>
          <w:tab/>
          <w:delText>“Powerball®” Tickets may be Purchased from a Retailer authorized to Sell Multi-state Jackpot Tickets or directly from the Lottery.</w:delText>
        </w:r>
      </w:del>
    </w:p>
    <w:p w14:paraId="00000100" w14:textId="39E37AAF" w:rsidR="009A7F2E" w:rsidRDefault="005302A0" w:rsidP="006C7970">
      <w:pPr>
        <w:pStyle w:val="par1"/>
        <w:rPr>
          <w:del w:id="561" w:author="Torrey Samson" w:date="2026-07-30T14:45:00Z"/>
        </w:rPr>
      </w:pPr>
      <w:del w:id="562" w:author="Torrey Samson" w:date="2026-07-30T14:45:00Z">
        <w:r>
          <w:delText>B.</w:delText>
        </w:r>
        <w:r>
          <w:tab/>
          <w:delText>“Powerball®” Tickets shall show, at a minimum, the Player’s selection of Numbers, the number of Plays, the Drawing date, and Validation Numbers.</w:delText>
        </w:r>
      </w:del>
    </w:p>
    <w:p w14:paraId="00000101" w14:textId="43B4DF71" w:rsidR="009A7F2E" w:rsidRDefault="009A7F2E" w:rsidP="006C7970">
      <w:pPr>
        <w:pStyle w:val="par1"/>
        <w:rPr>
          <w:del w:id="563" w:author="Torrey Samson" w:date="2026-07-30T14:45:00Z"/>
        </w:rPr>
      </w:pPr>
    </w:p>
    <w:p w14:paraId="00000102" w14:textId="024406EB" w:rsidR="009A7F2E" w:rsidRDefault="005302A0" w:rsidP="006C7970">
      <w:pPr>
        <w:pStyle w:val="par1"/>
        <w:rPr>
          <w:del w:id="564" w:author="Torrey Samson" w:date="2026-07-30T14:45:00Z"/>
        </w:rPr>
      </w:pPr>
      <w:del w:id="565" w:author="Torrey Samson" w:date="2026-07-30T14:45:00Z">
        <w:r>
          <w:lastRenderedPageBreak/>
          <w:delText>C.</w:delText>
        </w:r>
        <w:r>
          <w:tab/>
          <w:delText>Plays may be entered manually using the Gaming Terminal keypad or by means of a Play Slip provided by the Lottery. No device shall be connected to a Gaming Terminal to enter Plays, except as may be approved by the Lottery. D.</w:delText>
        </w:r>
        <w:r>
          <w:tab/>
          <w:delText>“Powerball®” Tickets may not be cancelled.</w:delText>
        </w:r>
      </w:del>
    </w:p>
    <w:p w14:paraId="00000103" w14:textId="70D0AAC5" w:rsidR="009A7F2E" w:rsidRPr="009A7F2E" w:rsidRDefault="005302A0">
      <w:pPr>
        <w:pStyle w:val="par2"/>
        <w:rPr>
          <w:del w:id="566" w:author="Torrey Samson" w:date="2026-07-30T14:45:00Z"/>
          <w:rFonts w:ascii="Aptos" w:eastAsia="Aptos" w:hAnsi="Aptos" w:cs="Aptos"/>
          <w:rPrChange w:id="567" w:author="Torrey Samson" w:date="2026-08-06T11:27:00Z">
            <w:rPr>
              <w:del w:id="568" w:author="Torrey Samson" w:date="2026-07-30T14:45:00Z"/>
              <w:rFonts w:eastAsia="Arial" w:cs="Arial"/>
            </w:rPr>
          </w:rPrChange>
        </w:rPr>
        <w:pPrChange w:id="569" w:author="Torrey Samson" w:date="2026-08-06T11:27:00Z">
          <w:pPr>
            <w:tabs>
              <w:tab w:val="left" w:pos="720"/>
              <w:tab w:val="left" w:pos="1440"/>
              <w:tab w:val="left" w:pos="2160"/>
            </w:tabs>
            <w:ind w:left="1440" w:hanging="720"/>
          </w:pPr>
        </w:pPrChange>
      </w:pPr>
      <w:del w:id="570" w:author="Torrey Samson" w:date="2026-07-30T14:45:00Z">
        <w:r>
          <w:delText>1.</w:delText>
        </w:r>
        <w:r>
          <w:tab/>
          <w:delText>If the “Powerball®” Game is cancelled by the “Powerball®” Product Group prior to the occurrence of all Drawings for which Plays have been sold, the Lottery may provide a refund mechanism for such Plays to the Players, and the Lottery shall not be required to remit its Prize Pool contributions for any such refunded Plays.</w:delText>
        </w:r>
      </w:del>
    </w:p>
    <w:p w14:paraId="00000104" w14:textId="7F2F9BE2" w:rsidR="009A7F2E" w:rsidRPr="009A7F2E" w:rsidRDefault="005302A0">
      <w:pPr>
        <w:pStyle w:val="Heading3"/>
        <w:rPr>
          <w:del w:id="571" w:author="Torrey Samson" w:date="2026-07-30T14:45:00Z"/>
          <w:rFonts w:ascii="Aptos" w:eastAsia="Aptos" w:hAnsi="Aptos" w:cs="Aptos"/>
          <w:b w:val="0"/>
          <w:bCs w:val="0"/>
          <w:rPrChange w:id="572" w:author="Torrey Samson" w:date="2026-08-06T11:27:00Z">
            <w:rPr>
              <w:del w:id="573" w:author="Torrey Samson" w:date="2026-07-30T14:45:00Z"/>
              <w:rFonts w:eastAsia="Arial" w:cs="Arial"/>
              <w:b/>
              <w:bCs/>
            </w:rPr>
          </w:rPrChange>
        </w:rPr>
        <w:pPrChange w:id="574" w:author="Torrey Samson" w:date="2026-08-06T11:27:00Z">
          <w:pPr>
            <w:keepNext/>
            <w:spacing w:after="60"/>
          </w:pPr>
        </w:pPrChange>
      </w:pPr>
      <w:del w:id="575" w:author="Torrey Samson" w:date="2026-07-30T14:45:00Z">
        <w:r>
          <w:delText xml:space="preserve">14.A.9 </w:delText>
        </w:r>
        <w:r>
          <w:tab/>
          <w:delText>Advance Play</w:delText>
        </w:r>
      </w:del>
    </w:p>
    <w:p w14:paraId="00000105" w14:textId="6D32196D" w:rsidR="009A7F2E" w:rsidRPr="009A7F2E" w:rsidRDefault="005302A0">
      <w:pPr>
        <w:pStyle w:val="upar1"/>
        <w:rPr>
          <w:del w:id="576" w:author="Torrey Samson" w:date="2026-07-30T14:45:00Z"/>
          <w:rFonts w:ascii="Aptos" w:eastAsia="Aptos" w:hAnsi="Aptos" w:cs="Aptos"/>
          <w:rPrChange w:id="577" w:author="Torrey Samson" w:date="2026-08-06T11:27:00Z">
            <w:rPr>
              <w:del w:id="578" w:author="Torrey Samson" w:date="2026-07-30T14:45:00Z"/>
              <w:rFonts w:eastAsia="Arial" w:cs="Arial"/>
            </w:rPr>
          </w:rPrChange>
        </w:rPr>
        <w:pPrChange w:id="579" w:author="Torrey Samson" w:date="2026-08-06T11:27:00Z">
          <w:pPr>
            <w:tabs>
              <w:tab w:val="left" w:pos="720"/>
              <w:tab w:val="left" w:pos="1440"/>
            </w:tabs>
          </w:pPr>
        </w:pPrChange>
      </w:pPr>
      <w:del w:id="580" w:author="Torrey Samson" w:date="2026-07-30T14:45:00Z">
        <w:r>
          <w:rPr>
            <w:rFonts w:eastAsia="Arial"/>
          </w:rPr>
          <w:delText>Advance Play provides the opportunity to Purchase “Powerball®” Tickets for more than one (1) consecutive Drawing. Advance Play Tickets shall be available for Purchase in variable increments. The Advance Play feature shall be available at the discretion of the Director.</w:delText>
        </w:r>
      </w:del>
    </w:p>
    <w:p w14:paraId="00000106" w14:textId="2DF213DD" w:rsidR="009A7F2E" w:rsidRPr="006C7970" w:rsidRDefault="005302A0">
      <w:pPr>
        <w:pStyle w:val="Heading3"/>
        <w:rPr>
          <w:del w:id="581" w:author="Torrey Samson" w:date="2026-07-30T14:45:00Z"/>
        </w:rPr>
        <w:pPrChange w:id="582" w:author="Torrey Samson" w:date="2026-08-06T11:27:00Z">
          <w:pPr>
            <w:keepNext/>
            <w:spacing w:after="60"/>
          </w:pPr>
        </w:pPrChange>
      </w:pPr>
      <w:del w:id="583" w:author="Torrey Samson" w:date="2026-07-30T14:45:00Z">
        <w:r w:rsidRPr="006C7970">
          <w:delText xml:space="preserve">14.A.10 </w:delText>
        </w:r>
        <w:r w:rsidRPr="006C7970">
          <w:tab/>
          <w:delText>Prize Reserve and Prize Pool Accounts</w:delText>
        </w:r>
      </w:del>
    </w:p>
    <w:p w14:paraId="00000107" w14:textId="2FC3F66A" w:rsidR="009A7F2E" w:rsidRDefault="005302A0" w:rsidP="006C7970">
      <w:pPr>
        <w:pStyle w:val="par1"/>
        <w:rPr>
          <w:del w:id="584" w:author="Torrey Samson" w:date="2026-07-30T14:45:00Z"/>
        </w:rPr>
      </w:pPr>
      <w:del w:id="585" w:author="Torrey Samson" w:date="2026-07-30T14:45:00Z">
        <w:r>
          <w:delText>A.</w:delText>
        </w:r>
        <w:r>
          <w:tab/>
          <w:delText>The MUSL Board manages two (2) Prize Reserve Accounts associated with the “Powerball®” Product Group. The MUSL Board holds the reserves in trust on behalf of the Party Lottery, and interest is earned by the Party Lottery. When a Party Lottery becomes a member of the “Powerball®” Product Group, the MUSL Board determines an initial contribution to be made by the Party Lottery to the reserves. In accordance with the payment plan established between the Party Lottery and MUSL, the Party Lottery must deposit with the MUSL Board the specified amounts. All deposits are reported on Party Lottery records as “Cash Held by MUSL” or “Pre-Paid Prize Expense with MUSL”.</w:delText>
        </w:r>
      </w:del>
    </w:p>
    <w:p w14:paraId="00000108" w14:textId="0170861F" w:rsidR="009A7F2E" w:rsidRPr="009A7F2E" w:rsidRDefault="005302A0">
      <w:pPr>
        <w:pStyle w:val="par2"/>
        <w:rPr>
          <w:del w:id="586" w:author="Torrey Samson" w:date="2026-07-30T14:45:00Z"/>
          <w:rFonts w:ascii="Aptos" w:eastAsia="Aptos" w:hAnsi="Aptos" w:cs="Aptos"/>
          <w:rPrChange w:id="587" w:author="Torrey Samson" w:date="2026-08-06T11:27:00Z">
            <w:rPr>
              <w:del w:id="588" w:author="Torrey Samson" w:date="2026-07-30T14:45:00Z"/>
              <w:rFonts w:eastAsia="Arial" w:cs="Arial"/>
            </w:rPr>
          </w:rPrChange>
        </w:rPr>
        <w:pPrChange w:id="589" w:author="Torrey Samson" w:date="2026-08-06T11:27:00Z">
          <w:pPr>
            <w:tabs>
              <w:tab w:val="left" w:pos="720"/>
              <w:tab w:val="left" w:pos="1440"/>
              <w:tab w:val="left" w:pos="2160"/>
            </w:tabs>
            <w:ind w:left="1440" w:hanging="720"/>
          </w:pPr>
        </w:pPrChange>
      </w:pPr>
      <w:del w:id="590" w:author="Torrey Samson" w:date="2026-07-30T14:45:00Z">
        <w:r>
          <w:delText>1.</w:delText>
        </w:r>
        <w:r>
          <w:tab/>
          <w:delText>Prize Reserve Account (PRA) is used to guarantee payment of valid, but unanticipated, Grand Prize claims that may result from a system error or for any other reason the normal contributions from sales are not adequate.</w:delText>
        </w:r>
      </w:del>
    </w:p>
    <w:p w14:paraId="00000109" w14:textId="2E5B5374" w:rsidR="009A7F2E" w:rsidRPr="009A7F2E" w:rsidRDefault="005302A0">
      <w:pPr>
        <w:pStyle w:val="par2"/>
        <w:rPr>
          <w:del w:id="591" w:author="Torrey Samson" w:date="2026-07-30T14:45:00Z"/>
          <w:rFonts w:ascii="Aptos" w:eastAsia="Aptos" w:hAnsi="Aptos" w:cs="Aptos"/>
          <w:rPrChange w:id="592" w:author="Torrey Samson" w:date="2026-08-06T11:27:00Z">
            <w:rPr>
              <w:del w:id="593" w:author="Torrey Samson" w:date="2026-07-30T14:45:00Z"/>
              <w:rFonts w:eastAsia="Arial" w:cs="Arial"/>
            </w:rPr>
          </w:rPrChange>
        </w:rPr>
        <w:pPrChange w:id="594" w:author="Torrey Samson" w:date="2026-08-06T11:27:00Z">
          <w:pPr>
            <w:tabs>
              <w:tab w:val="left" w:pos="720"/>
              <w:tab w:val="left" w:pos="1440"/>
              <w:tab w:val="left" w:pos="2160"/>
            </w:tabs>
            <w:ind w:left="1440" w:hanging="720"/>
          </w:pPr>
        </w:pPrChange>
      </w:pPr>
      <w:del w:id="595" w:author="Torrey Samson" w:date="2026-07-30T14:45:00Z">
        <w:r>
          <w:delText>2.</w:delText>
        </w:r>
        <w:r>
          <w:tab/>
          <w:delText>Set Prize Reserve Account (SPRA) is used to fund deficiencies in the payment of the Set Prizes.</w:delText>
        </w:r>
      </w:del>
    </w:p>
    <w:p w14:paraId="0000010A" w14:textId="5D66A200" w:rsidR="009A7F2E" w:rsidRPr="006C7970" w:rsidRDefault="005302A0" w:rsidP="006C7970">
      <w:pPr>
        <w:pStyle w:val="par1"/>
        <w:rPr>
          <w:del w:id="596" w:author="Torrey Samson" w:date="2026-07-30T14:45:00Z"/>
        </w:rPr>
      </w:pPr>
      <w:del w:id="597" w:author="Torrey Samson" w:date="2026-07-30T14:45:00Z">
        <w:r w:rsidRPr="006C7970">
          <w:delText>B.</w:delText>
        </w:r>
        <w:r w:rsidRPr="006C7970">
          <w:tab/>
          <w:delText>The MUSL Board manages multiple Prize Pool accounts associated with the “Powerball®” Product Group. The “Powerball®” Product Group sets the contribution rates for the following Prize Pool accounts.</w:delText>
        </w:r>
      </w:del>
    </w:p>
    <w:p w14:paraId="0000010B" w14:textId="1E44DF43" w:rsidR="009A7F2E" w:rsidRPr="009A7F2E" w:rsidRDefault="005302A0">
      <w:pPr>
        <w:pStyle w:val="par2"/>
        <w:rPr>
          <w:del w:id="598" w:author="Torrey Samson" w:date="2026-07-30T14:45:00Z"/>
          <w:rFonts w:ascii="Aptos" w:eastAsia="Aptos" w:hAnsi="Aptos" w:cs="Aptos"/>
          <w:rPrChange w:id="599" w:author="Torrey Samson" w:date="2026-08-06T11:27:00Z">
            <w:rPr>
              <w:del w:id="600" w:author="Torrey Samson" w:date="2026-07-30T14:45:00Z"/>
              <w:rFonts w:eastAsia="Arial" w:cs="Arial"/>
            </w:rPr>
          </w:rPrChange>
        </w:rPr>
        <w:pPrChange w:id="601" w:author="Torrey Samson" w:date="2026-08-06T11:27:00Z">
          <w:pPr>
            <w:tabs>
              <w:tab w:val="left" w:pos="720"/>
              <w:tab w:val="left" w:pos="1440"/>
              <w:tab w:val="left" w:pos="2160"/>
            </w:tabs>
            <w:ind w:left="1440" w:hanging="720"/>
          </w:pPr>
        </w:pPrChange>
      </w:pPr>
      <w:del w:id="602" w:author="Torrey Samson" w:date="2026-07-30T14:45:00Z">
        <w:r>
          <w:delText>1.</w:delText>
        </w:r>
        <w:r>
          <w:tab/>
          <w:delText>Grand Prize Pool is used to fund the current Grand Prize.</w:delText>
        </w:r>
      </w:del>
    </w:p>
    <w:p w14:paraId="0000010C" w14:textId="78ECF0BF" w:rsidR="009A7F2E" w:rsidRPr="009A7F2E" w:rsidRDefault="005302A0">
      <w:pPr>
        <w:pStyle w:val="par2"/>
        <w:rPr>
          <w:del w:id="603" w:author="Torrey Samson" w:date="2026-07-30T14:45:00Z"/>
          <w:rFonts w:ascii="Aptos" w:eastAsia="Aptos" w:hAnsi="Aptos" w:cs="Aptos"/>
          <w:rPrChange w:id="604" w:author="Torrey Samson" w:date="2026-08-06T11:27:00Z">
            <w:rPr>
              <w:del w:id="605" w:author="Torrey Samson" w:date="2026-07-30T14:45:00Z"/>
              <w:rFonts w:eastAsia="Arial" w:cs="Arial"/>
            </w:rPr>
          </w:rPrChange>
        </w:rPr>
        <w:pPrChange w:id="606" w:author="Torrey Samson" w:date="2026-08-06T11:27:00Z">
          <w:pPr>
            <w:tabs>
              <w:tab w:val="left" w:pos="720"/>
              <w:tab w:val="left" w:pos="1440"/>
              <w:tab w:val="left" w:pos="2160"/>
            </w:tabs>
            <w:ind w:left="1440" w:hanging="720"/>
          </w:pPr>
        </w:pPrChange>
      </w:pPr>
      <w:del w:id="607" w:author="Torrey Samson" w:date="2026-07-30T14:45:00Z">
        <w:r>
          <w:delText>2.</w:delText>
        </w:r>
        <w:r>
          <w:tab/>
          <w:delText>Set Prize Pool is used to fund the Set Prizes and holds the temporary balances that may result from having fewer than expected Prize Winners in the Set Prize Categories.</w:delText>
        </w:r>
      </w:del>
    </w:p>
    <w:p w14:paraId="0000010D" w14:textId="341FA735" w:rsidR="009A7F2E" w:rsidRPr="009A7F2E" w:rsidRDefault="005302A0">
      <w:pPr>
        <w:pStyle w:val="par2"/>
        <w:rPr>
          <w:del w:id="608" w:author="Torrey Samson" w:date="2026-07-30T14:45:00Z"/>
          <w:rFonts w:ascii="Aptos" w:eastAsia="Aptos" w:hAnsi="Aptos" w:cs="Aptos"/>
          <w:rPrChange w:id="609" w:author="Torrey Samson" w:date="2026-08-06T11:27:00Z">
            <w:rPr>
              <w:del w:id="610" w:author="Torrey Samson" w:date="2026-07-30T14:45:00Z"/>
              <w:rFonts w:eastAsia="Arial" w:cs="Arial"/>
            </w:rPr>
          </w:rPrChange>
        </w:rPr>
        <w:pPrChange w:id="611" w:author="Torrey Samson" w:date="2026-08-06T11:27:00Z">
          <w:pPr>
            <w:tabs>
              <w:tab w:val="left" w:pos="720"/>
              <w:tab w:val="left" w:pos="1440"/>
              <w:tab w:val="left" w:pos="2160"/>
            </w:tabs>
            <w:ind w:left="1440" w:hanging="720"/>
          </w:pPr>
        </w:pPrChange>
      </w:pPr>
      <w:del w:id="612" w:author="Torrey Samson" w:date="2026-07-30T14:45:00Z">
        <w:r>
          <w:lastRenderedPageBreak/>
          <w:delText>3.</w:delText>
        </w:r>
        <w:r>
          <w:tab/>
          <w:delText>Set-aside pool is used to fund the payment of the awarded minimum starting annuity Grand Prizes and minimum annuity Grand Prize increase, if necessary as may be set by the” Powerball®” Product Group.</w:delText>
        </w:r>
      </w:del>
    </w:p>
    <w:p w14:paraId="0000010E" w14:textId="0ECFE6A4" w:rsidR="009A7F2E" w:rsidRPr="009A7F2E" w:rsidRDefault="005302A0">
      <w:pPr>
        <w:pStyle w:val="par2"/>
        <w:rPr>
          <w:del w:id="613" w:author="Torrey Samson" w:date="2026-07-30T14:45:00Z"/>
          <w:rFonts w:ascii="Aptos" w:eastAsia="Aptos" w:hAnsi="Aptos" w:cs="Aptos"/>
          <w:rPrChange w:id="614" w:author="Torrey Samson" w:date="2026-08-06T11:27:00Z">
            <w:rPr>
              <w:del w:id="615" w:author="Torrey Samson" w:date="2026-07-30T14:45:00Z"/>
              <w:rFonts w:eastAsia="Arial" w:cs="Arial"/>
            </w:rPr>
          </w:rPrChange>
        </w:rPr>
        <w:pPrChange w:id="616" w:author="Torrey Samson" w:date="2026-08-06T11:27:00Z">
          <w:pPr>
            <w:tabs>
              <w:tab w:val="left" w:pos="720"/>
              <w:tab w:val="left" w:pos="1440"/>
              <w:tab w:val="left" w:pos="2160"/>
            </w:tabs>
            <w:ind w:left="1440" w:hanging="720"/>
          </w:pPr>
        </w:pPrChange>
      </w:pPr>
      <w:del w:id="617" w:author="Torrey Samson" w:date="2026-07-30T14:45:00Z">
        <w:r>
          <w:delText>4.</w:delText>
        </w:r>
        <w:r>
          <w:tab/>
          <w:delText>Grand Prize Carry Forward Pool is used to fully fund the starting minimum annuity Grand Prize, as may be set by the “Powerball®” Product Group, if such funds are available.</w:delText>
        </w:r>
      </w:del>
    </w:p>
    <w:p w14:paraId="0000010F" w14:textId="3F18BF3F" w:rsidR="009A7F2E" w:rsidRDefault="005302A0" w:rsidP="006C7970">
      <w:pPr>
        <w:pStyle w:val="par1"/>
        <w:rPr>
          <w:del w:id="618" w:author="Torrey Samson" w:date="2026-07-30T14:45:00Z"/>
        </w:rPr>
      </w:pPr>
      <w:del w:id="619" w:author="Torrey Samson" w:date="2026-07-30T14:45:00Z">
        <w:r>
          <w:delText>C.</w:delText>
        </w:r>
        <w:r>
          <w:tab/>
          <w:delText>The above Prize Reserve Accounts and the set-aside pool shall have maximum balance amounts that are set by the “Powerball®” Product Group, which are subject to review by the MUSL Board Finance and Audit Committee.</w:delText>
        </w:r>
      </w:del>
    </w:p>
    <w:p w14:paraId="00000110" w14:textId="7FFADB54" w:rsidR="009A7F2E" w:rsidRDefault="005302A0" w:rsidP="006C7970">
      <w:pPr>
        <w:pStyle w:val="par1"/>
        <w:rPr>
          <w:del w:id="620" w:author="Torrey Samson" w:date="2026-07-30T14:45:00Z"/>
        </w:rPr>
      </w:pPr>
      <w:del w:id="621" w:author="Torrey Samson" w:date="2026-07-30T14:45:00Z">
        <w:r>
          <w:delText>D.</w:delText>
        </w:r>
        <w:r>
          <w:tab/>
          <w:delText>The maximum contribution rate to the Grand Prize Pool shall be 68.0131% of the Prize Pool (34.0066% of sales). An amount up to five percent (5%) of a Party Lottery’s sales may be deducted from a Party Lottery’s Grand Prize Pool contribution and placed in trust in one or more Prize Pool accounts and prize reserve accounts held by the “Powerball®” Product Group at any time that the Prize Pool accounts and Party Lottery’s share of the Prize reserve accounts(s) is below the amounts designated by the “Powerball®” Product Group. An additional amount up to twenty percent (20%) of a Party Lottery’s sales may be deducted from a Party Lottery’s Grand Prize Pool contribution and placed in trust in the Grand Prize Carry Forward Pool (CFP) to be held by the “Powerball®” Product Group at a time as determined by the “Powerball®” Product Group.</w:delText>
        </w:r>
      </w:del>
    </w:p>
    <w:p w14:paraId="00000111" w14:textId="431CC8A0" w:rsidR="009A7F2E" w:rsidRDefault="005302A0" w:rsidP="006C7970">
      <w:pPr>
        <w:pStyle w:val="par1"/>
        <w:rPr>
          <w:del w:id="622" w:author="Torrey Samson" w:date="2026-07-30T14:45:00Z"/>
        </w:rPr>
      </w:pPr>
      <w:del w:id="623" w:author="Torrey Samson" w:date="2026-07-30T14:45:00Z">
        <w:r>
          <w:delText>E.</w:delText>
        </w:r>
        <w:r>
          <w:tab/>
          <w:delText>The set Prize Pool shall be carried forward to subsequent draws if all or a portion of it is not needed to pay the Set Prizes awarded in the current draw. If the total of all Party Lotteries’ Set Prizes (as multiplied by the respective Power Play multiplier if applicable) awarded in a Drawing exceeds the percentage of the Prize Pool allocated to the Set Prizes, then the amount needed to fund the Set Prizes awarded shall be drawn from the following sources, in the following order:</w:delText>
        </w:r>
      </w:del>
    </w:p>
    <w:p w14:paraId="00000112" w14:textId="32CFB4EB" w:rsidR="009A7F2E" w:rsidRPr="009A7F2E" w:rsidRDefault="005302A0">
      <w:pPr>
        <w:pStyle w:val="par2"/>
        <w:rPr>
          <w:del w:id="624" w:author="Torrey Samson" w:date="2026-07-30T14:45:00Z"/>
          <w:rFonts w:ascii="Aptos" w:eastAsia="Aptos" w:hAnsi="Aptos" w:cs="Aptos"/>
          <w:rPrChange w:id="625" w:author="Torrey Samson" w:date="2026-08-06T11:27:00Z">
            <w:rPr>
              <w:del w:id="626" w:author="Torrey Samson" w:date="2026-07-30T14:45:00Z"/>
              <w:rFonts w:eastAsia="Arial" w:cs="Arial"/>
            </w:rPr>
          </w:rPrChange>
        </w:rPr>
        <w:pPrChange w:id="627" w:author="Torrey Samson" w:date="2026-08-06T11:27:00Z">
          <w:pPr>
            <w:tabs>
              <w:tab w:val="left" w:pos="720"/>
              <w:tab w:val="left" w:pos="1440"/>
              <w:tab w:val="left" w:pos="2160"/>
            </w:tabs>
            <w:ind w:left="1440" w:hanging="720"/>
          </w:pPr>
        </w:pPrChange>
      </w:pPr>
      <w:del w:id="628" w:author="Torrey Samson" w:date="2026-07-30T14:45:00Z">
        <w:r>
          <w:delText>1.</w:delText>
        </w:r>
        <w:r>
          <w:tab/>
          <w:delText>The amount allocated to the “Powerball®” Set Prizes and carried forward from previous draws, if any;</w:delText>
        </w:r>
      </w:del>
    </w:p>
    <w:p w14:paraId="00000113" w14:textId="21733692" w:rsidR="009A7F2E" w:rsidRPr="009A7F2E" w:rsidRDefault="005302A0">
      <w:pPr>
        <w:pStyle w:val="par2"/>
        <w:rPr>
          <w:del w:id="629" w:author="Torrey Samson" w:date="2026-07-30T14:45:00Z"/>
          <w:rFonts w:ascii="Aptos" w:eastAsia="Aptos" w:hAnsi="Aptos" w:cs="Aptos"/>
          <w:rPrChange w:id="630" w:author="Torrey Samson" w:date="2026-08-06T11:27:00Z">
            <w:rPr>
              <w:del w:id="631" w:author="Torrey Samson" w:date="2026-07-30T14:45:00Z"/>
              <w:rFonts w:eastAsia="Arial" w:cs="Arial"/>
            </w:rPr>
          </w:rPrChange>
        </w:rPr>
        <w:pPrChange w:id="632" w:author="Torrey Samson" w:date="2026-08-06T11:27:00Z">
          <w:pPr>
            <w:tabs>
              <w:tab w:val="left" w:pos="720"/>
              <w:tab w:val="left" w:pos="1440"/>
              <w:tab w:val="left" w:pos="2160"/>
            </w:tabs>
            <w:ind w:left="1440" w:hanging="720"/>
          </w:pPr>
        </w:pPrChange>
      </w:pPr>
      <w:del w:id="633" w:author="Torrey Samson" w:date="2026-07-30T14:45:00Z">
        <w:r>
          <w:delText>2.</w:delText>
        </w:r>
        <w:r>
          <w:tab/>
          <w:delText>If the Set Prize Pool is not sufficient to pay the Set Prizes awarded, an amount from the Set Prize Reserve Account is used, if available, not to exceed an amount established by MUSL;</w:delText>
        </w:r>
      </w:del>
    </w:p>
    <w:p w14:paraId="00000114" w14:textId="71D9160E" w:rsidR="009A7F2E" w:rsidRPr="009A7F2E" w:rsidRDefault="005302A0">
      <w:pPr>
        <w:pStyle w:val="par2"/>
        <w:rPr>
          <w:del w:id="634" w:author="Torrey Samson" w:date="2026-07-30T14:45:00Z"/>
          <w:rFonts w:ascii="Aptos" w:eastAsia="Aptos" w:hAnsi="Aptos" w:cs="Aptos"/>
          <w:rPrChange w:id="635" w:author="Torrey Samson" w:date="2026-08-06T11:27:00Z">
            <w:rPr>
              <w:del w:id="636" w:author="Torrey Samson" w:date="2026-07-30T14:45:00Z"/>
              <w:rFonts w:eastAsia="Arial" w:cs="Arial"/>
            </w:rPr>
          </w:rPrChange>
        </w:rPr>
        <w:pPrChange w:id="637" w:author="Torrey Samson" w:date="2026-08-06T11:27:00Z">
          <w:pPr>
            <w:tabs>
              <w:tab w:val="left" w:pos="720"/>
              <w:tab w:val="left" w:pos="1440"/>
              <w:tab w:val="left" w:pos="2160"/>
            </w:tabs>
            <w:ind w:left="1440" w:hanging="720"/>
          </w:pPr>
        </w:pPrChange>
      </w:pPr>
      <w:del w:id="638" w:author="Torrey Samson" w:date="2026-07-30T14:45:00Z">
        <w:r>
          <w:delText>3.</w:delText>
        </w:r>
        <w:r>
          <w:tab/>
          <w:delText>Other amounts as agreed to by the “Powerball®” Product Group in their sole discretion; and</w:delText>
        </w:r>
      </w:del>
    </w:p>
    <w:p w14:paraId="00000115" w14:textId="29624249" w:rsidR="009A7F2E" w:rsidRPr="009A7F2E" w:rsidRDefault="005302A0">
      <w:pPr>
        <w:pStyle w:val="par2"/>
        <w:rPr>
          <w:del w:id="639" w:author="Torrey Samson" w:date="2026-07-30T14:45:00Z"/>
          <w:rFonts w:ascii="Aptos" w:eastAsia="Aptos" w:hAnsi="Aptos" w:cs="Aptos"/>
          <w:rPrChange w:id="640" w:author="Torrey Samson" w:date="2026-08-06T11:27:00Z">
            <w:rPr>
              <w:del w:id="641" w:author="Torrey Samson" w:date="2026-07-30T14:45:00Z"/>
              <w:rFonts w:eastAsia="Arial" w:cs="Arial"/>
            </w:rPr>
          </w:rPrChange>
        </w:rPr>
        <w:pPrChange w:id="642" w:author="Torrey Samson" w:date="2026-08-06T11:27:00Z">
          <w:pPr>
            <w:tabs>
              <w:tab w:val="left" w:pos="720"/>
              <w:tab w:val="left" w:pos="1440"/>
              <w:tab w:val="left" w:pos="2160"/>
            </w:tabs>
            <w:ind w:left="1440" w:hanging="720"/>
          </w:pPr>
        </w:pPrChange>
      </w:pPr>
      <w:del w:id="643" w:author="Torrey Samson" w:date="2026-07-30T14:45:00Z">
        <w:r>
          <w:br w:type="page"/>
        </w:r>
        <w:r>
          <w:lastRenderedPageBreak/>
          <w:delText>4.</w:delText>
        </w:r>
        <w:r>
          <w:tab/>
          <w:delText>If after these sources are depleted, sufficient funds do not exist to pay the Set Prizes awarded, then the highest Set Prize shall become a pari-mutuel Prize. If the amount of the highest Set Prize, when paid on a pari-mutuel basis, drops to or below the next highest Set Prize and there are still not sufficient funds to pay the remaining Set Prizes awarded, then the next highest Set Prize shall become a pari-mutuel Prize. This procedure shall continue down through all Set Prize levels, if necessary, until all Set Prize levels become pari-mutuel Prize levels.</w:delText>
        </w:r>
      </w:del>
    </w:p>
    <w:p w14:paraId="00000116" w14:textId="693DDEF8" w:rsidR="009A7F2E" w:rsidRDefault="005302A0" w:rsidP="006C7970">
      <w:pPr>
        <w:pStyle w:val="par1"/>
        <w:rPr>
          <w:del w:id="644" w:author="Torrey Samson" w:date="2026-07-30T14:45:00Z"/>
        </w:rPr>
      </w:pPr>
      <w:del w:id="645" w:author="Torrey Samson" w:date="2026-07-30T14:45:00Z">
        <w:r>
          <w:delText>F.</w:delText>
        </w:r>
        <w:r>
          <w:tab/>
          <w:delText>The “Powerball®” Product Group may determine to expend all or a portion of the funds in the “Powerball®” Prize Pool accounts (except the Grand Prize pool account and the Grand Prize. Carry Forward Pool) and the Prize Reserve Accounts, (1) for the purpose of indemnifying the Party Lotteries and Retailer lotteries in the payment of Prizes to be made by the selling Lotteries; and (2) for the payment of Prizes or special Prizes in the game, limited to Prize Pool and Prize reserve contributions from Lotteries participating in the special Prize promotion, subject to the approval of the Board’s Finance &amp; Audit Committee. The Grand Prize carry forward pool may only be expended to pay “Powerball®” Prizes.</w:delText>
        </w:r>
      </w:del>
    </w:p>
    <w:p w14:paraId="00000117" w14:textId="67FF51BE" w:rsidR="009A7F2E" w:rsidRDefault="005302A0" w:rsidP="006C7970">
      <w:pPr>
        <w:pStyle w:val="par1"/>
        <w:rPr>
          <w:del w:id="646" w:author="Torrey Samson" w:date="2026-07-30T14:45:00Z"/>
        </w:rPr>
      </w:pPr>
      <w:del w:id="647" w:author="Torrey Samson" w:date="2026-07-30T14:45:00Z">
        <w:r>
          <w:delText>G.</w:delText>
        </w:r>
        <w:r>
          <w:tab/>
          <w:delText>Any amount remaining in the Prize Pool accounts or Prize Reserve Accounts at the end of this “Powerball®” Game shall be returned to the Party Lotteries participating in the accounts after the end of all claim periods of all selling Party Lotteries, carried forward to a replacement game, or otherwise expended in a manner at the election of the individual members of the “Powerball®” Product Group in accordance with jurisdiction statute.</w:delText>
        </w:r>
      </w:del>
    </w:p>
    <w:p w14:paraId="00000118" w14:textId="3C96B3F0" w:rsidR="009A7F2E" w:rsidRDefault="005302A0" w:rsidP="006C7970">
      <w:pPr>
        <w:pStyle w:val="par1"/>
        <w:rPr>
          <w:del w:id="648" w:author="Torrey Samson" w:date="2026-07-30T14:45:00Z"/>
        </w:rPr>
      </w:pPr>
      <w:del w:id="649" w:author="Torrey Samson" w:date="2026-07-30T14:45:00Z">
        <w:r>
          <w:delText>H.</w:delText>
        </w:r>
        <w:r>
          <w:tab/>
          <w:delText>All liabilities for a “Powerball®” Prize are discharged upon payment of a Prize. A  Claimant agrees, as its sole and exclusive remedy that claims arising out of a “Powerball®” Play can only be pursued against the selling Party Lottery which issued the Play. Litigation, if any, shall only be maintained within the jurisdiction in which the “Powerball®” Play was Purchased and only against the selling Party Lottery that issued the Play. No claim shall be made against any other Participating Lottery or against the MUSL.</w:delText>
        </w:r>
      </w:del>
    </w:p>
    <w:p w14:paraId="00000119" w14:textId="79171390" w:rsidR="009A7F2E" w:rsidRDefault="005302A0" w:rsidP="006C7970">
      <w:pPr>
        <w:pStyle w:val="par1"/>
        <w:rPr>
          <w:del w:id="650" w:author="Torrey Samson" w:date="2026-07-30T14:45:00Z"/>
        </w:rPr>
      </w:pPr>
      <w:del w:id="651" w:author="Torrey Samson" w:date="2026-07-30T14:45:00Z">
        <w:r>
          <w:delText>I.</w:delText>
        </w:r>
        <w:r>
          <w:tab/>
          <w:delText>Nothing in these Rules shall be construed as a waiver of any defense or claim the selling Party Lottery which issued the Play, any other participating Lottery or MUSL may have in any litigation, including in the event a Player or  Claimant pursues litigation against the selling Party Lottery, any other participating Lottery or MUSL, or their respective officers, Directors, or employees.</w:delText>
        </w:r>
      </w:del>
    </w:p>
    <w:p w14:paraId="0000011A" w14:textId="5F15C722" w:rsidR="009A7F2E" w:rsidRDefault="005302A0" w:rsidP="006C7970">
      <w:pPr>
        <w:pStyle w:val="par1"/>
        <w:rPr>
          <w:del w:id="652" w:author="Torrey Samson" w:date="2026-07-30T14:45:00Z"/>
        </w:rPr>
      </w:pPr>
      <w:del w:id="653" w:author="Torrey Samson" w:date="2026-07-30T14:45:00Z">
        <w:r>
          <w:delText>J.</w:delText>
        </w:r>
        <w:r>
          <w:tab/>
          <w:delText>All decisions made by a selling Party Lottery, including the declaration of Prizes and the payment thereof and the interpretation of “Powerball®” Rules, shall be final and binding on all Players and on every Person making a Prize claim in respect thereof, but only in the jurisdiction where the “Powerball®” Play was issued.</w:delText>
        </w:r>
      </w:del>
    </w:p>
    <w:p w14:paraId="0000011B" w14:textId="3598D48D" w:rsidR="009A7F2E" w:rsidRDefault="005302A0" w:rsidP="006C7970">
      <w:pPr>
        <w:pStyle w:val="par1"/>
        <w:rPr>
          <w:del w:id="654" w:author="Torrey Samson" w:date="2026-07-30T14:45:00Z"/>
        </w:rPr>
      </w:pPr>
      <w:del w:id="655" w:author="Torrey Samson" w:date="2026-07-30T14:45:00Z">
        <w:r>
          <w:lastRenderedPageBreak/>
          <w:delText>K.</w:delText>
        </w:r>
        <w:r>
          <w:tab/>
          <w:delText>Unless the laws, rules, regulations, procedures, and decisions of the Party Lottery which issued the Play provide otherwise, no Prize shall be paid upon a Play Purchased, claimed, or sold in violation of these Rules or the laws, rules, regulations, procedures, and decisions of that selling Party Lottery; any such Prize claimed but unpaid shall constitute an unclaimed Prize under these Rules and the laws, rules, regulations, procedures, and decisions of that selling Party Lottery.</w:delText>
        </w:r>
      </w:del>
    </w:p>
    <w:p w14:paraId="0000011C" w14:textId="1C6B57C9" w:rsidR="009A7F2E" w:rsidRPr="009A7F2E" w:rsidRDefault="005302A0">
      <w:pPr>
        <w:pStyle w:val="Heading3"/>
        <w:rPr>
          <w:del w:id="656" w:author="Torrey Samson" w:date="2026-07-30T14:45:00Z"/>
          <w:rFonts w:ascii="Aptos" w:eastAsia="Aptos" w:hAnsi="Aptos" w:cs="Aptos"/>
          <w:b w:val="0"/>
          <w:bCs w:val="0"/>
          <w:rPrChange w:id="657" w:author="Torrey Samson" w:date="2026-08-06T11:27:00Z">
            <w:rPr>
              <w:del w:id="658" w:author="Torrey Samson" w:date="2026-07-30T14:45:00Z"/>
              <w:rFonts w:eastAsia="Arial" w:cs="Arial"/>
              <w:b/>
              <w:bCs/>
            </w:rPr>
          </w:rPrChange>
        </w:rPr>
        <w:pPrChange w:id="659" w:author="Torrey Samson" w:date="2026-08-06T11:27:00Z">
          <w:pPr>
            <w:keepNext/>
            <w:spacing w:after="60"/>
          </w:pPr>
        </w:pPrChange>
      </w:pPr>
      <w:del w:id="660" w:author="Torrey Samson" w:date="2026-07-30T14:45:00Z">
        <w:r>
          <w:delText xml:space="preserve">14.A.11 </w:delText>
        </w:r>
        <w:r>
          <w:tab/>
          <w:delText>Prize Accounts</w:delText>
        </w:r>
      </w:del>
    </w:p>
    <w:p w14:paraId="0000011D" w14:textId="14AF0CD3" w:rsidR="009A7F2E" w:rsidRDefault="005302A0" w:rsidP="006C7970">
      <w:pPr>
        <w:pStyle w:val="par1"/>
        <w:rPr>
          <w:del w:id="661" w:author="Torrey Samson" w:date="2026-07-30T14:45:00Z"/>
        </w:rPr>
      </w:pPr>
      <w:del w:id="662" w:author="Torrey Samson" w:date="2026-07-30T14:45:00Z">
        <w:r>
          <w:delText>A.</w:delText>
        </w:r>
        <w:r>
          <w:tab/>
          <w:delText>The Lottery shall transfer to the MUSL in trust an amount as determined to be its total proportionate share of the Prize account less actual Set Prize liability. If this results in a negative amount, the MUSL Central Office shall transfer funds to the Lottery.</w:delText>
        </w:r>
      </w:del>
    </w:p>
    <w:p w14:paraId="0000011E" w14:textId="01112A2A" w:rsidR="009A7F2E" w:rsidRDefault="005302A0" w:rsidP="006C7970">
      <w:pPr>
        <w:pStyle w:val="par1"/>
        <w:rPr>
          <w:del w:id="663" w:author="Torrey Samson" w:date="2026-07-30T14:45:00Z"/>
        </w:rPr>
      </w:pPr>
      <w:del w:id="664" w:author="Torrey Samson" w:date="2026-07-30T14:45:00Z">
        <w:r>
          <w:delText>B.</w:delText>
        </w:r>
        <w:r>
          <w:tab/>
          <w:delText>Grand Prize Amounts held by MUSL shall be transferred to the Lottery immediately after the Lottery Validates the Grand Prize claim and after MUSL has collected the Prize Pool Shares from all Party Lotteries.</w:delText>
        </w:r>
      </w:del>
    </w:p>
    <w:p w14:paraId="0000011F" w14:textId="46311158" w:rsidR="009A7F2E" w:rsidRDefault="005302A0" w:rsidP="006C7970">
      <w:pPr>
        <w:pStyle w:val="par1"/>
        <w:rPr>
          <w:del w:id="665" w:author="Torrey Samson" w:date="2026-07-30T14:45:00Z"/>
        </w:rPr>
      </w:pPr>
      <w:del w:id="666" w:author="Torrey Samson" w:date="2026-07-30T14:45:00Z">
        <w:r>
          <w:delText>C.</w:delText>
        </w:r>
        <w:r>
          <w:tab/>
          <w:delText>All funds to pay a Grand Prize that go unclaimed shall be returned to the Lottery by MUSL in proportion to sales by the Lottery for the Grand Prize in question after the claiming period set by the Lottery selling the winning Ticket expires.</w:delText>
        </w:r>
      </w:del>
    </w:p>
    <w:p w14:paraId="00000120" w14:textId="36F79BE3" w:rsidR="009A7F2E" w:rsidRPr="009A7F2E" w:rsidRDefault="005302A0">
      <w:pPr>
        <w:pStyle w:val="Heading3"/>
        <w:rPr>
          <w:del w:id="667" w:author="Torrey Samson" w:date="2026-07-30T14:45:00Z"/>
          <w:rFonts w:ascii="Aptos" w:eastAsia="Aptos" w:hAnsi="Aptos" w:cs="Aptos"/>
          <w:b w:val="0"/>
          <w:bCs w:val="0"/>
          <w:rPrChange w:id="668" w:author="Torrey Samson" w:date="2026-08-06T11:27:00Z">
            <w:rPr>
              <w:del w:id="669" w:author="Torrey Samson" w:date="2026-07-30T14:45:00Z"/>
              <w:rFonts w:eastAsia="Arial" w:cs="Arial"/>
              <w:b/>
              <w:bCs/>
            </w:rPr>
          </w:rPrChange>
        </w:rPr>
        <w:pPrChange w:id="670" w:author="Torrey Samson" w:date="2026-08-06T11:27:00Z">
          <w:pPr>
            <w:keepNext/>
            <w:spacing w:after="60"/>
          </w:pPr>
        </w:pPrChange>
      </w:pPr>
      <w:del w:id="671" w:author="Torrey Samson" w:date="2026-07-30T14:45:00Z">
        <w:r>
          <w:delText xml:space="preserve">14.A.12 </w:delText>
        </w:r>
        <w:r>
          <w:tab/>
          <w:delText>Funds Transfer</w:delText>
        </w:r>
      </w:del>
    </w:p>
    <w:p w14:paraId="00000121" w14:textId="365AB8C6" w:rsidR="009A7F2E" w:rsidRPr="009A7F2E" w:rsidRDefault="005302A0">
      <w:pPr>
        <w:pStyle w:val="par1"/>
        <w:rPr>
          <w:del w:id="672" w:author="Torrey Samson" w:date="2026-07-30T14:45:00Z"/>
          <w:rFonts w:ascii="Aptos" w:eastAsia="Aptos" w:hAnsi="Aptos" w:cs="Aptos"/>
          <w:rPrChange w:id="673" w:author="Torrey Samson" w:date="2026-08-06T11:27:00Z">
            <w:rPr>
              <w:del w:id="674" w:author="Torrey Samson" w:date="2026-07-30T14:45:00Z"/>
              <w:rFonts w:eastAsia="Arial" w:cs="Arial"/>
            </w:rPr>
          </w:rPrChange>
        </w:rPr>
        <w:pPrChange w:id="675" w:author="Torrey Samson" w:date="2026-08-06T11:27:00Z">
          <w:pPr>
            <w:tabs>
              <w:tab w:val="left" w:pos="720"/>
              <w:tab w:val="left" w:pos="1440"/>
              <w:tab w:val="left" w:pos="2160"/>
            </w:tabs>
            <w:ind w:left="720" w:hanging="720"/>
          </w:pPr>
        </w:pPrChange>
      </w:pPr>
      <w:del w:id="676" w:author="Torrey Samson" w:date="2026-07-30T14:45:00Z">
        <w:r>
          <w:delText>A.</w:delText>
        </w:r>
        <w:r>
          <w:tab/>
          <w:delText>Funds shall be collected by MUSL from each Party Lottery weekly by wire transfer or other means acceptable to the “Powerball®” Product Group. The “Powerball®” Product Group shall determine collection days. The amount to be transferred shall be calculated in accordance with game rules. The draw reports determine whether the member Lotteries owe funds to MUSL or MUSL needs to transfer money to the member Lotteries. Each Party Lottery shall transfer to MUSL an amount as determined by MUSL and the “Powerball®” Product Group to be its total proportionate share of the Prize account less actual Set Prize liability. If this results in a negative amount, the MUSL central office shall transfer funds to the Party Lottery.</w:delText>
        </w:r>
      </w:del>
    </w:p>
    <w:p w14:paraId="00000122" w14:textId="76DC7A99" w:rsidR="009A7F2E" w:rsidRPr="009A7F2E" w:rsidRDefault="005302A0">
      <w:pPr>
        <w:pStyle w:val="par1"/>
        <w:rPr>
          <w:del w:id="677" w:author="Torrey Samson" w:date="2026-07-30T14:45:00Z"/>
          <w:rFonts w:ascii="Aptos" w:eastAsia="Aptos" w:hAnsi="Aptos" w:cs="Aptos"/>
          <w:rPrChange w:id="678" w:author="Torrey Samson" w:date="2026-08-06T11:27:00Z">
            <w:rPr>
              <w:del w:id="679" w:author="Torrey Samson" w:date="2026-07-30T14:45:00Z"/>
              <w:rFonts w:eastAsia="Arial" w:cs="Arial"/>
            </w:rPr>
          </w:rPrChange>
        </w:rPr>
        <w:pPrChange w:id="680" w:author="Torrey Samson" w:date="2026-08-06T11:27:00Z">
          <w:pPr>
            <w:tabs>
              <w:tab w:val="left" w:pos="0"/>
              <w:tab w:val="left" w:pos="1440"/>
              <w:tab w:val="left" w:pos="2160"/>
            </w:tabs>
          </w:pPr>
        </w:pPrChange>
      </w:pPr>
      <w:del w:id="681" w:author="Torrey Samson" w:date="2026-07-30T14:45:00Z">
        <w:r>
          <w:delText>B.</w:delText>
        </w:r>
        <w:r>
          <w:tab/>
          <w:delText>The Grand Prize Amount held by MUSL shall be transferred to the Lottery after the Lottery Validates the Grand Prize claim and after MUSL has collected the Prize Pool Shares from all member Lotteries.</w:delText>
        </w:r>
      </w:del>
    </w:p>
    <w:p w14:paraId="00000123" w14:textId="34A756FE" w:rsidR="009A7F2E" w:rsidRPr="009A7F2E" w:rsidRDefault="005302A0" w:rsidP="006C7970">
      <w:pPr>
        <w:pStyle w:val="par1"/>
        <w:rPr>
          <w:del w:id="682" w:author="Torrey Samson" w:date="2026-07-30T14:45:00Z"/>
          <w:rFonts w:ascii="Aptos" w:eastAsia="Aptos" w:hAnsi="Aptos" w:cs="Aptos"/>
          <w:rPrChange w:id="683" w:author="Torrey Samson" w:date="2026-08-06T11:27:00Z">
            <w:rPr>
              <w:del w:id="684" w:author="Torrey Samson" w:date="2026-07-30T14:45:00Z"/>
              <w:rFonts w:cs="Arial"/>
            </w:rPr>
          </w:rPrChange>
        </w:rPr>
      </w:pPr>
      <w:del w:id="685" w:author="Torrey Samson" w:date="2026-07-30T14:45:00Z">
        <w:r>
          <w:delText>C.</w:delText>
        </w:r>
        <w:r>
          <w:tab/>
          <w:delText>The Grand Prize Amount held by MUSL for subsequent payment to annuity Prize Winners shall be transferred to the Lottery within seven (7) days preceding the anniversary date of the selection of the Winning Combination. The Lottery will then make payment to the annuity Prize Winner.</w:delText>
        </w:r>
      </w:del>
    </w:p>
    <w:p w14:paraId="00000124" w14:textId="1319FF4C" w:rsidR="009A7F2E" w:rsidRPr="009A7F2E" w:rsidRDefault="005302A0">
      <w:pPr>
        <w:pStyle w:val="Heading3"/>
        <w:rPr>
          <w:del w:id="686" w:author="Torrey Samson" w:date="2026-07-30T14:45:00Z"/>
          <w:rFonts w:ascii="Aptos" w:eastAsia="Aptos" w:hAnsi="Aptos" w:cs="Aptos"/>
          <w:b w:val="0"/>
          <w:bCs w:val="0"/>
          <w:rPrChange w:id="687" w:author="Torrey Samson" w:date="2026-08-06T11:27:00Z">
            <w:rPr>
              <w:del w:id="688" w:author="Torrey Samson" w:date="2026-07-30T14:45:00Z"/>
              <w:rFonts w:eastAsia="Arial" w:cs="Arial"/>
              <w:b/>
              <w:bCs/>
            </w:rPr>
          </w:rPrChange>
        </w:rPr>
        <w:pPrChange w:id="689" w:author="Torrey Samson" w:date="2026-08-06T11:27:00Z">
          <w:pPr>
            <w:keepNext/>
            <w:spacing w:after="60"/>
          </w:pPr>
        </w:pPrChange>
      </w:pPr>
      <w:del w:id="690" w:author="Torrey Samson" w:date="2026-07-30T14:45:00Z">
        <w:r w:rsidRPr="006C7970">
          <w:lastRenderedPageBreak/>
          <w:delText xml:space="preserve">14.A.13 </w:delText>
        </w:r>
        <w:r w:rsidRPr="006C7970">
          <w:tab/>
          <w:delText>MUSL Accounting and Finance</w:delText>
        </w:r>
      </w:del>
    </w:p>
    <w:p w14:paraId="00000125" w14:textId="5BB4384F" w:rsidR="009A7F2E" w:rsidRDefault="005302A0" w:rsidP="006C7970">
      <w:pPr>
        <w:pStyle w:val="par1"/>
        <w:rPr>
          <w:del w:id="691" w:author="Torrey Samson" w:date="2026-07-30T14:45:00Z"/>
        </w:rPr>
      </w:pPr>
      <w:del w:id="692" w:author="Torrey Samson" w:date="2026-07-30T14:45:00Z">
        <w:r>
          <w:delText>A.</w:delText>
        </w:r>
        <w:r>
          <w:tab/>
          <w:delText>At the time a lottery joins the “Powerball®” Product Group, MUSL revises the existing budget and assesses the Lottery for the additional costs. Each July, thereafter, MUSL sets the budget for the impending year and assesses each Party Lottery their proportionate share. The Party Lottery receives a copy of these costs and an election form.</w:delText>
        </w:r>
      </w:del>
    </w:p>
    <w:p w14:paraId="00000126" w14:textId="1E0E0EAD" w:rsidR="009A7F2E" w:rsidRDefault="005302A0" w:rsidP="006C7970">
      <w:pPr>
        <w:pStyle w:val="par1"/>
        <w:rPr>
          <w:del w:id="693" w:author="Torrey Samson" w:date="2026-07-30T14:45:00Z"/>
        </w:rPr>
      </w:pPr>
      <w:del w:id="694" w:author="Torrey Samson" w:date="2026-07-30T14:45:00Z">
        <w:r>
          <w:delText>B.</w:delText>
        </w:r>
        <w:r>
          <w:tab/>
          <w:delText>Each September and March, MUSL re-evaluates the amounts that each Party Lottery must contribute to any Prize reserves. Any additional contributions to the Prize reserves are funded by reducing the contribution from sales to the Grand Prize as referred to in14.A.9.</w:delText>
        </w:r>
      </w:del>
    </w:p>
    <w:p w14:paraId="00000127" w14:textId="0C48E6FE" w:rsidR="009A7F2E" w:rsidRDefault="005302A0" w:rsidP="006C7970">
      <w:pPr>
        <w:pStyle w:val="par1"/>
        <w:rPr>
          <w:del w:id="695" w:author="Torrey Samson" w:date="2026-07-30T14:45:00Z"/>
        </w:rPr>
      </w:pPr>
      <w:del w:id="696" w:author="Torrey Samson" w:date="2026-07-30T14:45:00Z">
        <w:r>
          <w:delText>C.</w:delText>
        </w:r>
        <w:r>
          <w:tab/>
          <w:delText>The draw reports determine whether the Lottery owes and needs to transfer funds to MUSL, or MUSL owes and needs to transfer funds to the Lottery. (The procedures and corresponding time lines documenting the timely and effective transfer of funds between the Lottery and MUSL can be found in the Lottery’s financial procedures.) Three different transfers are made on a continual basis:</w:delText>
        </w:r>
      </w:del>
    </w:p>
    <w:p w14:paraId="00000128" w14:textId="6D6B44BA" w:rsidR="009A7F2E" w:rsidRPr="009A7F2E" w:rsidRDefault="005302A0">
      <w:pPr>
        <w:pStyle w:val="par2"/>
        <w:rPr>
          <w:del w:id="697" w:author="Torrey Samson" w:date="2026-07-30T14:45:00Z"/>
          <w:rFonts w:ascii="Aptos" w:eastAsia="Aptos" w:hAnsi="Aptos" w:cs="Aptos"/>
          <w:rPrChange w:id="698" w:author="Torrey Samson" w:date="2026-08-06T11:27:00Z">
            <w:rPr>
              <w:del w:id="699" w:author="Torrey Samson" w:date="2026-07-30T14:45:00Z"/>
              <w:rFonts w:eastAsia="Arial" w:cs="Arial"/>
            </w:rPr>
          </w:rPrChange>
        </w:rPr>
        <w:pPrChange w:id="700" w:author="Torrey Samson" w:date="2026-08-06T11:27:00Z">
          <w:pPr>
            <w:tabs>
              <w:tab w:val="left" w:pos="720"/>
              <w:tab w:val="left" w:pos="1440"/>
              <w:tab w:val="left" w:pos="2160"/>
            </w:tabs>
            <w:ind w:left="1440" w:hanging="720"/>
          </w:pPr>
        </w:pPrChange>
      </w:pPr>
      <w:del w:id="701" w:author="Torrey Samson" w:date="2026-07-30T14:45:00Z">
        <w:r>
          <w:delText>1.</w:delText>
        </w:r>
        <w:r>
          <w:tab/>
          <w:delText>Draw receivables transferred from the Lottery to MUSL;</w:delText>
        </w:r>
      </w:del>
    </w:p>
    <w:p w14:paraId="00000129" w14:textId="5323377E" w:rsidR="009A7F2E" w:rsidRPr="009A7F2E" w:rsidRDefault="005302A0">
      <w:pPr>
        <w:pStyle w:val="par2"/>
        <w:rPr>
          <w:del w:id="702" w:author="Torrey Samson" w:date="2026-07-30T14:45:00Z"/>
          <w:rFonts w:ascii="Aptos" w:eastAsia="Aptos" w:hAnsi="Aptos" w:cs="Aptos"/>
          <w:rPrChange w:id="703" w:author="Torrey Samson" w:date="2026-08-06T11:27:00Z">
            <w:rPr>
              <w:del w:id="704" w:author="Torrey Samson" w:date="2026-07-30T14:45:00Z"/>
              <w:rFonts w:eastAsia="Arial" w:cs="Arial"/>
            </w:rPr>
          </w:rPrChange>
        </w:rPr>
        <w:pPrChange w:id="705" w:author="Torrey Samson" w:date="2026-08-06T11:27:00Z">
          <w:pPr>
            <w:tabs>
              <w:tab w:val="left" w:pos="720"/>
              <w:tab w:val="left" w:pos="1440"/>
              <w:tab w:val="left" w:pos="2160"/>
            </w:tabs>
            <w:ind w:left="1440" w:hanging="720"/>
          </w:pPr>
        </w:pPrChange>
      </w:pPr>
      <w:del w:id="706" w:author="Torrey Samson" w:date="2026-07-30T14:45:00Z">
        <w:r>
          <w:delText>2.</w:delText>
        </w:r>
        <w:r>
          <w:tab/>
          <w:delText>Set Prize payments and initial Grand Prize payments transferred from MUSL to the Lottery; and</w:delText>
        </w:r>
      </w:del>
    </w:p>
    <w:p w14:paraId="0000012A" w14:textId="78592C53" w:rsidR="009A7F2E" w:rsidRPr="009A7F2E" w:rsidRDefault="005302A0">
      <w:pPr>
        <w:pStyle w:val="par2"/>
        <w:rPr>
          <w:del w:id="707" w:author="Torrey Samson" w:date="2026-07-30T14:45:00Z"/>
          <w:rFonts w:ascii="Aptos" w:eastAsia="Aptos" w:hAnsi="Aptos" w:cs="Aptos"/>
          <w:rPrChange w:id="708" w:author="Torrey Samson" w:date="2026-08-06T11:27:00Z">
            <w:rPr>
              <w:del w:id="709" w:author="Torrey Samson" w:date="2026-07-30T14:45:00Z"/>
              <w:rFonts w:eastAsia="Arial" w:cs="Arial"/>
            </w:rPr>
          </w:rPrChange>
        </w:rPr>
        <w:pPrChange w:id="710" w:author="Torrey Samson" w:date="2026-08-06T11:27:00Z">
          <w:pPr>
            <w:tabs>
              <w:tab w:val="left" w:pos="720"/>
              <w:tab w:val="left" w:pos="1440"/>
              <w:tab w:val="left" w:pos="2160"/>
            </w:tabs>
            <w:ind w:left="1440" w:hanging="720"/>
          </w:pPr>
        </w:pPrChange>
      </w:pPr>
      <w:del w:id="711" w:author="Torrey Samson" w:date="2026-07-30T14:45:00Z">
        <w:r>
          <w:delText>3.</w:delText>
        </w:r>
        <w:r>
          <w:tab/>
          <w:delText>Subsequent Grand Prize annuity payments from MUSL to the Lottery.</w:delText>
        </w:r>
      </w:del>
    </w:p>
    <w:p w14:paraId="0000012B" w14:textId="77AEF167" w:rsidR="009A7F2E" w:rsidRPr="009A7F2E" w:rsidRDefault="005302A0">
      <w:pPr>
        <w:pStyle w:val="Heading2"/>
        <w:rPr>
          <w:rFonts w:ascii="Aptos" w:eastAsia="Aptos" w:hAnsi="Aptos" w:cs="Aptos"/>
          <w:b w:val="0"/>
          <w:bCs w:val="0"/>
          <w:rPrChange w:id="712" w:author="Torrey Samson" w:date="2026-08-06T11:27:00Z">
            <w:rPr>
              <w:rFonts w:eastAsia="Arial" w:cs="Arial"/>
              <w:b/>
              <w:bCs/>
            </w:rPr>
          </w:rPrChange>
        </w:rPr>
        <w:pPrChange w:id="713" w:author="Torrey Samson" w:date="2026-08-06T11:27:00Z">
          <w:pPr>
            <w:keepNext/>
            <w:spacing w:after="60"/>
          </w:pPr>
        </w:pPrChange>
      </w:pPr>
      <w:r>
        <w:rPr>
          <w:rFonts w:eastAsia="Arial"/>
        </w:rPr>
        <w:t xml:space="preserve">RULE 14.B </w:t>
      </w:r>
      <w:r>
        <w:rPr>
          <w:rFonts w:eastAsia="Arial"/>
        </w:rPr>
        <w:tab/>
        <w:t xml:space="preserve"> “POWERBALL®” - “POWER PLAY®” GAME RULES</w:t>
      </w:r>
    </w:p>
    <w:p w14:paraId="0000012C" w14:textId="77777777" w:rsidR="009A7F2E" w:rsidRPr="006A1A15" w:rsidRDefault="005302A0" w:rsidP="006A1A15">
      <w:pPr>
        <w:pStyle w:val="uparBold"/>
      </w:pPr>
      <w:r w:rsidRPr="006A1A15">
        <w:t>BASIS AND PURPOSE OF RULE 14.B</w:t>
      </w:r>
    </w:p>
    <w:p w14:paraId="0000012D" w14:textId="28662DA3" w:rsidR="009A7F2E" w:rsidRPr="006A1A15" w:rsidRDefault="005302A0" w:rsidP="006A1A15">
      <w:pPr>
        <w:pStyle w:val="upar1"/>
      </w:pPr>
      <w:r w:rsidRPr="006A1A15">
        <w:t>The purpose of Rule 14.B is to provide details and requirements for the Colorado Lottery Multi-</w:t>
      </w:r>
      <w:proofErr w:type="gramStart"/>
      <w:r w:rsidRPr="006A1A15">
        <w:t>state</w:t>
      </w:r>
      <w:proofErr w:type="gramEnd"/>
      <w:r w:rsidRPr="006A1A15">
        <w:t xml:space="preserve"> Jackpot Game “Powerball®” “Power Play®” option such as sale of Tickets, payment of Prizes, and method for Validating winning Tickets. The statutory bases for Rule 14.B are </w:t>
      </w:r>
      <w:del w:id="714" w:author="Torrey Samson" w:date="2026-08-06T11:55:00Z">
        <w:r w:rsidRPr="006A1A15">
          <w:delText>C.R.S.</w:delText>
        </w:r>
      </w:del>
      <w:ins w:id="715" w:author="Torrey Samson" w:date="2026-08-06T11:55:00Z">
        <w:r w:rsidRPr="006A1A15">
          <w:t>sections</w:t>
        </w:r>
      </w:ins>
      <w:r w:rsidRPr="006A1A15">
        <w:t xml:space="preserve"> </w:t>
      </w:r>
      <w:ins w:id="716" w:author="Torrey Samson" w:date="2026-08-06T12:00:00Z">
        <w:r w:rsidRPr="006A1A15">
          <w:t xml:space="preserve">24-4-103, 44-40-101, 44-40-102, 44-40-104, 44-40-105, </w:t>
        </w:r>
      </w:ins>
      <w:del w:id="717" w:author="Torrey Samson" w:date="2026-08-06T12:00:00Z">
        <w:r w:rsidRPr="006A1A15">
          <w:delText xml:space="preserve">44-40-101, </w:delText>
        </w:r>
      </w:del>
      <w:r w:rsidRPr="006A1A15">
        <w:t>44-40-109</w:t>
      </w:r>
      <w:del w:id="718" w:author="Torrey Samson" w:date="2026-08-06T11:55:00Z">
        <w:r w:rsidRPr="006A1A15">
          <w:delText xml:space="preserve"> (1)(a) and (2)</w:delText>
        </w:r>
      </w:del>
      <w:r w:rsidRPr="006A1A15">
        <w:t>, 44-40-113, and 44-40-114</w:t>
      </w:r>
      <w:ins w:id="719" w:author="Torrey Samson" w:date="2026-08-06T11:55:00Z">
        <w:r w:rsidRPr="006A1A15">
          <w:t>, C.R.S</w:t>
        </w:r>
      </w:ins>
      <w:r w:rsidRPr="006A1A15">
        <w:t>.</w:t>
      </w:r>
      <w:ins w:id="720" w:author="Torrey Samson" w:date="2026-08-25T15:51:00Z">
        <w:r w:rsidR="00B57426" w:rsidRPr="006A1A15">
          <w:t>, and article 40 of title 44.</w:t>
        </w:r>
      </w:ins>
    </w:p>
    <w:p w14:paraId="0000012E" w14:textId="77777777" w:rsidR="009A7F2E" w:rsidRDefault="005302A0" w:rsidP="006A1A15">
      <w:pPr>
        <w:pStyle w:val="Heading3"/>
      </w:pPr>
      <w:r>
        <w:t xml:space="preserve">14.B.1 </w:t>
      </w:r>
      <w:r>
        <w:tab/>
        <w:t>General Provisions</w:t>
      </w:r>
    </w:p>
    <w:p w14:paraId="0000012F" w14:textId="0D6D0EF5" w:rsidR="009A7F2E" w:rsidRDefault="005302A0" w:rsidP="006A1A15">
      <w:pPr>
        <w:pStyle w:val="upar1"/>
        <w:rPr>
          <w:ins w:id="721" w:author="Torrey Samson" w:date="2026-07-30T15:55:00Z"/>
          <w:rFonts w:eastAsia="Arial"/>
        </w:rPr>
      </w:pPr>
      <w:ins w:id="722" w:author="Torrey Samson" w:date="2026-07-30T15:55:00Z">
        <w:r>
          <w:rPr>
            <w:rFonts w:eastAsia="Arial"/>
          </w:rPr>
          <w:t>The following rules are incorporated by reference, except where the incorporated rules conflict with these Lottery Rules and Regulations:</w:t>
        </w:r>
      </w:ins>
    </w:p>
    <w:p w14:paraId="00000130" w14:textId="73513441" w:rsidR="009A7F2E" w:rsidRPr="009A7F2E" w:rsidRDefault="00957181">
      <w:pPr>
        <w:pStyle w:val="par1"/>
        <w:rPr>
          <w:ins w:id="723" w:author="Torrey Samson" w:date="2026-07-30T15:55:00Z"/>
          <w:color w:val="000000"/>
          <w:rPrChange w:id="724" w:author="Torrey Samson" w:date="2026-07-30T16:23:00Z">
            <w:rPr>
              <w:ins w:id="725" w:author="Torrey Samson" w:date="2026-07-30T15:55:00Z"/>
            </w:rPr>
          </w:rPrChange>
        </w:rPr>
        <w:pPrChange w:id="726" w:author="Tennille Segura" w:date="2026-08-28T20:58:00Z">
          <w:pPr>
            <w:tabs>
              <w:tab w:val="left" w:pos="720"/>
              <w:tab w:val="left" w:pos="1440"/>
            </w:tabs>
            <w:ind w:left="720" w:hanging="720"/>
          </w:pPr>
        </w:pPrChange>
      </w:pPr>
      <w:ins w:id="727" w:author="Tennille Segura" w:date="2026-08-28T20:58:00Z">
        <w:r>
          <w:t>A.</w:t>
        </w:r>
        <w:r>
          <w:tab/>
        </w:r>
      </w:ins>
      <w:ins w:id="728" w:author="Torrey Samson" w:date="2026-07-30T15:55:00Z">
        <w:r w:rsidR="005302A0" w:rsidRPr="00957181">
          <w:t xml:space="preserve">The following rules of the “Powerball®” Official Game Rules as adopted by the Multi-state Lottery Association are incorporated herein, effective as of June 27, 2024: </w:t>
        </w:r>
        <w:r w:rsidR="005302A0">
          <w:t>PB Rule 4, Drawings; PB Rule 10, Advertising; PB Rule 11, Play Price; PB Rule 12, Sale of Plays; PB Rule 14, Powerball and Double Play Prize Fund Transfers; Part II, General Rules for Powerball and Add-on Game Promotions; and Part III, Powerball Power Play® Promotion.</w:t>
        </w:r>
      </w:ins>
    </w:p>
    <w:p w14:paraId="00000131" w14:textId="1D0B2405" w:rsidR="009A7F2E" w:rsidRPr="009A7F2E" w:rsidRDefault="005302A0">
      <w:pPr>
        <w:pStyle w:val="par1"/>
        <w:rPr>
          <w:ins w:id="729" w:author="Torrey Samson" w:date="2026-07-30T15:55:00Z"/>
          <w:rFonts w:ascii="Aptos" w:eastAsia="Aptos" w:hAnsi="Aptos" w:cs="Aptos"/>
          <w:rPrChange w:id="730" w:author="Torrey Samson" w:date="2026-07-30T15:56:00Z">
            <w:rPr>
              <w:ins w:id="731" w:author="Torrey Samson" w:date="2026-07-30T15:55:00Z"/>
              <w:rFonts w:eastAsia="Arial" w:cs="Arial"/>
            </w:rPr>
          </w:rPrChange>
        </w:rPr>
        <w:pPrChange w:id="732" w:author="Torrey Samson" w:date="2026-07-30T15:56:00Z">
          <w:pPr>
            <w:tabs>
              <w:tab w:val="left" w:pos="720"/>
              <w:tab w:val="left" w:pos="1440"/>
            </w:tabs>
          </w:pPr>
        </w:pPrChange>
      </w:pPr>
      <w:ins w:id="733" w:author="Torrey Samson" w:date="2026-07-30T15:55:00Z">
        <w:r>
          <w:lastRenderedPageBreak/>
          <w:t>B.</w:t>
        </w:r>
        <w:r>
          <w:tab/>
          <w:t xml:space="preserve">Interested parties may inspect the referenced incorporated materials by contacting the Division at </w:t>
        </w:r>
        <w:r>
          <w:rPr>
            <w:u w:val="single"/>
          </w:rPr>
          <w:t>dor_lotteryrules@state.co.us</w:t>
        </w:r>
        <w:r>
          <w:t xml:space="preserve"> or 225 N Main Street Pueblo, Co 81003.</w:t>
        </w:r>
      </w:ins>
    </w:p>
    <w:p w14:paraId="00000132" w14:textId="35375856" w:rsidR="009A7F2E" w:rsidRPr="009A7F2E" w:rsidRDefault="005302A0">
      <w:pPr>
        <w:pStyle w:val="par1"/>
        <w:rPr>
          <w:ins w:id="734" w:author="Torrey Samson" w:date="2026-07-30T15:55:00Z"/>
          <w:rFonts w:ascii="Aptos" w:eastAsia="Aptos" w:hAnsi="Aptos" w:cs="Aptos"/>
          <w:rPrChange w:id="735" w:author="Torrey Samson" w:date="2026-07-30T15:56:00Z">
            <w:rPr>
              <w:ins w:id="736" w:author="Torrey Samson" w:date="2026-07-30T15:55:00Z"/>
              <w:rFonts w:eastAsia="Arial" w:cs="Arial"/>
            </w:rPr>
          </w:rPrChange>
        </w:rPr>
        <w:pPrChange w:id="737" w:author="Torrey Samson" w:date="2026-07-30T15:56:00Z">
          <w:pPr>
            <w:tabs>
              <w:tab w:val="left" w:pos="720"/>
              <w:tab w:val="left" w:pos="1440"/>
            </w:tabs>
          </w:pPr>
        </w:pPrChange>
      </w:pPr>
      <w:ins w:id="738" w:author="Torrey Samson" w:date="2026-07-30T15:55:00Z">
        <w:r>
          <w:t>C.</w:t>
        </w:r>
        <w:r>
          <w:tab/>
          <w:t xml:space="preserve">Interested parties may inspect the referenced incorporated materials by contacting </w:t>
        </w:r>
        <w:r>
          <w:rPr>
            <w:color w:val="467886"/>
            <w:u w:val="single"/>
          </w:rPr>
          <w:t>Legal@musl.com</w:t>
        </w:r>
        <w:r>
          <w:t xml:space="preserve"> or visiting https://www.powerball.com.</w:t>
        </w:r>
      </w:ins>
    </w:p>
    <w:p w14:paraId="00000133" w14:textId="4D0CAF8B" w:rsidR="009A7F2E" w:rsidRPr="009A7F2E" w:rsidRDefault="005302A0">
      <w:pPr>
        <w:pStyle w:val="par1"/>
        <w:rPr>
          <w:ins w:id="739" w:author="Torrey Samson" w:date="2026-07-30T15:55:00Z"/>
          <w:rFonts w:ascii="Aptos" w:eastAsia="Aptos" w:hAnsi="Aptos" w:cs="Aptos"/>
          <w:rPrChange w:id="740" w:author="Torrey Samson" w:date="2026-07-30T15:56:00Z">
            <w:rPr>
              <w:ins w:id="741" w:author="Torrey Samson" w:date="2026-07-30T15:55:00Z"/>
              <w:rFonts w:eastAsia="Arial" w:cs="Arial"/>
            </w:rPr>
          </w:rPrChange>
        </w:rPr>
        <w:pPrChange w:id="742" w:author="Torrey Samson" w:date="2026-07-30T15:56:00Z">
          <w:pPr>
            <w:tabs>
              <w:tab w:val="left" w:pos="720"/>
              <w:tab w:val="left" w:pos="1440"/>
            </w:tabs>
          </w:pPr>
        </w:pPrChange>
      </w:pPr>
      <w:ins w:id="743" w:author="Torrey Samson" w:date="2026-07-30T15:55:00Z">
        <w:r>
          <w:t>D.</w:t>
        </w:r>
        <w:r>
          <w:tab/>
          <w:t>These regulations do not include later amendments to or editions of the incorporated material.</w:t>
        </w:r>
      </w:ins>
    </w:p>
    <w:p w14:paraId="00000134" w14:textId="31C3EDF3" w:rsidR="009A7F2E" w:rsidRDefault="005302A0">
      <w:pPr>
        <w:pStyle w:val="upar1"/>
        <w:rPr>
          <w:del w:id="744" w:author="Torrey Samson" w:date="2026-07-30T15:55:00Z"/>
          <w:rFonts w:eastAsia="Arial"/>
        </w:rPr>
        <w:pPrChange w:id="745" w:author="Tennille Segura" w:date="2026-08-28T20:58:00Z">
          <w:pPr>
            <w:tabs>
              <w:tab w:val="left" w:pos="720"/>
              <w:tab w:val="left" w:pos="1440"/>
            </w:tabs>
          </w:pPr>
        </w:pPrChange>
      </w:pPr>
      <w:del w:id="746" w:author="Torrey Samson" w:date="2026-07-30T15:55:00Z">
        <w:r>
          <w:rPr>
            <w:rFonts w:eastAsia="Arial"/>
          </w:rPr>
          <w:delText>The Multi-state Jackpot Game known as “Powerball®” shall have a game option known as “Power Play®”, which allows Players to pay an additional One Dollar ($1.00) for a chance to increase any Set Prize won on that Ticket.</w:delText>
        </w:r>
      </w:del>
    </w:p>
    <w:p w14:paraId="00000135" w14:textId="0BEAF3EF" w:rsidR="009A7F2E" w:rsidRDefault="005302A0">
      <w:pPr>
        <w:pStyle w:val="upar1"/>
        <w:rPr>
          <w:del w:id="747" w:author="Torrey Samson" w:date="2026-07-30T15:55:00Z"/>
          <w:rFonts w:eastAsia="Arial"/>
        </w:rPr>
        <w:pPrChange w:id="748" w:author="Tennille Segura" w:date="2026-08-28T20:58:00Z">
          <w:pPr>
            <w:tabs>
              <w:tab w:val="left" w:pos="720"/>
              <w:tab w:val="left" w:pos="1440"/>
            </w:tabs>
          </w:pPr>
        </w:pPrChange>
      </w:pPr>
      <w:del w:id="749" w:author="Torrey Samson" w:date="2026-07-30T15:55:00Z">
        <w:r>
          <w:rPr>
            <w:rFonts w:eastAsia="Arial"/>
          </w:rPr>
          <w:delText>“Power Play®” shall be conducted pursuant to the following Rules and Regulations and under such further instructions and directives as the Director and Commission may issue. If a conflict arises between another provision of the Lottery Rules and Regulations and this Rule 14.B, Rule 14.B shall apply. If a conflict arises between this Rule 14.B and the “Powerball Power Play®” Official Game Rule provided by the Multi-state Lottery Association, the “Powerball Power Play®” Official Game Rule shall apply.</w:delText>
        </w:r>
      </w:del>
    </w:p>
    <w:p w14:paraId="00000136" w14:textId="21D89016" w:rsidR="009A7F2E" w:rsidRDefault="005302A0">
      <w:pPr>
        <w:pStyle w:val="Heading3"/>
        <w:rPr>
          <w:del w:id="750" w:author="Torrey Samson" w:date="2026-07-30T15:55:00Z"/>
        </w:rPr>
        <w:pPrChange w:id="751" w:author="Tennille Segura" w:date="2026-08-28T20:59:00Z">
          <w:pPr>
            <w:keepNext/>
            <w:spacing w:after="60"/>
          </w:pPr>
        </w:pPrChange>
      </w:pPr>
      <w:del w:id="752" w:author="Torrey Samson" w:date="2026-07-30T15:55:00Z">
        <w:r>
          <w:delText xml:space="preserve">14.B.2 </w:delText>
        </w:r>
        <w:r>
          <w:tab/>
          <w:delText>Definitions</w:delText>
        </w:r>
      </w:del>
    </w:p>
    <w:p w14:paraId="00000137" w14:textId="0C6F9837" w:rsidR="009A7F2E" w:rsidRDefault="005302A0">
      <w:pPr>
        <w:pStyle w:val="upar1"/>
        <w:rPr>
          <w:del w:id="753" w:author="Torrey Samson" w:date="2026-07-30T15:55:00Z"/>
          <w:rFonts w:eastAsia="Arial"/>
        </w:rPr>
        <w:pPrChange w:id="754" w:author="Tennille Segura" w:date="2026-08-28T20:59:00Z">
          <w:pPr>
            <w:tabs>
              <w:tab w:val="left" w:pos="720"/>
              <w:tab w:val="left" w:pos="1440"/>
            </w:tabs>
          </w:pPr>
        </w:pPrChange>
      </w:pPr>
      <w:del w:id="755" w:author="Torrey Samson" w:date="2026-07-30T15:55:00Z">
        <w:r>
          <w:rPr>
            <w:rFonts w:eastAsia="Arial"/>
          </w:rPr>
          <w:delText>Refer to the definitions provided in Rule 1.1, Rule 14.2 and Rule 14.A.2.</w:delText>
        </w:r>
      </w:del>
    </w:p>
    <w:p w14:paraId="00000138" w14:textId="39BC8434" w:rsidR="009A7F2E" w:rsidRDefault="005302A0">
      <w:pPr>
        <w:pStyle w:val="Heading3"/>
        <w:pPrChange w:id="756" w:author="Tennille Segura" w:date="2026-08-28T20:59:00Z">
          <w:pPr>
            <w:keepNext/>
            <w:spacing w:after="60"/>
          </w:pPr>
        </w:pPrChange>
      </w:pPr>
      <w:r>
        <w:t>14.B.</w:t>
      </w:r>
      <w:del w:id="757" w:author="Torrey Samson" w:date="2026-07-30T16:23:00Z">
        <w:r>
          <w:delText xml:space="preserve">3 </w:delText>
        </w:r>
      </w:del>
      <w:ins w:id="758" w:author="Torrey Samson" w:date="2026-07-30T16:23:00Z">
        <w:r>
          <w:t xml:space="preserve">2 </w:t>
        </w:r>
      </w:ins>
      <w:r>
        <w:tab/>
      </w:r>
      <w:del w:id="759" w:author="Torrey Samson" w:date="2026-07-30T16:16:00Z">
        <w:r>
          <w:delText xml:space="preserve">Price of </w:delText>
        </w:r>
      </w:del>
      <w:r>
        <w:t>“Power Play®”</w:t>
      </w:r>
    </w:p>
    <w:p w14:paraId="00000139" w14:textId="511F62CF" w:rsidR="009A7F2E" w:rsidRDefault="005302A0">
      <w:pPr>
        <w:pStyle w:val="par1"/>
        <w:rPr>
          <w:ins w:id="760" w:author="Torrey Samson" w:date="2026-07-30T16:15:00Z"/>
        </w:rPr>
        <w:pPrChange w:id="761" w:author="Tennille Segura" w:date="2026-08-28T20:59:00Z">
          <w:pPr>
            <w:tabs>
              <w:tab w:val="left" w:pos="720"/>
              <w:tab w:val="left" w:pos="1440"/>
              <w:tab w:val="left" w:pos="2160"/>
            </w:tabs>
            <w:ind w:left="720" w:hanging="720"/>
          </w:pPr>
        </w:pPrChange>
      </w:pPr>
      <w:r>
        <w:t>A.</w:t>
      </w:r>
      <w:ins w:id="762" w:author="Torrey Samson" w:date="2026-07-30T16:15:00Z">
        <w:r>
          <w:t xml:space="preserve"> </w:t>
        </w:r>
        <w:r>
          <w:tab/>
          <w:t xml:space="preserve">The “Power Play®” is an add-on to the “Powerball®” 5/69 + 1/26 game. Players who elect to pay an extra </w:t>
        </w:r>
        <w:proofErr w:type="gramStart"/>
        <w:r>
          <w:t>One-Dollar</w:t>
        </w:r>
        <w:proofErr w:type="gramEnd"/>
        <w:r>
          <w:t xml:space="preserve"> ($1.00) per “Powerball®” Play will have the opportunity to increase Set Prize winnings (excluding the Grand Prize</w:t>
        </w:r>
        <w:del w:id="763" w:author="Torrey Samson" w:date="2026-07-30T16:15:00Z">
          <w:r>
            <w:delText>).</w:delText>
          </w:r>
        </w:del>
      </w:ins>
      <w:del w:id="764" w:author="Torrey Samson" w:date="2026-07-30T16:15:00Z">
        <w:r>
          <w:delText xml:space="preserve"> </w:delText>
        </w:r>
      </w:del>
      <w:ins w:id="765" w:author="Torrey Samson" w:date="2026-07-30T16:15:00Z">
        <w:r>
          <w:t>).</w:t>
        </w:r>
      </w:ins>
    </w:p>
    <w:p w14:paraId="0000013A" w14:textId="02517743" w:rsidR="009A7F2E" w:rsidRDefault="005302A0">
      <w:pPr>
        <w:pStyle w:val="par1"/>
        <w:rPr>
          <w:del w:id="766" w:author="Torrey Samson" w:date="2026-07-30T16:16:00Z"/>
        </w:rPr>
        <w:pPrChange w:id="767" w:author="Tennille Segura" w:date="2026-08-28T20:59:00Z">
          <w:pPr>
            <w:tabs>
              <w:tab w:val="left" w:pos="720"/>
              <w:tab w:val="left" w:pos="1440"/>
              <w:tab w:val="left" w:pos="2160"/>
            </w:tabs>
            <w:ind w:left="720" w:hanging="720"/>
          </w:pPr>
        </w:pPrChange>
      </w:pPr>
      <w:del w:id="768" w:author="Torrey Samson" w:date="2026-07-30T16:16:00Z">
        <w:r>
          <w:tab/>
          <w:delText>The price of each “Power Play” selected shall be an additional One Dollar ($1.00) per Play.</w:delText>
        </w:r>
      </w:del>
    </w:p>
    <w:p w14:paraId="0000013B" w14:textId="0786B5CA" w:rsidR="009A7F2E" w:rsidRDefault="005302A0">
      <w:pPr>
        <w:pStyle w:val="par2"/>
        <w:rPr>
          <w:del w:id="769" w:author="Torrey Samson" w:date="2026-07-30T16:16:00Z"/>
        </w:rPr>
        <w:pPrChange w:id="770" w:author="Tennille Segura" w:date="2026-08-28T20:59:00Z">
          <w:pPr>
            <w:tabs>
              <w:tab w:val="left" w:pos="720"/>
              <w:tab w:val="left" w:pos="1440"/>
              <w:tab w:val="left" w:pos="2160"/>
            </w:tabs>
            <w:ind w:left="1440" w:hanging="720"/>
          </w:pPr>
        </w:pPrChange>
      </w:pPr>
      <w:del w:id="771" w:author="Torrey Samson" w:date="2026-07-30T16:16:00Z">
        <w:r>
          <w:delText>1.</w:delText>
        </w:r>
        <w:r>
          <w:tab/>
          <w:delText>The “Power Play®” is an add-on to the “Powerball®” 5/69 + 1/26 game. Players who elect to pay an extra One-Dollar ($1.00) per “Powerball®” Play will have the opportunity to increase Set Prize winnings (excluding the Grand Prize).</w:delText>
        </w:r>
      </w:del>
    </w:p>
    <w:p w14:paraId="0000013C" w14:textId="00A52E58" w:rsidR="009A7F2E" w:rsidRPr="009A7F2E" w:rsidDel="00F021DF" w:rsidRDefault="005302A0">
      <w:pPr>
        <w:pStyle w:val="par2"/>
        <w:rPr>
          <w:del w:id="772" w:author="Torrey Samson" w:date="2026-08-25T13:27:00Z"/>
          <w:rFonts w:ascii="Aptos" w:eastAsia="Aptos" w:hAnsi="Aptos" w:cs="Aptos"/>
          <w:rPrChange w:id="773" w:author="Torrey Samson" w:date="2026-08-06T11:55:00Z">
            <w:rPr>
              <w:del w:id="774" w:author="Torrey Samson" w:date="2026-08-25T13:27:00Z"/>
              <w:rFonts w:eastAsia="Arial" w:cs="Arial"/>
            </w:rPr>
          </w:rPrChange>
        </w:rPr>
        <w:pPrChange w:id="775" w:author="Tennille Segura" w:date="2026-08-28T20:59:00Z">
          <w:pPr>
            <w:tabs>
              <w:tab w:val="left" w:pos="720"/>
              <w:tab w:val="left" w:pos="1440"/>
              <w:tab w:val="left" w:pos="2160"/>
            </w:tabs>
            <w:ind w:left="1440" w:hanging="720"/>
          </w:pPr>
        </w:pPrChange>
      </w:pPr>
      <w:del w:id="776" w:author="Torrey Samson" w:date="2026-07-30T16:16:00Z">
        <w:r>
          <w:delText>2</w:delText>
        </w:r>
      </w:del>
      <w:del w:id="777" w:author="Torrey Samson" w:date="2026-08-25T13:27:00Z">
        <w:r w:rsidDel="00F021DF">
          <w:delText>.</w:delText>
        </w:r>
        <w:r w:rsidDel="00F021DF">
          <w:tab/>
          <w:delText>A Player has the option to Purchase up to ten “Powerball®” with “Power Play®” Plays on a single Ticket as follows:</w:delText>
        </w:r>
      </w:del>
    </w:p>
    <w:p w14:paraId="0000013D" w14:textId="1CD2CC3E" w:rsidR="009A7F2E" w:rsidDel="00F021DF" w:rsidRDefault="009A7F2E" w:rsidP="00C22D48">
      <w:pPr>
        <w:tabs>
          <w:tab w:val="left" w:pos="720"/>
          <w:tab w:val="left" w:pos="1440"/>
          <w:tab w:val="left" w:pos="2160"/>
        </w:tabs>
        <w:ind w:left="720" w:hanging="720"/>
        <w:rPr>
          <w:del w:id="778" w:author="Torrey Samson" w:date="2026-08-25T13:27:00Z"/>
          <w:rFonts w:eastAsia="Arial" w:cs="Arial"/>
        </w:rPr>
      </w:pPr>
    </w:p>
    <w:tbl>
      <w:tblPr>
        <w:tblW w:w="8326" w:type="dxa"/>
        <w:tblInd w:w="720" w:type="dxa"/>
        <w:tblLayout w:type="fixed"/>
        <w:tblCellMar>
          <w:top w:w="47" w:type="dxa"/>
          <w:left w:w="106" w:type="dxa"/>
          <w:right w:w="55" w:type="dxa"/>
        </w:tblCellMar>
        <w:tblLook w:val="0400" w:firstRow="0" w:lastRow="0" w:firstColumn="0" w:lastColumn="0" w:noHBand="0" w:noVBand="1"/>
      </w:tblPr>
      <w:tblGrid>
        <w:gridCol w:w="1992"/>
        <w:gridCol w:w="1992"/>
        <w:gridCol w:w="1202"/>
        <w:gridCol w:w="1148"/>
        <w:gridCol w:w="1992"/>
      </w:tblGrid>
      <w:tr w:rsidR="009A7F2E" w:rsidDel="00F021DF" w14:paraId="670F820F" w14:textId="177B7867" w:rsidTr="00C22D48">
        <w:trPr>
          <w:trHeight w:val="929"/>
          <w:del w:id="779"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3E" w14:textId="2BCB0473" w:rsidR="009A7F2E" w:rsidRPr="00C22D48" w:rsidDel="00F021DF" w:rsidRDefault="005302A0" w:rsidP="00C22D48">
            <w:pPr>
              <w:tabs>
                <w:tab w:val="left" w:pos="720"/>
                <w:tab w:val="left" w:pos="1440"/>
                <w:tab w:val="left" w:pos="2160"/>
              </w:tabs>
              <w:ind w:left="720" w:hanging="720"/>
              <w:rPr>
                <w:del w:id="780" w:author="Torrey Samson" w:date="2026-08-25T13:27:00Z"/>
                <w:rFonts w:eastAsia="Arial" w:cs="Arial"/>
              </w:rPr>
            </w:pPr>
            <w:del w:id="781" w:author="Torrey Samson" w:date="2026-08-25T13:27:00Z">
              <w:r w:rsidRPr="00C22D48" w:rsidDel="00F021DF">
                <w:rPr>
                  <w:rFonts w:eastAsia="Arial" w:cs="Arial"/>
                </w:rPr>
                <w:delText xml:space="preserve">NUMBER OF </w:delText>
              </w:r>
            </w:del>
          </w:p>
          <w:p w14:paraId="0000013F" w14:textId="2A6DDC63" w:rsidR="009A7F2E" w:rsidRPr="00C22D48" w:rsidDel="00F021DF" w:rsidRDefault="005302A0" w:rsidP="00C22D48">
            <w:pPr>
              <w:tabs>
                <w:tab w:val="left" w:pos="720"/>
                <w:tab w:val="left" w:pos="1440"/>
                <w:tab w:val="left" w:pos="2160"/>
              </w:tabs>
              <w:ind w:left="720" w:hanging="720"/>
              <w:rPr>
                <w:del w:id="782" w:author="Torrey Samson" w:date="2026-08-25T13:27:00Z"/>
                <w:rFonts w:eastAsia="Arial" w:cs="Arial"/>
              </w:rPr>
            </w:pPr>
            <w:del w:id="783" w:author="Torrey Samson" w:date="2026-08-25T13:27:00Z">
              <w:r w:rsidRPr="00C22D48" w:rsidDel="00F021DF">
                <w:rPr>
                  <w:rFonts w:eastAsia="Arial" w:cs="Arial"/>
                </w:rPr>
                <w:delText xml:space="preserve">“POWERBALL®” </w:delText>
              </w:r>
            </w:del>
          </w:p>
          <w:p w14:paraId="00000140" w14:textId="1B307592" w:rsidR="009A7F2E" w:rsidRPr="00C22D48" w:rsidDel="00F021DF" w:rsidRDefault="005302A0" w:rsidP="00C22D48">
            <w:pPr>
              <w:tabs>
                <w:tab w:val="left" w:pos="720"/>
                <w:tab w:val="left" w:pos="1440"/>
                <w:tab w:val="left" w:pos="2160"/>
              </w:tabs>
              <w:ind w:left="720" w:hanging="720"/>
              <w:rPr>
                <w:del w:id="784" w:author="Torrey Samson" w:date="2026-08-25T13:27:00Z"/>
                <w:rFonts w:eastAsia="Arial" w:cs="Arial"/>
              </w:rPr>
            </w:pPr>
            <w:del w:id="785" w:author="Torrey Samson" w:date="2026-08-25T13:27:00Z">
              <w:r w:rsidRPr="00C22D48" w:rsidDel="00F021DF">
                <w:rPr>
                  <w:rFonts w:eastAsia="Arial" w:cs="Arial"/>
                </w:rPr>
                <w:lastRenderedPageBreak/>
                <w:delText xml:space="preserve">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41" w14:textId="027441DF" w:rsidR="009A7F2E" w:rsidRPr="00C22D48" w:rsidDel="00F021DF" w:rsidRDefault="005302A0" w:rsidP="00C22D48">
            <w:pPr>
              <w:tabs>
                <w:tab w:val="left" w:pos="720"/>
                <w:tab w:val="left" w:pos="1440"/>
                <w:tab w:val="left" w:pos="2160"/>
              </w:tabs>
              <w:ind w:left="720" w:hanging="720"/>
              <w:rPr>
                <w:del w:id="786" w:author="Torrey Samson" w:date="2026-08-25T13:27:00Z"/>
                <w:rFonts w:eastAsia="Arial" w:cs="Arial"/>
              </w:rPr>
            </w:pPr>
            <w:del w:id="787" w:author="Torrey Samson" w:date="2026-08-25T13:27:00Z">
              <w:r w:rsidRPr="00C22D48" w:rsidDel="00F021DF">
                <w:rPr>
                  <w:rFonts w:eastAsia="Arial" w:cs="Arial"/>
                </w:rPr>
                <w:lastRenderedPageBreak/>
                <w:delText xml:space="preserve">COST OF </w:delText>
              </w:r>
            </w:del>
          </w:p>
          <w:p w14:paraId="00000142" w14:textId="139E3BD4" w:rsidR="009A7F2E" w:rsidRPr="00C22D48" w:rsidDel="00F021DF" w:rsidRDefault="005302A0" w:rsidP="00C22D48">
            <w:pPr>
              <w:tabs>
                <w:tab w:val="left" w:pos="720"/>
                <w:tab w:val="left" w:pos="1440"/>
                <w:tab w:val="left" w:pos="2160"/>
              </w:tabs>
              <w:ind w:left="720" w:hanging="720"/>
              <w:rPr>
                <w:del w:id="788" w:author="Torrey Samson" w:date="2026-08-25T13:27:00Z"/>
                <w:rFonts w:eastAsia="Arial" w:cs="Arial"/>
              </w:rPr>
            </w:pPr>
            <w:del w:id="789" w:author="Torrey Samson" w:date="2026-08-25T13:27:00Z">
              <w:r w:rsidRPr="00C22D48" w:rsidDel="00F021DF">
                <w:rPr>
                  <w:rFonts w:eastAsia="Arial" w:cs="Arial"/>
                </w:rPr>
                <w:delText xml:space="preserve">“POWERBALL®” </w:delText>
              </w:r>
            </w:del>
          </w:p>
          <w:p w14:paraId="00000143" w14:textId="5407A5BE" w:rsidR="009A7F2E" w:rsidRPr="00C22D48" w:rsidDel="00F021DF" w:rsidRDefault="005302A0" w:rsidP="00C22D48">
            <w:pPr>
              <w:tabs>
                <w:tab w:val="left" w:pos="720"/>
                <w:tab w:val="left" w:pos="1440"/>
                <w:tab w:val="left" w:pos="2160"/>
              </w:tabs>
              <w:ind w:left="720" w:hanging="720"/>
              <w:rPr>
                <w:del w:id="790" w:author="Torrey Samson" w:date="2026-08-25T13:27:00Z"/>
                <w:rFonts w:eastAsia="Arial" w:cs="Arial"/>
              </w:rPr>
            </w:pPr>
            <w:del w:id="791" w:author="Torrey Samson" w:date="2026-08-25T13:27:00Z">
              <w:r w:rsidRPr="00C22D48" w:rsidDel="00F021DF">
                <w:rPr>
                  <w:rFonts w:eastAsia="Arial" w:cs="Arial"/>
                </w:rPr>
                <w:lastRenderedPageBreak/>
                <w:delText xml:space="preserve">PLAYS </w:delText>
              </w:r>
            </w:del>
          </w:p>
        </w:tc>
        <w:tc>
          <w:tcPr>
            <w:tcW w:w="1202" w:type="dxa"/>
            <w:tcBorders>
              <w:top w:val="single" w:sz="4" w:space="0" w:color="000000"/>
              <w:left w:val="single" w:sz="4" w:space="0" w:color="000000"/>
              <w:bottom w:val="single" w:sz="4" w:space="0" w:color="000000"/>
              <w:right w:val="single" w:sz="4" w:space="0" w:color="000000"/>
            </w:tcBorders>
          </w:tcPr>
          <w:p w14:paraId="00000144" w14:textId="57E307CA" w:rsidR="009A7F2E" w:rsidRPr="00C22D48" w:rsidDel="00F021DF" w:rsidRDefault="005302A0" w:rsidP="00C22D48">
            <w:pPr>
              <w:tabs>
                <w:tab w:val="left" w:pos="720"/>
                <w:tab w:val="left" w:pos="1440"/>
                <w:tab w:val="left" w:pos="2160"/>
              </w:tabs>
              <w:ind w:left="720" w:hanging="720"/>
              <w:rPr>
                <w:del w:id="792" w:author="Torrey Samson" w:date="2026-08-25T13:27:00Z"/>
                <w:rFonts w:eastAsia="Arial" w:cs="Arial"/>
              </w:rPr>
            </w:pPr>
            <w:del w:id="793" w:author="Torrey Samson" w:date="2026-08-25T13:27:00Z">
              <w:r w:rsidRPr="00C22D48" w:rsidDel="00F021DF">
                <w:rPr>
                  <w:rFonts w:eastAsia="Arial" w:cs="Arial"/>
                </w:rPr>
                <w:lastRenderedPageBreak/>
                <w:delText xml:space="preserve">NUMBER OF </w:delText>
              </w:r>
            </w:del>
          </w:p>
          <w:p w14:paraId="00000145" w14:textId="3757B7C9" w:rsidR="009A7F2E" w:rsidRPr="00C22D48" w:rsidDel="00F021DF" w:rsidRDefault="005302A0" w:rsidP="00C22D48">
            <w:pPr>
              <w:tabs>
                <w:tab w:val="left" w:pos="720"/>
                <w:tab w:val="left" w:pos="1440"/>
                <w:tab w:val="left" w:pos="2160"/>
              </w:tabs>
              <w:ind w:left="720" w:hanging="720"/>
              <w:rPr>
                <w:del w:id="794" w:author="Torrey Samson" w:date="2026-08-25T13:27:00Z"/>
                <w:rFonts w:eastAsia="Arial" w:cs="Arial"/>
              </w:rPr>
            </w:pPr>
            <w:del w:id="795" w:author="Torrey Samson" w:date="2026-08-25T13:27:00Z">
              <w:r w:rsidRPr="00C22D48" w:rsidDel="00F021DF">
                <w:rPr>
                  <w:rFonts w:eastAsia="Arial" w:cs="Arial"/>
                </w:rPr>
                <w:lastRenderedPageBreak/>
                <w:delText xml:space="preserve">“POWER </w:delText>
              </w:r>
            </w:del>
          </w:p>
          <w:p w14:paraId="00000146" w14:textId="16C2110F" w:rsidR="009A7F2E" w:rsidRPr="00C22D48" w:rsidDel="00F021DF" w:rsidRDefault="005302A0" w:rsidP="00C22D48">
            <w:pPr>
              <w:tabs>
                <w:tab w:val="left" w:pos="720"/>
                <w:tab w:val="left" w:pos="1440"/>
                <w:tab w:val="left" w:pos="2160"/>
              </w:tabs>
              <w:ind w:left="720" w:hanging="720"/>
              <w:rPr>
                <w:del w:id="796" w:author="Torrey Samson" w:date="2026-08-25T13:27:00Z"/>
                <w:rFonts w:eastAsia="Arial" w:cs="Arial"/>
              </w:rPr>
            </w:pPr>
            <w:del w:id="797" w:author="Torrey Samson" w:date="2026-08-25T13:27:00Z">
              <w:r w:rsidRPr="00C22D48" w:rsidDel="00F021DF">
                <w:rPr>
                  <w:rFonts w:eastAsia="Arial" w:cs="Arial"/>
                </w:rPr>
                <w:delText xml:space="preserve">PLAY®” </w:delText>
              </w:r>
            </w:del>
          </w:p>
          <w:p w14:paraId="00000147" w14:textId="7B2EBC00" w:rsidR="009A7F2E" w:rsidRPr="00C22D48" w:rsidDel="00F021DF" w:rsidRDefault="005302A0" w:rsidP="00C22D48">
            <w:pPr>
              <w:tabs>
                <w:tab w:val="left" w:pos="720"/>
                <w:tab w:val="left" w:pos="1440"/>
                <w:tab w:val="left" w:pos="2160"/>
              </w:tabs>
              <w:ind w:left="720" w:hanging="720"/>
              <w:rPr>
                <w:del w:id="798" w:author="Torrey Samson" w:date="2026-08-25T13:27:00Z"/>
                <w:rFonts w:eastAsia="Arial" w:cs="Arial"/>
              </w:rPr>
            </w:pPr>
            <w:del w:id="799" w:author="Torrey Samson" w:date="2026-08-25T13:27:00Z">
              <w:r w:rsidRPr="00C22D48" w:rsidDel="00F021DF">
                <w:rPr>
                  <w:rFonts w:eastAsia="Arial" w:cs="Arial"/>
                </w:rPr>
                <w:delText xml:space="preserve">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48" w14:textId="576B2E29" w:rsidR="009A7F2E" w:rsidRPr="00C22D48" w:rsidDel="00F021DF" w:rsidRDefault="005302A0" w:rsidP="00C22D48">
            <w:pPr>
              <w:tabs>
                <w:tab w:val="left" w:pos="720"/>
                <w:tab w:val="left" w:pos="1440"/>
                <w:tab w:val="left" w:pos="2160"/>
              </w:tabs>
              <w:ind w:left="720" w:hanging="720"/>
              <w:rPr>
                <w:del w:id="800" w:author="Torrey Samson" w:date="2026-08-25T13:27:00Z"/>
                <w:rFonts w:eastAsia="Arial" w:cs="Arial"/>
              </w:rPr>
            </w:pPr>
            <w:del w:id="801" w:author="Torrey Samson" w:date="2026-08-25T13:27:00Z">
              <w:r w:rsidRPr="00C22D48" w:rsidDel="00F021DF">
                <w:rPr>
                  <w:rFonts w:eastAsia="Arial" w:cs="Arial"/>
                </w:rPr>
                <w:lastRenderedPageBreak/>
                <w:delText xml:space="preserve">COST OF </w:delText>
              </w:r>
            </w:del>
          </w:p>
          <w:p w14:paraId="00000149" w14:textId="587606C1" w:rsidR="009A7F2E" w:rsidRPr="00C22D48" w:rsidDel="00F021DF" w:rsidRDefault="005302A0" w:rsidP="00C22D48">
            <w:pPr>
              <w:tabs>
                <w:tab w:val="left" w:pos="720"/>
                <w:tab w:val="left" w:pos="1440"/>
                <w:tab w:val="left" w:pos="2160"/>
              </w:tabs>
              <w:ind w:left="720" w:hanging="720"/>
              <w:rPr>
                <w:del w:id="802" w:author="Torrey Samson" w:date="2026-08-25T13:27:00Z"/>
                <w:rFonts w:eastAsia="Arial" w:cs="Arial"/>
              </w:rPr>
            </w:pPr>
            <w:del w:id="803" w:author="Torrey Samson" w:date="2026-08-25T13:27:00Z">
              <w:r w:rsidRPr="00C22D48" w:rsidDel="00F021DF">
                <w:rPr>
                  <w:rFonts w:eastAsia="Arial" w:cs="Arial"/>
                </w:rPr>
                <w:lastRenderedPageBreak/>
                <w:delText xml:space="preserve">“POWER </w:delText>
              </w:r>
            </w:del>
          </w:p>
          <w:p w14:paraId="0000014A" w14:textId="3D7E0BC5" w:rsidR="009A7F2E" w:rsidRPr="00C22D48" w:rsidDel="00F021DF" w:rsidRDefault="005302A0" w:rsidP="00C22D48">
            <w:pPr>
              <w:tabs>
                <w:tab w:val="left" w:pos="720"/>
                <w:tab w:val="left" w:pos="1440"/>
                <w:tab w:val="left" w:pos="2160"/>
              </w:tabs>
              <w:ind w:left="720" w:hanging="720"/>
              <w:rPr>
                <w:del w:id="804" w:author="Torrey Samson" w:date="2026-08-25T13:27:00Z"/>
                <w:rFonts w:eastAsia="Arial" w:cs="Arial"/>
              </w:rPr>
            </w:pPr>
            <w:del w:id="805" w:author="Torrey Samson" w:date="2026-08-25T13:27:00Z">
              <w:r w:rsidRPr="00C22D48" w:rsidDel="00F021DF">
                <w:rPr>
                  <w:rFonts w:eastAsia="Arial" w:cs="Arial"/>
                </w:rPr>
                <w:delText xml:space="preserve">PLAY®” </w:delText>
              </w:r>
            </w:del>
          </w:p>
          <w:p w14:paraId="0000014B" w14:textId="4EDBAB83" w:rsidR="009A7F2E" w:rsidRPr="00C22D48" w:rsidDel="00F021DF" w:rsidRDefault="005302A0" w:rsidP="00C22D48">
            <w:pPr>
              <w:tabs>
                <w:tab w:val="left" w:pos="720"/>
                <w:tab w:val="left" w:pos="1440"/>
                <w:tab w:val="left" w:pos="2160"/>
              </w:tabs>
              <w:ind w:left="720" w:hanging="720"/>
              <w:rPr>
                <w:del w:id="806" w:author="Torrey Samson" w:date="2026-08-25T13:27:00Z"/>
                <w:rFonts w:eastAsia="Arial" w:cs="Arial"/>
              </w:rPr>
            </w:pPr>
            <w:del w:id="807" w:author="Torrey Samson" w:date="2026-08-25T13:27:00Z">
              <w:r w:rsidRPr="00C22D48" w:rsidDel="00F021DF">
                <w:rPr>
                  <w:rFonts w:eastAsia="Arial" w:cs="Arial"/>
                </w:rPr>
                <w:delText xml:space="preserve">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4C" w14:textId="770F06AB" w:rsidR="009A7F2E" w:rsidRPr="00C22D48" w:rsidDel="00F021DF" w:rsidRDefault="005302A0" w:rsidP="00C22D48">
            <w:pPr>
              <w:tabs>
                <w:tab w:val="left" w:pos="720"/>
                <w:tab w:val="left" w:pos="1440"/>
                <w:tab w:val="left" w:pos="2160"/>
              </w:tabs>
              <w:ind w:left="720" w:hanging="720"/>
              <w:rPr>
                <w:del w:id="808" w:author="Torrey Samson" w:date="2026-08-25T13:27:00Z"/>
                <w:rFonts w:eastAsia="Arial" w:cs="Arial"/>
              </w:rPr>
            </w:pPr>
            <w:del w:id="809" w:author="Torrey Samson" w:date="2026-08-25T13:27:00Z">
              <w:r w:rsidRPr="00C22D48" w:rsidDel="00F021DF">
                <w:rPr>
                  <w:rFonts w:eastAsia="Arial" w:cs="Arial"/>
                </w:rPr>
                <w:lastRenderedPageBreak/>
                <w:delText xml:space="preserve">TOTAL COST OF </w:delText>
              </w:r>
            </w:del>
          </w:p>
          <w:p w14:paraId="0000014D" w14:textId="4193A708" w:rsidR="009A7F2E" w:rsidRPr="00C22D48" w:rsidDel="00F021DF" w:rsidRDefault="005302A0" w:rsidP="00C22D48">
            <w:pPr>
              <w:tabs>
                <w:tab w:val="left" w:pos="720"/>
                <w:tab w:val="left" w:pos="1440"/>
                <w:tab w:val="left" w:pos="2160"/>
              </w:tabs>
              <w:ind w:left="720" w:hanging="720"/>
              <w:rPr>
                <w:del w:id="810" w:author="Torrey Samson" w:date="2026-08-25T13:27:00Z"/>
                <w:rFonts w:eastAsia="Arial" w:cs="Arial"/>
              </w:rPr>
            </w:pPr>
            <w:del w:id="811" w:author="Torrey Samson" w:date="2026-08-25T13:27:00Z">
              <w:r w:rsidRPr="00C22D48" w:rsidDel="00F021DF">
                <w:rPr>
                  <w:rFonts w:eastAsia="Arial" w:cs="Arial"/>
                </w:rPr>
                <w:delText xml:space="preserve">“POWERBALL®” </w:delText>
              </w:r>
            </w:del>
          </w:p>
          <w:p w14:paraId="0000014E" w14:textId="1EDFF991" w:rsidR="009A7F2E" w:rsidRPr="00C22D48" w:rsidDel="00F021DF" w:rsidRDefault="005302A0" w:rsidP="00C22D48">
            <w:pPr>
              <w:tabs>
                <w:tab w:val="left" w:pos="720"/>
                <w:tab w:val="left" w:pos="1440"/>
                <w:tab w:val="left" w:pos="2160"/>
              </w:tabs>
              <w:ind w:left="720" w:hanging="720"/>
              <w:rPr>
                <w:del w:id="812" w:author="Torrey Samson" w:date="2026-08-25T13:27:00Z"/>
                <w:rFonts w:eastAsia="Arial" w:cs="Arial"/>
              </w:rPr>
            </w:pPr>
            <w:del w:id="813" w:author="Torrey Samson" w:date="2026-08-25T13:27:00Z">
              <w:r w:rsidRPr="00C22D48" w:rsidDel="00F021DF">
                <w:rPr>
                  <w:rFonts w:eastAsia="Arial" w:cs="Arial"/>
                </w:rPr>
                <w:lastRenderedPageBreak/>
                <w:delText xml:space="preserve">WITH “POWER </w:delText>
              </w:r>
            </w:del>
          </w:p>
          <w:p w14:paraId="0000014F" w14:textId="7632D753" w:rsidR="009A7F2E" w:rsidRPr="00C22D48" w:rsidDel="00F021DF" w:rsidRDefault="005302A0" w:rsidP="00C22D48">
            <w:pPr>
              <w:tabs>
                <w:tab w:val="left" w:pos="720"/>
                <w:tab w:val="left" w:pos="1440"/>
                <w:tab w:val="left" w:pos="2160"/>
              </w:tabs>
              <w:ind w:left="720" w:hanging="720"/>
              <w:rPr>
                <w:del w:id="814" w:author="Torrey Samson" w:date="2026-08-25T13:27:00Z"/>
                <w:rFonts w:eastAsia="Arial" w:cs="Arial"/>
              </w:rPr>
            </w:pPr>
            <w:del w:id="815" w:author="Torrey Samson" w:date="2026-08-25T13:27:00Z">
              <w:r w:rsidRPr="00C22D48" w:rsidDel="00F021DF">
                <w:rPr>
                  <w:rFonts w:eastAsia="Arial" w:cs="Arial"/>
                </w:rPr>
                <w:delText xml:space="preserve">PLAY®” PLAYS </w:delText>
              </w:r>
            </w:del>
          </w:p>
        </w:tc>
      </w:tr>
      <w:tr w:rsidR="009A7F2E" w:rsidDel="00F021DF" w14:paraId="58FD7A1A" w14:textId="12F59C92" w:rsidTr="00C22D48">
        <w:trPr>
          <w:trHeight w:val="240"/>
          <w:del w:id="816"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50" w14:textId="400B3FBA" w:rsidR="009A7F2E" w:rsidRPr="00C22D48" w:rsidDel="00F021DF" w:rsidRDefault="005302A0" w:rsidP="00C22D48">
            <w:pPr>
              <w:tabs>
                <w:tab w:val="left" w:pos="720"/>
                <w:tab w:val="left" w:pos="1440"/>
                <w:tab w:val="left" w:pos="2160"/>
              </w:tabs>
              <w:ind w:left="720" w:hanging="720"/>
              <w:rPr>
                <w:del w:id="817" w:author="Torrey Samson" w:date="2026-08-25T13:27:00Z"/>
                <w:rFonts w:eastAsia="Arial" w:cs="Arial"/>
              </w:rPr>
            </w:pPr>
            <w:del w:id="818" w:author="Torrey Samson" w:date="2026-08-25T13:27:00Z">
              <w:r w:rsidRPr="00C22D48" w:rsidDel="00F021DF">
                <w:rPr>
                  <w:rFonts w:eastAsia="Arial" w:cs="Arial"/>
                </w:rPr>
                <w:lastRenderedPageBreak/>
                <w:delText xml:space="preserve">One (1) Play </w:delText>
              </w:r>
            </w:del>
          </w:p>
        </w:tc>
        <w:tc>
          <w:tcPr>
            <w:tcW w:w="1992" w:type="dxa"/>
            <w:tcBorders>
              <w:top w:val="single" w:sz="4" w:space="0" w:color="000000"/>
              <w:left w:val="single" w:sz="4" w:space="0" w:color="000000"/>
              <w:bottom w:val="single" w:sz="4" w:space="0" w:color="000000"/>
              <w:right w:val="single" w:sz="4" w:space="0" w:color="000000"/>
            </w:tcBorders>
          </w:tcPr>
          <w:p w14:paraId="00000151" w14:textId="1BCC38C9" w:rsidR="009A7F2E" w:rsidRPr="00C22D48" w:rsidDel="00F021DF" w:rsidRDefault="005302A0" w:rsidP="00C22D48">
            <w:pPr>
              <w:tabs>
                <w:tab w:val="left" w:pos="720"/>
                <w:tab w:val="left" w:pos="1440"/>
                <w:tab w:val="left" w:pos="2160"/>
              </w:tabs>
              <w:ind w:left="720" w:hanging="720"/>
              <w:rPr>
                <w:del w:id="819" w:author="Torrey Samson" w:date="2026-08-25T13:27:00Z"/>
                <w:rFonts w:eastAsia="Arial" w:cs="Arial"/>
              </w:rPr>
            </w:pPr>
            <w:del w:id="820" w:author="Torrey Samson" w:date="2026-08-25T13:27:00Z">
              <w:r w:rsidRPr="00C22D48" w:rsidDel="00F021DF">
                <w:rPr>
                  <w:rFonts w:eastAsia="Arial" w:cs="Arial"/>
                </w:rPr>
                <w:delText xml:space="preserve">$2.00 </w:delText>
              </w:r>
            </w:del>
          </w:p>
        </w:tc>
        <w:tc>
          <w:tcPr>
            <w:tcW w:w="1202" w:type="dxa"/>
            <w:tcBorders>
              <w:top w:val="single" w:sz="4" w:space="0" w:color="000000"/>
              <w:left w:val="single" w:sz="4" w:space="0" w:color="000000"/>
              <w:bottom w:val="single" w:sz="4" w:space="0" w:color="000000"/>
              <w:right w:val="single" w:sz="4" w:space="0" w:color="000000"/>
            </w:tcBorders>
          </w:tcPr>
          <w:p w14:paraId="00000152" w14:textId="3647D346" w:rsidR="009A7F2E" w:rsidRPr="00C22D48" w:rsidDel="00F021DF" w:rsidRDefault="005302A0" w:rsidP="00C22D48">
            <w:pPr>
              <w:tabs>
                <w:tab w:val="left" w:pos="720"/>
                <w:tab w:val="left" w:pos="1440"/>
                <w:tab w:val="left" w:pos="2160"/>
              </w:tabs>
              <w:ind w:left="720" w:hanging="720"/>
              <w:rPr>
                <w:del w:id="821" w:author="Torrey Samson" w:date="2026-08-25T13:27:00Z"/>
                <w:rFonts w:eastAsia="Arial" w:cs="Arial"/>
              </w:rPr>
            </w:pPr>
            <w:del w:id="822" w:author="Torrey Samson" w:date="2026-08-25T13:27:00Z">
              <w:r w:rsidRPr="00C22D48" w:rsidDel="00F021DF">
                <w:rPr>
                  <w:rFonts w:eastAsia="Arial" w:cs="Arial"/>
                </w:rPr>
                <w:delText xml:space="preserve">One Play </w:delText>
              </w:r>
            </w:del>
          </w:p>
        </w:tc>
        <w:tc>
          <w:tcPr>
            <w:tcW w:w="1148" w:type="dxa"/>
            <w:tcBorders>
              <w:top w:val="single" w:sz="4" w:space="0" w:color="000000"/>
              <w:left w:val="single" w:sz="4" w:space="0" w:color="000000"/>
              <w:bottom w:val="single" w:sz="4" w:space="0" w:color="000000"/>
              <w:right w:val="single" w:sz="4" w:space="0" w:color="000000"/>
            </w:tcBorders>
          </w:tcPr>
          <w:p w14:paraId="00000153" w14:textId="7B11F576" w:rsidR="009A7F2E" w:rsidRPr="00C22D48" w:rsidDel="00F021DF" w:rsidRDefault="005302A0" w:rsidP="00C22D48">
            <w:pPr>
              <w:tabs>
                <w:tab w:val="left" w:pos="720"/>
                <w:tab w:val="left" w:pos="1440"/>
                <w:tab w:val="left" w:pos="2160"/>
              </w:tabs>
              <w:ind w:left="720" w:hanging="720"/>
              <w:rPr>
                <w:del w:id="823" w:author="Torrey Samson" w:date="2026-08-25T13:27:00Z"/>
                <w:rFonts w:eastAsia="Arial" w:cs="Arial"/>
              </w:rPr>
            </w:pPr>
            <w:del w:id="824" w:author="Torrey Samson" w:date="2026-08-25T13:27:00Z">
              <w:r w:rsidRPr="00C22D48" w:rsidDel="00F021DF">
                <w:rPr>
                  <w:rFonts w:eastAsia="Arial" w:cs="Arial"/>
                </w:rPr>
                <w:delText xml:space="preserve">$1.00 </w:delText>
              </w:r>
            </w:del>
          </w:p>
        </w:tc>
        <w:tc>
          <w:tcPr>
            <w:tcW w:w="1992" w:type="dxa"/>
            <w:tcBorders>
              <w:top w:val="single" w:sz="4" w:space="0" w:color="000000"/>
              <w:left w:val="single" w:sz="4" w:space="0" w:color="000000"/>
              <w:bottom w:val="single" w:sz="4" w:space="0" w:color="000000"/>
              <w:right w:val="single" w:sz="4" w:space="0" w:color="000000"/>
            </w:tcBorders>
          </w:tcPr>
          <w:p w14:paraId="00000154" w14:textId="2EBC9039" w:rsidR="009A7F2E" w:rsidRPr="00C22D48" w:rsidDel="00F021DF" w:rsidRDefault="005302A0" w:rsidP="00C22D48">
            <w:pPr>
              <w:tabs>
                <w:tab w:val="left" w:pos="720"/>
                <w:tab w:val="left" w:pos="1440"/>
                <w:tab w:val="left" w:pos="2160"/>
              </w:tabs>
              <w:ind w:left="720" w:hanging="720"/>
              <w:rPr>
                <w:del w:id="825" w:author="Torrey Samson" w:date="2026-08-25T13:27:00Z"/>
                <w:rFonts w:eastAsia="Arial" w:cs="Arial"/>
              </w:rPr>
            </w:pPr>
            <w:del w:id="826" w:author="Torrey Samson" w:date="2026-08-25T13:27:00Z">
              <w:r w:rsidRPr="00C22D48" w:rsidDel="00F021DF">
                <w:rPr>
                  <w:rFonts w:eastAsia="Arial" w:cs="Arial"/>
                </w:rPr>
                <w:delText xml:space="preserve">$3.00 </w:delText>
              </w:r>
            </w:del>
          </w:p>
        </w:tc>
      </w:tr>
      <w:tr w:rsidR="009A7F2E" w:rsidDel="00F021DF" w14:paraId="0F420C91" w14:textId="72DACFDB" w:rsidTr="00C22D48">
        <w:trPr>
          <w:trHeight w:val="240"/>
          <w:del w:id="827"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55" w14:textId="377A4DC9" w:rsidR="009A7F2E" w:rsidRPr="00C22D48" w:rsidDel="00F021DF" w:rsidRDefault="005302A0" w:rsidP="00C22D48">
            <w:pPr>
              <w:tabs>
                <w:tab w:val="left" w:pos="720"/>
                <w:tab w:val="left" w:pos="1440"/>
                <w:tab w:val="left" w:pos="2160"/>
              </w:tabs>
              <w:ind w:left="720" w:hanging="720"/>
              <w:rPr>
                <w:del w:id="828" w:author="Torrey Samson" w:date="2026-08-25T13:27:00Z"/>
                <w:rFonts w:eastAsia="Arial" w:cs="Arial"/>
              </w:rPr>
            </w:pPr>
            <w:del w:id="829" w:author="Torrey Samson" w:date="2026-08-25T13:27:00Z">
              <w:r w:rsidRPr="00C22D48" w:rsidDel="00F021DF">
                <w:rPr>
                  <w:rFonts w:eastAsia="Arial" w:cs="Arial"/>
                </w:rPr>
                <w:delText xml:space="preserve">Two (2)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56" w14:textId="2506B2CA" w:rsidR="009A7F2E" w:rsidRPr="00C22D48" w:rsidDel="00F021DF" w:rsidRDefault="005302A0" w:rsidP="00C22D48">
            <w:pPr>
              <w:tabs>
                <w:tab w:val="left" w:pos="720"/>
                <w:tab w:val="left" w:pos="1440"/>
                <w:tab w:val="left" w:pos="2160"/>
              </w:tabs>
              <w:ind w:left="720" w:hanging="720"/>
              <w:rPr>
                <w:del w:id="830" w:author="Torrey Samson" w:date="2026-08-25T13:27:00Z"/>
                <w:rFonts w:eastAsia="Arial" w:cs="Arial"/>
              </w:rPr>
            </w:pPr>
            <w:del w:id="831" w:author="Torrey Samson" w:date="2026-08-25T13:27:00Z">
              <w:r w:rsidRPr="00C22D48" w:rsidDel="00F021DF">
                <w:rPr>
                  <w:rFonts w:eastAsia="Arial" w:cs="Arial"/>
                </w:rPr>
                <w:delText xml:space="preserve">$4.00 </w:delText>
              </w:r>
            </w:del>
          </w:p>
        </w:tc>
        <w:tc>
          <w:tcPr>
            <w:tcW w:w="1202" w:type="dxa"/>
            <w:tcBorders>
              <w:top w:val="single" w:sz="4" w:space="0" w:color="000000"/>
              <w:left w:val="single" w:sz="4" w:space="0" w:color="000000"/>
              <w:bottom w:val="single" w:sz="4" w:space="0" w:color="000000"/>
              <w:right w:val="single" w:sz="4" w:space="0" w:color="000000"/>
            </w:tcBorders>
          </w:tcPr>
          <w:p w14:paraId="00000157" w14:textId="2E9B88B2" w:rsidR="009A7F2E" w:rsidRPr="00C22D48" w:rsidDel="00F021DF" w:rsidRDefault="005302A0" w:rsidP="00C22D48">
            <w:pPr>
              <w:tabs>
                <w:tab w:val="left" w:pos="720"/>
                <w:tab w:val="left" w:pos="1440"/>
                <w:tab w:val="left" w:pos="2160"/>
              </w:tabs>
              <w:ind w:left="720" w:hanging="720"/>
              <w:rPr>
                <w:del w:id="832" w:author="Torrey Samson" w:date="2026-08-25T13:27:00Z"/>
                <w:rFonts w:eastAsia="Arial" w:cs="Arial"/>
              </w:rPr>
            </w:pPr>
            <w:del w:id="833" w:author="Torrey Samson" w:date="2026-08-25T13:27:00Z">
              <w:r w:rsidRPr="00C22D48" w:rsidDel="00F021DF">
                <w:rPr>
                  <w:rFonts w:eastAsia="Arial" w:cs="Arial"/>
                </w:rPr>
                <w:delText xml:space="preserve">Two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58" w14:textId="37DA7413" w:rsidR="009A7F2E" w:rsidRPr="00C22D48" w:rsidDel="00F021DF" w:rsidRDefault="005302A0" w:rsidP="00C22D48">
            <w:pPr>
              <w:tabs>
                <w:tab w:val="left" w:pos="720"/>
                <w:tab w:val="left" w:pos="1440"/>
                <w:tab w:val="left" w:pos="2160"/>
              </w:tabs>
              <w:ind w:left="720" w:hanging="720"/>
              <w:rPr>
                <w:del w:id="834" w:author="Torrey Samson" w:date="2026-08-25T13:27:00Z"/>
                <w:rFonts w:eastAsia="Arial" w:cs="Arial"/>
              </w:rPr>
            </w:pPr>
            <w:del w:id="835" w:author="Torrey Samson" w:date="2026-08-25T13:27:00Z">
              <w:r w:rsidRPr="00C22D48" w:rsidDel="00F021DF">
                <w:rPr>
                  <w:rFonts w:eastAsia="Arial" w:cs="Arial"/>
                </w:rPr>
                <w:delText xml:space="preserve">$2.00 </w:delText>
              </w:r>
            </w:del>
          </w:p>
        </w:tc>
        <w:tc>
          <w:tcPr>
            <w:tcW w:w="1992" w:type="dxa"/>
            <w:tcBorders>
              <w:top w:val="single" w:sz="4" w:space="0" w:color="000000"/>
              <w:left w:val="single" w:sz="4" w:space="0" w:color="000000"/>
              <w:bottom w:val="single" w:sz="4" w:space="0" w:color="000000"/>
              <w:right w:val="single" w:sz="4" w:space="0" w:color="000000"/>
            </w:tcBorders>
          </w:tcPr>
          <w:p w14:paraId="00000159" w14:textId="6FCBA737" w:rsidR="009A7F2E" w:rsidRPr="00C22D48" w:rsidDel="00F021DF" w:rsidRDefault="005302A0" w:rsidP="00C22D48">
            <w:pPr>
              <w:tabs>
                <w:tab w:val="left" w:pos="720"/>
                <w:tab w:val="left" w:pos="1440"/>
                <w:tab w:val="left" w:pos="2160"/>
              </w:tabs>
              <w:ind w:left="720" w:hanging="720"/>
              <w:rPr>
                <w:del w:id="836" w:author="Torrey Samson" w:date="2026-08-25T13:27:00Z"/>
                <w:rFonts w:eastAsia="Arial" w:cs="Arial"/>
              </w:rPr>
            </w:pPr>
            <w:del w:id="837" w:author="Torrey Samson" w:date="2026-08-25T13:27:00Z">
              <w:r w:rsidRPr="00C22D48" w:rsidDel="00F021DF">
                <w:rPr>
                  <w:rFonts w:eastAsia="Arial" w:cs="Arial"/>
                </w:rPr>
                <w:delText xml:space="preserve">$6.00 </w:delText>
              </w:r>
            </w:del>
          </w:p>
        </w:tc>
      </w:tr>
      <w:tr w:rsidR="009A7F2E" w:rsidDel="00F021DF" w14:paraId="73E8D756" w14:textId="350D5C64" w:rsidTr="00C22D48">
        <w:trPr>
          <w:trHeight w:val="240"/>
          <w:del w:id="838"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5A" w14:textId="6DF966AD" w:rsidR="009A7F2E" w:rsidRPr="00C22D48" w:rsidDel="00F021DF" w:rsidRDefault="005302A0" w:rsidP="00C22D48">
            <w:pPr>
              <w:tabs>
                <w:tab w:val="left" w:pos="720"/>
                <w:tab w:val="left" w:pos="1440"/>
                <w:tab w:val="left" w:pos="2160"/>
              </w:tabs>
              <w:ind w:left="720" w:hanging="720"/>
              <w:rPr>
                <w:del w:id="839" w:author="Torrey Samson" w:date="2026-08-25T13:27:00Z"/>
                <w:rFonts w:eastAsia="Arial" w:cs="Arial"/>
              </w:rPr>
            </w:pPr>
            <w:del w:id="840" w:author="Torrey Samson" w:date="2026-08-25T13:27:00Z">
              <w:r w:rsidRPr="00C22D48" w:rsidDel="00F021DF">
                <w:rPr>
                  <w:rFonts w:eastAsia="Arial" w:cs="Arial"/>
                </w:rPr>
                <w:delText xml:space="preserve">Three (3)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5B" w14:textId="4F74F671" w:rsidR="009A7F2E" w:rsidRPr="00C22D48" w:rsidDel="00F021DF" w:rsidRDefault="005302A0" w:rsidP="00C22D48">
            <w:pPr>
              <w:tabs>
                <w:tab w:val="left" w:pos="720"/>
                <w:tab w:val="left" w:pos="1440"/>
                <w:tab w:val="left" w:pos="2160"/>
              </w:tabs>
              <w:ind w:left="720" w:hanging="720"/>
              <w:rPr>
                <w:del w:id="841" w:author="Torrey Samson" w:date="2026-08-25T13:27:00Z"/>
                <w:rFonts w:eastAsia="Arial" w:cs="Arial"/>
              </w:rPr>
            </w:pPr>
            <w:del w:id="842" w:author="Torrey Samson" w:date="2026-08-25T13:27:00Z">
              <w:r w:rsidRPr="00C22D48" w:rsidDel="00F021DF">
                <w:rPr>
                  <w:rFonts w:eastAsia="Arial" w:cs="Arial"/>
                </w:rPr>
                <w:delText xml:space="preserve">$6.00 </w:delText>
              </w:r>
            </w:del>
          </w:p>
        </w:tc>
        <w:tc>
          <w:tcPr>
            <w:tcW w:w="1202" w:type="dxa"/>
            <w:tcBorders>
              <w:top w:val="single" w:sz="4" w:space="0" w:color="000000"/>
              <w:left w:val="single" w:sz="4" w:space="0" w:color="000000"/>
              <w:bottom w:val="single" w:sz="4" w:space="0" w:color="000000"/>
              <w:right w:val="single" w:sz="4" w:space="0" w:color="000000"/>
            </w:tcBorders>
          </w:tcPr>
          <w:p w14:paraId="0000015C" w14:textId="27B663E8" w:rsidR="009A7F2E" w:rsidRPr="00C22D48" w:rsidDel="00F021DF" w:rsidRDefault="005302A0" w:rsidP="00C22D48">
            <w:pPr>
              <w:tabs>
                <w:tab w:val="left" w:pos="720"/>
                <w:tab w:val="left" w:pos="1440"/>
                <w:tab w:val="left" w:pos="2160"/>
              </w:tabs>
              <w:ind w:left="720" w:hanging="720"/>
              <w:rPr>
                <w:del w:id="843" w:author="Torrey Samson" w:date="2026-08-25T13:27:00Z"/>
                <w:rFonts w:eastAsia="Arial" w:cs="Arial"/>
              </w:rPr>
            </w:pPr>
            <w:del w:id="844" w:author="Torrey Samson" w:date="2026-08-25T13:27:00Z">
              <w:r w:rsidRPr="00C22D48" w:rsidDel="00F021DF">
                <w:rPr>
                  <w:rFonts w:eastAsia="Arial" w:cs="Arial"/>
                </w:rPr>
                <w:delText xml:space="preserve">Three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5D" w14:textId="3C4B1865" w:rsidR="009A7F2E" w:rsidRPr="00C22D48" w:rsidDel="00F021DF" w:rsidRDefault="005302A0" w:rsidP="00C22D48">
            <w:pPr>
              <w:tabs>
                <w:tab w:val="left" w:pos="720"/>
                <w:tab w:val="left" w:pos="1440"/>
                <w:tab w:val="left" w:pos="2160"/>
              </w:tabs>
              <w:ind w:left="720" w:hanging="720"/>
              <w:rPr>
                <w:del w:id="845" w:author="Torrey Samson" w:date="2026-08-25T13:27:00Z"/>
                <w:rFonts w:eastAsia="Arial" w:cs="Arial"/>
              </w:rPr>
            </w:pPr>
            <w:del w:id="846" w:author="Torrey Samson" w:date="2026-08-25T13:27:00Z">
              <w:r w:rsidRPr="00C22D48" w:rsidDel="00F021DF">
                <w:rPr>
                  <w:rFonts w:eastAsia="Arial" w:cs="Arial"/>
                </w:rPr>
                <w:delText xml:space="preserve">$3.00 </w:delText>
              </w:r>
            </w:del>
          </w:p>
        </w:tc>
        <w:tc>
          <w:tcPr>
            <w:tcW w:w="1992" w:type="dxa"/>
            <w:tcBorders>
              <w:top w:val="single" w:sz="4" w:space="0" w:color="000000"/>
              <w:left w:val="single" w:sz="4" w:space="0" w:color="000000"/>
              <w:bottom w:val="single" w:sz="4" w:space="0" w:color="000000"/>
              <w:right w:val="single" w:sz="4" w:space="0" w:color="000000"/>
            </w:tcBorders>
          </w:tcPr>
          <w:p w14:paraId="0000015E" w14:textId="4B19BA50" w:rsidR="009A7F2E" w:rsidRPr="00C22D48" w:rsidDel="00F021DF" w:rsidRDefault="005302A0" w:rsidP="00C22D48">
            <w:pPr>
              <w:tabs>
                <w:tab w:val="left" w:pos="720"/>
                <w:tab w:val="left" w:pos="1440"/>
                <w:tab w:val="left" w:pos="2160"/>
              </w:tabs>
              <w:ind w:left="720" w:hanging="720"/>
              <w:rPr>
                <w:del w:id="847" w:author="Torrey Samson" w:date="2026-08-25T13:27:00Z"/>
                <w:rFonts w:eastAsia="Arial" w:cs="Arial"/>
              </w:rPr>
            </w:pPr>
            <w:del w:id="848" w:author="Torrey Samson" w:date="2026-08-25T13:27:00Z">
              <w:r w:rsidRPr="00C22D48" w:rsidDel="00F021DF">
                <w:rPr>
                  <w:rFonts w:eastAsia="Arial" w:cs="Arial"/>
                </w:rPr>
                <w:delText xml:space="preserve">$9.00 </w:delText>
              </w:r>
            </w:del>
          </w:p>
        </w:tc>
      </w:tr>
      <w:tr w:rsidR="009A7F2E" w:rsidDel="00F021DF" w14:paraId="4699F514" w14:textId="38B9E5C1" w:rsidTr="00C22D48">
        <w:trPr>
          <w:trHeight w:val="240"/>
          <w:del w:id="849"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5F" w14:textId="3B386181" w:rsidR="009A7F2E" w:rsidRPr="00C22D48" w:rsidDel="00F021DF" w:rsidRDefault="005302A0" w:rsidP="00C22D48">
            <w:pPr>
              <w:tabs>
                <w:tab w:val="left" w:pos="720"/>
                <w:tab w:val="left" w:pos="1440"/>
                <w:tab w:val="left" w:pos="2160"/>
              </w:tabs>
              <w:ind w:left="720" w:hanging="720"/>
              <w:rPr>
                <w:del w:id="850" w:author="Torrey Samson" w:date="2026-08-25T13:27:00Z"/>
                <w:rFonts w:eastAsia="Arial" w:cs="Arial"/>
              </w:rPr>
            </w:pPr>
            <w:del w:id="851" w:author="Torrey Samson" w:date="2026-08-25T13:27:00Z">
              <w:r w:rsidRPr="00C22D48" w:rsidDel="00F021DF">
                <w:rPr>
                  <w:rFonts w:eastAsia="Arial" w:cs="Arial"/>
                </w:rPr>
                <w:delText xml:space="preserve">Four (4)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60" w14:textId="3AEF65AB" w:rsidR="009A7F2E" w:rsidRPr="00C22D48" w:rsidDel="00F021DF" w:rsidRDefault="005302A0" w:rsidP="00C22D48">
            <w:pPr>
              <w:tabs>
                <w:tab w:val="left" w:pos="720"/>
                <w:tab w:val="left" w:pos="1440"/>
                <w:tab w:val="left" w:pos="2160"/>
              </w:tabs>
              <w:ind w:left="720" w:hanging="720"/>
              <w:rPr>
                <w:del w:id="852" w:author="Torrey Samson" w:date="2026-08-25T13:27:00Z"/>
                <w:rFonts w:eastAsia="Arial" w:cs="Arial"/>
              </w:rPr>
            </w:pPr>
            <w:del w:id="853" w:author="Torrey Samson" w:date="2026-08-25T13:27:00Z">
              <w:r w:rsidRPr="00C22D48" w:rsidDel="00F021DF">
                <w:rPr>
                  <w:rFonts w:eastAsia="Arial" w:cs="Arial"/>
                </w:rPr>
                <w:delText xml:space="preserve">$8.00 </w:delText>
              </w:r>
            </w:del>
          </w:p>
        </w:tc>
        <w:tc>
          <w:tcPr>
            <w:tcW w:w="1202" w:type="dxa"/>
            <w:tcBorders>
              <w:top w:val="single" w:sz="4" w:space="0" w:color="000000"/>
              <w:left w:val="single" w:sz="4" w:space="0" w:color="000000"/>
              <w:bottom w:val="single" w:sz="4" w:space="0" w:color="000000"/>
              <w:right w:val="single" w:sz="4" w:space="0" w:color="000000"/>
            </w:tcBorders>
          </w:tcPr>
          <w:p w14:paraId="00000161" w14:textId="08D79D03" w:rsidR="009A7F2E" w:rsidRPr="00C22D48" w:rsidDel="00F021DF" w:rsidRDefault="005302A0" w:rsidP="00C22D48">
            <w:pPr>
              <w:tabs>
                <w:tab w:val="left" w:pos="720"/>
                <w:tab w:val="left" w:pos="1440"/>
                <w:tab w:val="left" w:pos="2160"/>
              </w:tabs>
              <w:ind w:left="720" w:hanging="720"/>
              <w:rPr>
                <w:del w:id="854" w:author="Torrey Samson" w:date="2026-08-25T13:27:00Z"/>
                <w:rFonts w:eastAsia="Arial" w:cs="Arial"/>
              </w:rPr>
            </w:pPr>
            <w:del w:id="855" w:author="Torrey Samson" w:date="2026-08-25T13:27:00Z">
              <w:r w:rsidRPr="00C22D48" w:rsidDel="00F021DF">
                <w:rPr>
                  <w:rFonts w:eastAsia="Arial" w:cs="Arial"/>
                </w:rPr>
                <w:delText xml:space="preserve">Four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62" w14:textId="28B1BD77" w:rsidR="009A7F2E" w:rsidRPr="00C22D48" w:rsidDel="00F021DF" w:rsidRDefault="005302A0" w:rsidP="00C22D48">
            <w:pPr>
              <w:tabs>
                <w:tab w:val="left" w:pos="720"/>
                <w:tab w:val="left" w:pos="1440"/>
                <w:tab w:val="left" w:pos="2160"/>
              </w:tabs>
              <w:ind w:left="720" w:hanging="720"/>
              <w:rPr>
                <w:del w:id="856" w:author="Torrey Samson" w:date="2026-08-25T13:27:00Z"/>
                <w:rFonts w:eastAsia="Arial" w:cs="Arial"/>
              </w:rPr>
            </w:pPr>
            <w:del w:id="857" w:author="Torrey Samson" w:date="2026-08-25T13:27:00Z">
              <w:r w:rsidRPr="00C22D48" w:rsidDel="00F021DF">
                <w:rPr>
                  <w:rFonts w:eastAsia="Arial" w:cs="Arial"/>
                </w:rPr>
                <w:delText xml:space="preserve">$4.00 </w:delText>
              </w:r>
            </w:del>
          </w:p>
        </w:tc>
        <w:tc>
          <w:tcPr>
            <w:tcW w:w="1992" w:type="dxa"/>
            <w:tcBorders>
              <w:top w:val="single" w:sz="4" w:space="0" w:color="000000"/>
              <w:left w:val="single" w:sz="4" w:space="0" w:color="000000"/>
              <w:bottom w:val="single" w:sz="4" w:space="0" w:color="000000"/>
              <w:right w:val="single" w:sz="4" w:space="0" w:color="000000"/>
            </w:tcBorders>
          </w:tcPr>
          <w:p w14:paraId="00000163" w14:textId="315F868F" w:rsidR="009A7F2E" w:rsidRPr="00C22D48" w:rsidDel="00F021DF" w:rsidRDefault="005302A0" w:rsidP="00C22D48">
            <w:pPr>
              <w:tabs>
                <w:tab w:val="left" w:pos="720"/>
                <w:tab w:val="left" w:pos="1440"/>
                <w:tab w:val="left" w:pos="2160"/>
              </w:tabs>
              <w:ind w:left="720" w:hanging="720"/>
              <w:rPr>
                <w:del w:id="858" w:author="Torrey Samson" w:date="2026-08-25T13:27:00Z"/>
                <w:rFonts w:eastAsia="Arial" w:cs="Arial"/>
              </w:rPr>
            </w:pPr>
            <w:del w:id="859" w:author="Torrey Samson" w:date="2026-08-25T13:27:00Z">
              <w:r w:rsidRPr="00C22D48" w:rsidDel="00F021DF">
                <w:rPr>
                  <w:rFonts w:eastAsia="Arial" w:cs="Arial"/>
                </w:rPr>
                <w:delText xml:space="preserve">$12.00 </w:delText>
              </w:r>
            </w:del>
          </w:p>
        </w:tc>
      </w:tr>
      <w:tr w:rsidR="009A7F2E" w:rsidDel="00F021DF" w14:paraId="1B5BDD67" w14:textId="21793DA7" w:rsidTr="00C22D48">
        <w:trPr>
          <w:trHeight w:val="240"/>
          <w:del w:id="860"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64" w14:textId="4F2625DF" w:rsidR="009A7F2E" w:rsidRPr="00C22D48" w:rsidDel="00F021DF" w:rsidRDefault="005302A0" w:rsidP="00C22D48">
            <w:pPr>
              <w:tabs>
                <w:tab w:val="left" w:pos="720"/>
                <w:tab w:val="left" w:pos="1440"/>
                <w:tab w:val="left" w:pos="2160"/>
              </w:tabs>
              <w:ind w:left="720" w:hanging="720"/>
              <w:rPr>
                <w:del w:id="861" w:author="Torrey Samson" w:date="2026-08-25T13:27:00Z"/>
                <w:rFonts w:eastAsia="Arial" w:cs="Arial"/>
              </w:rPr>
            </w:pPr>
            <w:del w:id="862" w:author="Torrey Samson" w:date="2026-08-25T13:27:00Z">
              <w:r w:rsidRPr="00C22D48" w:rsidDel="00F021DF">
                <w:rPr>
                  <w:rFonts w:eastAsia="Arial" w:cs="Arial"/>
                </w:rPr>
                <w:delText xml:space="preserve">Five (5)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65" w14:textId="45D635A6" w:rsidR="009A7F2E" w:rsidRPr="00C22D48" w:rsidDel="00F021DF" w:rsidRDefault="005302A0" w:rsidP="00C22D48">
            <w:pPr>
              <w:tabs>
                <w:tab w:val="left" w:pos="720"/>
                <w:tab w:val="left" w:pos="1440"/>
                <w:tab w:val="left" w:pos="2160"/>
              </w:tabs>
              <w:ind w:left="720" w:hanging="720"/>
              <w:rPr>
                <w:del w:id="863" w:author="Torrey Samson" w:date="2026-08-25T13:27:00Z"/>
                <w:rFonts w:eastAsia="Arial" w:cs="Arial"/>
              </w:rPr>
            </w:pPr>
            <w:del w:id="864" w:author="Torrey Samson" w:date="2026-08-25T13:27:00Z">
              <w:r w:rsidRPr="00C22D48" w:rsidDel="00F021DF">
                <w:rPr>
                  <w:rFonts w:eastAsia="Arial" w:cs="Arial"/>
                </w:rPr>
                <w:delText xml:space="preserve">$10.00 </w:delText>
              </w:r>
            </w:del>
          </w:p>
        </w:tc>
        <w:tc>
          <w:tcPr>
            <w:tcW w:w="1202" w:type="dxa"/>
            <w:tcBorders>
              <w:top w:val="single" w:sz="4" w:space="0" w:color="000000"/>
              <w:left w:val="single" w:sz="4" w:space="0" w:color="000000"/>
              <w:bottom w:val="single" w:sz="4" w:space="0" w:color="000000"/>
              <w:right w:val="single" w:sz="4" w:space="0" w:color="000000"/>
            </w:tcBorders>
          </w:tcPr>
          <w:p w14:paraId="00000166" w14:textId="144987EC" w:rsidR="009A7F2E" w:rsidRPr="00C22D48" w:rsidDel="00F021DF" w:rsidRDefault="005302A0" w:rsidP="00C22D48">
            <w:pPr>
              <w:tabs>
                <w:tab w:val="left" w:pos="720"/>
                <w:tab w:val="left" w:pos="1440"/>
                <w:tab w:val="left" w:pos="2160"/>
              </w:tabs>
              <w:ind w:left="720" w:hanging="720"/>
              <w:rPr>
                <w:del w:id="865" w:author="Torrey Samson" w:date="2026-08-25T13:27:00Z"/>
                <w:rFonts w:eastAsia="Arial" w:cs="Arial"/>
              </w:rPr>
            </w:pPr>
            <w:del w:id="866" w:author="Torrey Samson" w:date="2026-08-25T13:27:00Z">
              <w:r w:rsidRPr="00C22D48" w:rsidDel="00F021DF">
                <w:rPr>
                  <w:rFonts w:eastAsia="Arial" w:cs="Arial"/>
                </w:rPr>
                <w:delText xml:space="preserve">Five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67" w14:textId="0DF2AFBB" w:rsidR="009A7F2E" w:rsidRPr="00C22D48" w:rsidDel="00F021DF" w:rsidRDefault="005302A0" w:rsidP="00C22D48">
            <w:pPr>
              <w:tabs>
                <w:tab w:val="left" w:pos="720"/>
                <w:tab w:val="left" w:pos="1440"/>
                <w:tab w:val="left" w:pos="2160"/>
              </w:tabs>
              <w:ind w:left="720" w:hanging="720"/>
              <w:rPr>
                <w:del w:id="867" w:author="Torrey Samson" w:date="2026-08-25T13:27:00Z"/>
                <w:rFonts w:eastAsia="Arial" w:cs="Arial"/>
              </w:rPr>
            </w:pPr>
            <w:del w:id="868" w:author="Torrey Samson" w:date="2026-08-25T13:27:00Z">
              <w:r w:rsidRPr="00C22D48" w:rsidDel="00F021DF">
                <w:rPr>
                  <w:rFonts w:eastAsia="Arial" w:cs="Arial"/>
                </w:rPr>
                <w:delText xml:space="preserve">$5.00 </w:delText>
              </w:r>
            </w:del>
          </w:p>
        </w:tc>
        <w:tc>
          <w:tcPr>
            <w:tcW w:w="1992" w:type="dxa"/>
            <w:tcBorders>
              <w:top w:val="single" w:sz="4" w:space="0" w:color="000000"/>
              <w:left w:val="single" w:sz="4" w:space="0" w:color="000000"/>
              <w:bottom w:val="single" w:sz="4" w:space="0" w:color="000000"/>
              <w:right w:val="single" w:sz="4" w:space="0" w:color="000000"/>
            </w:tcBorders>
          </w:tcPr>
          <w:p w14:paraId="00000168" w14:textId="363B7160" w:rsidR="009A7F2E" w:rsidRPr="00C22D48" w:rsidDel="00F021DF" w:rsidRDefault="005302A0" w:rsidP="00C22D48">
            <w:pPr>
              <w:tabs>
                <w:tab w:val="left" w:pos="720"/>
                <w:tab w:val="left" w:pos="1440"/>
                <w:tab w:val="left" w:pos="2160"/>
              </w:tabs>
              <w:ind w:left="720" w:hanging="720"/>
              <w:rPr>
                <w:del w:id="869" w:author="Torrey Samson" w:date="2026-08-25T13:27:00Z"/>
                <w:rFonts w:eastAsia="Arial" w:cs="Arial"/>
              </w:rPr>
            </w:pPr>
            <w:del w:id="870" w:author="Torrey Samson" w:date="2026-08-25T13:27:00Z">
              <w:r w:rsidRPr="00C22D48" w:rsidDel="00F021DF">
                <w:rPr>
                  <w:rFonts w:eastAsia="Arial" w:cs="Arial"/>
                </w:rPr>
                <w:delText xml:space="preserve">$15.00 </w:delText>
              </w:r>
            </w:del>
          </w:p>
        </w:tc>
      </w:tr>
      <w:tr w:rsidR="009A7F2E" w:rsidDel="00F021DF" w14:paraId="2E4989CB" w14:textId="3B952326" w:rsidTr="00C22D48">
        <w:trPr>
          <w:trHeight w:val="240"/>
          <w:del w:id="871"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69" w14:textId="61BBF029" w:rsidR="009A7F2E" w:rsidRPr="00C22D48" w:rsidDel="00F021DF" w:rsidRDefault="005302A0" w:rsidP="00C22D48">
            <w:pPr>
              <w:tabs>
                <w:tab w:val="left" w:pos="720"/>
                <w:tab w:val="left" w:pos="1440"/>
                <w:tab w:val="left" w:pos="2160"/>
              </w:tabs>
              <w:ind w:left="720" w:hanging="720"/>
              <w:rPr>
                <w:del w:id="872" w:author="Torrey Samson" w:date="2026-08-25T13:27:00Z"/>
                <w:rFonts w:eastAsia="Arial" w:cs="Arial"/>
              </w:rPr>
            </w:pPr>
            <w:del w:id="873" w:author="Torrey Samson" w:date="2026-08-25T13:27:00Z">
              <w:r w:rsidRPr="00C22D48" w:rsidDel="00F021DF">
                <w:rPr>
                  <w:rFonts w:eastAsia="Arial" w:cs="Arial"/>
                </w:rPr>
                <w:delText xml:space="preserve">Six (6)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6A" w14:textId="503AABB1" w:rsidR="009A7F2E" w:rsidRPr="00C22D48" w:rsidDel="00F021DF" w:rsidRDefault="005302A0" w:rsidP="00C22D48">
            <w:pPr>
              <w:tabs>
                <w:tab w:val="left" w:pos="720"/>
                <w:tab w:val="left" w:pos="1440"/>
                <w:tab w:val="left" w:pos="2160"/>
              </w:tabs>
              <w:ind w:left="720" w:hanging="720"/>
              <w:rPr>
                <w:del w:id="874" w:author="Torrey Samson" w:date="2026-08-25T13:27:00Z"/>
                <w:rFonts w:eastAsia="Arial" w:cs="Arial"/>
              </w:rPr>
            </w:pPr>
            <w:del w:id="875" w:author="Torrey Samson" w:date="2026-08-25T13:27:00Z">
              <w:r w:rsidRPr="00C22D48" w:rsidDel="00F021DF">
                <w:rPr>
                  <w:rFonts w:eastAsia="Arial" w:cs="Arial"/>
                </w:rPr>
                <w:delText xml:space="preserve">$12.00 </w:delText>
              </w:r>
            </w:del>
          </w:p>
        </w:tc>
        <w:tc>
          <w:tcPr>
            <w:tcW w:w="1202" w:type="dxa"/>
            <w:tcBorders>
              <w:top w:val="single" w:sz="4" w:space="0" w:color="000000"/>
              <w:left w:val="single" w:sz="4" w:space="0" w:color="000000"/>
              <w:bottom w:val="single" w:sz="4" w:space="0" w:color="000000"/>
              <w:right w:val="single" w:sz="4" w:space="0" w:color="000000"/>
            </w:tcBorders>
          </w:tcPr>
          <w:p w14:paraId="0000016B" w14:textId="34962941" w:rsidR="009A7F2E" w:rsidRPr="00C22D48" w:rsidDel="00F021DF" w:rsidRDefault="005302A0" w:rsidP="00C22D48">
            <w:pPr>
              <w:tabs>
                <w:tab w:val="left" w:pos="720"/>
                <w:tab w:val="left" w:pos="1440"/>
                <w:tab w:val="left" w:pos="2160"/>
              </w:tabs>
              <w:ind w:left="720" w:hanging="720"/>
              <w:rPr>
                <w:del w:id="876" w:author="Torrey Samson" w:date="2026-08-25T13:27:00Z"/>
                <w:rFonts w:eastAsia="Arial" w:cs="Arial"/>
              </w:rPr>
            </w:pPr>
            <w:del w:id="877" w:author="Torrey Samson" w:date="2026-08-25T13:27:00Z">
              <w:r w:rsidRPr="00C22D48" w:rsidDel="00F021DF">
                <w:rPr>
                  <w:rFonts w:eastAsia="Arial" w:cs="Arial"/>
                </w:rPr>
                <w:delText xml:space="preserve">Six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6C" w14:textId="072ADF5F" w:rsidR="009A7F2E" w:rsidRPr="00C22D48" w:rsidDel="00F021DF" w:rsidRDefault="005302A0" w:rsidP="00C22D48">
            <w:pPr>
              <w:tabs>
                <w:tab w:val="left" w:pos="720"/>
                <w:tab w:val="left" w:pos="1440"/>
                <w:tab w:val="left" w:pos="2160"/>
              </w:tabs>
              <w:ind w:left="720" w:hanging="720"/>
              <w:rPr>
                <w:del w:id="878" w:author="Torrey Samson" w:date="2026-08-25T13:27:00Z"/>
                <w:rFonts w:eastAsia="Arial" w:cs="Arial"/>
              </w:rPr>
            </w:pPr>
            <w:del w:id="879" w:author="Torrey Samson" w:date="2026-08-25T13:27:00Z">
              <w:r w:rsidRPr="00C22D48" w:rsidDel="00F021DF">
                <w:rPr>
                  <w:rFonts w:eastAsia="Arial" w:cs="Arial"/>
                </w:rPr>
                <w:delText xml:space="preserve">$6.00 </w:delText>
              </w:r>
            </w:del>
          </w:p>
        </w:tc>
        <w:tc>
          <w:tcPr>
            <w:tcW w:w="1992" w:type="dxa"/>
            <w:tcBorders>
              <w:top w:val="single" w:sz="4" w:space="0" w:color="000000"/>
              <w:left w:val="single" w:sz="4" w:space="0" w:color="000000"/>
              <w:bottom w:val="single" w:sz="4" w:space="0" w:color="000000"/>
              <w:right w:val="single" w:sz="4" w:space="0" w:color="000000"/>
            </w:tcBorders>
          </w:tcPr>
          <w:p w14:paraId="0000016D" w14:textId="1CEC9822" w:rsidR="009A7F2E" w:rsidRPr="00C22D48" w:rsidDel="00F021DF" w:rsidRDefault="005302A0" w:rsidP="00C22D48">
            <w:pPr>
              <w:tabs>
                <w:tab w:val="left" w:pos="720"/>
                <w:tab w:val="left" w:pos="1440"/>
                <w:tab w:val="left" w:pos="2160"/>
              </w:tabs>
              <w:ind w:left="720" w:hanging="720"/>
              <w:rPr>
                <w:del w:id="880" w:author="Torrey Samson" w:date="2026-08-25T13:27:00Z"/>
                <w:rFonts w:eastAsia="Arial" w:cs="Arial"/>
              </w:rPr>
            </w:pPr>
            <w:del w:id="881" w:author="Torrey Samson" w:date="2026-08-25T13:27:00Z">
              <w:r w:rsidRPr="00C22D48" w:rsidDel="00F021DF">
                <w:rPr>
                  <w:rFonts w:eastAsia="Arial" w:cs="Arial"/>
                </w:rPr>
                <w:delText xml:space="preserve">$18.00 </w:delText>
              </w:r>
            </w:del>
          </w:p>
        </w:tc>
      </w:tr>
      <w:tr w:rsidR="009A7F2E" w:rsidDel="00F021DF" w14:paraId="5637EE43" w14:textId="24D7C404" w:rsidTr="00C22D48">
        <w:trPr>
          <w:trHeight w:val="240"/>
          <w:del w:id="882"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6E" w14:textId="2FCCF8A0" w:rsidR="009A7F2E" w:rsidRPr="00C22D48" w:rsidDel="00F021DF" w:rsidRDefault="005302A0" w:rsidP="00C22D48">
            <w:pPr>
              <w:tabs>
                <w:tab w:val="left" w:pos="720"/>
                <w:tab w:val="left" w:pos="1440"/>
                <w:tab w:val="left" w:pos="2160"/>
              </w:tabs>
              <w:ind w:left="720" w:hanging="720"/>
              <w:rPr>
                <w:del w:id="883" w:author="Torrey Samson" w:date="2026-08-25T13:27:00Z"/>
                <w:rFonts w:eastAsia="Arial" w:cs="Arial"/>
              </w:rPr>
            </w:pPr>
            <w:del w:id="884" w:author="Torrey Samson" w:date="2026-08-25T13:27:00Z">
              <w:r w:rsidRPr="00C22D48" w:rsidDel="00F021DF">
                <w:rPr>
                  <w:rFonts w:eastAsia="Arial" w:cs="Arial"/>
                </w:rPr>
                <w:delText xml:space="preserve">Seven (7)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6F" w14:textId="50A66304" w:rsidR="009A7F2E" w:rsidRPr="00C22D48" w:rsidDel="00F021DF" w:rsidRDefault="005302A0" w:rsidP="00C22D48">
            <w:pPr>
              <w:tabs>
                <w:tab w:val="left" w:pos="720"/>
                <w:tab w:val="left" w:pos="1440"/>
                <w:tab w:val="left" w:pos="2160"/>
              </w:tabs>
              <w:ind w:left="720" w:hanging="720"/>
              <w:rPr>
                <w:del w:id="885" w:author="Torrey Samson" w:date="2026-08-25T13:27:00Z"/>
                <w:rFonts w:eastAsia="Arial" w:cs="Arial"/>
              </w:rPr>
            </w:pPr>
            <w:del w:id="886" w:author="Torrey Samson" w:date="2026-08-25T13:27:00Z">
              <w:r w:rsidRPr="00C22D48" w:rsidDel="00F021DF">
                <w:rPr>
                  <w:rFonts w:eastAsia="Arial" w:cs="Arial"/>
                </w:rPr>
                <w:delText xml:space="preserve">$14.00 </w:delText>
              </w:r>
            </w:del>
          </w:p>
        </w:tc>
        <w:tc>
          <w:tcPr>
            <w:tcW w:w="1202" w:type="dxa"/>
            <w:tcBorders>
              <w:top w:val="single" w:sz="4" w:space="0" w:color="000000"/>
              <w:left w:val="single" w:sz="4" w:space="0" w:color="000000"/>
              <w:bottom w:val="single" w:sz="4" w:space="0" w:color="000000"/>
              <w:right w:val="single" w:sz="4" w:space="0" w:color="000000"/>
            </w:tcBorders>
          </w:tcPr>
          <w:p w14:paraId="00000170" w14:textId="75826882" w:rsidR="009A7F2E" w:rsidRPr="00C22D48" w:rsidDel="00F021DF" w:rsidRDefault="005302A0" w:rsidP="00C22D48">
            <w:pPr>
              <w:tabs>
                <w:tab w:val="left" w:pos="720"/>
                <w:tab w:val="left" w:pos="1440"/>
                <w:tab w:val="left" w:pos="2160"/>
              </w:tabs>
              <w:ind w:left="720" w:hanging="720"/>
              <w:rPr>
                <w:del w:id="887" w:author="Torrey Samson" w:date="2026-08-25T13:27:00Z"/>
                <w:rFonts w:eastAsia="Arial" w:cs="Arial"/>
              </w:rPr>
            </w:pPr>
            <w:del w:id="888" w:author="Torrey Samson" w:date="2026-08-25T13:27:00Z">
              <w:r w:rsidRPr="00C22D48" w:rsidDel="00F021DF">
                <w:rPr>
                  <w:rFonts w:eastAsia="Arial" w:cs="Arial"/>
                </w:rPr>
                <w:delText xml:space="preserve">Seven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71" w14:textId="6A604464" w:rsidR="009A7F2E" w:rsidRPr="00C22D48" w:rsidDel="00F021DF" w:rsidRDefault="005302A0" w:rsidP="00C22D48">
            <w:pPr>
              <w:tabs>
                <w:tab w:val="left" w:pos="720"/>
                <w:tab w:val="left" w:pos="1440"/>
                <w:tab w:val="left" w:pos="2160"/>
              </w:tabs>
              <w:ind w:left="720" w:hanging="720"/>
              <w:rPr>
                <w:del w:id="889" w:author="Torrey Samson" w:date="2026-08-25T13:27:00Z"/>
                <w:rFonts w:eastAsia="Arial" w:cs="Arial"/>
              </w:rPr>
            </w:pPr>
            <w:del w:id="890" w:author="Torrey Samson" w:date="2026-08-25T13:27:00Z">
              <w:r w:rsidRPr="00C22D48" w:rsidDel="00F021DF">
                <w:rPr>
                  <w:rFonts w:eastAsia="Arial" w:cs="Arial"/>
                </w:rPr>
                <w:delText xml:space="preserve">$7.00 </w:delText>
              </w:r>
            </w:del>
          </w:p>
        </w:tc>
        <w:tc>
          <w:tcPr>
            <w:tcW w:w="1992" w:type="dxa"/>
            <w:tcBorders>
              <w:top w:val="single" w:sz="4" w:space="0" w:color="000000"/>
              <w:left w:val="single" w:sz="4" w:space="0" w:color="000000"/>
              <w:bottom w:val="single" w:sz="4" w:space="0" w:color="000000"/>
              <w:right w:val="single" w:sz="4" w:space="0" w:color="000000"/>
            </w:tcBorders>
          </w:tcPr>
          <w:p w14:paraId="00000172" w14:textId="6FA84123" w:rsidR="009A7F2E" w:rsidRPr="00C22D48" w:rsidDel="00F021DF" w:rsidRDefault="005302A0" w:rsidP="00C22D48">
            <w:pPr>
              <w:tabs>
                <w:tab w:val="left" w:pos="720"/>
                <w:tab w:val="left" w:pos="1440"/>
                <w:tab w:val="left" w:pos="2160"/>
              </w:tabs>
              <w:ind w:left="720" w:hanging="720"/>
              <w:rPr>
                <w:del w:id="891" w:author="Torrey Samson" w:date="2026-08-25T13:27:00Z"/>
                <w:rFonts w:eastAsia="Arial" w:cs="Arial"/>
              </w:rPr>
            </w:pPr>
            <w:del w:id="892" w:author="Torrey Samson" w:date="2026-08-25T13:27:00Z">
              <w:r w:rsidRPr="00C22D48" w:rsidDel="00F021DF">
                <w:rPr>
                  <w:rFonts w:eastAsia="Arial" w:cs="Arial"/>
                </w:rPr>
                <w:delText xml:space="preserve">$21.00 </w:delText>
              </w:r>
            </w:del>
          </w:p>
        </w:tc>
      </w:tr>
      <w:tr w:rsidR="009A7F2E" w:rsidDel="00F021DF" w14:paraId="3ABC5F0D" w14:textId="3AD0F7D8" w:rsidTr="00C22D48">
        <w:trPr>
          <w:trHeight w:val="240"/>
          <w:del w:id="893"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73" w14:textId="6243C443" w:rsidR="009A7F2E" w:rsidRPr="00C22D48" w:rsidDel="00F021DF" w:rsidRDefault="005302A0" w:rsidP="00C22D48">
            <w:pPr>
              <w:tabs>
                <w:tab w:val="left" w:pos="720"/>
                <w:tab w:val="left" w:pos="1440"/>
                <w:tab w:val="left" w:pos="2160"/>
              </w:tabs>
              <w:ind w:left="720" w:hanging="720"/>
              <w:rPr>
                <w:del w:id="894" w:author="Torrey Samson" w:date="2026-08-25T13:27:00Z"/>
                <w:rFonts w:eastAsia="Arial" w:cs="Arial"/>
              </w:rPr>
            </w:pPr>
            <w:del w:id="895" w:author="Torrey Samson" w:date="2026-08-25T13:27:00Z">
              <w:r w:rsidRPr="00C22D48" w:rsidDel="00F021DF">
                <w:rPr>
                  <w:rFonts w:eastAsia="Arial" w:cs="Arial"/>
                </w:rPr>
                <w:delText xml:space="preserve">Eight (8)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74" w14:textId="467E07D8" w:rsidR="009A7F2E" w:rsidRPr="00C22D48" w:rsidDel="00F021DF" w:rsidRDefault="005302A0" w:rsidP="00C22D48">
            <w:pPr>
              <w:tabs>
                <w:tab w:val="left" w:pos="720"/>
                <w:tab w:val="left" w:pos="1440"/>
                <w:tab w:val="left" w:pos="2160"/>
              </w:tabs>
              <w:ind w:left="720" w:hanging="720"/>
              <w:rPr>
                <w:del w:id="896" w:author="Torrey Samson" w:date="2026-08-25T13:27:00Z"/>
                <w:rFonts w:eastAsia="Arial" w:cs="Arial"/>
              </w:rPr>
            </w:pPr>
            <w:del w:id="897" w:author="Torrey Samson" w:date="2026-08-25T13:27:00Z">
              <w:r w:rsidRPr="00C22D48" w:rsidDel="00F021DF">
                <w:rPr>
                  <w:rFonts w:eastAsia="Arial" w:cs="Arial"/>
                </w:rPr>
                <w:delText xml:space="preserve">$16.00 </w:delText>
              </w:r>
            </w:del>
          </w:p>
        </w:tc>
        <w:tc>
          <w:tcPr>
            <w:tcW w:w="1202" w:type="dxa"/>
            <w:tcBorders>
              <w:top w:val="single" w:sz="4" w:space="0" w:color="000000"/>
              <w:left w:val="single" w:sz="4" w:space="0" w:color="000000"/>
              <w:bottom w:val="single" w:sz="4" w:space="0" w:color="000000"/>
              <w:right w:val="single" w:sz="4" w:space="0" w:color="000000"/>
            </w:tcBorders>
          </w:tcPr>
          <w:p w14:paraId="00000175" w14:textId="4DD200EC" w:rsidR="009A7F2E" w:rsidRPr="00C22D48" w:rsidDel="00F021DF" w:rsidRDefault="005302A0" w:rsidP="00C22D48">
            <w:pPr>
              <w:tabs>
                <w:tab w:val="left" w:pos="720"/>
                <w:tab w:val="left" w:pos="1440"/>
                <w:tab w:val="left" w:pos="2160"/>
              </w:tabs>
              <w:ind w:left="720" w:hanging="720"/>
              <w:rPr>
                <w:del w:id="898" w:author="Torrey Samson" w:date="2026-08-25T13:27:00Z"/>
                <w:rFonts w:eastAsia="Arial" w:cs="Arial"/>
              </w:rPr>
            </w:pPr>
            <w:del w:id="899" w:author="Torrey Samson" w:date="2026-08-25T13:27:00Z">
              <w:r w:rsidRPr="00C22D48" w:rsidDel="00F021DF">
                <w:rPr>
                  <w:rFonts w:eastAsia="Arial" w:cs="Arial"/>
                </w:rPr>
                <w:delText xml:space="preserve">Eight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76" w14:textId="4950C173" w:rsidR="009A7F2E" w:rsidRPr="00C22D48" w:rsidDel="00F021DF" w:rsidRDefault="005302A0" w:rsidP="00C22D48">
            <w:pPr>
              <w:tabs>
                <w:tab w:val="left" w:pos="720"/>
                <w:tab w:val="left" w:pos="1440"/>
                <w:tab w:val="left" w:pos="2160"/>
              </w:tabs>
              <w:ind w:left="720" w:hanging="720"/>
              <w:rPr>
                <w:del w:id="900" w:author="Torrey Samson" w:date="2026-08-25T13:27:00Z"/>
                <w:rFonts w:eastAsia="Arial" w:cs="Arial"/>
              </w:rPr>
            </w:pPr>
            <w:del w:id="901" w:author="Torrey Samson" w:date="2026-08-25T13:27:00Z">
              <w:r w:rsidRPr="00C22D48" w:rsidDel="00F021DF">
                <w:rPr>
                  <w:rFonts w:eastAsia="Arial" w:cs="Arial"/>
                </w:rPr>
                <w:delText xml:space="preserve">$8.00 </w:delText>
              </w:r>
            </w:del>
          </w:p>
        </w:tc>
        <w:tc>
          <w:tcPr>
            <w:tcW w:w="1992" w:type="dxa"/>
            <w:tcBorders>
              <w:top w:val="single" w:sz="4" w:space="0" w:color="000000"/>
              <w:left w:val="single" w:sz="4" w:space="0" w:color="000000"/>
              <w:bottom w:val="single" w:sz="4" w:space="0" w:color="000000"/>
              <w:right w:val="single" w:sz="4" w:space="0" w:color="000000"/>
            </w:tcBorders>
          </w:tcPr>
          <w:p w14:paraId="00000177" w14:textId="1D1146AC" w:rsidR="009A7F2E" w:rsidRPr="00C22D48" w:rsidDel="00F021DF" w:rsidRDefault="005302A0" w:rsidP="00C22D48">
            <w:pPr>
              <w:tabs>
                <w:tab w:val="left" w:pos="720"/>
                <w:tab w:val="left" w:pos="1440"/>
                <w:tab w:val="left" w:pos="2160"/>
              </w:tabs>
              <w:ind w:left="720" w:hanging="720"/>
              <w:rPr>
                <w:del w:id="902" w:author="Torrey Samson" w:date="2026-08-25T13:27:00Z"/>
                <w:rFonts w:eastAsia="Arial" w:cs="Arial"/>
              </w:rPr>
            </w:pPr>
            <w:del w:id="903" w:author="Torrey Samson" w:date="2026-08-25T13:27:00Z">
              <w:r w:rsidRPr="00C22D48" w:rsidDel="00F021DF">
                <w:rPr>
                  <w:rFonts w:eastAsia="Arial" w:cs="Arial"/>
                </w:rPr>
                <w:delText xml:space="preserve">$24.00 </w:delText>
              </w:r>
            </w:del>
          </w:p>
        </w:tc>
      </w:tr>
      <w:tr w:rsidR="009A7F2E" w:rsidDel="00F021DF" w14:paraId="67973FF9" w14:textId="0A5925E4" w:rsidTr="00C22D48">
        <w:trPr>
          <w:trHeight w:val="240"/>
          <w:del w:id="904"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78" w14:textId="6FF4FBD7" w:rsidR="009A7F2E" w:rsidRPr="00C22D48" w:rsidDel="00F021DF" w:rsidRDefault="005302A0" w:rsidP="00C22D48">
            <w:pPr>
              <w:tabs>
                <w:tab w:val="left" w:pos="720"/>
                <w:tab w:val="left" w:pos="1440"/>
                <w:tab w:val="left" w:pos="2160"/>
              </w:tabs>
              <w:ind w:left="720" w:hanging="720"/>
              <w:rPr>
                <w:del w:id="905" w:author="Torrey Samson" w:date="2026-08-25T13:27:00Z"/>
                <w:rFonts w:eastAsia="Arial" w:cs="Arial"/>
              </w:rPr>
            </w:pPr>
            <w:del w:id="906" w:author="Torrey Samson" w:date="2026-08-25T13:27:00Z">
              <w:r w:rsidRPr="00C22D48" w:rsidDel="00F021DF">
                <w:rPr>
                  <w:rFonts w:eastAsia="Arial" w:cs="Arial"/>
                </w:rPr>
                <w:delText xml:space="preserve">Nine (9)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79" w14:textId="392AE2B5" w:rsidR="009A7F2E" w:rsidRPr="00C22D48" w:rsidDel="00F021DF" w:rsidRDefault="005302A0" w:rsidP="00C22D48">
            <w:pPr>
              <w:tabs>
                <w:tab w:val="left" w:pos="720"/>
                <w:tab w:val="left" w:pos="1440"/>
                <w:tab w:val="left" w:pos="2160"/>
              </w:tabs>
              <w:ind w:left="720" w:hanging="720"/>
              <w:rPr>
                <w:del w:id="907" w:author="Torrey Samson" w:date="2026-08-25T13:27:00Z"/>
                <w:rFonts w:eastAsia="Arial" w:cs="Arial"/>
              </w:rPr>
            </w:pPr>
            <w:del w:id="908" w:author="Torrey Samson" w:date="2026-08-25T13:27:00Z">
              <w:r w:rsidRPr="00C22D48" w:rsidDel="00F021DF">
                <w:rPr>
                  <w:rFonts w:eastAsia="Arial" w:cs="Arial"/>
                </w:rPr>
                <w:delText xml:space="preserve">$18.00 </w:delText>
              </w:r>
            </w:del>
          </w:p>
        </w:tc>
        <w:tc>
          <w:tcPr>
            <w:tcW w:w="1202" w:type="dxa"/>
            <w:tcBorders>
              <w:top w:val="single" w:sz="4" w:space="0" w:color="000000"/>
              <w:left w:val="single" w:sz="4" w:space="0" w:color="000000"/>
              <w:bottom w:val="single" w:sz="4" w:space="0" w:color="000000"/>
              <w:right w:val="single" w:sz="4" w:space="0" w:color="000000"/>
            </w:tcBorders>
          </w:tcPr>
          <w:p w14:paraId="0000017A" w14:textId="10416A1C" w:rsidR="009A7F2E" w:rsidRPr="00C22D48" w:rsidDel="00F021DF" w:rsidRDefault="005302A0" w:rsidP="00C22D48">
            <w:pPr>
              <w:tabs>
                <w:tab w:val="left" w:pos="720"/>
                <w:tab w:val="left" w:pos="1440"/>
                <w:tab w:val="left" w:pos="2160"/>
              </w:tabs>
              <w:ind w:left="720" w:hanging="720"/>
              <w:rPr>
                <w:del w:id="909" w:author="Torrey Samson" w:date="2026-08-25T13:27:00Z"/>
                <w:rFonts w:eastAsia="Arial" w:cs="Arial"/>
              </w:rPr>
            </w:pPr>
            <w:del w:id="910" w:author="Torrey Samson" w:date="2026-08-25T13:27:00Z">
              <w:r w:rsidRPr="00C22D48" w:rsidDel="00F021DF">
                <w:rPr>
                  <w:rFonts w:eastAsia="Arial" w:cs="Arial"/>
                </w:rPr>
                <w:delText xml:space="preserve">Nine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7B" w14:textId="199F9D8E" w:rsidR="009A7F2E" w:rsidRPr="00C22D48" w:rsidDel="00F021DF" w:rsidRDefault="005302A0" w:rsidP="00C22D48">
            <w:pPr>
              <w:tabs>
                <w:tab w:val="left" w:pos="720"/>
                <w:tab w:val="left" w:pos="1440"/>
                <w:tab w:val="left" w:pos="2160"/>
              </w:tabs>
              <w:ind w:left="720" w:hanging="720"/>
              <w:rPr>
                <w:del w:id="911" w:author="Torrey Samson" w:date="2026-08-25T13:27:00Z"/>
                <w:rFonts w:eastAsia="Arial" w:cs="Arial"/>
              </w:rPr>
            </w:pPr>
            <w:del w:id="912" w:author="Torrey Samson" w:date="2026-08-25T13:27:00Z">
              <w:r w:rsidRPr="00C22D48" w:rsidDel="00F021DF">
                <w:rPr>
                  <w:rFonts w:eastAsia="Arial" w:cs="Arial"/>
                </w:rPr>
                <w:delText xml:space="preserve">$9.00 </w:delText>
              </w:r>
            </w:del>
          </w:p>
        </w:tc>
        <w:tc>
          <w:tcPr>
            <w:tcW w:w="1992" w:type="dxa"/>
            <w:tcBorders>
              <w:top w:val="single" w:sz="4" w:space="0" w:color="000000"/>
              <w:left w:val="single" w:sz="4" w:space="0" w:color="000000"/>
              <w:bottom w:val="single" w:sz="4" w:space="0" w:color="000000"/>
              <w:right w:val="single" w:sz="4" w:space="0" w:color="000000"/>
            </w:tcBorders>
          </w:tcPr>
          <w:p w14:paraId="0000017C" w14:textId="193B131E" w:rsidR="009A7F2E" w:rsidRPr="00C22D48" w:rsidDel="00F021DF" w:rsidRDefault="005302A0" w:rsidP="00C22D48">
            <w:pPr>
              <w:tabs>
                <w:tab w:val="left" w:pos="720"/>
                <w:tab w:val="left" w:pos="1440"/>
                <w:tab w:val="left" w:pos="2160"/>
              </w:tabs>
              <w:ind w:left="720" w:hanging="720"/>
              <w:rPr>
                <w:del w:id="913" w:author="Torrey Samson" w:date="2026-08-25T13:27:00Z"/>
                <w:rFonts w:eastAsia="Arial" w:cs="Arial"/>
              </w:rPr>
            </w:pPr>
            <w:del w:id="914" w:author="Torrey Samson" w:date="2026-08-25T13:27:00Z">
              <w:r w:rsidRPr="00C22D48" w:rsidDel="00F021DF">
                <w:rPr>
                  <w:rFonts w:eastAsia="Arial" w:cs="Arial"/>
                </w:rPr>
                <w:delText xml:space="preserve">$27.00 </w:delText>
              </w:r>
            </w:del>
          </w:p>
        </w:tc>
      </w:tr>
      <w:tr w:rsidR="009A7F2E" w:rsidDel="00F021DF" w14:paraId="307E33E3" w14:textId="4E06D6E0" w:rsidTr="00C22D48">
        <w:trPr>
          <w:trHeight w:val="240"/>
          <w:del w:id="915" w:author="Torrey Samson" w:date="2026-08-25T13:27:00Z"/>
        </w:trPr>
        <w:tc>
          <w:tcPr>
            <w:tcW w:w="1992" w:type="dxa"/>
            <w:tcBorders>
              <w:top w:val="single" w:sz="4" w:space="0" w:color="000000"/>
              <w:left w:val="single" w:sz="4" w:space="0" w:color="000000"/>
              <w:bottom w:val="single" w:sz="4" w:space="0" w:color="000000"/>
              <w:right w:val="single" w:sz="4" w:space="0" w:color="000000"/>
            </w:tcBorders>
          </w:tcPr>
          <w:p w14:paraId="0000017D" w14:textId="7C146CFC" w:rsidR="009A7F2E" w:rsidRPr="00C22D48" w:rsidDel="00F021DF" w:rsidRDefault="005302A0" w:rsidP="00C22D48">
            <w:pPr>
              <w:tabs>
                <w:tab w:val="left" w:pos="720"/>
                <w:tab w:val="left" w:pos="1440"/>
                <w:tab w:val="left" w:pos="2160"/>
              </w:tabs>
              <w:ind w:left="720" w:hanging="720"/>
              <w:rPr>
                <w:del w:id="916" w:author="Torrey Samson" w:date="2026-08-25T13:27:00Z"/>
                <w:rFonts w:eastAsia="Arial" w:cs="Arial"/>
              </w:rPr>
            </w:pPr>
            <w:del w:id="917" w:author="Torrey Samson" w:date="2026-08-25T13:27:00Z">
              <w:r w:rsidRPr="00C22D48" w:rsidDel="00F021DF">
                <w:rPr>
                  <w:rFonts w:eastAsia="Arial" w:cs="Arial"/>
                </w:rPr>
                <w:lastRenderedPageBreak/>
                <w:delText xml:space="preserve">Ten (10) Plays </w:delText>
              </w:r>
            </w:del>
          </w:p>
        </w:tc>
        <w:tc>
          <w:tcPr>
            <w:tcW w:w="1992" w:type="dxa"/>
            <w:tcBorders>
              <w:top w:val="single" w:sz="4" w:space="0" w:color="000000"/>
              <w:left w:val="single" w:sz="4" w:space="0" w:color="000000"/>
              <w:bottom w:val="single" w:sz="4" w:space="0" w:color="000000"/>
              <w:right w:val="single" w:sz="4" w:space="0" w:color="000000"/>
            </w:tcBorders>
          </w:tcPr>
          <w:p w14:paraId="0000017E" w14:textId="1B3424C6" w:rsidR="009A7F2E" w:rsidRPr="00C22D48" w:rsidDel="00F021DF" w:rsidRDefault="005302A0" w:rsidP="00C22D48">
            <w:pPr>
              <w:tabs>
                <w:tab w:val="left" w:pos="720"/>
                <w:tab w:val="left" w:pos="1440"/>
                <w:tab w:val="left" w:pos="2160"/>
              </w:tabs>
              <w:ind w:left="720" w:hanging="720"/>
              <w:rPr>
                <w:del w:id="918" w:author="Torrey Samson" w:date="2026-08-25T13:27:00Z"/>
                <w:rFonts w:eastAsia="Arial" w:cs="Arial"/>
              </w:rPr>
            </w:pPr>
            <w:del w:id="919" w:author="Torrey Samson" w:date="2026-08-25T13:27:00Z">
              <w:r w:rsidRPr="00C22D48" w:rsidDel="00F021DF">
                <w:rPr>
                  <w:rFonts w:eastAsia="Arial" w:cs="Arial"/>
                </w:rPr>
                <w:delText xml:space="preserve">$20.00 </w:delText>
              </w:r>
            </w:del>
          </w:p>
        </w:tc>
        <w:tc>
          <w:tcPr>
            <w:tcW w:w="1202" w:type="dxa"/>
            <w:tcBorders>
              <w:top w:val="single" w:sz="4" w:space="0" w:color="000000"/>
              <w:left w:val="single" w:sz="4" w:space="0" w:color="000000"/>
              <w:bottom w:val="single" w:sz="4" w:space="0" w:color="000000"/>
              <w:right w:val="single" w:sz="4" w:space="0" w:color="000000"/>
            </w:tcBorders>
          </w:tcPr>
          <w:p w14:paraId="0000017F" w14:textId="7AD4464D" w:rsidR="009A7F2E" w:rsidRPr="00C22D48" w:rsidDel="00F021DF" w:rsidRDefault="005302A0" w:rsidP="00C22D48">
            <w:pPr>
              <w:tabs>
                <w:tab w:val="left" w:pos="720"/>
                <w:tab w:val="left" w:pos="1440"/>
                <w:tab w:val="left" w:pos="2160"/>
              </w:tabs>
              <w:ind w:left="720" w:hanging="720"/>
              <w:rPr>
                <w:del w:id="920" w:author="Torrey Samson" w:date="2026-08-25T13:27:00Z"/>
                <w:rFonts w:eastAsia="Arial" w:cs="Arial"/>
              </w:rPr>
            </w:pPr>
            <w:del w:id="921" w:author="Torrey Samson" w:date="2026-08-25T13:27:00Z">
              <w:r w:rsidRPr="00C22D48" w:rsidDel="00F021DF">
                <w:rPr>
                  <w:rFonts w:eastAsia="Arial" w:cs="Arial"/>
                </w:rPr>
                <w:delText xml:space="preserve">Ten Plays </w:delText>
              </w:r>
            </w:del>
          </w:p>
        </w:tc>
        <w:tc>
          <w:tcPr>
            <w:tcW w:w="1148" w:type="dxa"/>
            <w:tcBorders>
              <w:top w:val="single" w:sz="4" w:space="0" w:color="000000"/>
              <w:left w:val="single" w:sz="4" w:space="0" w:color="000000"/>
              <w:bottom w:val="single" w:sz="4" w:space="0" w:color="000000"/>
              <w:right w:val="single" w:sz="4" w:space="0" w:color="000000"/>
            </w:tcBorders>
          </w:tcPr>
          <w:p w14:paraId="00000180" w14:textId="7B177967" w:rsidR="009A7F2E" w:rsidRPr="00C22D48" w:rsidDel="00F021DF" w:rsidRDefault="005302A0" w:rsidP="00C22D48">
            <w:pPr>
              <w:tabs>
                <w:tab w:val="left" w:pos="720"/>
                <w:tab w:val="left" w:pos="1440"/>
                <w:tab w:val="left" w:pos="2160"/>
              </w:tabs>
              <w:ind w:left="720" w:hanging="720"/>
              <w:rPr>
                <w:del w:id="922" w:author="Torrey Samson" w:date="2026-08-25T13:27:00Z"/>
                <w:rFonts w:eastAsia="Arial" w:cs="Arial"/>
              </w:rPr>
            </w:pPr>
            <w:del w:id="923" w:author="Torrey Samson" w:date="2026-08-25T13:27:00Z">
              <w:r w:rsidRPr="00C22D48" w:rsidDel="00F021DF">
                <w:rPr>
                  <w:rFonts w:eastAsia="Arial" w:cs="Arial"/>
                </w:rPr>
                <w:delText xml:space="preserve">$10.00 </w:delText>
              </w:r>
            </w:del>
          </w:p>
        </w:tc>
        <w:tc>
          <w:tcPr>
            <w:tcW w:w="1992" w:type="dxa"/>
            <w:tcBorders>
              <w:top w:val="single" w:sz="4" w:space="0" w:color="000000"/>
              <w:left w:val="single" w:sz="4" w:space="0" w:color="000000"/>
              <w:bottom w:val="single" w:sz="4" w:space="0" w:color="000000"/>
              <w:right w:val="single" w:sz="4" w:space="0" w:color="000000"/>
            </w:tcBorders>
          </w:tcPr>
          <w:p w14:paraId="00000181" w14:textId="6CD8A38A" w:rsidR="009A7F2E" w:rsidRPr="00C22D48" w:rsidDel="00F021DF" w:rsidRDefault="005302A0" w:rsidP="00C22D48">
            <w:pPr>
              <w:tabs>
                <w:tab w:val="left" w:pos="720"/>
                <w:tab w:val="left" w:pos="1440"/>
                <w:tab w:val="left" w:pos="2160"/>
              </w:tabs>
              <w:ind w:left="720" w:hanging="720"/>
              <w:rPr>
                <w:del w:id="924" w:author="Torrey Samson" w:date="2026-08-25T13:27:00Z"/>
                <w:rFonts w:eastAsia="Arial" w:cs="Arial"/>
              </w:rPr>
            </w:pPr>
            <w:del w:id="925" w:author="Torrey Samson" w:date="2026-08-25T13:27:00Z">
              <w:r w:rsidRPr="00C22D48" w:rsidDel="00F021DF">
                <w:rPr>
                  <w:rFonts w:eastAsia="Arial" w:cs="Arial"/>
                </w:rPr>
                <w:delText xml:space="preserve">$30.00 </w:delText>
              </w:r>
            </w:del>
          </w:p>
        </w:tc>
      </w:tr>
    </w:tbl>
    <w:p w14:paraId="00000182" w14:textId="1D0C0C17" w:rsidR="009A7F2E" w:rsidRDefault="009A7F2E" w:rsidP="00C22D48">
      <w:pPr>
        <w:tabs>
          <w:tab w:val="left" w:pos="720"/>
          <w:tab w:val="left" w:pos="1440"/>
          <w:tab w:val="left" w:pos="2160"/>
        </w:tabs>
        <w:ind w:left="720" w:hanging="720"/>
        <w:rPr>
          <w:del w:id="926" w:author="Torrey Samson" w:date="2026-07-30T16:22:00Z"/>
          <w:rFonts w:eastAsia="Arial" w:cs="Arial"/>
        </w:rPr>
      </w:pPr>
    </w:p>
    <w:p w14:paraId="00000183" w14:textId="2F65E8EC" w:rsidR="009A7F2E" w:rsidRDefault="005302A0">
      <w:pPr>
        <w:pStyle w:val="Heading3"/>
        <w:rPr>
          <w:del w:id="927" w:author="Torrey Samson" w:date="2026-07-30T16:22:00Z"/>
        </w:rPr>
        <w:pPrChange w:id="928" w:author="Tennille Segura" w:date="2026-08-28T20:59:00Z">
          <w:pPr>
            <w:keepNext/>
            <w:spacing w:after="60"/>
          </w:pPr>
        </w:pPrChange>
      </w:pPr>
      <w:del w:id="929" w:author="Torrey Samson" w:date="2026-07-30T16:22:00Z">
        <w:r>
          <w:delText xml:space="preserve">14.B.4 </w:delText>
        </w:r>
        <w:r>
          <w:tab/>
          <w:delText>Play for “Power Play®”</w:delText>
        </w:r>
      </w:del>
    </w:p>
    <w:p w14:paraId="00000184" w14:textId="5B4E18A6" w:rsidR="009A7F2E" w:rsidRDefault="005302A0">
      <w:pPr>
        <w:pStyle w:val="par1"/>
        <w:rPr>
          <w:del w:id="930" w:author="Torrey Samson" w:date="2026-07-30T16:22:00Z"/>
        </w:rPr>
        <w:pPrChange w:id="931" w:author="Tennille Segura" w:date="2026-08-28T21:00:00Z">
          <w:pPr>
            <w:tabs>
              <w:tab w:val="left" w:pos="720"/>
              <w:tab w:val="left" w:pos="1440"/>
              <w:tab w:val="left" w:pos="2160"/>
            </w:tabs>
            <w:ind w:left="720" w:hanging="720"/>
          </w:pPr>
        </w:pPrChange>
      </w:pPr>
      <w:del w:id="932" w:author="Torrey Samson" w:date="2026-07-30T16:22:00Z">
        <w:r>
          <w:delText>A.</w:delText>
        </w:r>
        <w:r>
          <w:tab/>
          <w:delText>There will be no change in the Play for the “Powerball®” 5/69 + 1/26 game.</w:delText>
        </w:r>
      </w:del>
    </w:p>
    <w:p w14:paraId="00000185" w14:textId="097E9CAE" w:rsidR="009A7F2E" w:rsidRDefault="005302A0">
      <w:pPr>
        <w:pStyle w:val="par1"/>
        <w:rPr>
          <w:del w:id="933" w:author="Torrey Samson" w:date="2026-07-30T16:22:00Z"/>
        </w:rPr>
        <w:pPrChange w:id="934" w:author="Tennille Segura" w:date="2026-08-28T21:00:00Z">
          <w:pPr>
            <w:tabs>
              <w:tab w:val="left" w:pos="720"/>
              <w:tab w:val="left" w:pos="1440"/>
              <w:tab w:val="left" w:pos="2160"/>
            </w:tabs>
            <w:ind w:left="720" w:hanging="720"/>
          </w:pPr>
        </w:pPrChange>
      </w:pPr>
      <w:del w:id="935" w:author="Torrey Samson" w:date="2026-07-30T16:22:00Z">
        <w:r>
          <w:delText>B.</w:delText>
        </w:r>
        <w:r>
          <w:tab/>
          <w:delText>“Power Play®” is effective only for Players who choose “Power Play®” at the time of Purchase and pay an additional $1.00 per “Powerball®” Play.</w:delText>
        </w:r>
      </w:del>
    </w:p>
    <w:p w14:paraId="00000186" w14:textId="2455214B" w:rsidR="009A7F2E" w:rsidRDefault="005302A0">
      <w:pPr>
        <w:pStyle w:val="par2"/>
        <w:rPr>
          <w:del w:id="936" w:author="Torrey Samson" w:date="2026-07-30T16:22:00Z"/>
        </w:rPr>
        <w:pPrChange w:id="937" w:author="Tennille Segura" w:date="2026-08-28T21:00:00Z">
          <w:pPr>
            <w:tabs>
              <w:tab w:val="left" w:pos="720"/>
              <w:tab w:val="left" w:pos="1440"/>
              <w:tab w:val="left" w:pos="2160"/>
            </w:tabs>
            <w:ind w:left="1440" w:hanging="720"/>
          </w:pPr>
        </w:pPrChange>
      </w:pPr>
      <w:del w:id="938" w:author="Torrey Samson" w:date="2026-07-30T16:22:00Z">
        <w:r>
          <w:delText xml:space="preserve">1. </w:delText>
        </w:r>
        <w:r>
          <w:tab/>
          <w:delText>A Player using a Play Slip can select the option of “Power Play®” which will apply to all Plays Purchased on the Play Slip. If a Play Slip is not available, the Retailer may select the “Power Play®” option via the keyboard at the time the “Powerball®” Ticket is generated.</w:delText>
        </w:r>
      </w:del>
    </w:p>
    <w:p w14:paraId="00000187" w14:textId="188CEA82" w:rsidR="009A7F2E" w:rsidRDefault="009A7F2E">
      <w:pPr>
        <w:tabs>
          <w:tab w:val="left" w:pos="720"/>
          <w:tab w:val="left" w:pos="1440"/>
          <w:tab w:val="left" w:pos="2160"/>
        </w:tabs>
        <w:ind w:left="720" w:hanging="720"/>
        <w:rPr>
          <w:del w:id="939" w:author="Torrey Samson" w:date="2026-07-30T16:22:00Z"/>
          <w:rFonts w:eastAsia="Arial" w:cs="Arial"/>
        </w:rPr>
        <w:pPrChange w:id="940" w:author="Torrey Samson" w:date="2026-08-25T13:27:00Z">
          <w:pPr>
            <w:tabs>
              <w:tab w:val="left" w:pos="720"/>
              <w:tab w:val="left" w:pos="1440"/>
              <w:tab w:val="left" w:pos="2160"/>
            </w:tabs>
            <w:ind w:left="1440" w:hanging="720"/>
          </w:pPr>
        </w:pPrChange>
      </w:pPr>
    </w:p>
    <w:p w14:paraId="00000188" w14:textId="6B6560AF" w:rsidR="009A7F2E" w:rsidRDefault="005302A0">
      <w:pPr>
        <w:pStyle w:val="par1"/>
        <w:rPr>
          <w:del w:id="941" w:author="Torrey Samson" w:date="2026-07-30T16:22:00Z"/>
        </w:rPr>
        <w:pPrChange w:id="942" w:author="Tennille Segura" w:date="2026-08-28T21:00:00Z">
          <w:pPr>
            <w:tabs>
              <w:tab w:val="left" w:pos="720"/>
              <w:tab w:val="left" w:pos="1440"/>
              <w:tab w:val="left" w:pos="2160"/>
            </w:tabs>
            <w:ind w:left="720" w:hanging="720"/>
          </w:pPr>
        </w:pPrChange>
      </w:pPr>
      <w:del w:id="943" w:author="Torrey Samson" w:date="2026-07-30T16:22:00Z">
        <w:r>
          <w:delText>C.</w:delText>
        </w:r>
        <w:r>
          <w:tab/>
          <w:delText>“Power Play®” multiplier of ten (10) is available when the initial advertised “Powerball®” Jackpot is between Forty Million Dollars ($40,000,000) to One Hundred and Fifty Million Dollars ($150,000,000). When the multiplier of ten (10) is available, the multipliers are weighted as follows:</w:delText>
        </w:r>
      </w:del>
    </w:p>
    <w:p w14:paraId="00000189" w14:textId="6AACFB80" w:rsidR="009A7F2E" w:rsidDel="00F021DF" w:rsidRDefault="009A7F2E">
      <w:pPr>
        <w:pStyle w:val="par1"/>
        <w:rPr>
          <w:del w:id="944" w:author="Torrey Samson" w:date="2026-08-25T13:27:00Z"/>
        </w:rPr>
        <w:pPrChange w:id="945" w:author="Tennille Segura" w:date="2026-08-28T21:00:00Z">
          <w:pPr>
            <w:tabs>
              <w:tab w:val="left" w:pos="720"/>
              <w:tab w:val="left" w:pos="1440"/>
              <w:tab w:val="left" w:pos="2160"/>
            </w:tabs>
            <w:ind w:left="720" w:hanging="720"/>
          </w:pPr>
        </w:pPrChange>
      </w:pPr>
    </w:p>
    <w:tbl>
      <w:tblPr>
        <w:tblW w:w="9470" w:type="dxa"/>
        <w:tblLayout w:type="fixed"/>
        <w:tblCellMar>
          <w:top w:w="47" w:type="dxa"/>
          <w:left w:w="115" w:type="dxa"/>
          <w:right w:w="74" w:type="dxa"/>
        </w:tblCellMar>
        <w:tblLook w:val="0400" w:firstRow="0" w:lastRow="0" w:firstColumn="0" w:lastColumn="0" w:noHBand="0" w:noVBand="1"/>
      </w:tblPr>
      <w:tblGrid>
        <w:gridCol w:w="1410"/>
        <w:gridCol w:w="1336"/>
        <w:gridCol w:w="1335"/>
        <w:gridCol w:w="1335"/>
        <w:gridCol w:w="1352"/>
        <w:gridCol w:w="1351"/>
        <w:gridCol w:w="1351"/>
      </w:tblGrid>
      <w:tr w:rsidR="009A7F2E" w14:paraId="74994BAD" w14:textId="77777777" w:rsidTr="00C22D48">
        <w:trPr>
          <w:trHeight w:val="470"/>
          <w:del w:id="946" w:author="Torrey Samson" w:date="2026-07-30T16:19:00Z"/>
        </w:trPr>
        <w:tc>
          <w:tcPr>
            <w:tcW w:w="1410" w:type="dxa"/>
            <w:tcBorders>
              <w:top w:val="single" w:sz="4" w:space="0" w:color="000000"/>
              <w:left w:val="single" w:sz="4" w:space="0" w:color="000000"/>
              <w:bottom w:val="single" w:sz="4" w:space="0" w:color="000000"/>
              <w:right w:val="single" w:sz="4" w:space="0" w:color="000000"/>
            </w:tcBorders>
          </w:tcPr>
          <w:p w14:paraId="0000018A" w14:textId="3F350142" w:rsidR="009A7F2E" w:rsidRPr="00C22D48" w:rsidRDefault="009A7F2E">
            <w:pPr>
              <w:pStyle w:val="par1"/>
              <w:rPr>
                <w:del w:id="947" w:author="Torrey Samson" w:date="2026-07-30T16:19:00Z"/>
              </w:rPr>
              <w:pPrChange w:id="948" w:author="Tennille Segura" w:date="2026-08-28T21:00:00Z">
                <w:pPr>
                  <w:tabs>
                    <w:tab w:val="left" w:pos="720"/>
                    <w:tab w:val="left" w:pos="1440"/>
                    <w:tab w:val="left" w:pos="2160"/>
                  </w:tabs>
                  <w:ind w:left="720" w:hanging="720"/>
                </w:pPr>
              </w:pPrChange>
            </w:pPr>
          </w:p>
        </w:tc>
        <w:tc>
          <w:tcPr>
            <w:tcW w:w="1336" w:type="dxa"/>
            <w:tcBorders>
              <w:top w:val="single" w:sz="4" w:space="0" w:color="000000"/>
              <w:left w:val="single" w:sz="4" w:space="0" w:color="000000"/>
              <w:bottom w:val="single" w:sz="4" w:space="0" w:color="000000"/>
              <w:right w:val="single" w:sz="4" w:space="0" w:color="000000"/>
            </w:tcBorders>
          </w:tcPr>
          <w:p w14:paraId="0000018B" w14:textId="103A5DC1" w:rsidR="009A7F2E" w:rsidRPr="00C22D48" w:rsidRDefault="005302A0">
            <w:pPr>
              <w:pStyle w:val="par1"/>
              <w:rPr>
                <w:del w:id="949" w:author="Torrey Samson" w:date="2026-07-30T16:19:00Z"/>
              </w:rPr>
              <w:pPrChange w:id="950" w:author="Tennille Segura" w:date="2026-08-28T21:00:00Z">
                <w:pPr>
                  <w:tabs>
                    <w:tab w:val="left" w:pos="720"/>
                    <w:tab w:val="left" w:pos="1440"/>
                    <w:tab w:val="left" w:pos="2160"/>
                  </w:tabs>
                  <w:ind w:left="720" w:hanging="720"/>
                </w:pPr>
              </w:pPrChange>
            </w:pPr>
            <w:del w:id="951" w:author="Torrey Samson" w:date="2026-07-30T16:19:00Z">
              <w:r w:rsidRPr="00C22D48">
                <w:delText xml:space="preserve">“POWER PLAY®” 10 </w:delText>
              </w:r>
            </w:del>
          </w:p>
        </w:tc>
        <w:tc>
          <w:tcPr>
            <w:tcW w:w="1335" w:type="dxa"/>
            <w:tcBorders>
              <w:top w:val="single" w:sz="4" w:space="0" w:color="000000"/>
              <w:left w:val="single" w:sz="4" w:space="0" w:color="000000"/>
              <w:bottom w:val="single" w:sz="4" w:space="0" w:color="000000"/>
              <w:right w:val="single" w:sz="4" w:space="0" w:color="000000"/>
            </w:tcBorders>
          </w:tcPr>
          <w:p w14:paraId="0000018C" w14:textId="2A3DF3F5" w:rsidR="009A7F2E" w:rsidRPr="00C22D48" w:rsidRDefault="005302A0">
            <w:pPr>
              <w:pStyle w:val="par1"/>
              <w:rPr>
                <w:del w:id="952" w:author="Torrey Samson" w:date="2026-07-30T16:19:00Z"/>
              </w:rPr>
              <w:pPrChange w:id="953" w:author="Tennille Segura" w:date="2026-08-28T21:00:00Z">
                <w:pPr>
                  <w:tabs>
                    <w:tab w:val="left" w:pos="720"/>
                    <w:tab w:val="left" w:pos="1440"/>
                    <w:tab w:val="left" w:pos="2160"/>
                  </w:tabs>
                  <w:ind w:left="720" w:hanging="720"/>
                </w:pPr>
              </w:pPrChange>
            </w:pPr>
            <w:del w:id="954" w:author="Torrey Samson" w:date="2026-07-30T16:19:00Z">
              <w:r w:rsidRPr="00C22D48">
                <w:delText xml:space="preserve">“POWER PLAY®” 5 </w:delText>
              </w:r>
            </w:del>
          </w:p>
        </w:tc>
        <w:tc>
          <w:tcPr>
            <w:tcW w:w="1335" w:type="dxa"/>
            <w:tcBorders>
              <w:top w:val="single" w:sz="4" w:space="0" w:color="000000"/>
              <w:left w:val="single" w:sz="4" w:space="0" w:color="000000"/>
              <w:bottom w:val="single" w:sz="4" w:space="0" w:color="000000"/>
              <w:right w:val="single" w:sz="4" w:space="0" w:color="000000"/>
            </w:tcBorders>
          </w:tcPr>
          <w:p w14:paraId="0000018D" w14:textId="55198D01" w:rsidR="009A7F2E" w:rsidRPr="00C22D48" w:rsidRDefault="005302A0">
            <w:pPr>
              <w:pStyle w:val="par1"/>
              <w:rPr>
                <w:del w:id="955" w:author="Torrey Samson" w:date="2026-07-30T16:19:00Z"/>
              </w:rPr>
              <w:pPrChange w:id="956" w:author="Tennille Segura" w:date="2026-08-28T21:00:00Z">
                <w:pPr>
                  <w:tabs>
                    <w:tab w:val="left" w:pos="720"/>
                    <w:tab w:val="left" w:pos="1440"/>
                    <w:tab w:val="left" w:pos="2160"/>
                  </w:tabs>
                  <w:ind w:left="720" w:hanging="720"/>
                </w:pPr>
              </w:pPrChange>
            </w:pPr>
            <w:del w:id="957" w:author="Torrey Samson" w:date="2026-07-30T16:19:00Z">
              <w:r w:rsidRPr="00C22D48">
                <w:delText xml:space="preserve">“POWER PLAY®” 4 </w:delText>
              </w:r>
            </w:del>
          </w:p>
        </w:tc>
        <w:tc>
          <w:tcPr>
            <w:tcW w:w="1352" w:type="dxa"/>
            <w:tcBorders>
              <w:top w:val="single" w:sz="4" w:space="0" w:color="000000"/>
              <w:left w:val="single" w:sz="4" w:space="0" w:color="000000"/>
              <w:bottom w:val="single" w:sz="4" w:space="0" w:color="000000"/>
              <w:right w:val="single" w:sz="4" w:space="0" w:color="000000"/>
            </w:tcBorders>
          </w:tcPr>
          <w:p w14:paraId="0000018E" w14:textId="006B75CF" w:rsidR="009A7F2E" w:rsidRPr="00C22D48" w:rsidRDefault="005302A0">
            <w:pPr>
              <w:pStyle w:val="par1"/>
              <w:rPr>
                <w:del w:id="958" w:author="Torrey Samson" w:date="2026-07-30T16:19:00Z"/>
              </w:rPr>
              <w:pPrChange w:id="959" w:author="Tennille Segura" w:date="2026-08-28T21:00:00Z">
                <w:pPr>
                  <w:tabs>
                    <w:tab w:val="left" w:pos="720"/>
                    <w:tab w:val="left" w:pos="1440"/>
                    <w:tab w:val="left" w:pos="2160"/>
                  </w:tabs>
                  <w:ind w:left="720" w:hanging="720"/>
                </w:pPr>
              </w:pPrChange>
            </w:pPr>
            <w:del w:id="960" w:author="Torrey Samson" w:date="2026-07-30T16:19:00Z">
              <w:r w:rsidRPr="00C22D48">
                <w:delText xml:space="preserve">“POWER PLAY®” 3 </w:delText>
              </w:r>
            </w:del>
          </w:p>
        </w:tc>
        <w:tc>
          <w:tcPr>
            <w:tcW w:w="1351" w:type="dxa"/>
            <w:tcBorders>
              <w:top w:val="single" w:sz="4" w:space="0" w:color="000000"/>
              <w:left w:val="single" w:sz="4" w:space="0" w:color="000000"/>
              <w:bottom w:val="single" w:sz="4" w:space="0" w:color="000000"/>
              <w:right w:val="single" w:sz="4" w:space="0" w:color="000000"/>
            </w:tcBorders>
          </w:tcPr>
          <w:p w14:paraId="0000018F" w14:textId="56FAEE17" w:rsidR="009A7F2E" w:rsidRPr="00C22D48" w:rsidRDefault="005302A0">
            <w:pPr>
              <w:pStyle w:val="par1"/>
              <w:rPr>
                <w:del w:id="961" w:author="Torrey Samson" w:date="2026-07-30T16:19:00Z"/>
              </w:rPr>
              <w:pPrChange w:id="962" w:author="Tennille Segura" w:date="2026-08-28T21:00:00Z">
                <w:pPr>
                  <w:tabs>
                    <w:tab w:val="left" w:pos="720"/>
                    <w:tab w:val="left" w:pos="1440"/>
                    <w:tab w:val="left" w:pos="2160"/>
                  </w:tabs>
                  <w:ind w:left="720" w:hanging="720"/>
                </w:pPr>
              </w:pPrChange>
            </w:pPr>
            <w:del w:id="963" w:author="Torrey Samson" w:date="2026-07-30T16:19:00Z">
              <w:r w:rsidRPr="00C22D48">
                <w:delText xml:space="preserve">“POWER PLAY®” 2 </w:delText>
              </w:r>
            </w:del>
          </w:p>
        </w:tc>
        <w:tc>
          <w:tcPr>
            <w:tcW w:w="1351" w:type="dxa"/>
            <w:tcBorders>
              <w:top w:val="single" w:sz="4" w:space="0" w:color="000000"/>
              <w:left w:val="single" w:sz="4" w:space="0" w:color="000000"/>
              <w:bottom w:val="single" w:sz="4" w:space="0" w:color="000000"/>
              <w:right w:val="single" w:sz="4" w:space="0" w:color="000000"/>
            </w:tcBorders>
          </w:tcPr>
          <w:p w14:paraId="00000190" w14:textId="15FA5253" w:rsidR="009A7F2E" w:rsidRPr="00C22D48" w:rsidRDefault="005302A0">
            <w:pPr>
              <w:pStyle w:val="par1"/>
              <w:rPr>
                <w:del w:id="964" w:author="Torrey Samson" w:date="2026-07-30T16:19:00Z"/>
              </w:rPr>
              <w:pPrChange w:id="965" w:author="Tennille Segura" w:date="2026-08-28T21:00:00Z">
                <w:pPr>
                  <w:tabs>
                    <w:tab w:val="left" w:pos="720"/>
                    <w:tab w:val="left" w:pos="1440"/>
                    <w:tab w:val="left" w:pos="2160"/>
                  </w:tabs>
                  <w:ind w:left="720" w:hanging="720"/>
                </w:pPr>
              </w:pPrChange>
            </w:pPr>
            <w:del w:id="966" w:author="Torrey Samson" w:date="2026-07-30T16:19:00Z">
              <w:r w:rsidRPr="00C22D48">
                <w:delText xml:space="preserve">TOTAL </w:delText>
              </w:r>
            </w:del>
          </w:p>
        </w:tc>
      </w:tr>
      <w:tr w:rsidR="009A7F2E" w14:paraId="37F91F3D" w14:textId="77777777" w:rsidTr="00C22D48">
        <w:trPr>
          <w:trHeight w:val="240"/>
          <w:del w:id="967" w:author="Torrey Samson" w:date="2026-07-30T16:19:00Z"/>
        </w:trPr>
        <w:tc>
          <w:tcPr>
            <w:tcW w:w="1410" w:type="dxa"/>
            <w:tcBorders>
              <w:top w:val="single" w:sz="4" w:space="0" w:color="000000"/>
              <w:left w:val="single" w:sz="4" w:space="0" w:color="000000"/>
              <w:bottom w:val="single" w:sz="4" w:space="0" w:color="000000"/>
              <w:right w:val="single" w:sz="4" w:space="0" w:color="000000"/>
            </w:tcBorders>
          </w:tcPr>
          <w:p w14:paraId="00000191" w14:textId="704D1312" w:rsidR="009A7F2E" w:rsidRPr="00C22D48" w:rsidRDefault="005302A0">
            <w:pPr>
              <w:pStyle w:val="par1"/>
              <w:rPr>
                <w:del w:id="968" w:author="Torrey Samson" w:date="2026-07-30T16:19:00Z"/>
              </w:rPr>
              <w:pPrChange w:id="969" w:author="Tennille Segura" w:date="2026-08-28T21:00:00Z">
                <w:pPr>
                  <w:tabs>
                    <w:tab w:val="left" w:pos="720"/>
                    <w:tab w:val="left" w:pos="1440"/>
                    <w:tab w:val="left" w:pos="2160"/>
                  </w:tabs>
                  <w:ind w:left="720" w:hanging="720"/>
                </w:pPr>
              </w:pPrChange>
            </w:pPr>
            <w:del w:id="970" w:author="Torrey Samson" w:date="2026-07-30T16:19:00Z">
              <w:r w:rsidRPr="00C22D48">
                <w:delText xml:space="preserve">Frequency </w:delText>
              </w:r>
            </w:del>
          </w:p>
        </w:tc>
        <w:tc>
          <w:tcPr>
            <w:tcW w:w="1336" w:type="dxa"/>
            <w:tcBorders>
              <w:top w:val="single" w:sz="4" w:space="0" w:color="000000"/>
              <w:left w:val="single" w:sz="4" w:space="0" w:color="000000"/>
              <w:bottom w:val="single" w:sz="4" w:space="0" w:color="000000"/>
              <w:right w:val="single" w:sz="4" w:space="0" w:color="000000"/>
            </w:tcBorders>
          </w:tcPr>
          <w:p w14:paraId="00000192" w14:textId="314261AD" w:rsidR="009A7F2E" w:rsidRPr="00C22D48" w:rsidRDefault="005302A0">
            <w:pPr>
              <w:pStyle w:val="par1"/>
              <w:rPr>
                <w:del w:id="971" w:author="Torrey Samson" w:date="2026-07-30T16:19:00Z"/>
              </w:rPr>
              <w:pPrChange w:id="972" w:author="Tennille Segura" w:date="2026-08-28T21:00:00Z">
                <w:pPr>
                  <w:tabs>
                    <w:tab w:val="left" w:pos="720"/>
                    <w:tab w:val="left" w:pos="1440"/>
                    <w:tab w:val="left" w:pos="2160"/>
                  </w:tabs>
                  <w:ind w:left="720" w:hanging="720"/>
                </w:pPr>
              </w:pPrChange>
            </w:pPr>
            <w:del w:id="973" w:author="Torrey Samson" w:date="2026-07-30T16:19:00Z">
              <w:r w:rsidRPr="00C22D48">
                <w:delText xml:space="preserve">1 </w:delText>
              </w:r>
            </w:del>
          </w:p>
        </w:tc>
        <w:tc>
          <w:tcPr>
            <w:tcW w:w="1335" w:type="dxa"/>
            <w:tcBorders>
              <w:top w:val="single" w:sz="4" w:space="0" w:color="000000"/>
              <w:left w:val="single" w:sz="4" w:space="0" w:color="000000"/>
              <w:bottom w:val="single" w:sz="4" w:space="0" w:color="000000"/>
              <w:right w:val="single" w:sz="4" w:space="0" w:color="000000"/>
            </w:tcBorders>
          </w:tcPr>
          <w:p w14:paraId="00000193" w14:textId="4E678C8B" w:rsidR="009A7F2E" w:rsidRPr="00C22D48" w:rsidRDefault="005302A0">
            <w:pPr>
              <w:pStyle w:val="par1"/>
              <w:rPr>
                <w:del w:id="974" w:author="Torrey Samson" w:date="2026-07-30T16:19:00Z"/>
              </w:rPr>
              <w:pPrChange w:id="975" w:author="Tennille Segura" w:date="2026-08-28T21:00:00Z">
                <w:pPr>
                  <w:tabs>
                    <w:tab w:val="left" w:pos="720"/>
                    <w:tab w:val="left" w:pos="1440"/>
                    <w:tab w:val="left" w:pos="2160"/>
                  </w:tabs>
                  <w:ind w:left="720" w:hanging="720"/>
                </w:pPr>
              </w:pPrChange>
            </w:pPr>
            <w:del w:id="976" w:author="Torrey Samson" w:date="2026-07-30T16:19:00Z">
              <w:r w:rsidRPr="00C22D48">
                <w:delText xml:space="preserve">2 </w:delText>
              </w:r>
            </w:del>
          </w:p>
        </w:tc>
        <w:tc>
          <w:tcPr>
            <w:tcW w:w="1335" w:type="dxa"/>
            <w:tcBorders>
              <w:top w:val="single" w:sz="4" w:space="0" w:color="000000"/>
              <w:left w:val="single" w:sz="4" w:space="0" w:color="000000"/>
              <w:bottom w:val="single" w:sz="4" w:space="0" w:color="000000"/>
              <w:right w:val="single" w:sz="4" w:space="0" w:color="000000"/>
            </w:tcBorders>
          </w:tcPr>
          <w:p w14:paraId="00000194" w14:textId="5094D41A" w:rsidR="009A7F2E" w:rsidRPr="00C22D48" w:rsidRDefault="005302A0">
            <w:pPr>
              <w:pStyle w:val="par1"/>
              <w:rPr>
                <w:del w:id="977" w:author="Torrey Samson" w:date="2026-07-30T16:19:00Z"/>
              </w:rPr>
              <w:pPrChange w:id="978" w:author="Tennille Segura" w:date="2026-08-28T21:00:00Z">
                <w:pPr>
                  <w:tabs>
                    <w:tab w:val="left" w:pos="720"/>
                    <w:tab w:val="left" w:pos="1440"/>
                    <w:tab w:val="left" w:pos="2160"/>
                  </w:tabs>
                  <w:ind w:left="720" w:hanging="720"/>
                </w:pPr>
              </w:pPrChange>
            </w:pPr>
            <w:del w:id="979" w:author="Torrey Samson" w:date="2026-07-30T16:19:00Z">
              <w:r w:rsidRPr="00C22D48">
                <w:delText xml:space="preserve">3 </w:delText>
              </w:r>
            </w:del>
          </w:p>
        </w:tc>
        <w:tc>
          <w:tcPr>
            <w:tcW w:w="1352" w:type="dxa"/>
            <w:tcBorders>
              <w:top w:val="single" w:sz="4" w:space="0" w:color="000000"/>
              <w:left w:val="single" w:sz="4" w:space="0" w:color="000000"/>
              <w:bottom w:val="single" w:sz="4" w:space="0" w:color="000000"/>
              <w:right w:val="single" w:sz="4" w:space="0" w:color="000000"/>
            </w:tcBorders>
          </w:tcPr>
          <w:p w14:paraId="00000195" w14:textId="02686D63" w:rsidR="009A7F2E" w:rsidRPr="00C22D48" w:rsidRDefault="005302A0">
            <w:pPr>
              <w:pStyle w:val="par1"/>
              <w:rPr>
                <w:del w:id="980" w:author="Torrey Samson" w:date="2026-07-30T16:19:00Z"/>
              </w:rPr>
              <w:pPrChange w:id="981" w:author="Tennille Segura" w:date="2026-08-28T21:00:00Z">
                <w:pPr>
                  <w:tabs>
                    <w:tab w:val="left" w:pos="720"/>
                    <w:tab w:val="left" w:pos="1440"/>
                    <w:tab w:val="left" w:pos="2160"/>
                  </w:tabs>
                  <w:ind w:left="720" w:hanging="720"/>
                </w:pPr>
              </w:pPrChange>
            </w:pPr>
            <w:del w:id="982" w:author="Torrey Samson" w:date="2026-07-30T16:19:00Z">
              <w:r w:rsidRPr="00C22D48">
                <w:delText xml:space="preserve">13 </w:delText>
              </w:r>
            </w:del>
          </w:p>
        </w:tc>
        <w:tc>
          <w:tcPr>
            <w:tcW w:w="1351" w:type="dxa"/>
            <w:tcBorders>
              <w:top w:val="single" w:sz="4" w:space="0" w:color="000000"/>
              <w:left w:val="single" w:sz="4" w:space="0" w:color="000000"/>
              <w:bottom w:val="single" w:sz="4" w:space="0" w:color="000000"/>
              <w:right w:val="single" w:sz="4" w:space="0" w:color="000000"/>
            </w:tcBorders>
          </w:tcPr>
          <w:p w14:paraId="00000196" w14:textId="0E484ECB" w:rsidR="009A7F2E" w:rsidRPr="00C22D48" w:rsidRDefault="005302A0">
            <w:pPr>
              <w:pStyle w:val="par1"/>
              <w:rPr>
                <w:del w:id="983" w:author="Torrey Samson" w:date="2026-07-30T16:19:00Z"/>
              </w:rPr>
              <w:pPrChange w:id="984" w:author="Tennille Segura" w:date="2026-08-28T21:00:00Z">
                <w:pPr>
                  <w:tabs>
                    <w:tab w:val="left" w:pos="720"/>
                    <w:tab w:val="left" w:pos="1440"/>
                    <w:tab w:val="left" w:pos="2160"/>
                  </w:tabs>
                  <w:ind w:left="720" w:hanging="720"/>
                </w:pPr>
              </w:pPrChange>
            </w:pPr>
            <w:del w:id="985" w:author="Torrey Samson" w:date="2026-07-30T16:19:00Z">
              <w:r w:rsidRPr="00C22D48">
                <w:delText xml:space="preserve">24 </w:delText>
              </w:r>
            </w:del>
          </w:p>
        </w:tc>
        <w:tc>
          <w:tcPr>
            <w:tcW w:w="1351" w:type="dxa"/>
            <w:tcBorders>
              <w:top w:val="single" w:sz="4" w:space="0" w:color="000000"/>
              <w:left w:val="single" w:sz="4" w:space="0" w:color="000000"/>
              <w:bottom w:val="single" w:sz="4" w:space="0" w:color="000000"/>
              <w:right w:val="single" w:sz="4" w:space="0" w:color="000000"/>
            </w:tcBorders>
          </w:tcPr>
          <w:p w14:paraId="00000197" w14:textId="51EC462D" w:rsidR="009A7F2E" w:rsidRPr="00C22D48" w:rsidRDefault="005302A0">
            <w:pPr>
              <w:pStyle w:val="par1"/>
              <w:rPr>
                <w:del w:id="986" w:author="Torrey Samson" w:date="2026-07-30T16:19:00Z"/>
              </w:rPr>
              <w:pPrChange w:id="987" w:author="Tennille Segura" w:date="2026-08-28T21:00:00Z">
                <w:pPr>
                  <w:tabs>
                    <w:tab w:val="left" w:pos="720"/>
                    <w:tab w:val="left" w:pos="1440"/>
                    <w:tab w:val="left" w:pos="2160"/>
                  </w:tabs>
                  <w:ind w:left="720" w:hanging="720"/>
                </w:pPr>
              </w:pPrChange>
            </w:pPr>
            <w:del w:id="988" w:author="Torrey Samson" w:date="2026-07-30T16:19:00Z">
              <w:r w:rsidRPr="00C22D48">
                <w:delText xml:space="preserve">43 </w:delText>
              </w:r>
            </w:del>
          </w:p>
        </w:tc>
      </w:tr>
      <w:tr w:rsidR="009A7F2E" w14:paraId="6B303682" w14:textId="77777777" w:rsidTr="00C22D48">
        <w:trPr>
          <w:trHeight w:val="240"/>
          <w:del w:id="989" w:author="Torrey Samson" w:date="2026-07-30T16:19:00Z"/>
        </w:trPr>
        <w:tc>
          <w:tcPr>
            <w:tcW w:w="1410" w:type="dxa"/>
            <w:tcBorders>
              <w:top w:val="single" w:sz="4" w:space="0" w:color="000000"/>
              <w:left w:val="single" w:sz="4" w:space="0" w:color="000000"/>
              <w:bottom w:val="single" w:sz="4" w:space="0" w:color="000000"/>
              <w:right w:val="single" w:sz="4" w:space="0" w:color="000000"/>
            </w:tcBorders>
          </w:tcPr>
          <w:p w14:paraId="00000198" w14:textId="49060498" w:rsidR="009A7F2E" w:rsidRPr="00C22D48" w:rsidRDefault="005302A0">
            <w:pPr>
              <w:pStyle w:val="par1"/>
              <w:rPr>
                <w:del w:id="990" w:author="Torrey Samson" w:date="2026-07-30T16:19:00Z"/>
              </w:rPr>
              <w:pPrChange w:id="991" w:author="Tennille Segura" w:date="2026-08-28T21:00:00Z">
                <w:pPr>
                  <w:tabs>
                    <w:tab w:val="left" w:pos="720"/>
                    <w:tab w:val="left" w:pos="1440"/>
                    <w:tab w:val="left" w:pos="2160"/>
                  </w:tabs>
                  <w:ind w:left="720" w:hanging="720"/>
                </w:pPr>
              </w:pPrChange>
            </w:pPr>
            <w:del w:id="992" w:author="Torrey Samson" w:date="2026-07-30T16:19:00Z">
              <w:r w:rsidRPr="00C22D48">
                <w:delText xml:space="preserve">Percentage </w:delText>
              </w:r>
            </w:del>
          </w:p>
        </w:tc>
        <w:tc>
          <w:tcPr>
            <w:tcW w:w="1336" w:type="dxa"/>
            <w:tcBorders>
              <w:top w:val="single" w:sz="4" w:space="0" w:color="000000"/>
              <w:left w:val="single" w:sz="4" w:space="0" w:color="000000"/>
              <w:bottom w:val="single" w:sz="4" w:space="0" w:color="000000"/>
              <w:right w:val="single" w:sz="4" w:space="0" w:color="000000"/>
            </w:tcBorders>
          </w:tcPr>
          <w:p w14:paraId="00000199" w14:textId="156E6556" w:rsidR="009A7F2E" w:rsidRPr="00C22D48" w:rsidRDefault="005302A0">
            <w:pPr>
              <w:pStyle w:val="par1"/>
              <w:rPr>
                <w:del w:id="993" w:author="Torrey Samson" w:date="2026-07-30T16:19:00Z"/>
              </w:rPr>
              <w:pPrChange w:id="994" w:author="Tennille Segura" w:date="2026-08-28T21:00:00Z">
                <w:pPr>
                  <w:tabs>
                    <w:tab w:val="left" w:pos="720"/>
                    <w:tab w:val="left" w:pos="1440"/>
                    <w:tab w:val="left" w:pos="2160"/>
                  </w:tabs>
                  <w:ind w:left="720" w:hanging="720"/>
                </w:pPr>
              </w:pPrChange>
            </w:pPr>
            <w:del w:id="995" w:author="Torrey Samson" w:date="2026-07-30T16:19:00Z">
              <w:r w:rsidRPr="00C22D48">
                <w:delText xml:space="preserve">2.3255 </w:delText>
              </w:r>
            </w:del>
          </w:p>
        </w:tc>
        <w:tc>
          <w:tcPr>
            <w:tcW w:w="1335" w:type="dxa"/>
            <w:tcBorders>
              <w:top w:val="single" w:sz="4" w:space="0" w:color="000000"/>
              <w:left w:val="single" w:sz="4" w:space="0" w:color="000000"/>
              <w:bottom w:val="single" w:sz="4" w:space="0" w:color="000000"/>
              <w:right w:val="single" w:sz="4" w:space="0" w:color="000000"/>
            </w:tcBorders>
          </w:tcPr>
          <w:p w14:paraId="0000019A" w14:textId="78B1E1D7" w:rsidR="009A7F2E" w:rsidRPr="00C22D48" w:rsidRDefault="005302A0">
            <w:pPr>
              <w:pStyle w:val="par1"/>
              <w:rPr>
                <w:del w:id="996" w:author="Torrey Samson" w:date="2026-07-30T16:19:00Z"/>
              </w:rPr>
              <w:pPrChange w:id="997" w:author="Tennille Segura" w:date="2026-08-28T21:00:00Z">
                <w:pPr>
                  <w:tabs>
                    <w:tab w:val="left" w:pos="720"/>
                    <w:tab w:val="left" w:pos="1440"/>
                    <w:tab w:val="left" w:pos="2160"/>
                  </w:tabs>
                  <w:ind w:left="720" w:hanging="720"/>
                </w:pPr>
              </w:pPrChange>
            </w:pPr>
            <w:del w:id="998" w:author="Torrey Samson" w:date="2026-07-30T16:19:00Z">
              <w:r w:rsidRPr="00C22D48">
                <w:delText xml:space="preserve">4.6512% </w:delText>
              </w:r>
            </w:del>
          </w:p>
        </w:tc>
        <w:tc>
          <w:tcPr>
            <w:tcW w:w="1335" w:type="dxa"/>
            <w:tcBorders>
              <w:top w:val="single" w:sz="4" w:space="0" w:color="000000"/>
              <w:left w:val="single" w:sz="4" w:space="0" w:color="000000"/>
              <w:bottom w:val="single" w:sz="4" w:space="0" w:color="000000"/>
              <w:right w:val="single" w:sz="4" w:space="0" w:color="000000"/>
            </w:tcBorders>
          </w:tcPr>
          <w:p w14:paraId="0000019B" w14:textId="0E20E64B" w:rsidR="009A7F2E" w:rsidRPr="00C22D48" w:rsidRDefault="005302A0">
            <w:pPr>
              <w:pStyle w:val="par1"/>
              <w:rPr>
                <w:del w:id="999" w:author="Torrey Samson" w:date="2026-07-30T16:19:00Z"/>
              </w:rPr>
              <w:pPrChange w:id="1000" w:author="Tennille Segura" w:date="2026-08-28T21:00:00Z">
                <w:pPr>
                  <w:tabs>
                    <w:tab w:val="left" w:pos="720"/>
                    <w:tab w:val="left" w:pos="1440"/>
                    <w:tab w:val="left" w:pos="2160"/>
                  </w:tabs>
                  <w:ind w:left="720" w:hanging="720"/>
                </w:pPr>
              </w:pPrChange>
            </w:pPr>
            <w:del w:id="1001" w:author="Torrey Samson" w:date="2026-07-30T16:19:00Z">
              <w:r w:rsidRPr="00C22D48">
                <w:delText xml:space="preserve">6.9767% </w:delText>
              </w:r>
            </w:del>
          </w:p>
        </w:tc>
        <w:tc>
          <w:tcPr>
            <w:tcW w:w="1352" w:type="dxa"/>
            <w:tcBorders>
              <w:top w:val="single" w:sz="4" w:space="0" w:color="000000"/>
              <w:left w:val="single" w:sz="4" w:space="0" w:color="000000"/>
              <w:bottom w:val="single" w:sz="4" w:space="0" w:color="000000"/>
              <w:right w:val="single" w:sz="4" w:space="0" w:color="000000"/>
            </w:tcBorders>
          </w:tcPr>
          <w:p w14:paraId="0000019C" w14:textId="5575A541" w:rsidR="009A7F2E" w:rsidRPr="00C22D48" w:rsidRDefault="005302A0">
            <w:pPr>
              <w:pStyle w:val="par1"/>
              <w:rPr>
                <w:del w:id="1002" w:author="Torrey Samson" w:date="2026-07-30T16:19:00Z"/>
              </w:rPr>
              <w:pPrChange w:id="1003" w:author="Tennille Segura" w:date="2026-08-28T21:00:00Z">
                <w:pPr>
                  <w:tabs>
                    <w:tab w:val="left" w:pos="720"/>
                    <w:tab w:val="left" w:pos="1440"/>
                    <w:tab w:val="left" w:pos="2160"/>
                  </w:tabs>
                  <w:ind w:left="720" w:hanging="720"/>
                </w:pPr>
              </w:pPrChange>
            </w:pPr>
            <w:del w:id="1004" w:author="Torrey Samson" w:date="2026-07-30T16:19:00Z">
              <w:r w:rsidRPr="00C22D48">
                <w:delText xml:space="preserve">33.2326% </w:delText>
              </w:r>
            </w:del>
          </w:p>
        </w:tc>
        <w:tc>
          <w:tcPr>
            <w:tcW w:w="1351" w:type="dxa"/>
            <w:tcBorders>
              <w:top w:val="single" w:sz="4" w:space="0" w:color="000000"/>
              <w:left w:val="single" w:sz="4" w:space="0" w:color="000000"/>
              <w:bottom w:val="single" w:sz="4" w:space="0" w:color="000000"/>
              <w:right w:val="single" w:sz="4" w:space="0" w:color="000000"/>
            </w:tcBorders>
          </w:tcPr>
          <w:p w14:paraId="0000019D" w14:textId="06F5385D" w:rsidR="009A7F2E" w:rsidRPr="00C22D48" w:rsidRDefault="005302A0">
            <w:pPr>
              <w:pStyle w:val="par1"/>
              <w:rPr>
                <w:del w:id="1005" w:author="Torrey Samson" w:date="2026-07-30T16:19:00Z"/>
              </w:rPr>
              <w:pPrChange w:id="1006" w:author="Tennille Segura" w:date="2026-08-28T21:00:00Z">
                <w:pPr>
                  <w:tabs>
                    <w:tab w:val="left" w:pos="720"/>
                    <w:tab w:val="left" w:pos="1440"/>
                    <w:tab w:val="left" w:pos="2160"/>
                  </w:tabs>
                  <w:ind w:left="720" w:hanging="720"/>
                </w:pPr>
              </w:pPrChange>
            </w:pPr>
            <w:del w:id="1007" w:author="Torrey Samson" w:date="2026-07-30T16:19:00Z">
              <w:r w:rsidRPr="00C22D48">
                <w:delText xml:space="preserve">55.8140% </w:delText>
              </w:r>
            </w:del>
          </w:p>
        </w:tc>
        <w:tc>
          <w:tcPr>
            <w:tcW w:w="1351" w:type="dxa"/>
            <w:tcBorders>
              <w:top w:val="single" w:sz="4" w:space="0" w:color="000000"/>
              <w:left w:val="single" w:sz="4" w:space="0" w:color="000000"/>
              <w:bottom w:val="single" w:sz="4" w:space="0" w:color="000000"/>
              <w:right w:val="single" w:sz="4" w:space="0" w:color="000000"/>
            </w:tcBorders>
          </w:tcPr>
          <w:p w14:paraId="0000019E" w14:textId="73E23B33" w:rsidR="009A7F2E" w:rsidRPr="00C22D48" w:rsidRDefault="005302A0">
            <w:pPr>
              <w:pStyle w:val="par1"/>
              <w:rPr>
                <w:del w:id="1008" w:author="Torrey Samson" w:date="2026-07-30T16:19:00Z"/>
              </w:rPr>
              <w:pPrChange w:id="1009" w:author="Tennille Segura" w:date="2026-08-28T21:00:00Z">
                <w:pPr>
                  <w:tabs>
                    <w:tab w:val="left" w:pos="720"/>
                    <w:tab w:val="left" w:pos="1440"/>
                    <w:tab w:val="left" w:pos="2160"/>
                  </w:tabs>
                  <w:ind w:left="720" w:hanging="720"/>
                </w:pPr>
              </w:pPrChange>
            </w:pPr>
            <w:del w:id="1010" w:author="Torrey Samson" w:date="2026-07-30T16:19:00Z">
              <w:r w:rsidRPr="00C22D48">
                <w:delText xml:space="preserve">99.9608% </w:delText>
              </w:r>
            </w:del>
          </w:p>
        </w:tc>
      </w:tr>
    </w:tbl>
    <w:p w14:paraId="0000019F" w14:textId="07BDDFB8" w:rsidR="009A7F2E" w:rsidRDefault="009A7F2E">
      <w:pPr>
        <w:pStyle w:val="par1"/>
        <w:rPr>
          <w:del w:id="1011" w:author="Torrey Samson" w:date="2026-07-30T16:19:00Z"/>
        </w:rPr>
        <w:pPrChange w:id="1012" w:author="Tennille Segura" w:date="2026-08-28T21:00:00Z">
          <w:pPr>
            <w:tabs>
              <w:tab w:val="left" w:pos="720"/>
              <w:tab w:val="left" w:pos="1440"/>
              <w:tab w:val="left" w:pos="2160"/>
            </w:tabs>
            <w:ind w:left="720" w:hanging="720"/>
          </w:pPr>
        </w:pPrChange>
      </w:pPr>
    </w:p>
    <w:p w14:paraId="000001A0" w14:textId="784A8721" w:rsidR="009A7F2E" w:rsidRDefault="005302A0">
      <w:pPr>
        <w:pStyle w:val="par1"/>
        <w:rPr>
          <w:del w:id="1013" w:author="Torrey Samson" w:date="2026-07-30T16:19:00Z"/>
        </w:rPr>
        <w:pPrChange w:id="1014" w:author="Tennille Segura" w:date="2026-08-28T21:00:00Z">
          <w:pPr>
            <w:tabs>
              <w:tab w:val="left" w:pos="720"/>
              <w:tab w:val="left" w:pos="1440"/>
              <w:tab w:val="left" w:pos="2160"/>
            </w:tabs>
            <w:ind w:left="720" w:hanging="720"/>
          </w:pPr>
        </w:pPrChange>
      </w:pPr>
      <w:del w:id="1015" w:author="Torrey Samson" w:date="2026-07-30T16:19:00Z">
        <w:r>
          <w:delText>D.</w:delText>
        </w:r>
        <w:r>
          <w:tab/>
          <w:delText>When the initial advertised “Powerball®” Jackpot is greater than One Hundred and Fifty-One Million Dollars ($151,000,000), the “Powerball®” “Power Play®” multipliers are weighted as follows:</w:delText>
        </w:r>
      </w:del>
    </w:p>
    <w:p w14:paraId="000001A1" w14:textId="5D7C24FD" w:rsidR="009A7F2E" w:rsidDel="00F021DF" w:rsidRDefault="009A7F2E" w:rsidP="00C22D48">
      <w:pPr>
        <w:tabs>
          <w:tab w:val="left" w:pos="720"/>
          <w:tab w:val="left" w:pos="1440"/>
          <w:tab w:val="left" w:pos="2160"/>
        </w:tabs>
        <w:ind w:left="720" w:hanging="720"/>
        <w:rPr>
          <w:del w:id="1016" w:author="Torrey Samson" w:date="2026-08-25T13:27:00Z"/>
          <w:rFonts w:eastAsia="Arial" w:cs="Arial"/>
        </w:rPr>
      </w:pPr>
    </w:p>
    <w:tbl>
      <w:tblPr>
        <w:tblW w:w="9470" w:type="dxa"/>
        <w:tblLayout w:type="fixed"/>
        <w:tblCellMar>
          <w:top w:w="47" w:type="dxa"/>
          <w:left w:w="115" w:type="dxa"/>
          <w:right w:w="115" w:type="dxa"/>
        </w:tblCellMar>
        <w:tblLook w:val="0400" w:firstRow="0" w:lastRow="0" w:firstColumn="0" w:lastColumn="0" w:noHBand="0" w:noVBand="1"/>
      </w:tblPr>
      <w:tblGrid>
        <w:gridCol w:w="1488"/>
        <w:gridCol w:w="1597"/>
        <w:gridCol w:w="1596"/>
        <w:gridCol w:w="1597"/>
        <w:gridCol w:w="1596"/>
        <w:gridCol w:w="1596"/>
      </w:tblGrid>
      <w:tr w:rsidR="009A7F2E" w14:paraId="33A800C7" w14:textId="77777777" w:rsidTr="00C22D48">
        <w:trPr>
          <w:trHeight w:val="470"/>
          <w:del w:id="1017" w:author="Torrey Samson" w:date="2026-07-30T16:19:00Z"/>
        </w:trPr>
        <w:tc>
          <w:tcPr>
            <w:tcW w:w="1488" w:type="dxa"/>
            <w:tcBorders>
              <w:top w:val="single" w:sz="4" w:space="0" w:color="000000"/>
              <w:left w:val="single" w:sz="4" w:space="0" w:color="000000"/>
              <w:bottom w:val="single" w:sz="4" w:space="0" w:color="000000"/>
              <w:right w:val="single" w:sz="4" w:space="0" w:color="000000"/>
            </w:tcBorders>
          </w:tcPr>
          <w:p w14:paraId="000001A2" w14:textId="6BE7F509" w:rsidR="009A7F2E" w:rsidRPr="00C22D48" w:rsidRDefault="009A7F2E" w:rsidP="00C22D48">
            <w:pPr>
              <w:tabs>
                <w:tab w:val="left" w:pos="720"/>
                <w:tab w:val="left" w:pos="1440"/>
                <w:tab w:val="left" w:pos="2160"/>
              </w:tabs>
              <w:ind w:left="720" w:hanging="720"/>
              <w:rPr>
                <w:del w:id="1018" w:author="Torrey Samson" w:date="2026-07-30T16:19:00Z"/>
                <w:rFonts w:eastAsia="Arial" w:cs="Arial"/>
              </w:rPr>
            </w:pPr>
          </w:p>
        </w:tc>
        <w:tc>
          <w:tcPr>
            <w:tcW w:w="1597" w:type="dxa"/>
            <w:tcBorders>
              <w:top w:val="single" w:sz="4" w:space="0" w:color="000000"/>
              <w:left w:val="single" w:sz="4" w:space="0" w:color="000000"/>
              <w:bottom w:val="single" w:sz="4" w:space="0" w:color="000000"/>
              <w:right w:val="single" w:sz="4" w:space="0" w:color="000000"/>
            </w:tcBorders>
          </w:tcPr>
          <w:p w14:paraId="000001A3" w14:textId="360C5375" w:rsidR="009A7F2E" w:rsidRPr="00C22D48" w:rsidRDefault="005302A0" w:rsidP="00C22D48">
            <w:pPr>
              <w:tabs>
                <w:tab w:val="left" w:pos="720"/>
                <w:tab w:val="left" w:pos="1440"/>
                <w:tab w:val="left" w:pos="2160"/>
              </w:tabs>
              <w:ind w:left="720" w:hanging="720"/>
              <w:rPr>
                <w:del w:id="1019" w:author="Torrey Samson" w:date="2026-07-30T16:19:00Z"/>
                <w:rFonts w:eastAsia="Arial" w:cs="Arial"/>
              </w:rPr>
            </w:pPr>
            <w:del w:id="1020" w:author="Torrey Samson" w:date="2026-07-30T16:19:00Z">
              <w:r w:rsidRPr="00C22D48">
                <w:rPr>
                  <w:rFonts w:eastAsia="Arial" w:cs="Arial"/>
                </w:rPr>
                <w:delText xml:space="preserve">“POWER PLAY®” 5 </w:delText>
              </w:r>
            </w:del>
          </w:p>
        </w:tc>
        <w:tc>
          <w:tcPr>
            <w:tcW w:w="1596" w:type="dxa"/>
            <w:tcBorders>
              <w:top w:val="single" w:sz="4" w:space="0" w:color="000000"/>
              <w:left w:val="single" w:sz="4" w:space="0" w:color="000000"/>
              <w:bottom w:val="single" w:sz="4" w:space="0" w:color="000000"/>
              <w:right w:val="single" w:sz="4" w:space="0" w:color="000000"/>
            </w:tcBorders>
          </w:tcPr>
          <w:p w14:paraId="000001A4" w14:textId="7A3AA298" w:rsidR="009A7F2E" w:rsidRPr="00C22D48" w:rsidRDefault="005302A0" w:rsidP="00C22D48">
            <w:pPr>
              <w:tabs>
                <w:tab w:val="left" w:pos="720"/>
                <w:tab w:val="left" w:pos="1440"/>
                <w:tab w:val="left" w:pos="2160"/>
              </w:tabs>
              <w:ind w:left="720" w:hanging="720"/>
              <w:rPr>
                <w:del w:id="1021" w:author="Torrey Samson" w:date="2026-07-30T16:19:00Z"/>
                <w:rFonts w:eastAsia="Arial" w:cs="Arial"/>
              </w:rPr>
            </w:pPr>
            <w:del w:id="1022" w:author="Torrey Samson" w:date="2026-07-30T16:19:00Z">
              <w:r w:rsidRPr="00C22D48">
                <w:rPr>
                  <w:rFonts w:eastAsia="Arial" w:cs="Arial"/>
                </w:rPr>
                <w:delText xml:space="preserve">“POWER PLAY®” 4 </w:delText>
              </w:r>
            </w:del>
          </w:p>
        </w:tc>
        <w:tc>
          <w:tcPr>
            <w:tcW w:w="1597" w:type="dxa"/>
            <w:tcBorders>
              <w:top w:val="single" w:sz="4" w:space="0" w:color="000000"/>
              <w:left w:val="single" w:sz="4" w:space="0" w:color="000000"/>
              <w:bottom w:val="single" w:sz="4" w:space="0" w:color="000000"/>
              <w:right w:val="single" w:sz="4" w:space="0" w:color="000000"/>
            </w:tcBorders>
          </w:tcPr>
          <w:p w14:paraId="000001A5" w14:textId="51F2BA32" w:rsidR="009A7F2E" w:rsidRPr="00C22D48" w:rsidRDefault="005302A0" w:rsidP="00C22D48">
            <w:pPr>
              <w:tabs>
                <w:tab w:val="left" w:pos="720"/>
                <w:tab w:val="left" w:pos="1440"/>
                <w:tab w:val="left" w:pos="2160"/>
              </w:tabs>
              <w:ind w:left="720" w:hanging="720"/>
              <w:rPr>
                <w:del w:id="1023" w:author="Torrey Samson" w:date="2026-07-30T16:19:00Z"/>
                <w:rFonts w:eastAsia="Arial" w:cs="Arial"/>
              </w:rPr>
            </w:pPr>
            <w:del w:id="1024" w:author="Torrey Samson" w:date="2026-07-30T16:19:00Z">
              <w:r w:rsidRPr="00C22D48">
                <w:rPr>
                  <w:rFonts w:eastAsia="Arial" w:cs="Arial"/>
                </w:rPr>
                <w:delText xml:space="preserve">“POWER PLAY®” 3 </w:delText>
              </w:r>
            </w:del>
          </w:p>
        </w:tc>
        <w:tc>
          <w:tcPr>
            <w:tcW w:w="1596" w:type="dxa"/>
            <w:tcBorders>
              <w:top w:val="single" w:sz="4" w:space="0" w:color="000000"/>
              <w:left w:val="single" w:sz="4" w:space="0" w:color="000000"/>
              <w:bottom w:val="single" w:sz="4" w:space="0" w:color="000000"/>
              <w:right w:val="single" w:sz="4" w:space="0" w:color="000000"/>
            </w:tcBorders>
          </w:tcPr>
          <w:p w14:paraId="000001A6" w14:textId="69D0DF4B" w:rsidR="009A7F2E" w:rsidRPr="00C22D48" w:rsidRDefault="005302A0" w:rsidP="00C22D48">
            <w:pPr>
              <w:tabs>
                <w:tab w:val="left" w:pos="720"/>
                <w:tab w:val="left" w:pos="1440"/>
                <w:tab w:val="left" w:pos="2160"/>
              </w:tabs>
              <w:ind w:left="720" w:hanging="720"/>
              <w:rPr>
                <w:del w:id="1025" w:author="Torrey Samson" w:date="2026-07-30T16:19:00Z"/>
                <w:rFonts w:eastAsia="Arial" w:cs="Arial"/>
              </w:rPr>
            </w:pPr>
            <w:del w:id="1026" w:author="Torrey Samson" w:date="2026-07-30T16:19:00Z">
              <w:r w:rsidRPr="00C22D48">
                <w:rPr>
                  <w:rFonts w:eastAsia="Arial" w:cs="Arial"/>
                </w:rPr>
                <w:delText xml:space="preserve">“POWER PLAY®” 2 </w:delText>
              </w:r>
            </w:del>
          </w:p>
        </w:tc>
        <w:tc>
          <w:tcPr>
            <w:tcW w:w="1596" w:type="dxa"/>
            <w:tcBorders>
              <w:top w:val="single" w:sz="4" w:space="0" w:color="000000"/>
              <w:left w:val="single" w:sz="4" w:space="0" w:color="000000"/>
              <w:bottom w:val="single" w:sz="4" w:space="0" w:color="000000"/>
              <w:right w:val="single" w:sz="4" w:space="0" w:color="000000"/>
            </w:tcBorders>
          </w:tcPr>
          <w:p w14:paraId="000001A7" w14:textId="0B418715" w:rsidR="009A7F2E" w:rsidRPr="00C22D48" w:rsidRDefault="005302A0" w:rsidP="00C22D48">
            <w:pPr>
              <w:tabs>
                <w:tab w:val="left" w:pos="720"/>
                <w:tab w:val="left" w:pos="1440"/>
                <w:tab w:val="left" w:pos="2160"/>
              </w:tabs>
              <w:ind w:left="720" w:hanging="720"/>
              <w:rPr>
                <w:del w:id="1027" w:author="Torrey Samson" w:date="2026-07-30T16:19:00Z"/>
                <w:rFonts w:eastAsia="Arial" w:cs="Arial"/>
              </w:rPr>
            </w:pPr>
            <w:del w:id="1028" w:author="Torrey Samson" w:date="2026-07-30T16:19:00Z">
              <w:r w:rsidRPr="00C22D48">
                <w:rPr>
                  <w:rFonts w:eastAsia="Arial" w:cs="Arial"/>
                </w:rPr>
                <w:delText xml:space="preserve">TOTAL </w:delText>
              </w:r>
            </w:del>
          </w:p>
        </w:tc>
      </w:tr>
      <w:tr w:rsidR="009A7F2E" w14:paraId="4F32AD55" w14:textId="77777777" w:rsidTr="00C22D48">
        <w:trPr>
          <w:trHeight w:val="240"/>
          <w:del w:id="1029" w:author="Torrey Samson" w:date="2026-07-30T16:19:00Z"/>
        </w:trPr>
        <w:tc>
          <w:tcPr>
            <w:tcW w:w="1488" w:type="dxa"/>
            <w:tcBorders>
              <w:top w:val="single" w:sz="4" w:space="0" w:color="000000"/>
              <w:left w:val="single" w:sz="4" w:space="0" w:color="000000"/>
              <w:bottom w:val="single" w:sz="4" w:space="0" w:color="000000"/>
              <w:right w:val="single" w:sz="4" w:space="0" w:color="000000"/>
            </w:tcBorders>
          </w:tcPr>
          <w:p w14:paraId="000001A8" w14:textId="19D030D5" w:rsidR="009A7F2E" w:rsidRPr="00C22D48" w:rsidRDefault="005302A0" w:rsidP="00C22D48">
            <w:pPr>
              <w:tabs>
                <w:tab w:val="left" w:pos="720"/>
                <w:tab w:val="left" w:pos="1440"/>
                <w:tab w:val="left" w:pos="2160"/>
              </w:tabs>
              <w:ind w:left="720" w:hanging="720"/>
              <w:rPr>
                <w:del w:id="1030" w:author="Torrey Samson" w:date="2026-07-30T16:19:00Z"/>
                <w:rFonts w:eastAsia="Arial" w:cs="Arial"/>
              </w:rPr>
            </w:pPr>
            <w:del w:id="1031" w:author="Torrey Samson" w:date="2026-07-30T16:19:00Z">
              <w:r w:rsidRPr="00C22D48">
                <w:rPr>
                  <w:rFonts w:eastAsia="Arial" w:cs="Arial"/>
                </w:rPr>
                <w:delText xml:space="preserve">Frequency </w:delText>
              </w:r>
            </w:del>
          </w:p>
        </w:tc>
        <w:tc>
          <w:tcPr>
            <w:tcW w:w="1597" w:type="dxa"/>
            <w:tcBorders>
              <w:top w:val="single" w:sz="4" w:space="0" w:color="000000"/>
              <w:left w:val="single" w:sz="4" w:space="0" w:color="000000"/>
              <w:bottom w:val="single" w:sz="4" w:space="0" w:color="000000"/>
              <w:right w:val="single" w:sz="4" w:space="0" w:color="000000"/>
            </w:tcBorders>
          </w:tcPr>
          <w:p w14:paraId="000001A9" w14:textId="2667F718" w:rsidR="009A7F2E" w:rsidRPr="00C22D48" w:rsidRDefault="005302A0" w:rsidP="00C22D48">
            <w:pPr>
              <w:tabs>
                <w:tab w:val="left" w:pos="720"/>
                <w:tab w:val="left" w:pos="1440"/>
                <w:tab w:val="left" w:pos="2160"/>
              </w:tabs>
              <w:ind w:left="720" w:hanging="720"/>
              <w:rPr>
                <w:del w:id="1032" w:author="Torrey Samson" w:date="2026-07-30T16:19:00Z"/>
                <w:rFonts w:eastAsia="Arial" w:cs="Arial"/>
              </w:rPr>
            </w:pPr>
            <w:del w:id="1033" w:author="Torrey Samson" w:date="2026-07-30T16:19:00Z">
              <w:r w:rsidRPr="00C22D48">
                <w:rPr>
                  <w:rFonts w:eastAsia="Arial" w:cs="Arial"/>
                </w:rPr>
                <w:delText xml:space="preserve">2 </w:delText>
              </w:r>
            </w:del>
          </w:p>
        </w:tc>
        <w:tc>
          <w:tcPr>
            <w:tcW w:w="1596" w:type="dxa"/>
            <w:tcBorders>
              <w:top w:val="single" w:sz="4" w:space="0" w:color="000000"/>
              <w:left w:val="single" w:sz="4" w:space="0" w:color="000000"/>
              <w:bottom w:val="single" w:sz="4" w:space="0" w:color="000000"/>
              <w:right w:val="single" w:sz="4" w:space="0" w:color="000000"/>
            </w:tcBorders>
          </w:tcPr>
          <w:p w14:paraId="000001AA" w14:textId="221EB326" w:rsidR="009A7F2E" w:rsidRPr="00C22D48" w:rsidRDefault="005302A0" w:rsidP="00C22D48">
            <w:pPr>
              <w:tabs>
                <w:tab w:val="left" w:pos="720"/>
                <w:tab w:val="left" w:pos="1440"/>
                <w:tab w:val="left" w:pos="2160"/>
              </w:tabs>
              <w:ind w:left="720" w:hanging="720"/>
              <w:rPr>
                <w:del w:id="1034" w:author="Torrey Samson" w:date="2026-07-30T16:19:00Z"/>
                <w:rFonts w:eastAsia="Arial" w:cs="Arial"/>
              </w:rPr>
            </w:pPr>
            <w:del w:id="1035" w:author="Torrey Samson" w:date="2026-07-30T16:19:00Z">
              <w:r w:rsidRPr="00C22D48">
                <w:rPr>
                  <w:rFonts w:eastAsia="Arial" w:cs="Arial"/>
                </w:rPr>
                <w:delText xml:space="preserve">3 </w:delText>
              </w:r>
            </w:del>
          </w:p>
        </w:tc>
        <w:tc>
          <w:tcPr>
            <w:tcW w:w="1597" w:type="dxa"/>
            <w:tcBorders>
              <w:top w:val="single" w:sz="4" w:space="0" w:color="000000"/>
              <w:left w:val="single" w:sz="4" w:space="0" w:color="000000"/>
              <w:bottom w:val="single" w:sz="4" w:space="0" w:color="000000"/>
              <w:right w:val="single" w:sz="4" w:space="0" w:color="000000"/>
            </w:tcBorders>
          </w:tcPr>
          <w:p w14:paraId="000001AB" w14:textId="18794B2C" w:rsidR="009A7F2E" w:rsidRPr="00C22D48" w:rsidRDefault="005302A0" w:rsidP="00C22D48">
            <w:pPr>
              <w:tabs>
                <w:tab w:val="left" w:pos="720"/>
                <w:tab w:val="left" w:pos="1440"/>
                <w:tab w:val="left" w:pos="2160"/>
              </w:tabs>
              <w:ind w:left="720" w:hanging="720"/>
              <w:rPr>
                <w:del w:id="1036" w:author="Torrey Samson" w:date="2026-07-30T16:19:00Z"/>
                <w:rFonts w:eastAsia="Arial" w:cs="Arial"/>
              </w:rPr>
            </w:pPr>
            <w:del w:id="1037" w:author="Torrey Samson" w:date="2026-07-30T16:19:00Z">
              <w:r w:rsidRPr="00C22D48">
                <w:rPr>
                  <w:rFonts w:eastAsia="Arial" w:cs="Arial"/>
                </w:rPr>
                <w:delText xml:space="preserve">13 </w:delText>
              </w:r>
            </w:del>
          </w:p>
        </w:tc>
        <w:tc>
          <w:tcPr>
            <w:tcW w:w="1596" w:type="dxa"/>
            <w:tcBorders>
              <w:top w:val="single" w:sz="4" w:space="0" w:color="000000"/>
              <w:left w:val="single" w:sz="4" w:space="0" w:color="000000"/>
              <w:bottom w:val="single" w:sz="4" w:space="0" w:color="000000"/>
              <w:right w:val="single" w:sz="4" w:space="0" w:color="000000"/>
            </w:tcBorders>
          </w:tcPr>
          <w:p w14:paraId="000001AC" w14:textId="4AB229D4" w:rsidR="009A7F2E" w:rsidRPr="00C22D48" w:rsidRDefault="005302A0" w:rsidP="00C22D48">
            <w:pPr>
              <w:tabs>
                <w:tab w:val="left" w:pos="720"/>
                <w:tab w:val="left" w:pos="1440"/>
                <w:tab w:val="left" w:pos="2160"/>
              </w:tabs>
              <w:ind w:left="720" w:hanging="720"/>
              <w:rPr>
                <w:del w:id="1038" w:author="Torrey Samson" w:date="2026-07-30T16:19:00Z"/>
                <w:rFonts w:eastAsia="Arial" w:cs="Arial"/>
              </w:rPr>
            </w:pPr>
            <w:del w:id="1039" w:author="Torrey Samson" w:date="2026-07-30T16:19:00Z">
              <w:r w:rsidRPr="00C22D48">
                <w:rPr>
                  <w:rFonts w:eastAsia="Arial" w:cs="Arial"/>
                </w:rPr>
                <w:delText xml:space="preserve">24 </w:delText>
              </w:r>
            </w:del>
          </w:p>
        </w:tc>
        <w:tc>
          <w:tcPr>
            <w:tcW w:w="1596" w:type="dxa"/>
            <w:tcBorders>
              <w:top w:val="single" w:sz="4" w:space="0" w:color="000000"/>
              <w:left w:val="single" w:sz="4" w:space="0" w:color="000000"/>
              <w:bottom w:val="single" w:sz="4" w:space="0" w:color="000000"/>
              <w:right w:val="single" w:sz="4" w:space="0" w:color="000000"/>
            </w:tcBorders>
          </w:tcPr>
          <w:p w14:paraId="000001AD" w14:textId="414BF3AE" w:rsidR="009A7F2E" w:rsidRPr="00C22D48" w:rsidRDefault="005302A0" w:rsidP="00C22D48">
            <w:pPr>
              <w:tabs>
                <w:tab w:val="left" w:pos="720"/>
                <w:tab w:val="left" w:pos="1440"/>
                <w:tab w:val="left" w:pos="2160"/>
              </w:tabs>
              <w:ind w:left="720" w:hanging="720"/>
              <w:rPr>
                <w:del w:id="1040" w:author="Torrey Samson" w:date="2026-07-30T16:19:00Z"/>
                <w:rFonts w:eastAsia="Arial" w:cs="Arial"/>
              </w:rPr>
            </w:pPr>
            <w:del w:id="1041" w:author="Torrey Samson" w:date="2026-07-30T16:19:00Z">
              <w:r w:rsidRPr="00C22D48">
                <w:rPr>
                  <w:rFonts w:eastAsia="Arial" w:cs="Arial"/>
                </w:rPr>
                <w:delText xml:space="preserve">42 </w:delText>
              </w:r>
            </w:del>
          </w:p>
        </w:tc>
      </w:tr>
      <w:tr w:rsidR="009A7F2E" w14:paraId="663063F4" w14:textId="77777777" w:rsidTr="00C22D48">
        <w:trPr>
          <w:trHeight w:val="240"/>
          <w:del w:id="1042" w:author="Torrey Samson" w:date="2026-07-30T16:19:00Z"/>
        </w:trPr>
        <w:tc>
          <w:tcPr>
            <w:tcW w:w="1488" w:type="dxa"/>
            <w:tcBorders>
              <w:top w:val="single" w:sz="4" w:space="0" w:color="000000"/>
              <w:left w:val="single" w:sz="4" w:space="0" w:color="000000"/>
              <w:bottom w:val="single" w:sz="4" w:space="0" w:color="000000"/>
              <w:right w:val="single" w:sz="4" w:space="0" w:color="000000"/>
            </w:tcBorders>
          </w:tcPr>
          <w:p w14:paraId="000001AE" w14:textId="42DFBE89" w:rsidR="009A7F2E" w:rsidRPr="00C22D48" w:rsidRDefault="005302A0" w:rsidP="00C22D48">
            <w:pPr>
              <w:tabs>
                <w:tab w:val="left" w:pos="720"/>
                <w:tab w:val="left" w:pos="1440"/>
                <w:tab w:val="left" w:pos="2160"/>
              </w:tabs>
              <w:ind w:left="720" w:hanging="720"/>
              <w:rPr>
                <w:del w:id="1043" w:author="Torrey Samson" w:date="2026-07-30T16:19:00Z"/>
                <w:rFonts w:eastAsia="Arial" w:cs="Arial"/>
              </w:rPr>
            </w:pPr>
            <w:del w:id="1044" w:author="Torrey Samson" w:date="2026-07-30T16:19:00Z">
              <w:r w:rsidRPr="00C22D48">
                <w:rPr>
                  <w:rFonts w:eastAsia="Arial" w:cs="Arial"/>
                </w:rPr>
                <w:delText xml:space="preserve">Percentage </w:delText>
              </w:r>
            </w:del>
          </w:p>
        </w:tc>
        <w:tc>
          <w:tcPr>
            <w:tcW w:w="1597" w:type="dxa"/>
            <w:tcBorders>
              <w:top w:val="single" w:sz="4" w:space="0" w:color="000000"/>
              <w:left w:val="single" w:sz="4" w:space="0" w:color="000000"/>
              <w:bottom w:val="single" w:sz="4" w:space="0" w:color="000000"/>
              <w:right w:val="single" w:sz="4" w:space="0" w:color="000000"/>
            </w:tcBorders>
          </w:tcPr>
          <w:p w14:paraId="000001AF" w14:textId="1C445E23" w:rsidR="009A7F2E" w:rsidRPr="00C22D48" w:rsidRDefault="005302A0" w:rsidP="00C22D48">
            <w:pPr>
              <w:tabs>
                <w:tab w:val="left" w:pos="720"/>
                <w:tab w:val="left" w:pos="1440"/>
                <w:tab w:val="left" w:pos="2160"/>
              </w:tabs>
              <w:ind w:left="720" w:hanging="720"/>
              <w:rPr>
                <w:del w:id="1045" w:author="Torrey Samson" w:date="2026-07-30T16:19:00Z"/>
                <w:rFonts w:eastAsia="Arial" w:cs="Arial"/>
              </w:rPr>
            </w:pPr>
            <w:del w:id="1046" w:author="Torrey Samson" w:date="2026-07-30T16:19:00Z">
              <w:r w:rsidRPr="00C22D48">
                <w:rPr>
                  <w:rFonts w:eastAsia="Arial" w:cs="Arial"/>
                </w:rPr>
                <w:delText xml:space="preserve">4.7619% </w:delText>
              </w:r>
            </w:del>
          </w:p>
        </w:tc>
        <w:tc>
          <w:tcPr>
            <w:tcW w:w="1596" w:type="dxa"/>
            <w:tcBorders>
              <w:top w:val="single" w:sz="4" w:space="0" w:color="000000"/>
              <w:left w:val="single" w:sz="4" w:space="0" w:color="000000"/>
              <w:bottom w:val="single" w:sz="4" w:space="0" w:color="000000"/>
              <w:right w:val="single" w:sz="4" w:space="0" w:color="000000"/>
            </w:tcBorders>
          </w:tcPr>
          <w:p w14:paraId="000001B0" w14:textId="0E6B25B4" w:rsidR="009A7F2E" w:rsidRPr="00C22D48" w:rsidRDefault="005302A0" w:rsidP="00C22D48">
            <w:pPr>
              <w:tabs>
                <w:tab w:val="left" w:pos="720"/>
                <w:tab w:val="left" w:pos="1440"/>
                <w:tab w:val="left" w:pos="2160"/>
              </w:tabs>
              <w:ind w:left="720" w:hanging="720"/>
              <w:rPr>
                <w:del w:id="1047" w:author="Torrey Samson" w:date="2026-07-30T16:19:00Z"/>
                <w:rFonts w:eastAsia="Arial" w:cs="Arial"/>
              </w:rPr>
            </w:pPr>
            <w:del w:id="1048" w:author="Torrey Samson" w:date="2026-07-30T16:19:00Z">
              <w:r w:rsidRPr="00C22D48">
                <w:rPr>
                  <w:rFonts w:eastAsia="Arial" w:cs="Arial"/>
                </w:rPr>
                <w:delText xml:space="preserve">7.1429% </w:delText>
              </w:r>
            </w:del>
          </w:p>
        </w:tc>
        <w:tc>
          <w:tcPr>
            <w:tcW w:w="1597" w:type="dxa"/>
            <w:tcBorders>
              <w:top w:val="single" w:sz="4" w:space="0" w:color="000000"/>
              <w:left w:val="single" w:sz="4" w:space="0" w:color="000000"/>
              <w:bottom w:val="single" w:sz="4" w:space="0" w:color="000000"/>
              <w:right w:val="single" w:sz="4" w:space="0" w:color="000000"/>
            </w:tcBorders>
          </w:tcPr>
          <w:p w14:paraId="000001B1" w14:textId="428CC8AC" w:rsidR="009A7F2E" w:rsidRPr="00C22D48" w:rsidRDefault="005302A0" w:rsidP="00C22D48">
            <w:pPr>
              <w:tabs>
                <w:tab w:val="left" w:pos="720"/>
                <w:tab w:val="left" w:pos="1440"/>
                <w:tab w:val="left" w:pos="2160"/>
              </w:tabs>
              <w:ind w:left="720" w:hanging="720"/>
              <w:rPr>
                <w:del w:id="1049" w:author="Torrey Samson" w:date="2026-07-30T16:19:00Z"/>
                <w:rFonts w:eastAsia="Arial" w:cs="Arial"/>
              </w:rPr>
            </w:pPr>
            <w:del w:id="1050" w:author="Torrey Samson" w:date="2026-07-30T16:19:00Z">
              <w:r w:rsidRPr="00C22D48">
                <w:rPr>
                  <w:rFonts w:eastAsia="Arial" w:cs="Arial"/>
                </w:rPr>
                <w:delText xml:space="preserve">30.9523% </w:delText>
              </w:r>
            </w:del>
          </w:p>
        </w:tc>
        <w:tc>
          <w:tcPr>
            <w:tcW w:w="1596" w:type="dxa"/>
            <w:tcBorders>
              <w:top w:val="single" w:sz="4" w:space="0" w:color="000000"/>
              <w:left w:val="single" w:sz="4" w:space="0" w:color="000000"/>
              <w:bottom w:val="single" w:sz="4" w:space="0" w:color="000000"/>
              <w:right w:val="single" w:sz="4" w:space="0" w:color="000000"/>
            </w:tcBorders>
          </w:tcPr>
          <w:p w14:paraId="000001B2" w14:textId="37F410C9" w:rsidR="009A7F2E" w:rsidRPr="00C22D48" w:rsidRDefault="005302A0" w:rsidP="00C22D48">
            <w:pPr>
              <w:tabs>
                <w:tab w:val="left" w:pos="720"/>
                <w:tab w:val="left" w:pos="1440"/>
                <w:tab w:val="left" w:pos="2160"/>
              </w:tabs>
              <w:ind w:left="720" w:hanging="720"/>
              <w:rPr>
                <w:del w:id="1051" w:author="Torrey Samson" w:date="2026-07-30T16:19:00Z"/>
                <w:rFonts w:eastAsia="Arial" w:cs="Arial"/>
              </w:rPr>
            </w:pPr>
            <w:del w:id="1052" w:author="Torrey Samson" w:date="2026-07-30T16:19:00Z">
              <w:r w:rsidRPr="00C22D48">
                <w:rPr>
                  <w:rFonts w:eastAsia="Arial" w:cs="Arial"/>
                </w:rPr>
                <w:delText xml:space="preserve">57.1429% </w:delText>
              </w:r>
            </w:del>
          </w:p>
        </w:tc>
        <w:tc>
          <w:tcPr>
            <w:tcW w:w="1596" w:type="dxa"/>
            <w:tcBorders>
              <w:top w:val="single" w:sz="4" w:space="0" w:color="000000"/>
              <w:left w:val="single" w:sz="4" w:space="0" w:color="000000"/>
              <w:bottom w:val="single" w:sz="4" w:space="0" w:color="000000"/>
              <w:right w:val="single" w:sz="4" w:space="0" w:color="000000"/>
            </w:tcBorders>
          </w:tcPr>
          <w:p w14:paraId="000001B3" w14:textId="2A921FEE" w:rsidR="009A7F2E" w:rsidRPr="00C22D48" w:rsidRDefault="005302A0" w:rsidP="00C22D48">
            <w:pPr>
              <w:tabs>
                <w:tab w:val="left" w:pos="720"/>
                <w:tab w:val="left" w:pos="1440"/>
                <w:tab w:val="left" w:pos="2160"/>
              </w:tabs>
              <w:ind w:left="720" w:hanging="720"/>
              <w:rPr>
                <w:del w:id="1053" w:author="Torrey Samson" w:date="2026-07-30T16:19:00Z"/>
                <w:rFonts w:eastAsia="Arial" w:cs="Arial"/>
              </w:rPr>
            </w:pPr>
            <w:del w:id="1054" w:author="Torrey Samson" w:date="2026-07-30T16:19:00Z">
              <w:r w:rsidRPr="00C22D48">
                <w:rPr>
                  <w:rFonts w:eastAsia="Arial" w:cs="Arial"/>
                </w:rPr>
                <w:delText xml:space="preserve">100% </w:delText>
              </w:r>
            </w:del>
          </w:p>
        </w:tc>
      </w:tr>
    </w:tbl>
    <w:p w14:paraId="000001B4" w14:textId="54C0A75A" w:rsidR="009A7F2E" w:rsidRPr="009A7F2E" w:rsidRDefault="009A7F2E">
      <w:pPr>
        <w:tabs>
          <w:tab w:val="left" w:pos="720"/>
          <w:tab w:val="left" w:pos="1440"/>
          <w:tab w:val="left" w:pos="2160"/>
        </w:tabs>
        <w:rPr>
          <w:del w:id="1055" w:author="Torrey Samson" w:date="2026-07-30T16:22:00Z"/>
          <w:rFonts w:ascii="Aptos" w:eastAsia="Aptos" w:hAnsi="Aptos" w:cs="Aptos"/>
          <w:rPrChange w:id="1056" w:author="Torrey Samson" w:date="2026-07-30T16:22:00Z">
            <w:rPr>
              <w:del w:id="1057" w:author="Torrey Samson" w:date="2026-07-30T16:22:00Z"/>
              <w:rFonts w:eastAsia="Arial" w:cs="Arial"/>
            </w:rPr>
          </w:rPrChange>
        </w:rPr>
        <w:pPrChange w:id="1058" w:author="Torrey Samson" w:date="2026-08-25T13:27:00Z">
          <w:pPr>
            <w:tabs>
              <w:tab w:val="left" w:pos="720"/>
              <w:tab w:val="left" w:pos="1440"/>
              <w:tab w:val="left" w:pos="2160"/>
            </w:tabs>
            <w:ind w:left="720" w:hanging="720"/>
          </w:pPr>
        </w:pPrChange>
      </w:pPr>
    </w:p>
    <w:p w14:paraId="000001B5" w14:textId="3B61886F" w:rsidR="009A7F2E" w:rsidRDefault="005302A0">
      <w:pPr>
        <w:pStyle w:val="Heading3"/>
        <w:rPr>
          <w:del w:id="1059" w:author="Torrey Samson" w:date="2026-07-30T16:22:00Z"/>
        </w:rPr>
        <w:pPrChange w:id="1060" w:author="Tennille Segura" w:date="2026-08-28T21:00:00Z">
          <w:pPr>
            <w:keepNext/>
            <w:spacing w:after="60"/>
          </w:pPr>
        </w:pPrChange>
      </w:pPr>
      <w:del w:id="1061" w:author="Torrey Samson" w:date="2026-07-30T16:22:00Z">
        <w:r>
          <w:delText xml:space="preserve">14.B.5 </w:delText>
        </w:r>
        <w:r>
          <w:tab/>
          <w:delText>Prizes For “Powerball®” with “Power Play®”</w:delText>
        </w:r>
      </w:del>
    </w:p>
    <w:p w14:paraId="000001B6" w14:textId="180CDF2E" w:rsidR="009A7F2E" w:rsidRDefault="005302A0">
      <w:pPr>
        <w:pStyle w:val="par1"/>
        <w:rPr>
          <w:del w:id="1062" w:author="Torrey Samson" w:date="2026-07-30T16:22:00Z"/>
        </w:rPr>
        <w:pPrChange w:id="1063" w:author="Tennille Segura" w:date="2026-08-28T21:01:00Z">
          <w:pPr>
            <w:tabs>
              <w:tab w:val="left" w:pos="720"/>
              <w:tab w:val="left" w:pos="1440"/>
              <w:tab w:val="left" w:pos="2160"/>
            </w:tabs>
            <w:ind w:left="720" w:hanging="720"/>
          </w:pPr>
        </w:pPrChange>
      </w:pPr>
      <w:del w:id="1064" w:author="Torrey Samson" w:date="2026-07-30T16:22:00Z">
        <w:r>
          <w:delText>A.</w:delText>
        </w:r>
        <w:r>
          <w:tab/>
          <w:delText>Players who choose “Power Play®” will have Set Prizes multiplied. Second Prize will be multiplied by two (2X) and Third through Ninth Set Prize will receive an amount equal to the Set Prize multiplied by the drawn “Power Play®” multiplier.</w:delText>
        </w:r>
      </w:del>
    </w:p>
    <w:p w14:paraId="000001B7" w14:textId="7C5542E0" w:rsidR="009A7F2E" w:rsidRDefault="005302A0">
      <w:pPr>
        <w:pStyle w:val="upar2"/>
        <w:rPr>
          <w:del w:id="1065" w:author="Torrey Samson" w:date="2026-07-30T16:22:00Z"/>
          <w:rFonts w:eastAsia="Arial"/>
        </w:rPr>
        <w:pPrChange w:id="1066" w:author="Tennille Segura" w:date="2026-08-28T21:01:00Z">
          <w:pPr>
            <w:tabs>
              <w:tab w:val="left" w:pos="720"/>
              <w:tab w:val="left" w:pos="1440"/>
            </w:tabs>
            <w:ind w:left="720"/>
          </w:pPr>
        </w:pPrChange>
      </w:pPr>
      <w:del w:id="1067" w:author="Torrey Samson" w:date="2026-07-30T16:22:00Z">
        <w:r>
          <w:rPr>
            <w:rFonts w:eastAsia="Arial"/>
          </w:rPr>
          <w:delText>The following table displays Prizes won if “Power Play®” is chosen and the Set Prizes are not pari-mutuel as defined in section 14.A.10.E of Rule 14.A Multi-state Jackpot Game “Powerball®”.</w:delText>
        </w:r>
      </w:del>
    </w:p>
    <w:p w14:paraId="000001B8" w14:textId="083AC80C" w:rsidR="009A7F2E" w:rsidDel="006E617B" w:rsidRDefault="009A7F2E">
      <w:pPr>
        <w:tabs>
          <w:tab w:val="left" w:pos="720"/>
          <w:tab w:val="left" w:pos="1440"/>
          <w:tab w:val="left" w:pos="2160"/>
        </w:tabs>
        <w:rPr>
          <w:del w:id="1068" w:author="Torrey Samson" w:date="2026-08-25T13:38:00Z"/>
          <w:rFonts w:eastAsia="Arial" w:cs="Arial"/>
        </w:rPr>
        <w:pPrChange w:id="1069" w:author="Torrey Samson" w:date="2026-08-25T13:27:00Z">
          <w:pPr>
            <w:tabs>
              <w:tab w:val="left" w:pos="720"/>
              <w:tab w:val="left" w:pos="1440"/>
            </w:tabs>
            <w:ind w:left="720"/>
          </w:pPr>
        </w:pPrChange>
      </w:pPr>
    </w:p>
    <w:tbl>
      <w:tblPr>
        <w:tblW w:w="9993" w:type="dxa"/>
        <w:tblInd w:w="-91" w:type="dxa"/>
        <w:tblLayout w:type="fixed"/>
        <w:tblCellMar>
          <w:top w:w="47" w:type="dxa"/>
          <w:left w:w="5" w:type="dxa"/>
          <w:right w:w="115" w:type="dxa"/>
        </w:tblCellMar>
        <w:tblLook w:val="0400" w:firstRow="0" w:lastRow="0" w:firstColumn="0" w:lastColumn="0" w:noHBand="0" w:noVBand="1"/>
      </w:tblPr>
      <w:tblGrid>
        <w:gridCol w:w="1962"/>
        <w:gridCol w:w="1951"/>
        <w:gridCol w:w="1216"/>
        <w:gridCol w:w="1216"/>
        <w:gridCol w:w="1216"/>
        <w:gridCol w:w="1216"/>
        <w:gridCol w:w="1216"/>
      </w:tblGrid>
      <w:tr w:rsidR="009A7F2E" w14:paraId="25702B83" w14:textId="77777777" w:rsidTr="00C22D48">
        <w:trPr>
          <w:trHeight w:val="854"/>
          <w:tblHeader/>
          <w:del w:id="1070" w:author="Torrey Samson" w:date="2026-07-31T11:55:00Z"/>
        </w:trPr>
        <w:tc>
          <w:tcPr>
            <w:tcW w:w="1962" w:type="dxa"/>
            <w:tcBorders>
              <w:top w:val="single" w:sz="4" w:space="0" w:color="000000"/>
              <w:left w:val="single" w:sz="4" w:space="0" w:color="000000"/>
              <w:bottom w:val="single" w:sz="4" w:space="0" w:color="000000"/>
              <w:right w:val="single" w:sz="4" w:space="0" w:color="000000"/>
            </w:tcBorders>
          </w:tcPr>
          <w:p w14:paraId="000001B9" w14:textId="55D56411" w:rsidR="009A7F2E" w:rsidRPr="00C22D48" w:rsidRDefault="005302A0" w:rsidP="00C22D48">
            <w:pPr>
              <w:rPr>
                <w:del w:id="1071" w:author="Torrey Samson" w:date="2026-07-31T11:55:00Z"/>
                <w:rFonts w:eastAsia="Arial" w:cs="Arial"/>
              </w:rPr>
            </w:pPr>
            <w:del w:id="1072" w:author="Torrey Samson" w:date="2026-07-31T11:55:00Z">
              <w:r w:rsidRPr="00C22D48">
                <w:rPr>
                  <w:rFonts w:eastAsia="Arial" w:cs="Arial"/>
                </w:rPr>
                <w:delText xml:space="preserve">“POWERBALL®” </w:delText>
              </w:r>
            </w:del>
          </w:p>
          <w:p w14:paraId="000001BA" w14:textId="71064232" w:rsidR="009A7F2E" w:rsidRPr="00C22D48" w:rsidRDefault="005302A0" w:rsidP="00C22D48">
            <w:pPr>
              <w:rPr>
                <w:del w:id="1073" w:author="Torrey Samson" w:date="2026-07-31T11:55:00Z"/>
                <w:rFonts w:eastAsia="Arial" w:cs="Arial"/>
              </w:rPr>
            </w:pPr>
            <w:del w:id="1074" w:author="Torrey Samson" w:date="2026-07-31T11:55:00Z">
              <w:r w:rsidRPr="00C22D48">
                <w:rPr>
                  <w:rFonts w:eastAsia="Arial" w:cs="Arial"/>
                </w:rPr>
                <w:delText xml:space="preserve">PRIZE CATEGORY </w:delText>
              </w:r>
            </w:del>
          </w:p>
        </w:tc>
        <w:tc>
          <w:tcPr>
            <w:tcW w:w="1951" w:type="dxa"/>
            <w:tcBorders>
              <w:top w:val="single" w:sz="4" w:space="0" w:color="000000"/>
              <w:left w:val="single" w:sz="4" w:space="0" w:color="000000"/>
              <w:bottom w:val="single" w:sz="4" w:space="0" w:color="000000"/>
              <w:right w:val="single" w:sz="4" w:space="0" w:color="000000"/>
            </w:tcBorders>
          </w:tcPr>
          <w:p w14:paraId="000001BB" w14:textId="0A8AE66E" w:rsidR="009A7F2E" w:rsidRPr="00C22D48" w:rsidRDefault="005302A0" w:rsidP="00C22D48">
            <w:pPr>
              <w:rPr>
                <w:del w:id="1075" w:author="Torrey Samson" w:date="2026-07-31T11:55:00Z"/>
                <w:rFonts w:eastAsia="Arial" w:cs="Arial"/>
              </w:rPr>
            </w:pPr>
            <w:del w:id="1076" w:author="Torrey Samson" w:date="2026-07-31T11:55:00Z">
              <w:r w:rsidRPr="00C22D48">
                <w:rPr>
                  <w:rFonts w:eastAsia="Arial" w:cs="Arial"/>
                </w:rPr>
                <w:delText xml:space="preserve">“POWERBALL®” </w:delText>
              </w:r>
            </w:del>
          </w:p>
          <w:p w14:paraId="000001BC" w14:textId="025688CA" w:rsidR="009A7F2E" w:rsidRPr="00C22D48" w:rsidRDefault="005302A0" w:rsidP="00C22D48">
            <w:pPr>
              <w:rPr>
                <w:del w:id="1077" w:author="Torrey Samson" w:date="2026-07-31T11:55:00Z"/>
                <w:rFonts w:eastAsia="Arial" w:cs="Arial"/>
              </w:rPr>
            </w:pPr>
            <w:del w:id="1078" w:author="Torrey Samson" w:date="2026-07-31T11:55:00Z">
              <w:r w:rsidRPr="00C22D48">
                <w:rPr>
                  <w:rFonts w:eastAsia="Arial" w:cs="Arial"/>
                </w:rPr>
                <w:delText xml:space="preserve">PRIZE AMOUNT </w:delText>
              </w:r>
            </w:del>
          </w:p>
        </w:tc>
        <w:tc>
          <w:tcPr>
            <w:tcW w:w="1216" w:type="dxa"/>
            <w:tcBorders>
              <w:top w:val="single" w:sz="4" w:space="0" w:color="000000"/>
              <w:left w:val="single" w:sz="4" w:space="0" w:color="000000"/>
              <w:bottom w:val="single" w:sz="4" w:space="0" w:color="000000"/>
              <w:right w:val="single" w:sz="4" w:space="0" w:color="000000"/>
            </w:tcBorders>
          </w:tcPr>
          <w:p w14:paraId="000001BD" w14:textId="2DFDB3BE" w:rsidR="009A7F2E" w:rsidRPr="00C22D48" w:rsidRDefault="005302A0" w:rsidP="00C22D48">
            <w:pPr>
              <w:rPr>
                <w:del w:id="1079" w:author="Torrey Samson" w:date="2026-07-31T11:55:00Z"/>
                <w:rFonts w:eastAsia="Arial" w:cs="Arial"/>
              </w:rPr>
            </w:pPr>
            <w:del w:id="1080" w:author="Torrey Samson" w:date="2026-07-31T11:55:00Z">
              <w:r w:rsidRPr="00C22D48">
                <w:rPr>
                  <w:rFonts w:eastAsia="Arial" w:cs="Arial"/>
                </w:rPr>
                <w:delText xml:space="preserve">“POWER </w:delText>
              </w:r>
            </w:del>
          </w:p>
          <w:p w14:paraId="000001BE" w14:textId="60759D07" w:rsidR="009A7F2E" w:rsidRPr="00C22D48" w:rsidRDefault="005302A0" w:rsidP="00C22D48">
            <w:pPr>
              <w:rPr>
                <w:del w:id="1081" w:author="Torrey Samson" w:date="2026-07-31T11:55:00Z"/>
                <w:rFonts w:eastAsia="Arial" w:cs="Arial"/>
              </w:rPr>
            </w:pPr>
            <w:del w:id="1082" w:author="Torrey Samson" w:date="2026-07-31T11:55:00Z">
              <w:r w:rsidRPr="00C22D48">
                <w:rPr>
                  <w:rFonts w:eastAsia="Arial" w:cs="Arial"/>
                </w:rPr>
                <w:delText xml:space="preserve">PLAY®” 2 </w:delText>
              </w:r>
            </w:del>
          </w:p>
          <w:p w14:paraId="000001BF" w14:textId="363E2C3F" w:rsidR="009A7F2E" w:rsidRPr="00C22D48" w:rsidRDefault="005302A0" w:rsidP="00C22D48">
            <w:pPr>
              <w:rPr>
                <w:del w:id="1083" w:author="Torrey Samson" w:date="2026-07-31T11:55:00Z"/>
                <w:rFonts w:eastAsia="Arial" w:cs="Arial"/>
              </w:rPr>
            </w:pPr>
            <w:del w:id="1084" w:author="Torrey Samson" w:date="2026-07-31T11:55:00Z">
              <w:r w:rsidRPr="00C22D48">
                <w:rPr>
                  <w:rFonts w:eastAsia="Arial" w:cs="Arial"/>
                </w:rPr>
                <w:delText xml:space="preserve">DRAWN </w:delText>
              </w:r>
            </w:del>
          </w:p>
        </w:tc>
        <w:tc>
          <w:tcPr>
            <w:tcW w:w="1216" w:type="dxa"/>
            <w:tcBorders>
              <w:top w:val="single" w:sz="4" w:space="0" w:color="000000"/>
              <w:left w:val="single" w:sz="4" w:space="0" w:color="000000"/>
              <w:bottom w:val="single" w:sz="4" w:space="0" w:color="000000"/>
              <w:right w:val="single" w:sz="4" w:space="0" w:color="000000"/>
            </w:tcBorders>
          </w:tcPr>
          <w:p w14:paraId="000001C0" w14:textId="51DDE4F9" w:rsidR="009A7F2E" w:rsidRPr="00C22D48" w:rsidRDefault="005302A0" w:rsidP="00C22D48">
            <w:pPr>
              <w:rPr>
                <w:del w:id="1085" w:author="Torrey Samson" w:date="2026-07-31T11:55:00Z"/>
                <w:rFonts w:eastAsia="Arial" w:cs="Arial"/>
              </w:rPr>
            </w:pPr>
            <w:del w:id="1086" w:author="Torrey Samson" w:date="2026-07-31T11:55:00Z">
              <w:r w:rsidRPr="00C22D48">
                <w:rPr>
                  <w:rFonts w:eastAsia="Arial" w:cs="Arial"/>
                </w:rPr>
                <w:delText xml:space="preserve">“POWER </w:delText>
              </w:r>
            </w:del>
          </w:p>
          <w:p w14:paraId="000001C1" w14:textId="039C2B29" w:rsidR="009A7F2E" w:rsidRPr="00C22D48" w:rsidRDefault="005302A0" w:rsidP="00C22D48">
            <w:pPr>
              <w:rPr>
                <w:del w:id="1087" w:author="Torrey Samson" w:date="2026-07-31T11:55:00Z"/>
                <w:rFonts w:eastAsia="Arial" w:cs="Arial"/>
              </w:rPr>
            </w:pPr>
            <w:del w:id="1088" w:author="Torrey Samson" w:date="2026-07-31T11:55:00Z">
              <w:r w:rsidRPr="00C22D48">
                <w:rPr>
                  <w:rFonts w:eastAsia="Arial" w:cs="Arial"/>
                </w:rPr>
                <w:delText xml:space="preserve">PLAY®” 3 </w:delText>
              </w:r>
            </w:del>
          </w:p>
          <w:p w14:paraId="000001C2" w14:textId="0B5DCF68" w:rsidR="009A7F2E" w:rsidRPr="00C22D48" w:rsidRDefault="005302A0" w:rsidP="00C22D48">
            <w:pPr>
              <w:rPr>
                <w:del w:id="1089" w:author="Torrey Samson" w:date="2026-07-31T11:55:00Z"/>
                <w:rFonts w:eastAsia="Arial" w:cs="Arial"/>
              </w:rPr>
            </w:pPr>
            <w:del w:id="1090" w:author="Torrey Samson" w:date="2026-07-31T11:55:00Z">
              <w:r w:rsidRPr="00C22D48">
                <w:rPr>
                  <w:rFonts w:eastAsia="Arial" w:cs="Arial"/>
                </w:rPr>
                <w:delText xml:space="preserve">DRAWN </w:delText>
              </w:r>
            </w:del>
          </w:p>
        </w:tc>
        <w:tc>
          <w:tcPr>
            <w:tcW w:w="1216" w:type="dxa"/>
            <w:tcBorders>
              <w:top w:val="single" w:sz="4" w:space="0" w:color="000000"/>
              <w:left w:val="single" w:sz="4" w:space="0" w:color="000000"/>
              <w:bottom w:val="single" w:sz="4" w:space="0" w:color="000000"/>
              <w:right w:val="single" w:sz="4" w:space="0" w:color="000000"/>
            </w:tcBorders>
          </w:tcPr>
          <w:p w14:paraId="000001C3" w14:textId="3E59E197" w:rsidR="009A7F2E" w:rsidRPr="00C22D48" w:rsidRDefault="005302A0" w:rsidP="00C22D48">
            <w:pPr>
              <w:rPr>
                <w:del w:id="1091" w:author="Torrey Samson" w:date="2026-07-31T11:55:00Z"/>
                <w:rFonts w:eastAsia="Arial" w:cs="Arial"/>
              </w:rPr>
            </w:pPr>
            <w:del w:id="1092" w:author="Torrey Samson" w:date="2026-07-31T11:55:00Z">
              <w:r w:rsidRPr="00C22D48">
                <w:rPr>
                  <w:rFonts w:eastAsia="Arial" w:cs="Arial"/>
                </w:rPr>
                <w:delText xml:space="preserve">“POWER </w:delText>
              </w:r>
            </w:del>
          </w:p>
          <w:p w14:paraId="000001C4" w14:textId="0E3E58DD" w:rsidR="009A7F2E" w:rsidRPr="00C22D48" w:rsidRDefault="005302A0" w:rsidP="00C22D48">
            <w:pPr>
              <w:rPr>
                <w:del w:id="1093" w:author="Torrey Samson" w:date="2026-07-31T11:55:00Z"/>
                <w:rFonts w:eastAsia="Arial" w:cs="Arial"/>
              </w:rPr>
            </w:pPr>
            <w:del w:id="1094" w:author="Torrey Samson" w:date="2026-07-31T11:55:00Z">
              <w:r w:rsidRPr="00C22D48">
                <w:rPr>
                  <w:rFonts w:eastAsia="Arial" w:cs="Arial"/>
                </w:rPr>
                <w:delText xml:space="preserve">PLAY®” 4 </w:delText>
              </w:r>
            </w:del>
          </w:p>
          <w:p w14:paraId="000001C5" w14:textId="53FC897D" w:rsidR="009A7F2E" w:rsidRPr="00C22D48" w:rsidRDefault="005302A0" w:rsidP="00C22D48">
            <w:pPr>
              <w:rPr>
                <w:del w:id="1095" w:author="Torrey Samson" w:date="2026-07-31T11:55:00Z"/>
                <w:rFonts w:eastAsia="Arial" w:cs="Arial"/>
              </w:rPr>
            </w:pPr>
            <w:del w:id="1096" w:author="Torrey Samson" w:date="2026-07-31T11:55:00Z">
              <w:r w:rsidRPr="00C22D48">
                <w:rPr>
                  <w:rFonts w:eastAsia="Arial" w:cs="Arial"/>
                </w:rPr>
                <w:delText xml:space="preserve">DRAWN </w:delText>
              </w:r>
            </w:del>
          </w:p>
        </w:tc>
        <w:tc>
          <w:tcPr>
            <w:tcW w:w="1216" w:type="dxa"/>
            <w:tcBorders>
              <w:top w:val="single" w:sz="4" w:space="0" w:color="000000"/>
              <w:left w:val="single" w:sz="4" w:space="0" w:color="000000"/>
              <w:bottom w:val="single" w:sz="4" w:space="0" w:color="000000"/>
              <w:right w:val="single" w:sz="4" w:space="0" w:color="000000"/>
            </w:tcBorders>
          </w:tcPr>
          <w:p w14:paraId="000001C6" w14:textId="6DEDD903" w:rsidR="009A7F2E" w:rsidRPr="00C22D48" w:rsidRDefault="005302A0" w:rsidP="00C22D48">
            <w:pPr>
              <w:rPr>
                <w:del w:id="1097" w:author="Torrey Samson" w:date="2026-07-31T11:55:00Z"/>
                <w:rFonts w:eastAsia="Arial" w:cs="Arial"/>
              </w:rPr>
            </w:pPr>
            <w:del w:id="1098" w:author="Torrey Samson" w:date="2026-07-31T11:55:00Z">
              <w:r w:rsidRPr="00C22D48">
                <w:rPr>
                  <w:rFonts w:eastAsia="Arial" w:cs="Arial"/>
                </w:rPr>
                <w:delText xml:space="preserve">“POWER </w:delText>
              </w:r>
            </w:del>
          </w:p>
          <w:p w14:paraId="000001C7" w14:textId="12ED888D" w:rsidR="009A7F2E" w:rsidRPr="00C22D48" w:rsidRDefault="005302A0" w:rsidP="00C22D48">
            <w:pPr>
              <w:rPr>
                <w:del w:id="1099" w:author="Torrey Samson" w:date="2026-07-31T11:55:00Z"/>
                <w:rFonts w:eastAsia="Arial" w:cs="Arial"/>
              </w:rPr>
            </w:pPr>
            <w:del w:id="1100" w:author="Torrey Samson" w:date="2026-07-31T11:55:00Z">
              <w:r w:rsidRPr="00C22D48">
                <w:rPr>
                  <w:rFonts w:eastAsia="Arial" w:cs="Arial"/>
                </w:rPr>
                <w:delText xml:space="preserve">PLAY®” 5 </w:delText>
              </w:r>
            </w:del>
          </w:p>
          <w:p w14:paraId="000001C8" w14:textId="200CE2C2" w:rsidR="009A7F2E" w:rsidRPr="00C22D48" w:rsidRDefault="005302A0" w:rsidP="00C22D48">
            <w:pPr>
              <w:rPr>
                <w:del w:id="1101" w:author="Torrey Samson" w:date="2026-07-31T11:55:00Z"/>
                <w:rFonts w:eastAsia="Arial" w:cs="Arial"/>
              </w:rPr>
            </w:pPr>
            <w:del w:id="1102" w:author="Torrey Samson" w:date="2026-07-31T11:55:00Z">
              <w:r w:rsidRPr="00C22D48">
                <w:rPr>
                  <w:rFonts w:eastAsia="Arial" w:cs="Arial"/>
                </w:rPr>
                <w:delText xml:space="preserve">DRAWN </w:delText>
              </w:r>
            </w:del>
          </w:p>
        </w:tc>
        <w:tc>
          <w:tcPr>
            <w:tcW w:w="1216" w:type="dxa"/>
            <w:tcBorders>
              <w:top w:val="single" w:sz="4" w:space="0" w:color="000000"/>
              <w:left w:val="single" w:sz="4" w:space="0" w:color="000000"/>
              <w:bottom w:val="single" w:sz="4" w:space="0" w:color="000000"/>
              <w:right w:val="single" w:sz="4" w:space="0" w:color="000000"/>
            </w:tcBorders>
          </w:tcPr>
          <w:p w14:paraId="000001C9" w14:textId="2E1BDF86" w:rsidR="009A7F2E" w:rsidRPr="00C22D48" w:rsidRDefault="005302A0" w:rsidP="00C22D48">
            <w:pPr>
              <w:rPr>
                <w:del w:id="1103" w:author="Torrey Samson" w:date="2026-07-31T11:55:00Z"/>
                <w:rFonts w:eastAsia="Arial" w:cs="Arial"/>
              </w:rPr>
            </w:pPr>
            <w:del w:id="1104" w:author="Torrey Samson" w:date="2026-07-31T11:55:00Z">
              <w:r w:rsidRPr="00C22D48">
                <w:rPr>
                  <w:rFonts w:eastAsia="Arial" w:cs="Arial"/>
                </w:rPr>
                <w:delText xml:space="preserve">“POWER </w:delText>
              </w:r>
            </w:del>
          </w:p>
          <w:p w14:paraId="000001CA" w14:textId="55C76A38" w:rsidR="009A7F2E" w:rsidRPr="00C22D48" w:rsidRDefault="005302A0" w:rsidP="00C22D48">
            <w:pPr>
              <w:rPr>
                <w:del w:id="1105" w:author="Torrey Samson" w:date="2026-07-31T11:55:00Z"/>
                <w:rFonts w:eastAsia="Arial" w:cs="Arial"/>
              </w:rPr>
            </w:pPr>
            <w:del w:id="1106" w:author="Torrey Samson" w:date="2026-07-31T11:55:00Z">
              <w:r w:rsidRPr="00C22D48">
                <w:rPr>
                  <w:rFonts w:eastAsia="Arial" w:cs="Arial"/>
                </w:rPr>
                <w:delText xml:space="preserve">PLAY®” 10 </w:delText>
              </w:r>
            </w:del>
          </w:p>
          <w:p w14:paraId="000001CB" w14:textId="452C76C6" w:rsidR="009A7F2E" w:rsidRPr="00C22D48" w:rsidRDefault="005302A0" w:rsidP="00C22D48">
            <w:pPr>
              <w:rPr>
                <w:del w:id="1107" w:author="Torrey Samson" w:date="2026-07-31T11:55:00Z"/>
                <w:rFonts w:eastAsia="Arial" w:cs="Arial"/>
              </w:rPr>
            </w:pPr>
            <w:del w:id="1108" w:author="Torrey Samson" w:date="2026-07-31T11:55:00Z">
              <w:r w:rsidRPr="00C22D48">
                <w:rPr>
                  <w:rFonts w:eastAsia="Arial" w:cs="Arial"/>
                </w:rPr>
                <w:delText xml:space="preserve">DRAWN </w:delText>
              </w:r>
            </w:del>
          </w:p>
        </w:tc>
      </w:tr>
      <w:tr w:rsidR="009A7F2E" w14:paraId="5B41FA5C" w14:textId="77777777" w:rsidTr="00C22D48">
        <w:trPr>
          <w:trHeight w:val="480"/>
          <w:del w:id="1109"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CC" w14:textId="79120386" w:rsidR="009A7F2E" w:rsidRPr="00C22D48" w:rsidRDefault="005302A0" w:rsidP="00C22D48">
            <w:pPr>
              <w:spacing w:before="60"/>
              <w:rPr>
                <w:del w:id="1110" w:author="Torrey Samson" w:date="2026-07-31T11:55:00Z"/>
                <w:rFonts w:eastAsia="Arial" w:cs="Arial"/>
              </w:rPr>
            </w:pPr>
            <w:del w:id="1111" w:author="Torrey Samson" w:date="2026-07-31T11:55:00Z">
              <w:r w:rsidRPr="00C22D48">
                <w:rPr>
                  <w:rFonts w:eastAsia="Arial" w:cs="Arial"/>
                </w:rPr>
                <w:delText xml:space="preserve">Grand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CD" w14:textId="77A0F455" w:rsidR="009A7F2E" w:rsidRPr="00C22D48" w:rsidRDefault="005302A0" w:rsidP="00C22D48">
            <w:pPr>
              <w:spacing w:before="60"/>
              <w:rPr>
                <w:del w:id="1112" w:author="Torrey Samson" w:date="2026-07-31T11:55:00Z"/>
                <w:rFonts w:eastAsia="Arial" w:cs="Arial"/>
              </w:rPr>
            </w:pPr>
            <w:del w:id="1113" w:author="Torrey Samson" w:date="2026-07-31T11:55:00Z">
              <w:r w:rsidRPr="00C22D48">
                <w:rPr>
                  <w:rFonts w:eastAsia="Arial" w:cs="Arial"/>
                </w:rPr>
                <w:delText xml:space="preserve">Jackpot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CE" w14:textId="0F0A7253" w:rsidR="009A7F2E" w:rsidRPr="00C22D48" w:rsidRDefault="005302A0" w:rsidP="00C22D48">
            <w:pPr>
              <w:spacing w:before="60"/>
              <w:rPr>
                <w:del w:id="1114" w:author="Torrey Samson" w:date="2026-07-31T11:55:00Z"/>
                <w:rFonts w:eastAsia="Arial" w:cs="Arial"/>
              </w:rPr>
            </w:pPr>
            <w:del w:id="1115" w:author="Torrey Samson" w:date="2026-07-31T11:55:00Z">
              <w:r w:rsidRPr="00C22D48">
                <w:rPr>
                  <w:rFonts w:eastAsia="Arial" w:cs="Arial"/>
                </w:rPr>
                <w:delText xml:space="preserve">Jackpot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CF" w14:textId="07A43D22" w:rsidR="009A7F2E" w:rsidRPr="00C22D48" w:rsidRDefault="005302A0" w:rsidP="00C22D48">
            <w:pPr>
              <w:spacing w:before="60"/>
              <w:rPr>
                <w:del w:id="1116" w:author="Torrey Samson" w:date="2026-07-31T11:55:00Z"/>
                <w:rFonts w:eastAsia="Arial" w:cs="Arial"/>
              </w:rPr>
            </w:pPr>
            <w:del w:id="1117" w:author="Torrey Samson" w:date="2026-07-31T11:55:00Z">
              <w:r w:rsidRPr="00C22D48">
                <w:rPr>
                  <w:rFonts w:eastAsia="Arial" w:cs="Arial"/>
                </w:rPr>
                <w:delText xml:space="preserve">Jackpot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0" w14:textId="3B619848" w:rsidR="009A7F2E" w:rsidRPr="00C22D48" w:rsidRDefault="005302A0" w:rsidP="00C22D48">
            <w:pPr>
              <w:spacing w:before="60"/>
              <w:rPr>
                <w:del w:id="1118" w:author="Torrey Samson" w:date="2026-07-31T11:55:00Z"/>
                <w:rFonts w:eastAsia="Arial" w:cs="Arial"/>
              </w:rPr>
            </w:pPr>
            <w:del w:id="1119" w:author="Torrey Samson" w:date="2026-07-31T11:55:00Z">
              <w:r w:rsidRPr="00C22D48">
                <w:rPr>
                  <w:rFonts w:eastAsia="Arial" w:cs="Arial"/>
                </w:rPr>
                <w:delText xml:space="preserve">Jackpot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1" w14:textId="2CD3B58B" w:rsidR="009A7F2E" w:rsidRPr="00C22D48" w:rsidRDefault="005302A0" w:rsidP="00C22D48">
            <w:pPr>
              <w:spacing w:before="60"/>
              <w:rPr>
                <w:del w:id="1120" w:author="Torrey Samson" w:date="2026-07-31T11:55:00Z"/>
                <w:rFonts w:eastAsia="Arial" w:cs="Arial"/>
              </w:rPr>
            </w:pPr>
            <w:del w:id="1121" w:author="Torrey Samson" w:date="2026-07-31T11:55:00Z">
              <w:r w:rsidRPr="00C22D48">
                <w:rPr>
                  <w:rFonts w:eastAsia="Arial" w:cs="Arial"/>
                </w:rPr>
                <w:delText xml:space="preserve">Jackpot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2" w14:textId="5C1DAA10" w:rsidR="009A7F2E" w:rsidRPr="00C22D48" w:rsidRDefault="005302A0" w:rsidP="00C22D48">
            <w:pPr>
              <w:spacing w:before="60"/>
              <w:rPr>
                <w:del w:id="1122" w:author="Torrey Samson" w:date="2026-07-31T11:55:00Z"/>
                <w:rFonts w:eastAsia="Arial" w:cs="Arial"/>
              </w:rPr>
            </w:pPr>
            <w:del w:id="1123" w:author="Torrey Samson" w:date="2026-07-31T11:55:00Z">
              <w:r w:rsidRPr="00C22D48">
                <w:rPr>
                  <w:rFonts w:eastAsia="Arial" w:cs="Arial"/>
                </w:rPr>
                <w:delText xml:space="preserve">Jackpot </w:delText>
              </w:r>
            </w:del>
          </w:p>
        </w:tc>
      </w:tr>
      <w:tr w:rsidR="009A7F2E" w14:paraId="0D2E76FD" w14:textId="77777777" w:rsidTr="00C22D48">
        <w:trPr>
          <w:trHeight w:val="480"/>
          <w:del w:id="1124"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D3" w14:textId="4E9448AD" w:rsidR="009A7F2E" w:rsidRPr="00C22D48" w:rsidRDefault="005302A0" w:rsidP="00C22D48">
            <w:pPr>
              <w:spacing w:before="60"/>
              <w:rPr>
                <w:del w:id="1125" w:author="Torrey Samson" w:date="2026-07-31T11:55:00Z"/>
                <w:rFonts w:eastAsia="Arial" w:cs="Arial"/>
              </w:rPr>
            </w:pPr>
            <w:del w:id="1126" w:author="Torrey Samson" w:date="2026-07-31T11:55:00Z">
              <w:r w:rsidRPr="00C22D48">
                <w:rPr>
                  <w:rFonts w:eastAsia="Arial" w:cs="Arial"/>
                </w:rPr>
                <w:delText xml:space="preserve">Second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D4" w14:textId="3EC971F8" w:rsidR="009A7F2E" w:rsidRPr="00C22D48" w:rsidRDefault="005302A0" w:rsidP="00C22D48">
            <w:pPr>
              <w:spacing w:before="60"/>
              <w:rPr>
                <w:del w:id="1127" w:author="Torrey Samson" w:date="2026-07-31T11:55:00Z"/>
                <w:rFonts w:eastAsia="Arial" w:cs="Arial"/>
              </w:rPr>
            </w:pPr>
            <w:del w:id="1128" w:author="Torrey Samson" w:date="2026-07-31T11:55:00Z">
              <w:r w:rsidRPr="00C22D48">
                <w:rPr>
                  <w:rFonts w:eastAsia="Arial" w:cs="Arial"/>
                </w:rPr>
                <w:delText xml:space="preserve">$1,000,000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5" w14:textId="519F7C8A" w:rsidR="009A7F2E" w:rsidRPr="00C22D48" w:rsidRDefault="005302A0" w:rsidP="00C22D48">
            <w:pPr>
              <w:spacing w:before="60"/>
              <w:rPr>
                <w:del w:id="1129" w:author="Torrey Samson" w:date="2026-07-31T11:55:00Z"/>
                <w:rFonts w:eastAsia="Arial" w:cs="Arial"/>
              </w:rPr>
            </w:pPr>
            <w:del w:id="1130" w:author="Torrey Samson" w:date="2026-07-31T11:55:00Z">
              <w:r w:rsidRPr="00C22D48">
                <w:rPr>
                  <w:rFonts w:eastAsia="Arial" w:cs="Arial"/>
                </w:rPr>
                <w:delText xml:space="preserve">$ 2,000,000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6" w14:textId="01924485" w:rsidR="009A7F2E" w:rsidRPr="00C22D48" w:rsidRDefault="005302A0" w:rsidP="00C22D48">
            <w:pPr>
              <w:spacing w:before="60"/>
              <w:rPr>
                <w:del w:id="1131" w:author="Torrey Samson" w:date="2026-07-31T11:55:00Z"/>
                <w:rFonts w:eastAsia="Arial" w:cs="Arial"/>
              </w:rPr>
            </w:pPr>
            <w:del w:id="1132" w:author="Torrey Samson" w:date="2026-07-31T11:55:00Z">
              <w:r w:rsidRPr="00C22D48">
                <w:rPr>
                  <w:rFonts w:eastAsia="Arial" w:cs="Arial"/>
                </w:rPr>
                <w:delText xml:space="preserve">$ 2,000,000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7" w14:textId="6F235920" w:rsidR="009A7F2E" w:rsidRPr="00C22D48" w:rsidRDefault="005302A0" w:rsidP="00C22D48">
            <w:pPr>
              <w:spacing w:before="60"/>
              <w:rPr>
                <w:del w:id="1133" w:author="Torrey Samson" w:date="2026-07-31T11:55:00Z"/>
                <w:rFonts w:eastAsia="Arial" w:cs="Arial"/>
              </w:rPr>
            </w:pPr>
            <w:del w:id="1134" w:author="Torrey Samson" w:date="2026-07-31T11:55:00Z">
              <w:r w:rsidRPr="00C22D48">
                <w:rPr>
                  <w:rFonts w:eastAsia="Arial" w:cs="Arial"/>
                </w:rPr>
                <w:delText xml:space="preserve">$ 2,000,000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8" w14:textId="4FD9988F" w:rsidR="009A7F2E" w:rsidRPr="00C22D48" w:rsidRDefault="005302A0" w:rsidP="00C22D48">
            <w:pPr>
              <w:spacing w:before="60"/>
              <w:rPr>
                <w:del w:id="1135" w:author="Torrey Samson" w:date="2026-07-31T11:55:00Z"/>
                <w:rFonts w:eastAsia="Arial" w:cs="Arial"/>
              </w:rPr>
            </w:pPr>
            <w:del w:id="1136" w:author="Torrey Samson" w:date="2026-07-31T11:55:00Z">
              <w:r w:rsidRPr="00C22D48">
                <w:rPr>
                  <w:rFonts w:eastAsia="Arial" w:cs="Arial"/>
                </w:rPr>
                <w:delText xml:space="preserve">$ 2,000,000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9" w14:textId="0CB67432" w:rsidR="009A7F2E" w:rsidRPr="00C22D48" w:rsidRDefault="005302A0" w:rsidP="00C22D48">
            <w:pPr>
              <w:spacing w:before="60"/>
              <w:rPr>
                <w:del w:id="1137" w:author="Torrey Samson" w:date="2026-07-31T11:55:00Z"/>
                <w:rFonts w:eastAsia="Arial" w:cs="Arial"/>
              </w:rPr>
            </w:pPr>
            <w:del w:id="1138" w:author="Torrey Samson" w:date="2026-07-31T11:55:00Z">
              <w:r w:rsidRPr="00C22D48">
                <w:rPr>
                  <w:rFonts w:eastAsia="Arial" w:cs="Arial"/>
                </w:rPr>
                <w:delText xml:space="preserve">$ 2,000,000 </w:delText>
              </w:r>
            </w:del>
          </w:p>
        </w:tc>
      </w:tr>
      <w:tr w:rsidR="009A7F2E" w14:paraId="4A977A09" w14:textId="77777777" w:rsidTr="00C22D48">
        <w:trPr>
          <w:trHeight w:val="480"/>
          <w:del w:id="1139"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DA" w14:textId="6F91442B" w:rsidR="009A7F2E" w:rsidRPr="00C22D48" w:rsidRDefault="005302A0" w:rsidP="00C22D48">
            <w:pPr>
              <w:spacing w:before="60"/>
              <w:rPr>
                <w:del w:id="1140" w:author="Torrey Samson" w:date="2026-07-31T11:55:00Z"/>
                <w:rFonts w:eastAsia="Arial" w:cs="Arial"/>
              </w:rPr>
            </w:pPr>
            <w:del w:id="1141" w:author="Torrey Samson" w:date="2026-07-31T11:55:00Z">
              <w:r w:rsidRPr="00C22D48">
                <w:rPr>
                  <w:rFonts w:eastAsia="Arial" w:cs="Arial"/>
                </w:rPr>
                <w:delText xml:space="preserve">Third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DB" w14:textId="35AA0305" w:rsidR="009A7F2E" w:rsidRPr="00C22D48" w:rsidRDefault="005302A0" w:rsidP="00C22D48">
            <w:pPr>
              <w:spacing w:before="60"/>
              <w:rPr>
                <w:del w:id="1142" w:author="Torrey Samson" w:date="2026-07-31T11:55:00Z"/>
                <w:rFonts w:eastAsia="Arial" w:cs="Arial"/>
              </w:rPr>
            </w:pPr>
            <w:del w:id="1143" w:author="Torrey Samson" w:date="2026-07-31T11:55:00Z">
              <w:r w:rsidRPr="00C22D48">
                <w:rPr>
                  <w:rFonts w:eastAsia="Arial" w:cs="Arial"/>
                </w:rPr>
                <w:delText xml:space="preserve">$50,000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C" w14:textId="7D3DE06B" w:rsidR="009A7F2E" w:rsidRPr="00C22D48" w:rsidRDefault="005302A0" w:rsidP="00C22D48">
            <w:pPr>
              <w:spacing w:before="60"/>
              <w:rPr>
                <w:del w:id="1144" w:author="Torrey Samson" w:date="2026-07-31T11:55:00Z"/>
                <w:rFonts w:eastAsia="Arial" w:cs="Arial"/>
              </w:rPr>
            </w:pPr>
            <w:del w:id="1145" w:author="Torrey Samson" w:date="2026-07-31T11:55:00Z">
              <w:r w:rsidRPr="00C22D48">
                <w:rPr>
                  <w:rFonts w:eastAsia="Arial" w:cs="Arial"/>
                </w:rPr>
                <w:delText xml:space="preserve">$100,000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D" w14:textId="793251FD" w:rsidR="009A7F2E" w:rsidRPr="00C22D48" w:rsidRDefault="005302A0" w:rsidP="00C22D48">
            <w:pPr>
              <w:spacing w:before="60"/>
              <w:rPr>
                <w:del w:id="1146" w:author="Torrey Samson" w:date="2026-07-31T11:55:00Z"/>
                <w:rFonts w:eastAsia="Arial" w:cs="Arial"/>
              </w:rPr>
            </w:pPr>
            <w:del w:id="1147" w:author="Torrey Samson" w:date="2026-07-31T11:55:00Z">
              <w:r w:rsidRPr="00C22D48">
                <w:rPr>
                  <w:rFonts w:eastAsia="Arial" w:cs="Arial"/>
                </w:rPr>
                <w:delText xml:space="preserve">$150,000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E" w14:textId="4D798E1D" w:rsidR="009A7F2E" w:rsidRPr="00C22D48" w:rsidRDefault="005302A0" w:rsidP="00C22D48">
            <w:pPr>
              <w:spacing w:before="60"/>
              <w:rPr>
                <w:del w:id="1148" w:author="Torrey Samson" w:date="2026-07-31T11:55:00Z"/>
                <w:rFonts w:eastAsia="Arial" w:cs="Arial"/>
              </w:rPr>
            </w:pPr>
            <w:del w:id="1149" w:author="Torrey Samson" w:date="2026-07-31T11:55:00Z">
              <w:r w:rsidRPr="00C22D48">
                <w:rPr>
                  <w:rFonts w:eastAsia="Arial" w:cs="Arial"/>
                </w:rPr>
                <w:delText xml:space="preserve">$200,000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DF" w14:textId="5274BDE0" w:rsidR="009A7F2E" w:rsidRPr="00C22D48" w:rsidRDefault="005302A0" w:rsidP="00C22D48">
            <w:pPr>
              <w:spacing w:before="60"/>
              <w:rPr>
                <w:del w:id="1150" w:author="Torrey Samson" w:date="2026-07-31T11:55:00Z"/>
                <w:rFonts w:eastAsia="Arial" w:cs="Arial"/>
              </w:rPr>
            </w:pPr>
            <w:del w:id="1151" w:author="Torrey Samson" w:date="2026-07-31T11:55:00Z">
              <w:r w:rsidRPr="00C22D48">
                <w:rPr>
                  <w:rFonts w:eastAsia="Arial" w:cs="Arial"/>
                </w:rPr>
                <w:delText xml:space="preserve">$250,000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0" w14:textId="72B39CBF" w:rsidR="009A7F2E" w:rsidRPr="00C22D48" w:rsidRDefault="005302A0" w:rsidP="00C22D48">
            <w:pPr>
              <w:spacing w:before="60"/>
              <w:rPr>
                <w:del w:id="1152" w:author="Torrey Samson" w:date="2026-07-31T11:55:00Z"/>
                <w:rFonts w:eastAsia="Arial" w:cs="Arial"/>
              </w:rPr>
            </w:pPr>
            <w:del w:id="1153" w:author="Torrey Samson" w:date="2026-07-31T11:55:00Z">
              <w:r w:rsidRPr="00C22D48">
                <w:rPr>
                  <w:rFonts w:eastAsia="Arial" w:cs="Arial"/>
                </w:rPr>
                <w:delText xml:space="preserve">$500,000 </w:delText>
              </w:r>
            </w:del>
          </w:p>
        </w:tc>
      </w:tr>
      <w:tr w:rsidR="009A7F2E" w14:paraId="303198F7" w14:textId="77777777" w:rsidTr="00C22D48">
        <w:trPr>
          <w:trHeight w:val="480"/>
          <w:del w:id="1154"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E1" w14:textId="39EEA727" w:rsidR="009A7F2E" w:rsidRPr="00C22D48" w:rsidRDefault="005302A0" w:rsidP="00C22D48">
            <w:pPr>
              <w:spacing w:before="60"/>
              <w:rPr>
                <w:del w:id="1155" w:author="Torrey Samson" w:date="2026-07-31T11:55:00Z"/>
                <w:rFonts w:eastAsia="Arial" w:cs="Arial"/>
              </w:rPr>
            </w:pPr>
            <w:del w:id="1156" w:author="Torrey Samson" w:date="2026-07-31T11:55:00Z">
              <w:r w:rsidRPr="00C22D48">
                <w:rPr>
                  <w:rFonts w:eastAsia="Arial" w:cs="Arial"/>
                </w:rPr>
                <w:delText xml:space="preserve">Fourth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E2" w14:textId="5D8E600B" w:rsidR="009A7F2E" w:rsidRPr="00C22D48" w:rsidRDefault="005302A0" w:rsidP="00C22D48">
            <w:pPr>
              <w:spacing w:before="60"/>
              <w:rPr>
                <w:del w:id="1157" w:author="Torrey Samson" w:date="2026-07-31T11:55:00Z"/>
                <w:rFonts w:eastAsia="Arial" w:cs="Arial"/>
              </w:rPr>
            </w:pPr>
            <w:del w:id="1158" w:author="Torrey Samson" w:date="2026-07-31T11:55:00Z">
              <w:r w:rsidRPr="00C22D48">
                <w:rPr>
                  <w:rFonts w:eastAsia="Arial" w:cs="Arial"/>
                </w:rPr>
                <w:delText xml:space="preserve">$100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3" w14:textId="03CFE2BD" w:rsidR="009A7F2E" w:rsidRPr="00C22D48" w:rsidRDefault="005302A0" w:rsidP="00C22D48">
            <w:pPr>
              <w:spacing w:before="60"/>
              <w:rPr>
                <w:del w:id="1159" w:author="Torrey Samson" w:date="2026-07-31T11:55:00Z"/>
                <w:rFonts w:eastAsia="Arial" w:cs="Arial"/>
              </w:rPr>
            </w:pPr>
            <w:del w:id="1160" w:author="Torrey Samson" w:date="2026-07-31T11:55:00Z">
              <w:r w:rsidRPr="00C22D48">
                <w:rPr>
                  <w:rFonts w:eastAsia="Arial" w:cs="Arial"/>
                </w:rPr>
                <w:delText xml:space="preserve">$200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4" w14:textId="7B13C018" w:rsidR="009A7F2E" w:rsidRPr="00C22D48" w:rsidRDefault="005302A0" w:rsidP="00C22D48">
            <w:pPr>
              <w:spacing w:before="60"/>
              <w:rPr>
                <w:del w:id="1161" w:author="Torrey Samson" w:date="2026-07-31T11:55:00Z"/>
                <w:rFonts w:eastAsia="Arial" w:cs="Arial"/>
              </w:rPr>
            </w:pPr>
            <w:del w:id="1162" w:author="Torrey Samson" w:date="2026-07-31T11:55:00Z">
              <w:r w:rsidRPr="00C22D48">
                <w:rPr>
                  <w:rFonts w:eastAsia="Arial" w:cs="Arial"/>
                </w:rPr>
                <w:delText xml:space="preserve">$300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5" w14:textId="7FDE0FA4" w:rsidR="009A7F2E" w:rsidRPr="00C22D48" w:rsidRDefault="005302A0" w:rsidP="00C22D48">
            <w:pPr>
              <w:spacing w:before="60"/>
              <w:rPr>
                <w:del w:id="1163" w:author="Torrey Samson" w:date="2026-07-31T11:55:00Z"/>
                <w:rFonts w:eastAsia="Arial" w:cs="Arial"/>
              </w:rPr>
            </w:pPr>
            <w:del w:id="1164" w:author="Torrey Samson" w:date="2026-07-31T11:55:00Z">
              <w:r w:rsidRPr="00C22D48">
                <w:rPr>
                  <w:rFonts w:eastAsia="Arial" w:cs="Arial"/>
                </w:rPr>
                <w:delText xml:space="preserve">$400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6" w14:textId="3B0BF773" w:rsidR="009A7F2E" w:rsidRPr="00C22D48" w:rsidRDefault="005302A0" w:rsidP="00C22D48">
            <w:pPr>
              <w:spacing w:before="60"/>
              <w:rPr>
                <w:del w:id="1165" w:author="Torrey Samson" w:date="2026-07-31T11:55:00Z"/>
                <w:rFonts w:eastAsia="Arial" w:cs="Arial"/>
              </w:rPr>
            </w:pPr>
            <w:del w:id="1166" w:author="Torrey Samson" w:date="2026-07-31T11:55:00Z">
              <w:r w:rsidRPr="00C22D48">
                <w:rPr>
                  <w:rFonts w:eastAsia="Arial" w:cs="Arial"/>
                </w:rPr>
                <w:delText xml:space="preserve">$500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7" w14:textId="122F4174" w:rsidR="009A7F2E" w:rsidRPr="00C22D48" w:rsidRDefault="005302A0" w:rsidP="00C22D48">
            <w:pPr>
              <w:spacing w:before="60"/>
              <w:rPr>
                <w:del w:id="1167" w:author="Torrey Samson" w:date="2026-07-31T11:55:00Z"/>
                <w:rFonts w:eastAsia="Arial" w:cs="Arial"/>
              </w:rPr>
            </w:pPr>
            <w:del w:id="1168" w:author="Torrey Samson" w:date="2026-07-31T11:55:00Z">
              <w:r w:rsidRPr="00C22D48">
                <w:rPr>
                  <w:rFonts w:eastAsia="Arial" w:cs="Arial"/>
                </w:rPr>
                <w:delText xml:space="preserve">$1,000 </w:delText>
              </w:r>
            </w:del>
          </w:p>
        </w:tc>
      </w:tr>
      <w:tr w:rsidR="009A7F2E" w14:paraId="79C61292" w14:textId="77777777" w:rsidTr="00C22D48">
        <w:trPr>
          <w:trHeight w:val="480"/>
          <w:del w:id="1169"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E8" w14:textId="640ABE4F" w:rsidR="009A7F2E" w:rsidRPr="00C22D48" w:rsidRDefault="005302A0" w:rsidP="00C22D48">
            <w:pPr>
              <w:spacing w:before="60"/>
              <w:rPr>
                <w:del w:id="1170" w:author="Torrey Samson" w:date="2026-07-31T11:55:00Z"/>
                <w:rFonts w:eastAsia="Arial" w:cs="Arial"/>
              </w:rPr>
            </w:pPr>
            <w:del w:id="1171" w:author="Torrey Samson" w:date="2026-07-31T11:55:00Z">
              <w:r w:rsidRPr="00C22D48">
                <w:rPr>
                  <w:rFonts w:eastAsia="Arial" w:cs="Arial"/>
                </w:rPr>
                <w:delText xml:space="preserve">Fifth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E9" w14:textId="2417BD7C" w:rsidR="009A7F2E" w:rsidRPr="00C22D48" w:rsidRDefault="005302A0" w:rsidP="00C22D48">
            <w:pPr>
              <w:spacing w:before="60"/>
              <w:rPr>
                <w:del w:id="1172" w:author="Torrey Samson" w:date="2026-07-31T11:55:00Z"/>
                <w:rFonts w:eastAsia="Arial" w:cs="Arial"/>
              </w:rPr>
            </w:pPr>
            <w:del w:id="1173" w:author="Torrey Samson" w:date="2026-07-31T11:55:00Z">
              <w:r w:rsidRPr="00C22D48">
                <w:rPr>
                  <w:rFonts w:eastAsia="Arial" w:cs="Arial"/>
                </w:rPr>
                <w:delText xml:space="preserve">$100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A" w14:textId="6985D800" w:rsidR="009A7F2E" w:rsidRPr="00C22D48" w:rsidRDefault="005302A0" w:rsidP="00C22D48">
            <w:pPr>
              <w:spacing w:before="60"/>
              <w:rPr>
                <w:del w:id="1174" w:author="Torrey Samson" w:date="2026-07-31T11:55:00Z"/>
                <w:rFonts w:eastAsia="Arial" w:cs="Arial"/>
              </w:rPr>
            </w:pPr>
            <w:del w:id="1175" w:author="Torrey Samson" w:date="2026-07-31T11:55:00Z">
              <w:r w:rsidRPr="00C22D48">
                <w:rPr>
                  <w:rFonts w:eastAsia="Arial" w:cs="Arial"/>
                </w:rPr>
                <w:delText xml:space="preserve">$200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B" w14:textId="34D2E8A9" w:rsidR="009A7F2E" w:rsidRPr="00C22D48" w:rsidRDefault="005302A0" w:rsidP="00C22D48">
            <w:pPr>
              <w:spacing w:before="60"/>
              <w:rPr>
                <w:del w:id="1176" w:author="Torrey Samson" w:date="2026-07-31T11:55:00Z"/>
                <w:rFonts w:eastAsia="Arial" w:cs="Arial"/>
              </w:rPr>
            </w:pPr>
            <w:del w:id="1177" w:author="Torrey Samson" w:date="2026-07-31T11:55:00Z">
              <w:r w:rsidRPr="00C22D48">
                <w:rPr>
                  <w:rFonts w:eastAsia="Arial" w:cs="Arial"/>
                </w:rPr>
                <w:delText xml:space="preserve">$300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C" w14:textId="5137932A" w:rsidR="009A7F2E" w:rsidRPr="00C22D48" w:rsidRDefault="005302A0" w:rsidP="00C22D48">
            <w:pPr>
              <w:spacing w:before="60"/>
              <w:rPr>
                <w:del w:id="1178" w:author="Torrey Samson" w:date="2026-07-31T11:55:00Z"/>
                <w:rFonts w:eastAsia="Arial" w:cs="Arial"/>
              </w:rPr>
            </w:pPr>
            <w:del w:id="1179" w:author="Torrey Samson" w:date="2026-07-31T11:55:00Z">
              <w:r w:rsidRPr="00C22D48">
                <w:rPr>
                  <w:rFonts w:eastAsia="Arial" w:cs="Arial"/>
                </w:rPr>
                <w:delText xml:space="preserve">$400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D" w14:textId="77FE2413" w:rsidR="009A7F2E" w:rsidRPr="00C22D48" w:rsidRDefault="005302A0" w:rsidP="00C22D48">
            <w:pPr>
              <w:spacing w:before="60"/>
              <w:rPr>
                <w:del w:id="1180" w:author="Torrey Samson" w:date="2026-07-31T11:55:00Z"/>
                <w:rFonts w:eastAsia="Arial" w:cs="Arial"/>
              </w:rPr>
            </w:pPr>
            <w:del w:id="1181" w:author="Torrey Samson" w:date="2026-07-31T11:55:00Z">
              <w:r w:rsidRPr="00C22D48">
                <w:rPr>
                  <w:rFonts w:eastAsia="Arial" w:cs="Arial"/>
                </w:rPr>
                <w:delText xml:space="preserve">$500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EE" w14:textId="3008FE26" w:rsidR="009A7F2E" w:rsidRPr="00C22D48" w:rsidRDefault="005302A0" w:rsidP="00C22D48">
            <w:pPr>
              <w:spacing w:before="60"/>
              <w:rPr>
                <w:del w:id="1182" w:author="Torrey Samson" w:date="2026-07-31T11:55:00Z"/>
                <w:rFonts w:eastAsia="Arial" w:cs="Arial"/>
              </w:rPr>
            </w:pPr>
            <w:del w:id="1183" w:author="Torrey Samson" w:date="2026-07-31T11:55:00Z">
              <w:r w:rsidRPr="00C22D48">
                <w:rPr>
                  <w:rFonts w:eastAsia="Arial" w:cs="Arial"/>
                </w:rPr>
                <w:delText xml:space="preserve">$1,000 </w:delText>
              </w:r>
            </w:del>
          </w:p>
        </w:tc>
      </w:tr>
      <w:tr w:rsidR="009A7F2E" w14:paraId="3EC358E2" w14:textId="77777777" w:rsidTr="00C22D48">
        <w:trPr>
          <w:trHeight w:val="480"/>
          <w:del w:id="1184"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EF" w14:textId="1E806ED6" w:rsidR="009A7F2E" w:rsidRPr="00C22D48" w:rsidRDefault="005302A0" w:rsidP="00C22D48">
            <w:pPr>
              <w:spacing w:before="60"/>
              <w:rPr>
                <w:del w:id="1185" w:author="Torrey Samson" w:date="2026-07-31T11:55:00Z"/>
                <w:rFonts w:eastAsia="Arial" w:cs="Arial"/>
              </w:rPr>
            </w:pPr>
            <w:del w:id="1186" w:author="Torrey Samson" w:date="2026-07-31T11:55:00Z">
              <w:r w:rsidRPr="00C22D48">
                <w:rPr>
                  <w:rFonts w:eastAsia="Arial" w:cs="Arial"/>
                </w:rPr>
                <w:delText xml:space="preserve">Sixth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F0" w14:textId="5602352F" w:rsidR="009A7F2E" w:rsidRPr="00C22D48" w:rsidRDefault="005302A0" w:rsidP="00C22D48">
            <w:pPr>
              <w:spacing w:before="60"/>
              <w:rPr>
                <w:del w:id="1187" w:author="Torrey Samson" w:date="2026-07-31T11:55:00Z"/>
                <w:rFonts w:eastAsia="Arial" w:cs="Arial"/>
              </w:rPr>
            </w:pPr>
            <w:del w:id="1188" w:author="Torrey Samson" w:date="2026-07-31T11:55:00Z">
              <w:r w:rsidRPr="00C22D48">
                <w:rPr>
                  <w:rFonts w:eastAsia="Arial" w:cs="Arial"/>
                </w:rPr>
                <w:delText xml:space="preserve">$7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1" w14:textId="7243E902" w:rsidR="009A7F2E" w:rsidRPr="00C22D48" w:rsidRDefault="005302A0" w:rsidP="00C22D48">
            <w:pPr>
              <w:spacing w:before="60"/>
              <w:rPr>
                <w:del w:id="1189" w:author="Torrey Samson" w:date="2026-07-31T11:55:00Z"/>
                <w:rFonts w:eastAsia="Arial" w:cs="Arial"/>
              </w:rPr>
            </w:pPr>
            <w:del w:id="1190" w:author="Torrey Samson" w:date="2026-07-31T11:55:00Z">
              <w:r w:rsidRPr="00C22D48">
                <w:rPr>
                  <w:rFonts w:eastAsia="Arial" w:cs="Arial"/>
                </w:rPr>
                <w:delText xml:space="preserve">$14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2" w14:textId="2DD92A64" w:rsidR="009A7F2E" w:rsidRPr="00C22D48" w:rsidRDefault="005302A0" w:rsidP="00C22D48">
            <w:pPr>
              <w:spacing w:before="60"/>
              <w:rPr>
                <w:del w:id="1191" w:author="Torrey Samson" w:date="2026-07-31T11:55:00Z"/>
                <w:rFonts w:eastAsia="Arial" w:cs="Arial"/>
              </w:rPr>
            </w:pPr>
            <w:del w:id="1192" w:author="Torrey Samson" w:date="2026-07-31T11:55:00Z">
              <w:r w:rsidRPr="00C22D48">
                <w:rPr>
                  <w:rFonts w:eastAsia="Arial" w:cs="Arial"/>
                </w:rPr>
                <w:delText xml:space="preserve">$21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3" w14:textId="6EB7AC29" w:rsidR="009A7F2E" w:rsidRPr="00C22D48" w:rsidRDefault="005302A0" w:rsidP="00C22D48">
            <w:pPr>
              <w:spacing w:before="60"/>
              <w:rPr>
                <w:del w:id="1193" w:author="Torrey Samson" w:date="2026-07-31T11:55:00Z"/>
                <w:rFonts w:eastAsia="Arial" w:cs="Arial"/>
              </w:rPr>
            </w:pPr>
            <w:del w:id="1194" w:author="Torrey Samson" w:date="2026-07-31T11:55:00Z">
              <w:r w:rsidRPr="00C22D48">
                <w:rPr>
                  <w:rFonts w:eastAsia="Arial" w:cs="Arial"/>
                </w:rPr>
                <w:delText xml:space="preserve">$28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4" w14:textId="41A46A2F" w:rsidR="009A7F2E" w:rsidRPr="00C22D48" w:rsidRDefault="005302A0" w:rsidP="00C22D48">
            <w:pPr>
              <w:spacing w:before="60"/>
              <w:rPr>
                <w:del w:id="1195" w:author="Torrey Samson" w:date="2026-07-31T11:55:00Z"/>
                <w:rFonts w:eastAsia="Arial" w:cs="Arial"/>
              </w:rPr>
            </w:pPr>
            <w:del w:id="1196" w:author="Torrey Samson" w:date="2026-07-31T11:55:00Z">
              <w:r w:rsidRPr="00C22D48">
                <w:rPr>
                  <w:rFonts w:eastAsia="Arial" w:cs="Arial"/>
                </w:rPr>
                <w:delText xml:space="preserve">$35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5" w14:textId="382C81E8" w:rsidR="009A7F2E" w:rsidRPr="00C22D48" w:rsidRDefault="005302A0" w:rsidP="00C22D48">
            <w:pPr>
              <w:spacing w:before="60"/>
              <w:rPr>
                <w:del w:id="1197" w:author="Torrey Samson" w:date="2026-07-31T11:55:00Z"/>
                <w:rFonts w:eastAsia="Arial" w:cs="Arial"/>
              </w:rPr>
            </w:pPr>
            <w:del w:id="1198" w:author="Torrey Samson" w:date="2026-07-31T11:55:00Z">
              <w:r w:rsidRPr="00C22D48">
                <w:rPr>
                  <w:rFonts w:eastAsia="Arial" w:cs="Arial"/>
                </w:rPr>
                <w:delText xml:space="preserve">$70 </w:delText>
              </w:r>
            </w:del>
          </w:p>
        </w:tc>
      </w:tr>
      <w:tr w:rsidR="009A7F2E" w14:paraId="6735BB07" w14:textId="77777777" w:rsidTr="00C22D48">
        <w:trPr>
          <w:trHeight w:val="494"/>
          <w:del w:id="1199"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F6" w14:textId="68168788" w:rsidR="009A7F2E" w:rsidRPr="00C22D48" w:rsidRDefault="005302A0" w:rsidP="00C22D48">
            <w:pPr>
              <w:spacing w:before="60"/>
              <w:rPr>
                <w:del w:id="1200" w:author="Torrey Samson" w:date="2026-07-31T11:55:00Z"/>
                <w:rFonts w:eastAsia="Arial" w:cs="Arial"/>
              </w:rPr>
            </w:pPr>
            <w:del w:id="1201" w:author="Torrey Samson" w:date="2026-07-31T11:55:00Z">
              <w:r w:rsidRPr="00C22D48">
                <w:rPr>
                  <w:rFonts w:eastAsia="Arial" w:cs="Arial"/>
                </w:rPr>
                <w:delText xml:space="preserve">Seventh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F7" w14:textId="478CC02A" w:rsidR="009A7F2E" w:rsidRPr="00C22D48" w:rsidRDefault="005302A0" w:rsidP="00C22D48">
            <w:pPr>
              <w:spacing w:before="60"/>
              <w:rPr>
                <w:del w:id="1202" w:author="Torrey Samson" w:date="2026-07-31T11:55:00Z"/>
                <w:rFonts w:eastAsia="Arial" w:cs="Arial"/>
              </w:rPr>
            </w:pPr>
            <w:del w:id="1203" w:author="Torrey Samson" w:date="2026-07-31T11:55:00Z">
              <w:r w:rsidRPr="00C22D48">
                <w:rPr>
                  <w:rFonts w:eastAsia="Arial" w:cs="Arial"/>
                </w:rPr>
                <w:delText xml:space="preserve">$7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8" w14:textId="0C6AC67F" w:rsidR="009A7F2E" w:rsidRPr="00C22D48" w:rsidRDefault="005302A0" w:rsidP="00C22D48">
            <w:pPr>
              <w:spacing w:before="60"/>
              <w:rPr>
                <w:del w:id="1204" w:author="Torrey Samson" w:date="2026-07-31T11:55:00Z"/>
                <w:rFonts w:eastAsia="Arial" w:cs="Arial"/>
              </w:rPr>
            </w:pPr>
            <w:del w:id="1205" w:author="Torrey Samson" w:date="2026-07-31T11:55:00Z">
              <w:r w:rsidRPr="00C22D48">
                <w:rPr>
                  <w:rFonts w:eastAsia="Arial" w:cs="Arial"/>
                </w:rPr>
                <w:delText xml:space="preserve">$14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9" w14:textId="34FC1E9D" w:rsidR="009A7F2E" w:rsidRPr="00C22D48" w:rsidRDefault="005302A0" w:rsidP="00C22D48">
            <w:pPr>
              <w:spacing w:before="60"/>
              <w:rPr>
                <w:del w:id="1206" w:author="Torrey Samson" w:date="2026-07-31T11:55:00Z"/>
                <w:rFonts w:eastAsia="Arial" w:cs="Arial"/>
              </w:rPr>
            </w:pPr>
            <w:del w:id="1207" w:author="Torrey Samson" w:date="2026-07-31T11:55:00Z">
              <w:r w:rsidRPr="00C22D48">
                <w:rPr>
                  <w:rFonts w:eastAsia="Arial" w:cs="Arial"/>
                </w:rPr>
                <w:delText xml:space="preserve">$21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A" w14:textId="2DF8C22D" w:rsidR="009A7F2E" w:rsidRPr="00C22D48" w:rsidRDefault="005302A0" w:rsidP="00C22D48">
            <w:pPr>
              <w:spacing w:before="60"/>
              <w:rPr>
                <w:del w:id="1208" w:author="Torrey Samson" w:date="2026-07-31T11:55:00Z"/>
                <w:rFonts w:eastAsia="Arial" w:cs="Arial"/>
              </w:rPr>
            </w:pPr>
            <w:del w:id="1209" w:author="Torrey Samson" w:date="2026-07-31T11:55:00Z">
              <w:r w:rsidRPr="00C22D48">
                <w:rPr>
                  <w:rFonts w:eastAsia="Arial" w:cs="Arial"/>
                </w:rPr>
                <w:delText xml:space="preserve">$28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B" w14:textId="729321D0" w:rsidR="009A7F2E" w:rsidRPr="00C22D48" w:rsidRDefault="005302A0" w:rsidP="00C22D48">
            <w:pPr>
              <w:spacing w:before="60"/>
              <w:rPr>
                <w:del w:id="1210" w:author="Torrey Samson" w:date="2026-07-31T11:55:00Z"/>
                <w:rFonts w:eastAsia="Arial" w:cs="Arial"/>
              </w:rPr>
            </w:pPr>
            <w:del w:id="1211" w:author="Torrey Samson" w:date="2026-07-31T11:55:00Z">
              <w:r w:rsidRPr="00C22D48">
                <w:rPr>
                  <w:rFonts w:eastAsia="Arial" w:cs="Arial"/>
                </w:rPr>
                <w:delText xml:space="preserve">$35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C" w14:textId="0B2A128E" w:rsidR="009A7F2E" w:rsidRPr="00C22D48" w:rsidRDefault="005302A0" w:rsidP="00C22D48">
            <w:pPr>
              <w:spacing w:before="60"/>
              <w:rPr>
                <w:del w:id="1212" w:author="Torrey Samson" w:date="2026-07-31T11:55:00Z"/>
                <w:rFonts w:eastAsia="Arial" w:cs="Arial"/>
              </w:rPr>
            </w:pPr>
            <w:del w:id="1213" w:author="Torrey Samson" w:date="2026-07-31T11:55:00Z">
              <w:r w:rsidRPr="00C22D48">
                <w:rPr>
                  <w:rFonts w:eastAsia="Arial" w:cs="Arial"/>
                </w:rPr>
                <w:delText xml:space="preserve">$70 </w:delText>
              </w:r>
            </w:del>
          </w:p>
        </w:tc>
      </w:tr>
      <w:tr w:rsidR="009A7F2E" w14:paraId="1354EF16" w14:textId="77777777" w:rsidTr="00C22D48">
        <w:trPr>
          <w:trHeight w:val="480"/>
          <w:del w:id="1214"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1FD" w14:textId="36D10272" w:rsidR="009A7F2E" w:rsidRPr="00C22D48" w:rsidRDefault="005302A0" w:rsidP="00C22D48">
            <w:pPr>
              <w:spacing w:before="60"/>
              <w:rPr>
                <w:del w:id="1215" w:author="Torrey Samson" w:date="2026-07-31T11:55:00Z"/>
                <w:rFonts w:eastAsia="Arial" w:cs="Arial"/>
              </w:rPr>
            </w:pPr>
            <w:del w:id="1216" w:author="Torrey Samson" w:date="2026-07-31T11:55:00Z">
              <w:r w:rsidRPr="00C22D48">
                <w:rPr>
                  <w:rFonts w:eastAsia="Arial" w:cs="Arial"/>
                </w:rPr>
                <w:delText xml:space="preserve">Eighth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1FE" w14:textId="2F0006AF" w:rsidR="009A7F2E" w:rsidRPr="00C22D48" w:rsidRDefault="005302A0" w:rsidP="00C22D48">
            <w:pPr>
              <w:spacing w:before="60"/>
              <w:rPr>
                <w:del w:id="1217" w:author="Torrey Samson" w:date="2026-07-31T11:55:00Z"/>
                <w:rFonts w:eastAsia="Arial" w:cs="Arial"/>
              </w:rPr>
            </w:pPr>
            <w:del w:id="1218" w:author="Torrey Samson" w:date="2026-07-31T11:55:00Z">
              <w:r w:rsidRPr="00C22D48">
                <w:rPr>
                  <w:rFonts w:eastAsia="Arial" w:cs="Arial"/>
                </w:rPr>
                <w:delText xml:space="preserve">$4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1FF" w14:textId="4808F33C" w:rsidR="009A7F2E" w:rsidRPr="00C22D48" w:rsidRDefault="005302A0" w:rsidP="00C22D48">
            <w:pPr>
              <w:spacing w:before="60"/>
              <w:rPr>
                <w:del w:id="1219" w:author="Torrey Samson" w:date="2026-07-31T11:55:00Z"/>
                <w:rFonts w:eastAsia="Arial" w:cs="Arial"/>
              </w:rPr>
            </w:pPr>
            <w:del w:id="1220" w:author="Torrey Samson" w:date="2026-07-31T11:55:00Z">
              <w:r w:rsidRPr="00C22D48">
                <w:rPr>
                  <w:rFonts w:eastAsia="Arial" w:cs="Arial"/>
                </w:rPr>
                <w:delText xml:space="preserve">$8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0" w14:textId="1596D784" w:rsidR="009A7F2E" w:rsidRPr="00C22D48" w:rsidRDefault="005302A0" w:rsidP="00C22D48">
            <w:pPr>
              <w:spacing w:before="60"/>
              <w:rPr>
                <w:del w:id="1221" w:author="Torrey Samson" w:date="2026-07-31T11:55:00Z"/>
                <w:rFonts w:eastAsia="Arial" w:cs="Arial"/>
              </w:rPr>
            </w:pPr>
            <w:del w:id="1222" w:author="Torrey Samson" w:date="2026-07-31T11:55:00Z">
              <w:r w:rsidRPr="00C22D48">
                <w:rPr>
                  <w:rFonts w:eastAsia="Arial" w:cs="Arial"/>
                </w:rPr>
                <w:delText xml:space="preserve">$12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1" w14:textId="053E6CFE" w:rsidR="009A7F2E" w:rsidRPr="00C22D48" w:rsidRDefault="005302A0" w:rsidP="00C22D48">
            <w:pPr>
              <w:spacing w:before="60"/>
              <w:rPr>
                <w:del w:id="1223" w:author="Torrey Samson" w:date="2026-07-31T11:55:00Z"/>
                <w:rFonts w:eastAsia="Arial" w:cs="Arial"/>
              </w:rPr>
            </w:pPr>
            <w:del w:id="1224" w:author="Torrey Samson" w:date="2026-07-31T11:55:00Z">
              <w:r w:rsidRPr="00C22D48">
                <w:rPr>
                  <w:rFonts w:eastAsia="Arial" w:cs="Arial"/>
                </w:rPr>
                <w:delText xml:space="preserve">$16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2" w14:textId="16995020" w:rsidR="009A7F2E" w:rsidRPr="00C22D48" w:rsidRDefault="005302A0" w:rsidP="00C22D48">
            <w:pPr>
              <w:spacing w:before="60"/>
              <w:rPr>
                <w:del w:id="1225" w:author="Torrey Samson" w:date="2026-07-31T11:55:00Z"/>
                <w:rFonts w:eastAsia="Arial" w:cs="Arial"/>
              </w:rPr>
            </w:pPr>
            <w:del w:id="1226" w:author="Torrey Samson" w:date="2026-07-31T11:55:00Z">
              <w:r w:rsidRPr="00C22D48">
                <w:rPr>
                  <w:rFonts w:eastAsia="Arial" w:cs="Arial"/>
                </w:rPr>
                <w:delText xml:space="preserve">$20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3" w14:textId="677CB8F8" w:rsidR="009A7F2E" w:rsidRPr="00C22D48" w:rsidRDefault="005302A0" w:rsidP="00C22D48">
            <w:pPr>
              <w:spacing w:before="60"/>
              <w:rPr>
                <w:del w:id="1227" w:author="Torrey Samson" w:date="2026-07-31T11:55:00Z"/>
                <w:rFonts w:eastAsia="Arial" w:cs="Arial"/>
              </w:rPr>
            </w:pPr>
            <w:del w:id="1228" w:author="Torrey Samson" w:date="2026-07-31T11:55:00Z">
              <w:r w:rsidRPr="00C22D48">
                <w:rPr>
                  <w:rFonts w:eastAsia="Arial" w:cs="Arial"/>
                </w:rPr>
                <w:delText xml:space="preserve">$40 </w:delText>
              </w:r>
            </w:del>
          </w:p>
        </w:tc>
      </w:tr>
      <w:tr w:rsidR="009A7F2E" w14:paraId="3C64D5EA" w14:textId="77777777" w:rsidTr="00C22D48">
        <w:trPr>
          <w:trHeight w:val="480"/>
          <w:del w:id="1229" w:author="Torrey Samson" w:date="2026-07-31T11:55:00Z"/>
        </w:trPr>
        <w:tc>
          <w:tcPr>
            <w:tcW w:w="1962" w:type="dxa"/>
            <w:tcBorders>
              <w:top w:val="single" w:sz="4" w:space="0" w:color="000000"/>
              <w:left w:val="single" w:sz="4" w:space="0" w:color="000000"/>
              <w:bottom w:val="single" w:sz="4" w:space="0" w:color="000000"/>
              <w:right w:val="single" w:sz="4" w:space="0" w:color="000000"/>
            </w:tcBorders>
            <w:vAlign w:val="center"/>
          </w:tcPr>
          <w:p w14:paraId="00000204" w14:textId="1E971F78" w:rsidR="009A7F2E" w:rsidRPr="00C22D48" w:rsidRDefault="005302A0" w:rsidP="00C22D48">
            <w:pPr>
              <w:spacing w:before="60"/>
              <w:rPr>
                <w:del w:id="1230" w:author="Torrey Samson" w:date="2026-07-31T11:55:00Z"/>
                <w:rFonts w:eastAsia="Arial" w:cs="Arial"/>
              </w:rPr>
            </w:pPr>
            <w:del w:id="1231" w:author="Torrey Samson" w:date="2026-07-31T11:55:00Z">
              <w:r w:rsidRPr="00C22D48">
                <w:rPr>
                  <w:rFonts w:eastAsia="Arial" w:cs="Arial"/>
                </w:rPr>
                <w:delText xml:space="preserve">Ninth Prize </w:delText>
              </w:r>
            </w:del>
          </w:p>
        </w:tc>
        <w:tc>
          <w:tcPr>
            <w:tcW w:w="1951" w:type="dxa"/>
            <w:tcBorders>
              <w:top w:val="single" w:sz="4" w:space="0" w:color="000000"/>
              <w:left w:val="single" w:sz="4" w:space="0" w:color="000000"/>
              <w:bottom w:val="single" w:sz="4" w:space="0" w:color="000000"/>
              <w:right w:val="single" w:sz="4" w:space="0" w:color="000000"/>
            </w:tcBorders>
            <w:vAlign w:val="center"/>
          </w:tcPr>
          <w:p w14:paraId="00000205" w14:textId="17C6F7FF" w:rsidR="009A7F2E" w:rsidRPr="00C22D48" w:rsidRDefault="005302A0" w:rsidP="00C22D48">
            <w:pPr>
              <w:spacing w:before="60"/>
              <w:rPr>
                <w:del w:id="1232" w:author="Torrey Samson" w:date="2026-07-31T11:55:00Z"/>
                <w:rFonts w:eastAsia="Arial" w:cs="Arial"/>
              </w:rPr>
            </w:pPr>
            <w:del w:id="1233" w:author="Torrey Samson" w:date="2026-07-31T11:55:00Z">
              <w:r w:rsidRPr="00C22D48">
                <w:rPr>
                  <w:rFonts w:eastAsia="Arial" w:cs="Arial"/>
                </w:rPr>
                <w:delText xml:space="preserve">$4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6" w14:textId="5FFA0D4B" w:rsidR="009A7F2E" w:rsidRPr="00C22D48" w:rsidRDefault="005302A0" w:rsidP="00C22D48">
            <w:pPr>
              <w:spacing w:before="60"/>
              <w:rPr>
                <w:del w:id="1234" w:author="Torrey Samson" w:date="2026-07-31T11:55:00Z"/>
                <w:rFonts w:eastAsia="Arial" w:cs="Arial"/>
              </w:rPr>
            </w:pPr>
            <w:del w:id="1235" w:author="Torrey Samson" w:date="2026-07-31T11:55:00Z">
              <w:r w:rsidRPr="00C22D48">
                <w:rPr>
                  <w:rFonts w:eastAsia="Arial" w:cs="Arial"/>
                </w:rPr>
                <w:delText xml:space="preserve">$8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7" w14:textId="5E4B27C9" w:rsidR="009A7F2E" w:rsidRPr="00C22D48" w:rsidRDefault="005302A0" w:rsidP="00C22D48">
            <w:pPr>
              <w:spacing w:before="60"/>
              <w:rPr>
                <w:del w:id="1236" w:author="Torrey Samson" w:date="2026-07-31T11:55:00Z"/>
                <w:rFonts w:eastAsia="Arial" w:cs="Arial"/>
              </w:rPr>
            </w:pPr>
            <w:del w:id="1237" w:author="Torrey Samson" w:date="2026-07-31T11:55:00Z">
              <w:r w:rsidRPr="00C22D48">
                <w:rPr>
                  <w:rFonts w:eastAsia="Arial" w:cs="Arial"/>
                </w:rPr>
                <w:delText xml:space="preserve">$12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8" w14:textId="75893ADF" w:rsidR="009A7F2E" w:rsidRPr="00C22D48" w:rsidRDefault="005302A0" w:rsidP="00C22D48">
            <w:pPr>
              <w:spacing w:before="60"/>
              <w:rPr>
                <w:del w:id="1238" w:author="Torrey Samson" w:date="2026-07-31T11:55:00Z"/>
                <w:rFonts w:eastAsia="Arial" w:cs="Arial"/>
              </w:rPr>
            </w:pPr>
            <w:del w:id="1239" w:author="Torrey Samson" w:date="2026-07-31T11:55:00Z">
              <w:r w:rsidRPr="00C22D48">
                <w:rPr>
                  <w:rFonts w:eastAsia="Arial" w:cs="Arial"/>
                </w:rPr>
                <w:delText xml:space="preserve">$16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9" w14:textId="5E8CD950" w:rsidR="009A7F2E" w:rsidRPr="00C22D48" w:rsidRDefault="005302A0" w:rsidP="00C22D48">
            <w:pPr>
              <w:spacing w:before="60"/>
              <w:rPr>
                <w:del w:id="1240" w:author="Torrey Samson" w:date="2026-07-31T11:55:00Z"/>
                <w:rFonts w:eastAsia="Arial" w:cs="Arial"/>
              </w:rPr>
            </w:pPr>
            <w:del w:id="1241" w:author="Torrey Samson" w:date="2026-07-31T11:55:00Z">
              <w:r w:rsidRPr="00C22D48">
                <w:rPr>
                  <w:rFonts w:eastAsia="Arial" w:cs="Arial"/>
                </w:rPr>
                <w:delText xml:space="preserve">$20 </w:delText>
              </w:r>
            </w:del>
          </w:p>
        </w:tc>
        <w:tc>
          <w:tcPr>
            <w:tcW w:w="1216" w:type="dxa"/>
            <w:tcBorders>
              <w:top w:val="single" w:sz="4" w:space="0" w:color="000000"/>
              <w:left w:val="single" w:sz="4" w:space="0" w:color="000000"/>
              <w:bottom w:val="single" w:sz="4" w:space="0" w:color="000000"/>
              <w:right w:val="single" w:sz="4" w:space="0" w:color="000000"/>
            </w:tcBorders>
            <w:vAlign w:val="center"/>
          </w:tcPr>
          <w:p w14:paraId="0000020A" w14:textId="3D8B2855" w:rsidR="009A7F2E" w:rsidRPr="00C22D48" w:rsidRDefault="005302A0" w:rsidP="00C22D48">
            <w:pPr>
              <w:spacing w:before="60"/>
              <w:rPr>
                <w:del w:id="1242" w:author="Torrey Samson" w:date="2026-07-31T11:55:00Z"/>
                <w:rFonts w:eastAsia="Arial" w:cs="Arial"/>
              </w:rPr>
            </w:pPr>
            <w:del w:id="1243" w:author="Torrey Samson" w:date="2026-07-31T11:55:00Z">
              <w:r w:rsidRPr="00C22D48">
                <w:rPr>
                  <w:rFonts w:eastAsia="Arial" w:cs="Arial"/>
                </w:rPr>
                <w:delText xml:space="preserve">$40 </w:delText>
              </w:r>
            </w:del>
          </w:p>
        </w:tc>
      </w:tr>
    </w:tbl>
    <w:p w14:paraId="0000020B" w14:textId="5DF98681" w:rsidR="009A7F2E" w:rsidRPr="009A7F2E" w:rsidRDefault="009A7F2E">
      <w:pPr>
        <w:tabs>
          <w:tab w:val="left" w:pos="720"/>
          <w:tab w:val="left" w:pos="1440"/>
        </w:tabs>
        <w:rPr>
          <w:del w:id="1244" w:author="Torrey Samson" w:date="2026-07-30T16:23:00Z"/>
          <w:rFonts w:ascii="Aptos" w:eastAsia="Aptos" w:hAnsi="Aptos" w:cs="Aptos"/>
          <w:rPrChange w:id="1245" w:author="Torrey Samson" w:date="2026-07-30T16:23:00Z">
            <w:rPr>
              <w:del w:id="1246" w:author="Torrey Samson" w:date="2026-07-30T16:23:00Z"/>
              <w:rFonts w:eastAsia="Arial" w:cs="Arial"/>
            </w:rPr>
          </w:rPrChange>
        </w:rPr>
        <w:pPrChange w:id="1247" w:author="Torrey Samson" w:date="2026-07-30T16:23:00Z">
          <w:pPr>
            <w:tabs>
              <w:tab w:val="left" w:pos="720"/>
              <w:tab w:val="left" w:pos="1440"/>
            </w:tabs>
            <w:ind w:left="720"/>
          </w:pPr>
        </w:pPrChange>
      </w:pPr>
    </w:p>
    <w:p w14:paraId="0000020C" w14:textId="15C7C07F" w:rsidR="009A7F2E" w:rsidRDefault="005302A0">
      <w:pPr>
        <w:pStyle w:val="par1"/>
        <w:rPr>
          <w:del w:id="1248" w:author="Torrey Samson" w:date="2026-07-30T16:23:00Z"/>
        </w:rPr>
        <w:pPrChange w:id="1249" w:author="Tennille Segura" w:date="2026-08-28T21:01:00Z">
          <w:pPr>
            <w:tabs>
              <w:tab w:val="left" w:pos="720"/>
              <w:tab w:val="left" w:pos="1440"/>
              <w:tab w:val="left" w:pos="2160"/>
            </w:tabs>
            <w:ind w:left="720" w:hanging="720"/>
          </w:pPr>
        </w:pPrChange>
      </w:pPr>
      <w:del w:id="1250" w:author="Torrey Samson" w:date="2026-07-30T16:23:00Z">
        <w:r>
          <w:delText>B.</w:delText>
        </w:r>
        <w:r>
          <w:tab/>
          <w:delText>If the Set Prizes are pari-mutuel as defined in section 14.A.10E of Rule 14.A Multi-state Jackpot Game “Powerball®”, and the Player has Purchased “Power Play®”, the amount of the pari-mutuel Set Prize will become pari-mutuel for that Drawing.</w:delText>
        </w:r>
      </w:del>
    </w:p>
    <w:p w14:paraId="0000020D" w14:textId="788C63AF" w:rsidR="009A7F2E" w:rsidRDefault="005302A0">
      <w:pPr>
        <w:pStyle w:val="par1"/>
        <w:rPr>
          <w:del w:id="1251" w:author="Torrey Samson" w:date="2026-07-30T16:23:00Z"/>
        </w:rPr>
        <w:pPrChange w:id="1252" w:author="Tennille Segura" w:date="2026-08-28T21:01:00Z">
          <w:pPr>
            <w:tabs>
              <w:tab w:val="left" w:pos="720"/>
              <w:tab w:val="left" w:pos="1440"/>
              <w:tab w:val="left" w:pos="2160"/>
            </w:tabs>
            <w:ind w:left="720" w:hanging="720"/>
          </w:pPr>
        </w:pPrChange>
      </w:pPr>
      <w:del w:id="1253" w:author="Torrey Samson" w:date="2026-07-30T16:23:00Z">
        <w:r>
          <w:delText>C.</w:delText>
        </w:r>
        <w:r>
          <w:tab/>
          <w:delText>A “Power Play®” Prize Pool established by the MUSL Board shall be used to fund “Power Play®” Prizes. The Prize Pool shall hold the temporary balances that may result from having fewer than expected Prize Winners for “Power Play®”. The source of the Prize Pool is each Party Lottery’s weekly Prize contributions less actual “Power Play®” Prize liability. The weekly Prize contribution percentage is determined by the MUSL Board and may be collected and placed in trust in the Prize Pool for the purpose of paying “Power Play®” Prizes. The Prize payout percentage per draw may vary. The Prize Pool shall be carried forward to subsequent draws if all or a portion of it is not needed to pay the “Power Play®” Prizes awarded in the current draw and held in the Prize Pool.</w:delText>
        </w:r>
      </w:del>
    </w:p>
    <w:p w14:paraId="0000020E" w14:textId="2C0A38F1" w:rsidR="009A7F2E" w:rsidRDefault="005302A0">
      <w:pPr>
        <w:pStyle w:val="Heading3"/>
        <w:rPr>
          <w:del w:id="1254" w:author="Torrey Samson" w:date="2026-07-30T16:23:00Z"/>
        </w:rPr>
        <w:pPrChange w:id="1255" w:author="Tennille Segura" w:date="2026-08-28T21:01:00Z">
          <w:pPr>
            <w:keepNext/>
            <w:spacing w:after="60"/>
          </w:pPr>
        </w:pPrChange>
      </w:pPr>
      <w:del w:id="1256" w:author="Torrey Samson" w:date="2026-07-30T16:23:00Z">
        <w:r>
          <w:delText xml:space="preserve">14.B.6 </w:delText>
        </w:r>
        <w:r>
          <w:tab/>
          <w:delText>Payment of Prizes</w:delText>
        </w:r>
      </w:del>
    </w:p>
    <w:p w14:paraId="0000020F" w14:textId="067AFEE7" w:rsidR="009A7F2E" w:rsidRDefault="005302A0">
      <w:pPr>
        <w:pStyle w:val="par1"/>
        <w:rPr>
          <w:del w:id="1257" w:author="Torrey Samson" w:date="2026-07-30T16:23:00Z"/>
        </w:rPr>
        <w:pPrChange w:id="1258" w:author="Tennille Segura" w:date="2026-08-28T21:01:00Z">
          <w:pPr>
            <w:tabs>
              <w:tab w:val="left" w:pos="720"/>
              <w:tab w:val="left" w:pos="1440"/>
              <w:tab w:val="left" w:pos="2160"/>
            </w:tabs>
            <w:ind w:left="720" w:hanging="720"/>
          </w:pPr>
        </w:pPrChange>
      </w:pPr>
      <w:del w:id="1259" w:author="Torrey Samson" w:date="2026-07-30T16:23:00Z">
        <w:r>
          <w:delText>A.</w:delText>
        </w:r>
        <w:r>
          <w:tab/>
          <w:delText>All Set Prizes with “Power Play®” shall be paid by the Lottery. The Lottery may begin paying Set Prizes after receiving authorization to pay from MUSL.</w:delText>
        </w:r>
      </w:del>
    </w:p>
    <w:p w14:paraId="00000210" w14:textId="594F8CDC" w:rsidR="009A7F2E" w:rsidRDefault="005302A0">
      <w:pPr>
        <w:pStyle w:val="par1"/>
        <w:rPr>
          <w:del w:id="1260" w:author="Torrey Samson" w:date="2026-07-30T16:23:00Z"/>
        </w:rPr>
        <w:pPrChange w:id="1261" w:author="Tennille Segura" w:date="2026-08-28T21:01:00Z">
          <w:pPr>
            <w:tabs>
              <w:tab w:val="left" w:pos="720"/>
              <w:tab w:val="left" w:pos="1440"/>
              <w:tab w:val="left" w:pos="2160"/>
            </w:tabs>
            <w:ind w:left="720" w:hanging="720"/>
          </w:pPr>
        </w:pPrChange>
      </w:pPr>
      <w:del w:id="1262" w:author="Torrey Samson" w:date="2026-07-30T16:23:00Z">
        <w:r>
          <w:delText>B.</w:delText>
        </w:r>
        <w:r>
          <w:tab/>
          <w:delText>All Prizes, including those with “Power Play®”, other than the Grand Prize, which, under these rules, may become pari-mutuel Prizes, may be rounded down so that Prizes can be paid in multiples of whole dollars. Breakage resulting from rounding these Prizes shall be carried forward to the Prize Pool for the next Drawing.</w:delText>
        </w:r>
      </w:del>
    </w:p>
    <w:p w14:paraId="00000211" w14:textId="432AC6C2" w:rsidR="009A7F2E" w:rsidRDefault="005302A0">
      <w:pPr>
        <w:pStyle w:val="par1"/>
        <w:rPr>
          <w:del w:id="1263" w:author="Torrey Samson" w:date="2026-07-30T16:23:00Z"/>
        </w:rPr>
        <w:pPrChange w:id="1264" w:author="Tennille Segura" w:date="2026-08-28T21:01:00Z">
          <w:pPr>
            <w:tabs>
              <w:tab w:val="left" w:pos="720"/>
              <w:tab w:val="left" w:pos="1440"/>
              <w:tab w:val="left" w:pos="2160"/>
            </w:tabs>
            <w:ind w:left="720" w:hanging="720"/>
          </w:pPr>
        </w:pPrChange>
      </w:pPr>
      <w:del w:id="1265" w:author="Torrey Samson" w:date="2026-07-30T16:23:00Z">
        <w:r>
          <w:delText>C.</w:delText>
        </w:r>
        <w:r>
          <w:tab/>
          <w:delText>The Director’s decision with respect to the Validation and payment of Set Prizes, whether during a “Powerball®” game or any Drawing related thereto, shall be final and binding upon all participants in the Lottery.</w:delText>
        </w:r>
      </w:del>
    </w:p>
    <w:p w14:paraId="00000212" w14:textId="45229B26" w:rsidR="009A7F2E" w:rsidRDefault="005302A0">
      <w:pPr>
        <w:pStyle w:val="Heading3"/>
        <w:rPr>
          <w:del w:id="1266" w:author="Torrey Samson" w:date="2026-07-30T16:23:00Z"/>
        </w:rPr>
        <w:pPrChange w:id="1267" w:author="Tennille Segura" w:date="2026-08-28T21:01:00Z">
          <w:pPr>
            <w:keepNext/>
            <w:spacing w:after="60"/>
          </w:pPr>
        </w:pPrChange>
      </w:pPr>
      <w:del w:id="1268" w:author="Torrey Samson" w:date="2026-07-30T16:23:00Z">
        <w:r>
          <w:delText xml:space="preserve">14.B.7 </w:delText>
        </w:r>
        <w:r>
          <w:tab/>
          <w:delText>Drawings</w:delText>
        </w:r>
      </w:del>
    </w:p>
    <w:p w14:paraId="00000213" w14:textId="5E8EA135" w:rsidR="009A7F2E" w:rsidRDefault="005302A0">
      <w:pPr>
        <w:pStyle w:val="par1"/>
        <w:rPr>
          <w:del w:id="1269" w:author="Torrey Samson" w:date="2026-07-30T16:23:00Z"/>
        </w:rPr>
        <w:pPrChange w:id="1270" w:author="Tennille Segura" w:date="2026-08-28T21:02:00Z">
          <w:pPr>
            <w:tabs>
              <w:tab w:val="left" w:pos="720"/>
              <w:tab w:val="left" w:pos="1440"/>
              <w:tab w:val="left" w:pos="2160"/>
            </w:tabs>
            <w:ind w:left="720" w:hanging="720"/>
          </w:pPr>
        </w:pPrChange>
      </w:pPr>
      <w:del w:id="1271" w:author="Torrey Samson" w:date="2026-07-30T16:23:00Z">
        <w:r>
          <w:delText>A.</w:delText>
        </w:r>
        <w:r>
          <w:tab/>
          <w:delText>There shall be three (3) “Power Play®” Drawings each week on Monday, Wednesday and Saturday evenings, unless the Drawing schedule is changed by the MUSL Board. In the event of an act of Force Majeure, the Drawing shall be rescheduled at the discretion of the MUSL Board.</w:delText>
        </w:r>
      </w:del>
    </w:p>
    <w:p w14:paraId="00000214" w14:textId="199256BE" w:rsidR="009A7F2E" w:rsidRDefault="005302A0">
      <w:pPr>
        <w:pStyle w:val="par1"/>
        <w:rPr>
          <w:del w:id="1272" w:author="Torrey Samson" w:date="2026-07-30T16:23:00Z"/>
        </w:rPr>
        <w:pPrChange w:id="1273" w:author="Tennille Segura" w:date="2026-08-28T21:02:00Z">
          <w:pPr>
            <w:tabs>
              <w:tab w:val="left" w:pos="720"/>
              <w:tab w:val="left" w:pos="1440"/>
              <w:tab w:val="left" w:pos="2160"/>
            </w:tabs>
            <w:ind w:left="720" w:hanging="720"/>
          </w:pPr>
        </w:pPrChange>
      </w:pPr>
      <w:del w:id="1274" w:author="Torrey Samson" w:date="2026-07-30T16:23:00Z">
        <w:r>
          <w:delText>B.</w:delText>
        </w:r>
        <w:r>
          <w:tab/>
          <w:delText>Each “Power Play®” Drawing shall determine, at random, a single Number in accordance with Drawing procedures. Any Number drawn is not declared a Winning Number until the Drawing is certified in accordance with the “Powerball®” Drawing procedure. The Number drawn shall be used to determine all “Powerball®” “Power Play®” Prize Amounts for that Drawing. If a “Powerball®” Drawing is not certified, the “Power Play®” Number for the Drawing defaults to “5”.</w:delText>
        </w:r>
      </w:del>
    </w:p>
    <w:p w14:paraId="00000215" w14:textId="6930FE2E" w:rsidR="009A7F2E" w:rsidRDefault="005302A0">
      <w:pPr>
        <w:pStyle w:val="par1"/>
        <w:rPr>
          <w:del w:id="1275" w:author="Torrey Samson" w:date="2026-07-30T16:23:00Z"/>
        </w:rPr>
        <w:pPrChange w:id="1276" w:author="Tennille Segura" w:date="2026-08-28T21:02:00Z">
          <w:pPr>
            <w:tabs>
              <w:tab w:val="left" w:pos="720"/>
              <w:tab w:val="left" w:pos="1440"/>
              <w:tab w:val="left" w:pos="2160"/>
            </w:tabs>
            <w:ind w:left="720" w:hanging="720"/>
          </w:pPr>
        </w:pPrChange>
      </w:pPr>
      <w:del w:id="1277" w:author="Torrey Samson" w:date="2026-07-30T16:23:00Z">
        <w:r>
          <w:lastRenderedPageBreak/>
          <w:delText>C.</w:delText>
        </w:r>
        <w:r>
          <w:tab/>
          <w:delText>Each “Power Play®” Drawing shall be witnessed by an auditor, as required in C.R.S 44-40-109 (2)(d). All Drawing equipment used shall be examined by the auditor immediately prior to, but no sooner than thirty (30) minutes before, a Drawing and immediately after, but no later than thirty (30) minutes following the Drawing.</w:delText>
        </w:r>
      </w:del>
    </w:p>
    <w:p w14:paraId="00000216" w14:textId="0E591C95" w:rsidR="009A7F2E" w:rsidRDefault="005302A0">
      <w:pPr>
        <w:pStyle w:val="par1"/>
        <w:rPr>
          <w:del w:id="1278" w:author="Torrey Samson" w:date="2026-07-30T16:23:00Z"/>
        </w:rPr>
        <w:pPrChange w:id="1279" w:author="Tennille Segura" w:date="2026-08-28T21:02:00Z">
          <w:pPr>
            <w:tabs>
              <w:tab w:val="left" w:pos="720"/>
              <w:tab w:val="left" w:pos="1440"/>
              <w:tab w:val="left" w:pos="2160"/>
            </w:tabs>
            <w:ind w:left="720" w:hanging="720"/>
          </w:pPr>
        </w:pPrChange>
      </w:pPr>
      <w:del w:id="1280" w:author="Torrey Samson" w:date="2026-07-30T16:23:00Z">
        <w:r>
          <w:delText>D.</w:delText>
        </w:r>
        <w:r>
          <w:tab/>
          <w:delText>The Drawing shall not be invalidated due to the multiplier drawn creating an excessive Prize liability for the Lottery.</w:delText>
        </w:r>
      </w:del>
    </w:p>
    <w:p w14:paraId="00000217" w14:textId="0BF5979F" w:rsidR="009A7F2E" w:rsidRDefault="005302A0">
      <w:pPr>
        <w:pStyle w:val="par1"/>
        <w:rPr>
          <w:del w:id="1281" w:author="Torrey Samson" w:date="2026-07-30T16:23:00Z"/>
        </w:rPr>
        <w:pPrChange w:id="1282" w:author="Tennille Segura" w:date="2026-08-28T21:02:00Z">
          <w:pPr>
            <w:tabs>
              <w:tab w:val="left" w:pos="720"/>
              <w:tab w:val="left" w:pos="1440"/>
              <w:tab w:val="left" w:pos="2160"/>
            </w:tabs>
            <w:ind w:left="720" w:hanging="720"/>
          </w:pPr>
        </w:pPrChange>
      </w:pPr>
      <w:del w:id="1283" w:author="Torrey Samson" w:date="2026-07-30T16:23:00Z">
        <w:r>
          <w:delText>E.</w:delText>
        </w:r>
        <w:r>
          <w:tab/>
          <w:delText>All “Power Play®” Drawings shall be open to the public.</w:delText>
        </w:r>
      </w:del>
    </w:p>
    <w:p w14:paraId="00000218" w14:textId="3631F1F1" w:rsidR="009A7F2E" w:rsidRDefault="005302A0">
      <w:pPr>
        <w:pStyle w:val="par1"/>
        <w:rPr>
          <w:del w:id="1284" w:author="Torrey Samson" w:date="2026-07-30T16:23:00Z"/>
        </w:rPr>
        <w:pPrChange w:id="1285" w:author="Tennille Segura" w:date="2026-08-28T21:02:00Z">
          <w:pPr>
            <w:tabs>
              <w:tab w:val="left" w:pos="720"/>
              <w:tab w:val="left" w:pos="1440"/>
              <w:tab w:val="left" w:pos="2160"/>
            </w:tabs>
            <w:ind w:left="720" w:hanging="720"/>
          </w:pPr>
        </w:pPrChange>
      </w:pPr>
      <w:del w:id="1286" w:author="Torrey Samson" w:date="2026-07-30T16:23:00Z">
        <w:r>
          <w:delText>F.</w:delText>
        </w:r>
        <w:r>
          <w:tab/>
          <w:delText>All Drawings, inspections and tests shall be recorded on videotape.</w:delText>
        </w:r>
      </w:del>
    </w:p>
    <w:p w14:paraId="00000219" w14:textId="20357CAB" w:rsidR="009A7F2E" w:rsidRDefault="005302A0">
      <w:pPr>
        <w:pStyle w:val="Heading3"/>
        <w:rPr>
          <w:del w:id="1287" w:author="Torrey Samson" w:date="2026-07-30T16:23:00Z"/>
        </w:rPr>
        <w:pPrChange w:id="1288" w:author="Tennille Segura" w:date="2026-08-28T21:02:00Z">
          <w:pPr>
            <w:keepNext/>
            <w:spacing w:after="60"/>
          </w:pPr>
        </w:pPrChange>
      </w:pPr>
      <w:del w:id="1289" w:author="Torrey Samson" w:date="2026-07-30T16:23:00Z">
        <w:r>
          <w:delText xml:space="preserve">14.B.8 </w:delText>
        </w:r>
        <w:r>
          <w:tab/>
          <w:delText>Sale of Tickets</w:delText>
        </w:r>
      </w:del>
    </w:p>
    <w:p w14:paraId="0000021A" w14:textId="6CBE36D6" w:rsidR="009A7F2E" w:rsidRDefault="005302A0">
      <w:pPr>
        <w:pStyle w:val="par1"/>
        <w:rPr>
          <w:del w:id="1290" w:author="Torrey Samson" w:date="2026-07-30T16:23:00Z"/>
        </w:rPr>
        <w:pPrChange w:id="1291" w:author="Tennille Segura" w:date="2026-08-28T21:02:00Z">
          <w:pPr>
            <w:tabs>
              <w:tab w:val="left" w:pos="720"/>
              <w:tab w:val="left" w:pos="1440"/>
              <w:tab w:val="left" w:pos="2160"/>
            </w:tabs>
            <w:ind w:left="720" w:hanging="720"/>
          </w:pPr>
        </w:pPrChange>
      </w:pPr>
      <w:del w:id="1292" w:author="Torrey Samson" w:date="2026-07-30T16:23:00Z">
        <w:r>
          <w:delText>A.</w:delText>
        </w:r>
        <w:r>
          <w:tab/>
          <w:delText>“Powerball®” with “Power Play®” Tickets may be Purchased from a Retailer or directly from the Lottery.</w:delText>
        </w:r>
      </w:del>
    </w:p>
    <w:p w14:paraId="0000021B" w14:textId="22944A75" w:rsidR="009A7F2E" w:rsidRDefault="005302A0">
      <w:pPr>
        <w:pStyle w:val="par1"/>
        <w:rPr>
          <w:del w:id="1293" w:author="Torrey Samson" w:date="2026-07-30T16:23:00Z"/>
        </w:rPr>
        <w:pPrChange w:id="1294" w:author="Tennille Segura" w:date="2026-08-28T21:02:00Z">
          <w:pPr>
            <w:tabs>
              <w:tab w:val="left" w:pos="720"/>
              <w:tab w:val="left" w:pos="1440"/>
              <w:tab w:val="left" w:pos="2160"/>
            </w:tabs>
            <w:ind w:left="720" w:hanging="720"/>
          </w:pPr>
        </w:pPrChange>
      </w:pPr>
      <w:del w:id="1295" w:author="Torrey Samson" w:date="2026-07-30T16:23:00Z">
        <w:r>
          <w:delText>B.</w:delText>
        </w:r>
        <w:r>
          <w:tab/>
          <w:delText>“Powerball®” with “Power Play®” Tickets shall show, at a minimum, the Player’s selection of Numbers, the number of Plays, the Drawing date, “Power Play®” option chosen, and Validation Numbers.</w:delText>
        </w:r>
      </w:del>
    </w:p>
    <w:p w14:paraId="0000021C" w14:textId="7647A123" w:rsidR="009A7F2E" w:rsidRDefault="005302A0">
      <w:pPr>
        <w:pStyle w:val="par1"/>
        <w:rPr>
          <w:del w:id="1296" w:author="Torrey Samson" w:date="2026-07-30T16:23:00Z"/>
        </w:rPr>
        <w:pPrChange w:id="1297" w:author="Tennille Segura" w:date="2026-08-28T21:02:00Z">
          <w:pPr>
            <w:tabs>
              <w:tab w:val="left" w:pos="720"/>
              <w:tab w:val="left" w:pos="1440"/>
              <w:tab w:val="left" w:pos="2160"/>
            </w:tabs>
            <w:ind w:left="720" w:hanging="720"/>
          </w:pPr>
        </w:pPrChange>
      </w:pPr>
      <w:del w:id="1298" w:author="Torrey Samson" w:date="2026-07-30T16:23:00Z">
        <w:r>
          <w:delText>C.</w:delText>
        </w:r>
        <w:r>
          <w:tab/>
          <w:delText>A Player of a “Powerball®” Ticket must choose, at the time of Purchase, whether or not he/she wants “Power Play®”.</w:delText>
        </w:r>
      </w:del>
    </w:p>
    <w:p w14:paraId="0000021D" w14:textId="70839845" w:rsidR="009A7F2E" w:rsidRDefault="005302A0">
      <w:pPr>
        <w:pStyle w:val="par2"/>
        <w:rPr>
          <w:del w:id="1299" w:author="Torrey Samson" w:date="2026-07-30T16:23:00Z"/>
        </w:rPr>
        <w:pPrChange w:id="1300" w:author="Tennille Segura" w:date="2026-08-28T21:02:00Z">
          <w:pPr>
            <w:tabs>
              <w:tab w:val="left" w:pos="720"/>
              <w:tab w:val="left" w:pos="1440"/>
              <w:tab w:val="left" w:pos="2160"/>
            </w:tabs>
            <w:ind w:left="1440" w:hanging="720"/>
          </w:pPr>
        </w:pPrChange>
      </w:pPr>
      <w:del w:id="1301" w:author="Torrey Samson" w:date="2026-07-30T16:23:00Z">
        <w:r>
          <w:delText>1.</w:delText>
        </w:r>
        <w:r>
          <w:tab/>
          <w:delText>The “Power Play®” option applies to all Plays on a single Ticket and cannot be Purchased on a Play-by-Play basis.</w:delText>
        </w:r>
      </w:del>
    </w:p>
    <w:p w14:paraId="0000021E" w14:textId="69FD86AE" w:rsidR="009A7F2E" w:rsidRDefault="005302A0">
      <w:pPr>
        <w:pStyle w:val="par1"/>
        <w:rPr>
          <w:del w:id="1302" w:author="Torrey Samson" w:date="2026-07-30T16:23:00Z"/>
        </w:rPr>
        <w:pPrChange w:id="1303" w:author="Tennille Segura" w:date="2026-08-28T21:02:00Z">
          <w:pPr>
            <w:tabs>
              <w:tab w:val="left" w:pos="720"/>
              <w:tab w:val="left" w:pos="1440"/>
              <w:tab w:val="left" w:pos="2160"/>
            </w:tabs>
            <w:ind w:left="720" w:hanging="720"/>
          </w:pPr>
        </w:pPrChange>
      </w:pPr>
      <w:del w:id="1304" w:author="Torrey Samson" w:date="2026-07-30T16:23:00Z">
        <w:r>
          <w:delText>D.</w:delText>
        </w:r>
        <w:r>
          <w:tab/>
          <w:delText>“Powerball®” with “Power Play®” Tickets may not be cancelled.</w:delText>
        </w:r>
      </w:del>
    </w:p>
    <w:p w14:paraId="0000021F" w14:textId="789EE7F6" w:rsidR="009A7F2E" w:rsidRDefault="005302A0">
      <w:pPr>
        <w:pStyle w:val="par2"/>
        <w:rPr>
          <w:del w:id="1305" w:author="Torrey Samson" w:date="2026-07-30T16:23:00Z"/>
        </w:rPr>
        <w:pPrChange w:id="1306" w:author="Tennille Segura" w:date="2026-08-28T21:02:00Z">
          <w:pPr>
            <w:tabs>
              <w:tab w:val="left" w:pos="720"/>
              <w:tab w:val="left" w:pos="1440"/>
              <w:tab w:val="left" w:pos="2160"/>
            </w:tabs>
            <w:ind w:left="1440" w:hanging="720"/>
          </w:pPr>
        </w:pPrChange>
      </w:pPr>
      <w:del w:id="1307" w:author="Torrey Samson" w:date="2026-07-30T16:23:00Z">
        <w:r>
          <w:delText>1.</w:delText>
        </w:r>
        <w:r>
          <w:tab/>
          <w:delText>If the “Powerball®” Game is cancelled by the “Powerball®” Product Group prior to the occurrence of all Drawings for which Plays have been sold, the Lottery may provide a refund mechanism for such Plays to the Players, and the Lottery shall not be required to remit its Prize Pool contributions for any such refunded Plays.</w:delText>
        </w:r>
      </w:del>
    </w:p>
    <w:p w14:paraId="00000220" w14:textId="40F5FECB" w:rsidR="009A7F2E" w:rsidRDefault="005302A0">
      <w:pPr>
        <w:pStyle w:val="Heading3"/>
        <w:rPr>
          <w:del w:id="1308" w:author="Torrey Samson" w:date="2026-07-30T16:23:00Z"/>
        </w:rPr>
        <w:pPrChange w:id="1309" w:author="Tennille Segura" w:date="2026-08-28T21:03:00Z">
          <w:pPr>
            <w:keepNext/>
            <w:spacing w:after="60"/>
          </w:pPr>
        </w:pPrChange>
      </w:pPr>
      <w:del w:id="1310" w:author="Torrey Samson" w:date="2026-07-30T16:23:00Z">
        <w:r>
          <w:delText xml:space="preserve">14.B.9 </w:delText>
        </w:r>
        <w:r>
          <w:tab/>
          <w:delText>Advance Play</w:delText>
        </w:r>
      </w:del>
    </w:p>
    <w:p w14:paraId="00000221" w14:textId="0ED61356" w:rsidR="009A7F2E" w:rsidRDefault="005302A0">
      <w:pPr>
        <w:tabs>
          <w:tab w:val="left" w:pos="720"/>
          <w:tab w:val="left" w:pos="1440"/>
        </w:tabs>
        <w:rPr>
          <w:del w:id="1311" w:author="Torrey Samson" w:date="2026-07-30T16:23:00Z"/>
          <w:rFonts w:eastAsia="Arial" w:cs="Arial"/>
        </w:rPr>
      </w:pPr>
      <w:del w:id="1312" w:author="Torrey Samson" w:date="2026-07-30T16:23:00Z">
        <w:r>
          <w:rPr>
            <w:rFonts w:eastAsia="Arial" w:cs="Arial"/>
          </w:rPr>
          <w:delText>Advance Play provides the opportunity to Purchase “Powerball®” Tickets for more than one (1) consecutive Drawing. A Purchaser of “Powerball®” Tickets may also Purchase the “Power Play®” option for all Advance Play Plays. The “Power Play®” option applies to all Drawings for which the Ticket is Purchased and the “Power Play®” option is selected. Players cannot elect the “Power Play®” option on a Drawing-by-Drawing basis when purchasing Advance Play Tickets. The Advance Play feature shall be available at the discretion of the Director.</w:delText>
        </w:r>
      </w:del>
    </w:p>
    <w:p w14:paraId="00000222" w14:textId="77777777" w:rsidR="009A7F2E" w:rsidRDefault="005302A0">
      <w:pPr>
        <w:pStyle w:val="Heading2"/>
        <w:rPr>
          <w:rFonts w:eastAsia="Arial"/>
        </w:rPr>
        <w:pPrChange w:id="1313" w:author="Tennille Segura" w:date="2026-08-28T21:04:00Z">
          <w:pPr>
            <w:keepNext/>
            <w:spacing w:after="60"/>
          </w:pPr>
        </w:pPrChange>
      </w:pPr>
      <w:r>
        <w:rPr>
          <w:rFonts w:eastAsia="Arial"/>
        </w:rPr>
        <w:lastRenderedPageBreak/>
        <w:t xml:space="preserve">RULE 14.C </w:t>
      </w:r>
      <w:r>
        <w:rPr>
          <w:rFonts w:eastAsia="Arial"/>
        </w:rPr>
        <w:tab/>
        <w:t>MEGA MILLIONS® GAME RULES</w:t>
      </w:r>
    </w:p>
    <w:p w14:paraId="00000223" w14:textId="77777777" w:rsidR="009A7F2E" w:rsidRDefault="005302A0">
      <w:pPr>
        <w:pStyle w:val="uparBold"/>
        <w:pPrChange w:id="1314" w:author="Tennille Segura" w:date="2026-08-28T21:04:00Z">
          <w:pPr>
            <w:tabs>
              <w:tab w:val="left" w:pos="720"/>
              <w:tab w:val="left" w:pos="1440"/>
            </w:tabs>
          </w:pPr>
        </w:pPrChange>
      </w:pPr>
      <w:r>
        <w:t>BASIS AND PURPOSE OF RULE 14.C</w:t>
      </w:r>
    </w:p>
    <w:p w14:paraId="00000224" w14:textId="39F50BF2" w:rsidR="009A7F2E" w:rsidRDefault="005302A0">
      <w:pPr>
        <w:pStyle w:val="upar1"/>
        <w:rPr>
          <w:rFonts w:eastAsia="Arial"/>
        </w:rPr>
        <w:pPrChange w:id="1315" w:author="Tennille Segura" w:date="2026-08-28T21:04:00Z">
          <w:pPr>
            <w:tabs>
              <w:tab w:val="left" w:pos="720"/>
              <w:tab w:val="left" w:pos="1440"/>
            </w:tabs>
          </w:pPr>
        </w:pPrChange>
      </w:pPr>
      <w:r>
        <w:rPr>
          <w:rFonts w:eastAsia="Arial"/>
        </w:rPr>
        <w:t xml:space="preserve">The purpose of Rule 14.C is to provide specific game details, instructions and requirements for the Multi-state Jackpot Game “Mega Millions®” such as sale of Tickets, payment of Prizes, and method for selecting and Validating winning Tickets. The statutory bases for Rule 14.C are </w:t>
      </w:r>
      <w:del w:id="1316" w:author="Torrey Samson" w:date="2026-08-06T11:33:00Z">
        <w:r>
          <w:rPr>
            <w:rFonts w:eastAsia="Arial"/>
          </w:rPr>
          <w:delText>C.R.S.</w:delText>
        </w:r>
      </w:del>
      <w:ins w:id="1317" w:author="Torrey Samson" w:date="2026-08-06T11:33:00Z">
        <w:r>
          <w:rPr>
            <w:rFonts w:eastAsia="Arial"/>
          </w:rPr>
          <w:t>sections</w:t>
        </w:r>
      </w:ins>
      <w:r>
        <w:rPr>
          <w:rFonts w:eastAsia="Arial"/>
        </w:rPr>
        <w:t xml:space="preserve"> </w:t>
      </w:r>
      <w:ins w:id="1318" w:author="Torrey Samson" w:date="2026-08-06T12:01:00Z">
        <w:r>
          <w:rPr>
            <w:rFonts w:eastAsia="Arial"/>
          </w:rPr>
          <w:t>24-4-103, 44-40-101, 44-40-102, 44-40-104, 44-40-105, 44-40-109, 44-40-113, and 44-40-114, C.R.S., and article 40 of title 44.</w:t>
        </w:r>
      </w:ins>
      <w:del w:id="1319" w:author="Torrey Samson" w:date="2026-08-06T12:01:00Z">
        <w:r>
          <w:rPr>
            <w:rFonts w:eastAsia="Arial"/>
          </w:rPr>
          <w:delText>44-40-101, 44-40104, 44-40-105, 44-40-109 (1) (a) and (2), 44-40-113 and 44-40-114.</w:delText>
        </w:r>
      </w:del>
    </w:p>
    <w:p w14:paraId="00000225" w14:textId="36BEC25B" w:rsidR="009A7F2E" w:rsidRDefault="005302A0">
      <w:pPr>
        <w:pStyle w:val="Heading3"/>
        <w:pPrChange w:id="1320" w:author="Tennille Segura" w:date="2026-08-28T21:04:00Z">
          <w:pPr>
            <w:keepNext/>
            <w:spacing w:after="60"/>
          </w:pPr>
        </w:pPrChange>
      </w:pPr>
      <w:r>
        <w:t>14.C.1</w:t>
      </w:r>
      <w:r>
        <w:tab/>
      </w:r>
      <w:ins w:id="1321" w:author="Torrey Samson" w:date="2026-07-30T16:30:00Z">
        <w:r>
          <w:tab/>
        </w:r>
      </w:ins>
      <w:r>
        <w:t>General Provisions</w:t>
      </w:r>
    </w:p>
    <w:p w14:paraId="00000226" w14:textId="769CBC7A" w:rsidR="009A7F2E" w:rsidRDefault="005302A0">
      <w:pPr>
        <w:pStyle w:val="upar1"/>
        <w:rPr>
          <w:ins w:id="1322" w:author="Torrey Samson" w:date="2026-07-30T16:29:00Z"/>
          <w:rFonts w:eastAsia="Arial"/>
        </w:rPr>
        <w:pPrChange w:id="1323" w:author="Tennille Segura" w:date="2026-08-28T21:05:00Z">
          <w:pPr>
            <w:tabs>
              <w:tab w:val="left" w:pos="720"/>
              <w:tab w:val="left" w:pos="1440"/>
            </w:tabs>
          </w:pPr>
        </w:pPrChange>
      </w:pPr>
      <w:ins w:id="1324" w:author="Torrey Samson" w:date="2026-07-30T16:29:00Z">
        <w:r>
          <w:rPr>
            <w:rFonts w:eastAsia="Arial"/>
          </w:rPr>
          <w:t>The following rules are incorporated by reference, except where the incorporated rules conflict with these Lottery Rules and Regulations:</w:t>
        </w:r>
      </w:ins>
    </w:p>
    <w:p w14:paraId="00000227" w14:textId="6782A6B6" w:rsidR="009A7F2E" w:rsidRPr="009A7F2E" w:rsidRDefault="005302A0">
      <w:pPr>
        <w:tabs>
          <w:tab w:val="left" w:pos="720"/>
          <w:tab w:val="left" w:pos="1440"/>
        </w:tabs>
        <w:ind w:left="714" w:hanging="624"/>
        <w:rPr>
          <w:ins w:id="1325" w:author="Torrey Samson" w:date="2026-07-30T16:29:00Z"/>
          <w:rFonts w:eastAsia="Arial" w:cs="Arial"/>
          <w:rPrChange w:id="1326" w:author="Torrey Samson" w:date="2026-07-31T10:10:00Z">
            <w:rPr>
              <w:ins w:id="1327" w:author="Torrey Samson" w:date="2026-07-30T16:29:00Z"/>
              <w:color w:val="000000"/>
            </w:rPr>
          </w:rPrChange>
        </w:rPr>
        <w:pPrChange w:id="1328" w:author="Torrey Samson" w:date="2026-07-31T10:10:00Z">
          <w:pPr>
            <w:numPr>
              <w:numId w:val="1"/>
            </w:numPr>
            <w:pBdr>
              <w:top w:val="nil"/>
              <w:left w:val="nil"/>
              <w:bottom w:val="nil"/>
              <w:right w:val="nil"/>
              <w:between w:val="nil"/>
            </w:pBdr>
            <w:tabs>
              <w:tab w:val="left" w:pos="720"/>
              <w:tab w:val="left" w:pos="1440"/>
            </w:tabs>
            <w:ind w:left="810" w:hanging="720"/>
          </w:pPr>
        </w:pPrChange>
      </w:pPr>
      <w:ins w:id="1329" w:author="Torrey Samson" w:date="2026-07-30T16:29:00Z">
        <w:r>
          <w:rPr>
            <w:rFonts w:eastAsia="Arial" w:cs="Arial"/>
            <w:color w:val="000000"/>
          </w:rPr>
          <w:t>A.</w:t>
        </w:r>
        <w:r>
          <w:rPr>
            <w:rFonts w:eastAsia="Arial" w:cs="Arial"/>
            <w:color w:val="000000"/>
          </w:rPr>
          <w:tab/>
        </w:r>
        <w:r>
          <w:rPr>
            <w:rFonts w:eastAsia="Arial" w:cs="Arial"/>
            <w:color w:val="000000"/>
            <w:rPrChange w:id="1330" w:author="Torrey Samson" w:date="2026-07-31T10:10:00Z">
              <w:rPr>
                <w:color w:val="000000"/>
              </w:rPr>
            </w:rPrChange>
          </w:rPr>
          <w:t xml:space="preserve">The following rules of the “MUSL Mega Millions® (M2G2) Product Group Rules” as adopted by the Multi-state Lottery Association are incorporated herein, effective as of April 5, 2025: MM Rule 19, Funds Transfer; MM Rule 21, Advance Sales; </w:t>
        </w:r>
        <w:r>
          <w:rPr>
            <w:rFonts w:eastAsia="Arial" w:cs="Arial"/>
            <w:color w:val="000000"/>
          </w:rPr>
          <w:t xml:space="preserve">and Part II, General Rules for the Mega Millions Game; </w:t>
        </w:r>
        <w:r>
          <w:rPr>
            <w:rFonts w:eastAsia="Arial" w:cs="Arial"/>
            <w:color w:val="000000"/>
            <w:rPrChange w:id="1331" w:author="Torrey Samson" w:date="2026-07-31T10:10:00Z">
              <w:rPr>
                <w:color w:val="000000"/>
              </w:rPr>
            </w:rPrChange>
          </w:rPr>
          <w:t xml:space="preserve">and Part III, Mega Millions Game. </w:t>
        </w:r>
      </w:ins>
    </w:p>
    <w:p w14:paraId="00000228" w14:textId="7944F5AC" w:rsidR="009A7F2E" w:rsidRDefault="005302A0">
      <w:pPr>
        <w:pStyle w:val="par1"/>
        <w:rPr>
          <w:ins w:id="1332" w:author="Torrey Samson" w:date="2026-07-30T16:29:00Z"/>
        </w:rPr>
        <w:pPrChange w:id="1333" w:author="Tennille Segura" w:date="2026-08-28T21:06:00Z">
          <w:pPr>
            <w:tabs>
              <w:tab w:val="left" w:pos="720"/>
              <w:tab w:val="left" w:pos="1440"/>
            </w:tabs>
            <w:ind w:left="720" w:hanging="720"/>
          </w:pPr>
        </w:pPrChange>
      </w:pPr>
      <w:ins w:id="1334" w:author="Torrey Samson" w:date="2026-07-30T16:29:00Z">
        <w:r>
          <w:t>B.</w:t>
        </w:r>
        <w:r>
          <w:tab/>
          <w:t xml:space="preserve">Interested parties may inspect the referenced incorporated materials by contacting the Division at </w:t>
        </w:r>
        <w:r>
          <w:rPr>
            <w:u w:val="single"/>
          </w:rPr>
          <w:t>dor_lotteryrules@state.co.us</w:t>
        </w:r>
        <w:r>
          <w:t xml:space="preserve"> or 225 N Main Street Pueblo, CO 81003.</w:t>
        </w:r>
      </w:ins>
    </w:p>
    <w:p w14:paraId="00000229" w14:textId="4A9E3FBD" w:rsidR="009A7F2E" w:rsidRDefault="005302A0">
      <w:pPr>
        <w:pStyle w:val="par1"/>
        <w:rPr>
          <w:ins w:id="1335" w:author="Torrey Samson" w:date="2026-07-30T16:29:00Z"/>
        </w:rPr>
        <w:pPrChange w:id="1336" w:author="Tennille Segura" w:date="2026-08-28T21:06:00Z">
          <w:pPr>
            <w:tabs>
              <w:tab w:val="left" w:pos="720"/>
              <w:tab w:val="left" w:pos="1440"/>
            </w:tabs>
            <w:ind w:left="720" w:hanging="720"/>
          </w:pPr>
        </w:pPrChange>
      </w:pPr>
      <w:ins w:id="1337" w:author="Torrey Samson" w:date="2026-07-30T16:29:00Z">
        <w:r>
          <w:t>C.</w:t>
        </w:r>
        <w:r>
          <w:tab/>
          <w:t xml:space="preserve">Interested parties may inspect the referenced incorporated materials by contacting </w:t>
        </w:r>
        <w:r>
          <w:rPr>
            <w:color w:val="467886"/>
            <w:u w:val="single"/>
          </w:rPr>
          <w:t>Legal@musl.com</w:t>
        </w:r>
        <w:r>
          <w:t xml:space="preserve"> or visiting https://www.megamillions.com/.</w:t>
        </w:r>
      </w:ins>
    </w:p>
    <w:p w14:paraId="0E6DE9D0" w14:textId="77777777" w:rsidR="00616E07" w:rsidRDefault="005302A0" w:rsidP="00616E07">
      <w:pPr>
        <w:pStyle w:val="par1"/>
        <w:rPr>
          <w:ins w:id="1338" w:author="Tennille Segura" w:date="2026-08-28T21:06:00Z"/>
        </w:rPr>
      </w:pPr>
      <w:ins w:id="1339" w:author="Torrey Samson" w:date="2026-07-30T16:29:00Z">
        <w:r>
          <w:t>D.</w:t>
        </w:r>
        <w:r>
          <w:tab/>
          <w:t>These regulations do not include later amendments to or editions of the incorporated material.</w:t>
        </w:r>
      </w:ins>
    </w:p>
    <w:p w14:paraId="0000022B" w14:textId="1266D7B5" w:rsidR="009A7F2E" w:rsidRDefault="005302A0">
      <w:pPr>
        <w:pStyle w:val="uparBold"/>
        <w:rPr>
          <w:del w:id="1340" w:author="Torrey Samson" w:date="2026-07-30T16:29:00Z"/>
        </w:rPr>
        <w:pPrChange w:id="1341" w:author="Tennille Segura" w:date="2026-08-28T21:06:00Z">
          <w:pPr>
            <w:tabs>
              <w:tab w:val="left" w:pos="720"/>
              <w:tab w:val="left" w:pos="1440"/>
            </w:tabs>
          </w:pPr>
        </w:pPrChange>
      </w:pPr>
      <w:del w:id="1342" w:author="Torrey Samson" w:date="2026-07-30T16:29:00Z">
        <w:r>
          <w:delText>The Multi-state Jackpot Game known as “Mega Millions®” shall be conducted pursuant to the following Rules and Regulations and such further instructions and directives as the Director and Commission may issue. If a conflict arises between another provision of the Lottery Rules and Regulations and this Rule 14.C, Rule 14.C shall apply. If a conflict arises between this Rule 14.C and the “Mega Millions®” Official Game Rule provided by the Mega Millions® Product Group, the “Mega Millions®” Official Game Rule shall apply.</w:delText>
        </w:r>
      </w:del>
    </w:p>
    <w:p w14:paraId="0000022C" w14:textId="31D50AF1" w:rsidR="009A7F2E" w:rsidRDefault="005302A0">
      <w:pPr>
        <w:pStyle w:val="uparBold"/>
        <w:rPr>
          <w:del w:id="1343" w:author="Torrey Samson" w:date="2026-07-30T16:29:00Z"/>
        </w:rPr>
        <w:pPrChange w:id="1344" w:author="Tennille Segura" w:date="2026-08-28T21:06:00Z">
          <w:pPr>
            <w:tabs>
              <w:tab w:val="left" w:pos="720"/>
              <w:tab w:val="left" w:pos="1440"/>
            </w:tabs>
          </w:pPr>
        </w:pPrChange>
      </w:pPr>
      <w:del w:id="1345" w:author="Torrey Samson" w:date="2026-07-30T16:29:00Z">
        <w:r>
          <w:delText>The Mega Millions® Product Group consists of 12 Party Lotteries and the Multi-state Lottery Association (MUSL) as representation for participating MUSL Party Lotteries.</w:delText>
        </w:r>
      </w:del>
    </w:p>
    <w:p w14:paraId="0000022D" w14:textId="73698DB4" w:rsidR="009A7F2E" w:rsidRDefault="005302A0">
      <w:pPr>
        <w:pStyle w:val="Heading3"/>
        <w:rPr>
          <w:del w:id="1346" w:author="Torrey Samson" w:date="2026-07-30T16:29:00Z"/>
        </w:rPr>
        <w:pPrChange w:id="1347" w:author="Tennille Segura" w:date="2026-08-28T21:07:00Z">
          <w:pPr>
            <w:keepNext/>
            <w:spacing w:after="60"/>
          </w:pPr>
        </w:pPrChange>
      </w:pPr>
      <w:del w:id="1348" w:author="Torrey Samson" w:date="2026-07-30T16:29:00Z">
        <w:r>
          <w:lastRenderedPageBreak/>
          <w:delText xml:space="preserve">14.C.2 </w:delText>
        </w:r>
        <w:r>
          <w:tab/>
          <w:delText>Definitions</w:delText>
        </w:r>
      </w:del>
    </w:p>
    <w:p w14:paraId="0000022E" w14:textId="1DA9A3D4" w:rsidR="009A7F2E" w:rsidRDefault="005302A0">
      <w:pPr>
        <w:pStyle w:val="upar1"/>
        <w:rPr>
          <w:del w:id="1349" w:author="Torrey Samson" w:date="2026-07-30T16:29:00Z"/>
          <w:rFonts w:eastAsia="Arial"/>
        </w:rPr>
        <w:pPrChange w:id="1350" w:author="Tennille Segura" w:date="2026-08-28T21:07:00Z">
          <w:pPr>
            <w:tabs>
              <w:tab w:val="left" w:pos="720"/>
              <w:tab w:val="left" w:pos="1440"/>
            </w:tabs>
          </w:pPr>
        </w:pPrChange>
      </w:pPr>
      <w:del w:id="1351" w:author="Torrey Samson" w:date="2026-07-30T16:29:00Z">
        <w:r>
          <w:rPr>
            <w:rFonts w:eastAsia="Arial"/>
          </w:rPr>
          <w:delText>In addition to the definitions provided in Rule 1.1 and Rule14.2 the following definitions apply to this Rule 14.C:</w:delText>
        </w:r>
      </w:del>
    </w:p>
    <w:p w14:paraId="0000022F" w14:textId="4965C115" w:rsidR="009A7F2E" w:rsidRDefault="005302A0">
      <w:pPr>
        <w:pStyle w:val="par1"/>
        <w:rPr>
          <w:del w:id="1352" w:author="Torrey Samson" w:date="2026-07-30T16:29:00Z"/>
        </w:rPr>
        <w:pPrChange w:id="1353" w:author="Tennille Segura" w:date="2026-08-28T21:07:00Z">
          <w:pPr>
            <w:tabs>
              <w:tab w:val="left" w:pos="720"/>
              <w:tab w:val="left" w:pos="1440"/>
              <w:tab w:val="left" w:pos="2160"/>
            </w:tabs>
            <w:ind w:left="720" w:hanging="720"/>
          </w:pPr>
        </w:pPrChange>
      </w:pPr>
      <w:del w:id="1354" w:author="Torrey Samson" w:date="2026-07-30T16:29:00Z">
        <w:r>
          <w:delText>A.</w:delText>
        </w:r>
        <w:r>
          <w:tab/>
          <w:delText>“Board” means that area of the Play Slip that contains sets of numbered squares to be marked by the Player.</w:delText>
        </w:r>
      </w:del>
    </w:p>
    <w:p w14:paraId="00000230" w14:textId="68ABE01F" w:rsidR="009A7F2E" w:rsidRDefault="005302A0">
      <w:pPr>
        <w:pStyle w:val="par1"/>
        <w:rPr>
          <w:del w:id="1355" w:author="Torrey Samson" w:date="2026-07-30T16:29:00Z"/>
        </w:rPr>
        <w:pPrChange w:id="1356" w:author="Tennille Segura" w:date="2026-08-28T21:07:00Z">
          <w:pPr>
            <w:tabs>
              <w:tab w:val="left" w:pos="720"/>
              <w:tab w:val="left" w:pos="1440"/>
              <w:tab w:val="left" w:pos="2160"/>
            </w:tabs>
            <w:ind w:left="720" w:hanging="720"/>
          </w:pPr>
        </w:pPrChange>
      </w:pPr>
      <w:del w:id="1357" w:author="Torrey Samson" w:date="2026-07-30T16:29:00Z">
        <w:r>
          <w:delText>B.</w:delText>
        </w:r>
        <w:r>
          <w:tab/>
          <w:delText>“Grand Prize” or “Jackpot” means a pari-mutuel Prize that is advertised to be paid with per-winner annuities or as a lump sum cash payment, unless otherwise specified by the Lottery.</w:delText>
        </w:r>
      </w:del>
    </w:p>
    <w:p w14:paraId="00000231" w14:textId="52D08BD5" w:rsidR="009A7F2E" w:rsidRDefault="005302A0">
      <w:pPr>
        <w:pStyle w:val="par1"/>
        <w:rPr>
          <w:del w:id="1358" w:author="Torrey Samson" w:date="2026-07-30T16:29:00Z"/>
        </w:rPr>
        <w:pPrChange w:id="1359" w:author="Tennille Segura" w:date="2026-08-28T21:07:00Z">
          <w:pPr>
            <w:tabs>
              <w:tab w:val="left" w:pos="720"/>
              <w:tab w:val="left" w:pos="1440"/>
              <w:tab w:val="left" w:pos="2160"/>
            </w:tabs>
            <w:ind w:left="720" w:hanging="720"/>
          </w:pPr>
        </w:pPrChange>
      </w:pPr>
      <w:del w:id="1360" w:author="Torrey Samson" w:date="2026-07-30T16:29:00Z">
        <w:r>
          <w:delText>C.</w:delText>
        </w:r>
        <w:r>
          <w:tab/>
          <w:delText>“MUSL Board” means the governing body of the Multi-state Lottery Association Mega Millions® Product Group, which is comprised of the chief executive officer of each Party Lottery.</w:delText>
        </w:r>
      </w:del>
    </w:p>
    <w:p w14:paraId="00000232" w14:textId="36B29EC7" w:rsidR="009A7F2E" w:rsidRDefault="005302A0">
      <w:pPr>
        <w:pStyle w:val="par1"/>
        <w:rPr>
          <w:del w:id="1361" w:author="Torrey Samson" w:date="2026-07-30T16:29:00Z"/>
        </w:rPr>
        <w:pPrChange w:id="1362" w:author="Tennille Segura" w:date="2026-08-28T21:07:00Z">
          <w:pPr>
            <w:tabs>
              <w:tab w:val="left" w:pos="720"/>
              <w:tab w:val="left" w:pos="1440"/>
              <w:tab w:val="left" w:pos="2160"/>
            </w:tabs>
            <w:ind w:left="720" w:hanging="720"/>
          </w:pPr>
        </w:pPrChange>
      </w:pPr>
      <w:del w:id="1363" w:author="Torrey Samson" w:date="2026-07-30T16:29:00Z">
        <w:r>
          <w:delText>D.</w:delText>
        </w:r>
        <w:r>
          <w:tab/>
          <w:delText>“Number” means any Play integer from one (1) through seventy (70) inclusive.</w:delText>
        </w:r>
      </w:del>
    </w:p>
    <w:p w14:paraId="00000233" w14:textId="66338C21" w:rsidR="009A7F2E" w:rsidRDefault="005302A0">
      <w:pPr>
        <w:pStyle w:val="par1"/>
        <w:rPr>
          <w:del w:id="1364" w:author="Torrey Samson" w:date="2026-07-30T16:29:00Z"/>
        </w:rPr>
        <w:pPrChange w:id="1365" w:author="Tennille Segura" w:date="2026-08-28T21:07:00Z">
          <w:pPr>
            <w:tabs>
              <w:tab w:val="left" w:pos="720"/>
              <w:tab w:val="left" w:pos="1440"/>
              <w:tab w:val="left" w:pos="2160"/>
            </w:tabs>
            <w:ind w:left="720" w:hanging="720"/>
          </w:pPr>
        </w:pPrChange>
      </w:pPr>
      <w:del w:id="1366" w:author="Torrey Samson" w:date="2026-07-30T16:29:00Z">
        <w:r>
          <w:delText>E.</w:delText>
        </w:r>
        <w:r>
          <w:tab/>
          <w:delText>“Play” means the six (6) numbers, the first five (5) from a field of seventy (70) numbers and at least one (1) from a field of twenty-four (24) numbers, that appear on a Ticket or Ticketless transaction as a single lettered selection and are to be played by a Player in the game.</w:delText>
        </w:r>
      </w:del>
    </w:p>
    <w:p w14:paraId="00000234" w14:textId="6374B3AC" w:rsidR="009A7F2E" w:rsidRDefault="005302A0">
      <w:pPr>
        <w:pStyle w:val="par1"/>
        <w:rPr>
          <w:del w:id="1367" w:author="Torrey Samson" w:date="2026-07-30T16:29:00Z"/>
        </w:rPr>
        <w:pPrChange w:id="1368" w:author="Tennille Segura" w:date="2026-08-28T21:07:00Z">
          <w:pPr>
            <w:tabs>
              <w:tab w:val="left" w:pos="720"/>
              <w:tab w:val="left" w:pos="1440"/>
              <w:tab w:val="left" w:pos="2160"/>
            </w:tabs>
            <w:ind w:left="720" w:hanging="720"/>
          </w:pPr>
        </w:pPrChange>
      </w:pPr>
      <w:del w:id="1369" w:author="Torrey Samson" w:date="2026-07-30T16:29:00Z">
        <w:r>
          <w:delText>F.</w:delText>
        </w:r>
        <w:r>
          <w:tab/>
          <w:delText>“Prize Pool” means a defined percentage of sales as specified in this Rule.</w:delText>
        </w:r>
      </w:del>
    </w:p>
    <w:p w14:paraId="00000235" w14:textId="3DEFF66F" w:rsidR="009A7F2E" w:rsidRDefault="005302A0">
      <w:pPr>
        <w:pStyle w:val="par1"/>
        <w:rPr>
          <w:del w:id="1370" w:author="Torrey Samson" w:date="2026-07-30T16:29:00Z"/>
        </w:rPr>
        <w:pPrChange w:id="1371" w:author="Tennille Segura" w:date="2026-08-28T21:07:00Z">
          <w:pPr>
            <w:tabs>
              <w:tab w:val="left" w:pos="720"/>
              <w:tab w:val="left" w:pos="1440"/>
              <w:tab w:val="left" w:pos="2160"/>
            </w:tabs>
            <w:ind w:left="720" w:hanging="720"/>
          </w:pPr>
        </w:pPrChange>
      </w:pPr>
      <w:del w:id="1372" w:author="Torrey Samson" w:date="2026-07-30T16:29:00Z">
        <w:r>
          <w:delText>G.</w:delText>
        </w:r>
        <w:r>
          <w:tab/>
          <w:delText>“Set Prize Pool” means an account held by MUSL that holds the temporary balances transferred to MUSL from Party Lotteries, which results from having fewer-than-expected Prize Winners in the Set Prize Categories. This money is paid out to Party Lotteries in subsequent Drawings that have more Prize Winners than are statistically expected in the Set Prize Categories.</w:delText>
        </w:r>
      </w:del>
    </w:p>
    <w:p w14:paraId="00000236" w14:textId="6D2A80FB" w:rsidR="009A7F2E" w:rsidRDefault="005302A0">
      <w:pPr>
        <w:pStyle w:val="par1"/>
        <w:rPr>
          <w:del w:id="1373" w:author="Torrey Samson" w:date="2026-07-30T16:29:00Z"/>
        </w:rPr>
        <w:pPrChange w:id="1374" w:author="Tennille Segura" w:date="2026-08-28T21:07:00Z">
          <w:pPr>
            <w:tabs>
              <w:tab w:val="left" w:pos="720"/>
              <w:tab w:val="left" w:pos="1440"/>
              <w:tab w:val="left" w:pos="2160"/>
            </w:tabs>
            <w:ind w:left="720" w:hanging="720"/>
          </w:pPr>
        </w:pPrChange>
      </w:pPr>
      <w:del w:id="1375" w:author="Torrey Samson" w:date="2026-07-30T16:29:00Z">
        <w:r>
          <w:delText>H.</w:delText>
        </w:r>
        <w:r>
          <w:tab/>
          <w:delText>The “Multiplier” is a unique number that is automatically selected by computer software. The “Multiplier” increases non Jackpot Prizes by two times, three times, four times, or ten times the Prize won.</w:delText>
        </w:r>
      </w:del>
    </w:p>
    <w:p w14:paraId="00000237" w14:textId="0C109176" w:rsidR="009A7F2E" w:rsidRDefault="005302A0">
      <w:pPr>
        <w:pStyle w:val="Heading3"/>
        <w:rPr>
          <w:del w:id="1376" w:author="Torrey Samson" w:date="2026-07-30T16:29:00Z"/>
        </w:rPr>
        <w:pPrChange w:id="1377" w:author="Tennille Segura" w:date="2026-08-28T21:07:00Z">
          <w:pPr>
            <w:keepNext/>
            <w:spacing w:after="60"/>
          </w:pPr>
        </w:pPrChange>
      </w:pPr>
      <w:del w:id="1378" w:author="Torrey Samson" w:date="2026-07-30T16:29:00Z">
        <w:r>
          <w:delText xml:space="preserve">14.C.3 </w:delText>
        </w:r>
        <w:r>
          <w:tab/>
          <w:delText>Price of “Mega Millions®” Ticket</w:delText>
        </w:r>
      </w:del>
    </w:p>
    <w:p w14:paraId="00000238" w14:textId="39227F48" w:rsidR="009A7F2E" w:rsidRDefault="005302A0">
      <w:pPr>
        <w:pStyle w:val="upar1"/>
        <w:rPr>
          <w:del w:id="1379" w:author="Torrey Samson" w:date="2026-07-30T16:29:00Z"/>
          <w:rFonts w:eastAsia="Arial"/>
        </w:rPr>
        <w:pPrChange w:id="1380" w:author="Tennille Segura" w:date="2026-08-28T21:07:00Z">
          <w:pPr>
            <w:tabs>
              <w:tab w:val="left" w:pos="720"/>
              <w:tab w:val="left" w:pos="1440"/>
            </w:tabs>
          </w:pPr>
        </w:pPrChange>
      </w:pPr>
      <w:del w:id="1381" w:author="Torrey Samson" w:date="2026-07-30T16:29:00Z">
        <w:r>
          <w:rPr>
            <w:rFonts w:eastAsia="Arial"/>
          </w:rPr>
          <w:delText>The price of each “Mega Millions®” Play shall be Five Dollars ($5.00).</w:delText>
        </w:r>
      </w:del>
    </w:p>
    <w:p w14:paraId="00000239" w14:textId="0765F93C" w:rsidR="009A7F2E" w:rsidRDefault="009A7F2E">
      <w:pPr>
        <w:tabs>
          <w:tab w:val="left" w:pos="720"/>
          <w:tab w:val="left" w:pos="1440"/>
        </w:tabs>
        <w:ind w:left="720" w:hanging="720"/>
        <w:rPr>
          <w:del w:id="1382" w:author="Torrey Samson" w:date="2026-07-30T16:29:00Z"/>
          <w:rFonts w:eastAsia="Arial" w:cs="Arial"/>
        </w:rPr>
        <w:pPrChange w:id="1383" w:author="Torrey Samson" w:date="2026-08-25T15:52:00Z">
          <w:pPr>
            <w:tabs>
              <w:tab w:val="left" w:pos="720"/>
              <w:tab w:val="left" w:pos="1440"/>
            </w:tabs>
          </w:pPr>
        </w:pPrChange>
      </w:pPr>
    </w:p>
    <w:p w14:paraId="0000023A" w14:textId="1B4F0AC8" w:rsidR="009A7F2E" w:rsidRDefault="009A7F2E">
      <w:pPr>
        <w:tabs>
          <w:tab w:val="left" w:pos="720"/>
          <w:tab w:val="left" w:pos="1440"/>
        </w:tabs>
        <w:ind w:left="720" w:hanging="720"/>
        <w:rPr>
          <w:del w:id="1384" w:author="Torrey Samson" w:date="2026-07-30T16:29:00Z"/>
          <w:rFonts w:eastAsia="Arial" w:cs="Arial"/>
        </w:rPr>
        <w:pPrChange w:id="1385" w:author="Torrey Samson" w:date="2026-08-25T15:52:00Z">
          <w:pPr>
            <w:tabs>
              <w:tab w:val="left" w:pos="720"/>
              <w:tab w:val="left" w:pos="1440"/>
            </w:tabs>
          </w:pPr>
        </w:pPrChange>
      </w:pPr>
    </w:p>
    <w:p w14:paraId="0000023B" w14:textId="684B4B2A" w:rsidR="009A7F2E" w:rsidRDefault="005302A0">
      <w:pPr>
        <w:pStyle w:val="Heading3"/>
        <w:rPr>
          <w:del w:id="1386" w:author="Torrey Samson" w:date="2026-07-30T16:29:00Z"/>
        </w:rPr>
        <w:pPrChange w:id="1387" w:author="Tennille Segura" w:date="2026-08-28T21:08:00Z">
          <w:pPr>
            <w:keepNext/>
            <w:spacing w:after="60"/>
          </w:pPr>
        </w:pPrChange>
      </w:pPr>
      <w:del w:id="1388" w:author="Torrey Samson" w:date="2026-07-30T16:29:00Z">
        <w:r>
          <w:delText xml:space="preserve">14.C.4 </w:delText>
        </w:r>
        <w:r>
          <w:tab/>
          <w:delText>Play for “Mega Millions®”</w:delText>
        </w:r>
      </w:del>
    </w:p>
    <w:p w14:paraId="0000023C" w14:textId="36E94B42" w:rsidR="009A7F2E" w:rsidRDefault="005302A0">
      <w:pPr>
        <w:pStyle w:val="par1"/>
        <w:rPr>
          <w:del w:id="1389" w:author="Torrey Samson" w:date="2026-07-30T16:29:00Z"/>
        </w:rPr>
        <w:pPrChange w:id="1390" w:author="Tennille Segura" w:date="2026-08-28T21:08:00Z">
          <w:pPr>
            <w:tabs>
              <w:tab w:val="left" w:pos="720"/>
              <w:tab w:val="left" w:pos="1440"/>
              <w:tab w:val="left" w:pos="2160"/>
            </w:tabs>
            <w:ind w:left="720" w:hanging="720"/>
          </w:pPr>
        </w:pPrChange>
      </w:pPr>
      <w:del w:id="1391" w:author="Torrey Samson" w:date="2026-07-30T16:29:00Z">
        <w:r>
          <w:delText>A.</w:delText>
        </w:r>
        <w:r>
          <w:tab/>
          <w:delText xml:space="preserve">A “Mega Millions®” Player must select six (6) Numbers in each play; five (5) Numbers out of seventy (70) plus one (1) out of twenty-four (24). A winning Play is achieved only when the following combinations of Numbers selected match, in </w:delText>
        </w:r>
        <w:r>
          <w:lastRenderedPageBreak/>
          <w:delText>any order, the five (5) plus one (1) Winning Numbers drawn. Those combinations are 5+1, 5+0, 4+1, 4+0, 3+1, 3+0, 2+1, 1+1 and 0+1.</w:delText>
        </w:r>
      </w:del>
    </w:p>
    <w:p w14:paraId="0000023D" w14:textId="16E3038D" w:rsidR="009A7F2E" w:rsidRDefault="005302A0">
      <w:pPr>
        <w:pStyle w:val="par1"/>
        <w:rPr>
          <w:del w:id="1392" w:author="Torrey Samson" w:date="2026-07-30T16:29:00Z"/>
        </w:rPr>
        <w:pPrChange w:id="1393" w:author="Tennille Segura" w:date="2026-08-28T21:08:00Z">
          <w:pPr>
            <w:tabs>
              <w:tab w:val="left" w:pos="720"/>
              <w:tab w:val="left" w:pos="1440"/>
              <w:tab w:val="left" w:pos="2160"/>
            </w:tabs>
            <w:ind w:left="720" w:hanging="720"/>
          </w:pPr>
        </w:pPrChange>
      </w:pPr>
      <w:del w:id="1394" w:author="Torrey Samson" w:date="2026-07-30T16:29:00Z">
        <w:r>
          <w:delText>B.</w:delText>
        </w:r>
        <w:r>
          <w:tab/>
          <w:delText>Each Mega Millions® Play will include a Multiplier, which is a unique number (2X, 3X, 4X, 5X, 10X) that is automatically selected by computer software and printed directly on a Mega Millions® Ticket. The Multiplier increases non-Jackpot Prizes by two times, three times, four times, five times, or ten times the Prize won.</w:delText>
        </w:r>
      </w:del>
    </w:p>
    <w:p w14:paraId="0000023E" w14:textId="181C6113" w:rsidR="009A7F2E" w:rsidRDefault="005302A0">
      <w:pPr>
        <w:pStyle w:val="par1"/>
        <w:rPr>
          <w:del w:id="1395" w:author="Torrey Samson" w:date="2026-07-30T16:29:00Z"/>
        </w:rPr>
        <w:pPrChange w:id="1396" w:author="Tennille Segura" w:date="2026-08-28T21:08:00Z">
          <w:pPr>
            <w:tabs>
              <w:tab w:val="left" w:pos="720"/>
              <w:tab w:val="left" w:pos="1440"/>
              <w:tab w:val="left" w:pos="2160"/>
            </w:tabs>
            <w:ind w:left="720" w:hanging="720"/>
          </w:pPr>
        </w:pPrChange>
      </w:pPr>
      <w:del w:id="1397" w:author="Torrey Samson" w:date="2026-07-30T16:29:00Z">
        <w:r>
          <w:delText>C.</w:delText>
        </w:r>
        <w:r>
          <w:tab/>
          <w:delText>The Player can use Play Slips, as described in section 14.C.8., to make Number selections. The Gaming Terminal reads the Play Slip and issues a Ticket with corresponding Play(s). If a Play Slip is not available, the Retailer may enter the selected Numbers via the keyboard. If offered by the Lottery, a Player may leave all or a portion of his/her Play selections to a random number generator operated by the Gaming Terminal, commonly referred to as a Quick Pick or partial Quick Pick.</w:delText>
        </w:r>
      </w:del>
    </w:p>
    <w:p w14:paraId="0000023F" w14:textId="4FFEB43C" w:rsidR="009A7F2E" w:rsidRDefault="005302A0">
      <w:pPr>
        <w:pStyle w:val="par1"/>
        <w:rPr>
          <w:del w:id="1398" w:author="Torrey Samson" w:date="2026-07-30T16:29:00Z"/>
        </w:rPr>
        <w:pPrChange w:id="1399" w:author="Tennille Segura" w:date="2026-08-28T21:08:00Z">
          <w:pPr>
            <w:tabs>
              <w:tab w:val="left" w:pos="720"/>
              <w:tab w:val="left" w:pos="1440"/>
              <w:tab w:val="left" w:pos="2160"/>
            </w:tabs>
            <w:ind w:left="720" w:hanging="720"/>
          </w:pPr>
        </w:pPrChange>
      </w:pPr>
      <w:del w:id="1400" w:author="Torrey Samson" w:date="2026-07-30T16:29:00Z">
        <w:r>
          <w:delText>D.</w:delText>
        </w:r>
        <w:r>
          <w:tab/>
          <w:delText>Players who win the Second through Ninth set Prize (any Prize except the Grand Prize) will receive an amount equal to the base Prize multiplied by the “MULTIPLIER®” number generated at the time of Purchase. See the Prize Pool table provided in section 14C.5.B for Prizes won if the set Prizes are not pari-mutuel as defined in Paragraph 14.C.5.C.2 of Rule 14.C.</w:delText>
        </w:r>
      </w:del>
    </w:p>
    <w:p w14:paraId="00000240" w14:textId="74A45813" w:rsidR="009A7F2E" w:rsidRDefault="005302A0">
      <w:pPr>
        <w:pStyle w:val="Heading3"/>
        <w:rPr>
          <w:del w:id="1401" w:author="Torrey Samson" w:date="2026-07-30T16:29:00Z"/>
        </w:rPr>
        <w:pPrChange w:id="1402" w:author="Tennille Segura" w:date="2026-08-28T21:08:00Z">
          <w:pPr>
            <w:keepNext/>
            <w:spacing w:after="60"/>
          </w:pPr>
        </w:pPrChange>
      </w:pPr>
      <w:del w:id="1403" w:author="Torrey Samson" w:date="2026-07-30T16:29:00Z">
        <w:r>
          <w:delText xml:space="preserve">14.C.5 </w:delText>
        </w:r>
        <w:r>
          <w:tab/>
          <w:delText>Prizes for “Mega Millions®”</w:delText>
        </w:r>
      </w:del>
    </w:p>
    <w:p w14:paraId="00000241" w14:textId="674D395A" w:rsidR="009A7F2E" w:rsidRDefault="005302A0">
      <w:pPr>
        <w:pStyle w:val="par1"/>
        <w:rPr>
          <w:del w:id="1404" w:author="Torrey Samson" w:date="2026-07-30T16:29:00Z"/>
        </w:rPr>
        <w:pPrChange w:id="1405" w:author="Tennille Segura" w:date="2026-08-28T21:08:00Z">
          <w:pPr>
            <w:tabs>
              <w:tab w:val="left" w:pos="720"/>
              <w:tab w:val="left" w:pos="1440"/>
              <w:tab w:val="left" w:pos="2160"/>
            </w:tabs>
            <w:ind w:left="720" w:hanging="720"/>
          </w:pPr>
        </w:pPrChange>
      </w:pPr>
      <w:del w:id="1406" w:author="Torrey Samson" w:date="2026-07-30T16:29:00Z">
        <w:r>
          <w:delText>A.</w:delText>
        </w:r>
        <w:r>
          <w:tab/>
          <w:delText>Odds of winning a Prize are displayed in the table below:</w:delText>
        </w:r>
      </w:del>
    </w:p>
    <w:p w14:paraId="00000242" w14:textId="1A101C45" w:rsidR="009A7F2E" w:rsidDel="00C22D48" w:rsidRDefault="009A7F2E">
      <w:pPr>
        <w:tabs>
          <w:tab w:val="left" w:pos="720"/>
          <w:tab w:val="left" w:pos="1440"/>
          <w:tab w:val="left" w:pos="2160"/>
        </w:tabs>
        <w:ind w:left="720" w:hanging="720"/>
        <w:rPr>
          <w:del w:id="1407" w:author="Torrey Samson" w:date="2026-08-25T13:28:00Z"/>
          <w:rFonts w:eastAsia="Arial" w:cs="Arial"/>
        </w:rPr>
      </w:pPr>
    </w:p>
    <w:tbl>
      <w:tblPr>
        <w:tblW w:w="8191" w:type="dxa"/>
        <w:tblInd w:w="811" w:type="dxa"/>
        <w:tblLayout w:type="fixed"/>
        <w:tblCellMar>
          <w:top w:w="107" w:type="dxa"/>
          <w:left w:w="106" w:type="dxa"/>
          <w:bottom w:w="6" w:type="dxa"/>
          <w:right w:w="91" w:type="dxa"/>
        </w:tblCellMar>
        <w:tblLook w:val="0400" w:firstRow="0" w:lastRow="0" w:firstColumn="0" w:lastColumn="0" w:noHBand="0" w:noVBand="1"/>
      </w:tblPr>
      <w:tblGrid>
        <w:gridCol w:w="3870"/>
        <w:gridCol w:w="2161"/>
        <w:gridCol w:w="2160"/>
      </w:tblGrid>
      <w:tr w:rsidR="009A7F2E" w14:paraId="79318145" w14:textId="77777777" w:rsidTr="00C22D48">
        <w:trPr>
          <w:trHeight w:val="530"/>
          <w:tblHeader/>
          <w:del w:id="140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43" w14:textId="608239DD" w:rsidR="009A7F2E" w:rsidRPr="00C22D48" w:rsidRDefault="005302A0">
            <w:pPr>
              <w:spacing w:before="60"/>
              <w:ind w:left="720" w:hanging="720"/>
              <w:rPr>
                <w:del w:id="1409" w:author="Torrey Samson" w:date="2026-07-31T09:23:00Z"/>
                <w:rFonts w:eastAsia="Arial" w:cs="Arial"/>
              </w:rPr>
              <w:pPrChange w:id="1410" w:author="Torrey Samson" w:date="2026-08-25T15:52:00Z">
                <w:pPr>
                  <w:spacing w:before="60"/>
                </w:pPr>
              </w:pPrChange>
            </w:pPr>
            <w:del w:id="1411" w:author="Torrey Samson" w:date="2026-07-31T09:23:00Z">
              <w:r w:rsidRPr="00C22D48">
                <w:rPr>
                  <w:rFonts w:eastAsia="Arial" w:cs="Arial"/>
                </w:rPr>
                <w:delText xml:space="preserve">MATCHING COMBINATIONS </w:delText>
              </w:r>
            </w:del>
          </w:p>
        </w:tc>
        <w:tc>
          <w:tcPr>
            <w:tcW w:w="2161" w:type="dxa"/>
            <w:tcBorders>
              <w:top w:val="single" w:sz="4" w:space="0" w:color="000000"/>
              <w:left w:val="single" w:sz="4" w:space="0" w:color="000000"/>
              <w:bottom w:val="single" w:sz="4" w:space="0" w:color="000000"/>
              <w:right w:val="single" w:sz="4" w:space="0" w:color="000000"/>
            </w:tcBorders>
          </w:tcPr>
          <w:p w14:paraId="00000244" w14:textId="40B0B5D6" w:rsidR="009A7F2E" w:rsidRPr="00C22D48" w:rsidRDefault="005302A0">
            <w:pPr>
              <w:spacing w:before="60"/>
              <w:ind w:left="720" w:hanging="720"/>
              <w:rPr>
                <w:del w:id="1412" w:author="Torrey Samson" w:date="2026-07-31T09:23:00Z"/>
                <w:rFonts w:eastAsia="Arial" w:cs="Arial"/>
              </w:rPr>
              <w:pPrChange w:id="1413" w:author="Torrey Samson" w:date="2026-08-25T15:52:00Z">
                <w:pPr>
                  <w:spacing w:before="60"/>
                </w:pPr>
              </w:pPrChange>
            </w:pPr>
            <w:del w:id="1414" w:author="Torrey Samson" w:date="2026-07-31T09:23:00Z">
              <w:r w:rsidRPr="00C22D48">
                <w:rPr>
                  <w:rFonts w:eastAsia="Arial" w:cs="Arial"/>
                </w:rPr>
                <w:delText xml:space="preserve">PRIZE CATEGORY </w:delText>
              </w:r>
            </w:del>
          </w:p>
        </w:tc>
        <w:tc>
          <w:tcPr>
            <w:tcW w:w="2160" w:type="dxa"/>
            <w:tcBorders>
              <w:top w:val="single" w:sz="4" w:space="0" w:color="000000"/>
              <w:left w:val="single" w:sz="4" w:space="0" w:color="000000"/>
              <w:bottom w:val="single" w:sz="4" w:space="0" w:color="000000"/>
              <w:right w:val="single" w:sz="4" w:space="0" w:color="000000"/>
            </w:tcBorders>
            <w:vAlign w:val="bottom"/>
          </w:tcPr>
          <w:p w14:paraId="00000245" w14:textId="7A245FF5" w:rsidR="009A7F2E" w:rsidRPr="00C22D48" w:rsidRDefault="005302A0">
            <w:pPr>
              <w:spacing w:before="60"/>
              <w:ind w:left="720" w:hanging="720"/>
              <w:rPr>
                <w:del w:id="1415" w:author="Torrey Samson" w:date="2026-07-31T09:23:00Z"/>
                <w:rFonts w:eastAsia="Arial" w:cs="Arial"/>
              </w:rPr>
              <w:pPrChange w:id="1416" w:author="Torrey Samson" w:date="2026-08-25T15:52:00Z">
                <w:pPr>
                  <w:spacing w:before="60"/>
                </w:pPr>
              </w:pPrChange>
            </w:pPr>
            <w:del w:id="1417" w:author="Torrey Samson" w:date="2026-07-31T09:23:00Z">
              <w:r w:rsidRPr="00C22D48">
                <w:rPr>
                  <w:rFonts w:eastAsia="Arial" w:cs="Arial"/>
                </w:rPr>
                <w:delText xml:space="preserve">ODDS OF WINNING (ONE PLAY) </w:delText>
              </w:r>
            </w:del>
          </w:p>
        </w:tc>
      </w:tr>
      <w:tr w:rsidR="009A7F2E" w14:paraId="7B391DA3" w14:textId="77777777" w:rsidTr="00C22D48">
        <w:trPr>
          <w:trHeight w:val="530"/>
          <w:del w:id="141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46" w14:textId="1F12E97A" w:rsidR="009A7F2E" w:rsidRPr="00C22D48" w:rsidRDefault="005302A0">
            <w:pPr>
              <w:spacing w:before="60"/>
              <w:ind w:left="720" w:hanging="720"/>
              <w:rPr>
                <w:del w:id="1419" w:author="Torrey Samson" w:date="2026-07-31T09:23:00Z"/>
                <w:rFonts w:eastAsia="Arial" w:cs="Arial"/>
              </w:rPr>
              <w:pPrChange w:id="1420" w:author="Torrey Samson" w:date="2026-08-25T15:52:00Z">
                <w:pPr>
                  <w:spacing w:before="60"/>
                </w:pPr>
              </w:pPrChange>
            </w:pPr>
            <w:del w:id="1421" w:author="Torrey Samson" w:date="2026-07-31T09:23:00Z">
              <w:r w:rsidRPr="00C22D48">
                <w:rPr>
                  <w:rFonts w:eastAsia="Arial" w:cs="Arial"/>
                </w:rPr>
                <w:delText xml:space="preserve">All five (5) of first set plus one (1)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47" w14:textId="1D50562D" w:rsidR="009A7F2E" w:rsidRPr="00C22D48" w:rsidRDefault="005302A0">
            <w:pPr>
              <w:spacing w:before="60"/>
              <w:ind w:left="720" w:hanging="720"/>
              <w:rPr>
                <w:del w:id="1422" w:author="Torrey Samson" w:date="2026-07-31T09:23:00Z"/>
                <w:rFonts w:eastAsia="Arial" w:cs="Arial"/>
              </w:rPr>
              <w:pPrChange w:id="1423" w:author="Torrey Samson" w:date="2026-08-25T15:52:00Z">
                <w:pPr>
                  <w:spacing w:before="60"/>
                </w:pPr>
              </w:pPrChange>
            </w:pPr>
            <w:del w:id="1424" w:author="Torrey Samson" w:date="2026-07-31T09:23:00Z">
              <w:r w:rsidRPr="00C22D48">
                <w:rPr>
                  <w:rFonts w:eastAsia="Arial" w:cs="Arial"/>
                </w:rPr>
                <w:delText xml:space="preserve">Grand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48" w14:textId="14F89258" w:rsidR="009A7F2E" w:rsidRPr="00C22D48" w:rsidRDefault="005302A0">
            <w:pPr>
              <w:spacing w:before="60"/>
              <w:ind w:left="720" w:hanging="720"/>
              <w:rPr>
                <w:del w:id="1425" w:author="Torrey Samson" w:date="2026-07-31T09:23:00Z"/>
                <w:rFonts w:eastAsia="Arial" w:cs="Arial"/>
              </w:rPr>
              <w:pPrChange w:id="1426" w:author="Torrey Samson" w:date="2026-08-25T15:52:00Z">
                <w:pPr>
                  <w:spacing w:before="60"/>
                </w:pPr>
              </w:pPrChange>
            </w:pPr>
            <w:del w:id="1427" w:author="Torrey Samson" w:date="2026-07-31T09:23:00Z">
              <w:r w:rsidRPr="00C22D48">
                <w:rPr>
                  <w:rFonts w:eastAsia="Arial" w:cs="Arial"/>
                </w:rPr>
                <w:delText xml:space="preserve">1:290,472,336 </w:delText>
              </w:r>
            </w:del>
          </w:p>
        </w:tc>
      </w:tr>
      <w:tr w:rsidR="009A7F2E" w14:paraId="5932F3DE" w14:textId="77777777" w:rsidTr="00C22D48">
        <w:trPr>
          <w:trHeight w:val="530"/>
          <w:del w:id="142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49" w14:textId="7F156C7A" w:rsidR="009A7F2E" w:rsidRPr="00C22D48" w:rsidRDefault="005302A0">
            <w:pPr>
              <w:spacing w:before="60"/>
              <w:ind w:left="720" w:hanging="720"/>
              <w:rPr>
                <w:del w:id="1429" w:author="Torrey Samson" w:date="2026-07-31T09:23:00Z"/>
                <w:rFonts w:eastAsia="Arial" w:cs="Arial"/>
              </w:rPr>
              <w:pPrChange w:id="1430" w:author="Torrey Samson" w:date="2026-08-25T15:52:00Z">
                <w:pPr>
                  <w:spacing w:before="60"/>
                </w:pPr>
              </w:pPrChange>
            </w:pPr>
            <w:del w:id="1431" w:author="Torrey Samson" w:date="2026-07-31T09:23:00Z">
              <w:r w:rsidRPr="00C22D48">
                <w:rPr>
                  <w:rFonts w:eastAsia="Arial" w:cs="Arial"/>
                </w:rPr>
                <w:delText xml:space="preserve">All five (5) of first set plus none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4A" w14:textId="2FAED3AD" w:rsidR="009A7F2E" w:rsidRPr="00C22D48" w:rsidRDefault="005302A0">
            <w:pPr>
              <w:spacing w:before="60"/>
              <w:ind w:left="720" w:hanging="720"/>
              <w:rPr>
                <w:del w:id="1432" w:author="Torrey Samson" w:date="2026-07-31T09:23:00Z"/>
                <w:rFonts w:eastAsia="Arial" w:cs="Arial"/>
              </w:rPr>
              <w:pPrChange w:id="1433" w:author="Torrey Samson" w:date="2026-08-25T15:52:00Z">
                <w:pPr>
                  <w:spacing w:before="60"/>
                </w:pPr>
              </w:pPrChange>
            </w:pPr>
            <w:del w:id="1434" w:author="Torrey Samson" w:date="2026-07-31T09:23:00Z">
              <w:r w:rsidRPr="00C22D48">
                <w:rPr>
                  <w:rFonts w:eastAsia="Arial" w:cs="Arial"/>
                </w:rPr>
                <w:delText xml:space="preserve">Second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4B" w14:textId="79F9CC09" w:rsidR="009A7F2E" w:rsidRPr="00C22D48" w:rsidRDefault="005302A0">
            <w:pPr>
              <w:spacing w:before="60"/>
              <w:ind w:left="720" w:hanging="720"/>
              <w:rPr>
                <w:del w:id="1435" w:author="Torrey Samson" w:date="2026-07-31T09:23:00Z"/>
                <w:rFonts w:eastAsia="Arial" w:cs="Arial"/>
              </w:rPr>
              <w:pPrChange w:id="1436" w:author="Torrey Samson" w:date="2026-08-25T15:52:00Z">
                <w:pPr>
                  <w:spacing w:before="60"/>
                </w:pPr>
              </w:pPrChange>
            </w:pPr>
            <w:del w:id="1437" w:author="Torrey Samson" w:date="2026-07-31T09:23:00Z">
              <w:r w:rsidRPr="00C22D48">
                <w:rPr>
                  <w:rFonts w:eastAsia="Arial" w:cs="Arial"/>
                </w:rPr>
                <w:delText xml:space="preserve">1:12,629,232 </w:delText>
              </w:r>
            </w:del>
          </w:p>
        </w:tc>
      </w:tr>
      <w:tr w:rsidR="009A7F2E" w14:paraId="12C27D05" w14:textId="77777777" w:rsidTr="00C22D48">
        <w:trPr>
          <w:trHeight w:val="531"/>
          <w:del w:id="143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4C" w14:textId="745AB983" w:rsidR="009A7F2E" w:rsidRPr="00C22D48" w:rsidRDefault="005302A0">
            <w:pPr>
              <w:spacing w:before="60"/>
              <w:ind w:left="720" w:hanging="720"/>
              <w:rPr>
                <w:del w:id="1439" w:author="Torrey Samson" w:date="2026-07-31T09:23:00Z"/>
                <w:rFonts w:eastAsia="Arial" w:cs="Arial"/>
              </w:rPr>
              <w:pPrChange w:id="1440" w:author="Torrey Samson" w:date="2026-08-25T15:52:00Z">
                <w:pPr>
                  <w:spacing w:before="60"/>
                </w:pPr>
              </w:pPrChange>
            </w:pPr>
            <w:del w:id="1441" w:author="Torrey Samson" w:date="2026-07-31T09:23:00Z">
              <w:r w:rsidRPr="00C22D48">
                <w:rPr>
                  <w:rFonts w:eastAsia="Arial" w:cs="Arial"/>
                </w:rPr>
                <w:delText xml:space="preserve">Any four (4) of first set, but not five, plus one (1)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4D" w14:textId="6F8AD377" w:rsidR="009A7F2E" w:rsidRPr="00C22D48" w:rsidRDefault="005302A0">
            <w:pPr>
              <w:spacing w:before="60"/>
              <w:ind w:left="720" w:hanging="720"/>
              <w:rPr>
                <w:del w:id="1442" w:author="Torrey Samson" w:date="2026-07-31T09:23:00Z"/>
                <w:rFonts w:eastAsia="Arial" w:cs="Arial"/>
              </w:rPr>
              <w:pPrChange w:id="1443" w:author="Torrey Samson" w:date="2026-08-25T15:52:00Z">
                <w:pPr>
                  <w:spacing w:before="60"/>
                </w:pPr>
              </w:pPrChange>
            </w:pPr>
            <w:del w:id="1444" w:author="Torrey Samson" w:date="2026-07-31T09:23:00Z">
              <w:r w:rsidRPr="00C22D48">
                <w:rPr>
                  <w:rFonts w:eastAsia="Arial" w:cs="Arial"/>
                </w:rPr>
                <w:delText xml:space="preserve">Third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4E" w14:textId="75FFE0A9" w:rsidR="009A7F2E" w:rsidRPr="00C22D48" w:rsidRDefault="005302A0">
            <w:pPr>
              <w:spacing w:before="60"/>
              <w:ind w:left="720" w:hanging="720"/>
              <w:rPr>
                <w:del w:id="1445" w:author="Torrey Samson" w:date="2026-07-31T09:23:00Z"/>
                <w:rFonts w:eastAsia="Arial" w:cs="Arial"/>
              </w:rPr>
              <w:pPrChange w:id="1446" w:author="Torrey Samson" w:date="2026-08-25T15:52:00Z">
                <w:pPr>
                  <w:spacing w:before="60"/>
                </w:pPr>
              </w:pPrChange>
            </w:pPr>
            <w:del w:id="1447" w:author="Torrey Samson" w:date="2026-07-31T09:23:00Z">
              <w:r w:rsidRPr="00C22D48">
                <w:rPr>
                  <w:rFonts w:eastAsia="Arial" w:cs="Arial"/>
                </w:rPr>
                <w:delText xml:space="preserve">1:893,761 </w:delText>
              </w:r>
            </w:del>
          </w:p>
        </w:tc>
      </w:tr>
      <w:tr w:rsidR="009A7F2E" w14:paraId="4A42D579" w14:textId="77777777" w:rsidTr="00C22D48">
        <w:trPr>
          <w:trHeight w:val="528"/>
          <w:del w:id="144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4F" w14:textId="4FC8E487" w:rsidR="009A7F2E" w:rsidRPr="00C22D48" w:rsidRDefault="005302A0">
            <w:pPr>
              <w:spacing w:before="60"/>
              <w:ind w:left="720" w:hanging="720"/>
              <w:rPr>
                <w:del w:id="1449" w:author="Torrey Samson" w:date="2026-07-31T09:23:00Z"/>
                <w:rFonts w:eastAsia="Arial" w:cs="Arial"/>
              </w:rPr>
              <w:pPrChange w:id="1450" w:author="Torrey Samson" w:date="2026-08-25T15:52:00Z">
                <w:pPr>
                  <w:spacing w:before="60"/>
                </w:pPr>
              </w:pPrChange>
            </w:pPr>
            <w:del w:id="1451" w:author="Torrey Samson" w:date="2026-07-31T09:23:00Z">
              <w:r w:rsidRPr="00C22D48">
                <w:rPr>
                  <w:rFonts w:eastAsia="Arial" w:cs="Arial"/>
                </w:rPr>
                <w:delText xml:space="preserve">Any four (4) of first set, but not five, plus none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50" w14:textId="57179906" w:rsidR="009A7F2E" w:rsidRPr="00C22D48" w:rsidRDefault="005302A0">
            <w:pPr>
              <w:spacing w:before="60"/>
              <w:ind w:left="720" w:hanging="720"/>
              <w:rPr>
                <w:del w:id="1452" w:author="Torrey Samson" w:date="2026-07-31T09:23:00Z"/>
                <w:rFonts w:eastAsia="Arial" w:cs="Arial"/>
              </w:rPr>
              <w:pPrChange w:id="1453" w:author="Torrey Samson" w:date="2026-08-25T15:52:00Z">
                <w:pPr>
                  <w:spacing w:before="60"/>
                </w:pPr>
              </w:pPrChange>
            </w:pPr>
            <w:del w:id="1454" w:author="Torrey Samson" w:date="2026-07-31T09:23:00Z">
              <w:r w:rsidRPr="00C22D48">
                <w:rPr>
                  <w:rFonts w:eastAsia="Arial" w:cs="Arial"/>
                </w:rPr>
                <w:delText xml:space="preserve">Fourth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51" w14:textId="125486ED" w:rsidR="009A7F2E" w:rsidRPr="00C22D48" w:rsidRDefault="005302A0">
            <w:pPr>
              <w:spacing w:before="60"/>
              <w:ind w:left="720" w:hanging="720"/>
              <w:rPr>
                <w:del w:id="1455" w:author="Torrey Samson" w:date="2026-07-31T09:23:00Z"/>
                <w:rFonts w:eastAsia="Arial" w:cs="Arial"/>
              </w:rPr>
              <w:pPrChange w:id="1456" w:author="Torrey Samson" w:date="2026-08-25T15:52:00Z">
                <w:pPr>
                  <w:spacing w:before="60"/>
                </w:pPr>
              </w:pPrChange>
            </w:pPr>
            <w:del w:id="1457" w:author="Torrey Samson" w:date="2026-07-31T09:23:00Z">
              <w:r w:rsidRPr="00C22D48">
                <w:rPr>
                  <w:rFonts w:eastAsia="Arial" w:cs="Arial"/>
                </w:rPr>
                <w:delText xml:space="preserve">1:38,859 </w:delText>
              </w:r>
            </w:del>
          </w:p>
        </w:tc>
      </w:tr>
      <w:tr w:rsidR="009A7F2E" w14:paraId="010466B1" w14:textId="77777777" w:rsidTr="00C22D48">
        <w:trPr>
          <w:trHeight w:val="530"/>
          <w:del w:id="145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52" w14:textId="4DAE7456" w:rsidR="009A7F2E" w:rsidRPr="00C22D48" w:rsidRDefault="005302A0">
            <w:pPr>
              <w:spacing w:before="60"/>
              <w:ind w:left="720" w:hanging="720"/>
              <w:rPr>
                <w:del w:id="1459" w:author="Torrey Samson" w:date="2026-07-31T09:23:00Z"/>
                <w:rFonts w:eastAsia="Arial" w:cs="Arial"/>
              </w:rPr>
              <w:pPrChange w:id="1460" w:author="Torrey Samson" w:date="2026-08-25T15:52:00Z">
                <w:pPr>
                  <w:spacing w:before="60"/>
                </w:pPr>
              </w:pPrChange>
            </w:pPr>
            <w:del w:id="1461" w:author="Torrey Samson" w:date="2026-07-31T09:23:00Z">
              <w:r w:rsidRPr="00C22D48">
                <w:rPr>
                  <w:rFonts w:eastAsia="Arial" w:cs="Arial"/>
                </w:rPr>
                <w:lastRenderedPageBreak/>
                <w:delText xml:space="preserve">Any three (3) of first set, but not four or five, plus one (1)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53" w14:textId="0BD0492E" w:rsidR="009A7F2E" w:rsidRPr="00C22D48" w:rsidRDefault="005302A0">
            <w:pPr>
              <w:spacing w:before="60"/>
              <w:ind w:left="720" w:hanging="720"/>
              <w:rPr>
                <w:del w:id="1462" w:author="Torrey Samson" w:date="2026-07-31T09:23:00Z"/>
                <w:rFonts w:eastAsia="Arial" w:cs="Arial"/>
              </w:rPr>
              <w:pPrChange w:id="1463" w:author="Torrey Samson" w:date="2026-08-25T15:52:00Z">
                <w:pPr>
                  <w:spacing w:before="60"/>
                </w:pPr>
              </w:pPrChange>
            </w:pPr>
            <w:del w:id="1464" w:author="Torrey Samson" w:date="2026-07-31T09:23:00Z">
              <w:r w:rsidRPr="00C22D48">
                <w:rPr>
                  <w:rFonts w:eastAsia="Arial" w:cs="Arial"/>
                </w:rPr>
                <w:delText xml:space="preserve">Fifth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54" w14:textId="0AD94EBE" w:rsidR="009A7F2E" w:rsidRPr="00C22D48" w:rsidRDefault="005302A0">
            <w:pPr>
              <w:spacing w:before="60"/>
              <w:ind w:left="720" w:hanging="720"/>
              <w:rPr>
                <w:del w:id="1465" w:author="Torrey Samson" w:date="2026-07-31T09:23:00Z"/>
                <w:rFonts w:eastAsia="Arial" w:cs="Arial"/>
              </w:rPr>
              <w:pPrChange w:id="1466" w:author="Torrey Samson" w:date="2026-08-25T15:52:00Z">
                <w:pPr>
                  <w:spacing w:before="60"/>
                </w:pPr>
              </w:pPrChange>
            </w:pPr>
            <w:del w:id="1467" w:author="Torrey Samson" w:date="2026-07-31T09:23:00Z">
              <w:r w:rsidRPr="00C22D48">
                <w:rPr>
                  <w:rFonts w:eastAsia="Arial" w:cs="Arial"/>
                </w:rPr>
                <w:delText xml:space="preserve">1:13,965 </w:delText>
              </w:r>
            </w:del>
          </w:p>
        </w:tc>
      </w:tr>
      <w:tr w:rsidR="009A7F2E" w14:paraId="20E43EB6" w14:textId="77777777" w:rsidTr="00C22D48">
        <w:trPr>
          <w:trHeight w:val="530"/>
          <w:del w:id="146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55" w14:textId="0B759688" w:rsidR="009A7F2E" w:rsidRPr="00C22D48" w:rsidRDefault="005302A0">
            <w:pPr>
              <w:spacing w:before="60"/>
              <w:ind w:left="720" w:hanging="720"/>
              <w:rPr>
                <w:del w:id="1469" w:author="Torrey Samson" w:date="2026-07-31T09:23:00Z"/>
                <w:rFonts w:eastAsia="Arial" w:cs="Arial"/>
              </w:rPr>
              <w:pPrChange w:id="1470" w:author="Torrey Samson" w:date="2026-08-25T15:52:00Z">
                <w:pPr>
                  <w:spacing w:before="60"/>
                </w:pPr>
              </w:pPrChange>
            </w:pPr>
            <w:del w:id="1471" w:author="Torrey Samson" w:date="2026-07-31T09:23:00Z">
              <w:r w:rsidRPr="00C22D48">
                <w:rPr>
                  <w:rFonts w:eastAsia="Arial" w:cs="Arial"/>
                </w:rPr>
                <w:delText xml:space="preserve">Any three (3) of first set, but not four or five, plus none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56" w14:textId="66D4D8FA" w:rsidR="009A7F2E" w:rsidRPr="00C22D48" w:rsidRDefault="005302A0">
            <w:pPr>
              <w:spacing w:before="60"/>
              <w:ind w:left="720" w:hanging="720"/>
              <w:rPr>
                <w:del w:id="1472" w:author="Torrey Samson" w:date="2026-07-31T09:23:00Z"/>
                <w:rFonts w:eastAsia="Arial" w:cs="Arial"/>
              </w:rPr>
              <w:pPrChange w:id="1473" w:author="Torrey Samson" w:date="2026-08-25T15:52:00Z">
                <w:pPr>
                  <w:spacing w:before="60"/>
                </w:pPr>
              </w:pPrChange>
            </w:pPr>
            <w:del w:id="1474" w:author="Torrey Samson" w:date="2026-07-31T09:23:00Z">
              <w:r w:rsidRPr="00C22D48">
                <w:rPr>
                  <w:rFonts w:eastAsia="Arial" w:cs="Arial"/>
                </w:rPr>
                <w:delText xml:space="preserve">Sixth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57" w14:textId="5091FBCC" w:rsidR="009A7F2E" w:rsidRPr="00C22D48" w:rsidRDefault="005302A0">
            <w:pPr>
              <w:spacing w:before="60"/>
              <w:ind w:left="720" w:hanging="720"/>
              <w:rPr>
                <w:del w:id="1475" w:author="Torrey Samson" w:date="2026-07-31T09:23:00Z"/>
                <w:rFonts w:eastAsia="Arial" w:cs="Arial"/>
              </w:rPr>
              <w:pPrChange w:id="1476" w:author="Torrey Samson" w:date="2026-08-25T15:52:00Z">
                <w:pPr>
                  <w:spacing w:before="60"/>
                </w:pPr>
              </w:pPrChange>
            </w:pPr>
            <w:del w:id="1477" w:author="Torrey Samson" w:date="2026-07-31T09:23:00Z">
              <w:r w:rsidRPr="00C22D48">
                <w:rPr>
                  <w:rFonts w:eastAsia="Arial" w:cs="Arial"/>
                </w:rPr>
                <w:delText xml:space="preserve">1:607 </w:delText>
              </w:r>
            </w:del>
          </w:p>
        </w:tc>
      </w:tr>
      <w:tr w:rsidR="009A7F2E" w14:paraId="6F469E9D" w14:textId="77777777" w:rsidTr="00C22D48">
        <w:trPr>
          <w:trHeight w:val="530"/>
          <w:del w:id="147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58" w14:textId="4ED441B2" w:rsidR="009A7F2E" w:rsidRPr="00C22D48" w:rsidRDefault="005302A0">
            <w:pPr>
              <w:spacing w:before="60"/>
              <w:ind w:left="720" w:hanging="720"/>
              <w:rPr>
                <w:del w:id="1479" w:author="Torrey Samson" w:date="2026-07-31T09:23:00Z"/>
                <w:rFonts w:eastAsia="Arial" w:cs="Arial"/>
              </w:rPr>
              <w:pPrChange w:id="1480" w:author="Torrey Samson" w:date="2026-08-25T15:52:00Z">
                <w:pPr>
                  <w:spacing w:before="60"/>
                </w:pPr>
              </w:pPrChange>
            </w:pPr>
            <w:del w:id="1481" w:author="Torrey Samson" w:date="2026-07-31T09:23:00Z">
              <w:r w:rsidRPr="00C22D48">
                <w:rPr>
                  <w:rFonts w:eastAsia="Arial" w:cs="Arial"/>
                </w:rPr>
                <w:delText xml:space="preserve">Any two (2) of first set, but not three, four or five, plus one (1)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59" w14:textId="1F165765" w:rsidR="009A7F2E" w:rsidRPr="00C22D48" w:rsidRDefault="005302A0">
            <w:pPr>
              <w:spacing w:before="60"/>
              <w:ind w:left="720" w:hanging="720"/>
              <w:rPr>
                <w:del w:id="1482" w:author="Torrey Samson" w:date="2026-07-31T09:23:00Z"/>
                <w:rFonts w:eastAsia="Arial" w:cs="Arial"/>
              </w:rPr>
              <w:pPrChange w:id="1483" w:author="Torrey Samson" w:date="2026-08-25T15:52:00Z">
                <w:pPr>
                  <w:spacing w:before="60"/>
                </w:pPr>
              </w:pPrChange>
            </w:pPr>
            <w:del w:id="1484" w:author="Torrey Samson" w:date="2026-07-31T09:23:00Z">
              <w:r w:rsidRPr="00C22D48">
                <w:rPr>
                  <w:rFonts w:eastAsia="Arial" w:cs="Arial"/>
                </w:rPr>
                <w:delText xml:space="preserve">Seventh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5A" w14:textId="54D37249" w:rsidR="009A7F2E" w:rsidRPr="00C22D48" w:rsidRDefault="005302A0">
            <w:pPr>
              <w:spacing w:before="60"/>
              <w:ind w:left="720" w:hanging="720"/>
              <w:rPr>
                <w:del w:id="1485" w:author="Torrey Samson" w:date="2026-07-31T09:23:00Z"/>
                <w:rFonts w:eastAsia="Arial" w:cs="Arial"/>
              </w:rPr>
              <w:pPrChange w:id="1486" w:author="Torrey Samson" w:date="2026-08-25T15:52:00Z">
                <w:pPr>
                  <w:spacing w:before="60"/>
                </w:pPr>
              </w:pPrChange>
            </w:pPr>
            <w:del w:id="1487" w:author="Torrey Samson" w:date="2026-07-31T09:23:00Z">
              <w:r w:rsidRPr="00C22D48">
                <w:rPr>
                  <w:rFonts w:eastAsia="Arial" w:cs="Arial"/>
                </w:rPr>
                <w:delText xml:space="preserve">1:665 </w:delText>
              </w:r>
            </w:del>
          </w:p>
        </w:tc>
      </w:tr>
      <w:tr w:rsidR="009A7F2E" w14:paraId="033FD1DB" w14:textId="77777777" w:rsidTr="00C22D48">
        <w:trPr>
          <w:trHeight w:val="759"/>
          <w:del w:id="148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5B" w14:textId="643A8547" w:rsidR="009A7F2E" w:rsidRPr="00C22D48" w:rsidRDefault="005302A0">
            <w:pPr>
              <w:spacing w:before="60"/>
              <w:ind w:left="720" w:hanging="720"/>
              <w:rPr>
                <w:del w:id="1489" w:author="Torrey Samson" w:date="2026-07-31T09:23:00Z"/>
                <w:rFonts w:eastAsia="Arial" w:cs="Arial"/>
              </w:rPr>
              <w:pPrChange w:id="1490" w:author="Torrey Samson" w:date="2026-08-25T15:52:00Z">
                <w:pPr>
                  <w:spacing w:before="60"/>
                </w:pPr>
              </w:pPrChange>
            </w:pPr>
            <w:del w:id="1491" w:author="Torrey Samson" w:date="2026-07-31T09:23:00Z">
              <w:r w:rsidRPr="00C22D48">
                <w:rPr>
                  <w:rFonts w:eastAsia="Arial" w:cs="Arial"/>
                </w:rPr>
                <w:delText xml:space="preserve">Any one (1) of first set, but not two, three, four or five, plus one (1)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5C" w14:textId="118154B4" w:rsidR="009A7F2E" w:rsidRPr="00C22D48" w:rsidRDefault="005302A0">
            <w:pPr>
              <w:spacing w:before="60"/>
              <w:ind w:left="720" w:hanging="720"/>
              <w:rPr>
                <w:del w:id="1492" w:author="Torrey Samson" w:date="2026-07-31T09:23:00Z"/>
                <w:rFonts w:eastAsia="Arial" w:cs="Arial"/>
              </w:rPr>
              <w:pPrChange w:id="1493" w:author="Torrey Samson" w:date="2026-08-25T15:52:00Z">
                <w:pPr>
                  <w:spacing w:before="60"/>
                </w:pPr>
              </w:pPrChange>
            </w:pPr>
            <w:del w:id="1494" w:author="Torrey Samson" w:date="2026-07-31T09:23:00Z">
              <w:r w:rsidRPr="00C22D48">
                <w:rPr>
                  <w:rFonts w:eastAsia="Arial" w:cs="Arial"/>
                </w:rPr>
                <w:delText xml:space="preserve">Eighth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5D" w14:textId="09498330" w:rsidR="009A7F2E" w:rsidRPr="00C22D48" w:rsidRDefault="005302A0">
            <w:pPr>
              <w:spacing w:before="60"/>
              <w:ind w:left="720" w:hanging="720"/>
              <w:rPr>
                <w:del w:id="1495" w:author="Torrey Samson" w:date="2026-07-31T09:23:00Z"/>
                <w:rFonts w:eastAsia="Arial" w:cs="Arial"/>
              </w:rPr>
              <w:pPrChange w:id="1496" w:author="Torrey Samson" w:date="2026-08-25T15:52:00Z">
                <w:pPr>
                  <w:spacing w:before="60"/>
                </w:pPr>
              </w:pPrChange>
            </w:pPr>
            <w:del w:id="1497" w:author="Torrey Samson" w:date="2026-07-31T09:23:00Z">
              <w:r w:rsidRPr="00C22D48">
                <w:rPr>
                  <w:rFonts w:eastAsia="Arial" w:cs="Arial"/>
                </w:rPr>
                <w:delText xml:space="preserve">1:86 </w:delText>
              </w:r>
            </w:del>
          </w:p>
        </w:tc>
      </w:tr>
      <w:tr w:rsidR="009A7F2E" w14:paraId="42626E23" w14:textId="77777777" w:rsidTr="00C22D48">
        <w:trPr>
          <w:trHeight w:val="530"/>
          <w:del w:id="149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5E" w14:textId="6D39DD5E" w:rsidR="009A7F2E" w:rsidRPr="00C22D48" w:rsidRDefault="005302A0">
            <w:pPr>
              <w:spacing w:before="60"/>
              <w:ind w:left="720" w:hanging="720"/>
              <w:rPr>
                <w:del w:id="1499" w:author="Torrey Samson" w:date="2026-07-31T09:23:00Z"/>
                <w:rFonts w:eastAsia="Arial" w:cs="Arial"/>
              </w:rPr>
              <w:pPrChange w:id="1500" w:author="Torrey Samson" w:date="2026-08-25T15:52:00Z">
                <w:pPr>
                  <w:spacing w:before="60"/>
                </w:pPr>
              </w:pPrChange>
            </w:pPr>
            <w:del w:id="1501" w:author="Torrey Samson" w:date="2026-07-31T09:23:00Z">
              <w:r w:rsidRPr="00C22D48">
                <w:rPr>
                  <w:rFonts w:eastAsia="Arial" w:cs="Arial"/>
                </w:rPr>
                <w:delText xml:space="preserve">None of first set plus one (1) of second set </w:delText>
              </w:r>
            </w:del>
          </w:p>
        </w:tc>
        <w:tc>
          <w:tcPr>
            <w:tcW w:w="2161" w:type="dxa"/>
            <w:tcBorders>
              <w:top w:val="single" w:sz="4" w:space="0" w:color="000000"/>
              <w:left w:val="single" w:sz="4" w:space="0" w:color="000000"/>
              <w:bottom w:val="single" w:sz="4" w:space="0" w:color="000000"/>
              <w:right w:val="single" w:sz="4" w:space="0" w:color="000000"/>
            </w:tcBorders>
          </w:tcPr>
          <w:p w14:paraId="0000025F" w14:textId="4979860F" w:rsidR="009A7F2E" w:rsidRPr="00C22D48" w:rsidRDefault="005302A0">
            <w:pPr>
              <w:spacing w:before="60"/>
              <w:ind w:left="720" w:hanging="720"/>
              <w:rPr>
                <w:del w:id="1502" w:author="Torrey Samson" w:date="2026-07-31T09:23:00Z"/>
                <w:rFonts w:eastAsia="Arial" w:cs="Arial"/>
              </w:rPr>
              <w:pPrChange w:id="1503" w:author="Torrey Samson" w:date="2026-08-25T15:52:00Z">
                <w:pPr>
                  <w:spacing w:before="60"/>
                </w:pPr>
              </w:pPrChange>
            </w:pPr>
            <w:del w:id="1504" w:author="Torrey Samson" w:date="2026-07-31T09:23:00Z">
              <w:r w:rsidRPr="00C22D48">
                <w:rPr>
                  <w:rFonts w:eastAsia="Arial" w:cs="Arial"/>
                </w:rPr>
                <w:delText xml:space="preserve">Ninth Prize </w:delText>
              </w:r>
            </w:del>
          </w:p>
        </w:tc>
        <w:tc>
          <w:tcPr>
            <w:tcW w:w="2160" w:type="dxa"/>
            <w:tcBorders>
              <w:top w:val="single" w:sz="4" w:space="0" w:color="000000"/>
              <w:left w:val="single" w:sz="4" w:space="0" w:color="000000"/>
              <w:bottom w:val="single" w:sz="4" w:space="0" w:color="000000"/>
              <w:right w:val="single" w:sz="4" w:space="0" w:color="000000"/>
            </w:tcBorders>
          </w:tcPr>
          <w:p w14:paraId="00000260" w14:textId="3AFBE981" w:rsidR="009A7F2E" w:rsidRPr="00C22D48" w:rsidRDefault="005302A0">
            <w:pPr>
              <w:spacing w:before="60"/>
              <w:ind w:left="720" w:hanging="720"/>
              <w:rPr>
                <w:del w:id="1505" w:author="Torrey Samson" w:date="2026-07-31T09:23:00Z"/>
                <w:rFonts w:eastAsia="Arial" w:cs="Arial"/>
              </w:rPr>
              <w:pPrChange w:id="1506" w:author="Torrey Samson" w:date="2026-08-25T15:52:00Z">
                <w:pPr>
                  <w:spacing w:before="60"/>
                </w:pPr>
              </w:pPrChange>
            </w:pPr>
            <w:del w:id="1507" w:author="Torrey Samson" w:date="2026-07-31T09:23:00Z">
              <w:r w:rsidRPr="00C22D48">
                <w:rPr>
                  <w:rFonts w:eastAsia="Arial" w:cs="Arial"/>
                </w:rPr>
                <w:delText xml:space="preserve">1:35 </w:delText>
              </w:r>
            </w:del>
          </w:p>
        </w:tc>
      </w:tr>
      <w:tr w:rsidR="009A7F2E" w14:paraId="55281BAB" w14:textId="77777777" w:rsidTr="00C22D48">
        <w:trPr>
          <w:trHeight w:val="334"/>
          <w:del w:id="1508" w:author="Torrey Samson" w:date="2026-07-31T09:23:00Z"/>
        </w:trPr>
        <w:tc>
          <w:tcPr>
            <w:tcW w:w="3870" w:type="dxa"/>
            <w:tcBorders>
              <w:top w:val="single" w:sz="4" w:space="0" w:color="000000"/>
              <w:left w:val="single" w:sz="4" w:space="0" w:color="000000"/>
              <w:bottom w:val="single" w:sz="4" w:space="0" w:color="000000"/>
              <w:right w:val="single" w:sz="4" w:space="0" w:color="000000"/>
            </w:tcBorders>
          </w:tcPr>
          <w:p w14:paraId="00000261" w14:textId="1489E121" w:rsidR="009A7F2E" w:rsidRPr="00C22D48" w:rsidRDefault="005302A0">
            <w:pPr>
              <w:spacing w:before="60"/>
              <w:ind w:left="720" w:hanging="720"/>
              <w:rPr>
                <w:del w:id="1509" w:author="Torrey Samson" w:date="2026-07-31T09:23:00Z"/>
                <w:rFonts w:eastAsia="Arial" w:cs="Arial"/>
              </w:rPr>
              <w:pPrChange w:id="1510" w:author="Torrey Samson" w:date="2026-08-25T15:52:00Z">
                <w:pPr>
                  <w:spacing w:before="60"/>
                </w:pPr>
              </w:pPrChange>
            </w:pPr>
            <w:del w:id="1511" w:author="Torrey Samson" w:date="2026-07-31T09:23:00Z">
              <w:r w:rsidRPr="00C22D48">
                <w:rPr>
                  <w:rFonts w:eastAsia="Arial" w:cs="Arial"/>
                </w:rPr>
                <w:delText xml:space="preserve">Overall odds of winning any Prize </w:delText>
              </w:r>
            </w:del>
          </w:p>
        </w:tc>
        <w:tc>
          <w:tcPr>
            <w:tcW w:w="2161" w:type="dxa"/>
            <w:tcBorders>
              <w:top w:val="single" w:sz="4" w:space="0" w:color="000000"/>
              <w:left w:val="single" w:sz="4" w:space="0" w:color="000000"/>
              <w:bottom w:val="single" w:sz="4" w:space="0" w:color="000000"/>
              <w:right w:val="single" w:sz="4" w:space="0" w:color="000000"/>
            </w:tcBorders>
          </w:tcPr>
          <w:p w14:paraId="00000262" w14:textId="5BCCA3A7" w:rsidR="009A7F2E" w:rsidRPr="00C22D48" w:rsidRDefault="005302A0">
            <w:pPr>
              <w:spacing w:before="60"/>
              <w:ind w:left="720" w:hanging="720"/>
              <w:rPr>
                <w:del w:id="1512" w:author="Torrey Samson" w:date="2026-07-31T09:23:00Z"/>
                <w:rFonts w:eastAsia="Arial" w:cs="Arial"/>
              </w:rPr>
              <w:pPrChange w:id="1513" w:author="Torrey Samson" w:date="2026-08-25T15:52:00Z">
                <w:pPr>
                  <w:spacing w:before="60"/>
                </w:pPr>
              </w:pPrChange>
            </w:pPr>
            <w:del w:id="1514" w:author="Torrey Samson" w:date="2026-07-31T09:23:00Z">
              <w:r w:rsidRPr="00C22D48">
                <w:rPr>
                  <w:rFonts w:eastAsia="Arial" w:cs="Arial"/>
                </w:rPr>
                <w:delText xml:space="preserve"> </w:delText>
              </w:r>
            </w:del>
          </w:p>
        </w:tc>
        <w:tc>
          <w:tcPr>
            <w:tcW w:w="2160" w:type="dxa"/>
            <w:tcBorders>
              <w:top w:val="single" w:sz="4" w:space="0" w:color="000000"/>
              <w:left w:val="single" w:sz="4" w:space="0" w:color="000000"/>
              <w:bottom w:val="single" w:sz="4" w:space="0" w:color="000000"/>
              <w:right w:val="single" w:sz="4" w:space="0" w:color="000000"/>
            </w:tcBorders>
          </w:tcPr>
          <w:p w14:paraId="00000263" w14:textId="4BB5B266" w:rsidR="009A7F2E" w:rsidRPr="00C22D48" w:rsidRDefault="005302A0">
            <w:pPr>
              <w:spacing w:before="60"/>
              <w:ind w:left="720" w:hanging="720"/>
              <w:rPr>
                <w:del w:id="1515" w:author="Torrey Samson" w:date="2026-07-31T09:23:00Z"/>
                <w:rFonts w:eastAsia="Arial" w:cs="Arial"/>
              </w:rPr>
              <w:pPrChange w:id="1516" w:author="Torrey Samson" w:date="2026-08-25T15:52:00Z">
                <w:pPr>
                  <w:spacing w:before="60"/>
                </w:pPr>
              </w:pPrChange>
            </w:pPr>
            <w:del w:id="1517" w:author="Torrey Samson" w:date="2026-07-31T09:23:00Z">
              <w:r w:rsidRPr="00C22D48">
                <w:rPr>
                  <w:rFonts w:eastAsia="Arial" w:cs="Arial"/>
                </w:rPr>
                <w:delText xml:space="preserve">1:23.07 </w:delText>
              </w:r>
            </w:del>
          </w:p>
        </w:tc>
      </w:tr>
    </w:tbl>
    <w:p w14:paraId="00000264" w14:textId="08B3CA9D" w:rsidR="009A7F2E" w:rsidRDefault="005302A0">
      <w:pPr>
        <w:pStyle w:val="par1"/>
        <w:rPr>
          <w:del w:id="1518" w:author="Torrey Samson" w:date="2026-07-31T09:23:00Z"/>
        </w:rPr>
        <w:pPrChange w:id="1519" w:author="Tennille Segura" w:date="2026-08-28T21:08:00Z">
          <w:pPr>
            <w:tabs>
              <w:tab w:val="left" w:pos="720"/>
              <w:tab w:val="left" w:pos="1440"/>
              <w:tab w:val="left" w:pos="2160"/>
            </w:tabs>
            <w:ind w:left="720" w:hanging="720"/>
          </w:pPr>
        </w:pPrChange>
      </w:pPr>
      <w:del w:id="1520" w:author="Torrey Samson" w:date="2026-07-31T09:23:00Z">
        <w:r>
          <w:delText>B.</w:delText>
        </w:r>
        <w:r>
          <w:tab/>
          <w:delText>Multiplier Frequency Table</w:delText>
        </w:r>
      </w:del>
    </w:p>
    <w:p w14:paraId="00000265" w14:textId="421FCA81" w:rsidR="009A7F2E" w:rsidDel="00C22D48" w:rsidRDefault="009A7F2E">
      <w:pPr>
        <w:tabs>
          <w:tab w:val="left" w:pos="720"/>
          <w:tab w:val="left" w:pos="1440"/>
          <w:tab w:val="left" w:pos="2160"/>
        </w:tabs>
        <w:ind w:left="720" w:hanging="720"/>
        <w:rPr>
          <w:del w:id="1521" w:author="Torrey Samson" w:date="2026-08-25T13:28:00Z"/>
          <w:rFonts w:eastAsia="Arial" w:cs="Arial"/>
        </w:rPr>
      </w:pPr>
    </w:p>
    <w:tbl>
      <w:tblPr>
        <w:tblW w:w="8858" w:type="dxa"/>
        <w:tblInd w:w="612" w:type="dxa"/>
        <w:tblLayout w:type="fixed"/>
        <w:tblCellMar>
          <w:left w:w="115" w:type="dxa"/>
          <w:bottom w:w="6" w:type="dxa"/>
          <w:right w:w="115" w:type="dxa"/>
        </w:tblCellMar>
        <w:tblLook w:val="0400" w:firstRow="0" w:lastRow="0" w:firstColumn="0" w:lastColumn="0" w:noHBand="0" w:noVBand="1"/>
      </w:tblPr>
      <w:tblGrid>
        <w:gridCol w:w="2948"/>
        <w:gridCol w:w="2960"/>
        <w:gridCol w:w="2950"/>
      </w:tblGrid>
      <w:tr w:rsidR="009A7F2E" w14:paraId="7EBA4FA0" w14:textId="77777777" w:rsidTr="00C22D48">
        <w:trPr>
          <w:trHeight w:val="480"/>
          <w:del w:id="152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66" w14:textId="606AB116" w:rsidR="009A7F2E" w:rsidRPr="00C22D48" w:rsidRDefault="005302A0">
            <w:pPr>
              <w:spacing w:before="60"/>
              <w:ind w:left="720" w:hanging="720"/>
              <w:rPr>
                <w:del w:id="1523" w:author="Torrey Samson" w:date="2026-07-31T09:23:00Z"/>
                <w:rFonts w:eastAsia="Arial" w:cs="Arial"/>
              </w:rPr>
              <w:pPrChange w:id="1524" w:author="Torrey Samson" w:date="2026-08-25T15:52:00Z">
                <w:pPr>
                  <w:spacing w:before="60"/>
                </w:pPr>
              </w:pPrChange>
            </w:pPr>
            <w:del w:id="1525" w:author="Torrey Samson" w:date="2026-07-31T09:23:00Z">
              <w:r w:rsidRPr="00C22D48">
                <w:rPr>
                  <w:rFonts w:eastAsia="Arial" w:cs="Arial"/>
                </w:rPr>
                <w:delText xml:space="preserve">Multiplier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67" w14:textId="2AA6944B" w:rsidR="009A7F2E" w:rsidRPr="00C22D48" w:rsidRDefault="005302A0">
            <w:pPr>
              <w:spacing w:before="60"/>
              <w:ind w:left="720" w:hanging="720"/>
              <w:rPr>
                <w:del w:id="1526" w:author="Torrey Samson" w:date="2026-07-31T09:23:00Z"/>
                <w:rFonts w:eastAsia="Arial" w:cs="Arial"/>
              </w:rPr>
              <w:pPrChange w:id="1527" w:author="Torrey Samson" w:date="2026-08-25T15:52:00Z">
                <w:pPr>
                  <w:spacing w:before="60"/>
                </w:pPr>
              </w:pPrChange>
            </w:pPr>
            <w:del w:id="1528" w:author="Torrey Samson" w:date="2026-07-31T09:23:00Z">
              <w:r w:rsidRPr="00C22D48">
                <w:rPr>
                  <w:rFonts w:eastAsia="Arial" w:cs="Arial"/>
                </w:rPr>
                <w:delText xml:space="preserve">Frequency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68" w14:textId="12E46E5D" w:rsidR="009A7F2E" w:rsidRPr="00C22D48" w:rsidRDefault="005302A0">
            <w:pPr>
              <w:spacing w:before="60"/>
              <w:ind w:left="720" w:hanging="720"/>
              <w:rPr>
                <w:del w:id="1529" w:author="Torrey Samson" w:date="2026-07-31T09:23:00Z"/>
                <w:rFonts w:eastAsia="Arial" w:cs="Arial"/>
              </w:rPr>
              <w:pPrChange w:id="1530" w:author="Torrey Samson" w:date="2026-08-25T15:52:00Z">
                <w:pPr>
                  <w:spacing w:before="60"/>
                </w:pPr>
              </w:pPrChange>
            </w:pPr>
            <w:del w:id="1531" w:author="Torrey Samson" w:date="2026-07-31T09:23:00Z">
              <w:r w:rsidRPr="00C22D48">
                <w:rPr>
                  <w:rFonts w:eastAsia="Arial" w:cs="Arial"/>
                </w:rPr>
                <w:delText xml:space="preserve">Odds </w:delText>
              </w:r>
            </w:del>
          </w:p>
        </w:tc>
      </w:tr>
      <w:tr w:rsidR="009A7F2E" w14:paraId="4C8DAB87" w14:textId="77777777" w:rsidTr="00C22D48">
        <w:trPr>
          <w:trHeight w:val="480"/>
          <w:del w:id="153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69" w14:textId="29CC7293" w:rsidR="009A7F2E" w:rsidRPr="00C22D48" w:rsidRDefault="005302A0">
            <w:pPr>
              <w:ind w:left="720" w:hanging="720"/>
              <w:rPr>
                <w:del w:id="1533" w:author="Torrey Samson" w:date="2026-07-31T09:23:00Z"/>
                <w:rFonts w:eastAsia="Arial" w:cs="Arial"/>
              </w:rPr>
              <w:pPrChange w:id="1534" w:author="Torrey Samson" w:date="2026-08-25T15:52:00Z">
                <w:pPr/>
              </w:pPrChange>
            </w:pPr>
            <w:del w:id="1535" w:author="Torrey Samson" w:date="2026-07-31T09:23:00Z">
              <w:r w:rsidRPr="00C22D48">
                <w:rPr>
                  <w:rFonts w:eastAsia="Arial" w:cs="Arial"/>
                </w:rPr>
                <w:delText xml:space="preserve">10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6A" w14:textId="5C26702C" w:rsidR="009A7F2E" w:rsidRPr="00C22D48" w:rsidRDefault="005302A0">
            <w:pPr>
              <w:ind w:left="720" w:hanging="720"/>
              <w:rPr>
                <w:del w:id="1536" w:author="Torrey Samson" w:date="2026-07-31T09:23:00Z"/>
                <w:rFonts w:eastAsia="Arial" w:cs="Arial"/>
              </w:rPr>
              <w:pPrChange w:id="1537" w:author="Torrey Samson" w:date="2026-08-25T15:52:00Z">
                <w:pPr/>
              </w:pPrChange>
            </w:pPr>
            <w:del w:id="1538" w:author="Torrey Samson" w:date="2026-07-31T09:23:00Z">
              <w:r w:rsidRPr="00C22D48">
                <w:rPr>
                  <w:rFonts w:eastAsia="Arial" w:cs="Arial"/>
                </w:rPr>
                <w:delText xml:space="preserve">1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6B" w14:textId="6C523BC9" w:rsidR="009A7F2E" w:rsidRPr="00C22D48" w:rsidRDefault="005302A0">
            <w:pPr>
              <w:ind w:left="720" w:hanging="720"/>
              <w:rPr>
                <w:del w:id="1539" w:author="Torrey Samson" w:date="2026-07-31T09:23:00Z"/>
                <w:rFonts w:eastAsia="Arial" w:cs="Arial"/>
              </w:rPr>
              <w:pPrChange w:id="1540" w:author="Torrey Samson" w:date="2026-08-25T15:52:00Z">
                <w:pPr/>
              </w:pPrChange>
            </w:pPr>
            <w:del w:id="1541" w:author="Torrey Samson" w:date="2026-07-31T09:23:00Z">
              <w:r w:rsidRPr="00C22D48">
                <w:rPr>
                  <w:rFonts w:eastAsia="Arial" w:cs="Arial"/>
                </w:rPr>
                <w:delText xml:space="preserve">32.00 </w:delText>
              </w:r>
            </w:del>
          </w:p>
        </w:tc>
      </w:tr>
      <w:tr w:rsidR="009A7F2E" w14:paraId="71FA445D" w14:textId="77777777" w:rsidTr="00C22D48">
        <w:trPr>
          <w:trHeight w:val="480"/>
          <w:del w:id="154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6C" w14:textId="673F98A5" w:rsidR="009A7F2E" w:rsidRPr="00C22D48" w:rsidRDefault="005302A0">
            <w:pPr>
              <w:ind w:left="720" w:hanging="720"/>
              <w:rPr>
                <w:del w:id="1543" w:author="Torrey Samson" w:date="2026-07-31T09:23:00Z"/>
                <w:rFonts w:eastAsia="Arial" w:cs="Arial"/>
              </w:rPr>
              <w:pPrChange w:id="1544" w:author="Torrey Samson" w:date="2026-08-25T15:52:00Z">
                <w:pPr/>
              </w:pPrChange>
            </w:pPr>
            <w:del w:id="1545" w:author="Torrey Samson" w:date="2026-07-31T09:23:00Z">
              <w:r w:rsidRPr="00C22D48">
                <w:rPr>
                  <w:rFonts w:eastAsia="Arial" w:cs="Arial"/>
                </w:rPr>
                <w:delText xml:space="preserve">5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6D" w14:textId="2923A723" w:rsidR="009A7F2E" w:rsidRPr="00C22D48" w:rsidRDefault="005302A0">
            <w:pPr>
              <w:ind w:left="720" w:hanging="720"/>
              <w:rPr>
                <w:del w:id="1546" w:author="Torrey Samson" w:date="2026-07-31T09:23:00Z"/>
                <w:rFonts w:eastAsia="Arial" w:cs="Arial"/>
              </w:rPr>
              <w:pPrChange w:id="1547" w:author="Torrey Samson" w:date="2026-08-25T15:52:00Z">
                <w:pPr/>
              </w:pPrChange>
            </w:pPr>
            <w:del w:id="1548" w:author="Torrey Samson" w:date="2026-07-31T09:23:00Z">
              <w:r w:rsidRPr="00C22D48">
                <w:rPr>
                  <w:rFonts w:eastAsia="Arial" w:cs="Arial"/>
                </w:rPr>
                <w:delText xml:space="preserve">2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6E" w14:textId="192623FE" w:rsidR="009A7F2E" w:rsidRPr="00C22D48" w:rsidRDefault="005302A0">
            <w:pPr>
              <w:ind w:left="720" w:hanging="720"/>
              <w:rPr>
                <w:del w:id="1549" w:author="Torrey Samson" w:date="2026-07-31T09:23:00Z"/>
                <w:rFonts w:eastAsia="Arial" w:cs="Arial"/>
              </w:rPr>
              <w:pPrChange w:id="1550" w:author="Torrey Samson" w:date="2026-08-25T15:52:00Z">
                <w:pPr/>
              </w:pPrChange>
            </w:pPr>
            <w:del w:id="1551" w:author="Torrey Samson" w:date="2026-07-31T09:23:00Z">
              <w:r w:rsidRPr="00C22D48">
                <w:rPr>
                  <w:rFonts w:eastAsia="Arial" w:cs="Arial"/>
                </w:rPr>
                <w:delText xml:space="preserve">16.00 </w:delText>
              </w:r>
            </w:del>
          </w:p>
        </w:tc>
      </w:tr>
      <w:tr w:rsidR="009A7F2E" w14:paraId="291D9A53" w14:textId="77777777" w:rsidTr="00C22D48">
        <w:trPr>
          <w:trHeight w:val="480"/>
          <w:del w:id="155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6F" w14:textId="1C6B900A" w:rsidR="009A7F2E" w:rsidRPr="00C22D48" w:rsidRDefault="005302A0">
            <w:pPr>
              <w:ind w:left="720" w:hanging="720"/>
              <w:rPr>
                <w:del w:id="1553" w:author="Torrey Samson" w:date="2026-07-31T09:23:00Z"/>
                <w:rFonts w:eastAsia="Arial" w:cs="Arial"/>
              </w:rPr>
              <w:pPrChange w:id="1554" w:author="Torrey Samson" w:date="2026-08-25T15:52:00Z">
                <w:pPr/>
              </w:pPrChange>
            </w:pPr>
            <w:del w:id="1555" w:author="Torrey Samson" w:date="2026-07-31T09:23:00Z">
              <w:r w:rsidRPr="00C22D48">
                <w:rPr>
                  <w:rFonts w:eastAsia="Arial" w:cs="Arial"/>
                </w:rPr>
                <w:delText xml:space="preserve">4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70" w14:textId="037026CF" w:rsidR="009A7F2E" w:rsidRPr="00C22D48" w:rsidRDefault="005302A0">
            <w:pPr>
              <w:ind w:left="720" w:hanging="720"/>
              <w:rPr>
                <w:del w:id="1556" w:author="Torrey Samson" w:date="2026-07-31T09:23:00Z"/>
                <w:rFonts w:eastAsia="Arial" w:cs="Arial"/>
              </w:rPr>
              <w:pPrChange w:id="1557" w:author="Torrey Samson" w:date="2026-08-25T15:52:00Z">
                <w:pPr/>
              </w:pPrChange>
            </w:pPr>
            <w:del w:id="1558" w:author="Torrey Samson" w:date="2026-07-31T09:23:00Z">
              <w:r w:rsidRPr="00C22D48">
                <w:rPr>
                  <w:rFonts w:eastAsia="Arial" w:cs="Arial"/>
                </w:rPr>
                <w:delText xml:space="preserve">4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71" w14:textId="34FE5765" w:rsidR="009A7F2E" w:rsidRPr="00C22D48" w:rsidRDefault="005302A0">
            <w:pPr>
              <w:ind w:left="720" w:hanging="720"/>
              <w:rPr>
                <w:del w:id="1559" w:author="Torrey Samson" w:date="2026-07-31T09:23:00Z"/>
                <w:rFonts w:eastAsia="Arial" w:cs="Arial"/>
              </w:rPr>
              <w:pPrChange w:id="1560" w:author="Torrey Samson" w:date="2026-08-25T15:52:00Z">
                <w:pPr/>
              </w:pPrChange>
            </w:pPr>
            <w:del w:id="1561" w:author="Torrey Samson" w:date="2026-07-31T09:23:00Z">
              <w:r w:rsidRPr="00C22D48">
                <w:rPr>
                  <w:rFonts w:eastAsia="Arial" w:cs="Arial"/>
                </w:rPr>
                <w:delText xml:space="preserve">8.00 </w:delText>
              </w:r>
            </w:del>
          </w:p>
        </w:tc>
      </w:tr>
      <w:tr w:rsidR="009A7F2E" w14:paraId="6FB6236A" w14:textId="77777777" w:rsidTr="00C22D48">
        <w:trPr>
          <w:trHeight w:val="480"/>
          <w:del w:id="156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72" w14:textId="3B9C2023" w:rsidR="009A7F2E" w:rsidRPr="00C22D48" w:rsidRDefault="005302A0">
            <w:pPr>
              <w:ind w:left="720" w:hanging="720"/>
              <w:rPr>
                <w:del w:id="1563" w:author="Torrey Samson" w:date="2026-07-31T09:23:00Z"/>
                <w:rFonts w:eastAsia="Arial" w:cs="Arial"/>
              </w:rPr>
              <w:pPrChange w:id="1564" w:author="Torrey Samson" w:date="2026-08-25T15:52:00Z">
                <w:pPr/>
              </w:pPrChange>
            </w:pPr>
            <w:del w:id="1565" w:author="Torrey Samson" w:date="2026-07-31T09:23:00Z">
              <w:r w:rsidRPr="00C22D48">
                <w:rPr>
                  <w:rFonts w:eastAsia="Arial" w:cs="Arial"/>
                </w:rPr>
                <w:delText xml:space="preserve">3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73" w14:textId="4CA4F84D" w:rsidR="009A7F2E" w:rsidRPr="00C22D48" w:rsidRDefault="005302A0">
            <w:pPr>
              <w:ind w:left="720" w:hanging="720"/>
              <w:rPr>
                <w:del w:id="1566" w:author="Torrey Samson" w:date="2026-07-31T09:23:00Z"/>
                <w:rFonts w:eastAsia="Arial" w:cs="Arial"/>
              </w:rPr>
              <w:pPrChange w:id="1567" w:author="Torrey Samson" w:date="2026-08-25T15:52:00Z">
                <w:pPr/>
              </w:pPrChange>
            </w:pPr>
            <w:del w:id="1568" w:author="Torrey Samson" w:date="2026-07-31T09:23:00Z">
              <w:r w:rsidRPr="00C22D48">
                <w:rPr>
                  <w:rFonts w:eastAsia="Arial" w:cs="Arial"/>
                </w:rPr>
                <w:delText xml:space="preserve">10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74" w14:textId="4895F31B" w:rsidR="009A7F2E" w:rsidRPr="00C22D48" w:rsidRDefault="005302A0">
            <w:pPr>
              <w:ind w:left="720" w:hanging="720"/>
              <w:rPr>
                <w:del w:id="1569" w:author="Torrey Samson" w:date="2026-07-31T09:23:00Z"/>
                <w:rFonts w:eastAsia="Arial" w:cs="Arial"/>
              </w:rPr>
              <w:pPrChange w:id="1570" w:author="Torrey Samson" w:date="2026-08-25T15:52:00Z">
                <w:pPr/>
              </w:pPrChange>
            </w:pPr>
            <w:del w:id="1571" w:author="Torrey Samson" w:date="2026-07-31T09:23:00Z">
              <w:r w:rsidRPr="00C22D48">
                <w:rPr>
                  <w:rFonts w:eastAsia="Arial" w:cs="Arial"/>
                </w:rPr>
                <w:delText xml:space="preserve">3.20 </w:delText>
              </w:r>
            </w:del>
          </w:p>
        </w:tc>
      </w:tr>
      <w:tr w:rsidR="009A7F2E" w14:paraId="39797B5D" w14:textId="77777777" w:rsidTr="00C22D48">
        <w:trPr>
          <w:trHeight w:val="481"/>
          <w:del w:id="157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75" w14:textId="42FAF82C" w:rsidR="009A7F2E" w:rsidRPr="00C22D48" w:rsidRDefault="005302A0">
            <w:pPr>
              <w:ind w:left="720" w:hanging="720"/>
              <w:rPr>
                <w:del w:id="1573" w:author="Torrey Samson" w:date="2026-07-31T09:23:00Z"/>
                <w:rFonts w:eastAsia="Arial" w:cs="Arial"/>
              </w:rPr>
              <w:pPrChange w:id="1574" w:author="Torrey Samson" w:date="2026-08-25T15:52:00Z">
                <w:pPr/>
              </w:pPrChange>
            </w:pPr>
            <w:del w:id="1575" w:author="Torrey Samson" w:date="2026-07-31T09:23:00Z">
              <w:r w:rsidRPr="00C22D48">
                <w:rPr>
                  <w:rFonts w:eastAsia="Arial" w:cs="Arial"/>
                </w:rPr>
                <w:delText xml:space="preserve">2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76" w14:textId="56EDA819" w:rsidR="009A7F2E" w:rsidRPr="00C22D48" w:rsidRDefault="005302A0">
            <w:pPr>
              <w:ind w:left="720" w:hanging="720"/>
              <w:rPr>
                <w:del w:id="1576" w:author="Torrey Samson" w:date="2026-07-31T09:23:00Z"/>
                <w:rFonts w:eastAsia="Arial" w:cs="Arial"/>
              </w:rPr>
              <w:pPrChange w:id="1577" w:author="Torrey Samson" w:date="2026-08-25T15:52:00Z">
                <w:pPr/>
              </w:pPrChange>
            </w:pPr>
            <w:del w:id="1578" w:author="Torrey Samson" w:date="2026-07-31T09:23:00Z">
              <w:r w:rsidRPr="00C22D48">
                <w:rPr>
                  <w:rFonts w:eastAsia="Arial" w:cs="Arial"/>
                </w:rPr>
                <w:delText xml:space="preserve">15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77" w14:textId="358ED12A" w:rsidR="009A7F2E" w:rsidRPr="00C22D48" w:rsidRDefault="005302A0">
            <w:pPr>
              <w:ind w:left="720" w:hanging="720"/>
              <w:rPr>
                <w:del w:id="1579" w:author="Torrey Samson" w:date="2026-07-31T09:23:00Z"/>
                <w:rFonts w:eastAsia="Arial" w:cs="Arial"/>
              </w:rPr>
              <w:pPrChange w:id="1580" w:author="Torrey Samson" w:date="2026-08-25T15:52:00Z">
                <w:pPr/>
              </w:pPrChange>
            </w:pPr>
            <w:del w:id="1581" w:author="Torrey Samson" w:date="2026-07-31T09:23:00Z">
              <w:r w:rsidRPr="00C22D48">
                <w:rPr>
                  <w:rFonts w:eastAsia="Arial" w:cs="Arial"/>
                </w:rPr>
                <w:delText xml:space="preserve">2.13 </w:delText>
              </w:r>
            </w:del>
          </w:p>
        </w:tc>
      </w:tr>
      <w:tr w:rsidR="009A7F2E" w14:paraId="047E8152" w14:textId="77777777" w:rsidTr="00C22D48">
        <w:trPr>
          <w:trHeight w:val="480"/>
          <w:del w:id="1582" w:author="Torrey Samson" w:date="2026-07-31T09:23:00Z"/>
        </w:trPr>
        <w:tc>
          <w:tcPr>
            <w:tcW w:w="2948" w:type="dxa"/>
            <w:tcBorders>
              <w:top w:val="single" w:sz="4" w:space="0" w:color="000000"/>
              <w:left w:val="single" w:sz="4" w:space="0" w:color="000000"/>
              <w:bottom w:val="single" w:sz="4" w:space="0" w:color="000000"/>
              <w:right w:val="single" w:sz="4" w:space="0" w:color="000000"/>
            </w:tcBorders>
            <w:vAlign w:val="bottom"/>
          </w:tcPr>
          <w:p w14:paraId="00000278" w14:textId="340A3AD7" w:rsidR="009A7F2E" w:rsidRPr="00C22D48" w:rsidRDefault="005302A0">
            <w:pPr>
              <w:ind w:left="720" w:hanging="720"/>
              <w:rPr>
                <w:del w:id="1583" w:author="Torrey Samson" w:date="2026-07-31T09:23:00Z"/>
                <w:rFonts w:eastAsia="Arial" w:cs="Arial"/>
              </w:rPr>
              <w:pPrChange w:id="1584" w:author="Torrey Samson" w:date="2026-08-25T15:52:00Z">
                <w:pPr/>
              </w:pPrChange>
            </w:pPr>
            <w:del w:id="1585" w:author="Torrey Samson" w:date="2026-07-31T09:23:00Z">
              <w:r w:rsidRPr="00C22D48">
                <w:rPr>
                  <w:rFonts w:eastAsia="Arial" w:cs="Arial"/>
                </w:rPr>
                <w:delText xml:space="preserve"> </w:delText>
              </w:r>
            </w:del>
          </w:p>
        </w:tc>
        <w:tc>
          <w:tcPr>
            <w:tcW w:w="2960" w:type="dxa"/>
            <w:tcBorders>
              <w:top w:val="single" w:sz="4" w:space="0" w:color="000000"/>
              <w:left w:val="single" w:sz="4" w:space="0" w:color="000000"/>
              <w:bottom w:val="single" w:sz="4" w:space="0" w:color="000000"/>
              <w:right w:val="single" w:sz="4" w:space="0" w:color="000000"/>
            </w:tcBorders>
            <w:vAlign w:val="bottom"/>
          </w:tcPr>
          <w:p w14:paraId="00000279" w14:textId="2CB31926" w:rsidR="009A7F2E" w:rsidRPr="00C22D48" w:rsidRDefault="005302A0">
            <w:pPr>
              <w:ind w:left="720" w:hanging="720"/>
              <w:rPr>
                <w:del w:id="1586" w:author="Torrey Samson" w:date="2026-07-31T09:23:00Z"/>
                <w:rFonts w:eastAsia="Arial" w:cs="Arial"/>
              </w:rPr>
              <w:pPrChange w:id="1587" w:author="Torrey Samson" w:date="2026-08-25T15:52:00Z">
                <w:pPr/>
              </w:pPrChange>
            </w:pPr>
            <w:del w:id="1588" w:author="Torrey Samson" w:date="2026-07-31T09:23:00Z">
              <w:r w:rsidRPr="00C22D48">
                <w:rPr>
                  <w:rFonts w:eastAsia="Arial" w:cs="Arial"/>
                </w:rPr>
                <w:delText xml:space="preserve"> </w:delText>
              </w:r>
            </w:del>
          </w:p>
        </w:tc>
        <w:tc>
          <w:tcPr>
            <w:tcW w:w="2950" w:type="dxa"/>
            <w:tcBorders>
              <w:top w:val="single" w:sz="4" w:space="0" w:color="000000"/>
              <w:left w:val="single" w:sz="4" w:space="0" w:color="000000"/>
              <w:bottom w:val="single" w:sz="4" w:space="0" w:color="000000"/>
              <w:right w:val="single" w:sz="4" w:space="0" w:color="000000"/>
            </w:tcBorders>
            <w:vAlign w:val="bottom"/>
          </w:tcPr>
          <w:p w14:paraId="0000027A" w14:textId="15568A74" w:rsidR="009A7F2E" w:rsidRPr="00C22D48" w:rsidRDefault="005302A0">
            <w:pPr>
              <w:ind w:left="720" w:hanging="720"/>
              <w:rPr>
                <w:del w:id="1589" w:author="Torrey Samson" w:date="2026-07-31T09:23:00Z"/>
                <w:rFonts w:eastAsia="Arial" w:cs="Arial"/>
              </w:rPr>
              <w:pPrChange w:id="1590" w:author="Torrey Samson" w:date="2026-08-25T15:52:00Z">
                <w:pPr/>
              </w:pPrChange>
            </w:pPr>
            <w:del w:id="1591" w:author="Torrey Samson" w:date="2026-07-31T09:23:00Z">
              <w:r w:rsidRPr="00C22D48">
                <w:rPr>
                  <w:rFonts w:eastAsia="Arial" w:cs="Arial"/>
                </w:rPr>
                <w:delText xml:space="preserve"> </w:delText>
              </w:r>
            </w:del>
          </w:p>
        </w:tc>
      </w:tr>
      <w:tr w:rsidR="009A7F2E" w14:paraId="0433D4CD" w14:textId="77777777" w:rsidTr="00C22D48">
        <w:trPr>
          <w:trHeight w:val="710"/>
          <w:del w:id="1592" w:author="Torrey Samson" w:date="2026-07-31T09:23:00Z"/>
        </w:trPr>
        <w:tc>
          <w:tcPr>
            <w:tcW w:w="2948" w:type="dxa"/>
            <w:tcBorders>
              <w:top w:val="single" w:sz="4" w:space="0" w:color="000000"/>
              <w:left w:val="single" w:sz="4" w:space="0" w:color="000000"/>
              <w:bottom w:val="single" w:sz="4" w:space="0" w:color="000000"/>
              <w:right w:val="single" w:sz="4" w:space="0" w:color="000000"/>
            </w:tcBorders>
            <w:tcMar>
              <w:bottom w:w="6" w:type="dxa"/>
              <w:right w:w="115" w:type="dxa"/>
            </w:tcMar>
            <w:vAlign w:val="center"/>
          </w:tcPr>
          <w:p w14:paraId="0000027B" w14:textId="10D4A53A" w:rsidR="009A7F2E" w:rsidRPr="00C22D48" w:rsidRDefault="005302A0">
            <w:pPr>
              <w:ind w:left="720" w:hanging="720"/>
              <w:rPr>
                <w:del w:id="1593" w:author="Torrey Samson" w:date="2026-07-31T09:23:00Z"/>
                <w:rFonts w:eastAsia="Arial" w:cs="Arial"/>
              </w:rPr>
              <w:pPrChange w:id="1594" w:author="Torrey Samson" w:date="2026-08-25T15:52:00Z">
                <w:pPr/>
              </w:pPrChange>
            </w:pPr>
            <w:del w:id="1595" w:author="Torrey Samson" w:date="2026-07-31T09:23:00Z">
              <w:r w:rsidRPr="00C22D48">
                <w:rPr>
                  <w:rFonts w:eastAsia="Arial" w:cs="Arial"/>
                </w:rPr>
                <w:delText xml:space="preserve"> </w:delText>
              </w:r>
            </w:del>
          </w:p>
        </w:tc>
        <w:tc>
          <w:tcPr>
            <w:tcW w:w="2960" w:type="dxa"/>
            <w:tcBorders>
              <w:top w:val="single" w:sz="4" w:space="0" w:color="000000"/>
              <w:left w:val="single" w:sz="4" w:space="0" w:color="000000"/>
              <w:bottom w:val="single" w:sz="4" w:space="0" w:color="000000"/>
              <w:right w:val="single" w:sz="4" w:space="0" w:color="000000"/>
            </w:tcBorders>
            <w:tcMar>
              <w:bottom w:w="6" w:type="dxa"/>
              <w:right w:w="115" w:type="dxa"/>
            </w:tcMar>
            <w:vAlign w:val="center"/>
          </w:tcPr>
          <w:p w14:paraId="0000027C" w14:textId="62C9F2C4" w:rsidR="009A7F2E" w:rsidRPr="00C22D48" w:rsidRDefault="005302A0">
            <w:pPr>
              <w:ind w:left="720" w:hanging="720"/>
              <w:rPr>
                <w:del w:id="1596" w:author="Torrey Samson" w:date="2026-07-31T09:23:00Z"/>
                <w:rFonts w:eastAsia="Arial" w:cs="Arial"/>
              </w:rPr>
              <w:pPrChange w:id="1597" w:author="Torrey Samson" w:date="2026-08-25T15:52:00Z">
                <w:pPr/>
              </w:pPrChange>
            </w:pPr>
            <w:del w:id="1598" w:author="Torrey Samson" w:date="2026-07-31T09:23:00Z">
              <w:r w:rsidRPr="00C22D48">
                <w:rPr>
                  <w:rFonts w:eastAsia="Arial" w:cs="Arial"/>
                </w:rPr>
                <w:delText xml:space="preserve">32 </w:delText>
              </w:r>
            </w:del>
          </w:p>
        </w:tc>
        <w:tc>
          <w:tcPr>
            <w:tcW w:w="2950" w:type="dxa"/>
            <w:tcBorders>
              <w:top w:val="single" w:sz="4" w:space="0" w:color="000000"/>
              <w:left w:val="single" w:sz="4" w:space="0" w:color="000000"/>
              <w:bottom w:val="single" w:sz="4" w:space="0" w:color="000000"/>
              <w:right w:val="single" w:sz="4" w:space="0" w:color="000000"/>
            </w:tcBorders>
            <w:tcMar>
              <w:bottom w:w="6" w:type="dxa"/>
              <w:right w:w="115" w:type="dxa"/>
            </w:tcMar>
            <w:vAlign w:val="bottom"/>
          </w:tcPr>
          <w:p w14:paraId="0000027D" w14:textId="24603B32" w:rsidR="009A7F2E" w:rsidRPr="00C22D48" w:rsidRDefault="005302A0">
            <w:pPr>
              <w:ind w:left="720" w:hanging="720"/>
              <w:rPr>
                <w:del w:id="1599" w:author="Torrey Samson" w:date="2026-07-31T09:23:00Z"/>
                <w:rFonts w:eastAsia="Arial" w:cs="Arial"/>
              </w:rPr>
              <w:pPrChange w:id="1600" w:author="Torrey Samson" w:date="2026-08-25T15:52:00Z">
                <w:pPr/>
              </w:pPrChange>
            </w:pPr>
            <w:del w:id="1601" w:author="Torrey Samson" w:date="2026-07-31T09:23:00Z">
              <w:r w:rsidRPr="00C22D48">
                <w:rPr>
                  <w:rFonts w:eastAsia="Arial" w:cs="Arial"/>
                </w:rPr>
                <w:delText xml:space="preserve">3.00 (Average Multiplier </w:delText>
              </w:r>
            </w:del>
          </w:p>
          <w:p w14:paraId="0000027E" w14:textId="25D8FFA8" w:rsidR="009A7F2E" w:rsidRPr="00C22D48" w:rsidRDefault="005302A0">
            <w:pPr>
              <w:ind w:left="720" w:hanging="720"/>
              <w:rPr>
                <w:del w:id="1602" w:author="Torrey Samson" w:date="2026-07-31T09:23:00Z"/>
                <w:rFonts w:eastAsia="Arial" w:cs="Arial"/>
              </w:rPr>
              <w:pPrChange w:id="1603" w:author="Torrey Samson" w:date="2026-08-25T15:52:00Z">
                <w:pPr/>
              </w:pPrChange>
            </w:pPr>
            <w:del w:id="1604" w:author="Torrey Samson" w:date="2026-07-31T09:23:00Z">
              <w:r w:rsidRPr="00C22D48">
                <w:rPr>
                  <w:rFonts w:eastAsia="Arial" w:cs="Arial"/>
                </w:rPr>
                <w:delText xml:space="preserve">Value) </w:delText>
              </w:r>
            </w:del>
          </w:p>
        </w:tc>
      </w:tr>
    </w:tbl>
    <w:p w14:paraId="0000027F" w14:textId="016B600A" w:rsidR="009A7F2E" w:rsidRDefault="009A7F2E">
      <w:pPr>
        <w:tabs>
          <w:tab w:val="left" w:pos="720"/>
          <w:tab w:val="left" w:pos="1440"/>
          <w:tab w:val="left" w:pos="2160"/>
        </w:tabs>
        <w:ind w:left="720" w:hanging="720"/>
        <w:rPr>
          <w:del w:id="1605" w:author="Torrey Samson" w:date="2026-07-31T09:25:00Z"/>
          <w:rFonts w:eastAsia="Arial" w:cs="Arial"/>
        </w:rPr>
      </w:pPr>
    </w:p>
    <w:p w14:paraId="00000280" w14:textId="434BA8EC" w:rsidR="009A7F2E" w:rsidRPr="009A7F2E" w:rsidRDefault="009A7F2E">
      <w:pPr>
        <w:tabs>
          <w:tab w:val="left" w:pos="720"/>
          <w:tab w:val="left" w:pos="1440"/>
          <w:tab w:val="left" w:pos="2160"/>
        </w:tabs>
        <w:ind w:left="720" w:hanging="720"/>
        <w:rPr>
          <w:del w:id="1606" w:author="Torrey Samson" w:date="2026-07-31T09:25:00Z"/>
          <w:rFonts w:ascii="Aptos" w:eastAsia="Aptos" w:hAnsi="Aptos" w:cs="Aptos"/>
          <w:rPrChange w:id="1607" w:author="Torrey Samson" w:date="2026-07-31T09:25:00Z">
            <w:rPr>
              <w:del w:id="1608" w:author="Torrey Samson" w:date="2026-07-31T09:25:00Z"/>
              <w:rFonts w:eastAsia="Arial" w:cs="Arial"/>
            </w:rPr>
          </w:rPrChange>
        </w:rPr>
      </w:pPr>
    </w:p>
    <w:p w14:paraId="00000281" w14:textId="76B3F3B6" w:rsidR="009A7F2E" w:rsidRDefault="005302A0">
      <w:pPr>
        <w:pStyle w:val="par1"/>
        <w:rPr>
          <w:del w:id="1609" w:author="Torrey Samson" w:date="2026-07-31T09:25:00Z"/>
        </w:rPr>
        <w:pPrChange w:id="1610" w:author="Tennille Segura" w:date="2026-08-28T21:08:00Z">
          <w:pPr>
            <w:tabs>
              <w:tab w:val="left" w:pos="720"/>
              <w:tab w:val="left" w:pos="1440"/>
              <w:tab w:val="left" w:pos="2160"/>
            </w:tabs>
            <w:ind w:left="720" w:hanging="720"/>
          </w:pPr>
        </w:pPrChange>
      </w:pPr>
      <w:del w:id="1611" w:author="Torrey Samson" w:date="2026-07-31T09:25:00Z">
        <w:r>
          <w:delText>C.</w:delText>
        </w:r>
        <w:r>
          <w:tab/>
          <w:delText>The Prize Pool contribution for all Prize Categories shall consist of up to fifty-five percent (55%) of each Drawing period sales, inclusive of contributions to the Prize Pool accounts and Prize Reserve Accounts (PRA). An amount up to five percent (5%) of a Party Lottery’s sales shall be added to a Party Lottery’s Mega Millions® Prize Pool contribution and placed in trust in one or more Prize pool and PRA held by the Product Group at any time that the Party Lottery’s share of the PRA is below the amounts designated by the Product Group.</w:delText>
        </w:r>
      </w:del>
    </w:p>
    <w:p w14:paraId="00000282" w14:textId="52F90BD0" w:rsidR="009A7F2E" w:rsidRDefault="005302A0">
      <w:pPr>
        <w:pStyle w:val="par1"/>
        <w:rPr>
          <w:del w:id="1612" w:author="Torrey Samson" w:date="2026-07-31T09:25:00Z"/>
        </w:rPr>
        <w:pPrChange w:id="1613" w:author="Tennille Segura" w:date="2026-08-28T21:08:00Z">
          <w:pPr>
            <w:tabs>
              <w:tab w:val="left" w:pos="720"/>
              <w:tab w:val="left" w:pos="1440"/>
              <w:tab w:val="left" w:pos="2160"/>
            </w:tabs>
            <w:ind w:left="720" w:hanging="720"/>
          </w:pPr>
        </w:pPrChange>
      </w:pPr>
      <w:del w:id="1614" w:author="Torrey Samson" w:date="2026-07-31T09:25:00Z">
        <w:r>
          <w:delText>D.</w:delText>
        </w:r>
        <w:r>
          <w:tab/>
          <w:delText>Players who win the Second through Ninth set Prize (any Prize except the Jackpot Prize) will receive an amount equal to the base Prize multiplied by the “Multiplier®” number generated at the time of Purchase. See the table below for Prizes won if the set Prizes are not pari-mutuel as defined in Paragraph 14.C.5.E.2.</w:delText>
        </w:r>
      </w:del>
    </w:p>
    <w:p w14:paraId="00000283" w14:textId="485C5F43" w:rsidR="009A7F2E" w:rsidRDefault="005302A0" w:rsidP="00B57426">
      <w:pPr>
        <w:tabs>
          <w:tab w:val="left" w:pos="720"/>
          <w:tab w:val="left" w:pos="1440"/>
          <w:tab w:val="left" w:pos="2160"/>
        </w:tabs>
        <w:ind w:left="720" w:hanging="720"/>
        <w:rPr>
          <w:rFonts w:eastAsia="Arial" w:cs="Arial"/>
        </w:rPr>
      </w:pPr>
      <w:del w:id="1615" w:author="Torrey Samson" w:date="2026-07-31T09:25:00Z">
        <w:r>
          <w:br w:type="page"/>
        </w:r>
      </w:del>
    </w:p>
    <w:tbl>
      <w:tblPr>
        <w:tblW w:w="8433" w:type="dxa"/>
        <w:tblInd w:w="720" w:type="dxa"/>
        <w:tblLayout w:type="fixed"/>
        <w:tblCellMar>
          <w:top w:w="107" w:type="dxa"/>
          <w:left w:w="113" w:type="dxa"/>
          <w:right w:w="69" w:type="dxa"/>
        </w:tblCellMar>
        <w:tblLook w:val="0400" w:firstRow="0" w:lastRow="0" w:firstColumn="0" w:lastColumn="0" w:noHBand="0" w:noVBand="1"/>
      </w:tblPr>
      <w:tblGrid>
        <w:gridCol w:w="1156"/>
        <w:gridCol w:w="1397"/>
        <w:gridCol w:w="1652"/>
        <w:gridCol w:w="1080"/>
        <w:gridCol w:w="1660"/>
        <w:gridCol w:w="1488"/>
      </w:tblGrid>
      <w:tr w:rsidR="009A7F2E" w14:paraId="53775DD1" w14:textId="77777777" w:rsidTr="00C22D48">
        <w:trPr>
          <w:trHeight w:val="1205"/>
          <w:del w:id="1616"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84" w14:textId="6F7B9BB2" w:rsidR="009A7F2E" w:rsidRPr="00C22D48" w:rsidRDefault="005302A0" w:rsidP="00C22D48">
            <w:pPr>
              <w:spacing w:before="60"/>
              <w:rPr>
                <w:del w:id="1617" w:author="Torrey Samson" w:date="2026-07-31T09:26:00Z"/>
                <w:rFonts w:eastAsia="Arial" w:cs="Arial"/>
              </w:rPr>
            </w:pPr>
            <w:del w:id="1618" w:author="Torrey Samson" w:date="2026-07-31T09:26:00Z">
              <w:r w:rsidRPr="00C22D48">
                <w:rPr>
                  <w:rFonts w:eastAsia="Arial" w:cs="Arial"/>
                </w:rPr>
                <w:lastRenderedPageBreak/>
                <w:delText xml:space="preserve">Prize </w:delText>
              </w:r>
            </w:del>
          </w:p>
          <w:p w14:paraId="00000285" w14:textId="6D10950E" w:rsidR="009A7F2E" w:rsidRPr="00C22D48" w:rsidRDefault="005302A0" w:rsidP="00C22D48">
            <w:pPr>
              <w:spacing w:before="60"/>
              <w:rPr>
                <w:del w:id="1619" w:author="Torrey Samson" w:date="2026-07-31T09:26:00Z"/>
                <w:rFonts w:eastAsia="Arial" w:cs="Arial"/>
              </w:rPr>
            </w:pPr>
            <w:del w:id="1620" w:author="Torrey Samson" w:date="2026-07-31T09:26:00Z">
              <w:r w:rsidRPr="00C22D48">
                <w:rPr>
                  <w:rFonts w:eastAsia="Arial" w:cs="Arial"/>
                </w:rPr>
                <w:delText xml:space="preserve">Category </w:delText>
              </w:r>
            </w:del>
          </w:p>
        </w:tc>
        <w:tc>
          <w:tcPr>
            <w:tcW w:w="1397" w:type="dxa"/>
            <w:tcBorders>
              <w:top w:val="single" w:sz="4" w:space="0" w:color="000000"/>
              <w:left w:val="single" w:sz="4" w:space="0" w:color="000000"/>
              <w:bottom w:val="single" w:sz="4" w:space="0" w:color="000000"/>
              <w:right w:val="single" w:sz="4" w:space="0" w:color="000000"/>
            </w:tcBorders>
          </w:tcPr>
          <w:p w14:paraId="00000286" w14:textId="373EBA25" w:rsidR="009A7F2E" w:rsidRPr="00C22D48" w:rsidRDefault="005302A0" w:rsidP="00C22D48">
            <w:pPr>
              <w:spacing w:before="60"/>
              <w:rPr>
                <w:del w:id="1621" w:author="Torrey Samson" w:date="2026-07-31T09:26:00Z"/>
                <w:rFonts w:eastAsia="Arial" w:cs="Arial"/>
              </w:rPr>
            </w:pPr>
            <w:del w:id="1622" w:author="Torrey Samson" w:date="2026-07-31T09:26:00Z">
              <w:r w:rsidRPr="00C22D48">
                <w:rPr>
                  <w:rFonts w:eastAsia="Arial" w:cs="Arial"/>
                </w:rPr>
                <w:delText xml:space="preserve">Base Prize  </w:delText>
              </w:r>
            </w:del>
          </w:p>
        </w:tc>
        <w:tc>
          <w:tcPr>
            <w:tcW w:w="1652" w:type="dxa"/>
            <w:tcBorders>
              <w:top w:val="single" w:sz="4" w:space="0" w:color="000000"/>
              <w:left w:val="single" w:sz="4" w:space="0" w:color="000000"/>
              <w:bottom w:val="single" w:sz="4" w:space="0" w:color="000000"/>
              <w:right w:val="single" w:sz="4" w:space="0" w:color="000000"/>
            </w:tcBorders>
          </w:tcPr>
          <w:p w14:paraId="00000287" w14:textId="46D671A4" w:rsidR="009A7F2E" w:rsidRPr="00C22D48" w:rsidRDefault="005302A0" w:rsidP="00C22D48">
            <w:pPr>
              <w:spacing w:before="60"/>
              <w:rPr>
                <w:del w:id="1623" w:author="Torrey Samson" w:date="2026-07-31T09:26:00Z"/>
                <w:rFonts w:eastAsia="Arial" w:cs="Arial"/>
              </w:rPr>
            </w:pPr>
            <w:del w:id="1624" w:author="Torrey Samson" w:date="2026-07-31T09:26:00Z">
              <w:r w:rsidRPr="00C22D48">
                <w:rPr>
                  <w:rFonts w:eastAsia="Arial" w:cs="Arial"/>
                </w:rPr>
                <w:delText xml:space="preserve">Range of Prize Win </w:delText>
              </w:r>
            </w:del>
          </w:p>
        </w:tc>
        <w:tc>
          <w:tcPr>
            <w:tcW w:w="1080" w:type="dxa"/>
            <w:tcBorders>
              <w:top w:val="single" w:sz="4" w:space="0" w:color="000000"/>
              <w:left w:val="single" w:sz="4" w:space="0" w:color="000000"/>
              <w:bottom w:val="single" w:sz="4" w:space="0" w:color="000000"/>
              <w:right w:val="single" w:sz="4" w:space="0" w:color="000000"/>
            </w:tcBorders>
          </w:tcPr>
          <w:p w14:paraId="00000288" w14:textId="6055BAE5" w:rsidR="009A7F2E" w:rsidRPr="00C22D48" w:rsidRDefault="005302A0" w:rsidP="00C22D48">
            <w:pPr>
              <w:spacing w:before="60"/>
              <w:rPr>
                <w:del w:id="1625" w:author="Torrey Samson" w:date="2026-07-31T09:26:00Z"/>
                <w:rFonts w:eastAsia="Arial" w:cs="Arial"/>
              </w:rPr>
            </w:pPr>
            <w:del w:id="1626" w:author="Torrey Samson" w:date="2026-07-31T09:26:00Z">
              <w:r w:rsidRPr="00C22D48">
                <w:rPr>
                  <w:rFonts w:eastAsia="Arial" w:cs="Arial"/>
                </w:rPr>
                <w:delText xml:space="preserve">Average </w:delText>
              </w:r>
            </w:del>
          </w:p>
          <w:p w14:paraId="00000289" w14:textId="3AA9653E" w:rsidR="009A7F2E" w:rsidRPr="00C22D48" w:rsidRDefault="005302A0" w:rsidP="00C22D48">
            <w:pPr>
              <w:spacing w:before="60"/>
              <w:rPr>
                <w:del w:id="1627" w:author="Torrey Samson" w:date="2026-07-31T09:26:00Z"/>
                <w:rFonts w:eastAsia="Arial" w:cs="Arial"/>
              </w:rPr>
            </w:pPr>
            <w:del w:id="1628" w:author="Torrey Samson" w:date="2026-07-31T09:26:00Z">
              <w:r w:rsidRPr="00C22D48">
                <w:rPr>
                  <w:rFonts w:eastAsia="Arial" w:cs="Arial"/>
                </w:rPr>
                <w:delText xml:space="preserve">Prize </w:delText>
              </w:r>
            </w:del>
          </w:p>
        </w:tc>
        <w:tc>
          <w:tcPr>
            <w:tcW w:w="1660" w:type="dxa"/>
            <w:tcBorders>
              <w:top w:val="single" w:sz="4" w:space="0" w:color="000000"/>
              <w:left w:val="single" w:sz="4" w:space="0" w:color="000000"/>
              <w:bottom w:val="single" w:sz="4" w:space="0" w:color="000000"/>
              <w:right w:val="single" w:sz="4" w:space="0" w:color="000000"/>
            </w:tcBorders>
          </w:tcPr>
          <w:p w14:paraId="0000028A" w14:textId="0AC15624" w:rsidR="009A7F2E" w:rsidRPr="00C22D48" w:rsidRDefault="005302A0" w:rsidP="00C22D48">
            <w:pPr>
              <w:spacing w:before="60"/>
              <w:rPr>
                <w:del w:id="1629" w:author="Torrey Samson" w:date="2026-07-31T09:26:00Z"/>
                <w:rFonts w:eastAsia="Arial" w:cs="Arial"/>
              </w:rPr>
            </w:pPr>
            <w:del w:id="1630" w:author="Torrey Samson" w:date="2026-07-31T09:26:00Z">
              <w:r w:rsidRPr="00C22D48">
                <w:rPr>
                  <w:rFonts w:eastAsia="Arial" w:cs="Arial"/>
                </w:rPr>
                <w:delText xml:space="preserve">Percent of Payout </w:delText>
              </w:r>
            </w:del>
          </w:p>
        </w:tc>
        <w:tc>
          <w:tcPr>
            <w:tcW w:w="1488" w:type="dxa"/>
            <w:tcBorders>
              <w:top w:val="single" w:sz="4" w:space="0" w:color="000000"/>
              <w:left w:val="single" w:sz="4" w:space="0" w:color="000000"/>
              <w:bottom w:val="single" w:sz="4" w:space="0" w:color="000000"/>
              <w:right w:val="single" w:sz="4" w:space="0" w:color="000000"/>
            </w:tcBorders>
          </w:tcPr>
          <w:p w14:paraId="0000028B" w14:textId="7EA3DDA9" w:rsidR="009A7F2E" w:rsidRPr="00C22D48" w:rsidRDefault="005302A0" w:rsidP="00C22D48">
            <w:pPr>
              <w:spacing w:before="60"/>
              <w:rPr>
                <w:del w:id="1631" w:author="Torrey Samson" w:date="2026-07-31T09:26:00Z"/>
                <w:rFonts w:eastAsia="Arial" w:cs="Arial"/>
              </w:rPr>
            </w:pPr>
            <w:del w:id="1632" w:author="Torrey Samson" w:date="2026-07-31T09:26:00Z">
              <w:r w:rsidRPr="00C22D48">
                <w:rPr>
                  <w:rFonts w:eastAsia="Arial" w:cs="Arial"/>
                </w:rPr>
                <w:delText xml:space="preserve">Percent of Sales </w:delText>
              </w:r>
            </w:del>
          </w:p>
        </w:tc>
      </w:tr>
      <w:tr w:rsidR="009A7F2E" w14:paraId="2556EE3F" w14:textId="77777777" w:rsidTr="00C22D48">
        <w:trPr>
          <w:trHeight w:val="869"/>
          <w:del w:id="1633"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8C" w14:textId="757CA095" w:rsidR="009A7F2E" w:rsidRPr="00C22D48" w:rsidRDefault="005302A0" w:rsidP="00C22D48">
            <w:pPr>
              <w:rPr>
                <w:del w:id="1634" w:author="Torrey Samson" w:date="2026-07-31T09:26:00Z"/>
                <w:rFonts w:eastAsia="Arial" w:cs="Arial"/>
              </w:rPr>
            </w:pPr>
            <w:del w:id="1635" w:author="Torrey Samson" w:date="2026-07-31T09:26:00Z">
              <w:r w:rsidRPr="00C22D48">
                <w:rPr>
                  <w:rFonts w:eastAsia="Arial" w:cs="Arial"/>
                </w:rPr>
                <w:delText xml:space="preserve">Grand </w:delText>
              </w:r>
            </w:del>
          </w:p>
          <w:p w14:paraId="0000028D" w14:textId="35D7DD33" w:rsidR="009A7F2E" w:rsidRPr="00C22D48" w:rsidRDefault="005302A0" w:rsidP="00C22D48">
            <w:pPr>
              <w:rPr>
                <w:del w:id="1636" w:author="Torrey Samson" w:date="2026-07-31T09:26:00Z"/>
                <w:rFonts w:eastAsia="Arial" w:cs="Arial"/>
              </w:rPr>
            </w:pPr>
            <w:del w:id="1637" w:author="Torrey Samson" w:date="2026-07-31T09:26:00Z">
              <w:r w:rsidRPr="00C22D48">
                <w:rPr>
                  <w:rFonts w:eastAsia="Arial" w:cs="Arial"/>
                </w:rPr>
                <w:delText xml:space="preserve">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8E" w14:textId="1973BD21" w:rsidR="009A7F2E" w:rsidRPr="00C22D48" w:rsidRDefault="005302A0" w:rsidP="00C22D48">
            <w:pPr>
              <w:rPr>
                <w:del w:id="1638" w:author="Torrey Samson" w:date="2026-07-31T09:26:00Z"/>
                <w:rFonts w:eastAsia="Arial" w:cs="Arial"/>
              </w:rPr>
            </w:pPr>
            <w:del w:id="1639" w:author="Torrey Samson" w:date="2026-07-31T09:26:00Z">
              <w:r w:rsidRPr="00C22D48">
                <w:rPr>
                  <w:rFonts w:eastAsia="Arial" w:cs="Arial"/>
                </w:rPr>
                <w:delText xml:space="preserve">Announced Jackpot </w:delText>
              </w:r>
            </w:del>
          </w:p>
        </w:tc>
        <w:tc>
          <w:tcPr>
            <w:tcW w:w="1652" w:type="dxa"/>
            <w:tcBorders>
              <w:top w:val="single" w:sz="4" w:space="0" w:color="000000"/>
              <w:left w:val="single" w:sz="4" w:space="0" w:color="000000"/>
              <w:bottom w:val="single" w:sz="4" w:space="0" w:color="000000"/>
              <w:right w:val="single" w:sz="4" w:space="0" w:color="000000"/>
            </w:tcBorders>
          </w:tcPr>
          <w:p w14:paraId="0000028F" w14:textId="401465BC" w:rsidR="009A7F2E" w:rsidRPr="00C22D48" w:rsidRDefault="005302A0" w:rsidP="00C22D48">
            <w:pPr>
              <w:rPr>
                <w:del w:id="1640" w:author="Torrey Samson" w:date="2026-07-31T09:26:00Z"/>
                <w:rFonts w:eastAsia="Arial" w:cs="Arial"/>
              </w:rPr>
            </w:pPr>
            <w:del w:id="1641" w:author="Torrey Samson" w:date="2026-07-31T09:26:00Z">
              <w:r w:rsidRPr="00C22D48">
                <w:rPr>
                  <w:rFonts w:eastAsia="Arial" w:cs="Arial"/>
                </w:rPr>
                <w:delText xml:space="preserve">Jackpot ~ $803M </w:delText>
              </w:r>
            </w:del>
          </w:p>
        </w:tc>
        <w:tc>
          <w:tcPr>
            <w:tcW w:w="1080" w:type="dxa"/>
            <w:tcBorders>
              <w:top w:val="single" w:sz="4" w:space="0" w:color="000000"/>
              <w:left w:val="single" w:sz="4" w:space="0" w:color="000000"/>
              <w:bottom w:val="single" w:sz="4" w:space="0" w:color="000000"/>
              <w:right w:val="single" w:sz="4" w:space="0" w:color="000000"/>
            </w:tcBorders>
          </w:tcPr>
          <w:p w14:paraId="00000290" w14:textId="4EF3F041" w:rsidR="009A7F2E" w:rsidRPr="00C22D48" w:rsidRDefault="005302A0" w:rsidP="00C22D48">
            <w:pPr>
              <w:rPr>
                <w:del w:id="1642" w:author="Torrey Samson" w:date="2026-07-31T09:26:00Z"/>
                <w:rFonts w:eastAsia="Arial" w:cs="Arial"/>
              </w:rPr>
            </w:pPr>
            <w:del w:id="1643" w:author="Torrey Samson" w:date="2026-07-31T09:26:00Z">
              <w:r w:rsidRPr="00C22D48">
                <w:rPr>
                  <w:rFonts w:eastAsia="Arial" w:cs="Arial"/>
                </w:rPr>
                <w:delText xml:space="preserve">Same </w:delText>
              </w:r>
            </w:del>
          </w:p>
        </w:tc>
        <w:tc>
          <w:tcPr>
            <w:tcW w:w="1660" w:type="dxa"/>
            <w:tcBorders>
              <w:top w:val="single" w:sz="4" w:space="0" w:color="000000"/>
              <w:left w:val="single" w:sz="4" w:space="0" w:color="000000"/>
              <w:bottom w:val="single" w:sz="4" w:space="0" w:color="000000"/>
              <w:right w:val="single" w:sz="4" w:space="0" w:color="000000"/>
            </w:tcBorders>
          </w:tcPr>
          <w:p w14:paraId="00000291" w14:textId="6937BDE7" w:rsidR="009A7F2E" w:rsidRPr="00C22D48" w:rsidRDefault="005302A0" w:rsidP="00C22D48">
            <w:pPr>
              <w:rPr>
                <w:del w:id="1644" w:author="Torrey Samson" w:date="2026-07-31T09:26:00Z"/>
                <w:rFonts w:eastAsia="Arial" w:cs="Arial"/>
              </w:rPr>
            </w:pPr>
            <w:del w:id="1645" w:author="Torrey Samson" w:date="2026-07-31T09:26:00Z">
              <w:r w:rsidRPr="00C22D48">
                <w:rPr>
                  <w:rFonts w:eastAsia="Arial" w:cs="Arial"/>
                </w:rPr>
                <w:delText xml:space="preserve">55.26*% </w:delText>
              </w:r>
            </w:del>
          </w:p>
        </w:tc>
        <w:tc>
          <w:tcPr>
            <w:tcW w:w="1488" w:type="dxa"/>
            <w:tcBorders>
              <w:top w:val="single" w:sz="4" w:space="0" w:color="000000"/>
              <w:left w:val="single" w:sz="4" w:space="0" w:color="000000"/>
              <w:bottom w:val="single" w:sz="4" w:space="0" w:color="000000"/>
              <w:right w:val="single" w:sz="4" w:space="0" w:color="000000"/>
            </w:tcBorders>
          </w:tcPr>
          <w:p w14:paraId="00000292" w14:textId="5EEAEC6B" w:rsidR="009A7F2E" w:rsidRPr="00C22D48" w:rsidRDefault="005302A0" w:rsidP="00C22D48">
            <w:pPr>
              <w:rPr>
                <w:del w:id="1646" w:author="Torrey Samson" w:date="2026-07-31T09:26:00Z"/>
                <w:rFonts w:eastAsia="Arial" w:cs="Arial"/>
              </w:rPr>
            </w:pPr>
            <w:del w:id="1647" w:author="Torrey Samson" w:date="2026-07-31T09:26:00Z">
              <w:r w:rsidRPr="00C22D48">
                <w:rPr>
                  <w:rFonts w:eastAsia="Arial" w:cs="Arial"/>
                </w:rPr>
                <w:delText xml:space="preserve">27.63% </w:delText>
              </w:r>
            </w:del>
          </w:p>
        </w:tc>
      </w:tr>
      <w:tr w:rsidR="009A7F2E" w14:paraId="12FEC021" w14:textId="77777777" w:rsidTr="00C22D48">
        <w:trPr>
          <w:trHeight w:val="869"/>
          <w:del w:id="1648"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93" w14:textId="2BF990F6" w:rsidR="009A7F2E" w:rsidRPr="00C22D48" w:rsidRDefault="005302A0" w:rsidP="00C22D48">
            <w:pPr>
              <w:rPr>
                <w:del w:id="1649" w:author="Torrey Samson" w:date="2026-07-31T09:26:00Z"/>
                <w:rFonts w:eastAsia="Arial" w:cs="Arial"/>
              </w:rPr>
            </w:pPr>
            <w:del w:id="1650" w:author="Torrey Samson" w:date="2026-07-31T09:26:00Z">
              <w:r w:rsidRPr="00C22D48">
                <w:rPr>
                  <w:rFonts w:eastAsia="Arial" w:cs="Arial"/>
                </w:rPr>
                <w:delText xml:space="preserve">Second </w:delText>
              </w:r>
            </w:del>
          </w:p>
          <w:p w14:paraId="00000294" w14:textId="0C7A8C2C" w:rsidR="009A7F2E" w:rsidRPr="00C22D48" w:rsidRDefault="005302A0" w:rsidP="00C22D48">
            <w:pPr>
              <w:rPr>
                <w:del w:id="1651" w:author="Torrey Samson" w:date="2026-07-31T09:26:00Z"/>
                <w:rFonts w:eastAsia="Arial" w:cs="Arial"/>
              </w:rPr>
            </w:pPr>
            <w:del w:id="1652" w:author="Torrey Samson" w:date="2026-07-31T09:26:00Z">
              <w:r w:rsidRPr="00C22D48">
                <w:rPr>
                  <w:rFonts w:eastAsia="Arial" w:cs="Arial"/>
                </w:rPr>
                <w:delText xml:space="preserve">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95" w14:textId="1D8D9DD3" w:rsidR="009A7F2E" w:rsidRPr="00C22D48" w:rsidRDefault="005302A0" w:rsidP="00C22D48">
            <w:pPr>
              <w:rPr>
                <w:del w:id="1653" w:author="Torrey Samson" w:date="2026-07-31T09:26:00Z"/>
                <w:rFonts w:eastAsia="Arial" w:cs="Arial"/>
              </w:rPr>
            </w:pPr>
            <w:del w:id="1654" w:author="Torrey Samson" w:date="2026-07-31T09:26:00Z">
              <w:r w:rsidRPr="00C22D48">
                <w:rPr>
                  <w:rFonts w:eastAsia="Arial" w:cs="Arial"/>
                </w:rPr>
                <w:delText xml:space="preserve">$1,000,000 </w:delText>
              </w:r>
            </w:del>
          </w:p>
        </w:tc>
        <w:tc>
          <w:tcPr>
            <w:tcW w:w="1652" w:type="dxa"/>
            <w:tcBorders>
              <w:top w:val="single" w:sz="4" w:space="0" w:color="000000"/>
              <w:left w:val="single" w:sz="4" w:space="0" w:color="000000"/>
              <w:bottom w:val="single" w:sz="4" w:space="0" w:color="000000"/>
              <w:right w:val="single" w:sz="4" w:space="0" w:color="000000"/>
            </w:tcBorders>
          </w:tcPr>
          <w:p w14:paraId="00000296" w14:textId="388DB376" w:rsidR="009A7F2E" w:rsidRPr="00C22D48" w:rsidRDefault="005302A0" w:rsidP="00C22D48">
            <w:pPr>
              <w:rPr>
                <w:del w:id="1655" w:author="Torrey Samson" w:date="2026-07-31T09:26:00Z"/>
                <w:rFonts w:eastAsia="Arial" w:cs="Arial"/>
              </w:rPr>
            </w:pPr>
            <w:del w:id="1656" w:author="Torrey Samson" w:date="2026-07-31T09:26:00Z">
              <w:r w:rsidRPr="00C22D48">
                <w:rPr>
                  <w:rFonts w:eastAsia="Arial" w:cs="Arial"/>
                </w:rPr>
                <w:delText xml:space="preserve">$2M - $10M </w:delText>
              </w:r>
            </w:del>
          </w:p>
        </w:tc>
        <w:tc>
          <w:tcPr>
            <w:tcW w:w="1080" w:type="dxa"/>
            <w:tcBorders>
              <w:top w:val="single" w:sz="4" w:space="0" w:color="000000"/>
              <w:left w:val="single" w:sz="4" w:space="0" w:color="000000"/>
              <w:bottom w:val="single" w:sz="4" w:space="0" w:color="000000"/>
              <w:right w:val="single" w:sz="4" w:space="0" w:color="000000"/>
            </w:tcBorders>
          </w:tcPr>
          <w:p w14:paraId="00000297" w14:textId="1BBAE853" w:rsidR="009A7F2E" w:rsidRPr="00C22D48" w:rsidRDefault="005302A0" w:rsidP="00C22D48">
            <w:pPr>
              <w:rPr>
                <w:del w:id="1657" w:author="Torrey Samson" w:date="2026-07-31T09:26:00Z"/>
                <w:rFonts w:eastAsia="Arial" w:cs="Arial"/>
              </w:rPr>
            </w:pPr>
            <w:del w:id="1658" w:author="Torrey Samson" w:date="2026-07-31T09:26:00Z">
              <w:r w:rsidRPr="00C22D48">
                <w:rPr>
                  <w:rFonts w:eastAsia="Arial" w:cs="Arial"/>
                </w:rPr>
                <w:delText xml:space="preserve">$3M </w:delText>
              </w:r>
            </w:del>
          </w:p>
        </w:tc>
        <w:tc>
          <w:tcPr>
            <w:tcW w:w="1660" w:type="dxa"/>
            <w:tcBorders>
              <w:top w:val="single" w:sz="4" w:space="0" w:color="000000"/>
              <w:left w:val="single" w:sz="4" w:space="0" w:color="000000"/>
              <w:bottom w:val="single" w:sz="4" w:space="0" w:color="000000"/>
              <w:right w:val="single" w:sz="4" w:space="0" w:color="000000"/>
            </w:tcBorders>
          </w:tcPr>
          <w:p w14:paraId="00000298" w14:textId="15080A45" w:rsidR="009A7F2E" w:rsidRPr="00C22D48" w:rsidRDefault="005302A0" w:rsidP="00C22D48">
            <w:pPr>
              <w:rPr>
                <w:del w:id="1659" w:author="Torrey Samson" w:date="2026-07-31T09:26:00Z"/>
                <w:rFonts w:eastAsia="Arial" w:cs="Arial"/>
              </w:rPr>
            </w:pPr>
            <w:del w:id="1660" w:author="Torrey Samson" w:date="2026-07-31T09:26:00Z">
              <w:r w:rsidRPr="00C22D48">
                <w:rPr>
                  <w:rFonts w:eastAsia="Arial" w:cs="Arial"/>
                </w:rPr>
                <w:delText xml:space="preserve">9.50% </w:delText>
              </w:r>
            </w:del>
          </w:p>
        </w:tc>
        <w:tc>
          <w:tcPr>
            <w:tcW w:w="1488" w:type="dxa"/>
            <w:tcBorders>
              <w:top w:val="single" w:sz="4" w:space="0" w:color="000000"/>
              <w:left w:val="single" w:sz="4" w:space="0" w:color="000000"/>
              <w:bottom w:val="single" w:sz="4" w:space="0" w:color="000000"/>
              <w:right w:val="single" w:sz="4" w:space="0" w:color="000000"/>
            </w:tcBorders>
          </w:tcPr>
          <w:p w14:paraId="00000299" w14:textId="2C3C9A56" w:rsidR="009A7F2E" w:rsidRPr="00C22D48" w:rsidRDefault="005302A0" w:rsidP="00C22D48">
            <w:pPr>
              <w:rPr>
                <w:del w:id="1661" w:author="Torrey Samson" w:date="2026-07-31T09:26:00Z"/>
                <w:rFonts w:eastAsia="Arial" w:cs="Arial"/>
              </w:rPr>
            </w:pPr>
            <w:del w:id="1662" w:author="Torrey Samson" w:date="2026-07-31T09:26:00Z">
              <w:r w:rsidRPr="00C22D48">
                <w:rPr>
                  <w:rFonts w:eastAsia="Arial" w:cs="Arial"/>
                </w:rPr>
                <w:delText xml:space="preserve">4.75% </w:delText>
              </w:r>
            </w:del>
          </w:p>
        </w:tc>
      </w:tr>
      <w:tr w:rsidR="009A7F2E" w14:paraId="521D7247" w14:textId="77777777" w:rsidTr="00C22D48">
        <w:trPr>
          <w:trHeight w:val="854"/>
          <w:del w:id="1663"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9A" w14:textId="13B03108" w:rsidR="009A7F2E" w:rsidRPr="00C22D48" w:rsidRDefault="005302A0" w:rsidP="00C22D48">
            <w:pPr>
              <w:rPr>
                <w:del w:id="1664" w:author="Torrey Samson" w:date="2026-07-31T09:26:00Z"/>
                <w:rFonts w:eastAsia="Arial" w:cs="Arial"/>
              </w:rPr>
            </w:pPr>
            <w:del w:id="1665" w:author="Torrey Samson" w:date="2026-07-31T09:26:00Z">
              <w:r w:rsidRPr="00C22D48">
                <w:rPr>
                  <w:rFonts w:eastAsia="Arial" w:cs="Arial"/>
                </w:rPr>
                <w:delText xml:space="preserve">Third </w:delText>
              </w:r>
            </w:del>
          </w:p>
          <w:p w14:paraId="0000029B" w14:textId="50DC5DC3" w:rsidR="009A7F2E" w:rsidRPr="00C22D48" w:rsidRDefault="005302A0" w:rsidP="00C22D48">
            <w:pPr>
              <w:rPr>
                <w:del w:id="1666" w:author="Torrey Samson" w:date="2026-07-31T09:26:00Z"/>
                <w:rFonts w:eastAsia="Arial" w:cs="Arial"/>
              </w:rPr>
            </w:pPr>
            <w:del w:id="1667" w:author="Torrey Samson" w:date="2026-07-31T09:26:00Z">
              <w:r w:rsidRPr="00C22D48">
                <w:rPr>
                  <w:rFonts w:eastAsia="Arial" w:cs="Arial"/>
                </w:rPr>
                <w:delText xml:space="preserve">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9C" w14:textId="10742076" w:rsidR="009A7F2E" w:rsidRPr="00C22D48" w:rsidRDefault="005302A0" w:rsidP="00C22D48">
            <w:pPr>
              <w:rPr>
                <w:del w:id="1668" w:author="Torrey Samson" w:date="2026-07-31T09:26:00Z"/>
                <w:rFonts w:eastAsia="Arial" w:cs="Arial"/>
              </w:rPr>
            </w:pPr>
            <w:del w:id="1669" w:author="Torrey Samson" w:date="2026-07-31T09:26:00Z">
              <w:r w:rsidRPr="00C22D48">
                <w:rPr>
                  <w:rFonts w:eastAsia="Arial" w:cs="Arial"/>
                </w:rPr>
                <w:delText xml:space="preserve">$10,000 </w:delText>
              </w:r>
            </w:del>
          </w:p>
        </w:tc>
        <w:tc>
          <w:tcPr>
            <w:tcW w:w="1652" w:type="dxa"/>
            <w:tcBorders>
              <w:top w:val="single" w:sz="4" w:space="0" w:color="000000"/>
              <w:left w:val="single" w:sz="4" w:space="0" w:color="000000"/>
              <w:bottom w:val="single" w:sz="4" w:space="0" w:color="000000"/>
              <w:right w:val="single" w:sz="4" w:space="0" w:color="000000"/>
            </w:tcBorders>
          </w:tcPr>
          <w:p w14:paraId="0000029D" w14:textId="6C320C3D" w:rsidR="009A7F2E" w:rsidRPr="00C22D48" w:rsidRDefault="005302A0" w:rsidP="00C22D48">
            <w:pPr>
              <w:rPr>
                <w:del w:id="1670" w:author="Torrey Samson" w:date="2026-07-31T09:26:00Z"/>
                <w:rFonts w:eastAsia="Arial" w:cs="Arial"/>
              </w:rPr>
            </w:pPr>
            <w:del w:id="1671" w:author="Torrey Samson" w:date="2026-07-31T09:26:00Z">
              <w:r w:rsidRPr="00C22D48">
                <w:rPr>
                  <w:rFonts w:eastAsia="Arial" w:cs="Arial"/>
                </w:rPr>
                <w:delText xml:space="preserve">$20k - $100k </w:delText>
              </w:r>
            </w:del>
          </w:p>
        </w:tc>
        <w:tc>
          <w:tcPr>
            <w:tcW w:w="1080" w:type="dxa"/>
            <w:tcBorders>
              <w:top w:val="single" w:sz="4" w:space="0" w:color="000000"/>
              <w:left w:val="single" w:sz="4" w:space="0" w:color="000000"/>
              <w:bottom w:val="single" w:sz="4" w:space="0" w:color="000000"/>
              <w:right w:val="single" w:sz="4" w:space="0" w:color="000000"/>
            </w:tcBorders>
          </w:tcPr>
          <w:p w14:paraId="0000029E" w14:textId="4494BE7F" w:rsidR="009A7F2E" w:rsidRPr="00C22D48" w:rsidRDefault="005302A0" w:rsidP="00C22D48">
            <w:pPr>
              <w:rPr>
                <w:del w:id="1672" w:author="Torrey Samson" w:date="2026-07-31T09:26:00Z"/>
                <w:rFonts w:eastAsia="Arial" w:cs="Arial"/>
              </w:rPr>
            </w:pPr>
            <w:del w:id="1673" w:author="Torrey Samson" w:date="2026-07-31T09:26:00Z">
              <w:r w:rsidRPr="00C22D48">
                <w:rPr>
                  <w:rFonts w:eastAsia="Arial" w:cs="Arial"/>
                </w:rPr>
                <w:delText xml:space="preserve">$30,000 </w:delText>
              </w:r>
            </w:del>
          </w:p>
        </w:tc>
        <w:tc>
          <w:tcPr>
            <w:tcW w:w="1660" w:type="dxa"/>
            <w:tcBorders>
              <w:top w:val="single" w:sz="4" w:space="0" w:color="000000"/>
              <w:left w:val="single" w:sz="4" w:space="0" w:color="000000"/>
              <w:bottom w:val="single" w:sz="4" w:space="0" w:color="000000"/>
              <w:right w:val="single" w:sz="4" w:space="0" w:color="000000"/>
            </w:tcBorders>
          </w:tcPr>
          <w:p w14:paraId="0000029F" w14:textId="08DC7243" w:rsidR="009A7F2E" w:rsidRPr="00C22D48" w:rsidRDefault="005302A0" w:rsidP="00C22D48">
            <w:pPr>
              <w:rPr>
                <w:del w:id="1674" w:author="Torrey Samson" w:date="2026-07-31T09:26:00Z"/>
                <w:rFonts w:eastAsia="Arial" w:cs="Arial"/>
              </w:rPr>
            </w:pPr>
            <w:del w:id="1675" w:author="Torrey Samson" w:date="2026-07-31T09:26:00Z">
              <w:r w:rsidRPr="00C22D48">
                <w:rPr>
                  <w:rFonts w:eastAsia="Arial" w:cs="Arial"/>
                </w:rPr>
                <w:delText xml:space="preserve">1.34% </w:delText>
              </w:r>
            </w:del>
          </w:p>
        </w:tc>
        <w:tc>
          <w:tcPr>
            <w:tcW w:w="1488" w:type="dxa"/>
            <w:tcBorders>
              <w:top w:val="single" w:sz="4" w:space="0" w:color="000000"/>
              <w:left w:val="single" w:sz="4" w:space="0" w:color="000000"/>
              <w:bottom w:val="single" w:sz="4" w:space="0" w:color="000000"/>
              <w:right w:val="single" w:sz="4" w:space="0" w:color="000000"/>
            </w:tcBorders>
          </w:tcPr>
          <w:p w14:paraId="000002A0" w14:textId="49671C29" w:rsidR="009A7F2E" w:rsidRPr="00C22D48" w:rsidRDefault="005302A0" w:rsidP="00C22D48">
            <w:pPr>
              <w:rPr>
                <w:del w:id="1676" w:author="Torrey Samson" w:date="2026-07-31T09:26:00Z"/>
                <w:rFonts w:eastAsia="Arial" w:cs="Arial"/>
              </w:rPr>
            </w:pPr>
            <w:del w:id="1677" w:author="Torrey Samson" w:date="2026-07-31T09:26:00Z">
              <w:r w:rsidRPr="00C22D48">
                <w:rPr>
                  <w:rFonts w:eastAsia="Arial" w:cs="Arial"/>
                </w:rPr>
                <w:delText xml:space="preserve">0.67% </w:delText>
              </w:r>
            </w:del>
          </w:p>
        </w:tc>
      </w:tr>
      <w:tr w:rsidR="009A7F2E" w14:paraId="4EB5E1C9" w14:textId="77777777" w:rsidTr="00C22D48">
        <w:trPr>
          <w:trHeight w:val="869"/>
          <w:del w:id="1678"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A1" w14:textId="6E53230F" w:rsidR="009A7F2E" w:rsidRPr="00C22D48" w:rsidRDefault="005302A0" w:rsidP="00C22D48">
            <w:pPr>
              <w:rPr>
                <w:del w:id="1679" w:author="Torrey Samson" w:date="2026-07-31T09:26:00Z"/>
                <w:rFonts w:eastAsia="Arial" w:cs="Arial"/>
              </w:rPr>
            </w:pPr>
            <w:del w:id="1680" w:author="Torrey Samson" w:date="2026-07-31T09:26:00Z">
              <w:r w:rsidRPr="00C22D48">
                <w:rPr>
                  <w:rFonts w:eastAsia="Arial" w:cs="Arial"/>
                </w:rPr>
                <w:delText xml:space="preserve">Fourth 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A2" w14:textId="42A0ADDA" w:rsidR="009A7F2E" w:rsidRPr="00C22D48" w:rsidRDefault="005302A0" w:rsidP="00C22D48">
            <w:pPr>
              <w:rPr>
                <w:del w:id="1681" w:author="Torrey Samson" w:date="2026-07-31T09:26:00Z"/>
                <w:rFonts w:eastAsia="Arial" w:cs="Arial"/>
              </w:rPr>
            </w:pPr>
            <w:del w:id="1682" w:author="Torrey Samson" w:date="2026-07-31T09:26:00Z">
              <w:r w:rsidRPr="00C22D48">
                <w:rPr>
                  <w:rFonts w:eastAsia="Arial" w:cs="Arial"/>
                </w:rPr>
                <w:delText xml:space="preserve">$500 </w:delText>
              </w:r>
            </w:del>
          </w:p>
        </w:tc>
        <w:tc>
          <w:tcPr>
            <w:tcW w:w="1652" w:type="dxa"/>
            <w:tcBorders>
              <w:top w:val="single" w:sz="4" w:space="0" w:color="000000"/>
              <w:left w:val="single" w:sz="4" w:space="0" w:color="000000"/>
              <w:bottom w:val="single" w:sz="4" w:space="0" w:color="000000"/>
              <w:right w:val="single" w:sz="4" w:space="0" w:color="000000"/>
            </w:tcBorders>
          </w:tcPr>
          <w:p w14:paraId="000002A3" w14:textId="0948E3B7" w:rsidR="009A7F2E" w:rsidRPr="00C22D48" w:rsidRDefault="005302A0" w:rsidP="00C22D48">
            <w:pPr>
              <w:rPr>
                <w:del w:id="1683" w:author="Torrey Samson" w:date="2026-07-31T09:26:00Z"/>
                <w:rFonts w:eastAsia="Arial" w:cs="Arial"/>
              </w:rPr>
            </w:pPr>
            <w:del w:id="1684" w:author="Torrey Samson" w:date="2026-07-31T09:26:00Z">
              <w:r w:rsidRPr="00C22D48">
                <w:rPr>
                  <w:rFonts w:eastAsia="Arial" w:cs="Arial"/>
                </w:rPr>
                <w:delText xml:space="preserve">$1k - $5k </w:delText>
              </w:r>
            </w:del>
          </w:p>
        </w:tc>
        <w:tc>
          <w:tcPr>
            <w:tcW w:w="1080" w:type="dxa"/>
            <w:tcBorders>
              <w:top w:val="single" w:sz="4" w:space="0" w:color="000000"/>
              <w:left w:val="single" w:sz="4" w:space="0" w:color="000000"/>
              <w:bottom w:val="single" w:sz="4" w:space="0" w:color="000000"/>
              <w:right w:val="single" w:sz="4" w:space="0" w:color="000000"/>
            </w:tcBorders>
          </w:tcPr>
          <w:p w14:paraId="000002A4" w14:textId="580EE3E5" w:rsidR="009A7F2E" w:rsidRPr="00C22D48" w:rsidRDefault="005302A0" w:rsidP="00C22D48">
            <w:pPr>
              <w:rPr>
                <w:del w:id="1685" w:author="Torrey Samson" w:date="2026-07-31T09:26:00Z"/>
                <w:rFonts w:eastAsia="Arial" w:cs="Arial"/>
              </w:rPr>
            </w:pPr>
            <w:del w:id="1686" w:author="Torrey Samson" w:date="2026-07-31T09:26:00Z">
              <w:r w:rsidRPr="00C22D48">
                <w:rPr>
                  <w:rFonts w:eastAsia="Arial" w:cs="Arial"/>
                </w:rPr>
                <w:delText xml:space="preserve">$1,500 </w:delText>
              </w:r>
            </w:del>
          </w:p>
        </w:tc>
        <w:tc>
          <w:tcPr>
            <w:tcW w:w="1660" w:type="dxa"/>
            <w:tcBorders>
              <w:top w:val="single" w:sz="4" w:space="0" w:color="000000"/>
              <w:left w:val="single" w:sz="4" w:space="0" w:color="000000"/>
              <w:bottom w:val="single" w:sz="4" w:space="0" w:color="000000"/>
              <w:right w:val="single" w:sz="4" w:space="0" w:color="000000"/>
            </w:tcBorders>
          </w:tcPr>
          <w:p w14:paraId="000002A5" w14:textId="4992BC95" w:rsidR="009A7F2E" w:rsidRPr="00C22D48" w:rsidRDefault="005302A0" w:rsidP="00C22D48">
            <w:pPr>
              <w:rPr>
                <w:del w:id="1687" w:author="Torrey Samson" w:date="2026-07-31T09:26:00Z"/>
                <w:rFonts w:eastAsia="Arial" w:cs="Arial"/>
              </w:rPr>
            </w:pPr>
            <w:del w:id="1688" w:author="Torrey Samson" w:date="2026-07-31T09:26:00Z">
              <w:r w:rsidRPr="00C22D48">
                <w:rPr>
                  <w:rFonts w:eastAsia="Arial" w:cs="Arial"/>
                </w:rPr>
                <w:delText xml:space="preserve">1.54% </w:delText>
              </w:r>
            </w:del>
          </w:p>
        </w:tc>
        <w:tc>
          <w:tcPr>
            <w:tcW w:w="1488" w:type="dxa"/>
            <w:tcBorders>
              <w:top w:val="single" w:sz="4" w:space="0" w:color="000000"/>
              <w:left w:val="single" w:sz="4" w:space="0" w:color="000000"/>
              <w:bottom w:val="single" w:sz="4" w:space="0" w:color="000000"/>
              <w:right w:val="single" w:sz="4" w:space="0" w:color="000000"/>
            </w:tcBorders>
          </w:tcPr>
          <w:p w14:paraId="000002A6" w14:textId="6564FD37" w:rsidR="009A7F2E" w:rsidRPr="00C22D48" w:rsidRDefault="005302A0" w:rsidP="00C22D48">
            <w:pPr>
              <w:rPr>
                <w:del w:id="1689" w:author="Torrey Samson" w:date="2026-07-31T09:26:00Z"/>
                <w:rFonts w:eastAsia="Arial" w:cs="Arial"/>
              </w:rPr>
            </w:pPr>
            <w:del w:id="1690" w:author="Torrey Samson" w:date="2026-07-31T09:26:00Z">
              <w:r w:rsidRPr="00C22D48">
                <w:rPr>
                  <w:rFonts w:eastAsia="Arial" w:cs="Arial"/>
                </w:rPr>
                <w:delText xml:space="preserve">0.77% </w:delText>
              </w:r>
            </w:del>
          </w:p>
        </w:tc>
      </w:tr>
      <w:tr w:rsidR="009A7F2E" w14:paraId="32A3CD9D" w14:textId="77777777" w:rsidTr="00C22D48">
        <w:trPr>
          <w:trHeight w:val="603"/>
          <w:del w:id="1691"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A7" w14:textId="15755CB1" w:rsidR="009A7F2E" w:rsidRPr="00C22D48" w:rsidRDefault="005302A0" w:rsidP="00C22D48">
            <w:pPr>
              <w:rPr>
                <w:del w:id="1692" w:author="Torrey Samson" w:date="2026-07-31T09:26:00Z"/>
                <w:rFonts w:eastAsia="Arial" w:cs="Arial"/>
              </w:rPr>
            </w:pPr>
            <w:del w:id="1693" w:author="Torrey Samson" w:date="2026-07-31T09:26:00Z">
              <w:r w:rsidRPr="00C22D48">
                <w:rPr>
                  <w:rFonts w:eastAsia="Arial" w:cs="Arial"/>
                </w:rPr>
                <w:delText xml:space="preserve">Fifth 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A8" w14:textId="28775DD5" w:rsidR="009A7F2E" w:rsidRPr="00C22D48" w:rsidRDefault="005302A0" w:rsidP="00C22D48">
            <w:pPr>
              <w:rPr>
                <w:del w:id="1694" w:author="Torrey Samson" w:date="2026-07-31T09:26:00Z"/>
                <w:rFonts w:eastAsia="Arial" w:cs="Arial"/>
              </w:rPr>
            </w:pPr>
            <w:del w:id="1695" w:author="Torrey Samson" w:date="2026-07-31T09:26:00Z">
              <w:r w:rsidRPr="00C22D48">
                <w:rPr>
                  <w:rFonts w:eastAsia="Arial" w:cs="Arial"/>
                </w:rPr>
                <w:delText xml:space="preserve">$200 </w:delText>
              </w:r>
            </w:del>
          </w:p>
        </w:tc>
        <w:tc>
          <w:tcPr>
            <w:tcW w:w="1652" w:type="dxa"/>
            <w:tcBorders>
              <w:top w:val="single" w:sz="4" w:space="0" w:color="000000"/>
              <w:left w:val="single" w:sz="4" w:space="0" w:color="000000"/>
              <w:bottom w:val="single" w:sz="4" w:space="0" w:color="000000"/>
              <w:right w:val="single" w:sz="4" w:space="0" w:color="000000"/>
            </w:tcBorders>
          </w:tcPr>
          <w:p w14:paraId="000002A9" w14:textId="7BB536AB" w:rsidR="009A7F2E" w:rsidRPr="00C22D48" w:rsidRDefault="005302A0" w:rsidP="00C22D48">
            <w:pPr>
              <w:rPr>
                <w:del w:id="1696" w:author="Torrey Samson" w:date="2026-07-31T09:26:00Z"/>
                <w:rFonts w:eastAsia="Arial" w:cs="Arial"/>
              </w:rPr>
            </w:pPr>
            <w:del w:id="1697" w:author="Torrey Samson" w:date="2026-07-31T09:26:00Z">
              <w:r w:rsidRPr="00C22D48">
                <w:rPr>
                  <w:rFonts w:eastAsia="Arial" w:cs="Arial"/>
                </w:rPr>
                <w:delText xml:space="preserve">$400 -$2k </w:delText>
              </w:r>
            </w:del>
          </w:p>
        </w:tc>
        <w:tc>
          <w:tcPr>
            <w:tcW w:w="1080" w:type="dxa"/>
            <w:tcBorders>
              <w:top w:val="single" w:sz="4" w:space="0" w:color="000000"/>
              <w:left w:val="single" w:sz="4" w:space="0" w:color="000000"/>
              <w:bottom w:val="single" w:sz="4" w:space="0" w:color="000000"/>
              <w:right w:val="single" w:sz="4" w:space="0" w:color="000000"/>
            </w:tcBorders>
          </w:tcPr>
          <w:p w14:paraId="000002AA" w14:textId="5FCD91E6" w:rsidR="009A7F2E" w:rsidRPr="00C22D48" w:rsidRDefault="005302A0" w:rsidP="00C22D48">
            <w:pPr>
              <w:rPr>
                <w:del w:id="1698" w:author="Torrey Samson" w:date="2026-07-31T09:26:00Z"/>
                <w:rFonts w:eastAsia="Arial" w:cs="Arial"/>
              </w:rPr>
            </w:pPr>
            <w:del w:id="1699" w:author="Torrey Samson" w:date="2026-07-31T09:26:00Z">
              <w:r w:rsidRPr="00C22D48">
                <w:rPr>
                  <w:rFonts w:eastAsia="Arial" w:cs="Arial"/>
                </w:rPr>
                <w:delText xml:space="preserve">$600 </w:delText>
              </w:r>
            </w:del>
          </w:p>
        </w:tc>
        <w:tc>
          <w:tcPr>
            <w:tcW w:w="1660" w:type="dxa"/>
            <w:tcBorders>
              <w:top w:val="single" w:sz="4" w:space="0" w:color="000000"/>
              <w:left w:val="single" w:sz="4" w:space="0" w:color="000000"/>
              <w:bottom w:val="single" w:sz="4" w:space="0" w:color="000000"/>
              <w:right w:val="single" w:sz="4" w:space="0" w:color="000000"/>
            </w:tcBorders>
          </w:tcPr>
          <w:p w14:paraId="000002AB" w14:textId="11D9EB96" w:rsidR="009A7F2E" w:rsidRPr="00C22D48" w:rsidRDefault="005302A0" w:rsidP="00C22D48">
            <w:pPr>
              <w:rPr>
                <w:del w:id="1700" w:author="Torrey Samson" w:date="2026-07-31T09:26:00Z"/>
                <w:rFonts w:eastAsia="Arial" w:cs="Arial"/>
              </w:rPr>
            </w:pPr>
            <w:del w:id="1701" w:author="Torrey Samson" w:date="2026-07-31T09:26:00Z">
              <w:r w:rsidRPr="00C22D48">
                <w:rPr>
                  <w:rFonts w:eastAsia="Arial" w:cs="Arial"/>
                </w:rPr>
                <w:delText xml:space="preserve">1.72% </w:delText>
              </w:r>
            </w:del>
          </w:p>
        </w:tc>
        <w:tc>
          <w:tcPr>
            <w:tcW w:w="1488" w:type="dxa"/>
            <w:tcBorders>
              <w:top w:val="single" w:sz="4" w:space="0" w:color="000000"/>
              <w:left w:val="single" w:sz="4" w:space="0" w:color="000000"/>
              <w:bottom w:val="single" w:sz="4" w:space="0" w:color="000000"/>
              <w:right w:val="single" w:sz="4" w:space="0" w:color="000000"/>
            </w:tcBorders>
          </w:tcPr>
          <w:p w14:paraId="000002AC" w14:textId="177242B2" w:rsidR="009A7F2E" w:rsidRPr="00C22D48" w:rsidRDefault="005302A0" w:rsidP="00C22D48">
            <w:pPr>
              <w:rPr>
                <w:del w:id="1702" w:author="Torrey Samson" w:date="2026-07-31T09:26:00Z"/>
                <w:rFonts w:eastAsia="Arial" w:cs="Arial"/>
              </w:rPr>
            </w:pPr>
            <w:del w:id="1703" w:author="Torrey Samson" w:date="2026-07-31T09:26:00Z">
              <w:r w:rsidRPr="00C22D48">
                <w:rPr>
                  <w:rFonts w:eastAsia="Arial" w:cs="Arial"/>
                </w:rPr>
                <w:delText xml:space="preserve">0.86% </w:delText>
              </w:r>
            </w:del>
          </w:p>
        </w:tc>
      </w:tr>
      <w:tr w:rsidR="009A7F2E" w14:paraId="5113C199" w14:textId="77777777" w:rsidTr="00C22D48">
        <w:trPr>
          <w:trHeight w:val="854"/>
          <w:del w:id="1704"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AD" w14:textId="40E630A5" w:rsidR="009A7F2E" w:rsidRPr="00C22D48" w:rsidRDefault="005302A0" w:rsidP="00C22D48">
            <w:pPr>
              <w:rPr>
                <w:del w:id="1705" w:author="Torrey Samson" w:date="2026-07-31T09:26:00Z"/>
                <w:rFonts w:eastAsia="Arial" w:cs="Arial"/>
              </w:rPr>
            </w:pPr>
            <w:del w:id="1706" w:author="Torrey Samson" w:date="2026-07-31T09:26:00Z">
              <w:r w:rsidRPr="00C22D48">
                <w:rPr>
                  <w:rFonts w:eastAsia="Arial" w:cs="Arial"/>
                </w:rPr>
                <w:delText xml:space="preserve">Sixth 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AE" w14:textId="225319F3" w:rsidR="009A7F2E" w:rsidRPr="00C22D48" w:rsidRDefault="005302A0" w:rsidP="00C22D48">
            <w:pPr>
              <w:rPr>
                <w:del w:id="1707" w:author="Torrey Samson" w:date="2026-07-31T09:26:00Z"/>
                <w:rFonts w:eastAsia="Arial" w:cs="Arial"/>
              </w:rPr>
            </w:pPr>
            <w:del w:id="1708" w:author="Torrey Samson" w:date="2026-07-31T09:26:00Z">
              <w:r w:rsidRPr="00C22D48">
                <w:rPr>
                  <w:rFonts w:eastAsia="Arial" w:cs="Arial"/>
                </w:rPr>
                <w:delText xml:space="preserve">$10 </w:delText>
              </w:r>
            </w:del>
          </w:p>
        </w:tc>
        <w:tc>
          <w:tcPr>
            <w:tcW w:w="1652" w:type="dxa"/>
            <w:tcBorders>
              <w:top w:val="single" w:sz="4" w:space="0" w:color="000000"/>
              <w:left w:val="single" w:sz="4" w:space="0" w:color="000000"/>
              <w:bottom w:val="single" w:sz="4" w:space="0" w:color="000000"/>
              <w:right w:val="single" w:sz="4" w:space="0" w:color="000000"/>
            </w:tcBorders>
          </w:tcPr>
          <w:p w14:paraId="000002AF" w14:textId="7FF9F521" w:rsidR="009A7F2E" w:rsidRPr="00C22D48" w:rsidRDefault="005302A0" w:rsidP="00C22D48">
            <w:pPr>
              <w:rPr>
                <w:del w:id="1709" w:author="Torrey Samson" w:date="2026-07-31T09:26:00Z"/>
                <w:rFonts w:eastAsia="Arial" w:cs="Arial"/>
              </w:rPr>
            </w:pPr>
            <w:del w:id="1710" w:author="Torrey Samson" w:date="2026-07-31T09:26:00Z">
              <w:r w:rsidRPr="00C22D48">
                <w:rPr>
                  <w:rFonts w:eastAsia="Arial" w:cs="Arial"/>
                </w:rPr>
                <w:delText xml:space="preserve">$20 -$100 </w:delText>
              </w:r>
            </w:del>
          </w:p>
        </w:tc>
        <w:tc>
          <w:tcPr>
            <w:tcW w:w="1080" w:type="dxa"/>
            <w:tcBorders>
              <w:top w:val="single" w:sz="4" w:space="0" w:color="000000"/>
              <w:left w:val="single" w:sz="4" w:space="0" w:color="000000"/>
              <w:bottom w:val="single" w:sz="4" w:space="0" w:color="000000"/>
              <w:right w:val="single" w:sz="4" w:space="0" w:color="000000"/>
            </w:tcBorders>
          </w:tcPr>
          <w:p w14:paraId="000002B0" w14:textId="2B40ECE2" w:rsidR="009A7F2E" w:rsidRPr="00C22D48" w:rsidRDefault="005302A0" w:rsidP="00C22D48">
            <w:pPr>
              <w:rPr>
                <w:del w:id="1711" w:author="Torrey Samson" w:date="2026-07-31T09:26:00Z"/>
                <w:rFonts w:eastAsia="Arial" w:cs="Arial"/>
              </w:rPr>
            </w:pPr>
            <w:del w:id="1712" w:author="Torrey Samson" w:date="2026-07-31T09:26:00Z">
              <w:r w:rsidRPr="00C22D48">
                <w:rPr>
                  <w:rFonts w:eastAsia="Arial" w:cs="Arial"/>
                </w:rPr>
                <w:delText xml:space="preserve">$30 </w:delText>
              </w:r>
            </w:del>
          </w:p>
        </w:tc>
        <w:tc>
          <w:tcPr>
            <w:tcW w:w="1660" w:type="dxa"/>
            <w:tcBorders>
              <w:top w:val="single" w:sz="4" w:space="0" w:color="000000"/>
              <w:left w:val="single" w:sz="4" w:space="0" w:color="000000"/>
              <w:bottom w:val="single" w:sz="4" w:space="0" w:color="000000"/>
              <w:right w:val="single" w:sz="4" w:space="0" w:color="000000"/>
            </w:tcBorders>
          </w:tcPr>
          <w:p w14:paraId="000002B1" w14:textId="25A9D9D0" w:rsidR="009A7F2E" w:rsidRPr="00C22D48" w:rsidRDefault="005302A0" w:rsidP="00C22D48">
            <w:pPr>
              <w:rPr>
                <w:del w:id="1713" w:author="Torrey Samson" w:date="2026-07-31T09:26:00Z"/>
                <w:rFonts w:eastAsia="Arial" w:cs="Arial"/>
              </w:rPr>
            </w:pPr>
            <w:del w:id="1714" w:author="Torrey Samson" w:date="2026-07-31T09:26:00Z">
              <w:r w:rsidRPr="00C22D48">
                <w:rPr>
                  <w:rFonts w:eastAsia="Arial" w:cs="Arial"/>
                </w:rPr>
                <w:delText xml:space="preserve">1.98% </w:delText>
              </w:r>
            </w:del>
          </w:p>
        </w:tc>
        <w:tc>
          <w:tcPr>
            <w:tcW w:w="1488" w:type="dxa"/>
            <w:tcBorders>
              <w:top w:val="single" w:sz="4" w:space="0" w:color="000000"/>
              <w:left w:val="single" w:sz="4" w:space="0" w:color="000000"/>
              <w:bottom w:val="single" w:sz="4" w:space="0" w:color="000000"/>
              <w:right w:val="single" w:sz="4" w:space="0" w:color="000000"/>
            </w:tcBorders>
          </w:tcPr>
          <w:p w14:paraId="000002B2" w14:textId="071EBA85" w:rsidR="009A7F2E" w:rsidRPr="00C22D48" w:rsidRDefault="005302A0" w:rsidP="00C22D48">
            <w:pPr>
              <w:rPr>
                <w:del w:id="1715" w:author="Torrey Samson" w:date="2026-07-31T09:26:00Z"/>
                <w:rFonts w:eastAsia="Arial" w:cs="Arial"/>
              </w:rPr>
            </w:pPr>
            <w:del w:id="1716" w:author="Torrey Samson" w:date="2026-07-31T09:26:00Z">
              <w:r w:rsidRPr="00C22D48">
                <w:rPr>
                  <w:rFonts w:eastAsia="Arial" w:cs="Arial"/>
                </w:rPr>
                <w:delText xml:space="preserve">0.99% </w:delText>
              </w:r>
            </w:del>
          </w:p>
        </w:tc>
      </w:tr>
      <w:tr w:rsidR="009A7F2E" w14:paraId="7DF6E1F2" w14:textId="77777777" w:rsidTr="00C22D48">
        <w:trPr>
          <w:trHeight w:val="869"/>
          <w:del w:id="1717"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B3" w14:textId="51889B85" w:rsidR="009A7F2E" w:rsidRPr="00C22D48" w:rsidRDefault="005302A0" w:rsidP="00C22D48">
            <w:pPr>
              <w:rPr>
                <w:del w:id="1718" w:author="Torrey Samson" w:date="2026-07-31T09:26:00Z"/>
                <w:rFonts w:eastAsia="Arial" w:cs="Arial"/>
              </w:rPr>
            </w:pPr>
            <w:del w:id="1719" w:author="Torrey Samson" w:date="2026-07-31T09:26:00Z">
              <w:r w:rsidRPr="00C22D48">
                <w:rPr>
                  <w:rFonts w:eastAsia="Arial" w:cs="Arial"/>
                </w:rPr>
                <w:delText xml:space="preserve">Seventh 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B4" w14:textId="0C23FCAE" w:rsidR="009A7F2E" w:rsidRPr="00C22D48" w:rsidRDefault="005302A0" w:rsidP="00C22D48">
            <w:pPr>
              <w:rPr>
                <w:del w:id="1720" w:author="Torrey Samson" w:date="2026-07-31T09:26:00Z"/>
                <w:rFonts w:eastAsia="Arial" w:cs="Arial"/>
              </w:rPr>
            </w:pPr>
            <w:del w:id="1721" w:author="Torrey Samson" w:date="2026-07-31T09:26:00Z">
              <w:r w:rsidRPr="00C22D48">
                <w:rPr>
                  <w:rFonts w:eastAsia="Arial" w:cs="Arial"/>
                </w:rPr>
                <w:delText xml:space="preserve">$10 </w:delText>
              </w:r>
            </w:del>
          </w:p>
        </w:tc>
        <w:tc>
          <w:tcPr>
            <w:tcW w:w="1652" w:type="dxa"/>
            <w:tcBorders>
              <w:top w:val="single" w:sz="4" w:space="0" w:color="000000"/>
              <w:left w:val="single" w:sz="4" w:space="0" w:color="000000"/>
              <w:bottom w:val="single" w:sz="4" w:space="0" w:color="000000"/>
              <w:right w:val="single" w:sz="4" w:space="0" w:color="000000"/>
            </w:tcBorders>
          </w:tcPr>
          <w:p w14:paraId="000002B5" w14:textId="548C1580" w:rsidR="009A7F2E" w:rsidRPr="00C22D48" w:rsidRDefault="005302A0" w:rsidP="00C22D48">
            <w:pPr>
              <w:rPr>
                <w:del w:id="1722" w:author="Torrey Samson" w:date="2026-07-31T09:26:00Z"/>
                <w:rFonts w:eastAsia="Arial" w:cs="Arial"/>
              </w:rPr>
            </w:pPr>
            <w:del w:id="1723" w:author="Torrey Samson" w:date="2026-07-31T09:26:00Z">
              <w:r w:rsidRPr="00C22D48">
                <w:rPr>
                  <w:rFonts w:eastAsia="Arial" w:cs="Arial"/>
                </w:rPr>
                <w:delText xml:space="preserve">$20 - $100 </w:delText>
              </w:r>
            </w:del>
          </w:p>
        </w:tc>
        <w:tc>
          <w:tcPr>
            <w:tcW w:w="1080" w:type="dxa"/>
            <w:tcBorders>
              <w:top w:val="single" w:sz="4" w:space="0" w:color="000000"/>
              <w:left w:val="single" w:sz="4" w:space="0" w:color="000000"/>
              <w:bottom w:val="single" w:sz="4" w:space="0" w:color="000000"/>
              <w:right w:val="single" w:sz="4" w:space="0" w:color="000000"/>
            </w:tcBorders>
          </w:tcPr>
          <w:p w14:paraId="000002B6" w14:textId="7D6E95D9" w:rsidR="009A7F2E" w:rsidRPr="00C22D48" w:rsidRDefault="005302A0" w:rsidP="00C22D48">
            <w:pPr>
              <w:rPr>
                <w:del w:id="1724" w:author="Torrey Samson" w:date="2026-07-31T09:26:00Z"/>
                <w:rFonts w:eastAsia="Arial" w:cs="Arial"/>
              </w:rPr>
            </w:pPr>
            <w:del w:id="1725" w:author="Torrey Samson" w:date="2026-07-31T09:26:00Z">
              <w:r w:rsidRPr="00C22D48">
                <w:rPr>
                  <w:rFonts w:eastAsia="Arial" w:cs="Arial"/>
                </w:rPr>
                <w:delText xml:space="preserve">$30 </w:delText>
              </w:r>
            </w:del>
          </w:p>
        </w:tc>
        <w:tc>
          <w:tcPr>
            <w:tcW w:w="1660" w:type="dxa"/>
            <w:tcBorders>
              <w:top w:val="single" w:sz="4" w:space="0" w:color="000000"/>
              <w:left w:val="single" w:sz="4" w:space="0" w:color="000000"/>
              <w:bottom w:val="single" w:sz="4" w:space="0" w:color="000000"/>
              <w:right w:val="single" w:sz="4" w:space="0" w:color="000000"/>
            </w:tcBorders>
          </w:tcPr>
          <w:p w14:paraId="000002B7" w14:textId="71BBAE48" w:rsidR="009A7F2E" w:rsidRPr="00C22D48" w:rsidRDefault="005302A0" w:rsidP="00C22D48">
            <w:pPr>
              <w:rPr>
                <w:del w:id="1726" w:author="Torrey Samson" w:date="2026-07-31T09:26:00Z"/>
                <w:rFonts w:eastAsia="Arial" w:cs="Arial"/>
              </w:rPr>
            </w:pPr>
            <w:del w:id="1727" w:author="Torrey Samson" w:date="2026-07-31T09:26:00Z">
              <w:r w:rsidRPr="00C22D48">
                <w:rPr>
                  <w:rFonts w:eastAsia="Arial" w:cs="Arial"/>
                </w:rPr>
                <w:delText xml:space="preserve">1.80% </w:delText>
              </w:r>
            </w:del>
          </w:p>
        </w:tc>
        <w:tc>
          <w:tcPr>
            <w:tcW w:w="1488" w:type="dxa"/>
            <w:tcBorders>
              <w:top w:val="single" w:sz="4" w:space="0" w:color="000000"/>
              <w:left w:val="single" w:sz="4" w:space="0" w:color="000000"/>
              <w:bottom w:val="single" w:sz="4" w:space="0" w:color="000000"/>
              <w:right w:val="single" w:sz="4" w:space="0" w:color="000000"/>
            </w:tcBorders>
          </w:tcPr>
          <w:p w14:paraId="000002B8" w14:textId="732E47E2" w:rsidR="009A7F2E" w:rsidRPr="00C22D48" w:rsidRDefault="005302A0" w:rsidP="00C22D48">
            <w:pPr>
              <w:rPr>
                <w:del w:id="1728" w:author="Torrey Samson" w:date="2026-07-31T09:26:00Z"/>
                <w:rFonts w:eastAsia="Arial" w:cs="Arial"/>
              </w:rPr>
            </w:pPr>
            <w:del w:id="1729" w:author="Torrey Samson" w:date="2026-07-31T09:26:00Z">
              <w:r w:rsidRPr="00C22D48">
                <w:rPr>
                  <w:rFonts w:eastAsia="Arial" w:cs="Arial"/>
                </w:rPr>
                <w:delText xml:space="preserve">0.90% </w:delText>
              </w:r>
            </w:del>
          </w:p>
        </w:tc>
      </w:tr>
      <w:tr w:rsidR="009A7F2E" w14:paraId="0346F92E" w14:textId="77777777" w:rsidTr="00C22D48">
        <w:trPr>
          <w:trHeight w:val="869"/>
          <w:del w:id="1730"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B9" w14:textId="7D5B2974" w:rsidR="009A7F2E" w:rsidRPr="00C22D48" w:rsidRDefault="005302A0" w:rsidP="00C22D48">
            <w:pPr>
              <w:rPr>
                <w:del w:id="1731" w:author="Torrey Samson" w:date="2026-07-31T09:26:00Z"/>
                <w:rFonts w:eastAsia="Arial" w:cs="Arial"/>
              </w:rPr>
            </w:pPr>
            <w:del w:id="1732" w:author="Torrey Samson" w:date="2026-07-31T09:26:00Z">
              <w:r w:rsidRPr="00C22D48">
                <w:rPr>
                  <w:rFonts w:eastAsia="Arial" w:cs="Arial"/>
                </w:rPr>
                <w:delText xml:space="preserve">Eighth 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BA" w14:textId="22DE9599" w:rsidR="009A7F2E" w:rsidRPr="00C22D48" w:rsidRDefault="005302A0" w:rsidP="00C22D48">
            <w:pPr>
              <w:rPr>
                <w:del w:id="1733" w:author="Torrey Samson" w:date="2026-07-31T09:26:00Z"/>
                <w:rFonts w:eastAsia="Arial" w:cs="Arial"/>
              </w:rPr>
            </w:pPr>
            <w:del w:id="1734" w:author="Torrey Samson" w:date="2026-07-31T09:26:00Z">
              <w:r w:rsidRPr="00C22D48">
                <w:rPr>
                  <w:rFonts w:eastAsia="Arial" w:cs="Arial"/>
                </w:rPr>
                <w:delText xml:space="preserve">$7 </w:delText>
              </w:r>
            </w:del>
          </w:p>
        </w:tc>
        <w:tc>
          <w:tcPr>
            <w:tcW w:w="1652" w:type="dxa"/>
            <w:tcBorders>
              <w:top w:val="single" w:sz="4" w:space="0" w:color="000000"/>
              <w:left w:val="single" w:sz="4" w:space="0" w:color="000000"/>
              <w:bottom w:val="single" w:sz="4" w:space="0" w:color="000000"/>
              <w:right w:val="single" w:sz="4" w:space="0" w:color="000000"/>
            </w:tcBorders>
          </w:tcPr>
          <w:p w14:paraId="000002BB" w14:textId="328AD04F" w:rsidR="009A7F2E" w:rsidRPr="00C22D48" w:rsidRDefault="005302A0" w:rsidP="00C22D48">
            <w:pPr>
              <w:rPr>
                <w:del w:id="1735" w:author="Torrey Samson" w:date="2026-07-31T09:26:00Z"/>
                <w:rFonts w:eastAsia="Arial" w:cs="Arial"/>
              </w:rPr>
            </w:pPr>
            <w:del w:id="1736" w:author="Torrey Samson" w:date="2026-07-31T09:26:00Z">
              <w:r w:rsidRPr="00C22D48">
                <w:rPr>
                  <w:rFonts w:eastAsia="Arial" w:cs="Arial"/>
                </w:rPr>
                <w:delText xml:space="preserve">$14 - $70 </w:delText>
              </w:r>
            </w:del>
          </w:p>
        </w:tc>
        <w:tc>
          <w:tcPr>
            <w:tcW w:w="1080" w:type="dxa"/>
            <w:tcBorders>
              <w:top w:val="single" w:sz="4" w:space="0" w:color="000000"/>
              <w:left w:val="single" w:sz="4" w:space="0" w:color="000000"/>
              <w:bottom w:val="single" w:sz="4" w:space="0" w:color="000000"/>
              <w:right w:val="single" w:sz="4" w:space="0" w:color="000000"/>
            </w:tcBorders>
          </w:tcPr>
          <w:p w14:paraId="000002BC" w14:textId="3F9409FA" w:rsidR="009A7F2E" w:rsidRPr="00C22D48" w:rsidRDefault="005302A0" w:rsidP="00C22D48">
            <w:pPr>
              <w:rPr>
                <w:del w:id="1737" w:author="Torrey Samson" w:date="2026-07-31T09:26:00Z"/>
                <w:rFonts w:eastAsia="Arial" w:cs="Arial"/>
              </w:rPr>
            </w:pPr>
            <w:del w:id="1738" w:author="Torrey Samson" w:date="2026-07-31T09:26:00Z">
              <w:r w:rsidRPr="00C22D48">
                <w:rPr>
                  <w:rFonts w:eastAsia="Arial" w:cs="Arial"/>
                </w:rPr>
                <w:delText xml:space="preserve">$21 </w:delText>
              </w:r>
            </w:del>
          </w:p>
        </w:tc>
        <w:tc>
          <w:tcPr>
            <w:tcW w:w="1660" w:type="dxa"/>
            <w:tcBorders>
              <w:top w:val="single" w:sz="4" w:space="0" w:color="000000"/>
              <w:left w:val="single" w:sz="4" w:space="0" w:color="000000"/>
              <w:bottom w:val="single" w:sz="4" w:space="0" w:color="000000"/>
              <w:right w:val="single" w:sz="4" w:space="0" w:color="000000"/>
            </w:tcBorders>
          </w:tcPr>
          <w:p w14:paraId="000002BD" w14:textId="017FA2E9" w:rsidR="009A7F2E" w:rsidRPr="00C22D48" w:rsidRDefault="005302A0" w:rsidP="00C22D48">
            <w:pPr>
              <w:rPr>
                <w:del w:id="1739" w:author="Torrey Samson" w:date="2026-07-31T09:26:00Z"/>
                <w:rFonts w:eastAsia="Arial" w:cs="Arial"/>
              </w:rPr>
            </w:pPr>
            <w:del w:id="1740" w:author="Torrey Samson" w:date="2026-07-31T09:26:00Z">
              <w:r w:rsidRPr="00C22D48">
                <w:rPr>
                  <w:rFonts w:eastAsia="Arial" w:cs="Arial"/>
                </w:rPr>
                <w:delText xml:space="preserve">9.79% </w:delText>
              </w:r>
            </w:del>
          </w:p>
        </w:tc>
        <w:tc>
          <w:tcPr>
            <w:tcW w:w="1488" w:type="dxa"/>
            <w:tcBorders>
              <w:top w:val="single" w:sz="4" w:space="0" w:color="000000"/>
              <w:left w:val="single" w:sz="4" w:space="0" w:color="000000"/>
              <w:bottom w:val="single" w:sz="4" w:space="0" w:color="000000"/>
              <w:right w:val="single" w:sz="4" w:space="0" w:color="000000"/>
            </w:tcBorders>
          </w:tcPr>
          <w:p w14:paraId="000002BE" w14:textId="0416E4FB" w:rsidR="009A7F2E" w:rsidRPr="00C22D48" w:rsidRDefault="005302A0" w:rsidP="00C22D48">
            <w:pPr>
              <w:rPr>
                <w:del w:id="1741" w:author="Torrey Samson" w:date="2026-07-31T09:26:00Z"/>
                <w:rFonts w:eastAsia="Arial" w:cs="Arial"/>
              </w:rPr>
            </w:pPr>
            <w:del w:id="1742" w:author="Torrey Samson" w:date="2026-07-31T09:26:00Z">
              <w:r w:rsidRPr="00C22D48">
                <w:rPr>
                  <w:rFonts w:eastAsia="Arial" w:cs="Arial"/>
                </w:rPr>
                <w:delText xml:space="preserve">4.89% </w:delText>
              </w:r>
            </w:del>
          </w:p>
        </w:tc>
      </w:tr>
      <w:tr w:rsidR="009A7F2E" w14:paraId="54D1FB5A" w14:textId="77777777" w:rsidTr="00C22D48">
        <w:trPr>
          <w:trHeight w:val="869"/>
          <w:del w:id="1743"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BF" w14:textId="0064366E" w:rsidR="009A7F2E" w:rsidRPr="00C22D48" w:rsidRDefault="005302A0" w:rsidP="00C22D48">
            <w:pPr>
              <w:rPr>
                <w:del w:id="1744" w:author="Torrey Samson" w:date="2026-07-31T09:26:00Z"/>
                <w:rFonts w:eastAsia="Arial" w:cs="Arial"/>
              </w:rPr>
            </w:pPr>
            <w:del w:id="1745" w:author="Torrey Samson" w:date="2026-07-31T09:26:00Z">
              <w:r w:rsidRPr="00C22D48">
                <w:rPr>
                  <w:rFonts w:eastAsia="Arial" w:cs="Arial"/>
                </w:rPr>
                <w:delText xml:space="preserve">Ninth Prize </w:delText>
              </w:r>
            </w:del>
          </w:p>
        </w:tc>
        <w:tc>
          <w:tcPr>
            <w:tcW w:w="1397" w:type="dxa"/>
            <w:tcBorders>
              <w:top w:val="single" w:sz="4" w:space="0" w:color="000000"/>
              <w:left w:val="single" w:sz="4" w:space="0" w:color="000000"/>
              <w:bottom w:val="single" w:sz="4" w:space="0" w:color="000000"/>
              <w:right w:val="single" w:sz="4" w:space="0" w:color="000000"/>
            </w:tcBorders>
          </w:tcPr>
          <w:p w14:paraId="000002C0" w14:textId="759BF039" w:rsidR="009A7F2E" w:rsidRPr="00C22D48" w:rsidRDefault="005302A0" w:rsidP="00C22D48">
            <w:pPr>
              <w:rPr>
                <w:del w:id="1746" w:author="Torrey Samson" w:date="2026-07-31T09:26:00Z"/>
                <w:rFonts w:eastAsia="Arial" w:cs="Arial"/>
              </w:rPr>
            </w:pPr>
            <w:del w:id="1747" w:author="Torrey Samson" w:date="2026-07-31T09:26:00Z">
              <w:r w:rsidRPr="00C22D48">
                <w:rPr>
                  <w:rFonts w:eastAsia="Arial" w:cs="Arial"/>
                </w:rPr>
                <w:delText xml:space="preserve">$5 </w:delText>
              </w:r>
            </w:del>
          </w:p>
        </w:tc>
        <w:tc>
          <w:tcPr>
            <w:tcW w:w="1652" w:type="dxa"/>
            <w:tcBorders>
              <w:top w:val="single" w:sz="4" w:space="0" w:color="000000"/>
              <w:left w:val="single" w:sz="4" w:space="0" w:color="000000"/>
              <w:bottom w:val="single" w:sz="4" w:space="0" w:color="000000"/>
              <w:right w:val="single" w:sz="4" w:space="0" w:color="000000"/>
            </w:tcBorders>
          </w:tcPr>
          <w:p w14:paraId="000002C1" w14:textId="530B5289" w:rsidR="009A7F2E" w:rsidRPr="00C22D48" w:rsidRDefault="005302A0" w:rsidP="00C22D48">
            <w:pPr>
              <w:rPr>
                <w:del w:id="1748" w:author="Torrey Samson" w:date="2026-07-31T09:26:00Z"/>
                <w:rFonts w:eastAsia="Arial" w:cs="Arial"/>
              </w:rPr>
            </w:pPr>
            <w:del w:id="1749" w:author="Torrey Samson" w:date="2026-07-31T09:26:00Z">
              <w:r w:rsidRPr="00C22D48">
                <w:rPr>
                  <w:rFonts w:eastAsia="Arial" w:cs="Arial"/>
                </w:rPr>
                <w:delText xml:space="preserve">$10 - $50 </w:delText>
              </w:r>
            </w:del>
          </w:p>
        </w:tc>
        <w:tc>
          <w:tcPr>
            <w:tcW w:w="1080" w:type="dxa"/>
            <w:tcBorders>
              <w:top w:val="single" w:sz="4" w:space="0" w:color="000000"/>
              <w:left w:val="single" w:sz="4" w:space="0" w:color="000000"/>
              <w:bottom w:val="single" w:sz="4" w:space="0" w:color="000000"/>
              <w:right w:val="single" w:sz="4" w:space="0" w:color="000000"/>
            </w:tcBorders>
          </w:tcPr>
          <w:p w14:paraId="000002C2" w14:textId="66E8F6A5" w:rsidR="009A7F2E" w:rsidRPr="00C22D48" w:rsidRDefault="005302A0" w:rsidP="00C22D48">
            <w:pPr>
              <w:rPr>
                <w:del w:id="1750" w:author="Torrey Samson" w:date="2026-07-31T09:26:00Z"/>
                <w:rFonts w:eastAsia="Arial" w:cs="Arial"/>
              </w:rPr>
            </w:pPr>
            <w:del w:id="1751" w:author="Torrey Samson" w:date="2026-07-31T09:26:00Z">
              <w:r w:rsidRPr="00C22D48">
                <w:rPr>
                  <w:rFonts w:eastAsia="Arial" w:cs="Arial"/>
                </w:rPr>
                <w:delText xml:space="preserve">$15 </w:delText>
              </w:r>
            </w:del>
          </w:p>
        </w:tc>
        <w:tc>
          <w:tcPr>
            <w:tcW w:w="1660" w:type="dxa"/>
            <w:tcBorders>
              <w:top w:val="single" w:sz="4" w:space="0" w:color="000000"/>
              <w:left w:val="single" w:sz="4" w:space="0" w:color="000000"/>
              <w:bottom w:val="single" w:sz="4" w:space="0" w:color="000000"/>
              <w:right w:val="single" w:sz="4" w:space="0" w:color="000000"/>
            </w:tcBorders>
          </w:tcPr>
          <w:p w14:paraId="000002C3" w14:textId="711471B8" w:rsidR="009A7F2E" w:rsidRPr="00C22D48" w:rsidRDefault="005302A0" w:rsidP="00C22D48">
            <w:pPr>
              <w:rPr>
                <w:del w:id="1752" w:author="Torrey Samson" w:date="2026-07-31T09:26:00Z"/>
                <w:rFonts w:eastAsia="Arial" w:cs="Arial"/>
              </w:rPr>
            </w:pPr>
            <w:del w:id="1753" w:author="Torrey Samson" w:date="2026-07-31T09:26:00Z">
              <w:r w:rsidRPr="00C22D48">
                <w:rPr>
                  <w:rFonts w:eastAsia="Arial" w:cs="Arial"/>
                </w:rPr>
                <w:delText xml:space="preserve">17.06% </w:delText>
              </w:r>
            </w:del>
          </w:p>
        </w:tc>
        <w:tc>
          <w:tcPr>
            <w:tcW w:w="1488" w:type="dxa"/>
            <w:tcBorders>
              <w:top w:val="single" w:sz="4" w:space="0" w:color="000000"/>
              <w:left w:val="single" w:sz="4" w:space="0" w:color="000000"/>
              <w:bottom w:val="single" w:sz="4" w:space="0" w:color="000000"/>
              <w:right w:val="single" w:sz="4" w:space="0" w:color="000000"/>
            </w:tcBorders>
          </w:tcPr>
          <w:p w14:paraId="000002C4" w14:textId="35650B03" w:rsidR="009A7F2E" w:rsidRPr="00C22D48" w:rsidRDefault="005302A0" w:rsidP="00C22D48">
            <w:pPr>
              <w:rPr>
                <w:del w:id="1754" w:author="Torrey Samson" w:date="2026-07-31T09:26:00Z"/>
                <w:rFonts w:eastAsia="Arial" w:cs="Arial"/>
              </w:rPr>
            </w:pPr>
            <w:del w:id="1755" w:author="Torrey Samson" w:date="2026-07-31T09:26:00Z">
              <w:r w:rsidRPr="00C22D48">
                <w:rPr>
                  <w:rFonts w:eastAsia="Arial" w:cs="Arial"/>
                </w:rPr>
                <w:delText xml:space="preserve">8.53% </w:delText>
              </w:r>
            </w:del>
          </w:p>
        </w:tc>
      </w:tr>
      <w:tr w:rsidR="009A7F2E" w14:paraId="16A49AE5" w14:textId="77777777" w:rsidTr="00C22D48">
        <w:trPr>
          <w:trHeight w:val="588"/>
          <w:del w:id="1756" w:author="Torrey Samson" w:date="2026-07-31T09:26:00Z"/>
        </w:trPr>
        <w:tc>
          <w:tcPr>
            <w:tcW w:w="1156" w:type="dxa"/>
            <w:tcBorders>
              <w:top w:val="single" w:sz="4" w:space="0" w:color="000000"/>
              <w:left w:val="single" w:sz="4" w:space="0" w:color="000000"/>
              <w:bottom w:val="single" w:sz="4" w:space="0" w:color="000000"/>
              <w:right w:val="single" w:sz="4" w:space="0" w:color="000000"/>
            </w:tcBorders>
          </w:tcPr>
          <w:p w14:paraId="000002C5" w14:textId="26BF635A" w:rsidR="009A7F2E" w:rsidRPr="00C22D48" w:rsidRDefault="005302A0" w:rsidP="00C22D48">
            <w:pPr>
              <w:rPr>
                <w:del w:id="1757" w:author="Torrey Samson" w:date="2026-07-31T09:26:00Z"/>
                <w:rFonts w:eastAsia="Arial" w:cs="Arial"/>
              </w:rPr>
            </w:pPr>
            <w:del w:id="1758" w:author="Torrey Samson" w:date="2026-07-31T09:26:00Z">
              <w:r w:rsidRPr="00C22D48">
                <w:rPr>
                  <w:rFonts w:eastAsia="Arial" w:cs="Arial"/>
                </w:rPr>
                <w:delText xml:space="preserve">TOTAL </w:delText>
              </w:r>
            </w:del>
          </w:p>
        </w:tc>
        <w:tc>
          <w:tcPr>
            <w:tcW w:w="1397" w:type="dxa"/>
            <w:tcBorders>
              <w:top w:val="single" w:sz="4" w:space="0" w:color="000000"/>
              <w:left w:val="single" w:sz="4" w:space="0" w:color="000000"/>
              <w:bottom w:val="single" w:sz="4" w:space="0" w:color="000000"/>
              <w:right w:val="single" w:sz="4" w:space="0" w:color="000000"/>
            </w:tcBorders>
          </w:tcPr>
          <w:p w14:paraId="000002C6" w14:textId="6AE918E2" w:rsidR="009A7F2E" w:rsidRPr="00C22D48" w:rsidRDefault="005302A0" w:rsidP="00C22D48">
            <w:pPr>
              <w:rPr>
                <w:del w:id="1759" w:author="Torrey Samson" w:date="2026-07-31T09:26:00Z"/>
                <w:rFonts w:eastAsia="Arial" w:cs="Arial"/>
              </w:rPr>
            </w:pPr>
            <w:del w:id="1760" w:author="Torrey Samson" w:date="2026-07-31T09:26:00Z">
              <w:r w:rsidRPr="00C22D48">
                <w:rPr>
                  <w:rFonts w:eastAsia="Arial" w:cs="Arial"/>
                </w:rPr>
                <w:delText xml:space="preserve"> </w:delText>
              </w:r>
            </w:del>
          </w:p>
        </w:tc>
        <w:tc>
          <w:tcPr>
            <w:tcW w:w="1652" w:type="dxa"/>
            <w:tcBorders>
              <w:top w:val="single" w:sz="4" w:space="0" w:color="000000"/>
              <w:left w:val="single" w:sz="4" w:space="0" w:color="000000"/>
              <w:bottom w:val="single" w:sz="4" w:space="0" w:color="000000"/>
              <w:right w:val="single" w:sz="4" w:space="0" w:color="000000"/>
            </w:tcBorders>
          </w:tcPr>
          <w:p w14:paraId="000002C7" w14:textId="5C2F71D3" w:rsidR="009A7F2E" w:rsidRPr="00C22D48" w:rsidRDefault="005302A0" w:rsidP="00C22D48">
            <w:pPr>
              <w:rPr>
                <w:del w:id="1761" w:author="Torrey Samson" w:date="2026-07-31T09:26:00Z"/>
                <w:rFonts w:eastAsia="Arial" w:cs="Arial"/>
              </w:rPr>
            </w:pPr>
            <w:del w:id="1762" w:author="Torrey Samson" w:date="2026-07-31T09:26:00Z">
              <w:r w:rsidRPr="00C22D48">
                <w:rPr>
                  <w:rFonts w:eastAsia="Arial" w:cs="Arial"/>
                </w:rPr>
                <w:delText xml:space="preserve"> </w:delText>
              </w:r>
            </w:del>
          </w:p>
        </w:tc>
        <w:tc>
          <w:tcPr>
            <w:tcW w:w="1080" w:type="dxa"/>
            <w:tcBorders>
              <w:top w:val="single" w:sz="4" w:space="0" w:color="000000"/>
              <w:left w:val="single" w:sz="4" w:space="0" w:color="000000"/>
              <w:bottom w:val="single" w:sz="4" w:space="0" w:color="000000"/>
              <w:right w:val="single" w:sz="4" w:space="0" w:color="000000"/>
            </w:tcBorders>
          </w:tcPr>
          <w:p w14:paraId="000002C8" w14:textId="0FE2FA02" w:rsidR="009A7F2E" w:rsidRPr="00C22D48" w:rsidRDefault="005302A0" w:rsidP="00C22D48">
            <w:pPr>
              <w:rPr>
                <w:del w:id="1763" w:author="Torrey Samson" w:date="2026-07-31T09:26:00Z"/>
                <w:rFonts w:eastAsia="Arial" w:cs="Arial"/>
              </w:rPr>
            </w:pPr>
            <w:del w:id="1764" w:author="Torrey Samson" w:date="2026-07-31T09:26:00Z">
              <w:r w:rsidRPr="00C22D48">
                <w:rPr>
                  <w:rFonts w:eastAsia="Arial" w:cs="Arial"/>
                </w:rPr>
                <w:delText xml:space="preserve"> </w:delText>
              </w:r>
            </w:del>
          </w:p>
        </w:tc>
        <w:tc>
          <w:tcPr>
            <w:tcW w:w="1660" w:type="dxa"/>
            <w:tcBorders>
              <w:top w:val="single" w:sz="4" w:space="0" w:color="000000"/>
              <w:left w:val="single" w:sz="4" w:space="0" w:color="000000"/>
              <w:bottom w:val="single" w:sz="4" w:space="0" w:color="000000"/>
              <w:right w:val="single" w:sz="4" w:space="0" w:color="000000"/>
            </w:tcBorders>
          </w:tcPr>
          <w:p w14:paraId="000002C9" w14:textId="323CFFA5" w:rsidR="009A7F2E" w:rsidRPr="00C22D48" w:rsidRDefault="005302A0" w:rsidP="00C22D48">
            <w:pPr>
              <w:rPr>
                <w:del w:id="1765" w:author="Torrey Samson" w:date="2026-07-31T09:26:00Z"/>
                <w:rFonts w:eastAsia="Arial" w:cs="Arial"/>
              </w:rPr>
            </w:pPr>
            <w:del w:id="1766" w:author="Torrey Samson" w:date="2026-07-31T09:26:00Z">
              <w:r w:rsidRPr="00C22D48">
                <w:rPr>
                  <w:rFonts w:eastAsia="Arial" w:cs="Arial"/>
                </w:rPr>
                <w:delText xml:space="preserve">100.00% </w:delText>
              </w:r>
            </w:del>
          </w:p>
        </w:tc>
        <w:tc>
          <w:tcPr>
            <w:tcW w:w="1488" w:type="dxa"/>
            <w:tcBorders>
              <w:top w:val="single" w:sz="4" w:space="0" w:color="000000"/>
              <w:left w:val="single" w:sz="4" w:space="0" w:color="000000"/>
              <w:bottom w:val="single" w:sz="4" w:space="0" w:color="000000"/>
              <w:right w:val="single" w:sz="4" w:space="0" w:color="000000"/>
            </w:tcBorders>
          </w:tcPr>
          <w:p w14:paraId="000002CA" w14:textId="55011CEC" w:rsidR="009A7F2E" w:rsidRPr="00C22D48" w:rsidRDefault="005302A0" w:rsidP="00C22D48">
            <w:pPr>
              <w:rPr>
                <w:del w:id="1767" w:author="Torrey Samson" w:date="2026-07-31T09:26:00Z"/>
                <w:rFonts w:eastAsia="Arial" w:cs="Arial"/>
              </w:rPr>
            </w:pPr>
            <w:del w:id="1768" w:author="Torrey Samson" w:date="2026-07-31T09:26:00Z">
              <w:r w:rsidRPr="00C22D48">
                <w:rPr>
                  <w:rFonts w:eastAsia="Arial" w:cs="Arial"/>
                </w:rPr>
                <w:delText xml:space="preserve">50.00% </w:delText>
              </w:r>
            </w:del>
          </w:p>
        </w:tc>
      </w:tr>
    </w:tbl>
    <w:p w14:paraId="000002CB" w14:textId="3CFDAE7D" w:rsidR="009A7F2E" w:rsidRDefault="009A7F2E">
      <w:pPr>
        <w:tabs>
          <w:tab w:val="left" w:pos="720"/>
          <w:tab w:val="left" w:pos="1440"/>
          <w:tab w:val="left" w:pos="2160"/>
        </w:tabs>
        <w:ind w:left="720" w:hanging="720"/>
        <w:rPr>
          <w:del w:id="1769" w:author="Torrey Samson" w:date="2026-07-31T09:37:00Z"/>
          <w:rFonts w:eastAsia="Arial" w:cs="Arial"/>
        </w:rPr>
      </w:pPr>
    </w:p>
    <w:p w14:paraId="000002CC" w14:textId="6B7C58B2" w:rsidR="009A7F2E" w:rsidRDefault="005302A0">
      <w:pPr>
        <w:pStyle w:val="par1"/>
        <w:rPr>
          <w:del w:id="1770" w:author="Torrey Samson" w:date="2026-07-31T09:37:00Z"/>
        </w:rPr>
        <w:pPrChange w:id="1771" w:author="Tennille Segura" w:date="2026-08-28T21:08:00Z">
          <w:pPr>
            <w:tabs>
              <w:tab w:val="left" w:pos="720"/>
              <w:tab w:val="left" w:pos="1440"/>
              <w:tab w:val="left" w:pos="2160"/>
            </w:tabs>
            <w:ind w:left="720" w:hanging="720"/>
          </w:pPr>
        </w:pPrChange>
      </w:pPr>
      <w:del w:id="1772" w:author="Torrey Samson" w:date="2026-07-31T09:37:00Z">
        <w:r>
          <w:br w:type="page"/>
        </w:r>
        <w:r>
          <w:lastRenderedPageBreak/>
          <w:delText>E.</w:delText>
        </w:r>
        <w:r>
          <w:tab/>
          <w:delText>Prize Categories - The Grand Prize shall be determined on a pari-mutuel basis. All other Prizes awarded shall be paid as Set Prizes based on Multiplier and base Prize amount with the foregoing expected Prize payout percentages:</w:delText>
        </w:r>
      </w:del>
    </w:p>
    <w:p w14:paraId="000002CD" w14:textId="7E4ABB1E" w:rsidR="009A7F2E" w:rsidRPr="009A7F2E" w:rsidRDefault="005302A0">
      <w:pPr>
        <w:pStyle w:val="par2"/>
        <w:rPr>
          <w:del w:id="1773" w:author="Torrey Samson" w:date="2026-07-31T09:37:00Z"/>
          <w:rFonts w:ascii="Aptos" w:eastAsia="Aptos" w:hAnsi="Aptos" w:cs="Aptos"/>
          <w:rPrChange w:id="1774" w:author="Torrey Samson" w:date="2026-07-31T09:27:00Z">
            <w:rPr>
              <w:del w:id="1775" w:author="Torrey Samson" w:date="2026-07-31T09:37:00Z"/>
              <w:rFonts w:eastAsia="Arial" w:cs="Arial"/>
            </w:rPr>
          </w:rPrChange>
        </w:rPr>
        <w:pPrChange w:id="1776" w:author="Tennille Segura" w:date="2026-08-28T21:09:00Z">
          <w:pPr>
            <w:tabs>
              <w:tab w:val="left" w:pos="720"/>
              <w:tab w:val="left" w:pos="1440"/>
              <w:tab w:val="left" w:pos="2160"/>
            </w:tabs>
            <w:ind w:left="1440" w:hanging="720"/>
          </w:pPr>
        </w:pPrChange>
      </w:pPr>
      <w:del w:id="1777" w:author="Torrey Samson" w:date="2026-07-31T09:37:00Z">
        <w:r>
          <w:delText>1.</w:delText>
        </w:r>
        <w:r>
          <w:tab/>
          <w:delText>The Grand Prize shall be divided equally by the number of Game Plays matching all five (5) of the first set plus one (1) of the second set.</w:delText>
        </w:r>
      </w:del>
    </w:p>
    <w:p w14:paraId="000002CE" w14:textId="5D544809" w:rsidR="009A7F2E" w:rsidRDefault="005302A0">
      <w:pPr>
        <w:pStyle w:val="par2"/>
        <w:rPr>
          <w:del w:id="1778" w:author="Torrey Samson" w:date="2026-07-31T09:37:00Z"/>
        </w:rPr>
        <w:pPrChange w:id="1779" w:author="Tennille Segura" w:date="2026-08-28T21:09:00Z">
          <w:pPr>
            <w:tabs>
              <w:tab w:val="left" w:pos="720"/>
              <w:tab w:val="left" w:pos="1440"/>
              <w:tab w:val="left" w:pos="2160"/>
            </w:tabs>
            <w:ind w:left="1440" w:hanging="720"/>
          </w:pPr>
        </w:pPrChange>
      </w:pPr>
      <w:del w:id="1780" w:author="Torrey Samson" w:date="2026-07-31T09:37:00Z">
        <w:r>
          <w:delText>2.</w:delText>
        </w:r>
        <w:r>
          <w:tab/>
          <w:delText>If the total of the original Mega Millions® Set Prizes and the Multiplier Prize Amounts awarded in a Drawing exceeds the percentage of the Prize Pools allocated to the set Prizes, then the amount needed to fund the Set Prizes (including the Multiplier Prize Amounts) awarded can be drawn from the Prize Pool Accounts and PRA or become parimutuel Prizes as determined by the Product Group.</w:delText>
        </w:r>
      </w:del>
    </w:p>
    <w:p w14:paraId="000002CF" w14:textId="38023A4E" w:rsidR="009A7F2E" w:rsidRDefault="005302A0">
      <w:pPr>
        <w:pStyle w:val="par1"/>
        <w:rPr>
          <w:del w:id="1781" w:author="Torrey Samson" w:date="2026-07-31T09:37:00Z"/>
        </w:rPr>
        <w:pPrChange w:id="1782" w:author="Tennille Segura" w:date="2026-08-28T21:09:00Z">
          <w:pPr>
            <w:tabs>
              <w:tab w:val="left" w:pos="720"/>
              <w:tab w:val="left" w:pos="1440"/>
              <w:tab w:val="left" w:pos="2160"/>
            </w:tabs>
            <w:ind w:left="720" w:hanging="720"/>
          </w:pPr>
        </w:pPrChange>
      </w:pPr>
      <w:del w:id="1783" w:author="Torrey Samson" w:date="2026-07-31T09:37:00Z">
        <w:r>
          <w:delText>F.</w:delText>
        </w:r>
        <w:r>
          <w:tab/>
          <w:delText>If the set Prizes are pari-mutuel as defined in Paragraph 14.C.5.C.2 of Rule 14.C, the amount of the pari-mutuel set Prize will be multiplied by the “MULTIPLIER®” randomly assigned and printed next to the play on the Ticket at the time of Purchase</w:delText>
        </w:r>
      </w:del>
    </w:p>
    <w:p w14:paraId="000002D0" w14:textId="096F90D9" w:rsidR="009A7F2E" w:rsidRDefault="005302A0">
      <w:pPr>
        <w:pStyle w:val="Heading3"/>
        <w:rPr>
          <w:ins w:id="1784" w:author="Torrey Samson" w:date="2026-07-31T09:37:00Z"/>
        </w:rPr>
        <w:pPrChange w:id="1785" w:author="Tennille Segura" w:date="2026-08-28T21:09:00Z">
          <w:pPr>
            <w:keepNext/>
            <w:spacing w:after="60"/>
          </w:pPr>
        </w:pPrChange>
      </w:pPr>
      <w:ins w:id="1786" w:author="Torrey Samson" w:date="2026-07-31T09:37:00Z">
        <w:r>
          <w:t xml:space="preserve">14.C.2 </w:t>
        </w:r>
        <w:r>
          <w:tab/>
          <w:t>Drawings</w:t>
        </w:r>
      </w:ins>
    </w:p>
    <w:p w14:paraId="000002D1" w14:textId="36EA780A" w:rsidR="009A7F2E" w:rsidRDefault="005302A0">
      <w:pPr>
        <w:pStyle w:val="par1"/>
        <w:rPr>
          <w:ins w:id="1787" w:author="Torrey Samson" w:date="2026-07-31T09:37:00Z"/>
        </w:rPr>
        <w:pPrChange w:id="1788" w:author="Tennille Segura" w:date="2026-08-28T21:09:00Z">
          <w:pPr>
            <w:tabs>
              <w:tab w:val="left" w:pos="720"/>
              <w:tab w:val="left" w:pos="1440"/>
              <w:tab w:val="left" w:pos="2160"/>
            </w:tabs>
            <w:ind w:left="720" w:hanging="720"/>
          </w:pPr>
        </w:pPrChange>
      </w:pPr>
      <w:ins w:id="1789" w:author="Torrey Samson" w:date="2026-07-31T09:37:00Z">
        <w:r>
          <w:t>A.</w:t>
        </w:r>
        <w:r>
          <w:tab/>
          <w:t>There shall be two (2) “Mega Millions®” Drawings each week on Tuesday and Friday evenings, unless the Drawing schedule is changed by the MUSL Board. In the event of an act of Force Majeure, the Drawing shall be rescheduled at the discretion of the MUSL Board.</w:t>
        </w:r>
      </w:ins>
    </w:p>
    <w:p w14:paraId="000002D2" w14:textId="462385F4" w:rsidR="009A7F2E" w:rsidRDefault="005302A0">
      <w:pPr>
        <w:pStyle w:val="Heading3"/>
        <w:rPr>
          <w:del w:id="1790" w:author="Torrey Samson" w:date="2026-08-06T11:35:00Z"/>
        </w:rPr>
        <w:pPrChange w:id="1791" w:author="Tennille Segura" w:date="2026-08-28T21:09:00Z">
          <w:pPr>
            <w:keepNext/>
            <w:spacing w:after="60"/>
          </w:pPr>
        </w:pPrChange>
      </w:pPr>
      <w:del w:id="1792" w:author="Torrey Samson" w:date="2026-08-06T11:35:00Z">
        <w:r>
          <w:delText xml:space="preserve">14.C.6 </w:delText>
        </w:r>
        <w:r>
          <w:tab/>
          <w:delText>Payment of Prizes</w:delText>
        </w:r>
      </w:del>
    </w:p>
    <w:p w14:paraId="000002D3" w14:textId="075F02A2" w:rsidR="009A7F2E" w:rsidRDefault="005302A0">
      <w:pPr>
        <w:pStyle w:val="par1"/>
        <w:rPr>
          <w:del w:id="1793" w:author="Torrey Samson" w:date="2026-08-06T11:35:00Z"/>
        </w:rPr>
        <w:pPrChange w:id="1794" w:author="Tennille Segura" w:date="2026-08-28T21:09:00Z">
          <w:pPr>
            <w:tabs>
              <w:tab w:val="left" w:pos="720"/>
              <w:tab w:val="left" w:pos="1440"/>
              <w:tab w:val="left" w:pos="2160"/>
            </w:tabs>
            <w:ind w:left="720" w:hanging="720"/>
          </w:pPr>
        </w:pPrChange>
      </w:pPr>
      <w:del w:id="1795" w:author="Torrey Samson" w:date="2026-08-06T11:35:00Z">
        <w:r>
          <w:delText>A.</w:delText>
        </w:r>
        <w:r>
          <w:tab/>
          <w:delText>Grand Prizes shall be paid at the election of the Ticket Holder either by a single cash payment or in a series of annuity payments. The Ticket Holder becomes entitled to the Prize at the time the Prize is Validated as a Prize Winner. The election to take the cash payment or annuity payments may be made at the time the Prize is Validated or within 60 days after the Ticket Holder becomes entitled to the Prize. If no election is made within 60 days after the Ticket Holder becomes entitled to the Prize, the Prize shall be paid as an annuity. The election is final and cannot be revoked, withdrawn or otherwise changed.</w:delText>
        </w:r>
      </w:del>
    </w:p>
    <w:p w14:paraId="000002D4" w14:textId="6349C250" w:rsidR="009A7F2E" w:rsidRDefault="005302A0">
      <w:pPr>
        <w:pStyle w:val="par2"/>
        <w:rPr>
          <w:del w:id="1796" w:author="Torrey Samson" w:date="2026-08-06T11:35:00Z"/>
        </w:rPr>
        <w:pPrChange w:id="1797" w:author="Tennille Segura" w:date="2026-08-28T21:09:00Z">
          <w:pPr>
            <w:tabs>
              <w:tab w:val="left" w:pos="720"/>
              <w:tab w:val="left" w:pos="1440"/>
              <w:tab w:val="left" w:pos="2160"/>
            </w:tabs>
            <w:ind w:left="1440" w:hanging="720"/>
          </w:pPr>
        </w:pPrChange>
      </w:pPr>
      <w:del w:id="1798" w:author="Torrey Samson" w:date="2026-08-06T11:35:00Z">
        <w:r>
          <w:delText>1.</w:delText>
        </w:r>
        <w:r>
          <w:tab/>
          <w:delText>Shares of the Grand Prize shall be determined by dividing the cash available in the Grand Prize Pool equally among all boards matching all five (5) of the first set plus one (1) of the second set of drawn Numbers. Winner(s) who elect a cash payment shall be paid their Share(s) in a single cash payment.</w:delText>
        </w:r>
      </w:del>
    </w:p>
    <w:p w14:paraId="000002D5" w14:textId="18771E1C" w:rsidR="009A7F2E" w:rsidRDefault="005302A0">
      <w:pPr>
        <w:pStyle w:val="par3"/>
        <w:rPr>
          <w:del w:id="1799" w:author="Torrey Samson" w:date="2026-08-06T11:35:00Z"/>
        </w:rPr>
        <w:pPrChange w:id="1800" w:author="Tennille Segura" w:date="2026-08-28T21:10:00Z">
          <w:pPr>
            <w:tabs>
              <w:tab w:val="left" w:pos="720"/>
              <w:tab w:val="left" w:pos="1440"/>
              <w:tab w:val="left" w:pos="2160"/>
            </w:tabs>
            <w:ind w:left="2160" w:hanging="720"/>
          </w:pPr>
        </w:pPrChange>
      </w:pPr>
      <w:del w:id="1801" w:author="Torrey Samson" w:date="2026-08-06T11:35:00Z">
        <w:r>
          <w:delText>a.</w:delText>
        </w:r>
        <w:r>
          <w:tab/>
          <w:delText xml:space="preserve">The Product Group may, but is not required to, offer guaranteed minimum Grand Prize Amounts or minimum increases in the Grand Prize Amount between Drawings. The Product Group may make </w:delText>
        </w:r>
        <w:r>
          <w:lastRenderedPageBreak/>
          <w:delText>other changes in the allocation of Prize money where the Product Group finds that it would be in the best interest of the game.</w:delText>
        </w:r>
      </w:del>
    </w:p>
    <w:p w14:paraId="000002D6" w14:textId="53C27058" w:rsidR="009A7F2E" w:rsidRDefault="005302A0">
      <w:pPr>
        <w:pStyle w:val="par3"/>
        <w:rPr>
          <w:del w:id="1802" w:author="Torrey Samson" w:date="2026-08-06T11:35:00Z"/>
        </w:rPr>
        <w:pPrChange w:id="1803" w:author="Tennille Segura" w:date="2026-08-28T21:10:00Z">
          <w:pPr>
            <w:tabs>
              <w:tab w:val="left" w:pos="720"/>
              <w:tab w:val="left" w:pos="1440"/>
              <w:tab w:val="left" w:pos="2160"/>
            </w:tabs>
            <w:ind w:left="2160" w:hanging="720"/>
          </w:pPr>
        </w:pPrChange>
      </w:pPr>
      <w:del w:id="1804" w:author="Torrey Samson" w:date="2026-08-06T11:35:00Z">
        <w:r>
          <w:delText>b.</w:delText>
        </w:r>
        <w:r>
          <w:tab/>
          <w:delText>The cash option Prize shall be determined by dividing the Grand Prize amount that would be paid over thirty (30) annual installments by a rate established by the Mega Millions® Finance Committee prior to each Drawing divided by the number of total jackpot winners.</w:delText>
        </w:r>
      </w:del>
    </w:p>
    <w:p w14:paraId="000002D7" w14:textId="4F28DDEA" w:rsidR="009A7F2E" w:rsidRDefault="005302A0">
      <w:pPr>
        <w:pStyle w:val="par2"/>
        <w:rPr>
          <w:del w:id="1805" w:author="Torrey Samson" w:date="2026-08-06T11:35:00Z"/>
        </w:rPr>
        <w:pPrChange w:id="1806" w:author="Tennille Segura" w:date="2026-08-28T21:10:00Z">
          <w:pPr>
            <w:tabs>
              <w:tab w:val="left" w:pos="720"/>
              <w:tab w:val="left" w:pos="1440"/>
              <w:tab w:val="left" w:pos="2160"/>
            </w:tabs>
            <w:ind w:left="1440" w:hanging="720"/>
          </w:pPr>
        </w:pPrChange>
      </w:pPr>
      <w:del w:id="1807" w:author="Torrey Samson" w:date="2026-08-06T11:35:00Z">
        <w:r>
          <w:delText>2.</w:delText>
        </w:r>
        <w:r>
          <w:tab/>
          <w:delText>All annuitized Prizes shall be paid annually in thirty (30) graduated payments.</w:delText>
        </w:r>
      </w:del>
    </w:p>
    <w:p w14:paraId="000002D8" w14:textId="74874F29" w:rsidR="009A7F2E" w:rsidRDefault="005302A0">
      <w:pPr>
        <w:pStyle w:val="par2"/>
        <w:rPr>
          <w:del w:id="1808" w:author="Torrey Samson" w:date="2026-08-06T11:35:00Z"/>
        </w:rPr>
        <w:pPrChange w:id="1809" w:author="Tennille Segura" w:date="2026-08-28T21:10:00Z">
          <w:pPr>
            <w:tabs>
              <w:tab w:val="left" w:pos="720"/>
              <w:tab w:val="left" w:pos="1440"/>
              <w:tab w:val="left" w:pos="2160"/>
            </w:tabs>
            <w:ind w:left="1440" w:hanging="720"/>
          </w:pPr>
        </w:pPrChange>
      </w:pPr>
      <w:del w:id="1810" w:author="Torrey Samson" w:date="2026-08-06T11:35:00Z">
        <w:r>
          <w:delText>3.</w:delText>
        </w:r>
        <w:r>
          <w:tab/>
          <w:delText>Funds for the initial payment of an annuitized Prize or the lump sum cash Prize shall be made available by MUSL for payment by the Lottery no earlier than the fifteenth calendar day (or the next banking day if the fifteenth day is a holiday) following the Drawing. If necessary, when the due date for the payment of a Prize occurs before the receipt of funds in the Prize Pool trust sufficient to pay the Prize, the transfer of funds for the payment of the full lump sum cash amount may be delayed pending receipt of funds from the Party Lotteries. The Lottery may elect to make the initial payment from its own funds after Validation, with notice to MUSL.</w:delText>
        </w:r>
      </w:del>
    </w:p>
    <w:p w14:paraId="000002D9" w14:textId="3A7B27BD" w:rsidR="009A7F2E" w:rsidRDefault="005302A0">
      <w:pPr>
        <w:pStyle w:val="par2"/>
        <w:rPr>
          <w:del w:id="1811" w:author="Torrey Samson" w:date="2026-08-06T11:35:00Z"/>
        </w:rPr>
        <w:pPrChange w:id="1812" w:author="Tennille Segura" w:date="2026-08-28T21:10:00Z">
          <w:pPr>
            <w:tabs>
              <w:tab w:val="left" w:pos="720"/>
              <w:tab w:val="left" w:pos="1440"/>
              <w:tab w:val="left" w:pos="2160"/>
            </w:tabs>
            <w:ind w:left="1440" w:hanging="720"/>
          </w:pPr>
        </w:pPrChange>
      </w:pPr>
      <w:del w:id="1813" w:author="Torrey Samson" w:date="2026-08-06T11:35:00Z">
        <w:r>
          <w:delText>4.</w:delText>
        </w:r>
        <w:r>
          <w:tab/>
          <w:delText>In the event of the death of a Lottery Prize Winner during the annuity payment period, the Product Group, in its sole discretion, upon the petition of the estate of the Lottery Prize Winner (the “Estate”) to the Lottery, and subject to federal, state, or district applicable laws, may accelerate the payment of all of the remaining Lottery proceeds to the Estate. If the Product Group makes such a determination, then securities and/or cash held to fund the deceased Lottery Prize Winner’s annuitized Prize may be distributed to the Estate. The identification of the securities to fund the annuitized Prize shall be at the sole discretion of the Product Group.</w:delText>
        </w:r>
      </w:del>
    </w:p>
    <w:p w14:paraId="000002DA" w14:textId="27B3DE5D" w:rsidR="009A7F2E" w:rsidRDefault="005302A0">
      <w:pPr>
        <w:pStyle w:val="par2"/>
        <w:rPr>
          <w:del w:id="1814" w:author="Torrey Samson" w:date="2026-08-06T11:35:00Z"/>
        </w:rPr>
        <w:pPrChange w:id="1815" w:author="Tennille Segura" w:date="2026-08-28T21:10:00Z">
          <w:pPr>
            <w:tabs>
              <w:tab w:val="left" w:pos="720"/>
              <w:tab w:val="left" w:pos="1440"/>
              <w:tab w:val="left" w:pos="2160"/>
            </w:tabs>
            <w:ind w:left="720" w:hanging="720"/>
          </w:pPr>
        </w:pPrChange>
      </w:pPr>
      <w:del w:id="1816" w:author="Torrey Samson" w:date="2026-08-06T11:35:00Z">
        <w:r>
          <w:delText>B.</w:delText>
        </w:r>
        <w:r>
          <w:tab/>
          <w:delText>The Director’s decision with respect to the Validation and payment of Set Prizes, whether during a “Mega Millions®” game or any Drawing related thereto, shall be final and binding upon all participants in the Lottery.</w:delText>
        </w:r>
      </w:del>
    </w:p>
    <w:p w14:paraId="000002DB" w14:textId="54399274" w:rsidR="009A7F2E" w:rsidRDefault="005302A0">
      <w:pPr>
        <w:pStyle w:val="par2"/>
        <w:rPr>
          <w:del w:id="1817" w:author="Torrey Samson" w:date="2026-08-06T11:35:00Z"/>
        </w:rPr>
        <w:pPrChange w:id="1818" w:author="Tennille Segura" w:date="2026-08-28T21:10:00Z">
          <w:pPr>
            <w:tabs>
              <w:tab w:val="left" w:pos="720"/>
              <w:tab w:val="left" w:pos="1440"/>
              <w:tab w:val="left" w:pos="2160"/>
            </w:tabs>
            <w:ind w:left="720" w:hanging="720"/>
          </w:pPr>
        </w:pPrChange>
      </w:pPr>
      <w:del w:id="1819" w:author="Torrey Samson" w:date="2026-08-06T11:35:00Z">
        <w:r>
          <w:delText>C.</w:delText>
        </w:r>
        <w:r>
          <w:tab/>
          <w:delText>All Set Prizes (excluding the Grand Prize) shall be paid by the Lottery. The Lottery may begin paying Set Prizes after receiving authorization to pay from the MUSL Central Office. All liability for a “Mega Millions®” Prize is discharged upon payment of a Prize claim.</w:delText>
        </w:r>
      </w:del>
    </w:p>
    <w:p w14:paraId="000002DC" w14:textId="43C30843" w:rsidR="009A7F2E" w:rsidRDefault="005302A0">
      <w:pPr>
        <w:pStyle w:val="par2"/>
        <w:rPr>
          <w:del w:id="1820" w:author="Torrey Samson" w:date="2026-08-06T11:35:00Z"/>
        </w:rPr>
        <w:pPrChange w:id="1821" w:author="Tennille Segura" w:date="2026-08-28T21:10:00Z">
          <w:pPr>
            <w:tabs>
              <w:tab w:val="left" w:pos="720"/>
              <w:tab w:val="left" w:pos="1440"/>
              <w:tab w:val="left" w:pos="2160"/>
            </w:tabs>
            <w:ind w:left="720" w:hanging="720"/>
          </w:pPr>
        </w:pPrChange>
      </w:pPr>
      <w:del w:id="1822" w:author="Torrey Samson" w:date="2026-08-06T11:35:00Z">
        <w:r>
          <w:delText>D.</w:delText>
        </w:r>
        <w:r>
          <w:tab/>
          <w:delText>Annuitized payments of the Grand Prize or a Share of the Grand Prize may be rounded to facilitate the Purchase of an appropriate funding mechanism. Breakage on an annuitized Grand Prize win shall be added to the first cash payment to the Prize Winner(s).</w:delText>
        </w:r>
      </w:del>
    </w:p>
    <w:p w14:paraId="000002DD" w14:textId="37FCBDB8" w:rsidR="009A7F2E" w:rsidRDefault="005302A0">
      <w:pPr>
        <w:pStyle w:val="par2"/>
        <w:rPr>
          <w:del w:id="1823" w:author="Torrey Samson" w:date="2026-08-06T11:35:00Z"/>
        </w:rPr>
        <w:pPrChange w:id="1824" w:author="Tennille Segura" w:date="2026-08-28T21:10:00Z">
          <w:pPr>
            <w:tabs>
              <w:tab w:val="left" w:pos="720"/>
              <w:tab w:val="left" w:pos="1440"/>
              <w:tab w:val="left" w:pos="2160"/>
            </w:tabs>
            <w:ind w:left="720" w:hanging="720"/>
          </w:pPr>
        </w:pPrChange>
      </w:pPr>
      <w:del w:id="1825" w:author="Torrey Samson" w:date="2026-08-06T11:35:00Z">
        <w:r>
          <w:lastRenderedPageBreak/>
          <w:delText>E.</w:delText>
        </w:r>
        <w:r>
          <w:tab/>
          <w:delText>Set Prizes, which, under these rules, may become pari-mutuel Prizes, may be rounded down so that Prizes can be paid in multiples of whole dollars. Breakage resulting from rounding these Prizes shall be carried forward to the Prize Pool for the next Drawing.</w:delText>
        </w:r>
      </w:del>
    </w:p>
    <w:p w14:paraId="000002DE" w14:textId="2EDCA4B4" w:rsidR="009A7F2E" w:rsidRDefault="005302A0">
      <w:pPr>
        <w:pStyle w:val="par2"/>
        <w:rPr>
          <w:del w:id="1826" w:author="Torrey Samson" w:date="2026-08-06T11:35:00Z"/>
        </w:rPr>
        <w:pPrChange w:id="1827" w:author="Tennille Segura" w:date="2026-08-28T21:10:00Z">
          <w:pPr>
            <w:tabs>
              <w:tab w:val="left" w:pos="720"/>
              <w:tab w:val="left" w:pos="1440"/>
              <w:tab w:val="left" w:pos="2160"/>
            </w:tabs>
            <w:ind w:left="720" w:hanging="720"/>
          </w:pPr>
        </w:pPrChange>
      </w:pPr>
      <w:del w:id="1828" w:author="Torrey Samson" w:date="2026-08-06T11:35:00Z">
        <w:r>
          <w:delText>F.</w:delText>
        </w:r>
        <w:r>
          <w:tab/>
          <w:delText>If the Grand Prize is not won in a Drawing, the Prize money allocated for the Grand Prize shall Roll-Over and be added to the Grand Prize Pool for the following Drawing.</w:delText>
        </w:r>
      </w:del>
    </w:p>
    <w:p w14:paraId="000002DF" w14:textId="128B2895" w:rsidR="009A7F2E" w:rsidRDefault="005302A0">
      <w:pPr>
        <w:pStyle w:val="Heading3"/>
        <w:rPr>
          <w:del w:id="1829" w:author="Torrey Samson" w:date="2026-08-06T11:35:00Z"/>
        </w:rPr>
        <w:pPrChange w:id="1830" w:author="Tennille Segura" w:date="2026-08-28T21:10:00Z">
          <w:pPr>
            <w:keepNext/>
            <w:spacing w:after="60"/>
          </w:pPr>
        </w:pPrChange>
      </w:pPr>
      <w:del w:id="1831" w:author="Torrey Samson" w:date="2026-08-06T11:35:00Z">
        <w:r>
          <w:delText xml:space="preserve">14.C.7 </w:delText>
        </w:r>
        <w:r>
          <w:tab/>
          <w:delText>Drawings</w:delText>
        </w:r>
      </w:del>
    </w:p>
    <w:p w14:paraId="000002E0" w14:textId="2FF50D81" w:rsidR="009A7F2E" w:rsidRDefault="005302A0">
      <w:pPr>
        <w:pStyle w:val="par1"/>
        <w:rPr>
          <w:del w:id="1832" w:author="Torrey Samson" w:date="2026-08-06T11:35:00Z"/>
        </w:rPr>
        <w:pPrChange w:id="1833" w:author="Tennille Segura" w:date="2026-08-28T21:11:00Z">
          <w:pPr>
            <w:tabs>
              <w:tab w:val="left" w:pos="720"/>
              <w:tab w:val="left" w:pos="1440"/>
              <w:tab w:val="left" w:pos="2160"/>
            </w:tabs>
            <w:ind w:left="720" w:hanging="720"/>
          </w:pPr>
        </w:pPrChange>
      </w:pPr>
      <w:del w:id="1834" w:author="Torrey Samson" w:date="2026-08-06T11:35:00Z">
        <w:r>
          <w:delText>A.</w:delText>
        </w:r>
        <w:r>
          <w:tab/>
          <w:delText>There shall be two (2)  “Mega Millions®” Drawings each week on Tuesday and Friday evenings, unless the Drawing schedule is changed by the MUSL Board. In the event of an act of Force Majeure, the Drawing shall be rescheduled at the discretion of the MUSL Board.</w:delText>
        </w:r>
      </w:del>
    </w:p>
    <w:p w14:paraId="000002E1" w14:textId="7E0645E8" w:rsidR="009A7F2E" w:rsidRDefault="005302A0">
      <w:pPr>
        <w:pStyle w:val="par1"/>
        <w:rPr>
          <w:del w:id="1835" w:author="Torrey Samson" w:date="2026-08-06T11:35:00Z"/>
        </w:rPr>
        <w:pPrChange w:id="1836" w:author="Tennille Segura" w:date="2026-08-28T21:11:00Z">
          <w:pPr>
            <w:tabs>
              <w:tab w:val="left" w:pos="720"/>
              <w:tab w:val="left" w:pos="1440"/>
              <w:tab w:val="left" w:pos="2160"/>
            </w:tabs>
            <w:ind w:left="720" w:hanging="720"/>
          </w:pPr>
        </w:pPrChange>
      </w:pPr>
      <w:del w:id="1837" w:author="Torrey Samson" w:date="2026-08-06T11:35:00Z">
        <w:r>
          <w:delText>B.</w:delText>
        </w:r>
        <w:r>
          <w:tab/>
          <w:delText>Each Drawing shall determine, at random, six (6) winning Numbers in accordance with Drawing Procedures. Any Numbers drawn are not declared the Winning Combination until the Drawing is certified by MUSL in accordance with the “Mega Millions®” Drawing Procedure. The Winning Combination shall be used in determining all “Mega Millions®” Prize Winners for that Drawing. If a Drawing is not certified, another Drawing will be conducted to determine certified Prize Winners.</w:delText>
        </w:r>
      </w:del>
    </w:p>
    <w:p w14:paraId="000002E2" w14:textId="5FEA7F08" w:rsidR="009A7F2E" w:rsidRDefault="005302A0">
      <w:pPr>
        <w:pStyle w:val="par1"/>
        <w:rPr>
          <w:del w:id="1838" w:author="Torrey Samson" w:date="2026-08-06T11:35:00Z"/>
        </w:rPr>
        <w:pPrChange w:id="1839" w:author="Tennille Segura" w:date="2026-08-28T21:11:00Z">
          <w:pPr>
            <w:tabs>
              <w:tab w:val="left" w:pos="720"/>
              <w:tab w:val="left" w:pos="1440"/>
              <w:tab w:val="left" w:pos="2160"/>
            </w:tabs>
            <w:ind w:left="720" w:hanging="720"/>
          </w:pPr>
        </w:pPrChange>
      </w:pPr>
      <w:del w:id="1840" w:author="Torrey Samson" w:date="2026-08-06T11:35:00Z">
        <w:r>
          <w:delText>C.</w:delText>
        </w:r>
        <w:r>
          <w:tab/>
          <w:delText>Each Drawing shall be witnessed by an independent auditor as required in C.R.S. 44-40-109(2)(d). All Drawing equipment used shall be examined prior to and immediately after a Drawing. All Drawings, inspections, and tests shall be recorded on videotape.</w:delText>
        </w:r>
      </w:del>
    </w:p>
    <w:p w14:paraId="000002E3" w14:textId="181937EA" w:rsidR="009A7F2E" w:rsidRDefault="005302A0">
      <w:pPr>
        <w:pStyle w:val="par1"/>
        <w:rPr>
          <w:del w:id="1841" w:author="Torrey Samson" w:date="2026-08-06T11:35:00Z"/>
        </w:rPr>
        <w:pPrChange w:id="1842" w:author="Tennille Segura" w:date="2026-08-28T21:11:00Z">
          <w:pPr>
            <w:tabs>
              <w:tab w:val="left" w:pos="720"/>
              <w:tab w:val="left" w:pos="1440"/>
              <w:tab w:val="left" w:pos="2160"/>
            </w:tabs>
            <w:ind w:left="720" w:hanging="720"/>
          </w:pPr>
        </w:pPrChange>
      </w:pPr>
      <w:del w:id="1843" w:author="Torrey Samson" w:date="2026-08-06T11:35:00Z">
        <w:r>
          <w:delText>D.</w:delText>
        </w:r>
        <w:r>
          <w:tab/>
          <w:delText>The Drawing shall not be invalidated because the Numbers drawn creating create an excessive Prize liability for the Lottery. E.</w:delText>
        </w:r>
        <w:r>
          <w:tab/>
          <w:delText>The Drawing Procedures shall provide that a minimum of fifty-nine (59) minutes elapse between the close of the game Ticket sales and the time of the Drawing for those Tickets sold.</w:delText>
        </w:r>
      </w:del>
    </w:p>
    <w:p w14:paraId="000002E4" w14:textId="55FD2842" w:rsidR="009A7F2E" w:rsidRDefault="005302A0">
      <w:pPr>
        <w:pStyle w:val="par1"/>
        <w:rPr>
          <w:del w:id="1844" w:author="Torrey Samson" w:date="2026-08-06T11:35:00Z"/>
        </w:rPr>
        <w:pPrChange w:id="1845" w:author="Tennille Segura" w:date="2026-08-28T21:11:00Z">
          <w:pPr>
            <w:tabs>
              <w:tab w:val="left" w:pos="720"/>
              <w:tab w:val="left" w:pos="1440"/>
              <w:tab w:val="left" w:pos="2160"/>
            </w:tabs>
            <w:ind w:left="720" w:hanging="720"/>
          </w:pPr>
        </w:pPrChange>
      </w:pPr>
      <w:del w:id="1846" w:author="Torrey Samson" w:date="2026-08-06T11:35:00Z">
        <w:r>
          <w:delText>F.</w:delText>
        </w:r>
        <w:r>
          <w:tab/>
          <w:delText>All Drawings shall be open to the public.</w:delText>
        </w:r>
      </w:del>
    </w:p>
    <w:p w14:paraId="000002E5" w14:textId="5BF2CAD5" w:rsidR="009A7F2E" w:rsidRDefault="005302A0">
      <w:pPr>
        <w:pStyle w:val="Heading3"/>
        <w:rPr>
          <w:del w:id="1847" w:author="Torrey Samson" w:date="2026-08-06T11:35:00Z"/>
        </w:rPr>
        <w:pPrChange w:id="1848" w:author="Tennille Segura" w:date="2026-08-28T21:11:00Z">
          <w:pPr>
            <w:keepNext/>
            <w:spacing w:after="60"/>
          </w:pPr>
        </w:pPrChange>
      </w:pPr>
      <w:del w:id="1849" w:author="Torrey Samson" w:date="2026-08-06T11:35:00Z">
        <w:r>
          <w:delText xml:space="preserve">14.C.8 </w:delText>
        </w:r>
        <w:r>
          <w:tab/>
          <w:delText>Sale of Tickets</w:delText>
        </w:r>
      </w:del>
    </w:p>
    <w:p w14:paraId="000002E6" w14:textId="2DD11AFA" w:rsidR="009A7F2E" w:rsidRDefault="005302A0">
      <w:pPr>
        <w:pStyle w:val="par1"/>
        <w:rPr>
          <w:del w:id="1850" w:author="Torrey Samson" w:date="2026-08-06T11:35:00Z"/>
        </w:rPr>
        <w:pPrChange w:id="1851" w:author="Tennille Segura" w:date="2026-08-28T21:11:00Z">
          <w:pPr>
            <w:tabs>
              <w:tab w:val="left" w:pos="720"/>
              <w:tab w:val="left" w:pos="1440"/>
              <w:tab w:val="left" w:pos="2160"/>
            </w:tabs>
            <w:ind w:left="720" w:hanging="720"/>
          </w:pPr>
        </w:pPrChange>
      </w:pPr>
      <w:del w:id="1852" w:author="Torrey Samson" w:date="2026-08-06T11:35:00Z">
        <w:r>
          <w:delText>A.</w:delText>
        </w:r>
        <w:r>
          <w:tab/>
          <w:delText>“Mega Millions®” Tickets may be Purchased from a Retailer authorized to Sell Multi-state Jackpot Tickets or directly from the Lottery.</w:delText>
        </w:r>
      </w:del>
    </w:p>
    <w:p w14:paraId="000002E7" w14:textId="66494D78" w:rsidR="009A7F2E" w:rsidRDefault="005302A0">
      <w:pPr>
        <w:pStyle w:val="par1"/>
        <w:rPr>
          <w:del w:id="1853" w:author="Torrey Samson" w:date="2026-08-06T11:35:00Z"/>
        </w:rPr>
        <w:pPrChange w:id="1854" w:author="Tennille Segura" w:date="2026-08-28T21:11:00Z">
          <w:pPr>
            <w:tabs>
              <w:tab w:val="left" w:pos="720"/>
              <w:tab w:val="left" w:pos="1440"/>
              <w:tab w:val="left" w:pos="2160"/>
            </w:tabs>
            <w:ind w:left="720" w:hanging="720"/>
          </w:pPr>
        </w:pPrChange>
      </w:pPr>
      <w:del w:id="1855" w:author="Torrey Samson" w:date="2026-08-06T11:35:00Z">
        <w:r>
          <w:delText>B.</w:delText>
        </w:r>
        <w:r>
          <w:tab/>
          <w:delText>“Mega Millions®” Tickets shall show, at a minimum, the Player’s selection of Numbers, the number of Plays, the Drawing date, Random Multiplier (2X, 3X, 4X, 5X, 10X), and Validation Numbers.</w:delText>
        </w:r>
      </w:del>
    </w:p>
    <w:p w14:paraId="000002E8" w14:textId="690E48B9" w:rsidR="009A7F2E" w:rsidRDefault="005302A0">
      <w:pPr>
        <w:pStyle w:val="par1"/>
        <w:rPr>
          <w:del w:id="1856" w:author="Torrey Samson" w:date="2026-08-06T11:35:00Z"/>
        </w:rPr>
        <w:pPrChange w:id="1857" w:author="Tennille Segura" w:date="2026-08-28T21:11:00Z">
          <w:pPr>
            <w:tabs>
              <w:tab w:val="left" w:pos="720"/>
              <w:tab w:val="left" w:pos="1440"/>
              <w:tab w:val="left" w:pos="2160"/>
            </w:tabs>
            <w:ind w:left="720" w:hanging="720"/>
          </w:pPr>
        </w:pPrChange>
      </w:pPr>
      <w:del w:id="1858" w:author="Torrey Samson" w:date="2026-08-06T11:35:00Z">
        <w:r>
          <w:delText>C.</w:delText>
        </w:r>
        <w:r>
          <w:tab/>
          <w:delText xml:space="preserve">Plays may be entered manually using the Gaming Terminal keypad or by means of a Play Slip provided by the Lottery. Facsimiles of Play Slips, copies of Play Slips, or other materials which are inserted into the Gaming Terminal’ Play Slip </w:delText>
        </w:r>
        <w:r>
          <w:lastRenderedPageBreak/>
          <w:delText>reader and which are not printed or approved by the Lottery shall not be used to enter a Play. No device shall be connected to a Gaming Terminal to enter Plays, except as may be approved by the Lottery. Unapproved Play Slips or other devices may be seized by the Lottery.</w:delText>
        </w:r>
      </w:del>
    </w:p>
    <w:p w14:paraId="000002E9" w14:textId="2C724B26" w:rsidR="009A7F2E" w:rsidRDefault="005302A0">
      <w:pPr>
        <w:pStyle w:val="par2"/>
        <w:rPr>
          <w:del w:id="1859" w:author="Torrey Samson" w:date="2026-08-06T11:35:00Z"/>
        </w:rPr>
        <w:pPrChange w:id="1860" w:author="Tennille Segura" w:date="2026-08-28T21:11:00Z">
          <w:pPr>
            <w:tabs>
              <w:tab w:val="left" w:pos="720"/>
              <w:tab w:val="left" w:pos="1440"/>
              <w:tab w:val="left" w:pos="2160"/>
            </w:tabs>
            <w:ind w:left="1440" w:hanging="720"/>
          </w:pPr>
        </w:pPrChange>
      </w:pPr>
      <w:del w:id="1861" w:author="Torrey Samson" w:date="2026-08-06T11:35:00Z">
        <w:r>
          <w:delText>1.</w:delText>
        </w:r>
        <w:r>
          <w:tab/>
          <w:delText>All Plays shall be marked on the Play Slip by hand. No machine-printed Play Slips shall be used to enter Plays. Machine-printed Play Slips may be seized by the Lottery.</w:delText>
        </w:r>
      </w:del>
    </w:p>
    <w:p w14:paraId="000002EA" w14:textId="6AFB4430" w:rsidR="009A7F2E" w:rsidRDefault="005302A0">
      <w:pPr>
        <w:pStyle w:val="par1"/>
        <w:rPr>
          <w:del w:id="1862" w:author="Torrey Samson" w:date="2026-08-06T11:35:00Z"/>
        </w:rPr>
        <w:pPrChange w:id="1863" w:author="Tennille Segura" w:date="2026-08-28T21:11:00Z">
          <w:pPr>
            <w:tabs>
              <w:tab w:val="left" w:pos="720"/>
              <w:tab w:val="left" w:pos="1440"/>
              <w:tab w:val="left" w:pos="2160"/>
            </w:tabs>
            <w:ind w:left="720" w:hanging="720"/>
          </w:pPr>
        </w:pPrChange>
      </w:pPr>
      <w:del w:id="1864" w:author="Torrey Samson" w:date="2026-08-06T11:35:00Z">
        <w:r>
          <w:delText>D</w:delText>
        </w:r>
      </w:del>
      <w:r w:rsidR="001F084A">
        <w:t xml:space="preserve"> </w:t>
      </w:r>
      <w:del w:id="1865" w:author="Torrey Samson" w:date="2026-08-06T11:35:00Z">
        <w:r>
          <w:delText>“Mega Millions®” Tickets may not be cancelled.</w:delText>
        </w:r>
      </w:del>
    </w:p>
    <w:p w14:paraId="000002EB" w14:textId="4D8FC802" w:rsidR="009A7F2E" w:rsidRDefault="005302A0">
      <w:pPr>
        <w:pStyle w:val="par2"/>
        <w:rPr>
          <w:del w:id="1866" w:author="Torrey Samson" w:date="2026-08-06T11:35:00Z"/>
        </w:rPr>
        <w:pPrChange w:id="1867" w:author="Tennille Segura" w:date="2026-08-28T21:11:00Z">
          <w:pPr>
            <w:tabs>
              <w:tab w:val="left" w:pos="720"/>
              <w:tab w:val="left" w:pos="1440"/>
              <w:tab w:val="left" w:pos="2160"/>
            </w:tabs>
            <w:ind w:left="1440" w:hanging="720"/>
          </w:pPr>
        </w:pPrChange>
      </w:pPr>
      <w:del w:id="1868" w:author="Torrey Samson" w:date="2026-08-06T11:35:00Z">
        <w:r>
          <w:delText xml:space="preserve">1. </w:delText>
        </w:r>
        <w:r>
          <w:tab/>
          <w:delText>If the “Mega Millions®” game is cancelled by the Product Group prior to the occurrence of all Drawings for which Plays have been sold, the Lottery may provide a refund mechanism for such Plays to the Players, and the Lottery shall not be required to remit its Prize Pool contributions for any such refunded Plays.</w:delText>
        </w:r>
      </w:del>
    </w:p>
    <w:p w14:paraId="000002EC" w14:textId="67E6957A" w:rsidR="009A7F2E" w:rsidRDefault="005302A0">
      <w:pPr>
        <w:pStyle w:val="Heading3"/>
        <w:rPr>
          <w:del w:id="1869" w:author="Torrey Samson" w:date="2026-08-06T11:35:00Z"/>
        </w:rPr>
        <w:pPrChange w:id="1870" w:author="Torrey Samson" w:date="2026-08-06T11:54:00Z">
          <w:pPr>
            <w:keepNext/>
            <w:spacing w:after="60"/>
          </w:pPr>
        </w:pPrChange>
      </w:pPr>
      <w:del w:id="1871" w:author="Torrey Samson" w:date="2026-08-06T11:35:00Z">
        <w:r>
          <w:delText xml:space="preserve">14.C.9 </w:delText>
        </w:r>
        <w:r>
          <w:tab/>
          <w:delText>Advance Play</w:delText>
        </w:r>
      </w:del>
    </w:p>
    <w:p w14:paraId="000002ED" w14:textId="01F1CB8C" w:rsidR="009A7F2E" w:rsidRDefault="005302A0">
      <w:pPr>
        <w:pStyle w:val="upar1"/>
        <w:rPr>
          <w:del w:id="1872" w:author="Torrey Samson" w:date="2026-08-06T11:35:00Z"/>
        </w:rPr>
        <w:pPrChange w:id="1873" w:author="Torrey Samson" w:date="2026-08-06T11:54:00Z">
          <w:pPr>
            <w:tabs>
              <w:tab w:val="left" w:pos="720"/>
              <w:tab w:val="left" w:pos="1440"/>
            </w:tabs>
          </w:pPr>
        </w:pPrChange>
      </w:pPr>
      <w:del w:id="1874" w:author="Torrey Samson" w:date="2026-08-06T11:35:00Z">
        <w:r>
          <w:delText>Advance Play provides the opportunity to Purchase “Mega Millions®” Tickets for more than one (1) consecutive Drawing. Advance Play Tickets shall be available for Purchase in variable increments. The Advance Play feature shall be available at the discretion of the Director.</w:delText>
        </w:r>
      </w:del>
    </w:p>
    <w:p w14:paraId="000002EE" w14:textId="699F8A80" w:rsidR="009A7F2E" w:rsidRDefault="005302A0">
      <w:pPr>
        <w:pStyle w:val="Heading3"/>
        <w:rPr>
          <w:del w:id="1875" w:author="Torrey Samson" w:date="2026-08-06T11:35:00Z"/>
        </w:rPr>
        <w:pPrChange w:id="1876" w:author="Torrey Samson" w:date="2026-08-06T11:54:00Z">
          <w:pPr>
            <w:keepNext/>
            <w:spacing w:after="60"/>
          </w:pPr>
        </w:pPrChange>
      </w:pPr>
      <w:del w:id="1877" w:author="Torrey Samson" w:date="2026-08-06T11:35:00Z">
        <w:r>
          <w:delText>14.C.10</w:delText>
        </w:r>
        <w:r>
          <w:tab/>
          <w:delText>Prize Reserve and Prize Pool Accounts</w:delText>
        </w:r>
      </w:del>
    </w:p>
    <w:p w14:paraId="000002EF" w14:textId="369F3772" w:rsidR="009A7F2E" w:rsidRDefault="005302A0">
      <w:pPr>
        <w:pStyle w:val="par1"/>
        <w:rPr>
          <w:del w:id="1878" w:author="Torrey Samson" w:date="2026-08-06T11:35:00Z"/>
        </w:rPr>
        <w:pPrChange w:id="1879" w:author="Torrey Samson" w:date="2026-08-06T11:54:00Z">
          <w:pPr>
            <w:tabs>
              <w:tab w:val="left" w:pos="720"/>
              <w:tab w:val="left" w:pos="1440"/>
              <w:tab w:val="left" w:pos="2160"/>
            </w:tabs>
            <w:ind w:left="720" w:hanging="720"/>
          </w:pPr>
        </w:pPrChange>
      </w:pPr>
      <w:del w:id="1880" w:author="Torrey Samson" w:date="2026-08-06T11:35:00Z">
        <w:r>
          <w:delText>A.</w:delText>
        </w:r>
        <w:r>
          <w:tab/>
          <w:delText>The following Prize Reserve Accounts for the Mega Millions® game are hereby established:</w:delText>
        </w:r>
      </w:del>
    </w:p>
    <w:p w14:paraId="000002F0" w14:textId="7480F8DE" w:rsidR="009A7F2E" w:rsidRDefault="005302A0">
      <w:pPr>
        <w:pStyle w:val="par2"/>
        <w:rPr>
          <w:del w:id="1881" w:author="Torrey Samson" w:date="2026-08-06T11:35:00Z"/>
        </w:rPr>
        <w:pPrChange w:id="1882" w:author="Torrey Samson" w:date="2026-08-06T11:54:00Z">
          <w:pPr>
            <w:tabs>
              <w:tab w:val="left" w:pos="720"/>
              <w:tab w:val="left" w:pos="1440"/>
              <w:tab w:val="left" w:pos="2160"/>
            </w:tabs>
            <w:ind w:left="1440" w:hanging="720"/>
          </w:pPr>
        </w:pPrChange>
      </w:pPr>
      <w:del w:id="1883" w:author="Torrey Samson" w:date="2026-08-06T11:35:00Z">
        <w:r>
          <w:delText>1.</w:delText>
        </w:r>
        <w:r>
          <w:tab/>
          <w:delText>The Prize Reserve Account is used to guarantee the payment of valid, but not anticipated, Grand Prize claims that may result from a system error or other reason to fund deficiencies in the Set- Aside Pool, and to fund pari-mutuel Prize deficiencies allowed by the Product Group Rules.</w:delText>
        </w:r>
      </w:del>
    </w:p>
    <w:p w14:paraId="000002F1" w14:textId="57760416" w:rsidR="009A7F2E" w:rsidRDefault="005302A0">
      <w:pPr>
        <w:pStyle w:val="par2"/>
        <w:rPr>
          <w:del w:id="1884" w:author="Torrey Samson" w:date="2026-08-06T11:35:00Z"/>
        </w:rPr>
        <w:pPrChange w:id="1885" w:author="Torrey Samson" w:date="2026-08-06T11:54:00Z">
          <w:pPr>
            <w:tabs>
              <w:tab w:val="left" w:pos="720"/>
              <w:tab w:val="left" w:pos="1440"/>
              <w:tab w:val="left" w:pos="2160"/>
            </w:tabs>
            <w:ind w:left="1440" w:hanging="720"/>
          </w:pPr>
        </w:pPrChange>
      </w:pPr>
      <w:del w:id="1886" w:author="Torrey Samson" w:date="2026-08-06T11:35:00Z">
        <w:r>
          <w:delText>2.</w:delText>
        </w:r>
        <w:r>
          <w:tab/>
          <w:delText>The following Prize Pool accounts for the “Mega Millions® game are hereby established:</w:delText>
        </w:r>
      </w:del>
    </w:p>
    <w:p w14:paraId="000002F2" w14:textId="567DC4AB" w:rsidR="009A7F2E" w:rsidRDefault="005302A0">
      <w:pPr>
        <w:pStyle w:val="par3"/>
        <w:rPr>
          <w:del w:id="1887" w:author="Torrey Samson" w:date="2026-08-06T11:35:00Z"/>
        </w:rPr>
        <w:pPrChange w:id="1888" w:author="Torrey Samson" w:date="2026-08-06T11:54:00Z">
          <w:pPr>
            <w:tabs>
              <w:tab w:val="left" w:pos="720"/>
              <w:tab w:val="left" w:pos="1440"/>
              <w:tab w:val="left" w:pos="2160"/>
            </w:tabs>
            <w:ind w:left="2160" w:hanging="720"/>
          </w:pPr>
        </w:pPrChange>
      </w:pPr>
      <w:del w:id="1889" w:author="Torrey Samson" w:date="2026-08-06T11:35:00Z">
        <w:r>
          <w:delText>a.</w:delText>
        </w:r>
        <w:r>
          <w:tab/>
          <w:delText>The Grand Prize Pool, which is used to fund the current Grand Prize;</w:delText>
        </w:r>
      </w:del>
    </w:p>
    <w:p w14:paraId="000002F3" w14:textId="79304B11" w:rsidR="009A7F2E" w:rsidRDefault="005302A0">
      <w:pPr>
        <w:pStyle w:val="par3"/>
        <w:rPr>
          <w:del w:id="1890" w:author="Torrey Samson" w:date="2026-08-06T11:35:00Z"/>
        </w:rPr>
        <w:pPrChange w:id="1891" w:author="Torrey Samson" w:date="2026-08-06T11:54:00Z">
          <w:pPr>
            <w:tabs>
              <w:tab w:val="left" w:pos="720"/>
              <w:tab w:val="left" w:pos="1440"/>
              <w:tab w:val="left" w:pos="2160"/>
            </w:tabs>
            <w:ind w:left="2160" w:hanging="720"/>
          </w:pPr>
        </w:pPrChange>
      </w:pPr>
      <w:del w:id="1892" w:author="Torrey Samson" w:date="2026-08-06T11:35:00Z">
        <w:r>
          <w:delText>b.</w:delText>
        </w:r>
        <w:r>
          <w:tab/>
          <w:delText>The Set Prize Pool (SPP), which is used to fund the Set Prizes. The SPP shall hold the temporary balances that may result from having fewer than expected winners in the Set Prize (aka lower-tier Prize) categories. The source of the SPP is the Lottery’s weekly Prize contributions less actual Set Prize liability; and,</w:delText>
        </w:r>
      </w:del>
    </w:p>
    <w:p w14:paraId="000002F4" w14:textId="7C004FD9" w:rsidR="009A7F2E" w:rsidRDefault="005302A0">
      <w:pPr>
        <w:pStyle w:val="par3"/>
        <w:rPr>
          <w:del w:id="1893" w:author="Torrey Samson" w:date="2026-08-06T11:35:00Z"/>
        </w:rPr>
        <w:pPrChange w:id="1894" w:author="Torrey Samson" w:date="2026-08-06T11:54:00Z">
          <w:pPr>
            <w:tabs>
              <w:tab w:val="left" w:pos="720"/>
              <w:tab w:val="left" w:pos="1440"/>
              <w:tab w:val="left" w:pos="2160"/>
            </w:tabs>
            <w:ind w:left="2160" w:hanging="720"/>
          </w:pPr>
        </w:pPrChange>
      </w:pPr>
      <w:del w:id="1895" w:author="Torrey Samson" w:date="2026-08-06T11:35:00Z">
        <w:r>
          <w:delText>c.</w:delText>
        </w:r>
        <w:r>
          <w:tab/>
          <w:delText xml:space="preserve">The Set-Aside Pool (SAP), which is used to fund the payment of awarded minimum starting annuity Grand Prizes and the minimum </w:delText>
        </w:r>
        <w:r>
          <w:lastRenderedPageBreak/>
          <w:delText>annuity Grand Prize increase, if necessary (subject to the limitations in these Rules), as may be set in the Product Group. The source of the SAP funding shall accumulate from the difference between the amount in the Grand Prize Pool at the time of a Grand Prize win and the amount needed to fund Grand Prize payments as determined by the Party Lotteries.</w:delText>
        </w:r>
      </w:del>
    </w:p>
    <w:p w14:paraId="000002F5" w14:textId="514E7802" w:rsidR="009A7F2E" w:rsidRPr="006E7328" w:rsidRDefault="005302A0">
      <w:pPr>
        <w:pStyle w:val="upar3"/>
        <w:rPr>
          <w:del w:id="1896" w:author="Torrey Samson" w:date="2026-08-06T11:35:00Z"/>
        </w:rPr>
        <w:pPrChange w:id="1897" w:author="Torrey Samson" w:date="2026-08-06T11:54:00Z">
          <w:pPr>
            <w:tabs>
              <w:tab w:val="left" w:pos="720"/>
              <w:tab w:val="left" w:pos="1440"/>
            </w:tabs>
            <w:ind w:left="1440"/>
          </w:pPr>
        </w:pPrChange>
      </w:pPr>
      <w:del w:id="1898" w:author="Torrey Samson" w:date="2026-08-06T11:35:00Z">
        <w:r w:rsidRPr="006E7328">
          <w:delText>The above Prize Reserve Accounts shall have maximum balance amounts or balance limiter triggers that are set by the Product Group.</w:delText>
        </w:r>
      </w:del>
    </w:p>
    <w:p w14:paraId="000002F6" w14:textId="04FA4006" w:rsidR="009A7F2E" w:rsidRDefault="005302A0">
      <w:pPr>
        <w:pStyle w:val="par1"/>
        <w:rPr>
          <w:del w:id="1899" w:author="Torrey Samson" w:date="2026-08-06T11:35:00Z"/>
        </w:rPr>
        <w:pPrChange w:id="1900" w:author="Torrey Samson" w:date="2026-08-06T11:54:00Z">
          <w:pPr>
            <w:tabs>
              <w:tab w:val="left" w:pos="720"/>
              <w:tab w:val="left" w:pos="1440"/>
              <w:tab w:val="left" w:pos="2160"/>
            </w:tabs>
            <w:ind w:left="720" w:hanging="720"/>
          </w:pPr>
        </w:pPrChange>
      </w:pPr>
      <w:del w:id="1901" w:author="Torrey Samson" w:date="2026-08-06T11:35:00Z">
        <w:r>
          <w:delText>B.</w:delText>
        </w:r>
        <w:r>
          <w:tab/>
          <w:delText>The Product Group may determine to expend all or a portion of the funds in the accounts (except the Grand Prize Pool) for the payment of Prizes or special Prizes in the game.</w:delText>
        </w:r>
      </w:del>
    </w:p>
    <w:p w14:paraId="000002F7" w14:textId="62CEC6F6" w:rsidR="009A7F2E" w:rsidRDefault="005302A0">
      <w:pPr>
        <w:pStyle w:val="par1"/>
        <w:rPr>
          <w:del w:id="1902" w:author="Torrey Samson" w:date="2026-08-06T11:35:00Z"/>
        </w:rPr>
        <w:pPrChange w:id="1903" w:author="Torrey Samson" w:date="2026-08-06T11:54:00Z">
          <w:pPr>
            <w:tabs>
              <w:tab w:val="left" w:pos="720"/>
              <w:tab w:val="left" w:pos="1440"/>
              <w:tab w:val="left" w:pos="2160"/>
            </w:tabs>
            <w:ind w:left="720" w:hanging="720"/>
          </w:pPr>
        </w:pPrChange>
      </w:pPr>
      <w:del w:id="1904" w:author="Torrey Samson" w:date="2026-08-06T11:35:00Z">
        <w:r>
          <w:delText>C.</w:delText>
        </w:r>
        <w:r>
          <w:tab/>
          <w:delText>The Shares of the Lottery may be adjusted with refunds to the Lottery from the Prize Reserve Accounts as may be needed to maintain the approved maximum balance and Shares of the Lottery.</w:delText>
        </w:r>
      </w:del>
    </w:p>
    <w:p w14:paraId="000002F8" w14:textId="644FEBDB" w:rsidR="009A7F2E" w:rsidRDefault="005302A0">
      <w:pPr>
        <w:pStyle w:val="par1"/>
        <w:rPr>
          <w:del w:id="1905" w:author="Torrey Samson" w:date="2026-08-06T11:35:00Z"/>
        </w:rPr>
        <w:pPrChange w:id="1906" w:author="Torrey Samson" w:date="2026-08-06T11:54:00Z">
          <w:pPr>
            <w:tabs>
              <w:tab w:val="left" w:pos="720"/>
              <w:tab w:val="left" w:pos="1440"/>
              <w:tab w:val="left" w:pos="2160"/>
            </w:tabs>
            <w:ind w:left="720" w:hanging="720"/>
          </w:pPr>
        </w:pPrChange>
      </w:pPr>
      <w:del w:id="1907" w:author="Torrey Samson" w:date="2026-08-06T11:35:00Z">
        <w:r>
          <w:delText>D.</w:delText>
        </w:r>
        <w:r>
          <w:tab/>
          <w:delText>Any amount remaining in the Prize Reserve Account at the end of this game shall be carried forward to a replacement Prize Reserve Account or expended in a manner as directed by the Product Group on behalf of the Director or designee in accordance with jurisdiction law.</w:delText>
        </w:r>
      </w:del>
    </w:p>
    <w:p w14:paraId="000002F9" w14:textId="641346F6" w:rsidR="009A7F2E" w:rsidRDefault="005302A0">
      <w:pPr>
        <w:pStyle w:val="par1"/>
        <w:rPr>
          <w:del w:id="1908" w:author="Torrey Samson" w:date="2026-08-06T11:35:00Z"/>
        </w:rPr>
        <w:pPrChange w:id="1909" w:author="Torrey Samson" w:date="2026-08-06T11:54:00Z">
          <w:pPr>
            <w:tabs>
              <w:tab w:val="left" w:pos="720"/>
              <w:tab w:val="left" w:pos="1440"/>
              <w:tab w:val="left" w:pos="2160"/>
            </w:tabs>
            <w:ind w:left="720" w:hanging="720"/>
          </w:pPr>
        </w:pPrChange>
      </w:pPr>
      <w:del w:id="1910" w:author="Torrey Samson" w:date="2026-08-06T11:35:00Z">
        <w:r>
          <w:delText>E.</w:delText>
        </w:r>
        <w:r>
          <w:tab/>
          <w:delText>In purchasing a Play, or attempting to claim a Prize, Players and Claimants agree to comply with and abide by all applicable laws, rules, regulations, procedures, and decisions of the Director. Additionally, the Player shall be bound to all applicable provisions in the Mega Millions® Finance and Operations Procedures.</w:delText>
        </w:r>
      </w:del>
    </w:p>
    <w:p w14:paraId="000002FA" w14:textId="4BD82B9A" w:rsidR="009A7F2E" w:rsidRDefault="005302A0">
      <w:pPr>
        <w:pStyle w:val="par1"/>
        <w:rPr>
          <w:del w:id="1911" w:author="Torrey Samson" w:date="2026-08-06T11:35:00Z"/>
        </w:rPr>
        <w:pPrChange w:id="1912" w:author="Torrey Samson" w:date="2026-08-06T11:54:00Z">
          <w:pPr>
            <w:tabs>
              <w:tab w:val="left" w:pos="720"/>
              <w:tab w:val="left" w:pos="1440"/>
              <w:tab w:val="left" w:pos="2160"/>
            </w:tabs>
            <w:ind w:left="720" w:hanging="720"/>
          </w:pPr>
        </w:pPrChange>
      </w:pPr>
      <w:del w:id="1913" w:author="Torrey Samson" w:date="2026-08-06T11:35:00Z">
        <w:r>
          <w:delText>F.</w:delText>
        </w:r>
        <w:r>
          <w:tab/>
          <w:delText>All liabilities for “Mega Millions®” Prize are discharged upon payment of a Prize. A Claimant agrees as its sole and exclusive remedy that claims arising out of a “Mega Millions®” Play can only be pursued against the selling Party Lottery which issued the Play. Litigation, if any, shall only be maintained within the jurisdiction in which the “Mega Millions®” Play was Purchased and only against the selling Party Lottery that issued the Play. No claim shall be made against any other Party Lottery or against MUSL.</w:delText>
        </w:r>
      </w:del>
    </w:p>
    <w:p w14:paraId="000002FB" w14:textId="2FFED782" w:rsidR="009A7F2E" w:rsidRDefault="009A7F2E">
      <w:pPr>
        <w:pStyle w:val="par1"/>
        <w:rPr>
          <w:del w:id="1914" w:author="Torrey Samson" w:date="2026-08-06T11:35:00Z"/>
        </w:rPr>
        <w:pPrChange w:id="1915" w:author="Torrey Samson" w:date="2026-08-06T11:54:00Z">
          <w:pPr>
            <w:tabs>
              <w:tab w:val="left" w:pos="720"/>
              <w:tab w:val="left" w:pos="1440"/>
              <w:tab w:val="left" w:pos="2160"/>
            </w:tabs>
            <w:ind w:left="720" w:hanging="720"/>
          </w:pPr>
        </w:pPrChange>
      </w:pPr>
    </w:p>
    <w:p w14:paraId="000002FC" w14:textId="49B3DE62" w:rsidR="009A7F2E" w:rsidRDefault="005302A0">
      <w:pPr>
        <w:pStyle w:val="par1"/>
        <w:rPr>
          <w:del w:id="1916" w:author="Torrey Samson" w:date="2026-08-06T11:35:00Z"/>
        </w:rPr>
        <w:pPrChange w:id="1917" w:author="Torrey Samson" w:date="2026-08-06T11:54:00Z">
          <w:pPr>
            <w:tabs>
              <w:tab w:val="left" w:pos="720"/>
              <w:tab w:val="left" w:pos="1440"/>
              <w:tab w:val="left" w:pos="2160"/>
            </w:tabs>
            <w:ind w:left="720" w:hanging="720"/>
          </w:pPr>
        </w:pPrChange>
      </w:pPr>
      <w:del w:id="1918" w:author="Torrey Samson" w:date="2026-08-06T11:35:00Z">
        <w:r>
          <w:delText>G.</w:delText>
        </w:r>
        <w:r>
          <w:tab/>
          <w:delText>Nothing in these Rules shall be construed as a waiver of any defense or claim that the selling Party Lottery which issued the Play, any other participating Lottery, or MUSL may have in any litigation, including in the event a Player or  Claimant pursues litigation against the selling Party Lottery, any other Party Lottery or MUSL, or their respective officers, Directors, or employees.</w:delText>
        </w:r>
      </w:del>
    </w:p>
    <w:p w14:paraId="000002FD" w14:textId="750AE065" w:rsidR="009A7F2E" w:rsidRDefault="005302A0">
      <w:pPr>
        <w:pStyle w:val="par1"/>
        <w:rPr>
          <w:del w:id="1919" w:author="Torrey Samson" w:date="2026-08-06T11:35:00Z"/>
        </w:rPr>
        <w:pPrChange w:id="1920" w:author="Torrey Samson" w:date="2026-08-06T11:54:00Z">
          <w:pPr>
            <w:tabs>
              <w:tab w:val="left" w:pos="720"/>
              <w:tab w:val="left" w:pos="1440"/>
              <w:tab w:val="left" w:pos="2160"/>
            </w:tabs>
            <w:ind w:left="720" w:hanging="720"/>
          </w:pPr>
        </w:pPrChange>
      </w:pPr>
      <w:del w:id="1921" w:author="Torrey Samson" w:date="2026-08-06T11:35:00Z">
        <w:r>
          <w:delText>H.</w:delText>
        </w:r>
        <w:r>
          <w:tab/>
          <w:delText xml:space="preserve">All decisions made by a selling Party Lottery, including the declaration of Prizes and the payment thereof and the interpretation of “Mega Millions®” Rules, shall be final and binding on all Play Purchases and on every Person making a Prize </w:delText>
        </w:r>
        <w:r>
          <w:lastRenderedPageBreak/>
          <w:delText>claim in respect thereof, but only in the jurisdiction where the “Mega Millions®” Play was issued.</w:delText>
        </w:r>
      </w:del>
    </w:p>
    <w:p w14:paraId="000002FE" w14:textId="3B7AFE16" w:rsidR="009A7F2E" w:rsidRDefault="005302A0">
      <w:pPr>
        <w:pStyle w:val="par1"/>
        <w:rPr>
          <w:del w:id="1922" w:author="Torrey Samson" w:date="2026-08-06T11:35:00Z"/>
        </w:rPr>
        <w:pPrChange w:id="1923" w:author="Torrey Samson" w:date="2026-08-06T11:54:00Z">
          <w:pPr>
            <w:tabs>
              <w:tab w:val="left" w:pos="720"/>
              <w:tab w:val="left" w:pos="1440"/>
              <w:tab w:val="left" w:pos="2160"/>
            </w:tabs>
            <w:ind w:left="720" w:hanging="720"/>
          </w:pPr>
        </w:pPrChange>
      </w:pPr>
      <w:del w:id="1924" w:author="Torrey Samson" w:date="2026-08-06T11:35:00Z">
        <w:r>
          <w:delText>I.</w:delText>
        </w:r>
        <w:r>
          <w:tab/>
          <w:delText>Unless the laws, rules, regulations, procedures, and decisions of the Party Lottery which issued the Play provide otherwise, no Prize shall be paid upon a Play Purchased, claimed, or sold in violation of these Rules or the laws, rules, regulations, procedures, and decisions of that selling Party Lottery; any such Prize claimed but unpaid shall constitute an unclaimed Prize under these Rules and the laws, rules, regulations, procedures, and decisions of that selling Party Lottery.</w:delText>
        </w:r>
      </w:del>
    </w:p>
    <w:p w14:paraId="000002FF" w14:textId="462DCA6B" w:rsidR="009A7F2E" w:rsidRDefault="005302A0">
      <w:pPr>
        <w:pStyle w:val="Heading3"/>
        <w:rPr>
          <w:del w:id="1925" w:author="Torrey Samson" w:date="2026-08-06T11:35:00Z"/>
        </w:rPr>
        <w:pPrChange w:id="1926" w:author="Torrey Samson" w:date="2026-08-06T11:54:00Z">
          <w:pPr>
            <w:keepNext/>
            <w:spacing w:after="60"/>
          </w:pPr>
        </w:pPrChange>
      </w:pPr>
      <w:del w:id="1927" w:author="Torrey Samson" w:date="2026-08-06T11:35:00Z">
        <w:r>
          <w:delText>14.C.11</w:delText>
        </w:r>
        <w:r>
          <w:tab/>
        </w:r>
        <w:r>
          <w:tab/>
          <w:delText>Grand Prize Account</w:delText>
        </w:r>
      </w:del>
    </w:p>
    <w:p w14:paraId="00000300" w14:textId="76EE2978" w:rsidR="009A7F2E" w:rsidRDefault="005302A0">
      <w:pPr>
        <w:pStyle w:val="par1"/>
        <w:rPr>
          <w:del w:id="1928" w:author="Torrey Samson" w:date="2026-08-06T11:35:00Z"/>
        </w:rPr>
        <w:pPrChange w:id="1929" w:author="Torrey Samson" w:date="2026-08-06T11:54:00Z">
          <w:pPr>
            <w:tabs>
              <w:tab w:val="left" w:pos="720"/>
              <w:tab w:val="left" w:pos="1440"/>
              <w:tab w:val="left" w:pos="2160"/>
            </w:tabs>
            <w:ind w:left="720" w:hanging="720"/>
          </w:pPr>
        </w:pPrChange>
      </w:pPr>
      <w:del w:id="1930" w:author="Torrey Samson" w:date="2026-08-06T11:35:00Z">
        <w:r>
          <w:delText>A.</w:delText>
        </w:r>
        <w:r>
          <w:tab/>
          <w:delText>The draw reports determine whether the Party Lotteries owe funds to MUSL or MUSL needs to transfer money to Party Lotteries. The Lottery shall transfer to MUSL in trust an amount as determined to be its total proportionate share of the Prize account less actual Set Prize liability. If this results in a negative amount, the MUSL central office shall transfer funds to the Lottery.</w:delText>
        </w:r>
      </w:del>
    </w:p>
    <w:p w14:paraId="00000301" w14:textId="237D2D2D" w:rsidR="009A7F2E" w:rsidRDefault="005302A0">
      <w:pPr>
        <w:pStyle w:val="par1"/>
        <w:rPr>
          <w:del w:id="1931" w:author="Torrey Samson" w:date="2026-08-06T11:35:00Z"/>
        </w:rPr>
        <w:pPrChange w:id="1932" w:author="Torrey Samson" w:date="2026-08-06T11:54:00Z">
          <w:pPr>
            <w:tabs>
              <w:tab w:val="left" w:pos="720"/>
              <w:tab w:val="left" w:pos="1440"/>
              <w:tab w:val="left" w:pos="2160"/>
            </w:tabs>
            <w:ind w:left="720" w:hanging="720"/>
          </w:pPr>
        </w:pPrChange>
      </w:pPr>
      <w:del w:id="1933" w:author="Torrey Samson" w:date="2026-08-06T11:35:00Z">
        <w:r>
          <w:delText>B.</w:delText>
        </w:r>
        <w:r>
          <w:tab/>
          <w:delText>All funds to pay a Grand Prize that go unclaimed shall be returned to the Lottery by MUSL in proportion to sales by the Lottery for the Grand Prize in question after the claiming period set by the Lottery selling the winning Ticket expires.</w:delText>
        </w:r>
      </w:del>
    </w:p>
    <w:p w14:paraId="00000302" w14:textId="422514B1" w:rsidR="009A7F2E" w:rsidRDefault="005302A0">
      <w:pPr>
        <w:pStyle w:val="Heading3"/>
        <w:rPr>
          <w:del w:id="1934" w:author="Torrey Samson" w:date="2026-08-06T11:35:00Z"/>
        </w:rPr>
        <w:pPrChange w:id="1935" w:author="Torrey Samson" w:date="2026-08-06T11:54:00Z">
          <w:pPr>
            <w:keepNext/>
            <w:spacing w:after="60"/>
          </w:pPr>
        </w:pPrChange>
      </w:pPr>
      <w:del w:id="1936" w:author="Torrey Samson" w:date="2026-08-06T11:35:00Z">
        <w:r>
          <w:delText>14.C.12</w:delText>
        </w:r>
        <w:r>
          <w:tab/>
          <w:delText>Funds Transfer</w:delText>
        </w:r>
      </w:del>
    </w:p>
    <w:p w14:paraId="00000303" w14:textId="1557F354" w:rsidR="009A7F2E" w:rsidRDefault="005302A0">
      <w:pPr>
        <w:pStyle w:val="par1"/>
        <w:rPr>
          <w:del w:id="1937" w:author="Torrey Samson" w:date="2026-08-06T11:35:00Z"/>
        </w:rPr>
        <w:pPrChange w:id="1938" w:author="Torrey Samson" w:date="2026-08-06T11:54:00Z">
          <w:pPr>
            <w:tabs>
              <w:tab w:val="left" w:pos="720"/>
              <w:tab w:val="left" w:pos="1440"/>
              <w:tab w:val="left" w:pos="2160"/>
            </w:tabs>
            <w:ind w:left="720" w:hanging="720"/>
          </w:pPr>
        </w:pPrChange>
      </w:pPr>
      <w:del w:id="1939" w:author="Torrey Samson" w:date="2026-08-06T11:35:00Z">
        <w:r>
          <w:delText>A.</w:delText>
        </w:r>
        <w:r>
          <w:tab/>
          <w:delText>Funds shall be collected by MUSL from each Party Lottery by wire transfer or other means acceptable to the Product Group. The Product Group shall determine collection days. The amount to be transferred shall be calculated in accordance with “Mega Millions®” Game Rules.</w:delText>
        </w:r>
      </w:del>
    </w:p>
    <w:p w14:paraId="00000304" w14:textId="73B4C9B6" w:rsidR="009A7F2E" w:rsidRDefault="005302A0">
      <w:pPr>
        <w:pStyle w:val="par1"/>
        <w:rPr>
          <w:del w:id="1940" w:author="Torrey Samson" w:date="2026-08-06T11:35:00Z"/>
        </w:rPr>
        <w:pPrChange w:id="1941" w:author="Torrey Samson" w:date="2026-08-06T11:54:00Z">
          <w:pPr>
            <w:tabs>
              <w:tab w:val="left" w:pos="720"/>
              <w:tab w:val="left" w:pos="1440"/>
              <w:tab w:val="left" w:pos="2160"/>
            </w:tabs>
            <w:ind w:left="720" w:hanging="720"/>
          </w:pPr>
        </w:pPrChange>
      </w:pPr>
      <w:del w:id="1942" w:author="Torrey Samson" w:date="2026-08-06T11:35:00Z">
        <w:r>
          <w:delText>B.</w:delText>
        </w:r>
        <w:r>
          <w:tab/>
          <w:delText>The Grand Prize Amount held by MUSL shall be transferred to the Lottery after the Lottery Validates the Grand Prize claim and after MUSL has collected the Prize Pool Shares from all Party Lotteries.</w:delText>
        </w:r>
      </w:del>
    </w:p>
    <w:p w14:paraId="00000305" w14:textId="7CD15497" w:rsidR="009A7F2E" w:rsidRDefault="005302A0">
      <w:pPr>
        <w:pStyle w:val="par1"/>
        <w:rPr>
          <w:del w:id="1943" w:author="Torrey Samson" w:date="2026-08-06T11:35:00Z"/>
        </w:rPr>
        <w:pPrChange w:id="1944" w:author="Torrey Samson" w:date="2026-08-06T11:54:00Z">
          <w:pPr>
            <w:tabs>
              <w:tab w:val="left" w:pos="720"/>
              <w:tab w:val="left" w:pos="1440"/>
              <w:tab w:val="left" w:pos="2160"/>
            </w:tabs>
            <w:ind w:left="720" w:hanging="720"/>
          </w:pPr>
        </w:pPrChange>
      </w:pPr>
      <w:del w:id="1945" w:author="Torrey Samson" w:date="2026-08-06T11:35:00Z">
        <w:r>
          <w:delText>C.</w:delText>
        </w:r>
        <w:r>
          <w:tab/>
          <w:delText>The Grand Prize Amount held by MUSL for subsequent payment to annuity Prize Winners shall be transferred to the Lottery within seven (7) days preceding the anniversary date of the selection of the Winning Combination. The Lottery will make payment to the annuity Prize Winner after the Grand Prize Amount is received from MUSL.</w:delText>
        </w:r>
      </w:del>
    </w:p>
    <w:p w14:paraId="00000306" w14:textId="2863E6DE" w:rsidR="009A7F2E" w:rsidRDefault="005302A0">
      <w:pPr>
        <w:pStyle w:val="Heading3"/>
        <w:rPr>
          <w:del w:id="1946" w:author="Torrey Samson" w:date="2026-08-06T11:35:00Z"/>
        </w:rPr>
        <w:pPrChange w:id="1947" w:author="Torrey Samson" w:date="2026-08-06T11:54:00Z">
          <w:pPr>
            <w:keepNext/>
            <w:spacing w:after="60"/>
          </w:pPr>
        </w:pPrChange>
      </w:pPr>
      <w:del w:id="1948" w:author="Torrey Samson" w:date="2026-08-06T11:35:00Z">
        <w:r>
          <w:delText>14.C.13</w:delText>
        </w:r>
        <w:r>
          <w:tab/>
          <w:delText>MUSL Accounting and Finance</w:delText>
        </w:r>
      </w:del>
    </w:p>
    <w:p w14:paraId="00000307" w14:textId="4E36A45C" w:rsidR="009A7F2E" w:rsidRDefault="005302A0">
      <w:pPr>
        <w:pStyle w:val="par1"/>
        <w:rPr>
          <w:del w:id="1949" w:author="Torrey Samson" w:date="2026-08-06T11:35:00Z"/>
        </w:rPr>
        <w:pPrChange w:id="1950" w:author="Torrey Samson" w:date="2026-08-06T11:54:00Z">
          <w:pPr>
            <w:tabs>
              <w:tab w:val="left" w:pos="720"/>
              <w:tab w:val="left" w:pos="1440"/>
              <w:tab w:val="left" w:pos="2160"/>
            </w:tabs>
            <w:ind w:left="720" w:hanging="720"/>
          </w:pPr>
        </w:pPrChange>
      </w:pPr>
      <w:del w:id="1951" w:author="Torrey Samson" w:date="2026-08-06T11:35:00Z">
        <w:r>
          <w:delText>A.</w:delText>
        </w:r>
        <w:r>
          <w:tab/>
          <w:delText xml:space="preserve">The Product Group may establish a maximum balance for the PRA. The Prize reserve contribution shall be used to fund the PRA until it reaches its maximum balance amounts. Once PRA Shares reaches the Lottery’s maximum balance amounts, Prize reserve contributions will not be collected from the Lottery. The Shares of the Lottery may be adjusted with refunds to the Lottery from the PRA as may be needed to maintain the approved maximum balance and Shares of </w:delText>
        </w:r>
        <w:r>
          <w:lastRenderedPageBreak/>
          <w:delText>the Lottery. Any amount remaining at the end of this game shall be returned to the Party Lotteries, carried forward to a replacement PRA or expended in a manner as directed by the Product Group in accordance with Colorado law.</w:delText>
        </w:r>
      </w:del>
    </w:p>
    <w:p w14:paraId="00000308" w14:textId="03FFAC90" w:rsidR="009A7F2E" w:rsidRDefault="005302A0">
      <w:pPr>
        <w:pStyle w:val="par1"/>
        <w:rPr>
          <w:del w:id="1952" w:author="Torrey Samson" w:date="2026-08-06T11:35:00Z"/>
        </w:rPr>
        <w:pPrChange w:id="1953" w:author="Torrey Samson" w:date="2026-08-06T11:54:00Z">
          <w:pPr>
            <w:tabs>
              <w:tab w:val="left" w:pos="720"/>
              <w:tab w:val="left" w:pos="1440"/>
              <w:tab w:val="left" w:pos="2160"/>
            </w:tabs>
            <w:ind w:left="720" w:hanging="720"/>
          </w:pPr>
        </w:pPrChange>
      </w:pPr>
      <w:del w:id="1954" w:author="Torrey Samson" w:date="2026-08-06T11:35:00Z">
        <w:r>
          <w:delText>B.</w:delText>
        </w:r>
        <w:r>
          <w:tab/>
          <w:delText>The draw reports determine whether the Lottery owes and needs to transfer funds to MUSL, or MUSL owes and needs to transfer funds to the Lottery. (The procedures and corresponding time lines documenting the timely and effective transfer of funds between the Lottery and MUSL can be found in the Lottery’s financial procedures.) Three (3) different transfers are made on a continual basis:</w:delText>
        </w:r>
      </w:del>
    </w:p>
    <w:p w14:paraId="00000309" w14:textId="779B148B" w:rsidR="009A7F2E" w:rsidRDefault="005302A0">
      <w:pPr>
        <w:pStyle w:val="par2"/>
        <w:rPr>
          <w:del w:id="1955" w:author="Torrey Samson" w:date="2026-08-06T11:35:00Z"/>
        </w:rPr>
        <w:pPrChange w:id="1956" w:author="Torrey Samson" w:date="2026-08-06T11:54:00Z">
          <w:pPr>
            <w:tabs>
              <w:tab w:val="left" w:pos="720"/>
              <w:tab w:val="left" w:pos="1440"/>
              <w:tab w:val="left" w:pos="2160"/>
            </w:tabs>
            <w:ind w:left="1440" w:hanging="720"/>
          </w:pPr>
        </w:pPrChange>
      </w:pPr>
      <w:del w:id="1957" w:author="Torrey Samson" w:date="2026-08-06T11:35:00Z">
        <w:r>
          <w:delText>1.</w:delText>
        </w:r>
        <w:r>
          <w:tab/>
          <w:delText>Draw receivables transferred from the Lottery to MUSL,</w:delText>
        </w:r>
      </w:del>
    </w:p>
    <w:p w14:paraId="0000030A" w14:textId="5F020922" w:rsidR="009A7F2E" w:rsidRDefault="005302A0">
      <w:pPr>
        <w:pStyle w:val="par2"/>
        <w:rPr>
          <w:del w:id="1958" w:author="Torrey Samson" w:date="2026-08-06T11:35:00Z"/>
        </w:rPr>
        <w:pPrChange w:id="1959" w:author="Torrey Samson" w:date="2026-08-06T11:54:00Z">
          <w:pPr>
            <w:tabs>
              <w:tab w:val="left" w:pos="720"/>
              <w:tab w:val="left" w:pos="1440"/>
              <w:tab w:val="left" w:pos="2160"/>
            </w:tabs>
            <w:ind w:left="1440" w:hanging="720"/>
          </w:pPr>
        </w:pPrChange>
      </w:pPr>
      <w:del w:id="1960" w:author="Torrey Samson" w:date="2026-08-06T11:35:00Z">
        <w:r>
          <w:delText>2.</w:delText>
        </w:r>
        <w:r>
          <w:tab/>
          <w:delText>Set Prize payments and Initial Grand Prize payments transferred from MUSL to the Lottery, and</w:delText>
        </w:r>
      </w:del>
    </w:p>
    <w:p w14:paraId="0000030B" w14:textId="529F193F" w:rsidR="009A7F2E" w:rsidRDefault="005302A0">
      <w:pPr>
        <w:pStyle w:val="par2"/>
        <w:rPr>
          <w:del w:id="1961" w:author="Torrey Samson" w:date="2026-08-06T11:35:00Z"/>
        </w:rPr>
        <w:pPrChange w:id="1962" w:author="Torrey Samson" w:date="2026-08-06T11:54:00Z">
          <w:pPr>
            <w:tabs>
              <w:tab w:val="left" w:pos="720"/>
              <w:tab w:val="left" w:pos="1440"/>
              <w:tab w:val="left" w:pos="2160"/>
            </w:tabs>
            <w:ind w:left="1440" w:hanging="720"/>
          </w:pPr>
        </w:pPrChange>
      </w:pPr>
      <w:del w:id="1963" w:author="Torrey Samson" w:date="2026-08-06T11:35:00Z">
        <w:r>
          <w:delText>2.</w:delText>
        </w:r>
        <w:r>
          <w:tab/>
          <w:delText>Subsequent Grand Prize annuity payments from MUSL to the Lottery.</w:delText>
        </w:r>
      </w:del>
    </w:p>
    <w:p w14:paraId="0000030C" w14:textId="69EB6C51" w:rsidR="009A7F2E" w:rsidRDefault="009A7F2E">
      <w:pPr>
        <w:pStyle w:val="Heading1"/>
        <w:rPr>
          <w:del w:id="1964" w:author="Torrey Samson" w:date="2026-08-06T11:35:00Z"/>
        </w:rPr>
        <w:pPrChange w:id="1965" w:author="Torrey Samson" w:date="2026-08-06T11:54:00Z">
          <w:pPr>
            <w:ind w:left="720" w:hanging="720"/>
          </w:pPr>
        </w:pPrChange>
      </w:pPr>
    </w:p>
    <w:p w14:paraId="0000030D" w14:textId="133F032F" w:rsidR="009A7F2E" w:rsidRDefault="009A7F2E">
      <w:pPr>
        <w:pStyle w:val="Heading1"/>
        <w:rPr>
          <w:del w:id="1966" w:author="Torrey Samson" w:date="2026-08-06T11:35:00Z"/>
        </w:rPr>
        <w:pPrChange w:id="1967" w:author="Torrey Samson" w:date="2026-08-06T11:54:00Z">
          <w:pPr>
            <w:ind w:left="720" w:hanging="720"/>
          </w:pPr>
        </w:pPrChange>
      </w:pPr>
    </w:p>
    <w:p w14:paraId="0000030E" w14:textId="633083DA" w:rsidR="009A7F2E" w:rsidRDefault="005302A0">
      <w:pPr>
        <w:pStyle w:val="Heading2"/>
        <w:pPrChange w:id="1968" w:author="Torrey Samson" w:date="2026-08-06T11:54:00Z">
          <w:pPr>
            <w:keepNext/>
            <w:spacing w:after="60"/>
          </w:pPr>
        </w:pPrChange>
      </w:pPr>
      <w:r>
        <w:t xml:space="preserve">RULE 14.F </w:t>
      </w:r>
      <w:r>
        <w:tab/>
        <w:t xml:space="preserve"> “POWERBALL®” - “DOUBLE PLAY®” GAME RULES</w:t>
      </w:r>
    </w:p>
    <w:p w14:paraId="0000030F" w14:textId="04F72DA3" w:rsidR="009A7F2E" w:rsidRDefault="005302A0">
      <w:pPr>
        <w:pStyle w:val="uparBold"/>
        <w:pPrChange w:id="1969" w:author="Torrey Samson" w:date="2026-08-06T11:54:00Z">
          <w:pPr>
            <w:tabs>
              <w:tab w:val="left" w:pos="720"/>
              <w:tab w:val="left" w:pos="1440"/>
            </w:tabs>
          </w:pPr>
        </w:pPrChange>
      </w:pPr>
      <w:r>
        <w:t>BASIS AND PURPOSE OF RULE 14.F</w:t>
      </w:r>
    </w:p>
    <w:p w14:paraId="00000310" w14:textId="018AC580" w:rsidR="009A7F2E" w:rsidRDefault="005302A0" w:rsidP="00DC09E1">
      <w:pPr>
        <w:pStyle w:val="upar1"/>
        <w:rPr>
          <w:rFonts w:eastAsia="Arial"/>
        </w:rPr>
      </w:pPr>
      <w:r>
        <w:rPr>
          <w:rFonts w:eastAsia="Arial"/>
        </w:rPr>
        <w:t>The purpose of Rule 14.F is to provide details and requirements for the Colorado Lottery Multi-</w:t>
      </w:r>
      <w:proofErr w:type="gramStart"/>
      <w:r>
        <w:rPr>
          <w:rFonts w:eastAsia="Arial"/>
        </w:rPr>
        <w:t>state</w:t>
      </w:r>
      <w:proofErr w:type="gramEnd"/>
      <w:r>
        <w:rPr>
          <w:rFonts w:eastAsia="Arial"/>
        </w:rPr>
        <w:t xml:space="preserve"> Jackpot Game “Powerball®” “Double Play®” option such as sale of Tickets, payment of Prizes, and method for Validating winning Tickets. The statutory </w:t>
      </w:r>
      <w:del w:id="1970" w:author="Torrey Samson" w:date="2026-08-25T16:03:00Z">
        <w:r w:rsidDel="007D40AE">
          <w:rPr>
            <w:rFonts w:eastAsia="Arial"/>
          </w:rPr>
          <w:delText xml:space="preserve">basis </w:delText>
        </w:r>
      </w:del>
      <w:ins w:id="1971" w:author="Torrey Samson" w:date="2026-08-25T16:03:00Z">
        <w:r w:rsidR="007D40AE">
          <w:rPr>
            <w:rFonts w:eastAsia="Arial"/>
          </w:rPr>
          <w:t xml:space="preserve">bases </w:t>
        </w:r>
      </w:ins>
      <w:r>
        <w:rPr>
          <w:rFonts w:eastAsia="Arial"/>
        </w:rPr>
        <w:t xml:space="preserve">for Rule 14.F </w:t>
      </w:r>
      <w:del w:id="1972" w:author="Torrey Samson" w:date="2026-08-25T16:03:00Z">
        <w:r w:rsidDel="007D40AE">
          <w:rPr>
            <w:rFonts w:eastAsia="Arial"/>
          </w:rPr>
          <w:delText>is found in</w:delText>
        </w:r>
      </w:del>
      <w:ins w:id="1973" w:author="Torrey Samson" w:date="2026-08-25T16:03:00Z">
        <w:r w:rsidR="007D40AE">
          <w:rPr>
            <w:rFonts w:eastAsia="Arial"/>
          </w:rPr>
          <w:t>are</w:t>
        </w:r>
      </w:ins>
      <w:r>
        <w:rPr>
          <w:rFonts w:eastAsia="Arial"/>
        </w:rPr>
        <w:t xml:space="preserve"> </w:t>
      </w:r>
      <w:del w:id="1974" w:author="Torrey Samson" w:date="2026-08-06T11:36:00Z">
        <w:r>
          <w:rPr>
            <w:rFonts w:eastAsia="Arial"/>
          </w:rPr>
          <w:delText>C.R.S.</w:delText>
        </w:r>
      </w:del>
      <w:ins w:id="1975" w:author="Torrey Samson" w:date="2026-08-06T11:36:00Z">
        <w:r>
          <w:rPr>
            <w:rFonts w:eastAsia="Arial"/>
          </w:rPr>
          <w:t>sections</w:t>
        </w:r>
      </w:ins>
      <w:r>
        <w:rPr>
          <w:rFonts w:eastAsia="Arial"/>
        </w:rPr>
        <w:t xml:space="preserve"> </w:t>
      </w:r>
      <w:del w:id="1976" w:author="Torrey Samson" w:date="2026-08-06T12:01:00Z">
        <w:r>
          <w:rPr>
            <w:rFonts w:eastAsia="Arial"/>
          </w:rPr>
          <w:delText>4</w:delText>
        </w:r>
      </w:del>
      <w:ins w:id="1977" w:author="Torrey Samson" w:date="2026-08-06T12:01:00Z">
        <w:r>
          <w:rPr>
            <w:rFonts w:eastAsia="Arial"/>
          </w:rPr>
          <w:t>24-4-103, 44-40-101, 44-40-102, 44-40-104, 44-40-105, 44-40-109, 44-40-113, and 44-40-114, C.R.S., and article 40 of title 44.</w:t>
        </w:r>
      </w:ins>
      <w:del w:id="1978" w:author="Torrey Samson" w:date="2026-08-06T12:01:00Z">
        <w:r>
          <w:rPr>
            <w:rFonts w:eastAsia="Arial"/>
          </w:rPr>
          <w:delText>4-40-101, 4440-109 (1)(a) and (2), 44-40-113, and 44-40-114.</w:delText>
        </w:r>
      </w:del>
    </w:p>
    <w:p w14:paraId="00000311" w14:textId="77777777" w:rsidR="009A7F2E" w:rsidRPr="00DC09E1" w:rsidRDefault="005302A0" w:rsidP="00DC09E1">
      <w:pPr>
        <w:pStyle w:val="Heading3"/>
      </w:pPr>
      <w:r w:rsidRPr="00DC09E1">
        <w:t xml:space="preserve">14.F.1 </w:t>
      </w:r>
      <w:r w:rsidRPr="00DC09E1">
        <w:tab/>
        <w:t>General Provisions</w:t>
      </w:r>
    </w:p>
    <w:p w14:paraId="00000312" w14:textId="39A65332" w:rsidR="009A7F2E" w:rsidRDefault="005302A0" w:rsidP="00DC09E1">
      <w:pPr>
        <w:pStyle w:val="upar1"/>
        <w:rPr>
          <w:ins w:id="1979" w:author="Torrey Samson" w:date="2026-07-31T10:10:00Z"/>
          <w:rFonts w:eastAsia="Arial"/>
        </w:rPr>
      </w:pPr>
      <w:ins w:id="1980" w:author="Torrey Samson" w:date="2026-07-31T10:10:00Z">
        <w:r>
          <w:rPr>
            <w:rFonts w:eastAsia="Arial"/>
          </w:rPr>
          <w:t>The following rules are incorporated by reference, except where the incorporated rules conflict with these Lottery Rules and Regulations:</w:t>
        </w:r>
      </w:ins>
    </w:p>
    <w:p w14:paraId="00000313" w14:textId="1371D94F" w:rsidR="009A7F2E" w:rsidRPr="009A7F2E" w:rsidRDefault="00DC09E1">
      <w:pPr>
        <w:pStyle w:val="par1"/>
        <w:rPr>
          <w:ins w:id="1981" w:author="Torrey Samson" w:date="2026-07-31T10:10:00Z"/>
          <w:color w:val="000000"/>
          <w:rPrChange w:id="1982" w:author="Torrey Samson" w:date="2026-07-31T10:10:00Z">
            <w:rPr>
              <w:ins w:id="1983" w:author="Torrey Samson" w:date="2026-07-31T10:10:00Z"/>
            </w:rPr>
          </w:rPrChange>
        </w:rPr>
        <w:pPrChange w:id="1984" w:author="Torrey Samson" w:date="2026-07-31T10:10:00Z">
          <w:pPr>
            <w:tabs>
              <w:tab w:val="left" w:pos="720"/>
              <w:tab w:val="left" w:pos="1440"/>
            </w:tabs>
            <w:ind w:left="714" w:hanging="624"/>
          </w:pPr>
        </w:pPrChange>
      </w:pPr>
      <w:ins w:id="1985" w:author="Tennille Segura" w:date="2026-08-28T21:23:00Z">
        <w:r>
          <w:t>A.</w:t>
        </w:r>
        <w:r>
          <w:tab/>
        </w:r>
      </w:ins>
      <w:ins w:id="1986" w:author="Torrey Samson" w:date="2026-07-31T10:10:00Z">
        <w:r w:rsidR="005302A0" w:rsidRPr="00DC09E1">
          <w:t>The following rules of the “</w:t>
        </w:r>
        <w:r w:rsidR="005302A0">
          <w:t>Powerball</w:t>
        </w:r>
        <w:r w:rsidR="005302A0" w:rsidRPr="00DC09E1">
          <w:t xml:space="preserve">® Group Rules” as adopted by the Multi-state Lottery Association are incorporated herein, effective as of </w:t>
        </w:r>
        <w:r w:rsidR="005302A0">
          <w:t>June 27, 2024: PB Rule 4, Drawings; PB Rule 10, Advertising; PB Rule 11, Play Price; PB Rule 12, Sale of Plays; PB Rule 14, Powerball and Double Play Prize Fund Transfers; Part II, General Rules for Powerball and Add-on Game Promotions; and Part V, Powerball Double Play Promotion.</w:t>
        </w:r>
      </w:ins>
    </w:p>
    <w:p w14:paraId="00000314" w14:textId="49E8268C" w:rsidR="009A7F2E" w:rsidRPr="00DC09E1" w:rsidRDefault="005302A0" w:rsidP="00DC09E1">
      <w:pPr>
        <w:pStyle w:val="par1"/>
        <w:rPr>
          <w:ins w:id="1987" w:author="Torrey Samson" w:date="2026-07-31T10:10:00Z"/>
        </w:rPr>
      </w:pPr>
      <w:ins w:id="1988" w:author="Torrey Samson" w:date="2026-07-31T10:10:00Z">
        <w:r w:rsidRPr="00DC09E1">
          <w:t>B.</w:t>
        </w:r>
        <w:r w:rsidRPr="00DC09E1">
          <w:tab/>
          <w:t>Interested parties may inspect the referenced incorporated materials by contacting the Division at dor_lotteryrules@state.co.us or 225 N Main Street Pueblo, C</w:t>
        </w:r>
      </w:ins>
      <w:ins w:id="1989" w:author="Torrey Samson" w:date="2026-08-25T16:04:00Z">
        <w:r w:rsidR="007D40AE" w:rsidRPr="00DC09E1">
          <w:t>O</w:t>
        </w:r>
      </w:ins>
      <w:ins w:id="1990" w:author="Torrey Samson" w:date="2026-07-31T10:10:00Z">
        <w:r w:rsidRPr="00DC09E1">
          <w:t xml:space="preserve"> 81003.</w:t>
        </w:r>
      </w:ins>
    </w:p>
    <w:p w14:paraId="00000315" w14:textId="3AF11B6A" w:rsidR="009A7F2E" w:rsidRPr="00DC09E1" w:rsidRDefault="005302A0" w:rsidP="00DC09E1">
      <w:pPr>
        <w:pStyle w:val="par1"/>
        <w:rPr>
          <w:ins w:id="1991" w:author="Torrey Samson" w:date="2026-07-31T10:10:00Z"/>
        </w:rPr>
      </w:pPr>
      <w:ins w:id="1992" w:author="Torrey Samson" w:date="2026-07-31T10:10:00Z">
        <w:r w:rsidRPr="00DC09E1">
          <w:lastRenderedPageBreak/>
          <w:t>C.</w:t>
        </w:r>
        <w:r w:rsidRPr="00DC09E1">
          <w:tab/>
          <w:t>Interested parties may inspect the referenced incorporated materials by contacting Legal@musl.com or visiting https://www.megamillions.com/.</w:t>
        </w:r>
      </w:ins>
    </w:p>
    <w:p w14:paraId="00000316" w14:textId="180E88F7" w:rsidR="009A7F2E" w:rsidRDefault="005302A0" w:rsidP="00DC09E1">
      <w:pPr>
        <w:pStyle w:val="par1"/>
        <w:rPr>
          <w:ins w:id="1993" w:author="Torrey Samson" w:date="2026-07-31T10:10:00Z"/>
        </w:rPr>
      </w:pPr>
      <w:ins w:id="1994" w:author="Torrey Samson" w:date="2026-07-31T10:10:00Z">
        <w:r w:rsidRPr="00DC09E1">
          <w:t>D.</w:t>
        </w:r>
        <w:r w:rsidRPr="00DC09E1">
          <w:tab/>
          <w:t>These regulations do not include later amendments</w:t>
        </w:r>
        <w:r>
          <w:t xml:space="preserve"> to or editions of the incorporated material.</w:t>
        </w:r>
      </w:ins>
    </w:p>
    <w:p w14:paraId="00000317" w14:textId="7261A370" w:rsidR="009A7F2E" w:rsidRDefault="005302A0">
      <w:pPr>
        <w:pStyle w:val="upar1"/>
        <w:rPr>
          <w:del w:id="1995" w:author="Torrey Samson" w:date="2026-07-31T10:10:00Z"/>
        </w:rPr>
        <w:pPrChange w:id="1996" w:author="Tennille Segura" w:date="2026-08-28T21:23:00Z">
          <w:pPr>
            <w:pStyle w:val="par1"/>
          </w:pPr>
        </w:pPrChange>
      </w:pPr>
      <w:del w:id="1997" w:author="Torrey Samson" w:date="2026-07-31T10:10:00Z">
        <w:r>
          <w:rPr>
            <w:rFonts w:eastAsia="Arial"/>
          </w:rPr>
          <w:delText>The Multi-state Jackpot Game known as “Powerball®” shall have a game option known as “Double Play®”, which allows Players to pay an additional One Dollar ($1.00) for a chance to win a second Drawing, of five (5) out of sixty-nine (69) plus one (1) of twenty-six (26) Lottery game, using the same numbers the Player selected for their “Powerball®” Play. This Drawing will occur on the same day(s), time(s) and location(s) as determined by the Powerball Product Group. “Double Play®” is an additional add-on to the “Powerball®” game, and does not replace or alter “Power Play®”. “Power Play®” is not available with the “Double Play®” promotion. “Double Play®” Prizes will not be multiplied or increased by the “Power Play®” game.</w:delText>
        </w:r>
      </w:del>
    </w:p>
    <w:p w14:paraId="00000318" w14:textId="142F2453" w:rsidR="009A7F2E" w:rsidRDefault="005302A0">
      <w:pPr>
        <w:pStyle w:val="upar1"/>
        <w:rPr>
          <w:del w:id="1998" w:author="Torrey Samson" w:date="2026-07-31T10:10:00Z"/>
          <w:rFonts w:eastAsia="Arial"/>
        </w:rPr>
        <w:pPrChange w:id="1999" w:author="Tennille Segura" w:date="2026-08-28T21:23:00Z">
          <w:pPr>
            <w:tabs>
              <w:tab w:val="left" w:pos="720"/>
              <w:tab w:val="left" w:pos="1440"/>
            </w:tabs>
          </w:pPr>
        </w:pPrChange>
      </w:pPr>
      <w:del w:id="2000" w:author="Torrey Samson" w:date="2026-07-31T10:10:00Z">
        <w:r>
          <w:rPr>
            <w:rFonts w:eastAsia="Arial"/>
          </w:rPr>
          <w:delText>“Double Play®” shall be conducted pursuant to the following Rules and Regulations and under such further instructions and directives as the Director and Colorado Lottery Commission may issue. If a conflict arises between another provision of the Lottery Rules and Regulations and this Rule 14.F, Rule 14.F shall apply. If a conflict arises between this Rule 14.F and the “Powerball Double Play®” Official Game Rule provided by the Multi-state Lottery Association, the “Powerball Double Play®” Official Game Rule shall apply.</w:delText>
        </w:r>
      </w:del>
    </w:p>
    <w:p w14:paraId="00000319" w14:textId="53FD2ED3" w:rsidR="009A7F2E" w:rsidRDefault="005302A0">
      <w:pPr>
        <w:pStyle w:val="Heading3"/>
        <w:rPr>
          <w:del w:id="2001" w:author="Torrey Samson" w:date="2026-07-31T10:10:00Z"/>
        </w:rPr>
        <w:pPrChange w:id="2002" w:author="Tennille Segura" w:date="2026-08-28T21:23:00Z">
          <w:pPr>
            <w:keepNext/>
            <w:spacing w:after="60"/>
          </w:pPr>
        </w:pPrChange>
      </w:pPr>
      <w:del w:id="2003" w:author="Torrey Samson" w:date="2026-07-31T10:10:00Z">
        <w:r>
          <w:delText xml:space="preserve">14.F.2 </w:delText>
        </w:r>
        <w:r>
          <w:tab/>
          <w:delText>Definitions</w:delText>
        </w:r>
      </w:del>
    </w:p>
    <w:p w14:paraId="0000031A" w14:textId="5AF343B3" w:rsidR="009A7F2E" w:rsidRDefault="005302A0">
      <w:pPr>
        <w:pStyle w:val="upar1"/>
        <w:rPr>
          <w:del w:id="2004" w:author="Torrey Samson" w:date="2026-07-31T10:10:00Z"/>
          <w:rFonts w:eastAsia="Arial"/>
        </w:rPr>
        <w:pPrChange w:id="2005" w:author="Tennille Segura" w:date="2026-08-28T21:24:00Z">
          <w:pPr>
            <w:tabs>
              <w:tab w:val="left" w:pos="720"/>
              <w:tab w:val="left" w:pos="1440"/>
            </w:tabs>
          </w:pPr>
        </w:pPrChange>
      </w:pPr>
      <w:del w:id="2006" w:author="Torrey Samson" w:date="2026-07-31T10:10:00Z">
        <w:r>
          <w:rPr>
            <w:rFonts w:eastAsia="Arial"/>
          </w:rPr>
          <w:delText>Refer to the definitions provided in Rule 1.1, Rule 14.2 and Rule 14.A.2.</w:delText>
        </w:r>
      </w:del>
    </w:p>
    <w:p w14:paraId="0000031D" w14:textId="1C36B16A" w:rsidR="009A7F2E" w:rsidRDefault="005302A0">
      <w:pPr>
        <w:pStyle w:val="Heading3"/>
        <w:pPrChange w:id="2007" w:author="Tennille Segura" w:date="2026-08-28T21:24:00Z">
          <w:pPr>
            <w:keepNext/>
            <w:spacing w:after="60"/>
          </w:pPr>
        </w:pPrChange>
      </w:pPr>
      <w:r>
        <w:t>14.F.</w:t>
      </w:r>
      <w:del w:id="2008" w:author="Torrey Samson" w:date="2026-08-06T11:45:00Z">
        <w:r>
          <w:delText xml:space="preserve">3 </w:delText>
        </w:r>
      </w:del>
      <w:ins w:id="2009" w:author="Torrey Samson" w:date="2026-08-06T11:45:00Z">
        <w:r>
          <w:t xml:space="preserve">2 </w:t>
        </w:r>
      </w:ins>
      <w:r>
        <w:tab/>
      </w:r>
      <w:del w:id="2010" w:author="Torrey Samson" w:date="2026-07-31T11:46:00Z">
        <w:r>
          <w:delText xml:space="preserve">Price of </w:delText>
        </w:r>
      </w:del>
      <w:ins w:id="2011" w:author="Torrey Samson" w:date="2026-07-31T11:46:00Z">
        <w:r>
          <w:t xml:space="preserve">Sale of </w:t>
        </w:r>
      </w:ins>
      <w:r>
        <w:t>“Double Play®”</w:t>
      </w:r>
      <w:ins w:id="2012" w:author="Torrey Samson" w:date="2026-07-31T11:46:00Z">
        <w:r>
          <w:t xml:space="preserve"> Tickets</w:t>
        </w:r>
      </w:ins>
    </w:p>
    <w:p w14:paraId="0000031E" w14:textId="559BBAD7" w:rsidR="009A7F2E" w:rsidRDefault="005302A0">
      <w:pPr>
        <w:pStyle w:val="par1"/>
        <w:rPr>
          <w:del w:id="2013" w:author="Torrey Samson" w:date="2026-08-06T11:45:00Z"/>
        </w:rPr>
        <w:pPrChange w:id="2014" w:author="Tennille Segura" w:date="2026-08-28T21:24:00Z">
          <w:pPr>
            <w:tabs>
              <w:tab w:val="left" w:pos="720"/>
              <w:tab w:val="left" w:pos="1440"/>
              <w:tab w:val="left" w:pos="2160"/>
            </w:tabs>
            <w:ind w:left="720" w:hanging="720"/>
          </w:pPr>
        </w:pPrChange>
      </w:pPr>
      <w:del w:id="2015" w:author="Torrey Samson" w:date="2026-08-06T11:45:00Z">
        <w:r>
          <w:delText xml:space="preserve">A. </w:delText>
        </w:r>
        <w:r>
          <w:tab/>
          <w:delText>The price of each “Double Play®” selected shall be an additional One Dollar ($1.00) per Play.</w:delText>
        </w:r>
      </w:del>
    </w:p>
    <w:p w14:paraId="0000031F" w14:textId="03A85E4F" w:rsidR="009A7F2E" w:rsidRPr="009A7F2E" w:rsidRDefault="005302A0">
      <w:pPr>
        <w:pStyle w:val="par2"/>
        <w:rPr>
          <w:del w:id="2016" w:author="Torrey Samson" w:date="2026-08-06T11:45:00Z"/>
          <w:rFonts w:ascii="Aptos" w:eastAsia="Aptos" w:hAnsi="Aptos" w:cs="Aptos"/>
          <w:rPrChange w:id="2017" w:author="Torrey Samson" w:date="2026-07-31T11:46:00Z">
            <w:rPr>
              <w:del w:id="2018" w:author="Torrey Samson" w:date="2026-08-06T11:45:00Z"/>
              <w:rFonts w:eastAsia="Arial" w:cs="Arial"/>
            </w:rPr>
          </w:rPrChange>
        </w:rPr>
        <w:pPrChange w:id="2019" w:author="Tennille Segura" w:date="2026-08-28T21:24:00Z">
          <w:pPr>
            <w:tabs>
              <w:tab w:val="left" w:pos="720"/>
              <w:tab w:val="left" w:pos="1440"/>
              <w:tab w:val="left" w:pos="2160"/>
            </w:tabs>
            <w:ind w:left="1440" w:hanging="720"/>
          </w:pPr>
        </w:pPrChange>
      </w:pPr>
      <w:del w:id="2020" w:author="Torrey Samson" w:date="2026-08-06T11:45:00Z">
        <w:r>
          <w:delText>1.</w:delText>
        </w:r>
        <w:r>
          <w:tab/>
          <w:delText>The “Double Play®” is an add-on to the “Powerball®” 5/69 + 1/26 game. Players who elect to pay an extra One-Dollar ($1.00) per “Powerball®” will have a second chance to win a new set of Prizes, using the same numbers the Player selected for their Powerball Play.</w:delText>
        </w:r>
      </w:del>
    </w:p>
    <w:p w14:paraId="00000320" w14:textId="46DD9CB3" w:rsidR="009A7F2E" w:rsidRPr="009A7F2E" w:rsidRDefault="009A7F2E">
      <w:pPr>
        <w:tabs>
          <w:tab w:val="left" w:pos="720"/>
          <w:tab w:val="left" w:pos="1440"/>
          <w:tab w:val="left" w:pos="2160"/>
        </w:tabs>
        <w:ind w:left="720" w:hanging="720"/>
        <w:rPr>
          <w:del w:id="2021" w:author="Torrey Samson" w:date="2026-08-06T11:45:00Z"/>
          <w:rFonts w:ascii="Aptos" w:eastAsia="Aptos" w:hAnsi="Aptos" w:cs="Aptos"/>
          <w:rPrChange w:id="2022" w:author="Torrey Samson" w:date="2026-07-31T11:46:00Z">
            <w:rPr>
              <w:del w:id="2023" w:author="Torrey Samson" w:date="2026-08-06T11:45:00Z"/>
              <w:rFonts w:eastAsia="Arial" w:cs="Arial"/>
            </w:rPr>
          </w:rPrChange>
        </w:rPr>
        <w:pPrChange w:id="2024" w:author="Torrey Samson" w:date="2026-07-31T11:46:00Z">
          <w:pPr>
            <w:tabs>
              <w:tab w:val="left" w:pos="720"/>
              <w:tab w:val="left" w:pos="1440"/>
              <w:tab w:val="left" w:pos="2160"/>
            </w:tabs>
            <w:ind w:left="1440" w:hanging="720"/>
          </w:pPr>
        </w:pPrChange>
      </w:pPr>
    </w:p>
    <w:p w14:paraId="00000321" w14:textId="0418B83C" w:rsidR="009A7F2E" w:rsidRPr="009A7F2E" w:rsidRDefault="009A7F2E">
      <w:pPr>
        <w:tabs>
          <w:tab w:val="left" w:pos="720"/>
          <w:tab w:val="left" w:pos="1440"/>
          <w:tab w:val="left" w:pos="2160"/>
        </w:tabs>
        <w:ind w:left="720" w:hanging="720"/>
        <w:rPr>
          <w:del w:id="2025" w:author="Torrey Samson" w:date="2026-08-06T11:45:00Z"/>
          <w:rFonts w:ascii="Aptos" w:eastAsia="Aptos" w:hAnsi="Aptos" w:cs="Aptos"/>
          <w:rPrChange w:id="2026" w:author="Torrey Samson" w:date="2026-07-31T11:46:00Z">
            <w:rPr>
              <w:del w:id="2027" w:author="Torrey Samson" w:date="2026-08-06T11:45:00Z"/>
              <w:rFonts w:eastAsia="Arial" w:cs="Arial"/>
            </w:rPr>
          </w:rPrChange>
        </w:rPr>
        <w:pPrChange w:id="2028" w:author="Torrey Samson" w:date="2026-07-31T11:46:00Z">
          <w:pPr>
            <w:tabs>
              <w:tab w:val="left" w:pos="720"/>
              <w:tab w:val="left" w:pos="1440"/>
              <w:tab w:val="left" w:pos="2160"/>
            </w:tabs>
            <w:ind w:left="1440" w:hanging="720"/>
          </w:pPr>
        </w:pPrChange>
      </w:pPr>
    </w:p>
    <w:p w14:paraId="00000328" w14:textId="327D60A8" w:rsidR="009A7F2E" w:rsidRPr="009A7F2E" w:rsidDel="00E54C99" w:rsidRDefault="005302A0">
      <w:pPr>
        <w:pStyle w:val="par1"/>
        <w:rPr>
          <w:del w:id="2029" w:author="Torrey Samson" w:date="2026-08-25T13:33:00Z"/>
          <w:rFonts w:ascii="Aptos" w:eastAsia="Aptos" w:hAnsi="Aptos" w:cs="Aptos"/>
          <w:rPrChange w:id="2030" w:author="Torrey Samson" w:date="2026-07-31T11:46:00Z">
            <w:rPr>
              <w:del w:id="2031" w:author="Torrey Samson" w:date="2026-08-25T13:33:00Z"/>
              <w:rFonts w:eastAsia="Arial" w:cs="Arial"/>
            </w:rPr>
          </w:rPrChange>
        </w:rPr>
        <w:pPrChange w:id="2032" w:author="Torrey Samson" w:date="2026-07-31T11:46:00Z">
          <w:pPr>
            <w:tabs>
              <w:tab w:val="left" w:pos="720"/>
              <w:tab w:val="left" w:pos="1440"/>
              <w:tab w:val="left" w:pos="2160"/>
            </w:tabs>
            <w:ind w:left="1440" w:hanging="720"/>
          </w:pPr>
        </w:pPrChange>
      </w:pPr>
      <w:ins w:id="2033" w:author="Torrey Samson" w:date="2026-08-06T11:45:00Z">
        <w:r>
          <w:t>A.</w:t>
        </w:r>
        <w:r>
          <w:tab/>
        </w:r>
      </w:ins>
      <w:del w:id="2034" w:author="Torrey Samson" w:date="2026-07-31T11:46:00Z">
        <w:r>
          <w:delText>2.</w:delText>
        </w:r>
        <w:r>
          <w:tab/>
        </w:r>
      </w:del>
      <w:r>
        <w:t xml:space="preserve">A Player has the option to Purchase up to ten “Powerball®” with “Double Play®” Plays </w:t>
      </w:r>
      <w:del w:id="2035" w:author="Torrey Samson" w:date="2026-08-06T11:44:00Z">
        <w:r>
          <w:delText xml:space="preserve">or up to ten “Powerball® with Power Play®” with “Double Play®” </w:delText>
        </w:r>
      </w:del>
      <w:r>
        <w:t>on a single Ticket as follows:</w:t>
      </w:r>
    </w:p>
    <w:p w14:paraId="00000329" w14:textId="77777777" w:rsidR="009A7F2E" w:rsidRDefault="009A7F2E">
      <w:pPr>
        <w:tabs>
          <w:tab w:val="left" w:pos="720"/>
          <w:tab w:val="left" w:pos="1440"/>
          <w:tab w:val="left" w:pos="2160"/>
        </w:tabs>
        <w:ind w:left="720" w:hanging="720"/>
        <w:rPr>
          <w:rFonts w:eastAsia="Arial" w:cs="Arial"/>
        </w:rPr>
        <w:pPrChange w:id="2036" w:author="Torrey Samson" w:date="2026-08-25T13:33:00Z">
          <w:pPr>
            <w:tabs>
              <w:tab w:val="left" w:pos="720"/>
              <w:tab w:val="left" w:pos="1440"/>
              <w:tab w:val="left" w:pos="2160"/>
            </w:tabs>
            <w:ind w:left="1440" w:hanging="720"/>
          </w:pPr>
        </w:pPrChange>
      </w:pPr>
    </w:p>
    <w:tbl>
      <w:tblPr>
        <w:tblpPr w:leftFromText="180" w:rightFromText="180" w:vertAnchor="text" w:horzAnchor="margin" w:tblpXSpec="center" w:tblpY="119"/>
        <w:tblW w:w="10890" w:type="dxa"/>
        <w:tblLayout w:type="fixed"/>
        <w:tblCellMar>
          <w:top w:w="47" w:type="dxa"/>
          <w:left w:w="5" w:type="dxa"/>
          <w:right w:w="0" w:type="dxa"/>
        </w:tblCellMar>
        <w:tblLook w:val="0400" w:firstRow="0" w:lastRow="0" w:firstColumn="0" w:lastColumn="0" w:noHBand="0" w:noVBand="1"/>
      </w:tblPr>
      <w:tblGrid>
        <w:gridCol w:w="2235"/>
        <w:gridCol w:w="1841"/>
        <w:gridCol w:w="2382"/>
        <w:gridCol w:w="1783"/>
        <w:gridCol w:w="2649"/>
      </w:tblGrid>
      <w:tr w:rsidR="000B62E6" w14:paraId="1D2D59C8" w14:textId="77777777" w:rsidTr="000B62E6">
        <w:trPr>
          <w:trHeight w:val="1193"/>
        </w:trPr>
        <w:tc>
          <w:tcPr>
            <w:tcW w:w="2235" w:type="dxa"/>
            <w:tcBorders>
              <w:top w:val="single" w:sz="4" w:space="0" w:color="000000"/>
              <w:left w:val="single" w:sz="4" w:space="0" w:color="000000"/>
              <w:bottom w:val="single" w:sz="4" w:space="0" w:color="000000"/>
              <w:right w:val="single" w:sz="4" w:space="0" w:color="000000"/>
            </w:tcBorders>
          </w:tcPr>
          <w:p w14:paraId="3A3E0E35" w14:textId="77777777" w:rsidR="000B62E6" w:rsidRPr="00C22D48" w:rsidRDefault="000B62E6" w:rsidP="000B62E6">
            <w:pPr>
              <w:rPr>
                <w:rFonts w:eastAsia="Arial" w:cs="Arial"/>
              </w:rPr>
            </w:pPr>
            <w:r w:rsidRPr="00C22D48">
              <w:rPr>
                <w:rFonts w:eastAsia="Arial" w:cs="Arial"/>
              </w:rPr>
              <w:lastRenderedPageBreak/>
              <w:t xml:space="preserve">NUMBER OF </w:t>
            </w:r>
          </w:p>
          <w:p w14:paraId="79B3E5E3" w14:textId="77777777" w:rsidR="000B62E6" w:rsidRPr="00C22D48" w:rsidRDefault="000B62E6" w:rsidP="000B62E6">
            <w:pPr>
              <w:rPr>
                <w:rFonts w:eastAsia="Arial" w:cs="Arial"/>
              </w:rPr>
            </w:pPr>
            <w:r w:rsidRPr="00C22D48">
              <w:rPr>
                <w:rFonts w:eastAsia="Arial" w:cs="Arial"/>
              </w:rPr>
              <w:t xml:space="preserve">“POWERBALL®” </w:t>
            </w:r>
          </w:p>
          <w:p w14:paraId="05871F1E" w14:textId="77777777" w:rsidR="000B62E6" w:rsidRPr="00C22D48" w:rsidRDefault="000B62E6" w:rsidP="000B62E6">
            <w:pPr>
              <w:rPr>
                <w:rFonts w:eastAsia="Arial" w:cs="Arial"/>
              </w:rPr>
            </w:pPr>
            <w:r w:rsidRPr="00C22D48">
              <w:rPr>
                <w:rFonts w:eastAsia="Arial" w:cs="Arial"/>
              </w:rPr>
              <w:t xml:space="preserve">PLAYS </w:t>
            </w:r>
          </w:p>
        </w:tc>
        <w:tc>
          <w:tcPr>
            <w:tcW w:w="1841" w:type="dxa"/>
            <w:tcBorders>
              <w:top w:val="single" w:sz="4" w:space="0" w:color="000000"/>
              <w:left w:val="single" w:sz="4" w:space="0" w:color="000000"/>
              <w:bottom w:val="single" w:sz="4" w:space="0" w:color="000000"/>
              <w:right w:val="single" w:sz="4" w:space="0" w:color="000000"/>
            </w:tcBorders>
          </w:tcPr>
          <w:p w14:paraId="2BC179DF" w14:textId="77777777" w:rsidR="000B62E6" w:rsidRPr="00C22D48" w:rsidRDefault="000B62E6" w:rsidP="000B62E6">
            <w:pPr>
              <w:rPr>
                <w:rFonts w:eastAsia="Arial" w:cs="Arial"/>
              </w:rPr>
            </w:pPr>
            <w:r w:rsidRPr="00C22D48">
              <w:rPr>
                <w:rFonts w:eastAsia="Arial" w:cs="Arial"/>
              </w:rPr>
              <w:t xml:space="preserve">COST OF </w:t>
            </w:r>
          </w:p>
          <w:p w14:paraId="386D2DCA" w14:textId="77777777" w:rsidR="000B62E6" w:rsidRPr="00C22D48" w:rsidRDefault="000B62E6" w:rsidP="000B62E6">
            <w:pPr>
              <w:rPr>
                <w:rFonts w:eastAsia="Arial" w:cs="Arial"/>
              </w:rPr>
            </w:pPr>
            <w:r w:rsidRPr="00C22D48">
              <w:rPr>
                <w:rFonts w:eastAsia="Arial" w:cs="Arial"/>
              </w:rPr>
              <w:t xml:space="preserve">“POWERBALL®” </w:t>
            </w:r>
          </w:p>
          <w:p w14:paraId="4F8266B0" w14:textId="77777777" w:rsidR="000B62E6" w:rsidRPr="00C22D48" w:rsidRDefault="000B62E6" w:rsidP="000B62E6">
            <w:pPr>
              <w:rPr>
                <w:rFonts w:eastAsia="Arial" w:cs="Arial"/>
              </w:rPr>
            </w:pPr>
            <w:r w:rsidRPr="00C22D48">
              <w:rPr>
                <w:rFonts w:eastAsia="Arial" w:cs="Arial"/>
              </w:rPr>
              <w:t xml:space="preserve">PLAYS </w:t>
            </w:r>
          </w:p>
        </w:tc>
        <w:tc>
          <w:tcPr>
            <w:tcW w:w="2382" w:type="dxa"/>
            <w:tcBorders>
              <w:top w:val="single" w:sz="4" w:space="0" w:color="000000"/>
              <w:left w:val="single" w:sz="4" w:space="0" w:color="000000"/>
              <w:bottom w:val="single" w:sz="4" w:space="0" w:color="000000"/>
              <w:right w:val="single" w:sz="4" w:space="0" w:color="000000"/>
            </w:tcBorders>
          </w:tcPr>
          <w:p w14:paraId="58AA52A4" w14:textId="77777777" w:rsidR="000B62E6" w:rsidRPr="00C22D48" w:rsidRDefault="000B62E6" w:rsidP="000B62E6">
            <w:pPr>
              <w:rPr>
                <w:rFonts w:eastAsia="Arial" w:cs="Arial"/>
              </w:rPr>
            </w:pPr>
            <w:r w:rsidRPr="00C22D48">
              <w:rPr>
                <w:rFonts w:eastAsia="Arial" w:cs="Arial"/>
              </w:rPr>
              <w:t xml:space="preserve">ADDITIONAL COST OF “DOUBLE PLAY®” PLAYS </w:t>
            </w:r>
          </w:p>
        </w:tc>
        <w:tc>
          <w:tcPr>
            <w:tcW w:w="1783" w:type="dxa"/>
            <w:tcBorders>
              <w:top w:val="single" w:sz="4" w:space="0" w:color="000000"/>
              <w:left w:val="single" w:sz="4" w:space="0" w:color="000000"/>
              <w:bottom w:val="single" w:sz="4" w:space="0" w:color="000000"/>
              <w:right w:val="single" w:sz="4" w:space="0" w:color="000000"/>
            </w:tcBorders>
          </w:tcPr>
          <w:p w14:paraId="19313C37" w14:textId="77777777" w:rsidR="000B62E6" w:rsidRPr="00E54C99" w:rsidRDefault="000B62E6" w:rsidP="000B62E6">
            <w:pPr>
              <w:rPr>
                <w:rFonts w:eastAsia="Arial" w:cs="Arial"/>
              </w:rPr>
            </w:pPr>
            <w:r w:rsidRPr="00E54C99">
              <w:rPr>
                <w:rFonts w:eastAsia="Arial" w:cs="Arial"/>
              </w:rPr>
              <w:t xml:space="preserve">ADDITIONAL </w:t>
            </w:r>
          </w:p>
          <w:p w14:paraId="10DFCD45" w14:textId="77777777" w:rsidR="000B62E6" w:rsidRPr="00E54C99" w:rsidRDefault="000B62E6" w:rsidP="000B62E6">
            <w:pPr>
              <w:rPr>
                <w:rFonts w:eastAsia="Arial" w:cs="Arial"/>
              </w:rPr>
            </w:pPr>
            <w:r w:rsidRPr="00E54C99">
              <w:rPr>
                <w:rFonts w:eastAsia="Arial" w:cs="Arial"/>
              </w:rPr>
              <w:t xml:space="preserve">COST OF </w:t>
            </w:r>
          </w:p>
          <w:p w14:paraId="74D287E3" w14:textId="77777777" w:rsidR="000B62E6" w:rsidRPr="00E54C99" w:rsidRDefault="000B62E6" w:rsidP="000B62E6">
            <w:pPr>
              <w:rPr>
                <w:rFonts w:eastAsia="Arial" w:cs="Arial"/>
              </w:rPr>
            </w:pPr>
            <w:r w:rsidRPr="00E54C99">
              <w:rPr>
                <w:rFonts w:eastAsia="Arial" w:cs="Arial"/>
              </w:rPr>
              <w:t>“POWER PLA</w:t>
            </w:r>
            <w:r w:rsidRPr="00E54C99">
              <w:rPr>
                <w:rFonts w:eastAsia="Arial" w:cs="Arial"/>
                <w:b/>
                <w:bCs/>
              </w:rPr>
              <w:t xml:space="preserve">Y®” </w:t>
            </w:r>
          </w:p>
          <w:p w14:paraId="4BB3F5AB" w14:textId="77777777" w:rsidR="000B62E6" w:rsidRPr="00E54C99" w:rsidRDefault="000B62E6" w:rsidP="000B62E6">
            <w:pPr>
              <w:rPr>
                <w:rFonts w:eastAsia="Arial" w:cs="Arial"/>
              </w:rPr>
            </w:pPr>
            <w:r w:rsidRPr="00E54C99">
              <w:rPr>
                <w:rFonts w:eastAsia="Arial" w:cs="Arial"/>
              </w:rPr>
              <w:t xml:space="preserve">PLAYS </w:t>
            </w:r>
          </w:p>
        </w:tc>
        <w:tc>
          <w:tcPr>
            <w:tcW w:w="2649" w:type="dxa"/>
            <w:tcBorders>
              <w:top w:val="single" w:sz="4" w:space="0" w:color="000000"/>
              <w:left w:val="single" w:sz="4" w:space="0" w:color="000000"/>
              <w:bottom w:val="single" w:sz="4" w:space="0" w:color="000000"/>
              <w:right w:val="single" w:sz="4" w:space="0" w:color="000000"/>
            </w:tcBorders>
          </w:tcPr>
          <w:p w14:paraId="51E471AB" w14:textId="77777777" w:rsidR="000B62E6" w:rsidRPr="00E54C99" w:rsidRDefault="000B62E6" w:rsidP="000B62E6">
            <w:pPr>
              <w:rPr>
                <w:rFonts w:eastAsia="Arial" w:cs="Arial"/>
              </w:rPr>
            </w:pPr>
            <w:r w:rsidRPr="00E54C99">
              <w:rPr>
                <w:rFonts w:eastAsia="Arial" w:cs="Arial"/>
              </w:rPr>
              <w:t xml:space="preserve">TOTAL COST OF </w:t>
            </w:r>
          </w:p>
          <w:p w14:paraId="43E99113" w14:textId="77777777" w:rsidR="000B62E6" w:rsidRPr="00E54C99" w:rsidRDefault="000B62E6" w:rsidP="000B62E6">
            <w:pPr>
              <w:rPr>
                <w:rFonts w:eastAsia="Arial" w:cs="Arial"/>
              </w:rPr>
            </w:pPr>
            <w:r w:rsidRPr="00E54C99">
              <w:rPr>
                <w:rFonts w:eastAsia="Arial" w:cs="Arial"/>
              </w:rPr>
              <w:t xml:space="preserve">“POWERBALL®” WITH </w:t>
            </w:r>
          </w:p>
          <w:p w14:paraId="726F6B94" w14:textId="77777777" w:rsidR="000B62E6" w:rsidRPr="00E54C99" w:rsidRDefault="000B62E6" w:rsidP="000B62E6">
            <w:pPr>
              <w:rPr>
                <w:rFonts w:eastAsia="Arial" w:cs="Arial"/>
              </w:rPr>
            </w:pPr>
            <w:r w:rsidRPr="00E54C99">
              <w:rPr>
                <w:rFonts w:eastAsia="Arial" w:cs="Arial"/>
              </w:rPr>
              <w:t xml:space="preserve">“POWER PLAY®” AND </w:t>
            </w:r>
          </w:p>
          <w:p w14:paraId="377EF943" w14:textId="77777777" w:rsidR="000B62E6" w:rsidRPr="00E54C99" w:rsidRDefault="000B62E6" w:rsidP="000B62E6">
            <w:pPr>
              <w:rPr>
                <w:rFonts w:eastAsia="Arial" w:cs="Arial"/>
              </w:rPr>
            </w:pPr>
            <w:r w:rsidRPr="00E54C99">
              <w:rPr>
                <w:rFonts w:eastAsia="Arial" w:cs="Arial"/>
              </w:rPr>
              <w:t xml:space="preserve">“DOUBLE PLAY®” </w:t>
            </w:r>
          </w:p>
        </w:tc>
      </w:tr>
      <w:tr w:rsidR="000B62E6" w14:paraId="368E6F41"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6FDA0A58" w14:textId="77777777" w:rsidR="000B62E6" w:rsidRPr="00C22D48" w:rsidRDefault="000B62E6" w:rsidP="000B62E6">
            <w:pPr>
              <w:rPr>
                <w:rFonts w:eastAsia="Arial" w:cs="Arial"/>
              </w:rPr>
            </w:pPr>
            <w:r w:rsidRPr="00C22D48">
              <w:rPr>
                <w:rFonts w:eastAsia="Arial" w:cs="Arial"/>
              </w:rPr>
              <w:t xml:space="preserve">One (1) Play </w:t>
            </w:r>
          </w:p>
        </w:tc>
        <w:tc>
          <w:tcPr>
            <w:tcW w:w="1841" w:type="dxa"/>
            <w:tcBorders>
              <w:top w:val="single" w:sz="4" w:space="0" w:color="000000"/>
              <w:left w:val="single" w:sz="4" w:space="0" w:color="000000"/>
              <w:bottom w:val="single" w:sz="4" w:space="0" w:color="000000"/>
              <w:right w:val="single" w:sz="4" w:space="0" w:color="000000"/>
            </w:tcBorders>
          </w:tcPr>
          <w:p w14:paraId="1ACBD71E" w14:textId="77777777" w:rsidR="000B62E6" w:rsidRPr="00C22D48" w:rsidRDefault="000B62E6" w:rsidP="000B62E6">
            <w:pPr>
              <w:rPr>
                <w:rFonts w:eastAsia="Arial" w:cs="Arial"/>
              </w:rPr>
            </w:pPr>
            <w:r w:rsidRPr="00C22D48">
              <w:rPr>
                <w:rFonts w:eastAsia="Arial" w:cs="Arial"/>
              </w:rPr>
              <w:t xml:space="preserve">$2.00 </w:t>
            </w:r>
          </w:p>
        </w:tc>
        <w:tc>
          <w:tcPr>
            <w:tcW w:w="2382" w:type="dxa"/>
            <w:tcBorders>
              <w:top w:val="single" w:sz="4" w:space="0" w:color="000000"/>
              <w:left w:val="single" w:sz="4" w:space="0" w:color="000000"/>
              <w:bottom w:val="single" w:sz="4" w:space="0" w:color="000000"/>
              <w:right w:val="single" w:sz="4" w:space="0" w:color="000000"/>
            </w:tcBorders>
          </w:tcPr>
          <w:p w14:paraId="19086B33" w14:textId="77777777" w:rsidR="000B62E6" w:rsidRPr="00C22D48" w:rsidRDefault="000B62E6" w:rsidP="000B62E6">
            <w:pPr>
              <w:rPr>
                <w:rFonts w:eastAsia="Arial" w:cs="Arial"/>
              </w:rPr>
            </w:pPr>
            <w:r w:rsidRPr="00C22D48">
              <w:rPr>
                <w:rFonts w:eastAsia="Arial" w:cs="Arial"/>
              </w:rPr>
              <w:t xml:space="preserve">$1.00 </w:t>
            </w:r>
          </w:p>
        </w:tc>
        <w:tc>
          <w:tcPr>
            <w:tcW w:w="1783" w:type="dxa"/>
            <w:tcBorders>
              <w:top w:val="single" w:sz="4" w:space="0" w:color="000000"/>
              <w:left w:val="single" w:sz="4" w:space="0" w:color="000000"/>
              <w:bottom w:val="single" w:sz="4" w:space="0" w:color="000000"/>
              <w:right w:val="single" w:sz="4" w:space="0" w:color="000000"/>
            </w:tcBorders>
          </w:tcPr>
          <w:p w14:paraId="73053A13" w14:textId="77777777" w:rsidR="000B62E6" w:rsidRPr="00E54C99" w:rsidRDefault="000B62E6" w:rsidP="000B62E6">
            <w:pPr>
              <w:rPr>
                <w:rFonts w:eastAsia="Arial" w:cs="Arial"/>
              </w:rPr>
            </w:pPr>
            <w:r w:rsidRPr="00E54C99">
              <w:rPr>
                <w:rFonts w:eastAsia="Arial" w:cs="Arial"/>
              </w:rPr>
              <w:t xml:space="preserve">$1.00 </w:t>
            </w:r>
          </w:p>
        </w:tc>
        <w:tc>
          <w:tcPr>
            <w:tcW w:w="2649" w:type="dxa"/>
            <w:tcBorders>
              <w:top w:val="single" w:sz="4" w:space="0" w:color="000000"/>
              <w:left w:val="single" w:sz="4" w:space="0" w:color="000000"/>
              <w:bottom w:val="single" w:sz="4" w:space="0" w:color="000000"/>
              <w:right w:val="single" w:sz="4" w:space="0" w:color="000000"/>
            </w:tcBorders>
          </w:tcPr>
          <w:p w14:paraId="2A91CDBC" w14:textId="77777777" w:rsidR="000B62E6" w:rsidRPr="00E54C99" w:rsidRDefault="000B62E6" w:rsidP="000B62E6">
            <w:pPr>
              <w:rPr>
                <w:rFonts w:eastAsia="Arial" w:cs="Arial"/>
              </w:rPr>
            </w:pPr>
            <w:r w:rsidRPr="00E54C99">
              <w:rPr>
                <w:rFonts w:eastAsia="Arial" w:cs="Arial"/>
              </w:rPr>
              <w:t xml:space="preserve">$4.00 </w:t>
            </w:r>
          </w:p>
        </w:tc>
      </w:tr>
      <w:tr w:rsidR="000B62E6" w14:paraId="4B0CA1CA"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114ECECF" w14:textId="77777777" w:rsidR="000B62E6" w:rsidRPr="00C22D48" w:rsidRDefault="000B62E6" w:rsidP="000B62E6">
            <w:pPr>
              <w:rPr>
                <w:rFonts w:eastAsia="Arial" w:cs="Arial"/>
              </w:rPr>
            </w:pPr>
            <w:r w:rsidRPr="00C22D48">
              <w:rPr>
                <w:rFonts w:eastAsia="Arial" w:cs="Arial"/>
              </w:rPr>
              <w:t xml:space="preserve">Two (2) Plays </w:t>
            </w:r>
          </w:p>
        </w:tc>
        <w:tc>
          <w:tcPr>
            <w:tcW w:w="1841" w:type="dxa"/>
            <w:tcBorders>
              <w:top w:val="single" w:sz="4" w:space="0" w:color="000000"/>
              <w:left w:val="single" w:sz="4" w:space="0" w:color="000000"/>
              <w:bottom w:val="single" w:sz="4" w:space="0" w:color="000000"/>
              <w:right w:val="single" w:sz="4" w:space="0" w:color="000000"/>
            </w:tcBorders>
          </w:tcPr>
          <w:p w14:paraId="17608589" w14:textId="77777777" w:rsidR="000B62E6" w:rsidRPr="00C22D48" w:rsidRDefault="000B62E6" w:rsidP="000B62E6">
            <w:pPr>
              <w:rPr>
                <w:rFonts w:eastAsia="Arial" w:cs="Arial"/>
              </w:rPr>
            </w:pPr>
            <w:r w:rsidRPr="00C22D48">
              <w:rPr>
                <w:rFonts w:eastAsia="Arial" w:cs="Arial"/>
              </w:rPr>
              <w:t xml:space="preserve">$4.00 </w:t>
            </w:r>
          </w:p>
        </w:tc>
        <w:tc>
          <w:tcPr>
            <w:tcW w:w="2382" w:type="dxa"/>
            <w:tcBorders>
              <w:top w:val="single" w:sz="4" w:space="0" w:color="000000"/>
              <w:left w:val="single" w:sz="4" w:space="0" w:color="000000"/>
              <w:bottom w:val="single" w:sz="4" w:space="0" w:color="000000"/>
              <w:right w:val="single" w:sz="4" w:space="0" w:color="000000"/>
            </w:tcBorders>
          </w:tcPr>
          <w:p w14:paraId="6CEFA44B" w14:textId="77777777" w:rsidR="000B62E6" w:rsidRPr="00C22D48" w:rsidRDefault="000B62E6" w:rsidP="000B62E6">
            <w:pPr>
              <w:rPr>
                <w:rFonts w:eastAsia="Arial" w:cs="Arial"/>
              </w:rPr>
            </w:pPr>
            <w:r w:rsidRPr="00C22D48">
              <w:rPr>
                <w:rFonts w:eastAsia="Arial" w:cs="Arial"/>
              </w:rPr>
              <w:t xml:space="preserve">$2.00 </w:t>
            </w:r>
          </w:p>
        </w:tc>
        <w:tc>
          <w:tcPr>
            <w:tcW w:w="1783" w:type="dxa"/>
            <w:tcBorders>
              <w:top w:val="single" w:sz="4" w:space="0" w:color="000000"/>
              <w:left w:val="single" w:sz="4" w:space="0" w:color="000000"/>
              <w:bottom w:val="single" w:sz="4" w:space="0" w:color="000000"/>
              <w:right w:val="single" w:sz="4" w:space="0" w:color="000000"/>
            </w:tcBorders>
          </w:tcPr>
          <w:p w14:paraId="407ED50C" w14:textId="77777777" w:rsidR="000B62E6" w:rsidRPr="00E54C99" w:rsidRDefault="000B62E6" w:rsidP="000B62E6">
            <w:pPr>
              <w:rPr>
                <w:rFonts w:eastAsia="Arial" w:cs="Arial"/>
              </w:rPr>
            </w:pPr>
            <w:r w:rsidRPr="00E54C99">
              <w:rPr>
                <w:rFonts w:eastAsia="Arial" w:cs="Arial"/>
              </w:rPr>
              <w:t xml:space="preserve">$2.00 </w:t>
            </w:r>
          </w:p>
        </w:tc>
        <w:tc>
          <w:tcPr>
            <w:tcW w:w="2649" w:type="dxa"/>
            <w:tcBorders>
              <w:top w:val="single" w:sz="4" w:space="0" w:color="000000"/>
              <w:left w:val="single" w:sz="4" w:space="0" w:color="000000"/>
              <w:bottom w:val="single" w:sz="4" w:space="0" w:color="000000"/>
              <w:right w:val="single" w:sz="4" w:space="0" w:color="000000"/>
            </w:tcBorders>
          </w:tcPr>
          <w:p w14:paraId="5CBFF451" w14:textId="77777777" w:rsidR="000B62E6" w:rsidRPr="00E54C99" w:rsidRDefault="000B62E6" w:rsidP="000B62E6">
            <w:pPr>
              <w:rPr>
                <w:rFonts w:eastAsia="Arial" w:cs="Arial"/>
              </w:rPr>
            </w:pPr>
            <w:r w:rsidRPr="00E54C99">
              <w:rPr>
                <w:rFonts w:eastAsia="Arial" w:cs="Arial"/>
              </w:rPr>
              <w:t xml:space="preserve">$8.00 </w:t>
            </w:r>
          </w:p>
        </w:tc>
      </w:tr>
      <w:tr w:rsidR="000B62E6" w14:paraId="18FB48F8"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3EA79E78" w14:textId="77777777" w:rsidR="000B62E6" w:rsidRPr="00C22D48" w:rsidRDefault="000B62E6" w:rsidP="000B62E6">
            <w:pPr>
              <w:rPr>
                <w:rFonts w:eastAsia="Arial" w:cs="Arial"/>
              </w:rPr>
            </w:pPr>
            <w:r w:rsidRPr="00C22D48">
              <w:rPr>
                <w:rFonts w:eastAsia="Arial" w:cs="Arial"/>
              </w:rPr>
              <w:t xml:space="preserve">Three (3) Plays </w:t>
            </w:r>
          </w:p>
        </w:tc>
        <w:tc>
          <w:tcPr>
            <w:tcW w:w="1841" w:type="dxa"/>
            <w:tcBorders>
              <w:top w:val="single" w:sz="4" w:space="0" w:color="000000"/>
              <w:left w:val="single" w:sz="4" w:space="0" w:color="000000"/>
              <w:bottom w:val="single" w:sz="4" w:space="0" w:color="000000"/>
              <w:right w:val="single" w:sz="4" w:space="0" w:color="000000"/>
            </w:tcBorders>
          </w:tcPr>
          <w:p w14:paraId="3F774480" w14:textId="77777777" w:rsidR="000B62E6" w:rsidRPr="00C22D48" w:rsidRDefault="000B62E6" w:rsidP="000B62E6">
            <w:pPr>
              <w:rPr>
                <w:rFonts w:eastAsia="Arial" w:cs="Arial"/>
              </w:rPr>
            </w:pPr>
            <w:r w:rsidRPr="00C22D48">
              <w:rPr>
                <w:rFonts w:eastAsia="Arial" w:cs="Arial"/>
              </w:rPr>
              <w:t xml:space="preserve">$6.00 </w:t>
            </w:r>
          </w:p>
        </w:tc>
        <w:tc>
          <w:tcPr>
            <w:tcW w:w="2382" w:type="dxa"/>
            <w:tcBorders>
              <w:top w:val="single" w:sz="4" w:space="0" w:color="000000"/>
              <w:left w:val="single" w:sz="4" w:space="0" w:color="000000"/>
              <w:bottom w:val="single" w:sz="4" w:space="0" w:color="000000"/>
              <w:right w:val="single" w:sz="4" w:space="0" w:color="000000"/>
            </w:tcBorders>
          </w:tcPr>
          <w:p w14:paraId="5D8BB359" w14:textId="77777777" w:rsidR="000B62E6" w:rsidRPr="00C22D48" w:rsidRDefault="000B62E6" w:rsidP="000B62E6">
            <w:pPr>
              <w:rPr>
                <w:rFonts w:eastAsia="Arial" w:cs="Arial"/>
              </w:rPr>
            </w:pPr>
            <w:r w:rsidRPr="00C22D48">
              <w:rPr>
                <w:rFonts w:eastAsia="Arial" w:cs="Arial"/>
              </w:rPr>
              <w:t xml:space="preserve">$3.00 </w:t>
            </w:r>
          </w:p>
        </w:tc>
        <w:tc>
          <w:tcPr>
            <w:tcW w:w="1783" w:type="dxa"/>
            <w:tcBorders>
              <w:top w:val="single" w:sz="4" w:space="0" w:color="000000"/>
              <w:left w:val="single" w:sz="4" w:space="0" w:color="000000"/>
              <w:bottom w:val="single" w:sz="4" w:space="0" w:color="000000"/>
              <w:right w:val="single" w:sz="4" w:space="0" w:color="000000"/>
            </w:tcBorders>
          </w:tcPr>
          <w:p w14:paraId="536C36CC" w14:textId="77777777" w:rsidR="000B62E6" w:rsidRPr="00E54C99" w:rsidRDefault="000B62E6" w:rsidP="000B62E6">
            <w:pPr>
              <w:rPr>
                <w:rFonts w:eastAsia="Arial" w:cs="Arial"/>
              </w:rPr>
            </w:pPr>
            <w:r w:rsidRPr="00E54C99">
              <w:rPr>
                <w:rFonts w:eastAsia="Arial" w:cs="Arial"/>
              </w:rPr>
              <w:t xml:space="preserve">$3.00 </w:t>
            </w:r>
          </w:p>
        </w:tc>
        <w:tc>
          <w:tcPr>
            <w:tcW w:w="2649" w:type="dxa"/>
            <w:tcBorders>
              <w:top w:val="single" w:sz="4" w:space="0" w:color="000000"/>
              <w:left w:val="single" w:sz="4" w:space="0" w:color="000000"/>
              <w:bottom w:val="single" w:sz="4" w:space="0" w:color="000000"/>
              <w:right w:val="single" w:sz="4" w:space="0" w:color="000000"/>
            </w:tcBorders>
          </w:tcPr>
          <w:p w14:paraId="797F054D" w14:textId="77777777" w:rsidR="000B62E6" w:rsidRPr="00E54C99" w:rsidRDefault="000B62E6" w:rsidP="000B62E6">
            <w:pPr>
              <w:rPr>
                <w:rFonts w:eastAsia="Arial" w:cs="Arial"/>
              </w:rPr>
            </w:pPr>
            <w:r w:rsidRPr="00E54C99">
              <w:rPr>
                <w:rFonts w:eastAsia="Arial" w:cs="Arial"/>
              </w:rPr>
              <w:t xml:space="preserve">$12.00 </w:t>
            </w:r>
          </w:p>
        </w:tc>
      </w:tr>
      <w:tr w:rsidR="000B62E6" w14:paraId="42BABA83"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7B2B1E71" w14:textId="77777777" w:rsidR="000B62E6" w:rsidRPr="00C22D48" w:rsidRDefault="000B62E6" w:rsidP="000B62E6">
            <w:pPr>
              <w:rPr>
                <w:rFonts w:eastAsia="Arial" w:cs="Arial"/>
              </w:rPr>
            </w:pPr>
            <w:r w:rsidRPr="00C22D48">
              <w:rPr>
                <w:rFonts w:eastAsia="Arial" w:cs="Arial"/>
              </w:rPr>
              <w:t xml:space="preserve">Four (4) Plays </w:t>
            </w:r>
          </w:p>
        </w:tc>
        <w:tc>
          <w:tcPr>
            <w:tcW w:w="1841" w:type="dxa"/>
            <w:tcBorders>
              <w:top w:val="single" w:sz="4" w:space="0" w:color="000000"/>
              <w:left w:val="single" w:sz="4" w:space="0" w:color="000000"/>
              <w:bottom w:val="single" w:sz="4" w:space="0" w:color="000000"/>
              <w:right w:val="single" w:sz="4" w:space="0" w:color="000000"/>
            </w:tcBorders>
          </w:tcPr>
          <w:p w14:paraId="403BD8C6" w14:textId="77777777" w:rsidR="000B62E6" w:rsidRPr="00C22D48" w:rsidRDefault="000B62E6" w:rsidP="000B62E6">
            <w:pPr>
              <w:rPr>
                <w:rFonts w:eastAsia="Arial" w:cs="Arial"/>
              </w:rPr>
            </w:pPr>
            <w:r w:rsidRPr="00C22D48">
              <w:rPr>
                <w:rFonts w:eastAsia="Arial" w:cs="Arial"/>
              </w:rPr>
              <w:t xml:space="preserve">$8.00 </w:t>
            </w:r>
          </w:p>
        </w:tc>
        <w:tc>
          <w:tcPr>
            <w:tcW w:w="2382" w:type="dxa"/>
            <w:tcBorders>
              <w:top w:val="single" w:sz="4" w:space="0" w:color="000000"/>
              <w:left w:val="single" w:sz="4" w:space="0" w:color="000000"/>
              <w:bottom w:val="single" w:sz="4" w:space="0" w:color="000000"/>
              <w:right w:val="single" w:sz="4" w:space="0" w:color="000000"/>
            </w:tcBorders>
          </w:tcPr>
          <w:p w14:paraId="52F80A5B" w14:textId="77777777" w:rsidR="000B62E6" w:rsidRPr="00C22D48" w:rsidRDefault="000B62E6" w:rsidP="000B62E6">
            <w:pPr>
              <w:rPr>
                <w:rFonts w:eastAsia="Arial" w:cs="Arial"/>
              </w:rPr>
            </w:pPr>
            <w:r w:rsidRPr="00C22D48">
              <w:rPr>
                <w:rFonts w:eastAsia="Arial" w:cs="Arial"/>
              </w:rPr>
              <w:t xml:space="preserve">$4.00 </w:t>
            </w:r>
          </w:p>
        </w:tc>
        <w:tc>
          <w:tcPr>
            <w:tcW w:w="1783" w:type="dxa"/>
            <w:tcBorders>
              <w:top w:val="single" w:sz="4" w:space="0" w:color="000000"/>
              <w:left w:val="single" w:sz="4" w:space="0" w:color="000000"/>
              <w:bottom w:val="single" w:sz="4" w:space="0" w:color="000000"/>
              <w:right w:val="single" w:sz="4" w:space="0" w:color="000000"/>
            </w:tcBorders>
          </w:tcPr>
          <w:p w14:paraId="10B22A84" w14:textId="77777777" w:rsidR="000B62E6" w:rsidRPr="00E54C99" w:rsidRDefault="000B62E6" w:rsidP="000B62E6">
            <w:pPr>
              <w:rPr>
                <w:rFonts w:eastAsia="Arial" w:cs="Arial"/>
              </w:rPr>
            </w:pPr>
            <w:r w:rsidRPr="00E54C99">
              <w:rPr>
                <w:rFonts w:eastAsia="Arial" w:cs="Arial"/>
              </w:rPr>
              <w:t xml:space="preserve">$4.00 </w:t>
            </w:r>
          </w:p>
        </w:tc>
        <w:tc>
          <w:tcPr>
            <w:tcW w:w="2649" w:type="dxa"/>
            <w:tcBorders>
              <w:top w:val="single" w:sz="4" w:space="0" w:color="000000"/>
              <w:left w:val="single" w:sz="4" w:space="0" w:color="000000"/>
              <w:bottom w:val="single" w:sz="4" w:space="0" w:color="000000"/>
              <w:right w:val="single" w:sz="4" w:space="0" w:color="000000"/>
            </w:tcBorders>
          </w:tcPr>
          <w:p w14:paraId="1E15BB2F" w14:textId="77777777" w:rsidR="000B62E6" w:rsidRPr="00E54C99" w:rsidRDefault="000B62E6" w:rsidP="000B62E6">
            <w:pPr>
              <w:rPr>
                <w:rFonts w:eastAsia="Arial" w:cs="Arial"/>
              </w:rPr>
            </w:pPr>
            <w:r w:rsidRPr="00E54C99">
              <w:rPr>
                <w:rFonts w:eastAsia="Arial" w:cs="Arial"/>
              </w:rPr>
              <w:t xml:space="preserve">$16.00 </w:t>
            </w:r>
          </w:p>
        </w:tc>
      </w:tr>
      <w:tr w:rsidR="000B62E6" w14:paraId="105765BD"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10921586" w14:textId="77777777" w:rsidR="000B62E6" w:rsidRPr="00C22D48" w:rsidRDefault="000B62E6" w:rsidP="000B62E6">
            <w:pPr>
              <w:rPr>
                <w:rFonts w:eastAsia="Arial" w:cs="Arial"/>
              </w:rPr>
            </w:pPr>
            <w:r w:rsidRPr="00C22D48">
              <w:rPr>
                <w:rFonts w:eastAsia="Arial" w:cs="Arial"/>
              </w:rPr>
              <w:t xml:space="preserve">Five (5) Plays </w:t>
            </w:r>
          </w:p>
        </w:tc>
        <w:tc>
          <w:tcPr>
            <w:tcW w:w="1841" w:type="dxa"/>
            <w:tcBorders>
              <w:top w:val="single" w:sz="4" w:space="0" w:color="000000"/>
              <w:left w:val="single" w:sz="4" w:space="0" w:color="000000"/>
              <w:bottom w:val="single" w:sz="4" w:space="0" w:color="000000"/>
              <w:right w:val="single" w:sz="4" w:space="0" w:color="000000"/>
            </w:tcBorders>
          </w:tcPr>
          <w:p w14:paraId="4F5078AA" w14:textId="77777777" w:rsidR="000B62E6" w:rsidRPr="00C22D48" w:rsidRDefault="000B62E6" w:rsidP="000B62E6">
            <w:pPr>
              <w:rPr>
                <w:rFonts w:eastAsia="Arial" w:cs="Arial"/>
              </w:rPr>
            </w:pPr>
            <w:r w:rsidRPr="00C22D48">
              <w:rPr>
                <w:rFonts w:eastAsia="Arial" w:cs="Arial"/>
              </w:rPr>
              <w:t xml:space="preserve">$10.00 </w:t>
            </w:r>
          </w:p>
        </w:tc>
        <w:tc>
          <w:tcPr>
            <w:tcW w:w="2382" w:type="dxa"/>
            <w:tcBorders>
              <w:top w:val="single" w:sz="4" w:space="0" w:color="000000"/>
              <w:left w:val="single" w:sz="4" w:space="0" w:color="000000"/>
              <w:bottom w:val="single" w:sz="4" w:space="0" w:color="000000"/>
              <w:right w:val="single" w:sz="4" w:space="0" w:color="000000"/>
            </w:tcBorders>
          </w:tcPr>
          <w:p w14:paraId="5D31FA6E" w14:textId="77777777" w:rsidR="000B62E6" w:rsidRPr="00C22D48" w:rsidRDefault="000B62E6" w:rsidP="000B62E6">
            <w:pPr>
              <w:rPr>
                <w:rFonts w:eastAsia="Arial" w:cs="Arial"/>
              </w:rPr>
            </w:pPr>
            <w:r w:rsidRPr="00C22D48">
              <w:rPr>
                <w:rFonts w:eastAsia="Arial" w:cs="Arial"/>
              </w:rPr>
              <w:t xml:space="preserve">$5.00 </w:t>
            </w:r>
          </w:p>
        </w:tc>
        <w:tc>
          <w:tcPr>
            <w:tcW w:w="1783" w:type="dxa"/>
            <w:tcBorders>
              <w:top w:val="single" w:sz="4" w:space="0" w:color="000000"/>
              <w:left w:val="single" w:sz="4" w:space="0" w:color="000000"/>
              <w:bottom w:val="single" w:sz="4" w:space="0" w:color="000000"/>
              <w:right w:val="single" w:sz="4" w:space="0" w:color="000000"/>
            </w:tcBorders>
          </w:tcPr>
          <w:p w14:paraId="616144A5" w14:textId="77777777" w:rsidR="000B62E6" w:rsidRPr="00E54C99" w:rsidRDefault="000B62E6" w:rsidP="000B62E6">
            <w:pPr>
              <w:rPr>
                <w:rFonts w:eastAsia="Arial" w:cs="Arial"/>
              </w:rPr>
            </w:pPr>
            <w:r w:rsidRPr="00E54C99">
              <w:rPr>
                <w:rFonts w:eastAsia="Arial" w:cs="Arial"/>
              </w:rPr>
              <w:t xml:space="preserve">$5.00 </w:t>
            </w:r>
          </w:p>
        </w:tc>
        <w:tc>
          <w:tcPr>
            <w:tcW w:w="2649" w:type="dxa"/>
            <w:tcBorders>
              <w:top w:val="single" w:sz="4" w:space="0" w:color="000000"/>
              <w:left w:val="single" w:sz="4" w:space="0" w:color="000000"/>
              <w:bottom w:val="single" w:sz="4" w:space="0" w:color="000000"/>
              <w:right w:val="single" w:sz="4" w:space="0" w:color="000000"/>
            </w:tcBorders>
          </w:tcPr>
          <w:p w14:paraId="6B93635A" w14:textId="77777777" w:rsidR="000B62E6" w:rsidRPr="00E54C99" w:rsidRDefault="000B62E6" w:rsidP="000B62E6">
            <w:pPr>
              <w:rPr>
                <w:rFonts w:eastAsia="Arial" w:cs="Arial"/>
              </w:rPr>
            </w:pPr>
            <w:r w:rsidRPr="00E54C99">
              <w:rPr>
                <w:rFonts w:eastAsia="Arial" w:cs="Arial"/>
              </w:rPr>
              <w:t xml:space="preserve">$20.00 </w:t>
            </w:r>
          </w:p>
        </w:tc>
      </w:tr>
      <w:tr w:rsidR="000B62E6" w14:paraId="0380E255"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03E6C8D3" w14:textId="77777777" w:rsidR="000B62E6" w:rsidRPr="00C22D48" w:rsidRDefault="000B62E6" w:rsidP="000B62E6">
            <w:pPr>
              <w:rPr>
                <w:rFonts w:eastAsia="Arial" w:cs="Arial"/>
              </w:rPr>
            </w:pPr>
            <w:r w:rsidRPr="00C22D48">
              <w:rPr>
                <w:rFonts w:eastAsia="Arial" w:cs="Arial"/>
              </w:rPr>
              <w:t xml:space="preserve">Six (6) Plays </w:t>
            </w:r>
          </w:p>
        </w:tc>
        <w:tc>
          <w:tcPr>
            <w:tcW w:w="1841" w:type="dxa"/>
            <w:tcBorders>
              <w:top w:val="single" w:sz="4" w:space="0" w:color="000000"/>
              <w:left w:val="single" w:sz="4" w:space="0" w:color="000000"/>
              <w:bottom w:val="single" w:sz="4" w:space="0" w:color="000000"/>
              <w:right w:val="single" w:sz="4" w:space="0" w:color="000000"/>
            </w:tcBorders>
          </w:tcPr>
          <w:p w14:paraId="47B2ECDE" w14:textId="77777777" w:rsidR="000B62E6" w:rsidRPr="00C22D48" w:rsidRDefault="000B62E6" w:rsidP="000B62E6">
            <w:pPr>
              <w:rPr>
                <w:rFonts w:eastAsia="Arial" w:cs="Arial"/>
              </w:rPr>
            </w:pPr>
            <w:r w:rsidRPr="00C22D48">
              <w:rPr>
                <w:rFonts w:eastAsia="Arial" w:cs="Arial"/>
              </w:rPr>
              <w:t xml:space="preserve">$12.00 </w:t>
            </w:r>
          </w:p>
        </w:tc>
        <w:tc>
          <w:tcPr>
            <w:tcW w:w="2382" w:type="dxa"/>
            <w:tcBorders>
              <w:top w:val="single" w:sz="4" w:space="0" w:color="000000"/>
              <w:left w:val="single" w:sz="4" w:space="0" w:color="000000"/>
              <w:bottom w:val="single" w:sz="4" w:space="0" w:color="000000"/>
              <w:right w:val="single" w:sz="4" w:space="0" w:color="000000"/>
            </w:tcBorders>
          </w:tcPr>
          <w:p w14:paraId="3635CC8D" w14:textId="77777777" w:rsidR="000B62E6" w:rsidRPr="00C22D48" w:rsidRDefault="000B62E6" w:rsidP="000B62E6">
            <w:pPr>
              <w:rPr>
                <w:rFonts w:eastAsia="Arial" w:cs="Arial"/>
              </w:rPr>
            </w:pPr>
            <w:r w:rsidRPr="00C22D48">
              <w:rPr>
                <w:rFonts w:eastAsia="Arial" w:cs="Arial"/>
              </w:rPr>
              <w:t xml:space="preserve">$6.00 </w:t>
            </w:r>
          </w:p>
        </w:tc>
        <w:tc>
          <w:tcPr>
            <w:tcW w:w="1783" w:type="dxa"/>
            <w:tcBorders>
              <w:top w:val="single" w:sz="4" w:space="0" w:color="000000"/>
              <w:left w:val="single" w:sz="4" w:space="0" w:color="000000"/>
              <w:bottom w:val="single" w:sz="4" w:space="0" w:color="000000"/>
              <w:right w:val="single" w:sz="4" w:space="0" w:color="000000"/>
            </w:tcBorders>
          </w:tcPr>
          <w:p w14:paraId="48F51723" w14:textId="77777777" w:rsidR="000B62E6" w:rsidRPr="00E54C99" w:rsidRDefault="000B62E6" w:rsidP="000B62E6">
            <w:pPr>
              <w:rPr>
                <w:rFonts w:eastAsia="Arial" w:cs="Arial"/>
              </w:rPr>
            </w:pPr>
            <w:r w:rsidRPr="00E54C99">
              <w:rPr>
                <w:rFonts w:eastAsia="Arial" w:cs="Arial"/>
              </w:rPr>
              <w:t xml:space="preserve">$6.00 </w:t>
            </w:r>
          </w:p>
        </w:tc>
        <w:tc>
          <w:tcPr>
            <w:tcW w:w="2649" w:type="dxa"/>
            <w:tcBorders>
              <w:top w:val="single" w:sz="4" w:space="0" w:color="000000"/>
              <w:left w:val="single" w:sz="4" w:space="0" w:color="000000"/>
              <w:bottom w:val="single" w:sz="4" w:space="0" w:color="000000"/>
              <w:right w:val="single" w:sz="4" w:space="0" w:color="000000"/>
            </w:tcBorders>
          </w:tcPr>
          <w:p w14:paraId="7D85725A" w14:textId="77777777" w:rsidR="000B62E6" w:rsidRPr="00E54C99" w:rsidRDefault="000B62E6" w:rsidP="000B62E6">
            <w:pPr>
              <w:rPr>
                <w:rFonts w:eastAsia="Arial" w:cs="Arial"/>
              </w:rPr>
            </w:pPr>
            <w:r w:rsidRPr="00E54C99">
              <w:rPr>
                <w:rFonts w:eastAsia="Arial" w:cs="Arial"/>
              </w:rPr>
              <w:t xml:space="preserve">$24.00 </w:t>
            </w:r>
          </w:p>
        </w:tc>
      </w:tr>
      <w:tr w:rsidR="000B62E6" w14:paraId="77CE2D87"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02777F45" w14:textId="77777777" w:rsidR="000B62E6" w:rsidRPr="00C22D48" w:rsidRDefault="000B62E6" w:rsidP="000B62E6">
            <w:pPr>
              <w:rPr>
                <w:rFonts w:eastAsia="Arial" w:cs="Arial"/>
              </w:rPr>
            </w:pPr>
            <w:r w:rsidRPr="00C22D48">
              <w:rPr>
                <w:rFonts w:eastAsia="Arial" w:cs="Arial"/>
              </w:rPr>
              <w:t xml:space="preserve">Seven (7) Plays </w:t>
            </w:r>
          </w:p>
        </w:tc>
        <w:tc>
          <w:tcPr>
            <w:tcW w:w="1841" w:type="dxa"/>
            <w:tcBorders>
              <w:top w:val="single" w:sz="4" w:space="0" w:color="000000"/>
              <w:left w:val="single" w:sz="4" w:space="0" w:color="000000"/>
              <w:bottom w:val="single" w:sz="4" w:space="0" w:color="000000"/>
              <w:right w:val="single" w:sz="4" w:space="0" w:color="000000"/>
            </w:tcBorders>
          </w:tcPr>
          <w:p w14:paraId="3D5A29DF" w14:textId="77777777" w:rsidR="000B62E6" w:rsidRPr="00C22D48" w:rsidRDefault="000B62E6" w:rsidP="000B62E6">
            <w:pPr>
              <w:rPr>
                <w:rFonts w:eastAsia="Arial" w:cs="Arial"/>
              </w:rPr>
            </w:pPr>
            <w:r w:rsidRPr="00C22D48">
              <w:rPr>
                <w:rFonts w:eastAsia="Arial" w:cs="Arial"/>
              </w:rPr>
              <w:t xml:space="preserve">$14.00 </w:t>
            </w:r>
          </w:p>
        </w:tc>
        <w:tc>
          <w:tcPr>
            <w:tcW w:w="2382" w:type="dxa"/>
            <w:tcBorders>
              <w:top w:val="single" w:sz="4" w:space="0" w:color="000000"/>
              <w:left w:val="single" w:sz="4" w:space="0" w:color="000000"/>
              <w:bottom w:val="single" w:sz="4" w:space="0" w:color="000000"/>
              <w:right w:val="single" w:sz="4" w:space="0" w:color="000000"/>
            </w:tcBorders>
          </w:tcPr>
          <w:p w14:paraId="47052582" w14:textId="77777777" w:rsidR="000B62E6" w:rsidRPr="00C22D48" w:rsidRDefault="000B62E6" w:rsidP="000B62E6">
            <w:pPr>
              <w:rPr>
                <w:rFonts w:eastAsia="Arial" w:cs="Arial"/>
              </w:rPr>
            </w:pPr>
            <w:r w:rsidRPr="00C22D48">
              <w:rPr>
                <w:rFonts w:eastAsia="Arial" w:cs="Arial"/>
              </w:rPr>
              <w:t xml:space="preserve">$7.00 </w:t>
            </w:r>
          </w:p>
        </w:tc>
        <w:tc>
          <w:tcPr>
            <w:tcW w:w="1783" w:type="dxa"/>
            <w:tcBorders>
              <w:top w:val="single" w:sz="4" w:space="0" w:color="000000"/>
              <w:left w:val="single" w:sz="4" w:space="0" w:color="000000"/>
              <w:bottom w:val="single" w:sz="4" w:space="0" w:color="000000"/>
              <w:right w:val="single" w:sz="4" w:space="0" w:color="000000"/>
            </w:tcBorders>
          </w:tcPr>
          <w:p w14:paraId="2B7CC05F" w14:textId="77777777" w:rsidR="000B62E6" w:rsidRPr="00E54C99" w:rsidRDefault="000B62E6" w:rsidP="000B62E6">
            <w:pPr>
              <w:rPr>
                <w:rFonts w:eastAsia="Arial" w:cs="Arial"/>
              </w:rPr>
            </w:pPr>
            <w:r w:rsidRPr="00E54C99">
              <w:rPr>
                <w:rFonts w:eastAsia="Arial" w:cs="Arial"/>
              </w:rPr>
              <w:t xml:space="preserve">$7.00 </w:t>
            </w:r>
          </w:p>
        </w:tc>
        <w:tc>
          <w:tcPr>
            <w:tcW w:w="2649" w:type="dxa"/>
            <w:tcBorders>
              <w:top w:val="single" w:sz="4" w:space="0" w:color="000000"/>
              <w:left w:val="single" w:sz="4" w:space="0" w:color="000000"/>
              <w:bottom w:val="single" w:sz="4" w:space="0" w:color="000000"/>
              <w:right w:val="single" w:sz="4" w:space="0" w:color="000000"/>
            </w:tcBorders>
          </w:tcPr>
          <w:p w14:paraId="6BECD5AD" w14:textId="77777777" w:rsidR="000B62E6" w:rsidRPr="00E54C99" w:rsidRDefault="000B62E6" w:rsidP="000B62E6">
            <w:pPr>
              <w:rPr>
                <w:rFonts w:eastAsia="Arial" w:cs="Arial"/>
              </w:rPr>
            </w:pPr>
            <w:r w:rsidRPr="00E54C99">
              <w:rPr>
                <w:rFonts w:eastAsia="Arial" w:cs="Arial"/>
              </w:rPr>
              <w:t xml:space="preserve">$28.00 </w:t>
            </w:r>
          </w:p>
        </w:tc>
      </w:tr>
      <w:tr w:rsidR="000B62E6" w14:paraId="0CFD8EC2"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3BB59299" w14:textId="77777777" w:rsidR="000B62E6" w:rsidRPr="00C22D48" w:rsidRDefault="000B62E6" w:rsidP="000B62E6">
            <w:pPr>
              <w:rPr>
                <w:rFonts w:eastAsia="Arial" w:cs="Arial"/>
              </w:rPr>
            </w:pPr>
            <w:r w:rsidRPr="00C22D48">
              <w:rPr>
                <w:rFonts w:eastAsia="Arial" w:cs="Arial"/>
              </w:rPr>
              <w:t xml:space="preserve">Eight (8) Plays </w:t>
            </w:r>
          </w:p>
        </w:tc>
        <w:tc>
          <w:tcPr>
            <w:tcW w:w="1841" w:type="dxa"/>
            <w:tcBorders>
              <w:top w:val="single" w:sz="4" w:space="0" w:color="000000"/>
              <w:left w:val="single" w:sz="4" w:space="0" w:color="000000"/>
              <w:bottom w:val="single" w:sz="4" w:space="0" w:color="000000"/>
              <w:right w:val="single" w:sz="4" w:space="0" w:color="000000"/>
            </w:tcBorders>
          </w:tcPr>
          <w:p w14:paraId="3FC5C97B" w14:textId="77777777" w:rsidR="000B62E6" w:rsidRPr="00C22D48" w:rsidRDefault="000B62E6" w:rsidP="000B62E6">
            <w:pPr>
              <w:rPr>
                <w:rFonts w:eastAsia="Arial" w:cs="Arial"/>
              </w:rPr>
            </w:pPr>
            <w:r w:rsidRPr="00C22D48">
              <w:rPr>
                <w:rFonts w:eastAsia="Arial" w:cs="Arial"/>
              </w:rPr>
              <w:t xml:space="preserve">$16.00 </w:t>
            </w:r>
          </w:p>
        </w:tc>
        <w:tc>
          <w:tcPr>
            <w:tcW w:w="2382" w:type="dxa"/>
            <w:tcBorders>
              <w:top w:val="single" w:sz="4" w:space="0" w:color="000000"/>
              <w:left w:val="single" w:sz="4" w:space="0" w:color="000000"/>
              <w:bottom w:val="single" w:sz="4" w:space="0" w:color="000000"/>
              <w:right w:val="single" w:sz="4" w:space="0" w:color="000000"/>
            </w:tcBorders>
          </w:tcPr>
          <w:p w14:paraId="21CF3B9E" w14:textId="77777777" w:rsidR="000B62E6" w:rsidRPr="00C22D48" w:rsidRDefault="000B62E6" w:rsidP="000B62E6">
            <w:pPr>
              <w:rPr>
                <w:rFonts w:eastAsia="Arial" w:cs="Arial"/>
              </w:rPr>
            </w:pPr>
            <w:r w:rsidRPr="00C22D48">
              <w:rPr>
                <w:rFonts w:eastAsia="Arial" w:cs="Arial"/>
              </w:rPr>
              <w:t xml:space="preserve">$8.00 </w:t>
            </w:r>
          </w:p>
        </w:tc>
        <w:tc>
          <w:tcPr>
            <w:tcW w:w="1783" w:type="dxa"/>
            <w:tcBorders>
              <w:top w:val="single" w:sz="4" w:space="0" w:color="000000"/>
              <w:left w:val="single" w:sz="4" w:space="0" w:color="000000"/>
              <w:bottom w:val="single" w:sz="4" w:space="0" w:color="000000"/>
              <w:right w:val="single" w:sz="4" w:space="0" w:color="000000"/>
            </w:tcBorders>
          </w:tcPr>
          <w:p w14:paraId="262EDE43" w14:textId="77777777" w:rsidR="000B62E6" w:rsidRPr="00E54C99" w:rsidRDefault="000B62E6" w:rsidP="000B62E6">
            <w:pPr>
              <w:rPr>
                <w:rFonts w:eastAsia="Arial" w:cs="Arial"/>
              </w:rPr>
            </w:pPr>
            <w:r w:rsidRPr="00E54C99">
              <w:rPr>
                <w:rFonts w:eastAsia="Arial" w:cs="Arial"/>
              </w:rPr>
              <w:t xml:space="preserve">$8.00 </w:t>
            </w:r>
          </w:p>
        </w:tc>
        <w:tc>
          <w:tcPr>
            <w:tcW w:w="2649" w:type="dxa"/>
            <w:tcBorders>
              <w:top w:val="single" w:sz="4" w:space="0" w:color="000000"/>
              <w:left w:val="single" w:sz="4" w:space="0" w:color="000000"/>
              <w:bottom w:val="single" w:sz="4" w:space="0" w:color="000000"/>
              <w:right w:val="single" w:sz="4" w:space="0" w:color="000000"/>
            </w:tcBorders>
          </w:tcPr>
          <w:p w14:paraId="6F117D37" w14:textId="77777777" w:rsidR="000B62E6" w:rsidRPr="00E54C99" w:rsidRDefault="000B62E6" w:rsidP="000B62E6">
            <w:pPr>
              <w:rPr>
                <w:rFonts w:eastAsia="Arial" w:cs="Arial"/>
              </w:rPr>
            </w:pPr>
            <w:r w:rsidRPr="00E54C99">
              <w:rPr>
                <w:rFonts w:eastAsia="Arial" w:cs="Arial"/>
              </w:rPr>
              <w:t xml:space="preserve">$32.00 </w:t>
            </w:r>
          </w:p>
        </w:tc>
      </w:tr>
      <w:tr w:rsidR="000B62E6" w14:paraId="63D8DC21"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765A71FA" w14:textId="77777777" w:rsidR="000B62E6" w:rsidRPr="00C22D48" w:rsidRDefault="000B62E6" w:rsidP="000B62E6">
            <w:pPr>
              <w:rPr>
                <w:rFonts w:eastAsia="Arial" w:cs="Arial"/>
              </w:rPr>
            </w:pPr>
            <w:r w:rsidRPr="00C22D48">
              <w:rPr>
                <w:rFonts w:eastAsia="Arial" w:cs="Arial"/>
              </w:rPr>
              <w:t xml:space="preserve">Nine (9) Plays </w:t>
            </w:r>
          </w:p>
        </w:tc>
        <w:tc>
          <w:tcPr>
            <w:tcW w:w="1841" w:type="dxa"/>
            <w:tcBorders>
              <w:top w:val="single" w:sz="4" w:space="0" w:color="000000"/>
              <w:left w:val="single" w:sz="4" w:space="0" w:color="000000"/>
              <w:bottom w:val="single" w:sz="4" w:space="0" w:color="000000"/>
              <w:right w:val="single" w:sz="4" w:space="0" w:color="000000"/>
            </w:tcBorders>
          </w:tcPr>
          <w:p w14:paraId="06D38B4B" w14:textId="77777777" w:rsidR="000B62E6" w:rsidRPr="00C22D48" w:rsidRDefault="000B62E6" w:rsidP="000B62E6">
            <w:pPr>
              <w:rPr>
                <w:rFonts w:eastAsia="Arial" w:cs="Arial"/>
              </w:rPr>
            </w:pPr>
            <w:r w:rsidRPr="00C22D48">
              <w:rPr>
                <w:rFonts w:eastAsia="Arial" w:cs="Arial"/>
              </w:rPr>
              <w:t xml:space="preserve">$18.00 </w:t>
            </w:r>
          </w:p>
        </w:tc>
        <w:tc>
          <w:tcPr>
            <w:tcW w:w="2382" w:type="dxa"/>
            <w:tcBorders>
              <w:top w:val="single" w:sz="4" w:space="0" w:color="000000"/>
              <w:left w:val="single" w:sz="4" w:space="0" w:color="000000"/>
              <w:bottom w:val="single" w:sz="4" w:space="0" w:color="000000"/>
              <w:right w:val="single" w:sz="4" w:space="0" w:color="000000"/>
            </w:tcBorders>
          </w:tcPr>
          <w:p w14:paraId="7C937F4E" w14:textId="77777777" w:rsidR="000B62E6" w:rsidRPr="00C22D48" w:rsidRDefault="000B62E6" w:rsidP="000B62E6">
            <w:pPr>
              <w:rPr>
                <w:rFonts w:eastAsia="Arial" w:cs="Arial"/>
              </w:rPr>
            </w:pPr>
            <w:r w:rsidRPr="00C22D48">
              <w:rPr>
                <w:rFonts w:eastAsia="Arial" w:cs="Arial"/>
              </w:rPr>
              <w:t xml:space="preserve">$9.00 </w:t>
            </w:r>
          </w:p>
        </w:tc>
        <w:tc>
          <w:tcPr>
            <w:tcW w:w="1783" w:type="dxa"/>
            <w:tcBorders>
              <w:top w:val="single" w:sz="4" w:space="0" w:color="000000"/>
              <w:left w:val="single" w:sz="4" w:space="0" w:color="000000"/>
              <w:bottom w:val="single" w:sz="4" w:space="0" w:color="000000"/>
              <w:right w:val="single" w:sz="4" w:space="0" w:color="000000"/>
            </w:tcBorders>
          </w:tcPr>
          <w:p w14:paraId="4187C2FB" w14:textId="77777777" w:rsidR="000B62E6" w:rsidRPr="00E54C99" w:rsidRDefault="000B62E6" w:rsidP="000B62E6">
            <w:pPr>
              <w:rPr>
                <w:rFonts w:eastAsia="Arial" w:cs="Arial"/>
              </w:rPr>
            </w:pPr>
            <w:r w:rsidRPr="00E54C99">
              <w:rPr>
                <w:rFonts w:eastAsia="Arial" w:cs="Arial"/>
              </w:rPr>
              <w:t xml:space="preserve">$9.00 </w:t>
            </w:r>
          </w:p>
        </w:tc>
        <w:tc>
          <w:tcPr>
            <w:tcW w:w="2649" w:type="dxa"/>
            <w:tcBorders>
              <w:top w:val="single" w:sz="4" w:space="0" w:color="000000"/>
              <w:left w:val="single" w:sz="4" w:space="0" w:color="000000"/>
              <w:bottom w:val="single" w:sz="4" w:space="0" w:color="000000"/>
              <w:right w:val="single" w:sz="4" w:space="0" w:color="000000"/>
            </w:tcBorders>
          </w:tcPr>
          <w:p w14:paraId="104FE38A" w14:textId="77777777" w:rsidR="000B62E6" w:rsidRPr="00E54C99" w:rsidRDefault="000B62E6" w:rsidP="000B62E6">
            <w:pPr>
              <w:rPr>
                <w:rFonts w:eastAsia="Arial" w:cs="Arial"/>
              </w:rPr>
            </w:pPr>
            <w:r w:rsidRPr="00E54C99">
              <w:rPr>
                <w:rFonts w:eastAsia="Arial" w:cs="Arial"/>
              </w:rPr>
              <w:t xml:space="preserve">$36.00 </w:t>
            </w:r>
          </w:p>
        </w:tc>
      </w:tr>
      <w:tr w:rsidR="000B62E6" w14:paraId="0DDA36BE" w14:textId="77777777" w:rsidTr="000B62E6">
        <w:trPr>
          <w:trHeight w:val="300"/>
        </w:trPr>
        <w:tc>
          <w:tcPr>
            <w:tcW w:w="2235" w:type="dxa"/>
            <w:tcBorders>
              <w:top w:val="single" w:sz="4" w:space="0" w:color="000000"/>
              <w:left w:val="single" w:sz="4" w:space="0" w:color="000000"/>
              <w:bottom w:val="single" w:sz="4" w:space="0" w:color="000000"/>
              <w:right w:val="single" w:sz="4" w:space="0" w:color="000000"/>
            </w:tcBorders>
          </w:tcPr>
          <w:p w14:paraId="1181C445" w14:textId="77777777" w:rsidR="000B62E6" w:rsidRPr="00C22D48" w:rsidRDefault="000B62E6" w:rsidP="000B62E6">
            <w:pPr>
              <w:rPr>
                <w:rFonts w:eastAsia="Arial" w:cs="Arial"/>
              </w:rPr>
            </w:pPr>
            <w:r w:rsidRPr="00C22D48">
              <w:rPr>
                <w:rFonts w:eastAsia="Arial" w:cs="Arial"/>
              </w:rPr>
              <w:t xml:space="preserve">Ten (10) Plays </w:t>
            </w:r>
          </w:p>
        </w:tc>
        <w:tc>
          <w:tcPr>
            <w:tcW w:w="1841" w:type="dxa"/>
            <w:tcBorders>
              <w:top w:val="single" w:sz="4" w:space="0" w:color="000000"/>
              <w:left w:val="single" w:sz="4" w:space="0" w:color="000000"/>
              <w:bottom w:val="single" w:sz="4" w:space="0" w:color="000000"/>
              <w:right w:val="single" w:sz="4" w:space="0" w:color="000000"/>
            </w:tcBorders>
          </w:tcPr>
          <w:p w14:paraId="3A533C38" w14:textId="77777777" w:rsidR="000B62E6" w:rsidRPr="00C22D48" w:rsidRDefault="000B62E6" w:rsidP="000B62E6">
            <w:pPr>
              <w:rPr>
                <w:rFonts w:eastAsia="Arial" w:cs="Arial"/>
              </w:rPr>
            </w:pPr>
            <w:r w:rsidRPr="00C22D48">
              <w:rPr>
                <w:rFonts w:eastAsia="Arial" w:cs="Arial"/>
              </w:rPr>
              <w:t xml:space="preserve">$20.00 </w:t>
            </w:r>
          </w:p>
        </w:tc>
        <w:tc>
          <w:tcPr>
            <w:tcW w:w="2382" w:type="dxa"/>
            <w:tcBorders>
              <w:top w:val="single" w:sz="4" w:space="0" w:color="000000"/>
              <w:left w:val="single" w:sz="4" w:space="0" w:color="000000"/>
              <w:bottom w:val="single" w:sz="4" w:space="0" w:color="000000"/>
              <w:right w:val="single" w:sz="4" w:space="0" w:color="000000"/>
            </w:tcBorders>
          </w:tcPr>
          <w:p w14:paraId="263A102E" w14:textId="77777777" w:rsidR="000B62E6" w:rsidRPr="00C22D48" w:rsidRDefault="000B62E6" w:rsidP="000B62E6">
            <w:pPr>
              <w:rPr>
                <w:rFonts w:eastAsia="Arial" w:cs="Arial"/>
              </w:rPr>
            </w:pPr>
            <w:r w:rsidRPr="00C22D48">
              <w:rPr>
                <w:rFonts w:eastAsia="Arial" w:cs="Arial"/>
              </w:rPr>
              <w:t xml:space="preserve">$10.00 </w:t>
            </w:r>
          </w:p>
        </w:tc>
        <w:tc>
          <w:tcPr>
            <w:tcW w:w="1783" w:type="dxa"/>
            <w:tcBorders>
              <w:top w:val="single" w:sz="4" w:space="0" w:color="000000"/>
              <w:left w:val="single" w:sz="4" w:space="0" w:color="000000"/>
              <w:bottom w:val="single" w:sz="4" w:space="0" w:color="000000"/>
              <w:right w:val="single" w:sz="4" w:space="0" w:color="000000"/>
            </w:tcBorders>
          </w:tcPr>
          <w:p w14:paraId="1C8B7467" w14:textId="77777777" w:rsidR="000B62E6" w:rsidRPr="00E54C99" w:rsidRDefault="000B62E6" w:rsidP="000B62E6">
            <w:pPr>
              <w:rPr>
                <w:rFonts w:eastAsia="Arial" w:cs="Arial"/>
              </w:rPr>
            </w:pPr>
            <w:r w:rsidRPr="00E54C99">
              <w:rPr>
                <w:rFonts w:eastAsia="Arial" w:cs="Arial"/>
              </w:rPr>
              <w:t xml:space="preserve">$10.00 </w:t>
            </w:r>
          </w:p>
        </w:tc>
        <w:tc>
          <w:tcPr>
            <w:tcW w:w="2649" w:type="dxa"/>
            <w:tcBorders>
              <w:top w:val="single" w:sz="4" w:space="0" w:color="000000"/>
              <w:left w:val="single" w:sz="4" w:space="0" w:color="000000"/>
              <w:bottom w:val="single" w:sz="4" w:space="0" w:color="000000"/>
              <w:right w:val="single" w:sz="4" w:space="0" w:color="000000"/>
            </w:tcBorders>
          </w:tcPr>
          <w:p w14:paraId="2CFD5608" w14:textId="77777777" w:rsidR="000B62E6" w:rsidRPr="00E54C99" w:rsidRDefault="000B62E6" w:rsidP="000B62E6">
            <w:pPr>
              <w:rPr>
                <w:rFonts w:eastAsia="Arial" w:cs="Arial"/>
              </w:rPr>
            </w:pPr>
            <w:r w:rsidRPr="00E54C99">
              <w:rPr>
                <w:rFonts w:eastAsia="Arial" w:cs="Arial"/>
              </w:rPr>
              <w:t xml:space="preserve">$40.00 </w:t>
            </w:r>
          </w:p>
        </w:tc>
      </w:tr>
    </w:tbl>
    <w:p w14:paraId="0000036B" w14:textId="7293CD03" w:rsidR="009A7F2E" w:rsidRDefault="005302A0" w:rsidP="000B62E6">
      <w:pPr>
        <w:pStyle w:val="Heading3"/>
        <w:rPr>
          <w:del w:id="2037" w:author="Torrey Samson" w:date="2026-07-31T11:47:00Z"/>
        </w:rPr>
      </w:pPr>
      <w:del w:id="2038" w:author="Torrey Samson" w:date="2026-07-31T11:47:00Z">
        <w:r>
          <w:delText xml:space="preserve"> 14.F.4 </w:delText>
        </w:r>
        <w:r>
          <w:tab/>
          <w:delText>Play for “Double Play®”</w:delText>
        </w:r>
      </w:del>
    </w:p>
    <w:p w14:paraId="0000036C" w14:textId="042D2812" w:rsidR="009A7F2E" w:rsidRDefault="005302A0" w:rsidP="000B62E6">
      <w:pPr>
        <w:pStyle w:val="par1"/>
        <w:rPr>
          <w:del w:id="2039" w:author="Torrey Samson" w:date="2026-07-31T11:47:00Z"/>
        </w:rPr>
      </w:pPr>
      <w:del w:id="2040" w:author="Torrey Samson" w:date="2026-07-31T11:47:00Z">
        <w:r>
          <w:delText>A.</w:delText>
        </w:r>
        <w:r>
          <w:tab/>
          <w:delText>There will be no change in the Play for the “Powerball®” 5/69 + 1/26 game.</w:delText>
        </w:r>
      </w:del>
    </w:p>
    <w:p w14:paraId="0000036D" w14:textId="4CB465AE" w:rsidR="009A7F2E" w:rsidRDefault="005302A0" w:rsidP="000B62E6">
      <w:pPr>
        <w:pStyle w:val="par1"/>
        <w:rPr>
          <w:del w:id="2041" w:author="Torrey Samson" w:date="2026-07-31T11:47:00Z"/>
        </w:rPr>
      </w:pPr>
      <w:del w:id="2042" w:author="Torrey Samson" w:date="2026-07-31T11:47:00Z">
        <w:r>
          <w:delText>B.</w:delText>
        </w:r>
        <w:r>
          <w:tab/>
          <w:delText>“Double Play®” is effective only for Players who choose “Double Play®” at the time of Purchase and pay an additional $1.00 per “Powerball®” Play.</w:delText>
        </w:r>
      </w:del>
    </w:p>
    <w:p w14:paraId="0000036E" w14:textId="3543FB02" w:rsidR="009A7F2E" w:rsidRDefault="005302A0" w:rsidP="000B62E6">
      <w:pPr>
        <w:pStyle w:val="par2"/>
        <w:rPr>
          <w:del w:id="2043" w:author="Torrey Samson" w:date="2026-07-31T11:47:00Z"/>
        </w:rPr>
      </w:pPr>
      <w:del w:id="2044" w:author="Torrey Samson" w:date="2026-07-31T11:47:00Z">
        <w:r>
          <w:delText xml:space="preserve">1. </w:delText>
        </w:r>
        <w:r>
          <w:tab/>
          <w:delText>A Player using a Play Slip can select the option of “Double Play®” which will apply to all Plays Purchased on the Play Slip. If a Play Slip is not available, the Retailer may select the “Double Play®” option via the keyboard at the time the “Powerball®” Ticket is generated.</w:delText>
        </w:r>
      </w:del>
    </w:p>
    <w:p w14:paraId="0000036F" w14:textId="031E94A5" w:rsidR="009A7F2E" w:rsidRDefault="005302A0" w:rsidP="000B62E6">
      <w:pPr>
        <w:pStyle w:val="par1"/>
        <w:rPr>
          <w:del w:id="2045" w:author="Torrey Samson" w:date="2026-07-31T11:47:00Z"/>
        </w:rPr>
      </w:pPr>
      <w:del w:id="2046" w:author="Torrey Samson" w:date="2026-07-31T11:47:00Z">
        <w:r>
          <w:delText>C.</w:delText>
        </w:r>
        <w:r>
          <w:tab/>
          <w:delText>“Double Play®” is an additional add-on to the “Powerball®” game, and does not replace or alter “Power Play®”. “Power Play®” is not available with the “Double Play®” promotion.</w:delText>
        </w:r>
      </w:del>
    </w:p>
    <w:p w14:paraId="00000370" w14:textId="136D1DB5" w:rsidR="009A7F2E" w:rsidRDefault="005302A0" w:rsidP="000B62E6">
      <w:pPr>
        <w:pStyle w:val="Heading3"/>
        <w:rPr>
          <w:del w:id="2047" w:author="Torrey Samson" w:date="2026-07-31T11:47:00Z"/>
        </w:rPr>
      </w:pPr>
      <w:del w:id="2048" w:author="Torrey Samson" w:date="2026-07-31T11:47:00Z">
        <w:r>
          <w:br w:type="page"/>
        </w:r>
        <w:r>
          <w:lastRenderedPageBreak/>
          <w:delText xml:space="preserve">14.F.5 </w:delText>
        </w:r>
        <w:r>
          <w:tab/>
          <w:delText>Prizes For “Powerball®” with “Double Play®”</w:delText>
        </w:r>
      </w:del>
    </w:p>
    <w:p w14:paraId="00000371" w14:textId="3CF94899" w:rsidR="009A7F2E" w:rsidRDefault="005302A0" w:rsidP="003122C8">
      <w:pPr>
        <w:pStyle w:val="par1"/>
        <w:rPr>
          <w:del w:id="2049" w:author="Torrey Samson" w:date="2026-07-31T11:47:00Z"/>
        </w:rPr>
      </w:pPr>
      <w:del w:id="2050" w:author="Torrey Samson" w:date="2026-07-31T11:47:00Z">
        <w:r>
          <w:delText>A.</w:delText>
        </w:r>
        <w:r>
          <w:tab/>
          <w:delText>Players who choose “Double Play®” will have Set Prizes.</w:delText>
        </w:r>
      </w:del>
    </w:p>
    <w:p w14:paraId="00000372" w14:textId="1521EB37" w:rsidR="009A7F2E" w:rsidRDefault="005302A0" w:rsidP="003122C8">
      <w:pPr>
        <w:pStyle w:val="par1"/>
        <w:rPr>
          <w:del w:id="2051" w:author="Torrey Samson" w:date="2026-07-31T11:47:00Z"/>
        </w:rPr>
      </w:pPr>
      <w:del w:id="2052" w:author="Torrey Samson" w:date="2026-07-31T11:47:00Z">
        <w:r>
          <w:delText>B.</w:delText>
        </w:r>
        <w:r>
          <w:tab/>
          <w:delText>“Powerball®” and “Double Play®” Prizes are determined separately; a Player may win both a “Powerball®” Prize and a “Double Play®” Prize, if their numbers match the “Powerball®” winning numbers and also the “Double Play®” winning numbers. “Double Play®” Prizes will not be multiplied or increased by the “Power Play®” game.</w:delText>
        </w:r>
      </w:del>
    </w:p>
    <w:p w14:paraId="00000373" w14:textId="503D10EB" w:rsidR="009A7F2E" w:rsidRPr="009A7F2E" w:rsidRDefault="005302A0">
      <w:pPr>
        <w:pStyle w:val="upar2"/>
        <w:rPr>
          <w:del w:id="2053" w:author="Torrey Samson" w:date="2026-07-31T11:47:00Z"/>
          <w:rFonts w:ascii="Aptos" w:eastAsia="Aptos" w:hAnsi="Aptos" w:cs="Aptos"/>
          <w:rPrChange w:id="2054" w:author="Torrey Samson" w:date="2026-07-31T10:16:00Z">
            <w:rPr>
              <w:del w:id="2055" w:author="Torrey Samson" w:date="2026-07-31T11:47:00Z"/>
              <w:rFonts w:eastAsia="Arial" w:cs="Arial"/>
            </w:rPr>
          </w:rPrChange>
        </w:rPr>
        <w:pPrChange w:id="2056" w:author="Torrey Samson" w:date="2026-07-31T10:16:00Z">
          <w:pPr>
            <w:tabs>
              <w:tab w:val="left" w:pos="720"/>
              <w:tab w:val="left" w:pos="1440"/>
            </w:tabs>
            <w:ind w:left="720"/>
          </w:pPr>
        </w:pPrChange>
      </w:pPr>
      <w:del w:id="2057" w:author="Torrey Samson" w:date="2026-07-31T11:47:00Z">
        <w:r>
          <w:rPr>
            <w:rFonts w:eastAsia="Arial"/>
          </w:rPr>
          <w:delText>The following table displays Prizes won if “Double Play®” is chosen and the Set Prizes are not pari-mutuel as defined in section 14.A.10.E of Rule 14.A Multi-state Jackpot Game “Powerball®”.</w:delText>
        </w:r>
      </w:del>
    </w:p>
    <w:p w14:paraId="00000374" w14:textId="77777777" w:rsidR="009A7F2E" w:rsidRDefault="009A7F2E">
      <w:pPr>
        <w:tabs>
          <w:tab w:val="left" w:pos="720"/>
          <w:tab w:val="left" w:pos="1440"/>
          <w:tab w:val="left" w:pos="2160"/>
        </w:tabs>
        <w:ind w:left="720" w:hanging="720"/>
        <w:rPr>
          <w:rFonts w:eastAsia="Arial" w:cs="Arial"/>
        </w:rPr>
      </w:pPr>
    </w:p>
    <w:tbl>
      <w:tblPr>
        <w:tblW w:w="9026" w:type="dxa"/>
        <w:tblInd w:w="168" w:type="dxa"/>
        <w:tblLayout w:type="fixed"/>
        <w:tblCellMar>
          <w:top w:w="107" w:type="dxa"/>
          <w:left w:w="0" w:type="dxa"/>
          <w:bottom w:w="6" w:type="dxa"/>
          <w:right w:w="0" w:type="dxa"/>
        </w:tblCellMar>
        <w:tblLook w:val="0400" w:firstRow="0" w:lastRow="0" w:firstColumn="0" w:lastColumn="0" w:noHBand="0" w:noVBand="1"/>
      </w:tblPr>
      <w:tblGrid>
        <w:gridCol w:w="2782"/>
        <w:gridCol w:w="3364"/>
        <w:gridCol w:w="2880"/>
      </w:tblGrid>
      <w:tr w:rsidR="009A7F2E" w14:paraId="73930CBE" w14:textId="77777777" w:rsidTr="00C22D48">
        <w:trPr>
          <w:trHeight w:val="884"/>
          <w:tblHeader/>
          <w:del w:id="2058"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center"/>
          </w:tcPr>
          <w:p w14:paraId="00000375" w14:textId="7943CBA5" w:rsidR="009A7F2E" w:rsidRPr="00C22D48" w:rsidRDefault="005302A0" w:rsidP="00C22D48">
            <w:pPr>
              <w:jc w:val="center"/>
              <w:rPr>
                <w:del w:id="2059" w:author="Torrey Samson" w:date="2026-07-31T10:16:00Z"/>
                <w:rFonts w:eastAsia="Arial" w:cs="Arial"/>
              </w:rPr>
            </w:pPr>
            <w:del w:id="2060" w:author="Torrey Samson" w:date="2026-07-31T10:16:00Z">
              <w:r w:rsidRPr="00C22D48">
                <w:rPr>
                  <w:rFonts w:eastAsia="Arial" w:cs="Arial"/>
                </w:rPr>
                <w:delText>WINNING COMBINATIONS</w:delText>
              </w:r>
            </w:del>
          </w:p>
        </w:tc>
        <w:tc>
          <w:tcPr>
            <w:tcW w:w="3364" w:type="dxa"/>
            <w:tcBorders>
              <w:top w:val="single" w:sz="4" w:space="0" w:color="000000"/>
              <w:left w:val="single" w:sz="4" w:space="0" w:color="000000"/>
              <w:bottom w:val="single" w:sz="4" w:space="0" w:color="000000"/>
              <w:right w:val="single" w:sz="4" w:space="0" w:color="000000"/>
            </w:tcBorders>
            <w:vAlign w:val="center"/>
          </w:tcPr>
          <w:p w14:paraId="00000376" w14:textId="18A210EF" w:rsidR="009A7F2E" w:rsidRPr="00C22D48" w:rsidRDefault="005302A0" w:rsidP="00C22D48">
            <w:pPr>
              <w:jc w:val="center"/>
              <w:rPr>
                <w:del w:id="2061" w:author="Torrey Samson" w:date="2026-07-31T10:16:00Z"/>
                <w:rFonts w:eastAsia="Arial" w:cs="Arial"/>
              </w:rPr>
            </w:pPr>
            <w:del w:id="2062" w:author="Torrey Samson" w:date="2026-07-31T10:16:00Z">
              <w:r w:rsidRPr="00C22D48">
                <w:rPr>
                  <w:rFonts w:eastAsia="Arial" w:cs="Arial"/>
                </w:rPr>
                <w:delText>“POWERBALL® WITH DOUBLE PLAY®” PRIZE AMOUNT</w:delText>
              </w:r>
            </w:del>
          </w:p>
        </w:tc>
        <w:tc>
          <w:tcPr>
            <w:tcW w:w="2880" w:type="dxa"/>
            <w:tcBorders>
              <w:top w:val="single" w:sz="4" w:space="0" w:color="000000"/>
              <w:left w:val="single" w:sz="4" w:space="0" w:color="000000"/>
              <w:bottom w:val="single" w:sz="4" w:space="0" w:color="000000"/>
              <w:right w:val="single" w:sz="4" w:space="0" w:color="000000"/>
            </w:tcBorders>
            <w:vAlign w:val="center"/>
          </w:tcPr>
          <w:p w14:paraId="00000377" w14:textId="361FB3DC" w:rsidR="009A7F2E" w:rsidRPr="00C22D48" w:rsidRDefault="005302A0" w:rsidP="00C22D48">
            <w:pPr>
              <w:jc w:val="center"/>
              <w:rPr>
                <w:del w:id="2063" w:author="Torrey Samson" w:date="2026-07-31T10:16:00Z"/>
                <w:rFonts w:eastAsia="Arial" w:cs="Arial"/>
              </w:rPr>
            </w:pPr>
            <w:del w:id="2064" w:author="Torrey Samson" w:date="2026-07-31T10:16:00Z">
              <w:r w:rsidRPr="00C22D48">
                <w:rPr>
                  <w:rFonts w:eastAsia="Arial" w:cs="Arial"/>
                </w:rPr>
                <w:delText>ODDS OF WINNING</w:delText>
              </w:r>
            </w:del>
          </w:p>
        </w:tc>
      </w:tr>
      <w:tr w:rsidR="009A7F2E" w14:paraId="6B5CCC3B" w14:textId="77777777" w:rsidTr="00C22D48">
        <w:trPr>
          <w:trHeight w:val="530"/>
          <w:del w:id="2065"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78" w14:textId="7B1E539C" w:rsidR="009A7F2E" w:rsidRPr="00C22D48" w:rsidRDefault="005302A0" w:rsidP="00C22D48">
            <w:pPr>
              <w:spacing w:before="60"/>
              <w:rPr>
                <w:del w:id="2066" w:author="Torrey Samson" w:date="2026-07-31T10:16:00Z"/>
                <w:rFonts w:eastAsia="Arial" w:cs="Arial"/>
              </w:rPr>
            </w:pPr>
            <w:del w:id="2067" w:author="Torrey Samson" w:date="2026-07-31T10:16:00Z">
              <w:r w:rsidRPr="00C22D48">
                <w:rPr>
                  <w:rFonts w:eastAsia="Arial" w:cs="Arial"/>
                </w:rPr>
                <w:delText xml:space="preserve">All five (5) of first set plus one </w:delText>
              </w:r>
            </w:del>
          </w:p>
          <w:p w14:paraId="00000379" w14:textId="5A30CB25" w:rsidR="009A7F2E" w:rsidRPr="00C22D48" w:rsidRDefault="005302A0" w:rsidP="00C22D48">
            <w:pPr>
              <w:spacing w:before="60"/>
              <w:rPr>
                <w:del w:id="2068" w:author="Torrey Samson" w:date="2026-07-31T10:16:00Z"/>
                <w:rFonts w:eastAsia="Arial" w:cs="Arial"/>
              </w:rPr>
            </w:pPr>
            <w:del w:id="2069" w:author="Torrey Samson" w:date="2026-07-31T10:16:00Z">
              <w:r w:rsidRPr="00C22D48">
                <w:rPr>
                  <w:rFonts w:eastAsia="Arial" w:cs="Arial"/>
                </w:rPr>
                <w:delText xml:space="preserve">(1)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7A" w14:textId="74429ECC" w:rsidR="009A7F2E" w:rsidRPr="00C22D48" w:rsidRDefault="005302A0" w:rsidP="00C22D48">
            <w:pPr>
              <w:spacing w:before="60"/>
              <w:rPr>
                <w:del w:id="2070" w:author="Torrey Samson" w:date="2026-07-31T10:16:00Z"/>
                <w:rFonts w:eastAsia="Arial" w:cs="Arial"/>
              </w:rPr>
            </w:pPr>
            <w:del w:id="2071" w:author="Torrey Samson" w:date="2026-07-31T10:16:00Z">
              <w:r w:rsidRPr="00C22D48">
                <w:rPr>
                  <w:rFonts w:eastAsia="Arial" w:cs="Arial"/>
                </w:rPr>
                <w:delText xml:space="preserve">$10,000,000 </w:delText>
              </w:r>
            </w:del>
          </w:p>
        </w:tc>
        <w:tc>
          <w:tcPr>
            <w:tcW w:w="2880" w:type="dxa"/>
            <w:tcBorders>
              <w:top w:val="single" w:sz="4" w:space="0" w:color="000000"/>
              <w:left w:val="single" w:sz="4" w:space="0" w:color="000000"/>
              <w:bottom w:val="single" w:sz="4" w:space="0" w:color="000000"/>
              <w:right w:val="single" w:sz="4" w:space="0" w:color="000000"/>
            </w:tcBorders>
          </w:tcPr>
          <w:p w14:paraId="0000037B" w14:textId="603C0F28" w:rsidR="009A7F2E" w:rsidRPr="00C22D48" w:rsidRDefault="005302A0" w:rsidP="00C22D48">
            <w:pPr>
              <w:spacing w:before="60"/>
              <w:rPr>
                <w:del w:id="2072" w:author="Torrey Samson" w:date="2026-07-31T10:16:00Z"/>
                <w:rFonts w:eastAsia="Arial" w:cs="Arial"/>
              </w:rPr>
            </w:pPr>
            <w:del w:id="2073" w:author="Torrey Samson" w:date="2026-07-31T10:16:00Z">
              <w:r w:rsidRPr="00C22D48">
                <w:rPr>
                  <w:rFonts w:eastAsia="Arial" w:cs="Arial"/>
                </w:rPr>
                <w:delText xml:space="preserve">1:292,201,338 </w:delText>
              </w:r>
            </w:del>
          </w:p>
        </w:tc>
      </w:tr>
      <w:tr w:rsidR="009A7F2E" w14:paraId="6213F356" w14:textId="77777777" w:rsidTr="00C22D48">
        <w:trPr>
          <w:trHeight w:val="530"/>
          <w:del w:id="2074"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7C" w14:textId="0D82CE9B" w:rsidR="009A7F2E" w:rsidRPr="00C22D48" w:rsidRDefault="005302A0" w:rsidP="00C22D48">
            <w:pPr>
              <w:spacing w:before="60"/>
              <w:rPr>
                <w:del w:id="2075" w:author="Torrey Samson" w:date="2026-07-31T10:16:00Z"/>
                <w:rFonts w:eastAsia="Arial" w:cs="Arial"/>
              </w:rPr>
            </w:pPr>
            <w:del w:id="2076" w:author="Torrey Samson" w:date="2026-07-31T10:16:00Z">
              <w:r w:rsidRPr="00C22D48">
                <w:rPr>
                  <w:rFonts w:eastAsia="Arial" w:cs="Arial"/>
                </w:rPr>
                <w:delText xml:space="preserve">All five (5) of first set and none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7D" w14:textId="71CAB637" w:rsidR="009A7F2E" w:rsidRPr="00C22D48" w:rsidRDefault="005302A0" w:rsidP="00C22D48">
            <w:pPr>
              <w:spacing w:before="60"/>
              <w:rPr>
                <w:del w:id="2077" w:author="Torrey Samson" w:date="2026-07-31T10:16:00Z"/>
                <w:rFonts w:eastAsia="Arial" w:cs="Arial"/>
              </w:rPr>
            </w:pPr>
            <w:del w:id="2078" w:author="Torrey Samson" w:date="2026-07-31T10:16:00Z">
              <w:r w:rsidRPr="00C22D48">
                <w:rPr>
                  <w:rFonts w:eastAsia="Arial" w:cs="Arial"/>
                </w:rPr>
                <w:delText xml:space="preserve">$500,000 </w:delText>
              </w:r>
            </w:del>
          </w:p>
        </w:tc>
        <w:tc>
          <w:tcPr>
            <w:tcW w:w="2880" w:type="dxa"/>
            <w:tcBorders>
              <w:top w:val="single" w:sz="4" w:space="0" w:color="000000"/>
              <w:left w:val="single" w:sz="4" w:space="0" w:color="000000"/>
              <w:bottom w:val="single" w:sz="4" w:space="0" w:color="000000"/>
              <w:right w:val="single" w:sz="4" w:space="0" w:color="000000"/>
            </w:tcBorders>
          </w:tcPr>
          <w:p w14:paraId="0000037E" w14:textId="42C7FEB2" w:rsidR="009A7F2E" w:rsidRPr="00C22D48" w:rsidRDefault="005302A0" w:rsidP="00C22D48">
            <w:pPr>
              <w:spacing w:before="60"/>
              <w:rPr>
                <w:del w:id="2079" w:author="Torrey Samson" w:date="2026-07-31T10:16:00Z"/>
                <w:rFonts w:eastAsia="Arial" w:cs="Arial"/>
              </w:rPr>
            </w:pPr>
            <w:del w:id="2080" w:author="Torrey Samson" w:date="2026-07-31T10:16:00Z">
              <w:r w:rsidRPr="00C22D48">
                <w:rPr>
                  <w:rFonts w:eastAsia="Arial" w:cs="Arial"/>
                </w:rPr>
                <w:delText xml:space="preserve">1:11,688,053.52 </w:delText>
              </w:r>
            </w:del>
          </w:p>
        </w:tc>
      </w:tr>
      <w:tr w:rsidR="009A7F2E" w14:paraId="326B067B" w14:textId="77777777" w:rsidTr="00C22D48">
        <w:trPr>
          <w:trHeight w:val="528"/>
          <w:del w:id="2081"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7F" w14:textId="672DC630" w:rsidR="009A7F2E" w:rsidRPr="00C22D48" w:rsidRDefault="005302A0" w:rsidP="00C22D48">
            <w:pPr>
              <w:spacing w:before="60"/>
              <w:rPr>
                <w:del w:id="2082" w:author="Torrey Samson" w:date="2026-07-31T10:16:00Z"/>
                <w:rFonts w:eastAsia="Arial" w:cs="Arial"/>
              </w:rPr>
            </w:pPr>
            <w:del w:id="2083" w:author="Torrey Samson" w:date="2026-07-31T10:16:00Z">
              <w:r w:rsidRPr="00C22D48">
                <w:rPr>
                  <w:rFonts w:eastAsia="Arial" w:cs="Arial"/>
                </w:rPr>
                <w:delText xml:space="preserve">Any four (4) of first set plus one (1)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80" w14:textId="7E210500" w:rsidR="009A7F2E" w:rsidRPr="00C22D48" w:rsidRDefault="005302A0" w:rsidP="00C22D48">
            <w:pPr>
              <w:spacing w:before="60"/>
              <w:rPr>
                <w:del w:id="2084" w:author="Torrey Samson" w:date="2026-07-31T10:16:00Z"/>
                <w:rFonts w:eastAsia="Arial" w:cs="Arial"/>
              </w:rPr>
            </w:pPr>
            <w:del w:id="2085" w:author="Torrey Samson" w:date="2026-07-31T10:16:00Z">
              <w:r w:rsidRPr="00C22D48">
                <w:rPr>
                  <w:rFonts w:eastAsia="Arial" w:cs="Arial"/>
                </w:rPr>
                <w:delText xml:space="preserve">$50,000 </w:delText>
              </w:r>
            </w:del>
          </w:p>
        </w:tc>
        <w:tc>
          <w:tcPr>
            <w:tcW w:w="2880" w:type="dxa"/>
            <w:tcBorders>
              <w:top w:val="single" w:sz="4" w:space="0" w:color="000000"/>
              <w:left w:val="single" w:sz="4" w:space="0" w:color="000000"/>
              <w:bottom w:val="single" w:sz="4" w:space="0" w:color="000000"/>
              <w:right w:val="single" w:sz="4" w:space="0" w:color="000000"/>
            </w:tcBorders>
          </w:tcPr>
          <w:p w14:paraId="00000381" w14:textId="4B967C5D" w:rsidR="009A7F2E" w:rsidRPr="00C22D48" w:rsidRDefault="005302A0" w:rsidP="00C22D48">
            <w:pPr>
              <w:spacing w:before="60"/>
              <w:rPr>
                <w:del w:id="2086" w:author="Torrey Samson" w:date="2026-07-31T10:16:00Z"/>
                <w:rFonts w:eastAsia="Arial" w:cs="Arial"/>
              </w:rPr>
            </w:pPr>
            <w:del w:id="2087" w:author="Torrey Samson" w:date="2026-07-31T10:16:00Z">
              <w:r w:rsidRPr="00C22D48">
                <w:rPr>
                  <w:rFonts w:eastAsia="Arial" w:cs="Arial"/>
                </w:rPr>
                <w:delText xml:space="preserve">1:913,129.1813 </w:delText>
              </w:r>
            </w:del>
          </w:p>
        </w:tc>
      </w:tr>
      <w:tr w:rsidR="009A7F2E" w14:paraId="4EE46729" w14:textId="77777777" w:rsidTr="00C22D48">
        <w:trPr>
          <w:trHeight w:val="530"/>
          <w:del w:id="2088"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82" w14:textId="2B2D244B" w:rsidR="009A7F2E" w:rsidRPr="00C22D48" w:rsidRDefault="005302A0" w:rsidP="00C22D48">
            <w:pPr>
              <w:spacing w:before="60"/>
              <w:rPr>
                <w:del w:id="2089" w:author="Torrey Samson" w:date="2026-07-31T10:16:00Z"/>
                <w:rFonts w:eastAsia="Arial" w:cs="Arial"/>
              </w:rPr>
            </w:pPr>
            <w:del w:id="2090" w:author="Torrey Samson" w:date="2026-07-31T10:16:00Z">
              <w:r w:rsidRPr="00C22D48">
                <w:rPr>
                  <w:rFonts w:eastAsia="Arial" w:cs="Arial"/>
                </w:rPr>
                <w:delText xml:space="preserve">Any four (4) of first set and none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83" w14:textId="37B2CF18" w:rsidR="009A7F2E" w:rsidRPr="00C22D48" w:rsidRDefault="005302A0" w:rsidP="00C22D48">
            <w:pPr>
              <w:spacing w:before="60"/>
              <w:rPr>
                <w:del w:id="2091" w:author="Torrey Samson" w:date="2026-07-31T10:16:00Z"/>
                <w:rFonts w:eastAsia="Arial" w:cs="Arial"/>
              </w:rPr>
            </w:pPr>
            <w:del w:id="2092" w:author="Torrey Samson" w:date="2026-07-31T10:16:00Z">
              <w:r w:rsidRPr="00C22D48">
                <w:rPr>
                  <w:rFonts w:eastAsia="Arial" w:cs="Arial"/>
                </w:rPr>
                <w:delText xml:space="preserve">$500 </w:delText>
              </w:r>
            </w:del>
          </w:p>
        </w:tc>
        <w:tc>
          <w:tcPr>
            <w:tcW w:w="2880" w:type="dxa"/>
            <w:tcBorders>
              <w:top w:val="single" w:sz="4" w:space="0" w:color="000000"/>
              <w:left w:val="single" w:sz="4" w:space="0" w:color="000000"/>
              <w:bottom w:val="single" w:sz="4" w:space="0" w:color="000000"/>
              <w:right w:val="single" w:sz="4" w:space="0" w:color="000000"/>
            </w:tcBorders>
          </w:tcPr>
          <w:p w14:paraId="00000384" w14:textId="1D4CED02" w:rsidR="009A7F2E" w:rsidRPr="00C22D48" w:rsidRDefault="005302A0" w:rsidP="00C22D48">
            <w:pPr>
              <w:spacing w:before="60"/>
              <w:rPr>
                <w:del w:id="2093" w:author="Torrey Samson" w:date="2026-07-31T10:16:00Z"/>
                <w:rFonts w:eastAsia="Arial" w:cs="Arial"/>
              </w:rPr>
            </w:pPr>
            <w:del w:id="2094" w:author="Torrey Samson" w:date="2026-07-31T10:16:00Z">
              <w:r w:rsidRPr="00C22D48">
                <w:rPr>
                  <w:rFonts w:eastAsia="Arial" w:cs="Arial"/>
                </w:rPr>
                <w:delText xml:space="preserve">1:36,525.1673 </w:delText>
              </w:r>
            </w:del>
          </w:p>
        </w:tc>
      </w:tr>
      <w:tr w:rsidR="009A7F2E" w14:paraId="2B567EDD" w14:textId="77777777" w:rsidTr="00C22D48">
        <w:trPr>
          <w:trHeight w:val="530"/>
          <w:del w:id="2095"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85" w14:textId="7380179D" w:rsidR="009A7F2E" w:rsidRPr="00C22D48" w:rsidRDefault="005302A0" w:rsidP="00C22D48">
            <w:pPr>
              <w:spacing w:before="60"/>
              <w:rPr>
                <w:del w:id="2096" w:author="Torrey Samson" w:date="2026-07-31T10:16:00Z"/>
                <w:rFonts w:eastAsia="Arial" w:cs="Arial"/>
              </w:rPr>
            </w:pPr>
            <w:del w:id="2097" w:author="Torrey Samson" w:date="2026-07-31T10:16:00Z">
              <w:r w:rsidRPr="00C22D48">
                <w:rPr>
                  <w:rFonts w:eastAsia="Arial" w:cs="Arial"/>
                </w:rPr>
                <w:delText xml:space="preserve">Any three (3) of first set plus one (1)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86" w14:textId="631A4AA1" w:rsidR="009A7F2E" w:rsidRPr="00C22D48" w:rsidRDefault="005302A0" w:rsidP="00C22D48">
            <w:pPr>
              <w:spacing w:before="60"/>
              <w:rPr>
                <w:del w:id="2098" w:author="Torrey Samson" w:date="2026-07-31T10:16:00Z"/>
                <w:rFonts w:eastAsia="Arial" w:cs="Arial"/>
              </w:rPr>
            </w:pPr>
            <w:del w:id="2099" w:author="Torrey Samson" w:date="2026-07-31T10:16:00Z">
              <w:r w:rsidRPr="00C22D48">
                <w:rPr>
                  <w:rFonts w:eastAsia="Arial" w:cs="Arial"/>
                </w:rPr>
                <w:delText xml:space="preserve">$500 </w:delText>
              </w:r>
            </w:del>
          </w:p>
        </w:tc>
        <w:tc>
          <w:tcPr>
            <w:tcW w:w="2880" w:type="dxa"/>
            <w:tcBorders>
              <w:top w:val="single" w:sz="4" w:space="0" w:color="000000"/>
              <w:left w:val="single" w:sz="4" w:space="0" w:color="000000"/>
              <w:bottom w:val="single" w:sz="4" w:space="0" w:color="000000"/>
              <w:right w:val="single" w:sz="4" w:space="0" w:color="000000"/>
            </w:tcBorders>
          </w:tcPr>
          <w:p w14:paraId="00000387" w14:textId="3CED37BD" w:rsidR="009A7F2E" w:rsidRPr="00C22D48" w:rsidRDefault="005302A0" w:rsidP="00C22D48">
            <w:pPr>
              <w:spacing w:before="60"/>
              <w:rPr>
                <w:del w:id="2100" w:author="Torrey Samson" w:date="2026-07-31T10:16:00Z"/>
                <w:rFonts w:eastAsia="Arial" w:cs="Arial"/>
              </w:rPr>
            </w:pPr>
            <w:del w:id="2101" w:author="Torrey Samson" w:date="2026-07-31T10:16:00Z">
              <w:r w:rsidRPr="00C22D48">
                <w:rPr>
                  <w:rFonts w:eastAsia="Arial" w:cs="Arial"/>
                </w:rPr>
                <w:delText xml:space="preserve">1:14,494.1140 </w:delText>
              </w:r>
            </w:del>
          </w:p>
        </w:tc>
      </w:tr>
      <w:tr w:rsidR="009A7F2E" w14:paraId="304DBE80" w14:textId="77777777" w:rsidTr="00C22D48">
        <w:trPr>
          <w:trHeight w:val="531"/>
          <w:del w:id="2102"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88" w14:textId="3EE2A076" w:rsidR="009A7F2E" w:rsidRPr="00C22D48" w:rsidRDefault="005302A0" w:rsidP="00C22D48">
            <w:pPr>
              <w:spacing w:before="60"/>
              <w:rPr>
                <w:del w:id="2103" w:author="Torrey Samson" w:date="2026-07-31T10:16:00Z"/>
                <w:rFonts w:eastAsia="Arial" w:cs="Arial"/>
              </w:rPr>
            </w:pPr>
            <w:del w:id="2104" w:author="Torrey Samson" w:date="2026-07-31T10:16:00Z">
              <w:r w:rsidRPr="00C22D48">
                <w:rPr>
                  <w:rFonts w:eastAsia="Arial" w:cs="Arial"/>
                </w:rPr>
                <w:delText xml:space="preserve">Any three (3) of first and none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89" w14:textId="1975BACC" w:rsidR="009A7F2E" w:rsidRPr="00C22D48" w:rsidRDefault="005302A0" w:rsidP="00C22D48">
            <w:pPr>
              <w:spacing w:before="60"/>
              <w:rPr>
                <w:del w:id="2105" w:author="Torrey Samson" w:date="2026-07-31T10:16:00Z"/>
                <w:rFonts w:eastAsia="Arial" w:cs="Arial"/>
              </w:rPr>
            </w:pPr>
            <w:del w:id="2106" w:author="Torrey Samson" w:date="2026-07-31T10:16:00Z">
              <w:r w:rsidRPr="00C22D48">
                <w:rPr>
                  <w:rFonts w:eastAsia="Arial" w:cs="Arial"/>
                </w:rPr>
                <w:delText xml:space="preserve">$20 </w:delText>
              </w:r>
            </w:del>
          </w:p>
        </w:tc>
        <w:tc>
          <w:tcPr>
            <w:tcW w:w="2880" w:type="dxa"/>
            <w:tcBorders>
              <w:top w:val="single" w:sz="4" w:space="0" w:color="000000"/>
              <w:left w:val="single" w:sz="4" w:space="0" w:color="000000"/>
              <w:bottom w:val="single" w:sz="4" w:space="0" w:color="000000"/>
              <w:right w:val="single" w:sz="4" w:space="0" w:color="000000"/>
            </w:tcBorders>
          </w:tcPr>
          <w:p w14:paraId="0000038A" w14:textId="5104C411" w:rsidR="009A7F2E" w:rsidRPr="00C22D48" w:rsidRDefault="005302A0" w:rsidP="00C22D48">
            <w:pPr>
              <w:spacing w:before="60"/>
              <w:rPr>
                <w:del w:id="2107" w:author="Torrey Samson" w:date="2026-07-31T10:16:00Z"/>
                <w:rFonts w:eastAsia="Arial" w:cs="Arial"/>
              </w:rPr>
            </w:pPr>
            <w:del w:id="2108" w:author="Torrey Samson" w:date="2026-07-31T10:16:00Z">
              <w:r w:rsidRPr="00C22D48">
                <w:rPr>
                  <w:rFonts w:eastAsia="Arial" w:cs="Arial"/>
                </w:rPr>
                <w:delText xml:space="preserve">1:579.7646 </w:delText>
              </w:r>
            </w:del>
          </w:p>
        </w:tc>
      </w:tr>
      <w:tr w:rsidR="009A7F2E" w14:paraId="319202A7" w14:textId="77777777" w:rsidTr="00C22D48">
        <w:trPr>
          <w:trHeight w:val="531"/>
          <w:del w:id="2109"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8B" w14:textId="74308D85" w:rsidR="009A7F2E" w:rsidRPr="00C22D48" w:rsidRDefault="005302A0" w:rsidP="00C22D48">
            <w:pPr>
              <w:spacing w:before="60"/>
              <w:rPr>
                <w:del w:id="2110" w:author="Torrey Samson" w:date="2026-07-31T10:16:00Z"/>
                <w:rFonts w:eastAsia="Arial" w:cs="Arial"/>
              </w:rPr>
            </w:pPr>
            <w:del w:id="2111" w:author="Torrey Samson" w:date="2026-07-31T10:16:00Z">
              <w:r w:rsidRPr="00C22D48">
                <w:rPr>
                  <w:rFonts w:eastAsia="Arial" w:cs="Arial"/>
                </w:rPr>
                <w:delText xml:space="preserve">Any two (2) of first set plus one </w:delText>
              </w:r>
            </w:del>
          </w:p>
          <w:p w14:paraId="0000038C" w14:textId="35B7B7FB" w:rsidR="009A7F2E" w:rsidRPr="00C22D48" w:rsidRDefault="005302A0" w:rsidP="00C22D48">
            <w:pPr>
              <w:spacing w:before="60"/>
              <w:rPr>
                <w:del w:id="2112" w:author="Torrey Samson" w:date="2026-07-31T10:16:00Z"/>
                <w:rFonts w:eastAsia="Arial" w:cs="Arial"/>
              </w:rPr>
            </w:pPr>
            <w:del w:id="2113" w:author="Torrey Samson" w:date="2026-07-31T10:16:00Z">
              <w:r w:rsidRPr="00C22D48">
                <w:rPr>
                  <w:rFonts w:eastAsia="Arial" w:cs="Arial"/>
                </w:rPr>
                <w:delText xml:space="preserve">(1)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8D" w14:textId="7BAAD69E" w:rsidR="009A7F2E" w:rsidRPr="00C22D48" w:rsidRDefault="005302A0" w:rsidP="00C22D48">
            <w:pPr>
              <w:spacing w:before="60"/>
              <w:rPr>
                <w:del w:id="2114" w:author="Torrey Samson" w:date="2026-07-31T10:16:00Z"/>
                <w:rFonts w:eastAsia="Arial" w:cs="Arial"/>
              </w:rPr>
            </w:pPr>
            <w:del w:id="2115" w:author="Torrey Samson" w:date="2026-07-31T10:16:00Z">
              <w:r w:rsidRPr="00C22D48">
                <w:rPr>
                  <w:rFonts w:eastAsia="Arial" w:cs="Arial"/>
                </w:rPr>
                <w:delText xml:space="preserve">$20 </w:delText>
              </w:r>
            </w:del>
          </w:p>
        </w:tc>
        <w:tc>
          <w:tcPr>
            <w:tcW w:w="2880" w:type="dxa"/>
            <w:tcBorders>
              <w:top w:val="single" w:sz="4" w:space="0" w:color="000000"/>
              <w:left w:val="single" w:sz="4" w:space="0" w:color="000000"/>
              <w:bottom w:val="single" w:sz="4" w:space="0" w:color="000000"/>
              <w:right w:val="single" w:sz="4" w:space="0" w:color="000000"/>
            </w:tcBorders>
          </w:tcPr>
          <w:p w14:paraId="0000038E" w14:textId="3791ECA7" w:rsidR="009A7F2E" w:rsidRPr="00C22D48" w:rsidRDefault="005302A0" w:rsidP="00C22D48">
            <w:pPr>
              <w:spacing w:before="60"/>
              <w:rPr>
                <w:del w:id="2116" w:author="Torrey Samson" w:date="2026-07-31T10:16:00Z"/>
                <w:rFonts w:eastAsia="Arial" w:cs="Arial"/>
              </w:rPr>
            </w:pPr>
            <w:del w:id="2117" w:author="Torrey Samson" w:date="2026-07-31T10:16:00Z">
              <w:r w:rsidRPr="00C22D48">
                <w:rPr>
                  <w:rFonts w:eastAsia="Arial" w:cs="Arial"/>
                </w:rPr>
                <w:delText xml:space="preserve">1:701.3281 </w:delText>
              </w:r>
            </w:del>
          </w:p>
        </w:tc>
      </w:tr>
      <w:tr w:rsidR="009A7F2E" w14:paraId="497C8574" w14:textId="77777777" w:rsidTr="00C22D48">
        <w:trPr>
          <w:trHeight w:val="528"/>
          <w:del w:id="2118"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8F" w14:textId="4E806FBE" w:rsidR="009A7F2E" w:rsidRPr="00C22D48" w:rsidRDefault="005302A0" w:rsidP="00C22D48">
            <w:pPr>
              <w:spacing w:before="60"/>
              <w:rPr>
                <w:del w:id="2119" w:author="Torrey Samson" w:date="2026-07-31T10:16:00Z"/>
                <w:rFonts w:eastAsia="Arial" w:cs="Arial"/>
              </w:rPr>
            </w:pPr>
            <w:del w:id="2120" w:author="Torrey Samson" w:date="2026-07-31T10:16:00Z">
              <w:r w:rsidRPr="00C22D48">
                <w:rPr>
                  <w:rFonts w:eastAsia="Arial" w:cs="Arial"/>
                </w:rPr>
                <w:delText>Any one (1) of first set plus one</w:delText>
              </w:r>
            </w:del>
          </w:p>
          <w:p w14:paraId="00000390" w14:textId="315297D0" w:rsidR="009A7F2E" w:rsidRPr="00C22D48" w:rsidRDefault="005302A0" w:rsidP="00C22D48">
            <w:pPr>
              <w:spacing w:before="60"/>
              <w:rPr>
                <w:del w:id="2121" w:author="Torrey Samson" w:date="2026-07-31T10:16:00Z"/>
                <w:rFonts w:eastAsia="Arial" w:cs="Arial"/>
              </w:rPr>
            </w:pPr>
            <w:del w:id="2122" w:author="Torrey Samson" w:date="2026-07-31T10:16:00Z">
              <w:r w:rsidRPr="00C22D48">
                <w:rPr>
                  <w:rFonts w:eastAsia="Arial" w:cs="Arial"/>
                </w:rPr>
                <w:delText xml:space="preserve">(1)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91" w14:textId="0554C776" w:rsidR="009A7F2E" w:rsidRPr="00C22D48" w:rsidRDefault="005302A0" w:rsidP="00C22D48">
            <w:pPr>
              <w:spacing w:before="60"/>
              <w:rPr>
                <w:del w:id="2123" w:author="Torrey Samson" w:date="2026-07-31T10:16:00Z"/>
                <w:rFonts w:eastAsia="Arial" w:cs="Arial"/>
              </w:rPr>
            </w:pPr>
            <w:del w:id="2124" w:author="Torrey Samson" w:date="2026-07-31T10:16:00Z">
              <w:r w:rsidRPr="00C22D48">
                <w:rPr>
                  <w:rFonts w:eastAsia="Arial" w:cs="Arial"/>
                </w:rPr>
                <w:delText xml:space="preserve"> $10 </w:delText>
              </w:r>
            </w:del>
          </w:p>
        </w:tc>
        <w:tc>
          <w:tcPr>
            <w:tcW w:w="2880" w:type="dxa"/>
            <w:tcBorders>
              <w:top w:val="single" w:sz="4" w:space="0" w:color="000000"/>
              <w:left w:val="single" w:sz="4" w:space="0" w:color="000000"/>
              <w:bottom w:val="single" w:sz="4" w:space="0" w:color="000000"/>
              <w:right w:val="single" w:sz="4" w:space="0" w:color="000000"/>
            </w:tcBorders>
          </w:tcPr>
          <w:p w14:paraId="00000392" w14:textId="24FE6549" w:rsidR="009A7F2E" w:rsidRPr="00C22D48" w:rsidRDefault="005302A0" w:rsidP="00C22D48">
            <w:pPr>
              <w:spacing w:before="60"/>
              <w:rPr>
                <w:del w:id="2125" w:author="Torrey Samson" w:date="2026-07-31T10:16:00Z"/>
                <w:rFonts w:eastAsia="Arial" w:cs="Arial"/>
              </w:rPr>
            </w:pPr>
            <w:del w:id="2126" w:author="Torrey Samson" w:date="2026-07-31T10:16:00Z">
              <w:r w:rsidRPr="00C22D48">
                <w:rPr>
                  <w:rFonts w:eastAsia="Arial" w:cs="Arial"/>
                </w:rPr>
                <w:delText xml:space="preserve">1:91.9775 </w:delText>
              </w:r>
            </w:del>
          </w:p>
        </w:tc>
      </w:tr>
      <w:tr w:rsidR="009A7F2E" w14:paraId="4918833D" w14:textId="77777777" w:rsidTr="00C22D48">
        <w:trPr>
          <w:trHeight w:val="530"/>
          <w:del w:id="2127" w:author="Torrey Samson" w:date="2026-07-31T10:16:00Z"/>
        </w:trPr>
        <w:tc>
          <w:tcPr>
            <w:tcW w:w="2782" w:type="dxa"/>
            <w:tcBorders>
              <w:top w:val="single" w:sz="4" w:space="0" w:color="000000"/>
              <w:left w:val="single" w:sz="4" w:space="0" w:color="000000"/>
              <w:bottom w:val="single" w:sz="4" w:space="0" w:color="000000"/>
              <w:right w:val="single" w:sz="4" w:space="0" w:color="000000"/>
            </w:tcBorders>
            <w:vAlign w:val="bottom"/>
          </w:tcPr>
          <w:p w14:paraId="00000393" w14:textId="68EEFF04" w:rsidR="009A7F2E" w:rsidRPr="00C22D48" w:rsidRDefault="005302A0" w:rsidP="00C22D48">
            <w:pPr>
              <w:spacing w:before="60"/>
              <w:rPr>
                <w:del w:id="2128" w:author="Torrey Samson" w:date="2026-07-31T10:16:00Z"/>
                <w:rFonts w:eastAsia="Arial" w:cs="Arial"/>
              </w:rPr>
            </w:pPr>
            <w:del w:id="2129" w:author="Torrey Samson" w:date="2026-07-31T10:16:00Z">
              <w:r w:rsidRPr="00C22D48">
                <w:rPr>
                  <w:rFonts w:eastAsia="Arial" w:cs="Arial"/>
                </w:rPr>
                <w:lastRenderedPageBreak/>
                <w:delText xml:space="preserve">None of first set plus one (1) of second set </w:delText>
              </w:r>
            </w:del>
          </w:p>
        </w:tc>
        <w:tc>
          <w:tcPr>
            <w:tcW w:w="3364" w:type="dxa"/>
            <w:tcBorders>
              <w:top w:val="single" w:sz="4" w:space="0" w:color="000000"/>
              <w:left w:val="single" w:sz="4" w:space="0" w:color="000000"/>
              <w:bottom w:val="single" w:sz="4" w:space="0" w:color="000000"/>
              <w:right w:val="single" w:sz="4" w:space="0" w:color="000000"/>
            </w:tcBorders>
          </w:tcPr>
          <w:p w14:paraId="00000394" w14:textId="27F3EC2E" w:rsidR="009A7F2E" w:rsidRPr="00C22D48" w:rsidRDefault="005302A0" w:rsidP="00C22D48">
            <w:pPr>
              <w:spacing w:before="60"/>
              <w:rPr>
                <w:del w:id="2130" w:author="Torrey Samson" w:date="2026-07-31T10:16:00Z"/>
                <w:rFonts w:eastAsia="Arial" w:cs="Arial"/>
              </w:rPr>
            </w:pPr>
            <w:del w:id="2131" w:author="Torrey Samson" w:date="2026-07-31T10:16:00Z">
              <w:r w:rsidRPr="00C22D48">
                <w:rPr>
                  <w:rFonts w:eastAsia="Arial" w:cs="Arial"/>
                </w:rPr>
                <w:delText xml:space="preserve">$7 </w:delText>
              </w:r>
            </w:del>
          </w:p>
        </w:tc>
        <w:tc>
          <w:tcPr>
            <w:tcW w:w="2880" w:type="dxa"/>
            <w:tcBorders>
              <w:top w:val="single" w:sz="4" w:space="0" w:color="000000"/>
              <w:left w:val="single" w:sz="4" w:space="0" w:color="000000"/>
              <w:bottom w:val="single" w:sz="4" w:space="0" w:color="000000"/>
              <w:right w:val="single" w:sz="4" w:space="0" w:color="000000"/>
            </w:tcBorders>
          </w:tcPr>
          <w:p w14:paraId="00000395" w14:textId="2F910163" w:rsidR="009A7F2E" w:rsidRPr="00C22D48" w:rsidRDefault="005302A0" w:rsidP="00C22D48">
            <w:pPr>
              <w:spacing w:before="60"/>
              <w:rPr>
                <w:del w:id="2132" w:author="Torrey Samson" w:date="2026-07-31T10:16:00Z"/>
                <w:rFonts w:eastAsia="Arial" w:cs="Arial"/>
              </w:rPr>
            </w:pPr>
            <w:del w:id="2133" w:author="Torrey Samson" w:date="2026-07-31T10:16:00Z">
              <w:r w:rsidRPr="00C22D48">
                <w:rPr>
                  <w:rFonts w:eastAsia="Arial" w:cs="Arial"/>
                </w:rPr>
                <w:delText xml:space="preserve">1:38.3239 </w:delText>
              </w:r>
            </w:del>
          </w:p>
        </w:tc>
      </w:tr>
      <w:tr w:rsidR="009A7F2E" w14:paraId="4C6F9BAB" w14:textId="77777777" w:rsidTr="00C22D48">
        <w:trPr>
          <w:trHeight w:val="487"/>
          <w:del w:id="2134" w:author="Torrey Samson" w:date="2026-07-31T10:16:00Z"/>
        </w:trPr>
        <w:tc>
          <w:tcPr>
            <w:tcW w:w="6146" w:type="dxa"/>
            <w:gridSpan w:val="2"/>
            <w:tcBorders>
              <w:top w:val="single" w:sz="4" w:space="0" w:color="000000"/>
              <w:left w:val="single" w:sz="4" w:space="0" w:color="000000"/>
              <w:bottom w:val="single" w:sz="4" w:space="0" w:color="000000"/>
              <w:right w:val="single" w:sz="4" w:space="0" w:color="000000"/>
            </w:tcBorders>
            <w:vAlign w:val="bottom"/>
          </w:tcPr>
          <w:p w14:paraId="00000396" w14:textId="1AA6E508" w:rsidR="009A7F2E" w:rsidRPr="00C22D48" w:rsidRDefault="005302A0" w:rsidP="00C22D48">
            <w:pPr>
              <w:spacing w:before="60"/>
              <w:rPr>
                <w:del w:id="2135" w:author="Torrey Samson" w:date="2026-07-31T10:16:00Z"/>
                <w:rFonts w:eastAsia="Arial" w:cs="Arial"/>
              </w:rPr>
            </w:pPr>
            <w:del w:id="2136" w:author="Torrey Samson" w:date="2026-07-31T10:16:00Z">
              <w:r w:rsidRPr="00C22D48">
                <w:rPr>
                  <w:rFonts w:eastAsia="Arial" w:cs="Arial"/>
                </w:rPr>
                <w:delText xml:space="preserve">OVERALL ODDS </w:delText>
              </w:r>
            </w:del>
          </w:p>
        </w:tc>
        <w:tc>
          <w:tcPr>
            <w:tcW w:w="2880" w:type="dxa"/>
            <w:tcBorders>
              <w:top w:val="single" w:sz="4" w:space="0" w:color="000000"/>
              <w:left w:val="single" w:sz="4" w:space="0" w:color="000000"/>
              <w:bottom w:val="single" w:sz="4" w:space="0" w:color="000000"/>
              <w:right w:val="single" w:sz="4" w:space="0" w:color="000000"/>
            </w:tcBorders>
            <w:vAlign w:val="center"/>
          </w:tcPr>
          <w:p w14:paraId="00000398" w14:textId="046B123A" w:rsidR="009A7F2E" w:rsidRPr="00C22D48" w:rsidRDefault="005302A0" w:rsidP="00C22D48">
            <w:pPr>
              <w:spacing w:before="60"/>
              <w:rPr>
                <w:del w:id="2137" w:author="Torrey Samson" w:date="2026-07-31T10:16:00Z"/>
                <w:rFonts w:eastAsia="Arial" w:cs="Arial"/>
              </w:rPr>
            </w:pPr>
            <w:del w:id="2138" w:author="Torrey Samson" w:date="2026-07-31T10:16:00Z">
              <w:r w:rsidRPr="00C22D48">
                <w:rPr>
                  <w:rFonts w:eastAsia="Arial" w:cs="Arial"/>
                </w:rPr>
                <w:delText xml:space="preserve">1:24.8671 </w:delText>
              </w:r>
            </w:del>
          </w:p>
        </w:tc>
      </w:tr>
    </w:tbl>
    <w:p w14:paraId="00000399" w14:textId="4A2B67DF" w:rsidR="009A7F2E" w:rsidRDefault="005302A0" w:rsidP="003122C8">
      <w:pPr>
        <w:pStyle w:val="par1"/>
        <w:rPr>
          <w:del w:id="2139" w:author="Torrey Samson" w:date="2026-07-31T10:17:00Z"/>
        </w:rPr>
      </w:pPr>
      <w:del w:id="2140" w:author="Torrey Samson" w:date="2026-07-31T10:17:00Z">
        <w:r>
          <w:delText>C.</w:delText>
        </w:r>
        <w:r>
          <w:tab/>
          <w:delText>If the Set Prizes are pari-mutuel as defined in section 14.A.10E of Rule 14.A Multi-state Jackpot Game “Powerball®”, and the Player has Purchased “Double Play®”, the amount of the parimutuel Set Prize will become pari-mutuel for that Drawing.</w:delText>
        </w:r>
      </w:del>
    </w:p>
    <w:p w14:paraId="0000039A" w14:textId="507B5267" w:rsidR="009A7F2E" w:rsidRDefault="005302A0" w:rsidP="003122C8">
      <w:pPr>
        <w:pStyle w:val="par1"/>
        <w:rPr>
          <w:del w:id="2141" w:author="Torrey Samson" w:date="2026-07-31T10:17:00Z"/>
        </w:rPr>
      </w:pPr>
      <w:del w:id="2142" w:author="Torrey Samson" w:date="2026-07-31T10:17:00Z">
        <w:r>
          <w:delText>D.</w:delText>
        </w:r>
        <w:r>
          <w:tab/>
          <w:delText>“Double Play®” Prize Pool Accounts established by the MUSL Board shall be used to fund “Double Play®” Prizes. The First Prize Pool (FPP) is used to fund the First Prize and fund deficiencies in the “Double Play®” Set Prize Pool (DPSPP). Any funds not used to pay a First Prize or fund deficiencies in the DPSPP shall accumulate in this pool until such time as funds are needed to pay a First Prize or fund deficiencies in the DPSPP. The “Double Play®” Set Prize Pool is used to fund the “Double Play®” Set or Lower Tier Prizes. The DPSPP shall hold the temporary balances that may result from having fewer than expected Prize Winners in the “Double Play®” Set Prize Categories. The source of the DPSPP is each Party Lottery’s weekly Prize contributions less actual “Double Play®” Prize liability.</w:delText>
        </w:r>
      </w:del>
    </w:p>
    <w:p w14:paraId="0000039B" w14:textId="4862BF84" w:rsidR="009A7F2E" w:rsidRDefault="005302A0" w:rsidP="003122C8">
      <w:pPr>
        <w:pStyle w:val="par1"/>
        <w:rPr>
          <w:del w:id="2143" w:author="Torrey Samson" w:date="2026-07-31T10:17:00Z"/>
        </w:rPr>
      </w:pPr>
      <w:del w:id="2144" w:author="Torrey Samson" w:date="2026-07-31T10:17:00Z">
        <w:r>
          <w:delText>E.</w:delText>
        </w:r>
        <w:r>
          <w:tab/>
          <w:delText>The number of Prize Categories and the allocation of the Prize fund among the Prize Categories may be changed at the discretion of the Product Group.</w:delText>
        </w:r>
      </w:del>
    </w:p>
    <w:p w14:paraId="0000039C" w14:textId="3EDF9B26" w:rsidR="009A7F2E" w:rsidRDefault="005302A0" w:rsidP="003122C8">
      <w:pPr>
        <w:pStyle w:val="Heading3"/>
        <w:rPr>
          <w:del w:id="2145" w:author="Torrey Samson" w:date="2026-07-31T10:17:00Z"/>
        </w:rPr>
      </w:pPr>
      <w:del w:id="2146" w:author="Torrey Samson" w:date="2026-07-31T10:17:00Z">
        <w:r>
          <w:delText xml:space="preserve">14.F.6 </w:delText>
        </w:r>
        <w:r>
          <w:tab/>
          <w:delText>Payment of Prizes</w:delText>
        </w:r>
      </w:del>
    </w:p>
    <w:p w14:paraId="0000039D" w14:textId="2BB34DB3" w:rsidR="009A7F2E" w:rsidRDefault="005302A0" w:rsidP="003122C8">
      <w:pPr>
        <w:pStyle w:val="par1"/>
        <w:rPr>
          <w:del w:id="2147" w:author="Torrey Samson" w:date="2026-07-31T10:17:00Z"/>
        </w:rPr>
      </w:pPr>
      <w:del w:id="2148" w:author="Torrey Samson" w:date="2026-07-31T10:17:00Z">
        <w:r>
          <w:delText>A.</w:delText>
        </w:r>
        <w:r>
          <w:tab/>
          <w:delText>All Set Prizes with “Double Play®” shall be paid by the Lottery. The Lottery may begin paying Set Prizes after receiving authorization to pay from MUSL.</w:delText>
        </w:r>
      </w:del>
    </w:p>
    <w:p w14:paraId="0000039E" w14:textId="60F904F1" w:rsidR="009A7F2E" w:rsidRDefault="005302A0" w:rsidP="003122C8">
      <w:pPr>
        <w:pStyle w:val="par1"/>
        <w:rPr>
          <w:del w:id="2149" w:author="Torrey Samson" w:date="2026-07-31T10:17:00Z"/>
        </w:rPr>
      </w:pPr>
      <w:del w:id="2150" w:author="Torrey Samson" w:date="2026-07-31T10:17:00Z">
        <w:r>
          <w:delText>B.</w:delText>
        </w:r>
        <w:r>
          <w:tab/>
          <w:delText>All Prizes, including those with “Double Play®”, other than the Top Prize, which, under these rules, may become pari-mutuel Prizes, shall be paid as single payment Prizes. Breakage resulting from rounding these Prizes shall be carried forward to the Prize Pool for the next Drawing.</w:delText>
        </w:r>
      </w:del>
    </w:p>
    <w:p w14:paraId="0000039F" w14:textId="68867EB5" w:rsidR="009A7F2E" w:rsidRDefault="005302A0" w:rsidP="003122C8">
      <w:pPr>
        <w:pStyle w:val="par1"/>
        <w:rPr>
          <w:del w:id="2151" w:author="Torrey Samson" w:date="2026-07-31T10:17:00Z"/>
        </w:rPr>
      </w:pPr>
      <w:del w:id="2152" w:author="Torrey Samson" w:date="2026-07-31T10:17:00Z">
        <w:r>
          <w:delText>C.</w:delText>
        </w:r>
        <w:r>
          <w:tab/>
          <w:delText>The Director’s decision with respect to the Validation and payment of Set Prizes, whether during a “Powerball®” game or any Drawing related thereto, shall be final and binding upon all participants in the Lottery.</w:delText>
        </w:r>
      </w:del>
    </w:p>
    <w:p w14:paraId="000003A0" w14:textId="21C92322" w:rsidR="009A7F2E" w:rsidRDefault="005302A0">
      <w:pPr>
        <w:pStyle w:val="Heading3"/>
        <w:pPrChange w:id="2153" w:author="Torrey Samson" w:date="2026-08-06T11:54:00Z">
          <w:pPr>
            <w:keepNext/>
            <w:spacing w:after="60"/>
          </w:pPr>
        </w:pPrChange>
      </w:pPr>
      <w:r>
        <w:lastRenderedPageBreak/>
        <w:t>14.F.</w:t>
      </w:r>
      <w:del w:id="2154" w:author="Torrey Samson" w:date="2026-08-06T11:45:00Z">
        <w:r>
          <w:delText xml:space="preserve">7 </w:delText>
        </w:r>
      </w:del>
      <w:ins w:id="2155" w:author="Torrey Samson" w:date="2026-08-06T11:45:00Z">
        <w:r>
          <w:t xml:space="preserve">3 </w:t>
        </w:r>
      </w:ins>
      <w:r>
        <w:tab/>
        <w:t>Drawings</w:t>
      </w:r>
    </w:p>
    <w:p w14:paraId="30401725" w14:textId="77777777" w:rsidR="003122C8" w:rsidRDefault="005302A0" w:rsidP="003122C8">
      <w:pPr>
        <w:pStyle w:val="par1"/>
      </w:pPr>
      <w:r>
        <w:t>A.</w:t>
      </w:r>
      <w:r>
        <w:tab/>
        <w:t>There shall be three (3) “Double Play®” Drawings each week on Monday, Wednesday and Saturday evenings, unless the Drawing schedule is changed by the MUSL Board.</w:t>
      </w:r>
    </w:p>
    <w:p w14:paraId="5E8D7300" w14:textId="77777777" w:rsidR="003122C8" w:rsidRDefault="005302A0" w:rsidP="003122C8">
      <w:pPr>
        <w:pStyle w:val="par1"/>
      </w:pPr>
      <w:del w:id="2156" w:author="Torrey Samson" w:date="2026-07-31T11:58:00Z">
        <w:r w:rsidRPr="003122C8">
          <w:delText>B.</w:delText>
        </w:r>
        <w:r w:rsidRPr="003122C8">
          <w:tab/>
          <w:delText>Each “Double Play®” Drawing shall be witnessed by an auditor, as required in C.R.S 44-40-109 (2)(d). All Drawing equipment used shall be examined by the auditor immediately prior to, but no sooner than thirty (30) minutes before, a Drawing and immediately after, but no later than thirty (30) minutes following the Drawing.</w:delText>
        </w:r>
      </w:del>
    </w:p>
    <w:p w14:paraId="0EFC268A" w14:textId="77777777" w:rsidR="003122C8" w:rsidRDefault="005302A0" w:rsidP="003122C8">
      <w:pPr>
        <w:pStyle w:val="par1"/>
      </w:pPr>
      <w:del w:id="2157" w:author="Torrey Samson" w:date="2026-07-31T11:58:00Z">
        <w:r w:rsidRPr="003122C8">
          <w:delText>C.</w:delText>
        </w:r>
        <w:r w:rsidRPr="003122C8">
          <w:tab/>
          <w:delText>All “Double Play®” Drawings shall be open to the public.</w:delText>
        </w:r>
      </w:del>
    </w:p>
    <w:p w14:paraId="000003A4" w14:textId="1AECF192" w:rsidR="009A7F2E" w:rsidRPr="00110CBD" w:rsidRDefault="005302A0" w:rsidP="003122C8">
      <w:pPr>
        <w:pStyle w:val="Heading3"/>
        <w:rPr>
          <w:del w:id="2158" w:author="Torrey Samson" w:date="2026-07-31T11:58:00Z"/>
        </w:rPr>
      </w:pPr>
      <w:del w:id="2159" w:author="Torrey Samson" w:date="2026-07-31T11:58:00Z">
        <w:r w:rsidRPr="00110CBD">
          <w:rPr>
            <w:b w:val="0"/>
            <w:bCs w:val="0"/>
          </w:rPr>
          <w:delText xml:space="preserve">14.F.8 </w:delText>
        </w:r>
        <w:r w:rsidRPr="00110CBD">
          <w:rPr>
            <w:b w:val="0"/>
            <w:bCs w:val="0"/>
          </w:rPr>
          <w:tab/>
          <w:delText>Sale of Tickets</w:delText>
        </w:r>
      </w:del>
    </w:p>
    <w:p w14:paraId="000003A5" w14:textId="065F3968" w:rsidR="009A7F2E" w:rsidRDefault="005302A0">
      <w:pPr>
        <w:pStyle w:val="par1"/>
        <w:rPr>
          <w:del w:id="2160" w:author="Torrey Samson" w:date="2026-07-31T11:46:00Z"/>
        </w:rPr>
        <w:pPrChange w:id="2161" w:author="Torrey Samson" w:date="2026-08-06T11:54:00Z">
          <w:pPr>
            <w:tabs>
              <w:tab w:val="left" w:pos="720"/>
              <w:tab w:val="left" w:pos="1440"/>
              <w:tab w:val="left" w:pos="2160"/>
            </w:tabs>
            <w:ind w:left="720" w:hanging="720"/>
          </w:pPr>
        </w:pPrChange>
      </w:pPr>
      <w:del w:id="2162" w:author="Torrey Samson" w:date="2026-07-31T11:46:00Z">
        <w:r>
          <w:delText>A.</w:delText>
        </w:r>
        <w:r>
          <w:tab/>
          <w:delText>“Powerball®” with “Double Play®” Tickets may be Purchased from a Retailer authorized to Sell Multi-state Jackpot Tickets or directly from the Lottery.</w:delText>
        </w:r>
      </w:del>
    </w:p>
    <w:p w14:paraId="000003A6" w14:textId="6FD04164" w:rsidR="009A7F2E" w:rsidRDefault="005302A0">
      <w:pPr>
        <w:pStyle w:val="par1"/>
        <w:rPr>
          <w:del w:id="2163" w:author="Torrey Samson" w:date="2026-07-31T11:46:00Z"/>
        </w:rPr>
        <w:pPrChange w:id="2164" w:author="Torrey Samson" w:date="2026-08-06T11:54:00Z">
          <w:pPr>
            <w:tabs>
              <w:tab w:val="left" w:pos="720"/>
              <w:tab w:val="left" w:pos="1440"/>
              <w:tab w:val="left" w:pos="2160"/>
            </w:tabs>
            <w:ind w:left="720" w:hanging="720"/>
          </w:pPr>
        </w:pPrChange>
      </w:pPr>
      <w:del w:id="2165" w:author="Torrey Samson" w:date="2026-07-31T11:46:00Z">
        <w:r>
          <w:delText>B.</w:delText>
        </w:r>
        <w:r>
          <w:tab/>
          <w:delText>“Powerball®” with “Double Play®” Tickets shall show, at a minimum, the Player’s selection of Numbers, the number of Plays, the Drawing date, “Double Play®” option chosen, and Validation Numbers.</w:delText>
        </w:r>
      </w:del>
    </w:p>
    <w:p w14:paraId="000003A7" w14:textId="2E612C6E" w:rsidR="009A7F2E" w:rsidRDefault="005302A0">
      <w:pPr>
        <w:pStyle w:val="par1"/>
        <w:rPr>
          <w:del w:id="2166" w:author="Torrey Samson" w:date="2026-07-31T11:46:00Z"/>
        </w:rPr>
        <w:pPrChange w:id="2167" w:author="Torrey Samson" w:date="2026-08-06T11:54:00Z">
          <w:pPr>
            <w:tabs>
              <w:tab w:val="left" w:pos="720"/>
              <w:tab w:val="left" w:pos="1440"/>
              <w:tab w:val="left" w:pos="2160"/>
            </w:tabs>
            <w:ind w:left="720" w:hanging="720"/>
          </w:pPr>
        </w:pPrChange>
      </w:pPr>
      <w:del w:id="2168" w:author="Torrey Samson" w:date="2026-07-31T11:46:00Z">
        <w:r>
          <w:delText>C.</w:delText>
        </w:r>
        <w:r>
          <w:tab/>
          <w:delText>A Player of a “Powerball®” Ticket must choose, at the time of Purchase, whether or not he/she wants “Double Play®”.</w:delText>
        </w:r>
      </w:del>
    </w:p>
    <w:p w14:paraId="000003A8" w14:textId="2BD8B2AD" w:rsidR="009A7F2E" w:rsidRDefault="005302A0">
      <w:pPr>
        <w:pStyle w:val="par2"/>
        <w:rPr>
          <w:del w:id="2169" w:author="Torrey Samson" w:date="2026-07-31T11:46:00Z"/>
        </w:rPr>
        <w:pPrChange w:id="2170" w:author="Torrey Samson" w:date="2026-08-06T11:54:00Z">
          <w:pPr>
            <w:tabs>
              <w:tab w:val="left" w:pos="720"/>
              <w:tab w:val="left" w:pos="1440"/>
              <w:tab w:val="left" w:pos="2160"/>
            </w:tabs>
            <w:ind w:left="1440" w:hanging="720"/>
          </w:pPr>
        </w:pPrChange>
      </w:pPr>
      <w:del w:id="2171" w:author="Torrey Samson" w:date="2026-07-31T11:46:00Z">
        <w:r>
          <w:delText>1.</w:delText>
        </w:r>
        <w:r>
          <w:tab/>
          <w:delText>The “Double Play®” option applies to all Plays on a single Ticket and cannot be Purchased on a Play-by-Play basis.</w:delText>
        </w:r>
      </w:del>
    </w:p>
    <w:p w14:paraId="000003A9" w14:textId="7A60DDCE" w:rsidR="009A7F2E" w:rsidRDefault="005302A0">
      <w:pPr>
        <w:pStyle w:val="par1"/>
        <w:rPr>
          <w:del w:id="2172" w:author="Torrey Samson" w:date="2026-07-31T11:46:00Z"/>
        </w:rPr>
        <w:pPrChange w:id="2173" w:author="Torrey Samson" w:date="2026-08-06T11:54:00Z">
          <w:pPr>
            <w:tabs>
              <w:tab w:val="left" w:pos="720"/>
              <w:tab w:val="left" w:pos="1440"/>
              <w:tab w:val="left" w:pos="2160"/>
            </w:tabs>
            <w:ind w:left="720" w:hanging="720"/>
          </w:pPr>
        </w:pPrChange>
      </w:pPr>
      <w:del w:id="2174" w:author="Torrey Samson" w:date="2026-07-31T11:46:00Z">
        <w:r>
          <w:delText>D.</w:delText>
        </w:r>
        <w:r>
          <w:tab/>
          <w:delText>“Powerball®” with “Double Play®” Tickets may not be cancelled.</w:delText>
        </w:r>
      </w:del>
    </w:p>
    <w:p w14:paraId="000003AA" w14:textId="3B8F48BE" w:rsidR="009A7F2E" w:rsidRDefault="005302A0">
      <w:pPr>
        <w:pStyle w:val="par2"/>
        <w:rPr>
          <w:del w:id="2175" w:author="Torrey Samson" w:date="2026-07-31T11:46:00Z"/>
        </w:rPr>
        <w:pPrChange w:id="2176" w:author="Torrey Samson" w:date="2026-08-06T11:54:00Z">
          <w:pPr>
            <w:tabs>
              <w:tab w:val="left" w:pos="720"/>
              <w:tab w:val="left" w:pos="1440"/>
              <w:tab w:val="left" w:pos="2160"/>
            </w:tabs>
            <w:ind w:left="1440" w:hanging="720"/>
          </w:pPr>
        </w:pPrChange>
      </w:pPr>
      <w:del w:id="2177" w:author="Torrey Samson" w:date="2026-07-31T11:46:00Z">
        <w:r>
          <w:delText>1.</w:delText>
        </w:r>
        <w:r>
          <w:tab/>
          <w:delText>If the “Powerball®” Game is cancelled by the “Powerball®” Product Group prior to the occurrence of all Drawings for which Plays have been sold, the Lottery may provide a refund mechanism for such Plays to the Players, and the Lottery shall not be required to remit its Prize Pool contributions for any such refunded Plays.</w:delText>
        </w:r>
      </w:del>
    </w:p>
    <w:p w14:paraId="000003AB" w14:textId="44F3C3B9" w:rsidR="009A7F2E" w:rsidRPr="003122C8" w:rsidRDefault="005302A0">
      <w:pPr>
        <w:pStyle w:val="Heading3"/>
        <w:rPr>
          <w:del w:id="2178" w:author="Torrey Samson" w:date="2026-07-31T11:47:00Z"/>
        </w:rPr>
        <w:pPrChange w:id="2179" w:author="Torrey Samson" w:date="2026-08-06T11:54:00Z">
          <w:pPr>
            <w:keepNext/>
            <w:spacing w:after="60"/>
          </w:pPr>
        </w:pPrChange>
      </w:pPr>
      <w:del w:id="2180" w:author="Torrey Samson" w:date="2026-07-31T11:47:00Z">
        <w:r w:rsidRPr="003122C8">
          <w:delText xml:space="preserve">14.F.9 </w:delText>
        </w:r>
        <w:r w:rsidRPr="003122C8">
          <w:tab/>
          <w:delText>Advance Play</w:delText>
        </w:r>
      </w:del>
    </w:p>
    <w:p w14:paraId="000003AC" w14:textId="6573E520" w:rsidR="009A7F2E" w:rsidRDefault="005302A0">
      <w:pPr>
        <w:pStyle w:val="upar1"/>
        <w:rPr>
          <w:del w:id="2181" w:author="Torrey Samson" w:date="2026-07-31T11:47:00Z"/>
        </w:rPr>
        <w:pPrChange w:id="2182" w:author="Torrey Samson" w:date="2026-08-06T11:54:00Z">
          <w:pPr>
            <w:tabs>
              <w:tab w:val="left" w:pos="720"/>
              <w:tab w:val="left" w:pos="1440"/>
            </w:tabs>
          </w:pPr>
        </w:pPrChange>
      </w:pPr>
      <w:del w:id="2183" w:author="Torrey Samson" w:date="2026-07-31T11:47:00Z">
        <w:r>
          <w:delText>Advance Play provides the opportunity to Purchase “Powerball®” Tickets for more than one (1) consecutive Drawing. A Purchaser of “Powerball®” Tickets may also Purchase the “Double Play®” option for all Advance Play Plays. The “Double Play®” option applies to all Drawings for which the Ticket is Purchased and the “Double Play®” option is selected. Players cannot elect the “Double Play®” option on a Drawing-by-Drawing basis when purchasing Advance Play Tickets. The Advance Play feature shall be available at the discretion of the Director.</w:delText>
        </w:r>
      </w:del>
    </w:p>
    <w:p w14:paraId="000003AD" w14:textId="28976976" w:rsidR="009A7F2E" w:rsidRPr="00175FFB" w:rsidRDefault="005302A0">
      <w:pPr>
        <w:pStyle w:val="Heading2"/>
        <w:rPr>
          <w:rFonts w:eastAsia="Arial"/>
          <w:b w:val="0"/>
          <w:bCs w:val="0"/>
          <w:rPrChange w:id="2184" w:author="Torrey Samson" w:date="2026-08-06T11:54:00Z">
            <w:rPr>
              <w:rFonts w:eastAsia="Arial" w:cs="Arial"/>
              <w:b/>
              <w:bCs/>
            </w:rPr>
          </w:rPrChange>
        </w:rPr>
        <w:pPrChange w:id="2185" w:author="Torrey Samson" w:date="2026-08-06T11:54:00Z">
          <w:pPr>
            <w:keepNext/>
            <w:spacing w:after="60"/>
          </w:pPr>
        </w:pPrChange>
      </w:pPr>
      <w:r w:rsidRPr="00175FFB">
        <w:lastRenderedPageBreak/>
        <w:t xml:space="preserve">RULE </w:t>
      </w:r>
      <w:proofErr w:type="gramStart"/>
      <w:r w:rsidRPr="00175FFB">
        <w:t>14.G</w:t>
      </w:r>
      <w:proofErr w:type="gramEnd"/>
      <w:r w:rsidRPr="00175FFB">
        <w:tab/>
        <w:t>MULTI-STATE JACKPOT GAME, “MILLIONARE FOR LIFE®”</w:t>
      </w:r>
    </w:p>
    <w:p w14:paraId="000003AE" w14:textId="67B55135" w:rsidR="009A7F2E" w:rsidRDefault="005302A0">
      <w:pPr>
        <w:pStyle w:val="Styleupar1Bold"/>
        <w:pPrChange w:id="2186" w:author="Torrey Samson" w:date="2026-08-06T11:54:00Z">
          <w:pPr>
            <w:tabs>
              <w:tab w:val="left" w:pos="720"/>
              <w:tab w:val="left" w:pos="1440"/>
            </w:tabs>
          </w:pPr>
        </w:pPrChange>
      </w:pPr>
      <w:r>
        <w:t>BASIS, PURPOSE AND PURPOSE OF RULE 14.G</w:t>
      </w:r>
    </w:p>
    <w:p w14:paraId="000003AF" w14:textId="5C7FF54A" w:rsidR="009A7F2E" w:rsidRDefault="005302A0" w:rsidP="003122C8">
      <w:pPr>
        <w:pStyle w:val="upar1"/>
        <w:rPr>
          <w:rFonts w:eastAsia="Arial"/>
        </w:rPr>
      </w:pPr>
      <w:r>
        <w:rPr>
          <w:rFonts w:eastAsia="Arial"/>
        </w:rPr>
        <w:t>The purpose of Rule 14.G is to provide details and requirements for the Colorado Lottery Multi-</w:t>
      </w:r>
      <w:proofErr w:type="gramStart"/>
      <w:r>
        <w:rPr>
          <w:rFonts w:eastAsia="Arial"/>
        </w:rPr>
        <w:t>state</w:t>
      </w:r>
      <w:proofErr w:type="gramEnd"/>
      <w:r>
        <w:rPr>
          <w:rFonts w:eastAsia="Arial"/>
        </w:rPr>
        <w:t xml:space="preserve"> Jackpot Game “Millionaire for Life®” such as sale of Tickets, payment of Prizes, and method for selecting and validating winning Tickets. The statutory bases for Rule 14.G are </w:t>
      </w:r>
      <w:del w:id="2187" w:author="Torrey Samson" w:date="2026-08-06T11:46:00Z">
        <w:r>
          <w:rPr>
            <w:rFonts w:eastAsia="Arial"/>
          </w:rPr>
          <w:delText>C.R.S.</w:delText>
        </w:r>
      </w:del>
      <w:ins w:id="2188" w:author="Torrey Samson" w:date="2026-08-06T11:46:00Z">
        <w:r>
          <w:rPr>
            <w:rFonts w:eastAsia="Arial"/>
          </w:rPr>
          <w:t>sections</w:t>
        </w:r>
      </w:ins>
      <w:r>
        <w:rPr>
          <w:rFonts w:eastAsia="Arial"/>
        </w:rPr>
        <w:t xml:space="preserve"> </w:t>
      </w:r>
      <w:ins w:id="2189" w:author="Torrey Samson" w:date="2026-08-06T12:02:00Z">
        <w:r>
          <w:rPr>
            <w:rFonts w:eastAsia="Arial"/>
          </w:rPr>
          <w:t>24-4-103, 44-40-101, 44-40-102, 44-40-104, 44-40-105, 44-40-109, 44-40-113, and 44-40-114, C.R.S., and article 40 of title 44.</w:t>
        </w:r>
      </w:ins>
      <w:del w:id="2190" w:author="Torrey Samson" w:date="2026-08-06T12:02:00Z">
        <w:r>
          <w:rPr>
            <w:rFonts w:eastAsia="Arial"/>
          </w:rPr>
          <w:delText>24-4-103, 44-40-101, 44-40-109(1)(a) and (2), and 44-40-113 and 44-40-114.</w:delText>
        </w:r>
      </w:del>
    </w:p>
    <w:p w14:paraId="000003B0" w14:textId="6A550FBE" w:rsidR="009A7F2E" w:rsidRDefault="005302A0">
      <w:pPr>
        <w:pStyle w:val="Heading3"/>
        <w:pPrChange w:id="2191" w:author="Torrey Samson" w:date="2026-08-06T11:54:00Z">
          <w:pPr>
            <w:keepNext/>
            <w:spacing w:after="60"/>
          </w:pPr>
        </w:pPrChange>
      </w:pPr>
      <w:r>
        <w:t xml:space="preserve">14.G.1 </w:t>
      </w:r>
      <w:r>
        <w:tab/>
        <w:t>General Provisions</w:t>
      </w:r>
    </w:p>
    <w:p w14:paraId="000003B1" w14:textId="48554914" w:rsidR="009A7F2E" w:rsidRDefault="005302A0" w:rsidP="003122C8">
      <w:pPr>
        <w:pStyle w:val="upar1"/>
        <w:rPr>
          <w:rFonts w:eastAsia="Arial"/>
        </w:rPr>
      </w:pPr>
      <w:r>
        <w:rPr>
          <w:rFonts w:eastAsia="Arial"/>
        </w:rPr>
        <w:t>The following rules are incorporated by reference</w:t>
      </w:r>
      <w:ins w:id="2192" w:author="Torrey Samson" w:date="2026-08-06T11:50:00Z">
        <w:r>
          <w:rPr>
            <w:rFonts w:eastAsia="Arial"/>
          </w:rPr>
          <w:t>, except where the incorporated rules conflict with these Lottery Rules and Regulations</w:t>
        </w:r>
      </w:ins>
      <w:del w:id="2193" w:author="Torrey Samson" w:date="2026-08-06T11:50:00Z">
        <w:r>
          <w:rPr>
            <w:rFonts w:eastAsia="Arial"/>
          </w:rPr>
          <w:delText>, except as identified in these rules</w:delText>
        </w:r>
      </w:del>
      <w:r>
        <w:rPr>
          <w:rFonts w:eastAsia="Arial"/>
        </w:rPr>
        <w:t>:</w:t>
      </w:r>
    </w:p>
    <w:p w14:paraId="000003B2" w14:textId="3896DBE4" w:rsidR="009A7F2E" w:rsidRDefault="005302A0" w:rsidP="003122C8">
      <w:pPr>
        <w:pStyle w:val="par1"/>
      </w:pPr>
      <w:r>
        <w:t>A.</w:t>
      </w:r>
      <w:r>
        <w:tab/>
        <w:t xml:space="preserve">The </w:t>
      </w:r>
      <w:del w:id="2194" w:author="Torrey Samson" w:date="2026-08-06T11:49:00Z">
        <w:r>
          <w:delText xml:space="preserve">following sections of the </w:delText>
        </w:r>
      </w:del>
      <w:r>
        <w:t xml:space="preserve">“Millionaire for Life®” Official Game Rules as adopted by the Multi-state Lottery Association are incorporated herein, effective as of </w:t>
      </w:r>
      <w:del w:id="2195" w:author="Torrey Samson" w:date="2026-08-25T13:36:00Z">
        <w:r w:rsidDel="006E617B">
          <w:rPr>
            <w:highlight w:val="yellow"/>
            <w:rPrChange w:id="2196" w:author="Torrey Samson" w:date="2026-08-06T11:46:00Z">
              <w:rPr>
                <w:rFonts w:cs="Arial"/>
              </w:rPr>
            </w:rPrChange>
          </w:rPr>
          <w:delText>May 30, 2025</w:delText>
        </w:r>
      </w:del>
      <w:ins w:id="2197" w:author="Torrey Samson" w:date="2026-08-25T13:36:00Z">
        <w:r w:rsidR="006E617B">
          <w:t>January 13, 2026</w:t>
        </w:r>
      </w:ins>
      <w:del w:id="2198" w:author="Torrey Samson" w:date="2026-08-06T11:49:00Z">
        <w:r>
          <w:delText>:</w:delText>
        </w:r>
      </w:del>
      <w:ins w:id="2199" w:author="Torrey Samson" w:date="2026-08-06T11:49:00Z">
        <w:r>
          <w:t>.</w:t>
        </w:r>
      </w:ins>
    </w:p>
    <w:p w14:paraId="000003B3" w14:textId="657E0D22" w:rsidR="009A7F2E" w:rsidRDefault="005302A0" w:rsidP="003122C8">
      <w:pPr>
        <w:pStyle w:val="par1"/>
        <w:rPr>
          <w:del w:id="2200" w:author="Torrey Samson" w:date="2026-08-06T11:49:00Z"/>
        </w:rPr>
      </w:pPr>
      <w:del w:id="2201" w:author="Torrey Samson" w:date="2026-08-06T11:49:00Z">
        <w:r>
          <w:delText>a.</w:delText>
        </w:r>
        <w:r>
          <w:tab/>
          <w:delText>Section 1, Definitions; section 2, Game Play; section 3, Drawings; section 6, Prize Payments; section 7, Ineligible Players; section 14, Prize Structure; section 14, Matches, Probabilities, and Prize Amounts and Levels; section 15, Prize Liability Limitation; and section 16, Life Annuity Requirements and Restrictions.</w:delText>
        </w:r>
      </w:del>
    </w:p>
    <w:p w14:paraId="000003B4" w14:textId="60082A41" w:rsidR="009A7F2E" w:rsidRPr="003122C8" w:rsidRDefault="005302A0" w:rsidP="003122C8">
      <w:pPr>
        <w:pStyle w:val="par1"/>
        <w:rPr>
          <w:ins w:id="2202" w:author="Torrey Samson" w:date="2026-07-30T12:46:00Z"/>
        </w:rPr>
      </w:pPr>
      <w:r w:rsidRPr="003122C8">
        <w:t>B.</w:t>
      </w:r>
      <w:r w:rsidRPr="003122C8">
        <w:tab/>
        <w:t>Interested parties may inspect the referenced incorporated materials by contacting the Division at dor_lotteryrules@state.co.us or 225 N Main Street Pueblo, Co 81003.</w:t>
      </w:r>
    </w:p>
    <w:p w14:paraId="000003B5" w14:textId="44423F51" w:rsidR="009A7F2E" w:rsidRPr="003122C8" w:rsidRDefault="005302A0" w:rsidP="003122C8">
      <w:pPr>
        <w:pStyle w:val="par1"/>
      </w:pPr>
      <w:ins w:id="2203" w:author="Torrey Samson" w:date="2026-07-30T12:46:00Z">
        <w:r w:rsidRPr="003122C8">
          <w:t>C.</w:t>
        </w:r>
        <w:r w:rsidRPr="003122C8">
          <w:tab/>
          <w:t>Interested parties may inspect the referenced incorporated materials by contacting Legal@musl.com or visiting https://www.powerball.com/millionaire-for-life.</w:t>
        </w:r>
      </w:ins>
    </w:p>
    <w:p w14:paraId="000003B6" w14:textId="0338073B" w:rsidR="009A7F2E" w:rsidRPr="003122C8" w:rsidRDefault="005302A0" w:rsidP="003122C8">
      <w:pPr>
        <w:pStyle w:val="par1"/>
      </w:pPr>
      <w:del w:id="2204" w:author="Torrey Samson" w:date="2026-07-30T12:46:00Z">
        <w:r w:rsidRPr="003122C8">
          <w:delText>C</w:delText>
        </w:r>
      </w:del>
      <w:ins w:id="2205" w:author="Torrey Samson" w:date="2026-07-30T12:46:00Z">
        <w:r w:rsidRPr="003122C8">
          <w:t>D</w:t>
        </w:r>
      </w:ins>
      <w:r w:rsidRPr="003122C8">
        <w:t>.</w:t>
      </w:r>
      <w:r w:rsidRPr="003122C8">
        <w:tab/>
        <w:t>These regulations do not include later amendments to or editions of the incorporated material.</w:t>
      </w:r>
    </w:p>
    <w:p w14:paraId="000003B7" w14:textId="4FE284E1" w:rsidR="009A7F2E" w:rsidRDefault="005302A0">
      <w:pPr>
        <w:pStyle w:val="Heading3"/>
        <w:pPrChange w:id="2206" w:author="Torrey Samson" w:date="2026-08-06T11:54:00Z">
          <w:pPr>
            <w:keepNext/>
            <w:spacing w:after="60"/>
          </w:pPr>
        </w:pPrChange>
      </w:pPr>
      <w:r>
        <w:t xml:space="preserve">14.G.2 </w:t>
      </w:r>
      <w:r>
        <w:tab/>
      </w:r>
      <w:del w:id="2207" w:author="Torrey Samson" w:date="2026-08-06T11:49:00Z">
        <w:r>
          <w:delText>Non-incorporated Provisions</w:delText>
        </w:r>
      </w:del>
      <w:ins w:id="2208" w:author="Torrey Samson" w:date="2026-08-06T11:49:00Z">
        <w:r>
          <w:t>“Millionaire for Life®”</w:t>
        </w:r>
      </w:ins>
    </w:p>
    <w:p w14:paraId="000003B8" w14:textId="68E13C77" w:rsidR="009A7F2E" w:rsidRDefault="005302A0" w:rsidP="003122C8">
      <w:pPr>
        <w:pStyle w:val="par1"/>
        <w:rPr>
          <w:del w:id="2209" w:author="Torrey Samson" w:date="2026-08-06T11:47:00Z"/>
        </w:rPr>
      </w:pPr>
      <w:r>
        <w:t>A.</w:t>
      </w:r>
      <w:r>
        <w:tab/>
      </w:r>
      <w:del w:id="2210" w:author="Torrey Samson" w:date="2026-08-06T11:47:00Z">
        <w:r>
          <w:delText>Section 4, Claims and Validations; section 5, Unclaimed Grand Prizes; section 8, Play Validation Requirements; section 9, Returned Plays/Play Responsibility; section 10, Applicable Law; section 11, Advertising; section 12, Promotions; and section 13, Liability of the Lottery of the “Millionaire for Life®” Official Game Rules are not incorporated herein.</w:delText>
        </w:r>
      </w:del>
    </w:p>
    <w:p w14:paraId="000003B9" w14:textId="3A2D51C0" w:rsidR="009A7F2E" w:rsidRDefault="005302A0" w:rsidP="003122C8">
      <w:pPr>
        <w:pStyle w:val="par1"/>
        <w:rPr>
          <w:ins w:id="2211" w:author="Torrey Samson" w:date="2026-08-06T11:52:00Z"/>
        </w:rPr>
      </w:pPr>
      <w:del w:id="2212" w:author="Torrey Samson" w:date="2026-08-06T11:47:00Z">
        <w:r>
          <w:delText>B.</w:delText>
        </w:r>
        <w:r>
          <w:tab/>
        </w:r>
      </w:del>
      <w:r>
        <w:t>At the time a Player selects numbers constituting a Play, the Player is not required to select between either receiving the Grand Prize or Match 5 Level Prize under the Annuity Option or the Cash Option.</w:t>
      </w:r>
    </w:p>
    <w:p w14:paraId="000003BA" w14:textId="0F7F82A8" w:rsidR="009A7F2E" w:rsidRDefault="005302A0" w:rsidP="003122C8">
      <w:pPr>
        <w:pStyle w:val="par1"/>
      </w:pPr>
      <w:ins w:id="2213" w:author="Torrey Samson" w:date="2026-08-06T11:52:00Z">
        <w:r>
          <w:lastRenderedPageBreak/>
          <w:t>B.</w:t>
        </w:r>
        <w:r>
          <w:tab/>
          <w:t>All claims arising out of the Millionaire for Life® Game are limited as set forth in the incorporated rules and the general Lottery Rules and Regulations, except as any conflict with Colorado state law.</w:t>
        </w:r>
      </w:ins>
    </w:p>
    <w:p w14:paraId="000003BB" w14:textId="51DA0E6E" w:rsidR="009A7F2E" w:rsidRDefault="005302A0" w:rsidP="003122C8">
      <w:pPr>
        <w:pStyle w:val="par1"/>
        <w:rPr>
          <w:del w:id="2214" w:author="Torrey Samson" w:date="2026-08-06T11:48:00Z"/>
        </w:rPr>
      </w:pPr>
      <w:del w:id="2215" w:author="Torrey Samson" w:date="2026-08-06T11:48:00Z">
        <w:r>
          <w:delText>C.</w:delText>
        </w:r>
        <w:r>
          <w:tab/>
          <w:delText>The sales cut off (game closure) will be 7:30 P.M. Mountain Time.</w:delText>
        </w:r>
      </w:del>
    </w:p>
    <w:p w14:paraId="000003BC" w14:textId="02ECF786" w:rsidR="009A7F2E" w:rsidRDefault="005302A0" w:rsidP="003122C8">
      <w:pPr>
        <w:pStyle w:val="par1"/>
        <w:rPr>
          <w:del w:id="2216" w:author="Torrey Samson" w:date="2026-08-06T11:48:00Z"/>
        </w:rPr>
      </w:pPr>
      <w:del w:id="2217" w:author="Torrey Samson" w:date="2026-08-06T11:48:00Z">
        <w:r>
          <w:delText>D.</w:delText>
        </w:r>
        <w:r>
          <w:tab/>
          <w:delText>Rule 1.3.3 is applicable to all purchases made within Colorado.</w:delText>
        </w:r>
      </w:del>
    </w:p>
    <w:p w14:paraId="000003BD" w14:textId="72BBD841" w:rsidR="009A7F2E" w:rsidRDefault="005302A0" w:rsidP="003122C8">
      <w:pPr>
        <w:pStyle w:val="par1"/>
      </w:pPr>
      <w:del w:id="2218" w:author="Torrey Samson" w:date="2026-08-06T11:48:00Z">
        <w:r>
          <w:delText>E</w:delText>
        </w:r>
      </w:del>
      <w:ins w:id="2219" w:author="Torrey Samson" w:date="2026-08-06T11:48:00Z">
        <w:r>
          <w:t>C</w:t>
        </w:r>
      </w:ins>
      <w:r>
        <w:t>.</w:t>
      </w:r>
      <w:r>
        <w:tab/>
      </w:r>
      <w:del w:id="2220" w:author="Torrey Samson" w:date="2026-08-06T11:54:00Z">
        <w:r>
          <w:delText>Under section 16, Life Annuity Requirements and Restrictions, an</w:delText>
        </w:r>
      </w:del>
      <w:ins w:id="2221" w:author="Torrey Samson" w:date="2026-08-06T11:54:00Z">
        <w:r>
          <w:t>An</w:t>
        </w:r>
      </w:ins>
      <w:r>
        <w:t xml:space="preserve"> Annuity Provider (not the Division or Colorado Lottery) will send an affidavit letter to the Annuitant requesting proof of life. And if the Annuitant fails to provide a signed and notarized affidavit letter, the Annuity Provider (not the Division or Colorado Lottery) shall not make any further Deferred Annuity Portion payments.</w:t>
      </w:r>
    </w:p>
    <w:p w14:paraId="000003BE" w14:textId="4DABB6B5" w:rsidR="009A7F2E" w:rsidRDefault="009A7F2E">
      <w:pPr>
        <w:pPrChange w:id="2222" w:author="Torrey Samson" w:date="2026-07-31T12:10:00Z">
          <w:pPr>
            <w:ind w:left="720" w:hanging="720"/>
          </w:pPr>
        </w:pPrChange>
      </w:pPr>
    </w:p>
    <w:sectPr w:rsidR="009A7F2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87E4" w14:textId="77777777" w:rsidR="00E45E2D" w:rsidRDefault="00E45E2D" w:rsidP="00616E07">
      <w:pPr>
        <w:spacing w:before="0"/>
      </w:pPr>
      <w:r>
        <w:separator/>
      </w:r>
    </w:p>
  </w:endnote>
  <w:endnote w:type="continuationSeparator" w:id="0">
    <w:p w14:paraId="7CE5F75B" w14:textId="77777777" w:rsidR="00E45E2D" w:rsidRDefault="00E45E2D" w:rsidP="00616E0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7896453-9EB6-4CF6-A1E2-1A105E1157E9}"/>
    <w:embedItalic r:id="rId2" w:fontKey="{B21DE998-FFF1-494E-888C-F1712ED37258}"/>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DE22B850-CBD7-40BB-AB69-CA0DA3027583}"/>
  </w:font>
  <w:font w:name="Calibri">
    <w:panose1 w:val="020F0502020204030204"/>
    <w:charset w:val="00"/>
    <w:family w:val="swiss"/>
    <w:pitch w:val="variable"/>
    <w:sig w:usb0="E4002EFF" w:usb1="C200ACFF" w:usb2="00000009" w:usb3="00000000" w:csb0="000001FF" w:csb1="00000000"/>
    <w:embedRegular r:id="rId4" w:fontKey="{A4040AB5-33A6-41CD-9AA8-7D2FBB772F0C}"/>
  </w:font>
  <w:font w:name="Aptos Display">
    <w:charset w:val="00"/>
    <w:family w:val="swiss"/>
    <w:pitch w:val="variable"/>
    <w:sig w:usb0="20000287" w:usb1="00000003" w:usb2="00000000" w:usb3="00000000" w:csb0="0000019F" w:csb1="00000000"/>
    <w:embedRegular r:id="rId5" w:fontKey="{A8E9003D-9F15-4F41-89F6-11B5A0DAFA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C1DB7" w14:textId="77777777" w:rsidR="00E45E2D" w:rsidRDefault="00E45E2D" w:rsidP="00616E07">
      <w:pPr>
        <w:spacing w:before="0"/>
      </w:pPr>
      <w:r>
        <w:separator/>
      </w:r>
    </w:p>
  </w:footnote>
  <w:footnote w:type="continuationSeparator" w:id="0">
    <w:p w14:paraId="3B94EBE4" w14:textId="77777777" w:rsidR="00E45E2D" w:rsidRDefault="00E45E2D" w:rsidP="00616E0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65296"/>
    <w:multiLevelType w:val="hybridMultilevel"/>
    <w:tmpl w:val="D50A83B2"/>
    <w:lvl w:ilvl="0" w:tplc="B202A3C6">
      <w:start w:val="1"/>
      <w:numFmt w:val="bullet"/>
      <w:lvlText w:val=""/>
      <w:lvlJc w:val="left"/>
      <w:pPr>
        <w:ind w:left="1080" w:hanging="360"/>
      </w:pPr>
      <w:rPr>
        <w:rFonts w:ascii="Symbol" w:hAnsi="Symbol"/>
      </w:rPr>
    </w:lvl>
    <w:lvl w:ilvl="1" w:tplc="B11ADE66">
      <w:start w:val="1"/>
      <w:numFmt w:val="bullet"/>
      <w:lvlText w:val=""/>
      <w:lvlJc w:val="left"/>
      <w:pPr>
        <w:ind w:left="1440" w:hanging="360"/>
      </w:pPr>
      <w:rPr>
        <w:rFonts w:ascii="Symbol" w:hAnsi="Symbol"/>
      </w:rPr>
    </w:lvl>
    <w:lvl w:ilvl="2" w:tplc="63A8ACA2">
      <w:start w:val="1"/>
      <w:numFmt w:val="bullet"/>
      <w:lvlText w:val=""/>
      <w:lvlJc w:val="left"/>
      <w:pPr>
        <w:ind w:left="1080" w:hanging="360"/>
      </w:pPr>
      <w:rPr>
        <w:rFonts w:ascii="Symbol" w:hAnsi="Symbol"/>
      </w:rPr>
    </w:lvl>
    <w:lvl w:ilvl="3" w:tplc="5F4EB062">
      <w:start w:val="1"/>
      <w:numFmt w:val="bullet"/>
      <w:lvlText w:val=""/>
      <w:lvlJc w:val="left"/>
      <w:pPr>
        <w:ind w:left="1080" w:hanging="360"/>
      </w:pPr>
      <w:rPr>
        <w:rFonts w:ascii="Symbol" w:hAnsi="Symbol"/>
      </w:rPr>
    </w:lvl>
    <w:lvl w:ilvl="4" w:tplc="229656EA">
      <w:start w:val="1"/>
      <w:numFmt w:val="bullet"/>
      <w:lvlText w:val=""/>
      <w:lvlJc w:val="left"/>
      <w:pPr>
        <w:ind w:left="1080" w:hanging="360"/>
      </w:pPr>
      <w:rPr>
        <w:rFonts w:ascii="Symbol" w:hAnsi="Symbol"/>
      </w:rPr>
    </w:lvl>
    <w:lvl w:ilvl="5" w:tplc="A1F4AA98">
      <w:start w:val="1"/>
      <w:numFmt w:val="bullet"/>
      <w:lvlText w:val=""/>
      <w:lvlJc w:val="left"/>
      <w:pPr>
        <w:ind w:left="1080" w:hanging="360"/>
      </w:pPr>
      <w:rPr>
        <w:rFonts w:ascii="Symbol" w:hAnsi="Symbol"/>
      </w:rPr>
    </w:lvl>
    <w:lvl w:ilvl="6" w:tplc="F30EEA3C">
      <w:start w:val="1"/>
      <w:numFmt w:val="bullet"/>
      <w:lvlText w:val=""/>
      <w:lvlJc w:val="left"/>
      <w:pPr>
        <w:ind w:left="1080" w:hanging="360"/>
      </w:pPr>
      <w:rPr>
        <w:rFonts w:ascii="Symbol" w:hAnsi="Symbol"/>
      </w:rPr>
    </w:lvl>
    <w:lvl w:ilvl="7" w:tplc="B6DCC536">
      <w:start w:val="1"/>
      <w:numFmt w:val="bullet"/>
      <w:lvlText w:val=""/>
      <w:lvlJc w:val="left"/>
      <w:pPr>
        <w:ind w:left="1080" w:hanging="360"/>
      </w:pPr>
      <w:rPr>
        <w:rFonts w:ascii="Symbol" w:hAnsi="Symbol"/>
      </w:rPr>
    </w:lvl>
    <w:lvl w:ilvl="8" w:tplc="2266221C">
      <w:start w:val="1"/>
      <w:numFmt w:val="bullet"/>
      <w:lvlText w:val=""/>
      <w:lvlJc w:val="left"/>
      <w:pPr>
        <w:ind w:left="1080" w:hanging="360"/>
      </w:pPr>
      <w:rPr>
        <w:rFonts w:ascii="Symbol" w:hAnsi="Symbol"/>
      </w:rPr>
    </w:lvl>
  </w:abstractNum>
  <w:abstractNum w:abstractNumId="1" w15:restartNumberingAfterBreak="0">
    <w:nsid w:val="572605C6"/>
    <w:multiLevelType w:val="multilevel"/>
    <w:tmpl w:val="57EC50A6"/>
    <w:lvl w:ilvl="0">
      <w:start w:val="1"/>
      <w:numFmt w:val="upperLetter"/>
      <w:lvlText w:val="%1."/>
      <w:lvlJc w:val="left"/>
      <w:pPr>
        <w:ind w:left="702" w:hanging="612"/>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 w15:restartNumberingAfterBreak="0">
    <w:nsid w:val="5D717CCF"/>
    <w:multiLevelType w:val="multilevel"/>
    <w:tmpl w:val="E5440A70"/>
    <w:lvl w:ilvl="0">
      <w:start w:val="1"/>
      <w:numFmt w:val="upperLetter"/>
      <w:lvlText w:val="%1."/>
      <w:lvlJc w:val="left"/>
      <w:pPr>
        <w:ind w:left="81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5117539">
    <w:abstractNumId w:val="2"/>
  </w:num>
  <w:num w:numId="2" w16cid:durableId="1256205910">
    <w:abstractNumId w:val="1"/>
  </w:num>
  <w:num w:numId="3" w16cid:durableId="21440321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rrey Samson">
    <w15:presenceInfo w15:providerId="AD" w15:userId="S::Torrey.Samson@coag.gov::11804e97-c8de-4b32-8242-0a316f7517ba"/>
  </w15:person>
  <w15:person w15:author="Tennille Segura">
    <w15:presenceInfo w15:providerId="AD" w15:userId="S::tsegura@coloradolottery.gov::8d2f1225-d0cd-4392-b98f-90d1c22da2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2E"/>
    <w:rsid w:val="00061982"/>
    <w:rsid w:val="00062CC8"/>
    <w:rsid w:val="000B62E6"/>
    <w:rsid w:val="000D07FC"/>
    <w:rsid w:val="000D4C80"/>
    <w:rsid w:val="00110CBD"/>
    <w:rsid w:val="00123C48"/>
    <w:rsid w:val="00140ED5"/>
    <w:rsid w:val="00164326"/>
    <w:rsid w:val="00175FFB"/>
    <w:rsid w:val="001B3EAB"/>
    <w:rsid w:val="001D365F"/>
    <w:rsid w:val="001F084A"/>
    <w:rsid w:val="00273321"/>
    <w:rsid w:val="00282323"/>
    <w:rsid w:val="00286FA1"/>
    <w:rsid w:val="00287A28"/>
    <w:rsid w:val="002E604A"/>
    <w:rsid w:val="003122C8"/>
    <w:rsid w:val="003603B1"/>
    <w:rsid w:val="00362F0B"/>
    <w:rsid w:val="003742DD"/>
    <w:rsid w:val="003D662F"/>
    <w:rsid w:val="003E66B5"/>
    <w:rsid w:val="00427B89"/>
    <w:rsid w:val="00526288"/>
    <w:rsid w:val="005302A0"/>
    <w:rsid w:val="00535A01"/>
    <w:rsid w:val="005607B4"/>
    <w:rsid w:val="005B2805"/>
    <w:rsid w:val="005B5B3F"/>
    <w:rsid w:val="005F7C9D"/>
    <w:rsid w:val="00616E07"/>
    <w:rsid w:val="006441BA"/>
    <w:rsid w:val="00654A8B"/>
    <w:rsid w:val="00660C63"/>
    <w:rsid w:val="0066188C"/>
    <w:rsid w:val="0068605A"/>
    <w:rsid w:val="006A1A15"/>
    <w:rsid w:val="006C7970"/>
    <w:rsid w:val="006E617B"/>
    <w:rsid w:val="006E7328"/>
    <w:rsid w:val="007103F0"/>
    <w:rsid w:val="0072626C"/>
    <w:rsid w:val="00760DEE"/>
    <w:rsid w:val="00781E98"/>
    <w:rsid w:val="007D1B3C"/>
    <w:rsid w:val="007D40AE"/>
    <w:rsid w:val="00826AAE"/>
    <w:rsid w:val="008C55B0"/>
    <w:rsid w:val="008D03EC"/>
    <w:rsid w:val="00957181"/>
    <w:rsid w:val="009A56D1"/>
    <w:rsid w:val="009A7F2E"/>
    <w:rsid w:val="009C62AE"/>
    <w:rsid w:val="00A84127"/>
    <w:rsid w:val="00AE1ED4"/>
    <w:rsid w:val="00B21CE9"/>
    <w:rsid w:val="00B42C72"/>
    <w:rsid w:val="00B57426"/>
    <w:rsid w:val="00B85913"/>
    <w:rsid w:val="00BD78DA"/>
    <w:rsid w:val="00C22D48"/>
    <w:rsid w:val="00C96731"/>
    <w:rsid w:val="00CF07E6"/>
    <w:rsid w:val="00D13613"/>
    <w:rsid w:val="00D43F22"/>
    <w:rsid w:val="00DC09E1"/>
    <w:rsid w:val="00E1407C"/>
    <w:rsid w:val="00E17466"/>
    <w:rsid w:val="00E45E2D"/>
    <w:rsid w:val="00E54C99"/>
    <w:rsid w:val="00ED7721"/>
    <w:rsid w:val="00F021DF"/>
    <w:rsid w:val="00F40986"/>
    <w:rsid w:val="00F6046F"/>
    <w:rsid w:val="00FA5BF4"/>
    <w:rsid w:val="00FB189C"/>
    <w:rsid w:val="00FC0A8B"/>
    <w:rsid w:val="00FD2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A1EE"/>
  <w15:docId w15:val="{2E946A15-F830-4636-8E40-B7E14E2C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89C"/>
    <w:pPr>
      <w:spacing w:before="240"/>
    </w:pPr>
    <w:rPr>
      <w:rFonts w:ascii="Arial" w:eastAsia="Times New Roman" w:hAnsi="Arial" w:cs="Times New Roman"/>
      <w:sz w:val="24"/>
    </w:rPr>
  </w:style>
  <w:style w:type="paragraph" w:styleId="Heading1">
    <w:name w:val="heading 1"/>
    <w:basedOn w:val="Normal"/>
    <w:next w:val="Normal"/>
    <w:link w:val="Heading1Char"/>
    <w:autoRedefine/>
    <w:qFormat/>
    <w:rsid w:val="00FB189C"/>
    <w:pPr>
      <w:keepNext/>
      <w:spacing w:after="60"/>
      <w:outlineLvl w:val="0"/>
    </w:pPr>
    <w:rPr>
      <w:b/>
      <w:bCs/>
      <w:kern w:val="32"/>
    </w:rPr>
  </w:style>
  <w:style w:type="paragraph" w:styleId="Heading2">
    <w:name w:val="heading 2"/>
    <w:basedOn w:val="Normal"/>
    <w:next w:val="Normal"/>
    <w:link w:val="Heading2Char"/>
    <w:qFormat/>
    <w:rsid w:val="00FB189C"/>
    <w:pPr>
      <w:keepNext/>
      <w:spacing w:after="60"/>
      <w:outlineLvl w:val="1"/>
    </w:pPr>
    <w:rPr>
      <w:b/>
      <w:bCs/>
      <w:iCs/>
      <w:szCs w:val="28"/>
    </w:rPr>
  </w:style>
  <w:style w:type="paragraph" w:styleId="Heading3">
    <w:name w:val="heading 3"/>
    <w:basedOn w:val="Normal"/>
    <w:next w:val="Normal"/>
    <w:link w:val="Heading3Char"/>
    <w:autoRedefine/>
    <w:qFormat/>
    <w:rsid w:val="00175FFB"/>
    <w:pPr>
      <w:keepNext/>
      <w:spacing w:after="60"/>
      <w:outlineLvl w:val="2"/>
    </w:pPr>
    <w:rPr>
      <w:rFonts w:eastAsia="Arial"/>
      <w:b/>
      <w:bCs/>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9E0BBF"/>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9E0BBF"/>
    <w:pPr>
      <w:keepNext/>
      <w:keepLines/>
      <w:outlineLvl w:val="7"/>
    </w:pPr>
    <w:rPr>
      <w:i/>
      <w:iCs/>
      <w:color w:val="272727"/>
    </w:rPr>
  </w:style>
  <w:style w:type="paragraph" w:styleId="Heading9">
    <w:name w:val="heading 9"/>
    <w:basedOn w:val="Normal"/>
    <w:next w:val="Normal"/>
    <w:link w:val="Heading9Char"/>
    <w:uiPriority w:val="9"/>
    <w:semiHidden/>
    <w:unhideWhenUsed/>
    <w:qFormat/>
    <w:rsid w:val="009E0BBF"/>
    <w:pPr>
      <w:keepNext/>
      <w:keepLines/>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after="160" w:line="278" w:lineRule="auto"/>
    </w:pPr>
    <w:rPr>
      <w:sz w:val="24"/>
      <w:szCs w:val="24"/>
      <w:lang w:val="en"/>
    </w:rPr>
    <w:tblPr>
      <w:tblCellMar>
        <w:top w:w="100" w:type="dxa"/>
        <w:left w:w="100" w:type="dxa"/>
        <w:bottom w:w="100" w:type="dxa"/>
        <w:right w:w="100" w:type="dxa"/>
      </w:tblCellMar>
    </w:tblPr>
  </w:style>
  <w:style w:type="paragraph" w:styleId="Title">
    <w:name w:val="Title"/>
    <w:basedOn w:val="Normal"/>
    <w:link w:val="TitleChar"/>
    <w:qFormat/>
    <w:rsid w:val="00FB189C"/>
    <w:pPr>
      <w:tabs>
        <w:tab w:val="left" w:pos="1440"/>
      </w:tabs>
      <w:spacing w:before="0"/>
      <w:ind w:left="720" w:right="720"/>
      <w:jc w:val="center"/>
    </w:pPr>
    <w:rPr>
      <w:rFonts w:ascii="Times New Roman" w:hAnsi="Times New Roman"/>
      <w:b/>
    </w:rPr>
  </w:style>
  <w:style w:type="character" w:customStyle="1" w:styleId="Heading1Char">
    <w:name w:val="Heading 1 Char"/>
    <w:link w:val="Heading1"/>
    <w:rsid w:val="00CD2215"/>
    <w:rPr>
      <w:rFonts w:ascii="Arial" w:eastAsia="Times New Roman" w:hAnsi="Arial" w:cs="Times New Roman"/>
      <w:b/>
      <w:bCs/>
      <w:kern w:val="32"/>
      <w:sz w:val="24"/>
    </w:rPr>
  </w:style>
  <w:style w:type="character" w:customStyle="1" w:styleId="Heading2Char">
    <w:name w:val="Heading 2 Char"/>
    <w:link w:val="Heading2"/>
    <w:rsid w:val="00BE2ED3"/>
    <w:rPr>
      <w:rFonts w:ascii="Arial" w:eastAsia="Times New Roman" w:hAnsi="Arial" w:cs="Times New Roman"/>
      <w:b/>
      <w:bCs/>
      <w:iCs/>
      <w:sz w:val="24"/>
      <w:szCs w:val="28"/>
    </w:rPr>
  </w:style>
  <w:style w:type="character" w:customStyle="1" w:styleId="Heading3Char">
    <w:name w:val="Heading 3 Char"/>
    <w:link w:val="Heading3"/>
    <w:rsid w:val="00175FFB"/>
    <w:rPr>
      <w:rFonts w:ascii="Arial" w:eastAsia="Arial" w:hAnsi="Arial" w:cs="Times New Roman"/>
      <w:b/>
      <w:bCs/>
      <w:sz w:val="24"/>
    </w:rPr>
  </w:style>
  <w:style w:type="character" w:customStyle="1" w:styleId="Heading4Char">
    <w:name w:val="Heading 4 Char"/>
    <w:link w:val="Heading4"/>
    <w:uiPriority w:val="9"/>
    <w:semiHidden/>
    <w:rsid w:val="009E0BBF"/>
    <w:rPr>
      <w:rFonts w:eastAsia="Times New Roman" w:cs="Times New Roman"/>
      <w:i/>
      <w:iCs/>
      <w:color w:val="0F4761"/>
    </w:rPr>
  </w:style>
  <w:style w:type="character" w:customStyle="1" w:styleId="Heading5Char">
    <w:name w:val="Heading 5 Char"/>
    <w:link w:val="Heading5"/>
    <w:uiPriority w:val="9"/>
    <w:semiHidden/>
    <w:rsid w:val="009E0BBF"/>
    <w:rPr>
      <w:rFonts w:eastAsia="Times New Roman" w:cs="Times New Roman"/>
      <w:color w:val="0F4761"/>
    </w:rPr>
  </w:style>
  <w:style w:type="character" w:customStyle="1" w:styleId="Heading6Char">
    <w:name w:val="Heading 6 Char"/>
    <w:link w:val="Heading6"/>
    <w:uiPriority w:val="9"/>
    <w:semiHidden/>
    <w:rsid w:val="009E0BBF"/>
    <w:rPr>
      <w:rFonts w:eastAsia="Times New Roman" w:cs="Times New Roman"/>
      <w:i/>
      <w:iCs/>
      <w:color w:val="595959"/>
    </w:rPr>
  </w:style>
  <w:style w:type="character" w:customStyle="1" w:styleId="Heading7Char">
    <w:name w:val="Heading 7 Char"/>
    <w:link w:val="Heading7"/>
    <w:uiPriority w:val="9"/>
    <w:semiHidden/>
    <w:rsid w:val="009E0BBF"/>
    <w:rPr>
      <w:rFonts w:eastAsia="Times New Roman" w:cs="Times New Roman"/>
      <w:color w:val="595959"/>
    </w:rPr>
  </w:style>
  <w:style w:type="character" w:customStyle="1" w:styleId="Heading8Char">
    <w:name w:val="Heading 8 Char"/>
    <w:link w:val="Heading8"/>
    <w:uiPriority w:val="9"/>
    <w:semiHidden/>
    <w:rsid w:val="009E0BBF"/>
    <w:rPr>
      <w:rFonts w:eastAsia="Times New Roman" w:cs="Times New Roman"/>
      <w:i/>
      <w:iCs/>
      <w:color w:val="272727"/>
    </w:rPr>
  </w:style>
  <w:style w:type="character" w:customStyle="1" w:styleId="Heading9Char">
    <w:name w:val="Heading 9 Char"/>
    <w:link w:val="Heading9"/>
    <w:uiPriority w:val="9"/>
    <w:semiHidden/>
    <w:rsid w:val="009E0BBF"/>
    <w:rPr>
      <w:rFonts w:eastAsia="Times New Roman" w:cs="Times New Roman"/>
      <w:color w:val="272727"/>
    </w:rPr>
  </w:style>
  <w:style w:type="character" w:customStyle="1" w:styleId="TitleChar">
    <w:name w:val="Title Char"/>
    <w:link w:val="Title"/>
    <w:rsid w:val="00FB189C"/>
    <w:rPr>
      <w:rFonts w:ascii="Times New Roman" w:eastAsia="Times New Roman" w:hAnsi="Times New Roman" w:cs="Times New Roman"/>
      <w:b/>
      <w:sz w:val="24"/>
    </w:rPr>
  </w:style>
  <w:style w:type="character" w:customStyle="1" w:styleId="SubtitleChar">
    <w:name w:val="Subtitle Char"/>
    <w:link w:val="Subtitle"/>
    <w:uiPriority w:val="11"/>
    <w:rsid w:val="009E0BBF"/>
    <w:rPr>
      <w:rFonts w:eastAsia="Times New Roman" w:cs="Times New Roman"/>
      <w:color w:val="595959"/>
      <w:spacing w:val="15"/>
      <w:sz w:val="28"/>
      <w:szCs w:val="28"/>
    </w:rPr>
  </w:style>
  <w:style w:type="paragraph" w:styleId="Quote">
    <w:name w:val="Quote"/>
    <w:basedOn w:val="Normal"/>
    <w:next w:val="Normal"/>
    <w:link w:val="QuoteChar"/>
    <w:uiPriority w:val="29"/>
    <w:qFormat/>
    <w:rsid w:val="009E0BBF"/>
    <w:pPr>
      <w:spacing w:before="160"/>
      <w:jc w:val="center"/>
    </w:pPr>
    <w:rPr>
      <w:i/>
      <w:iCs/>
      <w:color w:val="404040"/>
    </w:rPr>
  </w:style>
  <w:style w:type="character" w:customStyle="1" w:styleId="QuoteChar">
    <w:name w:val="Quote Char"/>
    <w:link w:val="Quote"/>
    <w:uiPriority w:val="29"/>
    <w:rsid w:val="009E0BBF"/>
    <w:rPr>
      <w:i/>
      <w:iCs/>
      <w:color w:val="404040"/>
    </w:rPr>
  </w:style>
  <w:style w:type="paragraph" w:styleId="ListParagraph">
    <w:name w:val="List Paragraph"/>
    <w:basedOn w:val="Normal"/>
    <w:uiPriority w:val="34"/>
    <w:qFormat/>
    <w:rsid w:val="009E0BBF"/>
    <w:pPr>
      <w:ind w:left="720"/>
      <w:contextualSpacing/>
    </w:pPr>
  </w:style>
  <w:style w:type="character" w:styleId="IntenseEmphasis">
    <w:name w:val="Intense Emphasis"/>
    <w:uiPriority w:val="21"/>
    <w:qFormat/>
    <w:rsid w:val="009E0BBF"/>
    <w:rPr>
      <w:i/>
      <w:iCs/>
      <w:color w:val="0F4761"/>
    </w:rPr>
  </w:style>
  <w:style w:type="paragraph" w:styleId="IntenseQuote">
    <w:name w:val="Intense Quote"/>
    <w:basedOn w:val="Normal"/>
    <w:next w:val="Normal"/>
    <w:link w:val="IntenseQuoteChar"/>
    <w:uiPriority w:val="30"/>
    <w:qFormat/>
    <w:rsid w:val="009E0BBF"/>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9E0BBF"/>
    <w:rPr>
      <w:i/>
      <w:iCs/>
      <w:color w:val="0F4761"/>
    </w:rPr>
  </w:style>
  <w:style w:type="character" w:styleId="IntenseReference">
    <w:name w:val="Intense Reference"/>
    <w:uiPriority w:val="32"/>
    <w:qFormat/>
    <w:rsid w:val="009E0BBF"/>
    <w:rPr>
      <w:b/>
      <w:bCs/>
      <w:smallCaps/>
      <w:color w:val="0F4761"/>
      <w:spacing w:val="5"/>
    </w:rPr>
  </w:style>
  <w:style w:type="paragraph" w:styleId="Revision">
    <w:name w:val="Revision"/>
    <w:hidden/>
    <w:uiPriority w:val="99"/>
    <w:semiHidden/>
    <w:rsid w:val="005B73CA"/>
    <w:rPr>
      <w:sz w:val="24"/>
      <w:szCs w:val="24"/>
      <w:lang w:val="en"/>
    </w:rPr>
  </w:style>
  <w:style w:type="character" w:styleId="Hyperlink">
    <w:name w:val="Hyperlink"/>
    <w:uiPriority w:val="99"/>
    <w:unhideWhenUsed/>
    <w:rsid w:val="005B73CA"/>
    <w:rPr>
      <w:color w:val="467886"/>
      <w:u w:val="single"/>
    </w:rPr>
  </w:style>
  <w:style w:type="character" w:styleId="UnresolvedMention">
    <w:name w:val="Unresolved Mention"/>
    <w:uiPriority w:val="99"/>
    <w:semiHidden/>
    <w:unhideWhenUsed/>
    <w:rsid w:val="005B73CA"/>
    <w:rPr>
      <w:color w:val="605E5C"/>
      <w:shd w:val="clear" w:color="auto" w:fill="E1DFDD"/>
    </w:rPr>
  </w:style>
  <w:style w:type="character" w:styleId="CommentReference">
    <w:name w:val="annotation reference"/>
    <w:uiPriority w:val="99"/>
    <w:semiHidden/>
    <w:unhideWhenUsed/>
    <w:rsid w:val="005236E4"/>
    <w:rPr>
      <w:sz w:val="16"/>
      <w:szCs w:val="16"/>
    </w:rPr>
  </w:style>
  <w:style w:type="paragraph" w:styleId="CommentText">
    <w:name w:val="annotation text"/>
    <w:basedOn w:val="Normal"/>
    <w:link w:val="CommentTextChar"/>
    <w:uiPriority w:val="99"/>
    <w:unhideWhenUsed/>
    <w:rsid w:val="005236E4"/>
    <w:rPr>
      <w:sz w:val="20"/>
    </w:rPr>
  </w:style>
  <w:style w:type="character" w:customStyle="1" w:styleId="CommentTextChar">
    <w:name w:val="Comment Text Char"/>
    <w:link w:val="CommentText"/>
    <w:uiPriority w:val="99"/>
    <w:rsid w:val="005236E4"/>
    <w:rPr>
      <w:sz w:val="20"/>
      <w:szCs w:val="20"/>
    </w:rPr>
  </w:style>
  <w:style w:type="paragraph" w:styleId="CommentSubject">
    <w:name w:val="annotation subject"/>
    <w:basedOn w:val="CommentText"/>
    <w:next w:val="CommentText"/>
    <w:link w:val="CommentSubjectChar"/>
    <w:uiPriority w:val="99"/>
    <w:semiHidden/>
    <w:unhideWhenUsed/>
    <w:rsid w:val="005236E4"/>
    <w:rPr>
      <w:b/>
      <w:bCs/>
    </w:rPr>
  </w:style>
  <w:style w:type="character" w:customStyle="1" w:styleId="CommentSubjectChar">
    <w:name w:val="Comment Subject Char"/>
    <w:link w:val="CommentSubject"/>
    <w:uiPriority w:val="99"/>
    <w:semiHidden/>
    <w:rsid w:val="005236E4"/>
    <w:rPr>
      <w:b/>
      <w:bCs/>
      <w:sz w:val="20"/>
      <w:szCs w:val="20"/>
    </w:rPr>
  </w:style>
  <w:style w:type="paragraph" w:styleId="BalloonText">
    <w:name w:val="Balloon Text"/>
    <w:basedOn w:val="Normal"/>
    <w:link w:val="BalloonTextChar"/>
    <w:uiPriority w:val="99"/>
    <w:semiHidden/>
    <w:unhideWhenUsed/>
    <w:rsid w:val="00B22B8B"/>
    <w:rPr>
      <w:rFonts w:ascii="Segoe UI" w:hAnsi="Segoe UI" w:cs="Segoe UI"/>
      <w:sz w:val="18"/>
      <w:szCs w:val="18"/>
    </w:rPr>
  </w:style>
  <w:style w:type="character" w:customStyle="1" w:styleId="BalloonTextChar">
    <w:name w:val="Balloon Text Char"/>
    <w:link w:val="BalloonText"/>
    <w:uiPriority w:val="99"/>
    <w:semiHidden/>
    <w:rsid w:val="00B22B8B"/>
    <w:rPr>
      <w:rFonts w:ascii="Segoe UI" w:hAnsi="Segoe UI" w:cs="Segoe UI"/>
      <w:sz w:val="18"/>
      <w:szCs w:val="18"/>
    </w:rPr>
  </w:style>
  <w:style w:type="character" w:styleId="Strong">
    <w:name w:val="Strong"/>
    <w:uiPriority w:val="22"/>
    <w:qFormat/>
    <w:rsid w:val="00B22B8B"/>
    <w:rPr>
      <w:b/>
      <w:b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42" w:type="dxa"/>
        <w:left w:w="5" w:type="dxa"/>
        <w:right w:w="7" w:type="dxa"/>
      </w:tblCellMar>
    </w:tblPr>
  </w:style>
  <w:style w:type="table" w:customStyle="1" w:styleId="a0">
    <w:basedOn w:val="TableNormal"/>
    <w:tblPr>
      <w:tblStyleRowBandSize w:val="1"/>
      <w:tblStyleColBandSize w:val="1"/>
      <w:tblCellMar>
        <w:top w:w="47" w:type="dxa"/>
        <w:left w:w="5" w:type="dxa"/>
        <w:right w:w="0" w:type="dxa"/>
      </w:tblCellMar>
    </w:tblPr>
  </w:style>
  <w:style w:type="table" w:customStyle="1" w:styleId="a1">
    <w:basedOn w:val="TableNormal"/>
    <w:tblPr>
      <w:tblStyleRowBandSize w:val="1"/>
      <w:tblStyleColBandSize w:val="1"/>
      <w:tblCellMar>
        <w:top w:w="47" w:type="dxa"/>
        <w:left w:w="106" w:type="dxa"/>
        <w:right w:w="55" w:type="dxa"/>
      </w:tblCellMar>
    </w:tblPr>
  </w:style>
  <w:style w:type="table" w:customStyle="1" w:styleId="a2">
    <w:basedOn w:val="TableNormal"/>
    <w:tblPr>
      <w:tblStyleRowBandSize w:val="1"/>
      <w:tblStyleColBandSize w:val="1"/>
      <w:tblCellMar>
        <w:top w:w="47" w:type="dxa"/>
        <w:left w:w="115" w:type="dxa"/>
        <w:right w:w="74" w:type="dxa"/>
      </w:tblCellMar>
    </w:tblPr>
  </w:style>
  <w:style w:type="table" w:customStyle="1" w:styleId="a3">
    <w:basedOn w:val="TableNormal"/>
    <w:tblPr>
      <w:tblStyleRowBandSize w:val="1"/>
      <w:tblStyleColBandSize w:val="1"/>
      <w:tblCellMar>
        <w:top w:w="47" w:type="dxa"/>
        <w:left w:w="115" w:type="dxa"/>
        <w:right w:w="115" w:type="dxa"/>
      </w:tblCellMar>
    </w:tblPr>
  </w:style>
  <w:style w:type="table" w:customStyle="1" w:styleId="a4">
    <w:basedOn w:val="TableNormal"/>
    <w:tblPr>
      <w:tblStyleRowBandSize w:val="1"/>
      <w:tblStyleColBandSize w:val="1"/>
      <w:tblCellMar>
        <w:top w:w="47" w:type="dxa"/>
        <w:left w:w="5" w:type="dxa"/>
        <w:right w:w="115" w:type="dxa"/>
      </w:tblCellMar>
    </w:tblPr>
  </w:style>
  <w:style w:type="table" w:customStyle="1" w:styleId="a5">
    <w:basedOn w:val="TableNormal"/>
    <w:tblPr>
      <w:tblStyleRowBandSize w:val="1"/>
      <w:tblStyleColBandSize w:val="1"/>
      <w:tblCellMar>
        <w:top w:w="107" w:type="dxa"/>
        <w:left w:w="106" w:type="dxa"/>
        <w:bottom w:w="6" w:type="dxa"/>
        <w:right w:w="91" w:type="dxa"/>
      </w:tblCellMar>
    </w:tblPr>
  </w:style>
  <w:style w:type="table" w:customStyle="1" w:styleId="a6">
    <w:basedOn w:val="TableNormal"/>
    <w:tblPr>
      <w:tblStyleRowBandSize w:val="1"/>
      <w:tblStyleColBandSize w:val="1"/>
      <w:tblCellMar>
        <w:left w:w="115" w:type="dxa"/>
        <w:bottom w:w="6" w:type="dxa"/>
        <w:right w:w="115" w:type="dxa"/>
      </w:tblCellMar>
    </w:tblPr>
  </w:style>
  <w:style w:type="table" w:customStyle="1" w:styleId="a7">
    <w:basedOn w:val="TableNormal"/>
    <w:tblPr>
      <w:tblStyleRowBandSize w:val="1"/>
      <w:tblStyleColBandSize w:val="1"/>
      <w:tblCellMar>
        <w:top w:w="107" w:type="dxa"/>
        <w:left w:w="113" w:type="dxa"/>
        <w:right w:w="69" w:type="dxa"/>
      </w:tblCellMar>
    </w:tblPr>
  </w:style>
  <w:style w:type="table" w:customStyle="1" w:styleId="a8">
    <w:basedOn w:val="TableNormal"/>
    <w:tblPr>
      <w:tblStyleRowBandSize w:val="1"/>
      <w:tblStyleColBandSize w:val="1"/>
      <w:tblCellMar>
        <w:top w:w="47" w:type="dxa"/>
        <w:left w:w="5" w:type="dxa"/>
        <w:right w:w="0" w:type="dxa"/>
      </w:tblCellMar>
    </w:tblPr>
  </w:style>
  <w:style w:type="table" w:customStyle="1" w:styleId="a9">
    <w:basedOn w:val="TableNormal"/>
    <w:tblPr>
      <w:tblStyleRowBandSize w:val="1"/>
      <w:tblStyleColBandSize w:val="1"/>
      <w:tblCellMar>
        <w:top w:w="107" w:type="dxa"/>
        <w:left w:w="0" w:type="dxa"/>
        <w:bottom w:w="6" w:type="dxa"/>
        <w:right w:w="0" w:type="dxa"/>
      </w:tblCellMar>
    </w:tblPr>
  </w:style>
  <w:style w:type="character" w:styleId="PlaceholderText">
    <w:name w:val="Placeholder Text"/>
    <w:uiPriority w:val="99"/>
    <w:semiHidden/>
    <w:rsid w:val="00C22D48"/>
    <w:rPr>
      <w:color w:val="666666"/>
    </w:rPr>
  </w:style>
  <w:style w:type="paragraph" w:customStyle="1" w:styleId="cp">
    <w:name w:val="cp"/>
    <w:basedOn w:val="Normal"/>
    <w:rsid w:val="00FB189C"/>
    <w:pPr>
      <w:jc w:val="center"/>
    </w:pPr>
  </w:style>
  <w:style w:type="paragraph" w:styleId="Footer">
    <w:name w:val="footer"/>
    <w:basedOn w:val="Normal"/>
    <w:link w:val="FooterChar"/>
    <w:rsid w:val="00FB189C"/>
    <w:pPr>
      <w:tabs>
        <w:tab w:val="center" w:pos="4680"/>
        <w:tab w:val="right" w:pos="9360"/>
      </w:tabs>
    </w:pPr>
  </w:style>
  <w:style w:type="character" w:customStyle="1" w:styleId="FooterChar">
    <w:name w:val="Footer Char"/>
    <w:link w:val="Footer"/>
    <w:rsid w:val="00FB189C"/>
    <w:rPr>
      <w:rFonts w:ascii="Arial" w:eastAsia="Times New Roman" w:hAnsi="Arial" w:cs="Times New Roman"/>
      <w:sz w:val="24"/>
    </w:rPr>
  </w:style>
  <w:style w:type="paragraph" w:customStyle="1" w:styleId="Footnote">
    <w:name w:val="Footnote"/>
    <w:basedOn w:val="Normal"/>
    <w:rsid w:val="00FB189C"/>
    <w:pPr>
      <w:spacing w:before="120"/>
    </w:pPr>
    <w:rPr>
      <w:szCs w:val="16"/>
    </w:rPr>
  </w:style>
  <w:style w:type="paragraph" w:styleId="Header">
    <w:name w:val="header"/>
    <w:basedOn w:val="Normal"/>
    <w:link w:val="HeaderChar"/>
    <w:rsid w:val="00FB189C"/>
    <w:pPr>
      <w:tabs>
        <w:tab w:val="center" w:pos="4680"/>
        <w:tab w:val="right" w:pos="9360"/>
      </w:tabs>
    </w:pPr>
  </w:style>
  <w:style w:type="character" w:customStyle="1" w:styleId="HeaderChar">
    <w:name w:val="Header Char"/>
    <w:link w:val="Header"/>
    <w:rsid w:val="00FB189C"/>
    <w:rPr>
      <w:rFonts w:ascii="Arial" w:eastAsia="Times New Roman" w:hAnsi="Arial" w:cs="Times New Roman"/>
      <w:sz w:val="24"/>
    </w:rPr>
  </w:style>
  <w:style w:type="paragraph" w:customStyle="1" w:styleId="par1">
    <w:name w:val="par1"/>
    <w:basedOn w:val="Normal"/>
    <w:link w:val="par1Char"/>
    <w:rsid w:val="00FB189C"/>
    <w:pPr>
      <w:tabs>
        <w:tab w:val="left" w:pos="720"/>
        <w:tab w:val="left" w:pos="1440"/>
        <w:tab w:val="left" w:pos="2160"/>
      </w:tabs>
      <w:ind w:left="720" w:hanging="720"/>
    </w:pPr>
    <w:rPr>
      <w:rFonts w:eastAsia="Arial"/>
      <w:szCs w:val="24"/>
    </w:rPr>
  </w:style>
  <w:style w:type="character" w:customStyle="1" w:styleId="par1Char">
    <w:name w:val="par1 Char"/>
    <w:link w:val="par1"/>
    <w:rsid w:val="00FB189C"/>
    <w:rPr>
      <w:rFonts w:ascii="Arial" w:eastAsia="Arial" w:hAnsi="Arial" w:cs="Times New Roman"/>
      <w:sz w:val="24"/>
      <w:szCs w:val="24"/>
    </w:rPr>
  </w:style>
  <w:style w:type="paragraph" w:customStyle="1" w:styleId="par2">
    <w:name w:val="par2"/>
    <w:basedOn w:val="par1"/>
    <w:link w:val="par2Char"/>
    <w:rsid w:val="00FB189C"/>
    <w:pPr>
      <w:ind w:left="1440"/>
    </w:pPr>
  </w:style>
  <w:style w:type="character" w:customStyle="1" w:styleId="par2Char">
    <w:name w:val="par2 Char"/>
    <w:link w:val="par2"/>
    <w:rsid w:val="00FB189C"/>
    <w:rPr>
      <w:rFonts w:ascii="Arial" w:eastAsia="Times New Roman" w:hAnsi="Arial" w:cs="Times New Roman"/>
      <w:sz w:val="24"/>
      <w:szCs w:val="24"/>
    </w:rPr>
  </w:style>
  <w:style w:type="paragraph" w:customStyle="1" w:styleId="par3">
    <w:name w:val="par3"/>
    <w:basedOn w:val="par1"/>
    <w:rsid w:val="00FB189C"/>
    <w:pPr>
      <w:ind w:left="2160"/>
    </w:pPr>
  </w:style>
  <w:style w:type="paragraph" w:customStyle="1" w:styleId="par4">
    <w:name w:val="par4"/>
    <w:basedOn w:val="par1"/>
    <w:rsid w:val="00FB189C"/>
    <w:pPr>
      <w:ind w:left="2880"/>
    </w:pPr>
  </w:style>
  <w:style w:type="paragraph" w:customStyle="1" w:styleId="par5">
    <w:name w:val="par5"/>
    <w:basedOn w:val="par1"/>
    <w:rsid w:val="00FB189C"/>
    <w:pPr>
      <w:ind w:left="3600"/>
    </w:pPr>
  </w:style>
  <w:style w:type="paragraph" w:customStyle="1" w:styleId="par6">
    <w:name w:val="par6"/>
    <w:basedOn w:val="par1"/>
    <w:rsid w:val="00FB189C"/>
    <w:pPr>
      <w:ind w:left="4320"/>
    </w:pPr>
  </w:style>
  <w:style w:type="paragraph" w:customStyle="1" w:styleId="Stylepar1Centered">
    <w:name w:val="Style par1 + Centered"/>
    <w:basedOn w:val="par1"/>
    <w:rsid w:val="00FB189C"/>
    <w:pPr>
      <w:jc w:val="center"/>
    </w:pPr>
    <w:rPr>
      <w:szCs w:val="20"/>
    </w:rPr>
  </w:style>
  <w:style w:type="character" w:customStyle="1" w:styleId="StyleTimesNewRoman12pt">
    <w:name w:val="Style Times New Roman 12 pt"/>
    <w:rsid w:val="00FB189C"/>
    <w:rPr>
      <w:rFonts w:ascii="Arial" w:hAnsi="Arial"/>
      <w:sz w:val="24"/>
    </w:rPr>
  </w:style>
  <w:style w:type="paragraph" w:customStyle="1" w:styleId="upar1">
    <w:name w:val="upar1"/>
    <w:basedOn w:val="Normal"/>
    <w:link w:val="upar1Char"/>
    <w:rsid w:val="00AE1ED4"/>
    <w:pPr>
      <w:tabs>
        <w:tab w:val="left" w:pos="720"/>
        <w:tab w:val="left" w:pos="1440"/>
      </w:tabs>
    </w:pPr>
    <w:rPr>
      <w:rFonts w:cs="Arial"/>
    </w:rPr>
  </w:style>
  <w:style w:type="character" w:customStyle="1" w:styleId="upar1Char">
    <w:name w:val="upar1 Char"/>
    <w:link w:val="upar1"/>
    <w:rsid w:val="00AE1ED4"/>
    <w:rPr>
      <w:rFonts w:ascii="Arial" w:eastAsia="Times New Roman" w:hAnsi="Arial" w:cs="Arial"/>
      <w:sz w:val="24"/>
    </w:rPr>
  </w:style>
  <w:style w:type="paragraph" w:customStyle="1" w:styleId="Styleupar1Bold">
    <w:name w:val="Style upar1 + Bold"/>
    <w:basedOn w:val="upar1"/>
    <w:rsid w:val="00FB189C"/>
    <w:rPr>
      <w:b/>
      <w:bCs/>
    </w:rPr>
  </w:style>
  <w:style w:type="table" w:styleId="TableGrid">
    <w:name w:val="Table Grid"/>
    <w:basedOn w:val="TableNormal"/>
    <w:rsid w:val="00FB189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
    <w:name w:val="TableGrid1"/>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0">
    <w:name w:val="TableGrid10"/>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1">
    <w:name w:val="TableGrid11"/>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2">
    <w:name w:val="TableGrid12"/>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3">
    <w:name w:val="TableGrid13"/>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4">
    <w:name w:val="TableGrid14"/>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5">
    <w:name w:val="TableGrid15"/>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16">
    <w:name w:val="TableGrid16"/>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2">
    <w:name w:val="TableGrid2"/>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3">
    <w:name w:val="TableGrid3"/>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4">
    <w:name w:val="TableGrid4"/>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5">
    <w:name w:val="TableGrid5"/>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6">
    <w:name w:val="TableGrid6"/>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7">
    <w:name w:val="TableGrid7"/>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8">
    <w:name w:val="TableGrid8"/>
    <w:rsid w:val="00FB189C"/>
    <w:rPr>
      <w:rFonts w:ascii="Calibri" w:eastAsia="Times New Roman" w:hAnsi="Calibri" w:cs="Times New Roman"/>
      <w:sz w:val="22"/>
      <w:szCs w:val="22"/>
    </w:rPr>
    <w:tblPr>
      <w:tblCellMar>
        <w:top w:w="0" w:type="dxa"/>
        <w:left w:w="0" w:type="dxa"/>
        <w:bottom w:w="0" w:type="dxa"/>
        <w:right w:w="0" w:type="dxa"/>
      </w:tblCellMar>
    </w:tblPr>
  </w:style>
  <w:style w:type="table" w:customStyle="1" w:styleId="TableGrid9">
    <w:name w:val="TableGrid9"/>
    <w:rsid w:val="00FB189C"/>
    <w:rPr>
      <w:rFonts w:ascii="Calibri" w:eastAsia="Times New Roman" w:hAnsi="Calibri" w:cs="Times New Roman"/>
      <w:sz w:val="22"/>
      <w:szCs w:val="22"/>
    </w:rPr>
    <w:tblPr>
      <w:tblCellMar>
        <w:top w:w="0" w:type="dxa"/>
        <w:left w:w="0" w:type="dxa"/>
        <w:bottom w:w="0" w:type="dxa"/>
        <w:right w:w="0" w:type="dxa"/>
      </w:tblCellMar>
    </w:tblPr>
  </w:style>
  <w:style w:type="paragraph" w:customStyle="1" w:styleId="Title2">
    <w:name w:val="Title2"/>
    <w:basedOn w:val="Normal"/>
    <w:autoRedefine/>
    <w:rsid w:val="00FB189C"/>
    <w:pPr>
      <w:tabs>
        <w:tab w:val="left" w:pos="720"/>
        <w:tab w:val="left" w:pos="1440"/>
        <w:tab w:val="left" w:pos="2160"/>
      </w:tabs>
      <w:ind w:left="720" w:hanging="720"/>
      <w:outlineLvl w:val="1"/>
    </w:pPr>
    <w:rPr>
      <w:rFonts w:cs="Arial"/>
      <w:b/>
      <w:bCs/>
    </w:rPr>
  </w:style>
  <w:style w:type="paragraph" w:customStyle="1" w:styleId="Title3">
    <w:name w:val="Title3"/>
    <w:basedOn w:val="Title2"/>
    <w:autoRedefine/>
    <w:rsid w:val="00FB189C"/>
    <w:pPr>
      <w:outlineLvl w:val="2"/>
    </w:pPr>
  </w:style>
  <w:style w:type="paragraph" w:customStyle="1" w:styleId="Title4">
    <w:name w:val="Title4"/>
    <w:basedOn w:val="Title2"/>
    <w:autoRedefine/>
    <w:rsid w:val="00FB189C"/>
    <w:pPr>
      <w:outlineLvl w:val="3"/>
    </w:pPr>
  </w:style>
  <w:style w:type="paragraph" w:customStyle="1" w:styleId="upar2">
    <w:name w:val="upar2"/>
    <w:basedOn w:val="upar1"/>
    <w:rsid w:val="00FB189C"/>
    <w:pPr>
      <w:ind w:left="720"/>
    </w:pPr>
    <w:rPr>
      <w:szCs w:val="24"/>
    </w:rPr>
  </w:style>
  <w:style w:type="paragraph" w:customStyle="1" w:styleId="upar3">
    <w:name w:val="upar3"/>
    <w:basedOn w:val="upar1"/>
    <w:rsid w:val="00FB189C"/>
    <w:pPr>
      <w:ind w:left="1440"/>
    </w:pPr>
  </w:style>
  <w:style w:type="paragraph" w:customStyle="1" w:styleId="upar4">
    <w:name w:val="upar4"/>
    <w:basedOn w:val="upar1"/>
    <w:rsid w:val="00FB189C"/>
    <w:pPr>
      <w:ind w:left="2160"/>
    </w:pPr>
  </w:style>
  <w:style w:type="paragraph" w:customStyle="1" w:styleId="upar5">
    <w:name w:val="upar5"/>
    <w:basedOn w:val="upar1"/>
    <w:rsid w:val="00FB189C"/>
    <w:pPr>
      <w:ind w:left="2880"/>
    </w:pPr>
  </w:style>
  <w:style w:type="paragraph" w:customStyle="1" w:styleId="upar6">
    <w:name w:val="upar6"/>
    <w:basedOn w:val="upar1"/>
    <w:rsid w:val="00FB189C"/>
    <w:pPr>
      <w:ind w:left="3600"/>
    </w:pPr>
  </w:style>
  <w:style w:type="paragraph" w:customStyle="1" w:styleId="uparBold">
    <w:name w:val="upar +Bold"/>
    <w:basedOn w:val="upar1"/>
    <w:qFormat/>
    <w:rsid w:val="003E66B5"/>
    <w:rPr>
      <w:rFonts w:eastAsia="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EdujqOt3TIiOUDEWV74MqvA==">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83NTaIAQGaAQYIABAAGACwAQC4AQHIAQAYwKext/0zIMCnsbf9MzAAQjdzdWdnZXN0SWRJbXBvcnQzZmRkY2JhZi02NGVmLTQxODAtOWMyZi0xZTk3ZTNmMDYxOGZfNzU2IsMDCgtBQUFDRllBRDRNdxLqAgoLQUFBQ0ZZQUQ0TXcSC0FBQUNGWUFENE13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83ODCIAQGaAQYIABAAGACwAQC4AQHIAQAYwKext/0zIMCnsbf9MzAAQjdzdWdnZXN0SWRJbXBvcnQzZmRkY2JhZi02NGVmLTQxODAtOWMyZi0xZTk3ZTNmMDYxOGZfNzgwIsUDCgtBQUFDRllBRDMtMBLrAgoLQUFBQ0ZZQUQzLTASC0FBQUNGWUFEMy0w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hzdWdnZXN0SWRJbXBvcnQzZmRkY2JhZi02NGVmLTQxODAtOWMyZi0xZTk3ZTNmMDYxOGZfMTE1NYgBAZoBBggAEAAYALABALgBAcgBABjAp7G3/TMgwKext/0zMABCOHN1Z2dlc3RJZEltcG9ydDNmZGRjYmFmLTY0ZWYtNDE4MC05YzJmLTFlOTdlM2YwNjE4Zl8xMTU1IsMDCgtBQUFDRllBRDROaxLqAgoLQUFBQ0ZZQUQ0TmsSC0FBQUNGWUFENE5r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yNziIAQGaAQYIABAAGACwAQC4AQHIAQAYoLfOtv0zIKC3zrb9MzAAQjdzdWdnZXN0SWRJbXBvcnQzZmRkY2JhZi02NGVmLTQxODAtOWMyZi0xZTk3ZTNmMDYxOGZfMjc4IsMDCgtBQUFDRllBRDROYxLqAgoLQUFBQ0ZZQUQ0TmMSC0FBQUNGWUFENE5j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g4iAEBmgEGCAAQABgAsAEAuAEByAEAGMCnsbf9MyDAp7G3/TMwAEI3c3VnZ2VzdElkSW1wb3J0M2ZkZGNiYWYtNjRlZi00MTgwLTljMmYtMWU5N2UzZjA2MThmXzg4OCLDAwoLQUFBQ0ZZQUQ0T0US6gIKC0FBQUNGWUFENE9FEgtBQUFDRllBRDRPR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TIyiAEBmgEGCAAQABgAsAEAuAEByAEAGMCnsbf9MyDAp7G3/TMwAEI3c3VnZ2VzdElkSW1wb3J0M2ZkZGNiYWYtNjRlZi00MTgwLTljMmYtMWU5N2UzZjA2MThmXzkyMiLDAwoLQUFBQ0ZZQUQ0UDQS6gIKC0FBQUNGWUFENFA0EgtBQUFDRllBRDRQNB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kwOYgBAZoBBggAEAAYALABALgBAcgBABjAp7G3/TMgwKext/0zMABCN3N1Z2dlc3RJZEltcG9ydDNmZGRjYmFmLTY0ZWYtNDE4MC05YzJmLTFlOTdlM2YwNjE4Zl85MDkiwwMKC0FBQUNGWUFENE9VEuoCCgtBQUFDRllBRDRPVRILQUFBQ0ZZQUQ0T1U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84NTmIAQGaAQYIABAAGACwAQC4AQHIAQAYwKext/0zIMCnsbf9MzAAQjdzdWdnZXN0SWRJbXBvcnQzZmRkY2JhZi02NGVmLTQxODAtOWMyZi0xZTk3ZTNmMDYxOGZfODU5IsMDCgtBQUFDRllBRDMtNBLqAgoLQUFBQ0ZZQUQzLTQSC0FBQUNGWUFEMy00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xNzWIAQGaAQYIABAAGACwAQC4AQHIAQAYoLfOtv0zIKC3zrb9MzAAQjdzdWdnZXN0SWRJbXBvcnQzZmRkY2JhZi02NGVmLTQxODAtOWMyZi0xZTk3ZTNmMDYxOGZfMTc1IsMDCgtBQUFDRllBRDRPbxLqAgoLQUFBQ0ZZQUQ0T28SC0FBQUNGWUFENE9v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UziAEBmgEGCAAQABgAsAEAuAEByAEAGMCnsbf9MyDAp7G3/TMwAEI3c3VnZ2VzdElkSW1wb3J0M2ZkZGNiYWYtNjRlZi00MTgwLTljMmYtMWU5N2UzZjA2MThmXzg1MyLBAwoLQUFBQ0ZZQUQzLU0S6AIKC0FBQUNGWUFEMy1NEgtBQUFDRllBRDMtT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xOTeIAQGaAQYIABAAGACwAQC4AQHIAQAYoLfOtv0zIKC3zrb9MzAAQjdzdWdnZXN0SWRJbXBvcnQzZmRkY2JhZi02NGVmLTQxODAtOWMyZi0xZTk3ZTNmMDYxOGZfMTk3IsMDCgtBQUFDRllBRDRQSRLqAgoLQUFBQ0ZZQUQ0UEkSC0FBQUNGWUFENFBJ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TE2iAEBmgEGCAAQABgAsAEAuAEByAEAGMCnsbf9MyDAp7G3/TMwAEI3c3VnZ2VzdElkSW1wb3J0M2ZkZGNiYWYtNjRlZi00MTgwLTljMmYtMWU5N2UzZjA2MThmXzkxNiLBAwoLQUFBQ0ZZQUQ0T2cS6AIKC0FBQUNGWUFENE9nEgtBQUFDRllBRDRPZx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hzdWdnZXN0SWRJbXBvcnQzZmRkY2JhZi02NGVmLTQxODAtOWMyZi0xZTk3ZTNmMDYxOGZfMTE3MogBAZoBBggAEAAYALABALgBAcgBABjAp7G3/TMgwKext/0zMABCOHN1Z2dlc3RJZEltcG9ydDNmZGRjYmFmLTY0ZWYtNDE4MC05YzJmLTFlOTdlM2YwNjE4Zl8xMTcyIsEDCgtBQUFDRllBRDRCMBLoAgoLQUFBQ0ZZQUQ0QjASC0FBQUNGWUFENEIw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kwM4gBAZoBBggAEAAYALABALgBAcgBABjAp7G3/TMgwKext/0zMABCN3N1Z2dlc3RJZEltcG9ydDNmZGRjYmFmLTY0ZWYtNDE4MC05YzJmLTFlOTdlM2YwNjE4Zl85MDMiwwMKC0FBQUNGWUFENEpvEuoCCgtBQUFDRllBRDRKbxILQUFBQ0ZZQUQ0Sm8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85MjiIAQGaAQYIABAAGACwAQC4AQHIAQAYwKext/0zIMCnsbf9MzAAQjdzdWdnZXN0SWRJbXBvcnQzZmRkY2JhZi02NGVmLTQxODAtOWMyZi0xZTk3ZTNmMDYxOGZfOTI4IsEDCgtBQUFDRllBRDM5QRLoAgoLQUFBQ0ZZQUQzOUESC0FBQUNGWUFEMzlB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jU3iAEBmgEGCAAQABgAsAEAuAEByAEAGKC3zrb9MyCgt862/TMwAEI3c3VnZ2VzdElkSW1wb3J0M2ZkZGNiYWYtNjRlZi00MTgwLTljMmYtMWU5N2UzZjA2MThmXzI1NyLDAwoLQUFBQ0ZZQUQ0TEUS6gIKC0FBQUNGWUFENExFEgtBQUFDRllBRDRMR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84OTSIAQGaAQYIABAAGACwAQC4AQHIAQAYwKext/0zIMCnsbf9MzAAQjdzdWdnZXN0SWRJbXBvcnQzZmRkY2JhZi02NGVmLTQxODAtOWMyZi0xZTk3ZTNmMDYxOGZfODk0IsMDCgtBQUFDRllBRDRNTRLqAgoLQUFBQ0ZZQUQ0TU0SC0FBQUNGWUFENE1N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wM4gBAZoBBggAEAAYALABALgBAcgBABjAp7G3/TMgwKext/0zMABCN3N1Z2dlc3RJZEltcG9ydDNmZGRjYmFmLTY0ZWYtNDE4MC05YzJmLTFlOTdlM2YwNjE4Zl84MDMiwQMKC0FBQUNGWUFENE1BEugCCgtBQUFDRllBRDRNQRILQUFBQ0ZZQUQ0TUE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yNTSIAQGaAQYIABAAGACwAQC4AQHIAQAYoLfOtv0zIKC3zrb9MzAAQjdzdWdnZXN0SWRJbXBvcnQzZmRkY2JhZi02NGVmLTQxODAtOWMyZi0xZTk3ZTNmMDYxOGZfMjU0IsMDCgtBQUFDRllBRDRGaxLqAgoLQUFBQ0ZZQUQ0RmsSC0FBQUNGWUFENEZr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85MDaIAQGaAQYIABAAGACwAQC4AQHIAQAYwKext/0zIMCnsbf9MzAAQjdzdWdnZXN0SWRJbXBvcnQzZmRkY2JhZi02NGVmLTQxODAtOWMyZi0xZTk3ZTNmMDYxOGZfOTA2IsUDCgtBQUFDRllBRDRKRRLrAgoLQUFBQ0ZZQUQ0SkUSC0FBQUNGWUFENEpF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84NDSIAQGaAQYIABAAGACwAQC4AQHIAQAYwKext/0zIMCnsbf9MzAAQjdzdWdnZXN0SWRJbXBvcnQzZmRkY2JhZi02NGVmLTQxODAtOWMyZi0xZTk3ZTNmMDYxOGZfODQ0IsEDCgtBQUFDRllBRDREdxLoAgoLQUFBQ0ZZQUQ0RHcSC0FBQUNGWUFENER3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0B7725-0354-4F27-AFA2-C3B828000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18305</Words>
  <Characters>104343</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DOR</Company>
  <LinksUpToDate>false</LinksUpToDate>
  <CharactersWithSpaces>122404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Torrey Samson</dc:creator>
  <cp:lastModifiedBy>Tennille Segura</cp:lastModifiedBy>
  <cp:revision>2</cp:revision>
  <dcterms:created xsi:type="dcterms:W3CDTF">2026-08-31T14:07:00Z</dcterms:created>
  <dcterms:modified xsi:type="dcterms:W3CDTF">2026-08-31T14:07:00Z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d8bf340f-c7cc-4c57-9a6b-eb4b7debd7f9</vt:lpwstr>
  </property>
  <property fmtid="{D5CDD505-2E9C-101B-9397-08002B2CF9AE}" pid="3" name="_DocHome">
    <vt:i4>-1518485336</vt:i4>
  </property>
</Properties>
</file>