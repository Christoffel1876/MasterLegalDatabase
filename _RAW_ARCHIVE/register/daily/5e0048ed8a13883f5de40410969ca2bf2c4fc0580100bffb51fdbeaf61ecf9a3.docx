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73B6B566" w14:textId="559CB8BC" w:rsidR="00E569F8" w:rsidRPr="00BF6E0D" w:rsidRDefault="00053201" w:rsidP="00E569F8">
      <w:pPr>
        <w:pStyle w:val="Heading1"/>
      </w:pPr>
      <w:r>
        <w:t>SALES AND USE TAX</w:t>
      </w:r>
    </w:p>
    <w:p w14:paraId="435A0CBB" w14:textId="614B572E" w:rsidR="00E569F8" w:rsidRDefault="00E569F8" w:rsidP="00E569F8">
      <w:pPr>
        <w:pStyle w:val="Upar1Bold"/>
      </w:pPr>
      <w:r w:rsidRPr="00B70233">
        <w:t>1 CCR 201</w:t>
      </w:r>
      <w:r w:rsidR="00486518" w:rsidRPr="00486518">
        <w:t>-</w:t>
      </w:r>
      <w:r w:rsidR="00053201">
        <w:t>4</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52C591FC" w14:textId="61232DE3" w:rsidR="00486518" w:rsidDel="00D17DFB" w:rsidRDefault="00D17DFB" w:rsidP="00D17DFB">
      <w:pPr>
        <w:pStyle w:val="Heading2"/>
        <w:rPr>
          <w:del w:id="0" w:author="Author"/>
        </w:rPr>
      </w:pPr>
      <w:del w:id="1" w:author="Author">
        <w:r w:rsidDel="00D17DFB">
          <w:delText>Rule 39-26-713–1</w:delText>
        </w:r>
        <w:r w:rsidDel="00D17DFB">
          <w:delText>.</w:delText>
        </w:r>
      </w:del>
    </w:p>
    <w:p w14:paraId="75D24E81" w14:textId="763F5E36" w:rsidR="00D17DFB" w:rsidDel="00D17DFB" w:rsidRDefault="00D17DFB" w:rsidP="00D17DFB">
      <w:pPr>
        <w:pStyle w:val="upar1"/>
        <w:rPr>
          <w:del w:id="2" w:author="Author"/>
        </w:rPr>
      </w:pPr>
      <w:del w:id="3" w:author="Author">
        <w:r w:rsidDel="00D17DFB">
          <w:delText>In order to secure this permission, the lessor must apply to the department prior to acquisition of such tangible personal property. This permission, once it has been granted, does not have to be requested for each purchase. The permission to collect tax on rentals or lease payments is in effect for all subsequent purchases, unless rescinded by the department. The department will give notice to any lessor if this permission is rescinded. Once the election is made by the lessor to collect tax on rentals or lease payments, he must continue to operate in this manner. He cannot alternate methods of paying tax on some purchases and applying for permission to collect tax on rentals or leases on other purchases. The department will furnish application forms for applying for this permission.</w:delText>
        </w:r>
      </w:del>
    </w:p>
    <w:p w14:paraId="201AA500" w14:textId="54891D11" w:rsidR="00D17DFB" w:rsidDel="00D17DFB" w:rsidRDefault="00D17DFB" w:rsidP="00D17DFB">
      <w:pPr>
        <w:pStyle w:val="upar1"/>
        <w:rPr>
          <w:del w:id="4" w:author="Author"/>
        </w:rPr>
      </w:pPr>
      <w:del w:id="5" w:author="Author">
        <w:r w:rsidDel="00D17DFB">
          <w:delText>If permission has not been secured prior to the time that the tangible personal property is acquired, the lessor must pay the sales tax to the vendor. If immediately thereafter, the lessor applies for and receives permission to collect the tax on the rentals or lease payments, the lessor may apply for a refund of sales tax paid at the time of acquisition of the tangible personal property being rented or leased.</w:delText>
        </w:r>
      </w:del>
    </w:p>
    <w:p w14:paraId="3938A779" w14:textId="797214BD" w:rsidR="00D17DFB" w:rsidDel="00D17DFB" w:rsidRDefault="00D17DFB" w:rsidP="00D17DFB">
      <w:pPr>
        <w:pStyle w:val="upar1"/>
        <w:rPr>
          <w:del w:id="6" w:author="Author"/>
        </w:rPr>
      </w:pPr>
      <w:del w:id="7" w:author="Author">
        <w:r w:rsidDel="00D17DFB">
          <w:delText>When leased property is sold by the lessor, sales tax should be collected and remitted on the actual additional considerations paid for such property at the time of sale. If the leased property being sold is a motor vehicle, unless the lessor is an authorized dealer, the tax will be paid by the purchaser at the time of application for title or registration, and in that instance the lessor should furnish the lessee with a bill of sale to show the selling price to the lessee.</w:delText>
        </w:r>
      </w:del>
    </w:p>
    <w:p w14:paraId="4D7DA8D2" w14:textId="187947A4" w:rsidR="00D17DFB" w:rsidDel="00D17DFB" w:rsidRDefault="00D17DFB" w:rsidP="00D17DFB">
      <w:pPr>
        <w:pStyle w:val="upar1"/>
        <w:rPr>
          <w:del w:id="8" w:author="Author"/>
        </w:rPr>
      </w:pPr>
      <w:del w:id="9" w:author="Author">
        <w:r w:rsidDel="00D17DFB">
          <w:delText>Out-of-state or corporate lessors must designate an agent in Colorado for service of process.</w:delText>
        </w:r>
      </w:del>
    </w:p>
    <w:p w14:paraId="68C24E4A" w14:textId="3C4E37A9" w:rsidR="00D17DFB" w:rsidDel="00D17DFB" w:rsidRDefault="00D17DFB" w:rsidP="00D17DFB">
      <w:pPr>
        <w:pStyle w:val="upar1"/>
        <w:rPr>
          <w:del w:id="10" w:author="Author"/>
        </w:rPr>
      </w:pPr>
      <w:del w:id="11" w:author="Author">
        <w:r w:rsidDel="00D17DFB">
          <w:delText>See Rule 39-26-105–4 for the method of taxing repairs used in maintenance of tangible personal property rented or leased.</w:delText>
        </w:r>
      </w:del>
    </w:p>
    <w:p w14:paraId="04FA0E35" w14:textId="2E46121E" w:rsidR="00D17DFB" w:rsidDel="00E57D48" w:rsidRDefault="00D17DFB" w:rsidP="00D17DFB">
      <w:pPr>
        <w:pStyle w:val="upar1"/>
        <w:rPr>
          <w:del w:id="12" w:author="Author"/>
        </w:rPr>
      </w:pPr>
      <w:del w:id="13" w:author="Author">
        <w:r w:rsidDel="00D17DFB">
          <w:delText>This rule will hereafter be referred to as “Lease/Rental Agreement.”</w:delText>
        </w:r>
      </w:del>
    </w:p>
    <w:p w14:paraId="6391DD02" w14:textId="449FA42D" w:rsidR="00486518" w:rsidRPr="00BF6E0D" w:rsidRDefault="00486518" w:rsidP="00E91F2B">
      <w:pPr>
        <w:pStyle w:val="par1"/>
      </w:pPr>
    </w:p>
    <w:sectPr w:rsidR="00486518"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64B94" w14:textId="77777777" w:rsidR="00152255" w:rsidRDefault="00152255" w:rsidP="00112A8C">
      <w:r>
        <w:separator/>
      </w:r>
    </w:p>
  </w:endnote>
  <w:endnote w:type="continuationSeparator" w:id="0">
    <w:p w14:paraId="72093BBB" w14:textId="77777777" w:rsidR="00152255" w:rsidRDefault="0015225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11A04" w14:textId="77777777" w:rsidR="00152255" w:rsidRDefault="00152255" w:rsidP="00112A8C">
      <w:r>
        <w:separator/>
      </w:r>
    </w:p>
  </w:footnote>
  <w:footnote w:type="continuationSeparator" w:id="0">
    <w:p w14:paraId="1E20801F" w14:textId="77777777" w:rsidR="00152255" w:rsidRDefault="0015225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14" w:name="_Hlk220342015"/>
    <w:bookmarkStart w:id="15" w:name="_Hlk220342016"/>
    <w:bookmarkStart w:id="16" w:name="_Hlk220342063"/>
    <w:bookmarkStart w:id="17" w:name="_Hlk220342064"/>
    <w:bookmarkStart w:id="18" w:name="_Hlk226463999"/>
    <w:bookmarkStart w:id="19"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14"/>
  <w:bookmarkEnd w:id="15"/>
  <w:bookmarkEnd w:id="16"/>
  <w:bookmarkEnd w:id="17"/>
  <w:bookmarkEnd w:id="18"/>
  <w:bookmarkEnd w:id="19"/>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13838"/>
    <w:rsid w:val="000233CD"/>
    <w:rsid w:val="000466E9"/>
    <w:rsid w:val="000470EC"/>
    <w:rsid w:val="00052BCD"/>
    <w:rsid w:val="00053201"/>
    <w:rsid w:val="000A5A5A"/>
    <w:rsid w:val="000A6B8D"/>
    <w:rsid w:val="000B1D71"/>
    <w:rsid w:val="000B2E42"/>
    <w:rsid w:val="000C435C"/>
    <w:rsid w:val="000D38A8"/>
    <w:rsid w:val="000F4FF6"/>
    <w:rsid w:val="00101540"/>
    <w:rsid w:val="00112A8C"/>
    <w:rsid w:val="00123D73"/>
    <w:rsid w:val="00136129"/>
    <w:rsid w:val="001453E5"/>
    <w:rsid w:val="00152255"/>
    <w:rsid w:val="001552DF"/>
    <w:rsid w:val="0018020C"/>
    <w:rsid w:val="001A68F2"/>
    <w:rsid w:val="001C2929"/>
    <w:rsid w:val="001C4A71"/>
    <w:rsid w:val="001D7598"/>
    <w:rsid w:val="001E3BA2"/>
    <w:rsid w:val="001F227D"/>
    <w:rsid w:val="002451A9"/>
    <w:rsid w:val="002B27B6"/>
    <w:rsid w:val="002B3611"/>
    <w:rsid w:val="002C3A77"/>
    <w:rsid w:val="002C4265"/>
    <w:rsid w:val="00304210"/>
    <w:rsid w:val="003161F6"/>
    <w:rsid w:val="00327AD9"/>
    <w:rsid w:val="00356142"/>
    <w:rsid w:val="00362D18"/>
    <w:rsid w:val="003635C9"/>
    <w:rsid w:val="003800C9"/>
    <w:rsid w:val="0039186E"/>
    <w:rsid w:val="00396731"/>
    <w:rsid w:val="003B38AB"/>
    <w:rsid w:val="003D2E68"/>
    <w:rsid w:val="003D78E1"/>
    <w:rsid w:val="003E4BAD"/>
    <w:rsid w:val="00402A62"/>
    <w:rsid w:val="00451FCF"/>
    <w:rsid w:val="00452CFD"/>
    <w:rsid w:val="0045662C"/>
    <w:rsid w:val="00475A8A"/>
    <w:rsid w:val="004804EB"/>
    <w:rsid w:val="00486518"/>
    <w:rsid w:val="0049255B"/>
    <w:rsid w:val="004C175C"/>
    <w:rsid w:val="004D507D"/>
    <w:rsid w:val="004F0E70"/>
    <w:rsid w:val="004F187C"/>
    <w:rsid w:val="004F3903"/>
    <w:rsid w:val="0050209E"/>
    <w:rsid w:val="005052EF"/>
    <w:rsid w:val="00565958"/>
    <w:rsid w:val="00573E74"/>
    <w:rsid w:val="00580E3C"/>
    <w:rsid w:val="00582E61"/>
    <w:rsid w:val="00584022"/>
    <w:rsid w:val="00585AFE"/>
    <w:rsid w:val="005A0C7D"/>
    <w:rsid w:val="005B362F"/>
    <w:rsid w:val="005B7C73"/>
    <w:rsid w:val="005C1AE0"/>
    <w:rsid w:val="005C6216"/>
    <w:rsid w:val="005E7C5C"/>
    <w:rsid w:val="005F22C8"/>
    <w:rsid w:val="005F2938"/>
    <w:rsid w:val="00614C5A"/>
    <w:rsid w:val="00621C66"/>
    <w:rsid w:val="00641698"/>
    <w:rsid w:val="00680F0F"/>
    <w:rsid w:val="006A744A"/>
    <w:rsid w:val="006D3446"/>
    <w:rsid w:val="006E3111"/>
    <w:rsid w:val="006F1D16"/>
    <w:rsid w:val="00701EFE"/>
    <w:rsid w:val="00705048"/>
    <w:rsid w:val="00726C5A"/>
    <w:rsid w:val="00735ADF"/>
    <w:rsid w:val="0075344D"/>
    <w:rsid w:val="007553E0"/>
    <w:rsid w:val="00762642"/>
    <w:rsid w:val="00775A7A"/>
    <w:rsid w:val="007B56EC"/>
    <w:rsid w:val="007B7EAE"/>
    <w:rsid w:val="007C78DB"/>
    <w:rsid w:val="007D0E0A"/>
    <w:rsid w:val="007F4B54"/>
    <w:rsid w:val="0080471E"/>
    <w:rsid w:val="008067BD"/>
    <w:rsid w:val="00813186"/>
    <w:rsid w:val="00835BCB"/>
    <w:rsid w:val="00841C32"/>
    <w:rsid w:val="00847C5F"/>
    <w:rsid w:val="008A3CDE"/>
    <w:rsid w:val="008A7FC9"/>
    <w:rsid w:val="008D3194"/>
    <w:rsid w:val="008F1452"/>
    <w:rsid w:val="00935277"/>
    <w:rsid w:val="00944001"/>
    <w:rsid w:val="00945184"/>
    <w:rsid w:val="00964118"/>
    <w:rsid w:val="009649D7"/>
    <w:rsid w:val="00971EA5"/>
    <w:rsid w:val="00977CED"/>
    <w:rsid w:val="009822BD"/>
    <w:rsid w:val="009928A9"/>
    <w:rsid w:val="00992BBC"/>
    <w:rsid w:val="009A3DF6"/>
    <w:rsid w:val="009B11B6"/>
    <w:rsid w:val="009B137F"/>
    <w:rsid w:val="009C40A7"/>
    <w:rsid w:val="009D5B7D"/>
    <w:rsid w:val="009E0F08"/>
    <w:rsid w:val="00A00405"/>
    <w:rsid w:val="00A1240F"/>
    <w:rsid w:val="00A17E85"/>
    <w:rsid w:val="00A36541"/>
    <w:rsid w:val="00A47900"/>
    <w:rsid w:val="00A610C0"/>
    <w:rsid w:val="00A82182"/>
    <w:rsid w:val="00A87C51"/>
    <w:rsid w:val="00A90305"/>
    <w:rsid w:val="00A92F94"/>
    <w:rsid w:val="00AB58A8"/>
    <w:rsid w:val="00AE61D0"/>
    <w:rsid w:val="00AE630F"/>
    <w:rsid w:val="00AF4B9E"/>
    <w:rsid w:val="00B0153D"/>
    <w:rsid w:val="00B25468"/>
    <w:rsid w:val="00B44F6D"/>
    <w:rsid w:val="00B617A6"/>
    <w:rsid w:val="00B707A7"/>
    <w:rsid w:val="00B75CB6"/>
    <w:rsid w:val="00BB226C"/>
    <w:rsid w:val="00BB7319"/>
    <w:rsid w:val="00BF29F4"/>
    <w:rsid w:val="00BF6E0D"/>
    <w:rsid w:val="00C00DF4"/>
    <w:rsid w:val="00C02CF9"/>
    <w:rsid w:val="00C11C99"/>
    <w:rsid w:val="00C21BE5"/>
    <w:rsid w:val="00C26191"/>
    <w:rsid w:val="00C333DB"/>
    <w:rsid w:val="00C53E0E"/>
    <w:rsid w:val="00C57A37"/>
    <w:rsid w:val="00C90843"/>
    <w:rsid w:val="00CA4F28"/>
    <w:rsid w:val="00CB16AF"/>
    <w:rsid w:val="00CB661E"/>
    <w:rsid w:val="00CC12CE"/>
    <w:rsid w:val="00CD06F3"/>
    <w:rsid w:val="00CD46BE"/>
    <w:rsid w:val="00CE144D"/>
    <w:rsid w:val="00D132C1"/>
    <w:rsid w:val="00D17DFB"/>
    <w:rsid w:val="00D2366F"/>
    <w:rsid w:val="00D24BE5"/>
    <w:rsid w:val="00D311B0"/>
    <w:rsid w:val="00D42425"/>
    <w:rsid w:val="00D560A2"/>
    <w:rsid w:val="00D5642D"/>
    <w:rsid w:val="00D6180F"/>
    <w:rsid w:val="00D8679A"/>
    <w:rsid w:val="00DA4606"/>
    <w:rsid w:val="00DA49CA"/>
    <w:rsid w:val="00DA577A"/>
    <w:rsid w:val="00DB05EE"/>
    <w:rsid w:val="00DB075B"/>
    <w:rsid w:val="00DB3C32"/>
    <w:rsid w:val="00DB4C27"/>
    <w:rsid w:val="00DC0D06"/>
    <w:rsid w:val="00DD18AA"/>
    <w:rsid w:val="00DD7C46"/>
    <w:rsid w:val="00DF0958"/>
    <w:rsid w:val="00E263AD"/>
    <w:rsid w:val="00E41AF7"/>
    <w:rsid w:val="00E5169E"/>
    <w:rsid w:val="00E569F8"/>
    <w:rsid w:val="00E57D48"/>
    <w:rsid w:val="00E607A5"/>
    <w:rsid w:val="00E91F2B"/>
    <w:rsid w:val="00E955F9"/>
    <w:rsid w:val="00EA12E4"/>
    <w:rsid w:val="00EC645C"/>
    <w:rsid w:val="00ED6598"/>
    <w:rsid w:val="00EF6BD6"/>
    <w:rsid w:val="00F30A87"/>
    <w:rsid w:val="00F37AF7"/>
    <w:rsid w:val="00F65FB4"/>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86E"/>
    <w:pPr>
      <w:spacing w:before="240"/>
    </w:pPr>
    <w:rPr>
      <w:sz w:val="24"/>
    </w:rPr>
  </w:style>
  <w:style w:type="paragraph" w:styleId="Heading1">
    <w:name w:val="heading 1"/>
    <w:basedOn w:val="Normal"/>
    <w:next w:val="Normal"/>
    <w:link w:val="Heading1Char"/>
    <w:autoRedefine/>
    <w:qFormat/>
    <w:rsid w:val="0039186E"/>
    <w:pPr>
      <w:keepNext/>
      <w:spacing w:after="60"/>
      <w:outlineLvl w:val="0"/>
    </w:pPr>
    <w:rPr>
      <w:b/>
      <w:bCs/>
      <w:caps/>
      <w:kern w:val="32"/>
      <w:szCs w:val="32"/>
    </w:rPr>
  </w:style>
  <w:style w:type="paragraph" w:styleId="Heading2">
    <w:name w:val="heading 2"/>
    <w:basedOn w:val="Normal"/>
    <w:next w:val="Normal"/>
    <w:link w:val="Heading2Char"/>
    <w:autoRedefine/>
    <w:qFormat/>
    <w:rsid w:val="0039186E"/>
    <w:pPr>
      <w:keepNext/>
      <w:spacing w:after="60"/>
      <w:outlineLvl w:val="1"/>
    </w:pPr>
    <w:rPr>
      <w:b/>
      <w:bCs/>
      <w:iCs/>
      <w:szCs w:val="28"/>
    </w:rPr>
  </w:style>
  <w:style w:type="paragraph" w:styleId="Heading3">
    <w:name w:val="heading 3"/>
    <w:basedOn w:val="Normal"/>
    <w:next w:val="Normal"/>
    <w:link w:val="Heading3Char"/>
    <w:autoRedefine/>
    <w:qFormat/>
    <w:rsid w:val="0039186E"/>
    <w:pPr>
      <w:keepNext/>
      <w:spacing w:after="60"/>
      <w:outlineLvl w:val="2"/>
    </w:pPr>
    <w:rPr>
      <w:b/>
      <w:bCs/>
      <w:szCs w:val="26"/>
    </w:rPr>
  </w:style>
  <w:style w:type="paragraph" w:styleId="Heading4">
    <w:name w:val="heading 4"/>
    <w:basedOn w:val="Normal"/>
    <w:next w:val="Normal"/>
    <w:link w:val="Heading4Char"/>
    <w:unhideWhenUsed/>
    <w:qFormat/>
    <w:rsid w:val="0039186E"/>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9186E"/>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186E"/>
    <w:rPr>
      <w:b/>
      <w:bCs/>
      <w:caps/>
      <w:kern w:val="32"/>
      <w:sz w:val="24"/>
      <w:szCs w:val="32"/>
    </w:rPr>
  </w:style>
  <w:style w:type="character" w:customStyle="1" w:styleId="Heading3Char">
    <w:name w:val="Heading 3 Char"/>
    <w:basedOn w:val="DefaultParagraphFont"/>
    <w:link w:val="Heading3"/>
    <w:rsid w:val="0039186E"/>
    <w:rPr>
      <w:b/>
      <w:bCs/>
      <w:sz w:val="24"/>
      <w:szCs w:val="26"/>
    </w:rPr>
  </w:style>
  <w:style w:type="paragraph" w:styleId="Header">
    <w:name w:val="header"/>
    <w:basedOn w:val="Normal"/>
    <w:link w:val="HeaderChar"/>
    <w:rsid w:val="0039186E"/>
    <w:pPr>
      <w:tabs>
        <w:tab w:val="center" w:pos="4680"/>
        <w:tab w:val="right" w:pos="9360"/>
      </w:tabs>
      <w:spacing w:before="0"/>
    </w:pPr>
  </w:style>
  <w:style w:type="paragraph" w:customStyle="1" w:styleId="par1">
    <w:name w:val="par1"/>
    <w:basedOn w:val="Normal"/>
    <w:autoRedefine/>
    <w:qFormat/>
    <w:rsid w:val="0039186E"/>
    <w:pPr>
      <w:tabs>
        <w:tab w:val="left" w:pos="720"/>
        <w:tab w:val="left" w:pos="1440"/>
        <w:tab w:val="left" w:pos="2160"/>
      </w:tabs>
      <w:ind w:left="720" w:hanging="720"/>
    </w:pPr>
    <w:rPr>
      <w:szCs w:val="24"/>
    </w:rPr>
  </w:style>
  <w:style w:type="paragraph" w:customStyle="1" w:styleId="cp">
    <w:name w:val="cp"/>
    <w:basedOn w:val="Normal"/>
    <w:rsid w:val="0039186E"/>
    <w:pPr>
      <w:jc w:val="center"/>
    </w:pPr>
  </w:style>
  <w:style w:type="paragraph" w:customStyle="1" w:styleId="par2">
    <w:name w:val="par2"/>
    <w:basedOn w:val="par1"/>
    <w:autoRedefine/>
    <w:rsid w:val="0039186E"/>
    <w:pPr>
      <w:ind w:left="1440"/>
    </w:pPr>
  </w:style>
  <w:style w:type="paragraph" w:customStyle="1" w:styleId="upar2">
    <w:name w:val="upar2"/>
    <w:basedOn w:val="upar1"/>
    <w:autoRedefine/>
    <w:rsid w:val="0039186E"/>
    <w:pPr>
      <w:ind w:left="720"/>
    </w:pPr>
    <w:rPr>
      <w:szCs w:val="24"/>
    </w:rPr>
  </w:style>
  <w:style w:type="paragraph" w:customStyle="1" w:styleId="upar1">
    <w:name w:val="upar1"/>
    <w:basedOn w:val="Normal"/>
    <w:autoRedefine/>
    <w:rsid w:val="0039186E"/>
    <w:pPr>
      <w:tabs>
        <w:tab w:val="left" w:pos="720"/>
        <w:tab w:val="left" w:pos="1440"/>
      </w:tabs>
    </w:pPr>
    <w:rPr>
      <w:rFonts w:cs="Arial"/>
    </w:rPr>
  </w:style>
  <w:style w:type="paragraph" w:customStyle="1" w:styleId="upar3">
    <w:name w:val="upar3"/>
    <w:basedOn w:val="upar1"/>
    <w:autoRedefine/>
    <w:rsid w:val="0039186E"/>
    <w:pPr>
      <w:ind w:left="1440"/>
    </w:pPr>
  </w:style>
  <w:style w:type="paragraph" w:customStyle="1" w:styleId="upar4">
    <w:name w:val="upar4"/>
    <w:basedOn w:val="upar1"/>
    <w:rsid w:val="0039186E"/>
    <w:pPr>
      <w:ind w:left="2160"/>
    </w:pPr>
  </w:style>
  <w:style w:type="paragraph" w:customStyle="1" w:styleId="par3">
    <w:name w:val="par3"/>
    <w:basedOn w:val="par1"/>
    <w:rsid w:val="0039186E"/>
    <w:pPr>
      <w:ind w:left="2160"/>
    </w:pPr>
  </w:style>
  <w:style w:type="paragraph" w:customStyle="1" w:styleId="par4">
    <w:name w:val="par4"/>
    <w:basedOn w:val="par1"/>
    <w:rsid w:val="0039186E"/>
    <w:pPr>
      <w:ind w:left="2880"/>
    </w:pPr>
  </w:style>
  <w:style w:type="paragraph" w:customStyle="1" w:styleId="par5">
    <w:name w:val="par5"/>
    <w:basedOn w:val="par1"/>
    <w:rsid w:val="0039186E"/>
    <w:pPr>
      <w:ind w:left="3600"/>
    </w:pPr>
  </w:style>
  <w:style w:type="paragraph" w:customStyle="1" w:styleId="upar5">
    <w:name w:val="upar5"/>
    <w:basedOn w:val="upar1"/>
    <w:rsid w:val="0039186E"/>
    <w:pPr>
      <w:ind w:left="2880"/>
    </w:pPr>
  </w:style>
  <w:style w:type="paragraph" w:customStyle="1" w:styleId="par6">
    <w:name w:val="par6"/>
    <w:basedOn w:val="par1"/>
    <w:rsid w:val="0039186E"/>
    <w:pPr>
      <w:ind w:left="4320"/>
    </w:pPr>
  </w:style>
  <w:style w:type="paragraph" w:customStyle="1" w:styleId="upar6">
    <w:name w:val="upar6"/>
    <w:basedOn w:val="upar1"/>
    <w:rsid w:val="0039186E"/>
    <w:pPr>
      <w:ind w:left="3600"/>
    </w:pPr>
  </w:style>
  <w:style w:type="paragraph" w:customStyle="1" w:styleId="Footnote">
    <w:name w:val="Footnote"/>
    <w:basedOn w:val="Normal"/>
    <w:autoRedefine/>
    <w:qFormat/>
    <w:rsid w:val="0039186E"/>
    <w:pPr>
      <w:spacing w:before="120"/>
    </w:pPr>
    <w:rPr>
      <w:szCs w:val="16"/>
    </w:rPr>
  </w:style>
  <w:style w:type="character" w:customStyle="1" w:styleId="HeaderChar">
    <w:name w:val="Header Char"/>
    <w:basedOn w:val="DefaultParagraphFont"/>
    <w:link w:val="Header"/>
    <w:rsid w:val="0039186E"/>
    <w:rPr>
      <w:sz w:val="24"/>
    </w:rPr>
  </w:style>
  <w:style w:type="character" w:customStyle="1" w:styleId="Heading4Char">
    <w:name w:val="Heading 4 Char"/>
    <w:basedOn w:val="DefaultParagraphFont"/>
    <w:link w:val="Heading4"/>
    <w:rsid w:val="0039186E"/>
    <w:rPr>
      <w:rFonts w:eastAsiaTheme="majorEastAsia" w:cstheme="majorBidi"/>
      <w:b/>
      <w:iCs/>
      <w:sz w:val="24"/>
    </w:rPr>
  </w:style>
  <w:style w:type="paragraph" w:styleId="Footer">
    <w:name w:val="footer"/>
    <w:basedOn w:val="Normal"/>
    <w:link w:val="FooterChar"/>
    <w:rsid w:val="0039186E"/>
    <w:pPr>
      <w:tabs>
        <w:tab w:val="center" w:pos="4680"/>
        <w:tab w:val="right" w:pos="9360"/>
      </w:tabs>
    </w:pPr>
  </w:style>
  <w:style w:type="character" w:customStyle="1" w:styleId="FooterChar">
    <w:name w:val="Footer Char"/>
    <w:link w:val="Footer"/>
    <w:rsid w:val="0039186E"/>
    <w:rPr>
      <w:sz w:val="24"/>
    </w:rPr>
  </w:style>
  <w:style w:type="paragraph" w:customStyle="1" w:styleId="Upar1Bold">
    <w:name w:val="Upar1 + Bold"/>
    <w:basedOn w:val="Normal"/>
    <w:autoRedefine/>
    <w:rsid w:val="0039186E"/>
    <w:pPr>
      <w:tabs>
        <w:tab w:val="left" w:pos="720"/>
        <w:tab w:val="left" w:pos="1440"/>
      </w:tabs>
    </w:pPr>
    <w:rPr>
      <w:rFonts w:cs="Arial"/>
      <w:b/>
      <w:bCs/>
    </w:rPr>
  </w:style>
  <w:style w:type="character" w:customStyle="1" w:styleId="Heading5Char">
    <w:name w:val="Heading 5 Char"/>
    <w:basedOn w:val="DefaultParagraphFont"/>
    <w:link w:val="Heading5"/>
    <w:semiHidden/>
    <w:rsid w:val="0039186E"/>
    <w:rPr>
      <w:rFonts w:eastAsiaTheme="majorEastAsia" w:cstheme="majorBidi"/>
      <w:b/>
      <w:sz w:val="24"/>
    </w:rPr>
  </w:style>
  <w:style w:type="paragraph" w:customStyle="1" w:styleId="FootnoteItalic">
    <w:name w:val="Footnote + Italic"/>
    <w:basedOn w:val="Normal"/>
    <w:autoRedefine/>
    <w:rsid w:val="0039186E"/>
    <w:pPr>
      <w:spacing w:before="120"/>
    </w:pPr>
    <w:rPr>
      <w:i/>
      <w:iCs/>
      <w:szCs w:val="16"/>
    </w:rPr>
  </w:style>
  <w:style w:type="character" w:customStyle="1" w:styleId="Heading2Char">
    <w:name w:val="Heading 2 Char"/>
    <w:link w:val="Heading2"/>
    <w:rsid w:val="0039186E"/>
    <w:rPr>
      <w:b/>
      <w:bCs/>
      <w:iCs/>
      <w:sz w:val="24"/>
      <w:szCs w:val="28"/>
    </w:rPr>
  </w:style>
  <w:style w:type="numbering" w:customStyle="1" w:styleId="CDOSCCR">
    <w:name w:val="CDOS CCR"/>
    <w:rsid w:val="0039186E"/>
    <w:pPr>
      <w:numPr>
        <w:numId w:val="12"/>
      </w:numPr>
    </w:pPr>
  </w:style>
  <w:style w:type="paragraph" w:styleId="ListParagraph">
    <w:name w:val="List Paragraph"/>
    <w:basedOn w:val="Normal"/>
    <w:link w:val="ListParagraphChar"/>
    <w:uiPriority w:val="34"/>
    <w:qFormat/>
    <w:rsid w:val="0039186E"/>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9186E"/>
    <w:rPr>
      <w:rFonts w:cs="Arial"/>
      <w:sz w:val="24"/>
      <w:szCs w:val="22"/>
    </w:rPr>
  </w:style>
  <w:style w:type="paragraph" w:customStyle="1" w:styleId="Par1Before3pt">
    <w:name w:val="Par1 + Before:  3 pt"/>
    <w:basedOn w:val="par1"/>
    <w:autoRedefine/>
    <w:rsid w:val="0039186E"/>
    <w:pPr>
      <w:spacing w:before="60"/>
    </w:pPr>
  </w:style>
  <w:style w:type="paragraph" w:customStyle="1" w:styleId="Par1Underline">
    <w:name w:val="Par1 + Underline"/>
    <w:basedOn w:val="par1"/>
    <w:autoRedefine/>
    <w:rsid w:val="0039186E"/>
    <w:rPr>
      <w:u w:val="single"/>
    </w:rPr>
  </w:style>
  <w:style w:type="paragraph" w:customStyle="1" w:styleId="Styleupar1Bold">
    <w:name w:val="Style upar1 + Bold"/>
    <w:basedOn w:val="upar1"/>
    <w:autoRedefine/>
    <w:qFormat/>
    <w:rsid w:val="0039186E"/>
    <w:rPr>
      <w:b/>
      <w:bCs/>
    </w:rPr>
  </w:style>
  <w:style w:type="paragraph" w:customStyle="1" w:styleId="StyleHeading2Italic">
    <w:name w:val="Style Heading 2 + Italic"/>
    <w:basedOn w:val="Heading2"/>
    <w:autoRedefine/>
    <w:rsid w:val="0039186E"/>
    <w:rPr>
      <w:i/>
      <w:iCs w:val="0"/>
    </w:rPr>
  </w:style>
  <w:style w:type="paragraph" w:customStyle="1" w:styleId="StyleFootnoteItalic">
    <w:name w:val="Style Footnote + Italic"/>
    <w:basedOn w:val="Normal"/>
    <w:autoRedefine/>
    <w:rsid w:val="0039186E"/>
    <w:pPr>
      <w:spacing w:before="120"/>
    </w:pPr>
    <w:rPr>
      <w:i/>
      <w:iCs/>
      <w:szCs w:val="16"/>
    </w:rPr>
  </w:style>
  <w:style w:type="paragraph" w:customStyle="1" w:styleId="StyleFootnoteItalic1">
    <w:name w:val="Style Footnote + Italic1"/>
    <w:basedOn w:val="Normal"/>
    <w:autoRedefine/>
    <w:rsid w:val="0039186E"/>
    <w:pPr>
      <w:spacing w:before="120"/>
    </w:pPr>
    <w:rPr>
      <w:i/>
      <w:iCs/>
      <w:szCs w:val="16"/>
    </w:rPr>
  </w:style>
  <w:style w:type="paragraph" w:customStyle="1" w:styleId="StyleFootnoteItalic2">
    <w:name w:val="Style Footnote + Italic2"/>
    <w:basedOn w:val="Normal"/>
    <w:autoRedefine/>
    <w:rsid w:val="0039186E"/>
    <w:pPr>
      <w:spacing w:before="120"/>
    </w:pPr>
    <w:rPr>
      <w:i/>
      <w:iCs/>
      <w:szCs w:val="16"/>
    </w:rPr>
  </w:style>
  <w:style w:type="paragraph" w:customStyle="1" w:styleId="StyleHeading1Allcaps">
    <w:name w:val="Style Heading 1 + All caps"/>
    <w:basedOn w:val="Heading1"/>
    <w:autoRedefine/>
    <w:rsid w:val="0039186E"/>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ared%20drives\Tax%20Policy%20-%20Team%20Drive\RULES%20AND%20RULEMAKING\Templates\SOS%20Guidelines%202026\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1</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2026-06-09T17:02:00Z</dcterms:created>
  <dcterms:modified xsi:type="dcterms:W3CDTF">2026-06-09T17:02:00Z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