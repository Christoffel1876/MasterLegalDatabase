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5F577" w14:textId="6EC0C71E" w:rsidR="00945184" w:rsidRPr="00BF6E0D" w:rsidRDefault="00583EAD" w:rsidP="004D507D">
      <w:pPr>
        <w:pStyle w:val="Upar1Bold"/>
      </w:pPr>
      <w:r>
        <w:t>Department of Revenue</w:t>
      </w:r>
    </w:p>
    <w:p w14:paraId="51168CED" w14:textId="2DA4A8D5" w:rsidR="00945184" w:rsidRPr="00BF6E0D" w:rsidRDefault="00583EAD" w:rsidP="004D507D">
      <w:pPr>
        <w:pStyle w:val="Upar1Bold"/>
      </w:pPr>
      <w:r>
        <w:t>Taxation Division</w:t>
      </w:r>
    </w:p>
    <w:p w14:paraId="692950DD" w14:textId="0BC9E0E6" w:rsidR="00945184" w:rsidRPr="00BF6E0D" w:rsidRDefault="00583EAD" w:rsidP="00641698">
      <w:pPr>
        <w:pStyle w:val="Heading1"/>
      </w:pPr>
      <w:r>
        <w:t>RETAIL MARIJUANA TAX</w:t>
      </w:r>
    </w:p>
    <w:p w14:paraId="71101648" w14:textId="2D4216B0" w:rsidR="00945184" w:rsidRPr="00BF6E0D" w:rsidRDefault="00583EAD" w:rsidP="004D507D">
      <w:pPr>
        <w:pStyle w:val="Upar1Bold"/>
      </w:pPr>
      <w:r>
        <w:t>1 CCR 201-18</w:t>
      </w:r>
    </w:p>
    <w:p w14:paraId="69BC196D" w14:textId="77777777" w:rsidR="00945184" w:rsidRDefault="00945184" w:rsidP="003B38AB">
      <w:pPr>
        <w:pStyle w:val="FootnoteItalic"/>
        <w:pBdr>
          <w:bottom w:val="single" w:sz="12" w:space="1" w:color="auto"/>
        </w:pBdr>
      </w:pPr>
    </w:p>
    <w:p w14:paraId="60157739" w14:textId="77777777" w:rsidR="00583EAD" w:rsidRDefault="00583EAD" w:rsidP="00583EAD">
      <w:pPr>
        <w:pStyle w:val="Heading2"/>
      </w:pPr>
      <w:bookmarkStart w:id="0" w:name="_Hlk112675953"/>
      <w:r>
        <w:t>Rule 39-28.8-201. Retail Marijuana Sales Tax.</w:t>
      </w:r>
    </w:p>
    <w:p w14:paraId="328BB7D3" w14:textId="77777777" w:rsidR="00583EAD" w:rsidRDefault="00583EAD" w:rsidP="00583EAD">
      <w:pPr>
        <w:pStyle w:val="upar1"/>
      </w:pPr>
      <w:r>
        <w:rPr>
          <w:b/>
          <w:bCs/>
        </w:rPr>
        <w:t>Basis and Purpose.</w:t>
      </w:r>
      <w:r>
        <w:t xml:space="preserve"> </w:t>
      </w:r>
      <w:r w:rsidRPr="00B56C5D">
        <w:t xml:space="preserve">The bases for this rule are sections 39-21-112(1), </w:t>
      </w:r>
      <w:r>
        <w:t xml:space="preserve">39-21-113, 39-26-102, 39-26-103, 39-26-105, 39-26-116, 39-26-118(2), 39-28.8-101, </w:t>
      </w:r>
      <w:r w:rsidRPr="00B56C5D">
        <w:t xml:space="preserve">39-28.8-201, </w:t>
      </w:r>
      <w:r>
        <w:t xml:space="preserve">39-28.8-202, </w:t>
      </w:r>
      <w:r w:rsidRPr="00B56C5D">
        <w:t>39-28.8-</w:t>
      </w:r>
      <w:r>
        <w:t>205</w:t>
      </w:r>
      <w:r w:rsidRPr="00B56C5D">
        <w:t xml:space="preserve">, </w:t>
      </w:r>
      <w:r>
        <w:t xml:space="preserve">and 44-10-103, </w:t>
      </w:r>
      <w:r w:rsidRPr="00B56C5D">
        <w:t xml:space="preserve">C.R.S. The purpose of this rule is to </w:t>
      </w:r>
      <w:r>
        <w:t>provide guidance regarding the imposition of the retail marijuana sales tax; provide guidance regarding the applicability of the retail marijuana sales tax to wholesale sales; and establish procedures governing the collection, administration, and enforcement of the retail marijuana sales tax</w:t>
      </w:r>
      <w:r w:rsidRPr="00B56C5D">
        <w:t>.</w:t>
      </w:r>
    </w:p>
    <w:p w14:paraId="3517E5A1" w14:textId="77777777" w:rsidR="00583EAD" w:rsidRDefault="00583EAD" w:rsidP="00583EAD">
      <w:pPr>
        <w:pStyle w:val="par1"/>
      </w:pPr>
      <w:r>
        <w:t>(1)</w:t>
      </w:r>
      <w:r>
        <w:tab/>
      </w:r>
      <w:r>
        <w:rPr>
          <w:b/>
          <w:bCs/>
        </w:rPr>
        <w:t xml:space="preserve">Definitions. </w:t>
      </w:r>
      <w:r>
        <w:t>Unless the context otherwise requires, the terms defined by sections 39-28.8-101 and 39-26-102, C.R.S., shall have the same meaning in this rule. As used in this rule, unless the context otherwise requires:</w:t>
      </w:r>
    </w:p>
    <w:p w14:paraId="70D1325E" w14:textId="77777777" w:rsidR="00583EAD" w:rsidRDefault="00583EAD" w:rsidP="0078231B">
      <w:pPr>
        <w:pStyle w:val="par2"/>
      </w:pPr>
      <w:r>
        <w:t>(a)</w:t>
      </w:r>
      <w:r>
        <w:tab/>
        <w:t xml:space="preserve">“Accelerator cultivator” </w:t>
      </w:r>
      <w:r w:rsidRPr="0076560A">
        <w:t>has the same meaning as defined in section</w:t>
      </w:r>
      <w:r>
        <w:t xml:space="preserve"> 44-10-103(1), C.R.S.</w:t>
      </w:r>
    </w:p>
    <w:p w14:paraId="24863B08" w14:textId="77777777" w:rsidR="00583EAD" w:rsidRDefault="00583EAD" w:rsidP="0078231B">
      <w:pPr>
        <w:pStyle w:val="par2"/>
      </w:pPr>
      <w:r>
        <w:t xml:space="preserve">(b) </w:t>
      </w:r>
      <w:r>
        <w:tab/>
        <w:t xml:space="preserve">“Accelerator-endorsed licensee” </w:t>
      </w:r>
      <w:r w:rsidRPr="0076560A">
        <w:t>has the same meaning as defined in section</w:t>
      </w:r>
      <w:r>
        <w:t xml:space="preserve"> 44-10-103(2), C.R.S.</w:t>
      </w:r>
    </w:p>
    <w:p w14:paraId="4C93778D" w14:textId="77777777" w:rsidR="00583EAD" w:rsidRDefault="00583EAD" w:rsidP="0078231B">
      <w:pPr>
        <w:pStyle w:val="par2"/>
      </w:pPr>
      <w:r>
        <w:t xml:space="preserve">(c) </w:t>
      </w:r>
      <w:r>
        <w:tab/>
        <w:t xml:space="preserve">“Accelerator manufacturer” </w:t>
      </w:r>
      <w:r w:rsidRPr="0076560A">
        <w:t>has the same meaning as defined in section</w:t>
      </w:r>
      <w:r>
        <w:t xml:space="preserve"> 44-10-103(4), C.R.S.</w:t>
      </w:r>
    </w:p>
    <w:p w14:paraId="505E274D" w14:textId="77777777" w:rsidR="00583EAD" w:rsidRDefault="00583EAD" w:rsidP="0078231B">
      <w:pPr>
        <w:pStyle w:val="par2"/>
      </w:pPr>
      <w:r>
        <w:t xml:space="preserve">(d) </w:t>
      </w:r>
      <w:r>
        <w:tab/>
        <w:t xml:space="preserve">“Accelerator store” </w:t>
      </w:r>
      <w:r w:rsidRPr="0076560A">
        <w:t>has the same meaning as defined in section</w:t>
      </w:r>
      <w:r>
        <w:t xml:space="preserve"> 44-10-103(4.5), C.R.S.</w:t>
      </w:r>
    </w:p>
    <w:p w14:paraId="47168EF6" w14:textId="77777777" w:rsidR="00583EAD" w:rsidRPr="0076560A" w:rsidRDefault="00583EAD" w:rsidP="0078231B">
      <w:pPr>
        <w:pStyle w:val="par2"/>
      </w:pPr>
      <w:r w:rsidRPr="0076560A">
        <w:t>(</w:t>
      </w:r>
      <w:r>
        <w:t>e</w:t>
      </w:r>
      <w:r w:rsidRPr="0076560A">
        <w:t>)</w:t>
      </w:r>
      <w:r w:rsidRPr="0076560A">
        <w:tab/>
        <w:t>“Executive Director” means the Executive Director of the Department of Revenue, or the Executive Director’s designee.</w:t>
      </w:r>
    </w:p>
    <w:p w14:paraId="477752FA" w14:textId="77777777" w:rsidR="00583EAD" w:rsidRDefault="00583EAD" w:rsidP="0078231B">
      <w:pPr>
        <w:pStyle w:val="par2"/>
      </w:pPr>
      <w:r w:rsidRPr="0076560A">
        <w:t>(</w:t>
      </w:r>
      <w:r>
        <w:t>f</w:t>
      </w:r>
      <w:r w:rsidRPr="00E2026B">
        <w:t>)</w:t>
      </w:r>
      <w:r w:rsidRPr="0076560A">
        <w:tab/>
        <w:t xml:space="preserve">“Retailer” </w:t>
      </w:r>
      <w:r>
        <w:t>has the same meaning as defined in section 39-26-102(8), C.R.S., and includes any:</w:t>
      </w:r>
    </w:p>
    <w:p w14:paraId="47B711F8" w14:textId="77777777" w:rsidR="00583EAD" w:rsidRDefault="00583EAD" w:rsidP="00583EAD">
      <w:pPr>
        <w:pStyle w:val="par3"/>
      </w:pPr>
      <w:r>
        <w:t>(</w:t>
      </w:r>
      <w:proofErr w:type="spellStart"/>
      <w:r>
        <w:t>i</w:t>
      </w:r>
      <w:proofErr w:type="spellEnd"/>
      <w:r>
        <w:t>)</w:t>
      </w:r>
      <w:r>
        <w:tab/>
        <w:t>R</w:t>
      </w:r>
      <w:r w:rsidRPr="0076560A">
        <w:t>etail marijuana store</w:t>
      </w:r>
      <w:r>
        <w:t xml:space="preserve"> </w:t>
      </w:r>
      <w:r w:rsidRPr="0076560A">
        <w:t>doing business in this state</w:t>
      </w:r>
      <w:r>
        <w:t>;</w:t>
      </w:r>
      <w:r w:rsidRPr="0076560A">
        <w:t xml:space="preserve"> </w:t>
      </w:r>
    </w:p>
    <w:p w14:paraId="55392611" w14:textId="77777777" w:rsidR="00583EAD" w:rsidRDefault="00583EAD" w:rsidP="00583EAD">
      <w:pPr>
        <w:pStyle w:val="par3"/>
      </w:pPr>
      <w:r>
        <w:t>(ii)</w:t>
      </w:r>
      <w:r>
        <w:tab/>
        <w:t>R</w:t>
      </w:r>
      <w:r w:rsidRPr="0076560A">
        <w:t xml:space="preserve">etail marijuana hospitality and sales </w:t>
      </w:r>
      <w:r>
        <w:t>business</w:t>
      </w:r>
      <w:r w:rsidRPr="0076560A">
        <w:t xml:space="preserve"> doing business in this state</w:t>
      </w:r>
      <w:r>
        <w:t xml:space="preserve">; </w:t>
      </w:r>
    </w:p>
    <w:p w14:paraId="0C764540" w14:textId="77777777" w:rsidR="00583EAD" w:rsidRDefault="00583EAD" w:rsidP="00583EAD">
      <w:pPr>
        <w:pStyle w:val="par3"/>
      </w:pPr>
      <w:r>
        <w:t>(iii)</w:t>
      </w:r>
      <w:r>
        <w:tab/>
        <w:t>A</w:t>
      </w:r>
      <w:r w:rsidRPr="0076560A">
        <w:t xml:space="preserve">ccelerator </w:t>
      </w:r>
      <w:r>
        <w:t xml:space="preserve">store </w:t>
      </w:r>
      <w:r w:rsidRPr="0076560A">
        <w:t>doing business in this state</w:t>
      </w:r>
      <w:r>
        <w:t>;</w:t>
      </w:r>
      <w:r w:rsidRPr="0076560A">
        <w:t xml:space="preserve"> </w:t>
      </w:r>
      <w:r>
        <w:t xml:space="preserve">and </w:t>
      </w:r>
    </w:p>
    <w:p w14:paraId="304B7162" w14:textId="77777777" w:rsidR="00583EAD" w:rsidRPr="0076560A" w:rsidRDefault="00583EAD" w:rsidP="00583EAD">
      <w:pPr>
        <w:pStyle w:val="par3"/>
      </w:pPr>
      <w:r>
        <w:lastRenderedPageBreak/>
        <w:t>(iv)</w:t>
      </w:r>
      <w:r>
        <w:tab/>
        <w:t>R</w:t>
      </w:r>
      <w:r w:rsidRPr="0076560A">
        <w:t xml:space="preserve">etail marijuana </w:t>
      </w:r>
      <w:r>
        <w:t>store</w:t>
      </w:r>
      <w:r w:rsidRPr="0076560A">
        <w:t xml:space="preserve"> </w:t>
      </w:r>
      <w:r>
        <w:t xml:space="preserve">that is an </w:t>
      </w:r>
      <w:r w:rsidRPr="0076560A">
        <w:t xml:space="preserve">accelerator-endorsed </w:t>
      </w:r>
      <w:r>
        <w:t xml:space="preserve">licensee </w:t>
      </w:r>
      <w:r w:rsidRPr="0076560A">
        <w:t>doing business in this state.</w:t>
      </w:r>
    </w:p>
    <w:p w14:paraId="59497ADE" w14:textId="77777777" w:rsidR="00583EAD" w:rsidRDefault="00583EAD" w:rsidP="0078231B">
      <w:pPr>
        <w:pStyle w:val="par2"/>
      </w:pPr>
      <w:r w:rsidRPr="0076560A">
        <w:t>(</w:t>
      </w:r>
      <w:r>
        <w:t>g</w:t>
      </w:r>
      <w:r w:rsidRPr="0076560A">
        <w:t>)</w:t>
      </w:r>
      <w:r w:rsidRPr="0076560A">
        <w:tab/>
        <w:t xml:space="preserve">“Retail marijuana business” </w:t>
      </w:r>
      <w:r>
        <w:t>has the same meaning as defined in section 44-10-103(58), C.R.S.</w:t>
      </w:r>
    </w:p>
    <w:p w14:paraId="72FB6E50" w14:textId="77777777" w:rsidR="00583EAD" w:rsidRPr="0076560A" w:rsidRDefault="00583EAD" w:rsidP="0078231B">
      <w:pPr>
        <w:pStyle w:val="par2"/>
      </w:pPr>
      <w:r w:rsidRPr="0076560A">
        <w:t>(</w:t>
      </w:r>
      <w:r>
        <w:t>h</w:t>
      </w:r>
      <w:r w:rsidRPr="00E2026B">
        <w:t>)</w:t>
      </w:r>
      <w:r w:rsidRPr="0076560A">
        <w:tab/>
        <w:t>“Retail marijuana cultivation facility” has the same meaning as defined in section 39-28.8-101(8), C.R.S.</w:t>
      </w:r>
      <w:r>
        <w:t>,</w:t>
      </w:r>
      <w:r w:rsidRPr="0076560A">
        <w:t xml:space="preserve"> </w:t>
      </w:r>
      <w:r>
        <w:t>and</w:t>
      </w:r>
      <w:r w:rsidRPr="0076560A">
        <w:t xml:space="preserve"> includes any accelerator cultivator</w:t>
      </w:r>
      <w:r>
        <w:t xml:space="preserve"> </w:t>
      </w:r>
      <w:r w:rsidRPr="0076560A">
        <w:t xml:space="preserve">doing business in this state </w:t>
      </w:r>
      <w:r>
        <w:t xml:space="preserve">and any </w:t>
      </w:r>
      <w:r w:rsidRPr="0076560A">
        <w:t xml:space="preserve">retail marijuana cultivation facility </w:t>
      </w:r>
      <w:r>
        <w:t xml:space="preserve">that is an </w:t>
      </w:r>
      <w:r w:rsidRPr="0076560A">
        <w:t xml:space="preserve">accelerator-endorsed </w:t>
      </w:r>
      <w:r>
        <w:t xml:space="preserve">licensee </w:t>
      </w:r>
      <w:r w:rsidRPr="0076560A">
        <w:t>doing business in this state.</w:t>
      </w:r>
    </w:p>
    <w:p w14:paraId="32C3E0D5" w14:textId="77777777" w:rsidR="00583EAD" w:rsidRPr="0076560A" w:rsidRDefault="00583EAD" w:rsidP="0078231B">
      <w:pPr>
        <w:pStyle w:val="par2"/>
      </w:pPr>
      <w:r w:rsidRPr="0076560A">
        <w:t>(</w:t>
      </w:r>
      <w:proofErr w:type="spellStart"/>
      <w:r>
        <w:t>i</w:t>
      </w:r>
      <w:proofErr w:type="spellEnd"/>
      <w:r w:rsidRPr="0076560A">
        <w:t>)</w:t>
      </w:r>
      <w:r w:rsidRPr="0076560A">
        <w:tab/>
        <w:t>“Retail marijuana excise tax” or “excise tax” means the excise tax imposed by part 3 of article 28.8 of title 39, C.R.S.</w:t>
      </w:r>
    </w:p>
    <w:p w14:paraId="1F952944" w14:textId="77777777" w:rsidR="00583EAD" w:rsidRDefault="00583EAD" w:rsidP="0078231B">
      <w:pPr>
        <w:pStyle w:val="par2"/>
      </w:pPr>
      <w:r w:rsidRPr="0076560A">
        <w:t>(</w:t>
      </w:r>
      <w:r>
        <w:t>j</w:t>
      </w:r>
      <w:r w:rsidRPr="0076560A">
        <w:t>)</w:t>
      </w:r>
      <w:r w:rsidRPr="0076560A">
        <w:tab/>
        <w:t>“Retail marijuana excise tax return” means the excise tax return upon which all sales or transfers of retail marijuana subject to retail marijuana excise tax, and the amount of retail marijuana excise tax due, is reported.</w:t>
      </w:r>
    </w:p>
    <w:p w14:paraId="385CE008" w14:textId="77777777" w:rsidR="00583EAD" w:rsidRDefault="00583EAD" w:rsidP="0078231B">
      <w:pPr>
        <w:pStyle w:val="par2"/>
      </w:pPr>
      <w:r>
        <w:t>(k)</w:t>
      </w:r>
      <w:r>
        <w:tab/>
        <w:t>“Retail marijuana hospitality and sales business” has the same meaning as defined in section 44-10-103(60.5), C.R.S.</w:t>
      </w:r>
    </w:p>
    <w:p w14:paraId="5E0B73F0" w14:textId="77777777" w:rsidR="00583EAD" w:rsidRPr="0076560A" w:rsidRDefault="00583EAD" w:rsidP="0078231B">
      <w:pPr>
        <w:pStyle w:val="par2"/>
      </w:pPr>
      <w:r w:rsidRPr="0076560A">
        <w:t>(</w:t>
      </w:r>
      <w:r>
        <w:t>l</w:t>
      </w:r>
      <w:r w:rsidRPr="0076560A">
        <w:t>)</w:t>
      </w:r>
      <w:r w:rsidRPr="0076560A">
        <w:tab/>
        <w:t>“Retail marijuana product manufacturing facility” has the same meaning as defined in section 39-28.8-101(10), C.R.S.</w:t>
      </w:r>
      <w:r>
        <w:t>, and</w:t>
      </w:r>
      <w:r w:rsidRPr="0076560A">
        <w:t xml:space="preserve"> includes any accelerator manufacturer doing business in this state</w:t>
      </w:r>
      <w:r>
        <w:t xml:space="preserve"> and any </w:t>
      </w:r>
      <w:r w:rsidRPr="0076560A">
        <w:t>retail marijuana product manufacturing facility</w:t>
      </w:r>
      <w:r>
        <w:t xml:space="preserve"> that is an </w:t>
      </w:r>
      <w:r w:rsidRPr="0076560A">
        <w:t>accelerator-endorsed</w:t>
      </w:r>
      <w:r>
        <w:t xml:space="preserve"> licensee doing business in this state</w:t>
      </w:r>
      <w:r w:rsidRPr="0076560A">
        <w:t>.</w:t>
      </w:r>
    </w:p>
    <w:p w14:paraId="786BA0A4" w14:textId="77777777" w:rsidR="00583EAD" w:rsidRPr="0076560A" w:rsidRDefault="00583EAD" w:rsidP="0078231B">
      <w:pPr>
        <w:pStyle w:val="par2"/>
      </w:pPr>
      <w:r w:rsidRPr="0076560A">
        <w:t>(</w:t>
      </w:r>
      <w:r>
        <w:t>m</w:t>
      </w:r>
      <w:r w:rsidRPr="0076560A">
        <w:t>)</w:t>
      </w:r>
      <w:r w:rsidRPr="0076560A">
        <w:tab/>
        <w:t>“Retail marijuana sales tax” means the sales tax imposed by part 2 of article 28.8 of title 39, C.R.S.</w:t>
      </w:r>
    </w:p>
    <w:p w14:paraId="53FEA757" w14:textId="77777777" w:rsidR="00583EAD" w:rsidRPr="0076560A" w:rsidRDefault="00583EAD" w:rsidP="0078231B">
      <w:pPr>
        <w:pStyle w:val="par2"/>
      </w:pPr>
      <w:r w:rsidRPr="0076560A">
        <w:t>(</w:t>
      </w:r>
      <w:r>
        <w:t>n</w:t>
      </w:r>
      <w:r w:rsidRPr="0076560A">
        <w:t>)</w:t>
      </w:r>
      <w:r w:rsidRPr="0076560A">
        <w:tab/>
        <w:t>“Retail marijuana sales tax return” means the sales tax return upon which all sales of retail marijuana and retail marijuana products</w:t>
      </w:r>
      <w:r>
        <w:t>,</w:t>
      </w:r>
      <w:r w:rsidRPr="0076560A">
        <w:t xml:space="preserve"> and the amount of retail marijuana sales tax due</w:t>
      </w:r>
      <w:r>
        <w:t>,</w:t>
      </w:r>
      <w:r w:rsidRPr="0076560A">
        <w:t xml:space="preserve"> is reported.</w:t>
      </w:r>
    </w:p>
    <w:p w14:paraId="6B66A6DE" w14:textId="77777777" w:rsidR="00583EAD" w:rsidRPr="0076560A" w:rsidRDefault="00583EAD" w:rsidP="0078231B">
      <w:pPr>
        <w:pStyle w:val="par2"/>
      </w:pPr>
      <w:r w:rsidRPr="0076560A">
        <w:t>(</w:t>
      </w:r>
      <w:r>
        <w:t>o</w:t>
      </w:r>
      <w:r w:rsidRPr="0076560A">
        <w:t>)</w:t>
      </w:r>
      <w:r w:rsidRPr="0076560A">
        <w:tab/>
        <w:t xml:space="preserve">“Retail </w:t>
      </w:r>
      <w:r>
        <w:t>m</w:t>
      </w:r>
      <w:r w:rsidRPr="0076560A">
        <w:t xml:space="preserve">arijuana </w:t>
      </w:r>
      <w:r>
        <w:t>t</w:t>
      </w:r>
      <w:r w:rsidRPr="0076560A">
        <w:t xml:space="preserve">ransporter” </w:t>
      </w:r>
      <w:r>
        <w:t>has the same meaning as defined in section 44-10-103(65), C.R.S.</w:t>
      </w:r>
    </w:p>
    <w:p w14:paraId="5C1C92ED" w14:textId="77777777" w:rsidR="00583EAD" w:rsidRPr="0076560A" w:rsidRDefault="00583EAD" w:rsidP="0078231B">
      <w:pPr>
        <w:pStyle w:val="par2"/>
      </w:pPr>
      <w:r w:rsidRPr="0076560A">
        <w:t>(</w:t>
      </w:r>
      <w:r>
        <w:t>p</w:t>
      </w:r>
      <w:r w:rsidRPr="0076560A">
        <w:t>)</w:t>
      </w:r>
      <w:r w:rsidRPr="0076560A">
        <w:tab/>
        <w:t>“Retail sales tax” means the sales tax imposed by part 1 of article 26 of title 39, C.R.S.</w:t>
      </w:r>
    </w:p>
    <w:p w14:paraId="4F3D66BD" w14:textId="54462CD9" w:rsidR="00583EAD" w:rsidRPr="0076560A" w:rsidRDefault="00583EAD" w:rsidP="0078231B">
      <w:pPr>
        <w:pStyle w:val="par2"/>
      </w:pPr>
      <w:r w:rsidRPr="0076560A">
        <w:t>(</w:t>
      </w:r>
      <w:r>
        <w:t>q</w:t>
      </w:r>
      <w:r w:rsidRPr="0076560A">
        <w:t>)</w:t>
      </w:r>
      <w:r w:rsidRPr="0076560A">
        <w:tab/>
        <w:t>“Transfer” means to grant, convey, hand over, assign, sell, exchange</w:t>
      </w:r>
      <w:ins w:id="1" w:author="Josh Pens" w:date="2026-09-01T14:31:00Z" w16du:dateUtc="2026-09-01T20:31:00Z">
        <w:r w:rsidRPr="0076560A">
          <w:t xml:space="preserve">, </w:t>
        </w:r>
        <w:r w:rsidR="00A16B68">
          <w:t>donate</w:t>
        </w:r>
      </w:ins>
      <w:r w:rsidR="00A16B68">
        <w:t xml:space="preserve">, </w:t>
      </w:r>
      <w:r w:rsidRPr="0076560A">
        <w:t xml:space="preserve">or barter, in any manner or by any means, with or without consideration, any </w:t>
      </w:r>
      <w:r>
        <w:t>retail</w:t>
      </w:r>
      <w:r w:rsidRPr="0076560A">
        <w:t xml:space="preserve"> marijuana from one licensee to another licensee. A transfer includes the movement of </w:t>
      </w:r>
      <w:r>
        <w:t>retail</w:t>
      </w:r>
      <w:r w:rsidRPr="0076560A">
        <w:t xml:space="preserve"> marijuana from one licensed premises to another, even if both premises are contiguous, and even if </w:t>
      </w:r>
      <w:r w:rsidRPr="0076560A">
        <w:lastRenderedPageBreak/>
        <w:t>both premises are owned by a single entity or individual or group of individuals.</w:t>
      </w:r>
    </w:p>
    <w:p w14:paraId="019B35EF" w14:textId="77777777" w:rsidR="00583EAD" w:rsidRPr="0076560A" w:rsidRDefault="00583EAD" w:rsidP="0078231B">
      <w:pPr>
        <w:pStyle w:val="par2"/>
      </w:pPr>
      <w:r w:rsidRPr="0076560A">
        <w:t>(</w:t>
      </w:r>
      <w:r>
        <w:t>r</w:t>
      </w:r>
      <w:r w:rsidRPr="0076560A">
        <w:t>)</w:t>
      </w:r>
      <w:r w:rsidRPr="0076560A">
        <w:tab/>
        <w:t xml:space="preserve">“Wholesaler” means a person who transfers retail marijuana, retail marijuana products, or both for the purpose of resale or manufacture. “Wholesaler” includes any retail marijuana cultivation facility and </w:t>
      </w:r>
      <w:r>
        <w:t xml:space="preserve">any </w:t>
      </w:r>
      <w:r w:rsidRPr="0076560A">
        <w:t>retail marijuana product manufacturing facility doing business in this state.</w:t>
      </w:r>
    </w:p>
    <w:p w14:paraId="3A70BA10" w14:textId="77777777" w:rsidR="00583EAD" w:rsidRPr="00583EAD" w:rsidRDefault="00583EAD" w:rsidP="009B7051">
      <w:pPr>
        <w:pStyle w:val="par1"/>
        <w:keepNext/>
      </w:pPr>
      <w:r>
        <w:t>(2)</w:t>
      </w:r>
      <w:r>
        <w:tab/>
      </w:r>
      <w:r w:rsidRPr="009B7051">
        <w:rPr>
          <w:b/>
          <w:bCs/>
        </w:rPr>
        <w:t>Imposition of Tax.</w:t>
      </w:r>
    </w:p>
    <w:p w14:paraId="119EC00C" w14:textId="77777777" w:rsidR="00583EAD" w:rsidRDefault="00583EAD" w:rsidP="0078231B">
      <w:pPr>
        <w:pStyle w:val="par2"/>
      </w:pPr>
      <w:r>
        <w:t>(a)</w:t>
      </w:r>
      <w:r>
        <w:tab/>
        <w:t xml:space="preserve">The retail marijuana sales tax is imposed on the purchase price of all retail sales of retail marijuana and retail marijuana products. The retail sale of any product that contains any amount </w:t>
      </w:r>
      <w:proofErr w:type="gramStart"/>
      <w:r>
        <w:t>of retail</w:t>
      </w:r>
      <w:proofErr w:type="gramEnd"/>
      <w:r>
        <w:t xml:space="preserve"> marijuana or any derivative thereof is subject to the retail marijuana sales tax on the purchase price paid or charged upon such product.</w:t>
      </w:r>
    </w:p>
    <w:p w14:paraId="123A4F33" w14:textId="77777777" w:rsidR="00583EAD" w:rsidRDefault="00583EAD" w:rsidP="0078231B">
      <w:pPr>
        <w:pStyle w:val="par2"/>
      </w:pPr>
      <w:r>
        <w:t>(b)</w:t>
      </w:r>
      <w:r>
        <w:tab/>
        <w:t>In addition to any other tax imposed, every retailer shall add the retail marijuana sales tax imposed at the rate provided in section 39-28.8-202, C.R.S., to the purchase price of the retail sale, showing such tax as a separate and distinct item, and when added such tax shall constitute a part of such purchase price and is a debt from the consumer or user to the retailer until paid and is recoverable at law in the same manner as other debts. The retailer is allowed to apply and credit the amount of the retailer’s collections against the rate to be paid under the provisions of paragraph (2)(c) of this rule, remitting any excess of collections over said rate.</w:t>
      </w:r>
    </w:p>
    <w:p w14:paraId="61FD0BE7" w14:textId="77777777" w:rsidR="00583EAD" w:rsidRDefault="00583EAD" w:rsidP="0078231B">
      <w:pPr>
        <w:pStyle w:val="par2"/>
      </w:pPr>
      <w:proofErr w:type="gramStart"/>
      <w:r>
        <w:t>(c)</w:t>
      </w:r>
      <w:r>
        <w:tab/>
        <w:t>Every</w:t>
      </w:r>
      <w:proofErr w:type="gramEnd"/>
      <w:r>
        <w:t xml:space="preserve"> retailer, irrespective of the provisions of paragraph (2)(b) of this rule, is liable and responsible for the payment of an amount equal to the rate provided in section 39-28.8-202, C.R.S., on all sales by the retailer as specified in paragraph (2)(a) of this rule. </w:t>
      </w:r>
    </w:p>
    <w:p w14:paraId="43BE757C" w14:textId="38444C7B" w:rsidR="00583EAD" w:rsidRPr="00CA40ED" w:rsidRDefault="00583EAD" w:rsidP="00583EAD">
      <w:pPr>
        <w:pStyle w:val="par1"/>
      </w:pPr>
      <w:r>
        <w:t>(3)</w:t>
      </w:r>
      <w:r>
        <w:tab/>
      </w:r>
      <w:r>
        <w:rPr>
          <w:b/>
          <w:bCs/>
        </w:rPr>
        <w:t xml:space="preserve">Wholesale </w:t>
      </w:r>
      <w:del w:id="2" w:author="Josh Pens" w:date="2026-09-01T14:31:00Z" w16du:dateUtc="2026-09-01T20:31:00Z">
        <w:r w:rsidR="00D84C91">
          <w:rPr>
            <w:b/>
            <w:bCs/>
          </w:rPr>
          <w:delText>Sales</w:delText>
        </w:r>
      </w:del>
      <w:ins w:id="3" w:author="Josh Pens" w:date="2026-09-01T14:31:00Z" w16du:dateUtc="2026-09-01T20:31:00Z">
        <w:r w:rsidR="00A16B68">
          <w:rPr>
            <w:b/>
            <w:bCs/>
          </w:rPr>
          <w:t>Transfer</w:t>
        </w:r>
        <w:r w:rsidR="009C71E4">
          <w:rPr>
            <w:b/>
            <w:bCs/>
          </w:rPr>
          <w:t>s</w:t>
        </w:r>
      </w:ins>
      <w:r>
        <w:rPr>
          <w:b/>
          <w:bCs/>
        </w:rPr>
        <w:t xml:space="preserve">. </w:t>
      </w:r>
      <w:r>
        <w:t xml:space="preserve">The tax imposed by section 39-28.8-202, C.R.S., and paragraph (2) of this rule is not imposed on any wholesale </w:t>
      </w:r>
      <w:del w:id="4" w:author="Josh Pens" w:date="2026-09-01T14:31:00Z" w16du:dateUtc="2026-09-01T20:31:00Z">
        <w:r w:rsidR="00D84C91">
          <w:delText>sale</w:delText>
        </w:r>
      </w:del>
      <w:ins w:id="5" w:author="Josh Pens" w:date="2026-09-01T14:31:00Z" w16du:dateUtc="2026-09-01T20:31:00Z">
        <w:r w:rsidR="00A16B68">
          <w:t>transfer</w:t>
        </w:r>
      </w:ins>
      <w:r>
        <w:t xml:space="preserve">. The seller bears the burden of proving that a </w:t>
      </w:r>
      <w:del w:id="6" w:author="Josh Pens" w:date="2026-09-01T14:31:00Z" w16du:dateUtc="2026-09-01T20:31:00Z">
        <w:r w:rsidR="00D84C91">
          <w:delText>sale</w:delText>
        </w:r>
      </w:del>
      <w:ins w:id="7" w:author="Josh Pens" w:date="2026-09-01T14:31:00Z" w16du:dateUtc="2026-09-01T20:31:00Z">
        <w:r w:rsidR="00A16B68">
          <w:t>transfer</w:t>
        </w:r>
      </w:ins>
      <w:r>
        <w:t xml:space="preserve"> is a wholesale </w:t>
      </w:r>
      <w:del w:id="8" w:author="Josh Pens" w:date="2026-09-01T14:31:00Z" w16du:dateUtc="2026-09-01T20:31:00Z">
        <w:r w:rsidR="00D84C91">
          <w:delText>sale</w:delText>
        </w:r>
      </w:del>
      <w:ins w:id="9" w:author="Josh Pens" w:date="2026-09-01T14:31:00Z" w16du:dateUtc="2026-09-01T20:31:00Z">
        <w:r w:rsidR="00A16B68">
          <w:t>transfer</w:t>
        </w:r>
      </w:ins>
      <w:r>
        <w:t xml:space="preserve"> in accordance with the requirements set forth in section 39-26-105(3), C.R.S. </w:t>
      </w:r>
    </w:p>
    <w:p w14:paraId="7CADE458" w14:textId="77777777" w:rsidR="00583EAD" w:rsidRDefault="00583EAD" w:rsidP="00583EAD">
      <w:pPr>
        <w:pStyle w:val="par1"/>
      </w:pPr>
      <w:r>
        <w:t xml:space="preserve">(4) </w:t>
      </w:r>
      <w:r>
        <w:tab/>
      </w:r>
      <w:r>
        <w:rPr>
          <w:b/>
          <w:bCs/>
        </w:rPr>
        <w:t xml:space="preserve">Collection, Administration, and Enforcement. </w:t>
      </w:r>
      <w:r>
        <w:t>The Executive Director’s procedures governing the collection, administration, and enforcement of the retail sales tax as set forth in the rules promulgated under articles 21 and 26 of title 39, C.R.S., shall, to the extent not inconsistent with the provisions of article 28.8 of title 39, C.R.S., and these rules, likewise govern the collection, administration, and enforcement of the retail marijuana sales tax.</w:t>
      </w:r>
    </w:p>
    <w:p w14:paraId="361DFD0E" w14:textId="77777777" w:rsidR="00583EAD" w:rsidRDefault="00583EAD" w:rsidP="0078231B">
      <w:pPr>
        <w:pStyle w:val="par2"/>
      </w:pPr>
      <w:r>
        <w:lastRenderedPageBreak/>
        <w:t xml:space="preserve">(a) </w:t>
      </w:r>
      <w:r>
        <w:tab/>
      </w:r>
      <w:r w:rsidRPr="00F16481">
        <w:rPr>
          <w:i/>
          <w:iCs/>
        </w:rPr>
        <w:t>Licensing.</w:t>
      </w:r>
      <w:r>
        <w:t xml:space="preserve"> In addition to any other licenses required by law, every retail marijuana business shall obtain a license pursuant to section 39-26-103, C.R.S., and this rule.</w:t>
      </w:r>
    </w:p>
    <w:p w14:paraId="3781C9F1" w14:textId="77777777" w:rsidR="00583EAD" w:rsidRDefault="00583EAD" w:rsidP="00583EAD">
      <w:pPr>
        <w:pStyle w:val="par3"/>
      </w:pPr>
      <w:r>
        <w:t>(</w:t>
      </w:r>
      <w:proofErr w:type="spellStart"/>
      <w:r>
        <w:t>i</w:t>
      </w:r>
      <w:proofErr w:type="spellEnd"/>
      <w:r>
        <w:t>)</w:t>
      </w:r>
      <w:r>
        <w:tab/>
      </w:r>
      <w:r>
        <w:rPr>
          <w:i/>
          <w:iCs/>
        </w:rPr>
        <w:t>Wholesalers</w:t>
      </w:r>
      <w:r>
        <w:t>. Every wholesaler shall obtain a wholesale license pursuant to section 39-26-103(8), C.R.S., for each location in this state from which the wholesaler transfers retail marijuana.</w:t>
      </w:r>
    </w:p>
    <w:p w14:paraId="092D03D0" w14:textId="77777777" w:rsidR="00583EAD" w:rsidRDefault="00583EAD" w:rsidP="00583EAD">
      <w:pPr>
        <w:pStyle w:val="par3"/>
      </w:pPr>
      <w:r>
        <w:t>(ii)</w:t>
      </w:r>
      <w:r>
        <w:tab/>
      </w:r>
      <w:r>
        <w:rPr>
          <w:i/>
          <w:iCs/>
        </w:rPr>
        <w:t>Retailers.</w:t>
      </w:r>
      <w:r>
        <w:t xml:space="preserve"> Every retailer shall obtain a retail sales tax license pursuant to section 39-26-103(1), C.R.S., for each retail location in this state from which the retailer makes retail sales of retail marijuana. </w:t>
      </w:r>
    </w:p>
    <w:p w14:paraId="1EF7ED33" w14:textId="77777777" w:rsidR="00583EAD" w:rsidRDefault="00583EAD" w:rsidP="00583EAD">
      <w:pPr>
        <w:pStyle w:val="par4"/>
      </w:pPr>
      <w:r>
        <w:t>(A)</w:t>
      </w:r>
      <w:r>
        <w:tab/>
        <w:t xml:space="preserve">A separate license must be obtained and maintained for each: </w:t>
      </w:r>
    </w:p>
    <w:p w14:paraId="28537E91" w14:textId="77777777" w:rsidR="00583EAD" w:rsidRDefault="00583EAD" w:rsidP="00583EAD">
      <w:pPr>
        <w:pStyle w:val="par5"/>
      </w:pPr>
      <w:r>
        <w:t>(I)</w:t>
      </w:r>
      <w:r>
        <w:tab/>
        <w:t>Medical marijuana store and retail marijuana store operating from a shared location; and</w:t>
      </w:r>
    </w:p>
    <w:p w14:paraId="262B4DA1" w14:textId="77777777" w:rsidR="00583EAD" w:rsidRDefault="00583EAD" w:rsidP="00583EAD">
      <w:pPr>
        <w:pStyle w:val="par5"/>
      </w:pPr>
      <w:r>
        <w:t>(II)</w:t>
      </w:r>
      <w:r>
        <w:tab/>
        <w:t xml:space="preserve">Retail marijuana hospitality and sales business and retail food </w:t>
      </w:r>
      <w:proofErr w:type="gramStart"/>
      <w:r>
        <w:t>establishment</w:t>
      </w:r>
      <w:proofErr w:type="gramEnd"/>
      <w:r>
        <w:t xml:space="preserve"> operating from a shared location.</w:t>
      </w:r>
    </w:p>
    <w:p w14:paraId="664DE1DE" w14:textId="77777777" w:rsidR="00583EAD" w:rsidRDefault="00583EAD" w:rsidP="00583EAD">
      <w:pPr>
        <w:pStyle w:val="par4"/>
      </w:pPr>
      <w:r>
        <w:t>(B)</w:t>
      </w:r>
      <w:r>
        <w:tab/>
        <w:t>A retailer making both retail sales and wholesale sales from the same location need not obtain a separate wholesale license for that location.</w:t>
      </w:r>
    </w:p>
    <w:p w14:paraId="54DEED52" w14:textId="77777777" w:rsidR="00583EAD" w:rsidRPr="003B35CB" w:rsidRDefault="00583EAD" w:rsidP="00583EAD">
      <w:pPr>
        <w:pStyle w:val="par3"/>
      </w:pPr>
      <w:r>
        <w:t>(iii)</w:t>
      </w:r>
      <w:r>
        <w:tab/>
      </w:r>
      <w:r>
        <w:rPr>
          <w:i/>
          <w:iCs/>
        </w:rPr>
        <w:t>Retail Marijuana Transporter.</w:t>
      </w:r>
      <w:r>
        <w:t xml:space="preserve"> A retail marijuana transporter is not required to obtain a license under this paragraph (4)(a).</w:t>
      </w:r>
    </w:p>
    <w:p w14:paraId="07433D4E" w14:textId="77777777" w:rsidR="00583EAD" w:rsidRDefault="00583EAD" w:rsidP="0078231B">
      <w:pPr>
        <w:pStyle w:val="par2"/>
      </w:pPr>
      <w:r>
        <w:t>(b)</w:t>
      </w:r>
      <w:r>
        <w:tab/>
      </w:r>
      <w:r w:rsidRPr="007052B7">
        <w:rPr>
          <w:i/>
          <w:iCs/>
        </w:rPr>
        <w:t>Returns Required.</w:t>
      </w:r>
      <w:r>
        <w:rPr>
          <w:b/>
          <w:bCs/>
        </w:rPr>
        <w:t xml:space="preserve"> </w:t>
      </w:r>
      <w:r>
        <w:t xml:space="preserve">In addition to any other returns required by law, every retailer shall, </w:t>
      </w:r>
      <w:proofErr w:type="gramStart"/>
      <w:r>
        <w:t>on a monthly basis</w:t>
      </w:r>
      <w:proofErr w:type="gramEnd"/>
      <w:r>
        <w:t xml:space="preserve">, file a retail marijuana sales tax return and pay any retail marijuana sales tax due. </w:t>
      </w:r>
    </w:p>
    <w:p w14:paraId="39939CFF" w14:textId="77777777" w:rsidR="00583EAD" w:rsidRDefault="00583EAD" w:rsidP="00583EAD">
      <w:pPr>
        <w:pStyle w:val="par3"/>
      </w:pPr>
      <w:r>
        <w:t>(</w:t>
      </w:r>
      <w:proofErr w:type="spellStart"/>
      <w:r>
        <w:t>i</w:t>
      </w:r>
      <w:proofErr w:type="spellEnd"/>
      <w:r>
        <w:t>)</w:t>
      </w:r>
      <w:r>
        <w:tab/>
        <w:t xml:space="preserve">A retailer that makes no retail sales of retail marijuana during the month shall nonetheless file a retail marijuana sales tax return on or before the due date reporting that no tax is due. </w:t>
      </w:r>
    </w:p>
    <w:p w14:paraId="6EFABD4C" w14:textId="77777777" w:rsidR="00583EAD" w:rsidRDefault="00583EAD" w:rsidP="00583EAD">
      <w:pPr>
        <w:pStyle w:val="par3"/>
      </w:pPr>
      <w:r>
        <w:t>(ii)</w:t>
      </w:r>
      <w:r>
        <w:tab/>
        <w:t>The return required by this paragraph (4) is separate from the retail sales tax return and the retail marijuana excise tax return. In addition to the retail marijuana sales tax return, every retailer shall, on a monthly basis, file a retail sales tax return reporting sales of retail marijuana subject to state-administered local retail sales tax, and any other sales subject to state or state-administered local retail sales tax, and paying the retail sales tax due as computed therein.</w:t>
      </w:r>
    </w:p>
    <w:p w14:paraId="243D0492" w14:textId="77777777" w:rsidR="00583EAD" w:rsidRDefault="00583EAD" w:rsidP="00583EAD">
      <w:pPr>
        <w:pStyle w:val="par3"/>
      </w:pPr>
      <w:r>
        <w:lastRenderedPageBreak/>
        <w:t>(iii)</w:t>
      </w:r>
      <w:r>
        <w:tab/>
        <w:t xml:space="preserve">A separate retail marijuana sales tax return must be filed for each location from which retail marijuana is sold at retail. </w:t>
      </w:r>
    </w:p>
    <w:p w14:paraId="53E52789" w14:textId="77777777" w:rsidR="00583EAD" w:rsidRDefault="00583EAD" w:rsidP="00583EAD">
      <w:pPr>
        <w:pStyle w:val="par3"/>
      </w:pPr>
      <w:r>
        <w:t>(iv)</w:t>
      </w:r>
      <w:r>
        <w:tab/>
        <w:t>A separate retail marijuana sales tax return is required with respect to retail sales made at the retail location and retail sales delivered to the purchaser at a location other than the retail location even if both locations are within the same taxing area. The retailer shall apply the retail sales tax sourcing rules set forth in section 39-26-104(3)(a), C.R.S., to determine the taxing area to which a retail sale must be attributed and reported. The retailer may use the GIS database described in section 39-26-105.2, C.R.S., to source retail sales of retail marijuana and the retailer will be held harmless for such use as set forth in that section.</w:t>
      </w:r>
    </w:p>
    <w:p w14:paraId="192A8C16" w14:textId="77777777" w:rsidR="00583EAD" w:rsidRDefault="00583EAD" w:rsidP="0078231B">
      <w:pPr>
        <w:pStyle w:val="par2"/>
      </w:pPr>
      <w:r>
        <w:t>(c)</w:t>
      </w:r>
      <w:r>
        <w:tab/>
      </w:r>
      <w:bookmarkStart w:id="10" w:name="OLE_LINK3"/>
      <w:r w:rsidRPr="007052B7">
        <w:rPr>
          <w:i/>
          <w:iCs/>
        </w:rPr>
        <w:t>Recordkeeping Requirements.</w:t>
      </w:r>
      <w:r>
        <w:rPr>
          <w:b/>
          <w:bCs/>
        </w:rPr>
        <w:t xml:space="preserve"> </w:t>
      </w:r>
      <w:r>
        <w:t xml:space="preserve">In addition to the books, accounts, and records required to be maintained pursuant to section 39-28.8-303, C.R.S., every retailer shall keep and preserve, for a period of at least three years, such books, accounts, and records as may be necessary to determine the amount of retail marijuana sales tax due. </w:t>
      </w:r>
    </w:p>
    <w:p w14:paraId="104CEF41" w14:textId="77777777" w:rsidR="00583EAD" w:rsidRDefault="00583EAD" w:rsidP="00583EAD">
      <w:pPr>
        <w:pStyle w:val="par3"/>
      </w:pPr>
      <w:r>
        <w:t>(</w:t>
      </w:r>
      <w:proofErr w:type="spellStart"/>
      <w:r>
        <w:t>i</w:t>
      </w:r>
      <w:proofErr w:type="spellEnd"/>
      <w:r>
        <w:t>)</w:t>
      </w:r>
      <w:r>
        <w:tab/>
        <w:t>All such books, accounts, and records shall be open for examination at any time by the Executive Director.</w:t>
      </w:r>
    </w:p>
    <w:p w14:paraId="72833A1F" w14:textId="77777777" w:rsidR="00583EAD" w:rsidRDefault="00583EAD" w:rsidP="00583EAD">
      <w:pPr>
        <w:pStyle w:val="par3"/>
      </w:pPr>
      <w:r>
        <w:t>(ii)</w:t>
      </w:r>
      <w:r>
        <w:tab/>
        <w:t>Should any person neglect or refuse to maintain adequate books, accounts, and records, or to open them for examination in accordance with this rule, the Executive Director shall make an estimate of the retail marijuana sales tax due from such person, based upon the information that may be available, plus penalty and interest as provided in section 39-26-118(2), C.R.S.</w:t>
      </w:r>
      <w:bookmarkEnd w:id="0"/>
      <w:bookmarkEnd w:id="10"/>
    </w:p>
    <w:p w14:paraId="2F59A93B" w14:textId="77777777" w:rsidR="00583EAD" w:rsidRDefault="00583EAD" w:rsidP="00583EAD">
      <w:pPr>
        <w:pStyle w:val="Heading2"/>
      </w:pPr>
      <w:r>
        <w:t>Rule 39-28.8-</w:t>
      </w:r>
      <w:proofErr w:type="gramStart"/>
      <w:r>
        <w:t>301</w:t>
      </w:r>
      <w:r>
        <w:softHyphen/>
      </w:r>
      <w:r>
        <w:softHyphen/>
        <w:t>.</w:t>
      </w:r>
      <w:proofErr w:type="gramEnd"/>
      <w:r>
        <w:t xml:space="preserve"> Retail Marijuana Excise Tax.</w:t>
      </w:r>
    </w:p>
    <w:p w14:paraId="1DBDFA8D" w14:textId="2F36E56C" w:rsidR="00583EAD" w:rsidRDefault="00583EAD" w:rsidP="00583EAD">
      <w:pPr>
        <w:pStyle w:val="upar1"/>
      </w:pPr>
      <w:r>
        <w:rPr>
          <w:b/>
          <w:bCs/>
        </w:rPr>
        <w:t>Basis and Purpose.</w:t>
      </w:r>
      <w:r>
        <w:t xml:space="preserve"> The bases for this rule are sections 39-21-112(1), 39-21-113, 39-26-102, 39-26-103, 39-26-105, 39-</w:t>
      </w:r>
      <w:r w:rsidRPr="00583EAD">
        <w:t>26</w:t>
      </w:r>
      <w:r>
        <w:t xml:space="preserve">-116, 39-26-118(2), 39-28.8-101, </w:t>
      </w:r>
      <w:r w:rsidRPr="00B56C5D">
        <w:t>39-28.8-</w:t>
      </w:r>
      <w:r>
        <w:t>3</w:t>
      </w:r>
      <w:r w:rsidRPr="00B56C5D">
        <w:t xml:space="preserve">01, </w:t>
      </w:r>
      <w:r>
        <w:t xml:space="preserve">39-28.8-302, 39-28.8-303, </w:t>
      </w:r>
      <w:r w:rsidRPr="00B56C5D">
        <w:t>39-28.8-</w:t>
      </w:r>
      <w:r>
        <w:t>304</w:t>
      </w:r>
      <w:r w:rsidRPr="00B56C5D">
        <w:t>,</w:t>
      </w:r>
      <w:r>
        <w:t xml:space="preserve"> 39-28.8-308, 44-10-103, 44-10-202(1)(a), </w:t>
      </w:r>
      <w:del w:id="11" w:author="Josh Pens" w:date="2026-09-01T14:31:00Z" w16du:dateUtc="2026-09-01T20:31:00Z">
        <w:r w:rsidR="00D84C91">
          <w:delText>and</w:delText>
        </w:r>
      </w:del>
      <w:ins w:id="12" w:author="Josh Pens" w:date="2026-09-01T14:31:00Z" w16du:dateUtc="2026-09-01T20:31:00Z">
        <w:r w:rsidR="00330A45">
          <w:t>44-10-502(9.5),</w:t>
        </w:r>
      </w:ins>
      <w:r w:rsidR="00330A45">
        <w:t xml:space="preserve"> 44-10-503,</w:t>
      </w:r>
      <w:ins w:id="13" w:author="Josh Pens" w:date="2026-09-01T14:31:00Z" w16du:dateUtc="2026-09-01T20:31:00Z">
        <w:r w:rsidR="00330A45">
          <w:t xml:space="preserve"> and 44-10-602(13.5),</w:t>
        </w:r>
      </w:ins>
      <w:r w:rsidR="00330A45">
        <w:t xml:space="preserve"> C.R.S.</w:t>
      </w:r>
      <w:r>
        <w:t xml:space="preserve"> The purpose of this rule is to provide guidance regarding the imposition and calculation of the retail marijuana excise tax; establish rules governing the calculation of the average market rate for purposes of the retail marijuana excise tax; and establish procedures governing the collection, administration, and enforcement of the retail marijuana excise tax</w:t>
      </w:r>
      <w:r w:rsidRPr="00B56C5D">
        <w:t>.</w:t>
      </w:r>
    </w:p>
    <w:p w14:paraId="1C41BCF4" w14:textId="77777777" w:rsidR="00583EAD" w:rsidRDefault="00583EAD" w:rsidP="00583EAD">
      <w:pPr>
        <w:pStyle w:val="par1"/>
      </w:pPr>
      <w:r>
        <w:t>(1)</w:t>
      </w:r>
      <w:r>
        <w:tab/>
      </w:r>
      <w:r>
        <w:rPr>
          <w:b/>
          <w:bCs/>
        </w:rPr>
        <w:t xml:space="preserve">Definitions. </w:t>
      </w:r>
      <w:r>
        <w:t>Unless the context otherwise requires, the terms defined by sections 39-28.8-101, and 39-26-102, C.R.S., shall have the same meaning in this rule. As used in this rule, unless the context otherwise requires:</w:t>
      </w:r>
    </w:p>
    <w:p w14:paraId="20FAAC4B" w14:textId="77777777" w:rsidR="00583EAD" w:rsidRDefault="00583EAD" w:rsidP="0078231B">
      <w:pPr>
        <w:pStyle w:val="par2"/>
      </w:pPr>
      <w:bookmarkStart w:id="14" w:name="_Hlk153455771"/>
      <w:bookmarkStart w:id="15" w:name="_Hlk153453912"/>
      <w:r>
        <w:lastRenderedPageBreak/>
        <w:t>(a)</w:t>
      </w:r>
      <w:r>
        <w:tab/>
        <w:t xml:space="preserve">“Accelerator cultivator” </w:t>
      </w:r>
      <w:r w:rsidRPr="0076560A">
        <w:t>has the same meaning as defined in section</w:t>
      </w:r>
      <w:r>
        <w:t xml:space="preserve"> 44-10-103(1), C.R.S.</w:t>
      </w:r>
    </w:p>
    <w:p w14:paraId="4BB06FF2" w14:textId="77777777" w:rsidR="00583EAD" w:rsidRDefault="00583EAD" w:rsidP="0078231B">
      <w:pPr>
        <w:pStyle w:val="par2"/>
      </w:pPr>
      <w:r>
        <w:t xml:space="preserve">(b) </w:t>
      </w:r>
      <w:r>
        <w:tab/>
        <w:t xml:space="preserve">“Accelerator-endorsed licensee” </w:t>
      </w:r>
      <w:r w:rsidRPr="0076560A">
        <w:t>has the same meaning as defined in section</w:t>
      </w:r>
      <w:r>
        <w:t xml:space="preserve"> 44-10-103(2), C.R.S.</w:t>
      </w:r>
    </w:p>
    <w:p w14:paraId="4AC36151" w14:textId="77777777" w:rsidR="00583EAD" w:rsidRDefault="00583EAD" w:rsidP="0078231B">
      <w:pPr>
        <w:pStyle w:val="par2"/>
      </w:pPr>
      <w:r>
        <w:t xml:space="preserve">(c) </w:t>
      </w:r>
      <w:r>
        <w:tab/>
        <w:t xml:space="preserve">“Accelerator manufacturer” </w:t>
      </w:r>
      <w:r w:rsidRPr="0076560A">
        <w:t>has the same meaning as defined in section</w:t>
      </w:r>
      <w:r>
        <w:t xml:space="preserve"> 44-10-103(4), C.R.S.</w:t>
      </w:r>
    </w:p>
    <w:p w14:paraId="4479486D" w14:textId="77777777" w:rsidR="00583EAD" w:rsidRDefault="00583EAD" w:rsidP="0078231B">
      <w:pPr>
        <w:pStyle w:val="par2"/>
      </w:pPr>
      <w:r>
        <w:t xml:space="preserve">(d) </w:t>
      </w:r>
      <w:r>
        <w:tab/>
        <w:t xml:space="preserve">“Accelerator store” </w:t>
      </w:r>
      <w:r w:rsidRPr="0076560A">
        <w:t>has the same meaning as defined in section</w:t>
      </w:r>
      <w:r>
        <w:t xml:space="preserve"> 44-10-103(4.5), C.R.S.</w:t>
      </w:r>
    </w:p>
    <w:bookmarkEnd w:id="14"/>
    <w:p w14:paraId="7BDC5BEE" w14:textId="77777777" w:rsidR="00583EAD" w:rsidRDefault="00583EAD" w:rsidP="0078231B">
      <w:pPr>
        <w:pStyle w:val="par2"/>
      </w:pPr>
      <w:r w:rsidRPr="0076560A">
        <w:t>(</w:t>
      </w:r>
      <w:r>
        <w:t>e</w:t>
      </w:r>
      <w:r w:rsidRPr="0076560A">
        <w:t>)</w:t>
      </w:r>
      <w:r>
        <w:tab/>
        <w:t>“Adverse weather event” has the same meaning as defined in section 44-10-103(6.5), C.R.S.</w:t>
      </w:r>
    </w:p>
    <w:p w14:paraId="4FBFAD99" w14:textId="77777777" w:rsidR="00583EAD" w:rsidRPr="0076560A" w:rsidRDefault="00583EAD" w:rsidP="0078231B">
      <w:pPr>
        <w:pStyle w:val="par2"/>
      </w:pPr>
      <w:r>
        <w:t>(f)</w:t>
      </w:r>
      <w:r>
        <w:tab/>
      </w:r>
      <w:r w:rsidRPr="0076560A">
        <w:t>“Affiliated” means being owned or controlled by the same or related interests, where “related interests” includes individuals who are related by blood or marriage or entities that are directly or indirectly controlled by an entity or individual or related individuals.</w:t>
      </w:r>
    </w:p>
    <w:p w14:paraId="0773B568" w14:textId="77777777" w:rsidR="00583EAD" w:rsidRPr="0076560A" w:rsidRDefault="00583EAD" w:rsidP="0078231B">
      <w:pPr>
        <w:pStyle w:val="par2"/>
      </w:pPr>
      <w:r w:rsidRPr="0076560A">
        <w:t>(</w:t>
      </w:r>
      <w:r>
        <w:t>g</w:t>
      </w:r>
      <w:r w:rsidRPr="0076560A">
        <w:t>)</w:t>
      </w:r>
      <w:r w:rsidRPr="0076560A">
        <w:tab/>
        <w:t xml:space="preserve">“Average market rate” means the amount calculated pursuant to </w:t>
      </w:r>
      <w:r>
        <w:t>paragraph (4) of this rule</w:t>
      </w:r>
      <w:r w:rsidRPr="0076560A">
        <w:t xml:space="preserve"> for each category of retail marijuana.</w:t>
      </w:r>
    </w:p>
    <w:p w14:paraId="7D02FCB1" w14:textId="77777777" w:rsidR="00583EAD" w:rsidRPr="0076560A" w:rsidRDefault="00583EAD" w:rsidP="0078231B">
      <w:pPr>
        <w:pStyle w:val="par2"/>
      </w:pPr>
      <w:r w:rsidRPr="0076560A">
        <w:t>(</w:t>
      </w:r>
      <w:r>
        <w:t>h</w:t>
      </w:r>
      <w:r w:rsidRPr="0076560A">
        <w:t>)</w:t>
      </w:r>
      <w:r w:rsidRPr="0076560A">
        <w:tab/>
        <w:t xml:space="preserve">“Bud” means the product of the reproductive state of </w:t>
      </w:r>
      <w:r>
        <w:t>a retail marijuana</w:t>
      </w:r>
      <w:r w:rsidRPr="0076560A">
        <w:t xml:space="preserve"> plant in which there are physical signs of flower budding out of the nodes of the stem regardless of the product’s size.</w:t>
      </w:r>
    </w:p>
    <w:p w14:paraId="76A50F0E" w14:textId="37EBDEC6" w:rsidR="00583EAD" w:rsidRPr="0076560A" w:rsidRDefault="00583EAD" w:rsidP="0078231B">
      <w:pPr>
        <w:pStyle w:val="par2"/>
      </w:pPr>
      <w:r w:rsidRPr="0076560A">
        <w:t>(</w:t>
      </w:r>
      <w:proofErr w:type="spellStart"/>
      <w:r>
        <w:t>i</w:t>
      </w:r>
      <w:proofErr w:type="spellEnd"/>
      <w:r w:rsidRPr="0076560A">
        <w:t>)</w:t>
      </w:r>
      <w:r w:rsidRPr="0076560A">
        <w:tab/>
        <w:t xml:space="preserve">“Bud allocated for extraction” means bud, other than </w:t>
      </w:r>
      <w:r>
        <w:t xml:space="preserve">indoor </w:t>
      </w:r>
      <w:r w:rsidR="00353328">
        <w:t xml:space="preserve">fresh frozen </w:t>
      </w:r>
      <w:del w:id="16" w:author="Josh Pens" w:date="2026-09-01T14:31:00Z" w16du:dateUtc="2026-09-01T20:31:00Z">
        <w:r w:rsidR="00D84C91" w:rsidRPr="0076560A">
          <w:delText>bud</w:delText>
        </w:r>
      </w:del>
      <w:ins w:id="17" w:author="Josh Pens" w:date="2026-09-01T14:31:00Z" w16du:dateUtc="2026-09-01T20:31:00Z">
        <w:r w:rsidR="00353328">
          <w:t>marijuana</w:t>
        </w:r>
      </w:ins>
      <w:r>
        <w:t xml:space="preserve"> and outdoor </w:t>
      </w:r>
      <w:r w:rsidR="00353328">
        <w:t xml:space="preserve">fresh frozen </w:t>
      </w:r>
      <w:del w:id="18" w:author="Josh Pens" w:date="2026-09-01T14:31:00Z" w16du:dateUtc="2026-09-01T20:31:00Z">
        <w:r w:rsidR="00D84C91">
          <w:delText>bud</w:delText>
        </w:r>
      </w:del>
      <w:ins w:id="19" w:author="Josh Pens" w:date="2026-09-01T14:31:00Z" w16du:dateUtc="2026-09-01T20:31:00Z">
        <w:r w:rsidR="00353328">
          <w:t>marijuana</w:t>
        </w:r>
      </w:ins>
      <w:r w:rsidRPr="0076560A">
        <w:t>, that is designated for the extraction of retail marijuana concentrate and not for direct sale to consumers.</w:t>
      </w:r>
    </w:p>
    <w:p w14:paraId="353F768F" w14:textId="77777777" w:rsidR="00583EAD" w:rsidRPr="0076560A" w:rsidRDefault="00583EAD" w:rsidP="0078231B">
      <w:pPr>
        <w:pStyle w:val="par2"/>
      </w:pPr>
      <w:r w:rsidRPr="0076560A">
        <w:t>(</w:t>
      </w:r>
      <w:r>
        <w:t>j</w:t>
      </w:r>
      <w:r w:rsidRPr="0076560A">
        <w:t>)</w:t>
      </w:r>
      <w:r w:rsidRPr="0076560A">
        <w:tab/>
        <w:t xml:space="preserve">“Category” means </w:t>
      </w:r>
      <w:r>
        <w:t>a category</w:t>
      </w:r>
      <w:r w:rsidRPr="0076560A">
        <w:t xml:space="preserve"> </w:t>
      </w:r>
      <w:r>
        <w:t xml:space="preserve">of unprocessed </w:t>
      </w:r>
      <w:r w:rsidRPr="0076560A">
        <w:t>retail marijuana</w:t>
      </w:r>
      <w:r>
        <w:t xml:space="preserve"> listed in paragraph (4)(b) of this rule</w:t>
      </w:r>
      <w:r w:rsidRPr="0076560A">
        <w:t>.</w:t>
      </w:r>
    </w:p>
    <w:p w14:paraId="5EB42A22" w14:textId="77777777" w:rsidR="00583EAD" w:rsidRPr="0076560A" w:rsidRDefault="00583EAD" w:rsidP="0078231B">
      <w:pPr>
        <w:pStyle w:val="par2"/>
      </w:pPr>
      <w:r>
        <w:t>(k)</w:t>
      </w:r>
      <w:r>
        <w:tab/>
      </w:r>
      <w:r w:rsidRPr="008901D8">
        <w:t>“Control</w:t>
      </w:r>
      <w:r>
        <w:t>,</w:t>
      </w:r>
      <w:r w:rsidRPr="008901D8">
        <w:t>” “controls</w:t>
      </w:r>
      <w:r>
        <w:t>,</w:t>
      </w:r>
      <w:r w:rsidRPr="008901D8">
        <w:t>” “controlled</w:t>
      </w:r>
      <w:r>
        <w:t>,</w:t>
      </w:r>
      <w:r w:rsidRPr="008901D8">
        <w:t>” “controlling</w:t>
      </w:r>
      <w:r>
        <w:t>,</w:t>
      </w:r>
      <w:r w:rsidRPr="008901D8">
        <w:t>” “controlled by</w:t>
      </w:r>
      <w:r>
        <w:t>,</w:t>
      </w:r>
      <w:r w:rsidRPr="008901D8">
        <w:t>” and “under common control with”</w:t>
      </w:r>
      <w:r>
        <w:t xml:space="preserve"> </w:t>
      </w:r>
      <w:r w:rsidRPr="0076560A">
        <w:t>has the same meaning as defined in section</w:t>
      </w:r>
      <w:r>
        <w:t xml:space="preserve"> 44-10-103(12), C.R.S.</w:t>
      </w:r>
    </w:p>
    <w:p w14:paraId="40C1408E" w14:textId="77777777" w:rsidR="00583EAD" w:rsidRPr="0076560A" w:rsidRDefault="00583EAD" w:rsidP="0078231B">
      <w:pPr>
        <w:pStyle w:val="par2"/>
      </w:pPr>
      <w:r w:rsidRPr="0076560A">
        <w:t>(</w:t>
      </w:r>
      <w:r>
        <w:t>l</w:t>
      </w:r>
      <w:r w:rsidRPr="0076560A">
        <w:t>)</w:t>
      </w:r>
      <w:r w:rsidRPr="0076560A">
        <w:tab/>
        <w:t>“Executive Director” means the Executive Director of the Department of Revenue, or the Executive Director’s designee.</w:t>
      </w:r>
    </w:p>
    <w:p w14:paraId="50D65822" w14:textId="7560E285" w:rsidR="00583EAD" w:rsidRPr="0076560A" w:rsidRDefault="00583EAD" w:rsidP="0078231B">
      <w:pPr>
        <w:pStyle w:val="par2"/>
      </w:pPr>
      <w:r w:rsidRPr="0076560A">
        <w:t>(</w:t>
      </w:r>
      <w:r>
        <w:t>m</w:t>
      </w:r>
      <w:r w:rsidRPr="0076560A">
        <w:t>)</w:t>
      </w:r>
      <w:r w:rsidRPr="0076560A">
        <w:tab/>
        <w:t xml:space="preserve">“Fresh frozen </w:t>
      </w:r>
      <w:del w:id="20" w:author="Josh Pens" w:date="2026-09-01T14:31:00Z" w16du:dateUtc="2026-09-01T20:31:00Z">
        <w:r w:rsidR="00D84C91" w:rsidRPr="0076560A">
          <w:delText>bud</w:delText>
        </w:r>
      </w:del>
      <w:ins w:id="21" w:author="Josh Pens" w:date="2026-09-01T14:31:00Z" w16du:dateUtc="2026-09-01T20:31:00Z">
        <w:r w:rsidR="00353328">
          <w:t>marijuana</w:t>
        </w:r>
      </w:ins>
      <w:r w:rsidRPr="0076560A">
        <w:t xml:space="preserve">” means </w:t>
      </w:r>
      <w:del w:id="22" w:author="Josh Pens" w:date="2026-09-01T14:31:00Z" w16du:dateUtc="2026-09-01T20:31:00Z">
        <w:r w:rsidR="00D84C91" w:rsidRPr="0076560A">
          <w:delText>bud</w:delText>
        </w:r>
      </w:del>
      <w:ins w:id="23" w:author="Josh Pens" w:date="2026-09-01T14:31:00Z" w16du:dateUtc="2026-09-01T20:31:00Z">
        <w:r w:rsidR="00353328">
          <w:t>retail marijuana</w:t>
        </w:r>
      </w:ins>
      <w:r w:rsidRPr="0076560A">
        <w:t xml:space="preserve"> that is: </w:t>
      </w:r>
    </w:p>
    <w:p w14:paraId="49FFF44E" w14:textId="2DC76E0B" w:rsidR="00583EAD" w:rsidRPr="0076560A" w:rsidRDefault="00583EAD" w:rsidP="00583EAD">
      <w:pPr>
        <w:pStyle w:val="par3"/>
      </w:pPr>
      <w:r w:rsidRPr="0076560A">
        <w:t>(</w:t>
      </w:r>
      <w:proofErr w:type="spellStart"/>
      <w:r>
        <w:t>i</w:t>
      </w:r>
      <w:proofErr w:type="spellEnd"/>
      <w:r w:rsidRPr="0076560A">
        <w:t>)</w:t>
      </w:r>
      <w:r w:rsidRPr="0076560A">
        <w:tab/>
      </w:r>
      <w:r>
        <w:t>R</w:t>
      </w:r>
      <w:r w:rsidRPr="0076560A">
        <w:t>emoved from</w:t>
      </w:r>
      <w:r>
        <w:t xml:space="preserve"> a retail marijuana</w:t>
      </w:r>
      <w:r w:rsidRPr="0076560A">
        <w:t xml:space="preserve"> plant, but is not otherwise trimmed, dried, cured, or processed; </w:t>
      </w:r>
      <w:ins w:id="24" w:author="Josh Pens" w:date="2026-09-01T14:31:00Z" w16du:dateUtc="2026-09-01T20:31:00Z">
        <w:r w:rsidR="00353328">
          <w:t>except that fan leaves may be removed before weighing and freezing.</w:t>
        </w:r>
      </w:ins>
    </w:p>
    <w:p w14:paraId="7B4C3A03" w14:textId="77777777" w:rsidR="00583EAD" w:rsidRDefault="00583EAD" w:rsidP="00583EAD">
      <w:pPr>
        <w:pStyle w:val="par3"/>
      </w:pPr>
      <w:r w:rsidRPr="0076560A">
        <w:lastRenderedPageBreak/>
        <w:t>(</w:t>
      </w:r>
      <w:r>
        <w:t>ii</w:t>
      </w:r>
      <w:r w:rsidRPr="0076560A">
        <w:t>)</w:t>
      </w:r>
      <w:r w:rsidRPr="0076560A">
        <w:tab/>
      </w:r>
      <w:r>
        <w:t>W</w:t>
      </w:r>
      <w:r w:rsidRPr="0076560A">
        <w:t>eighed within two hours of the plant being harvested and prior to freezing;</w:t>
      </w:r>
    </w:p>
    <w:p w14:paraId="365A7196" w14:textId="77777777" w:rsidR="00583EAD" w:rsidRDefault="00583EAD" w:rsidP="00583EAD">
      <w:pPr>
        <w:pStyle w:val="par3"/>
      </w:pPr>
      <w:r>
        <w:t>(iii)</w:t>
      </w:r>
      <w:r>
        <w:tab/>
        <w:t>Packaged and frozen within 24 hours of being harvested;</w:t>
      </w:r>
    </w:p>
    <w:p w14:paraId="46C461EE" w14:textId="77777777" w:rsidR="00583EAD" w:rsidRPr="0076560A" w:rsidRDefault="00583EAD" w:rsidP="00583EAD">
      <w:pPr>
        <w:pStyle w:val="par3"/>
      </w:pPr>
      <w:r>
        <w:t>(iv)</w:t>
      </w:r>
      <w:r>
        <w:tab/>
        <w:t>Transferred without being trimmed, dried, cured, or processed at a transfer weight equal to the weight obtained pursuant to paragraph (1)(m)(ii) of this rule; and</w:t>
      </w:r>
      <w:r w:rsidRPr="0076560A">
        <w:t xml:space="preserve"> </w:t>
      </w:r>
    </w:p>
    <w:p w14:paraId="76EDCA83" w14:textId="77777777" w:rsidR="00583EAD" w:rsidRDefault="00583EAD" w:rsidP="00583EAD">
      <w:pPr>
        <w:pStyle w:val="par3"/>
      </w:pPr>
      <w:r w:rsidRPr="0076560A">
        <w:t>(</w:t>
      </w:r>
      <w:r>
        <w:t>iii</w:t>
      </w:r>
      <w:r w:rsidRPr="0076560A">
        <w:t>)</w:t>
      </w:r>
      <w:r w:rsidRPr="0076560A">
        <w:tab/>
      </w:r>
      <w:r>
        <w:t>D</w:t>
      </w:r>
      <w:r w:rsidRPr="0076560A">
        <w:t xml:space="preserve">esignated for extraction </w:t>
      </w:r>
      <w:r>
        <w:t>for use in</w:t>
      </w:r>
      <w:r w:rsidRPr="0076560A">
        <w:t xml:space="preserve"> retail marijuana concentrate and not for direct sale to consumers.</w:t>
      </w:r>
    </w:p>
    <w:p w14:paraId="1B7F08BD" w14:textId="77777777" w:rsidR="00583EAD" w:rsidRPr="0076560A" w:rsidRDefault="00583EAD" w:rsidP="0078231B">
      <w:pPr>
        <w:pStyle w:val="par2"/>
      </w:pPr>
      <w:r w:rsidRPr="0076560A">
        <w:t>(</w:t>
      </w:r>
      <w:r>
        <w:t>n</w:t>
      </w:r>
      <w:r w:rsidRPr="0076560A">
        <w:t>)</w:t>
      </w:r>
      <w:r w:rsidRPr="0076560A">
        <w:tab/>
      </w:r>
      <w:r>
        <w:t>“Genetic material” has the same meaning as defined in section 44-10-103(16.5), C.R.S.</w:t>
      </w:r>
    </w:p>
    <w:p w14:paraId="737F0BF4" w14:textId="28761B22" w:rsidR="00583EAD" w:rsidRDefault="00583EAD" w:rsidP="0078231B">
      <w:pPr>
        <w:pStyle w:val="par2"/>
      </w:pPr>
      <w:r w:rsidRPr="0076560A">
        <w:t>(</w:t>
      </w:r>
      <w:r>
        <w:t>o</w:t>
      </w:r>
      <w:r w:rsidRPr="0076560A">
        <w:t>)</w:t>
      </w:r>
      <w:r w:rsidRPr="0076560A">
        <w:tab/>
      </w:r>
      <w:r>
        <w:t xml:space="preserve">“Indoor </w:t>
      </w:r>
      <w:r w:rsidR="00353328">
        <w:t xml:space="preserve">fresh frozen </w:t>
      </w:r>
      <w:del w:id="25" w:author="Josh Pens" w:date="2026-09-01T14:31:00Z" w16du:dateUtc="2026-09-01T20:31:00Z">
        <w:r w:rsidR="00D84C91">
          <w:delText>bud</w:delText>
        </w:r>
      </w:del>
      <w:ins w:id="26" w:author="Josh Pens" w:date="2026-09-01T14:31:00Z" w16du:dateUtc="2026-09-01T20:31:00Z">
        <w:r w:rsidR="00353328">
          <w:t>marijuana</w:t>
        </w:r>
      </w:ins>
      <w:r>
        <w:t xml:space="preserve">” means </w:t>
      </w:r>
      <w:r w:rsidR="00353328">
        <w:t xml:space="preserve">fresh frozen </w:t>
      </w:r>
      <w:del w:id="27" w:author="Josh Pens" w:date="2026-09-01T14:31:00Z" w16du:dateUtc="2026-09-01T20:31:00Z">
        <w:r w:rsidR="00D84C91">
          <w:delText>bud</w:delText>
        </w:r>
      </w:del>
      <w:ins w:id="28" w:author="Josh Pens" w:date="2026-09-01T14:31:00Z" w16du:dateUtc="2026-09-01T20:31:00Z">
        <w:r w:rsidR="00353328">
          <w:t>marijuana</w:t>
        </w:r>
      </w:ins>
      <w:r>
        <w:t xml:space="preserve"> that is indoor unprocessed retail marijuana classified as such as set forth in paragraph (5)(d)(</w:t>
      </w:r>
      <w:proofErr w:type="spellStart"/>
      <w:r>
        <w:t>i</w:t>
      </w:r>
      <w:proofErr w:type="spellEnd"/>
      <w:r>
        <w:t>) of this rule.</w:t>
      </w:r>
    </w:p>
    <w:p w14:paraId="6BFA92EA" w14:textId="32E50C5E" w:rsidR="00583EAD" w:rsidRDefault="00583EAD" w:rsidP="0078231B">
      <w:pPr>
        <w:pStyle w:val="par2"/>
      </w:pPr>
      <w:r w:rsidRPr="0076560A">
        <w:t>(</w:t>
      </w:r>
      <w:r>
        <w:t>p</w:t>
      </w:r>
      <w:r w:rsidRPr="0076560A">
        <w:t>)</w:t>
      </w:r>
      <w:r w:rsidRPr="0076560A">
        <w:tab/>
        <w:t xml:space="preserve">“Infused </w:t>
      </w:r>
      <w:r>
        <w:t>p</w:t>
      </w:r>
      <w:r w:rsidRPr="0076560A">
        <w:t>re-</w:t>
      </w:r>
      <w:r>
        <w:t>r</w:t>
      </w:r>
      <w:r w:rsidRPr="0076560A">
        <w:t xml:space="preserve">olled </w:t>
      </w:r>
      <w:r>
        <w:t>m</w:t>
      </w:r>
      <w:r w:rsidRPr="0076560A">
        <w:t>arijuana</w:t>
      </w:r>
      <w:del w:id="29" w:author="Josh Pens" w:date="2026-09-01T14:31:00Z" w16du:dateUtc="2026-09-01T20:31:00Z">
        <w:r w:rsidR="00D84C91">
          <w:delText xml:space="preserve"> cigarette</w:delText>
        </w:r>
      </w:del>
      <w:r w:rsidRPr="0076560A">
        <w:t>” means retail</w:t>
      </w:r>
      <w:r>
        <w:t xml:space="preserve"> marijuana</w:t>
      </w:r>
      <w:r w:rsidRPr="0076560A">
        <w:t xml:space="preserve"> intended for consumption by inhalation that was produced by rolling, filling, or stuffing bud</w:t>
      </w:r>
      <w:r>
        <w:t>,</w:t>
      </w:r>
      <w:r w:rsidRPr="0076560A">
        <w:t xml:space="preserve"> trim</w:t>
      </w:r>
      <w:r>
        <w:t>, or both</w:t>
      </w:r>
      <w:r w:rsidRPr="0076560A">
        <w:t xml:space="preserve"> with physical separation-based concentrate into paper, leaves, or an equivalent wrappe</w:t>
      </w:r>
      <w:r>
        <w:t xml:space="preserve">r, </w:t>
      </w:r>
      <w:del w:id="30" w:author="Josh Pens" w:date="2026-09-01T14:31:00Z" w16du:dateUtc="2026-09-01T20:31:00Z">
        <w:r w:rsidR="00D84C91">
          <w:delText>each roll constituting one cigarette</w:delText>
        </w:r>
      </w:del>
      <w:ins w:id="31" w:author="Josh Pens" w:date="2026-09-01T14:31:00Z" w16du:dateUtc="2026-09-01T20:31:00Z">
        <w:r w:rsidR="00E708B8">
          <w:t>to form a joint or blunt. E</w:t>
        </w:r>
        <w:r>
          <w:t xml:space="preserve">ach </w:t>
        </w:r>
        <w:r w:rsidR="0043569A">
          <w:t xml:space="preserve">joint or blunt </w:t>
        </w:r>
        <w:r>
          <w:t>constitut</w:t>
        </w:r>
        <w:r w:rsidR="00E708B8">
          <w:t>es</w:t>
        </w:r>
        <w:r>
          <w:t xml:space="preserve"> one </w:t>
        </w:r>
        <w:r w:rsidR="0043569A">
          <w:t>unit</w:t>
        </w:r>
      </w:ins>
      <w:r w:rsidRPr="0076560A">
        <w:t>.</w:t>
      </w:r>
    </w:p>
    <w:p w14:paraId="06E2FDD8" w14:textId="77777777" w:rsidR="00583EAD" w:rsidRPr="0076560A" w:rsidRDefault="00583EAD" w:rsidP="0078231B">
      <w:pPr>
        <w:pStyle w:val="par2"/>
      </w:pPr>
      <w:r>
        <w:t>(q)</w:t>
      </w:r>
      <w:r>
        <w:tab/>
      </w:r>
      <w:r w:rsidRPr="0076560A">
        <w:t xml:space="preserve">“Inventory </w:t>
      </w:r>
      <w:r>
        <w:t>t</w:t>
      </w:r>
      <w:r w:rsidRPr="0076560A">
        <w:t xml:space="preserve">racking </w:t>
      </w:r>
      <w:r>
        <w:t>s</w:t>
      </w:r>
      <w:r w:rsidRPr="0076560A">
        <w:t xml:space="preserve">ystem” means the </w:t>
      </w:r>
      <w:r>
        <w:t>system developed and maintained as required by section 44-10-202(1)(a), C.R.S.</w:t>
      </w:r>
    </w:p>
    <w:p w14:paraId="4D30EB0F" w14:textId="77777777" w:rsidR="00583EAD" w:rsidRPr="0076560A" w:rsidRDefault="00583EAD" w:rsidP="0078231B">
      <w:pPr>
        <w:pStyle w:val="par2"/>
      </w:pPr>
      <w:r>
        <w:t>(r)</w:t>
      </w:r>
      <w:r>
        <w:tab/>
        <w:t>“Mother plant” means a retail marijuana plant cultivated and used exclusively for the propagation of other retail marijuana plants and not for sale or transfer.</w:t>
      </w:r>
    </w:p>
    <w:p w14:paraId="68B68300" w14:textId="74117E25" w:rsidR="00583EAD" w:rsidRDefault="00583EAD" w:rsidP="0078231B">
      <w:pPr>
        <w:pStyle w:val="par2"/>
      </w:pPr>
      <w:r w:rsidRPr="0076560A">
        <w:t>(</w:t>
      </w:r>
      <w:r>
        <w:t>s</w:t>
      </w:r>
      <w:r w:rsidRPr="0076560A">
        <w:t>)</w:t>
      </w:r>
      <w:r w:rsidRPr="0076560A">
        <w:tab/>
      </w:r>
      <w:r>
        <w:t xml:space="preserve">“Outdoor </w:t>
      </w:r>
      <w:r w:rsidR="00353328">
        <w:t xml:space="preserve">fresh frozen </w:t>
      </w:r>
      <w:del w:id="32" w:author="Josh Pens" w:date="2026-09-01T14:31:00Z" w16du:dateUtc="2026-09-01T20:31:00Z">
        <w:r w:rsidR="00D84C91">
          <w:delText>bud</w:delText>
        </w:r>
      </w:del>
      <w:ins w:id="33" w:author="Josh Pens" w:date="2026-09-01T14:31:00Z" w16du:dateUtc="2026-09-01T20:31:00Z">
        <w:r w:rsidR="00353328">
          <w:t>marijuana</w:t>
        </w:r>
      </w:ins>
      <w:r>
        <w:t xml:space="preserve">” means </w:t>
      </w:r>
      <w:r w:rsidR="00353328">
        <w:t xml:space="preserve">fresh frozen </w:t>
      </w:r>
      <w:del w:id="34" w:author="Josh Pens" w:date="2026-09-01T14:31:00Z" w16du:dateUtc="2026-09-01T20:31:00Z">
        <w:r w:rsidR="00D84C91">
          <w:delText>bud</w:delText>
        </w:r>
      </w:del>
      <w:ins w:id="35" w:author="Josh Pens" w:date="2026-09-01T14:31:00Z" w16du:dateUtc="2026-09-01T20:31:00Z">
        <w:r w:rsidR="00353328">
          <w:t>marijuana</w:t>
        </w:r>
      </w:ins>
      <w:r>
        <w:t xml:space="preserve"> that is outdoor unprocessed retail marijuana classified as such as set forth in paragraph (5)(d)(</w:t>
      </w:r>
      <w:proofErr w:type="spellStart"/>
      <w:r>
        <w:t>i</w:t>
      </w:r>
      <w:proofErr w:type="spellEnd"/>
      <w:r>
        <w:t>) of this rule.</w:t>
      </w:r>
    </w:p>
    <w:p w14:paraId="3CCC8E10" w14:textId="77777777" w:rsidR="00583EAD" w:rsidRPr="0076560A" w:rsidRDefault="00583EAD" w:rsidP="0078231B">
      <w:pPr>
        <w:pStyle w:val="par2"/>
      </w:pPr>
      <w:r>
        <w:t>(t)</w:t>
      </w:r>
      <w:r>
        <w:tab/>
      </w:r>
      <w:r w:rsidRPr="0076560A">
        <w:t xml:space="preserve">“Physical separation-based concentrate” means retail marijuana that was produced by separating cannabinoids from retail marijuana </w:t>
      </w:r>
      <w:proofErr w:type="gramStart"/>
      <w:r w:rsidRPr="0076560A">
        <w:t>through the use of</w:t>
      </w:r>
      <w:proofErr w:type="gramEnd"/>
      <w:r w:rsidRPr="0076560A">
        <w:t xml:space="preserve"> physical separation by grinding, sifting, or a similar process and may use water, ice, or dry ice. Physical separation-based concentrate does not include concentrate that was produced by extracting cannabinoids </w:t>
      </w:r>
      <w:proofErr w:type="gramStart"/>
      <w:r w:rsidRPr="0076560A">
        <w:t>through the use of</w:t>
      </w:r>
      <w:proofErr w:type="gramEnd"/>
      <w:r w:rsidRPr="0076560A">
        <w:t xml:space="preserve"> heat, pressure, or a solvent.</w:t>
      </w:r>
    </w:p>
    <w:p w14:paraId="693B8671" w14:textId="3C9137EE" w:rsidR="00E708B8" w:rsidRDefault="00583EAD" w:rsidP="0078231B">
      <w:pPr>
        <w:pStyle w:val="par2"/>
      </w:pPr>
      <w:r w:rsidRPr="0076560A">
        <w:t>(</w:t>
      </w:r>
      <w:r>
        <w:t>u</w:t>
      </w:r>
      <w:r w:rsidRPr="0076560A">
        <w:t>)</w:t>
      </w:r>
      <w:r w:rsidRPr="0076560A">
        <w:tab/>
        <w:t>“Pre-</w:t>
      </w:r>
      <w:r>
        <w:t>r</w:t>
      </w:r>
      <w:r w:rsidRPr="0076560A">
        <w:t xml:space="preserve">olled </w:t>
      </w:r>
      <w:r>
        <w:t>m</w:t>
      </w:r>
      <w:r w:rsidRPr="0076560A">
        <w:t>arijuana</w:t>
      </w:r>
      <w:del w:id="36" w:author="Josh Pens" w:date="2026-09-01T14:31:00Z" w16du:dateUtc="2026-09-01T20:31:00Z">
        <w:r w:rsidR="00D84C91">
          <w:delText xml:space="preserve"> cigarette</w:delText>
        </w:r>
      </w:del>
      <w:r w:rsidRPr="0076560A">
        <w:t>” means retail</w:t>
      </w:r>
      <w:r>
        <w:t xml:space="preserve"> marijuana</w:t>
      </w:r>
      <w:r w:rsidRPr="0076560A">
        <w:t xml:space="preserve"> intended for consumption by inhalation that was produced by rolling, filling, or stuffing bud</w:t>
      </w:r>
      <w:r>
        <w:t>,</w:t>
      </w:r>
      <w:r w:rsidRPr="0076560A">
        <w:t xml:space="preserve"> trim</w:t>
      </w:r>
      <w:r>
        <w:t>, or both</w:t>
      </w:r>
      <w:r w:rsidRPr="0076560A">
        <w:t xml:space="preserve"> into paper, leaves, or an equivalent wrappe</w:t>
      </w:r>
      <w:r>
        <w:t xml:space="preserve">r, </w:t>
      </w:r>
      <w:del w:id="37" w:author="Josh Pens" w:date="2026-09-01T14:31:00Z" w16du:dateUtc="2026-09-01T20:31:00Z">
        <w:r w:rsidR="00D84C91">
          <w:delText xml:space="preserve">each roll </w:delText>
        </w:r>
        <w:r w:rsidR="00D84C91">
          <w:lastRenderedPageBreak/>
          <w:delText>constituting one cigarette</w:delText>
        </w:r>
      </w:del>
      <w:bookmarkStart w:id="38" w:name="_Hlk153455752"/>
      <w:ins w:id="39" w:author="Josh Pens" w:date="2026-09-01T14:31:00Z" w16du:dateUtc="2026-09-01T20:31:00Z">
        <w:r w:rsidR="00E708B8">
          <w:t>to form a joint or blunt. Each joint or blunt constitutes one unit</w:t>
        </w:r>
      </w:ins>
      <w:r w:rsidR="00E708B8" w:rsidRPr="0076560A">
        <w:t>.</w:t>
      </w:r>
    </w:p>
    <w:p w14:paraId="6456320A" w14:textId="2BA18BB9" w:rsidR="00583EAD" w:rsidRDefault="00583EAD" w:rsidP="0078231B">
      <w:pPr>
        <w:pStyle w:val="par2"/>
      </w:pPr>
      <w:r w:rsidRPr="0076560A">
        <w:t>(</w:t>
      </w:r>
      <w:r>
        <w:t>v</w:t>
      </w:r>
      <w:r w:rsidRPr="0076560A">
        <w:t>)</w:t>
      </w:r>
      <w:r w:rsidRPr="0076560A">
        <w:tab/>
        <w:t xml:space="preserve">“Retailer” </w:t>
      </w:r>
      <w:r>
        <w:t>has the same meaning as defined in section 39-26-102(8), C.R.S., and</w:t>
      </w:r>
      <w:r w:rsidRPr="0076560A">
        <w:t xml:space="preserve"> includes</w:t>
      </w:r>
      <w:r>
        <w:t xml:space="preserve"> any:</w:t>
      </w:r>
    </w:p>
    <w:p w14:paraId="59CA96E1" w14:textId="77777777" w:rsidR="00583EAD" w:rsidRDefault="00583EAD" w:rsidP="00583EAD">
      <w:pPr>
        <w:pStyle w:val="par3"/>
      </w:pPr>
      <w:r>
        <w:t>(</w:t>
      </w:r>
      <w:proofErr w:type="spellStart"/>
      <w:r>
        <w:t>i</w:t>
      </w:r>
      <w:proofErr w:type="spellEnd"/>
      <w:r>
        <w:t>)</w:t>
      </w:r>
      <w:r>
        <w:tab/>
        <w:t>R</w:t>
      </w:r>
      <w:r w:rsidRPr="0076560A">
        <w:t>etail marijuana store</w:t>
      </w:r>
      <w:r>
        <w:t xml:space="preserve"> </w:t>
      </w:r>
      <w:r w:rsidRPr="0076560A">
        <w:t>doing business in this state</w:t>
      </w:r>
      <w:r>
        <w:t>;</w:t>
      </w:r>
      <w:r w:rsidRPr="0076560A">
        <w:t xml:space="preserve"> </w:t>
      </w:r>
    </w:p>
    <w:p w14:paraId="4C0B0922" w14:textId="77777777" w:rsidR="00583EAD" w:rsidRDefault="00583EAD" w:rsidP="00583EAD">
      <w:pPr>
        <w:pStyle w:val="par3"/>
      </w:pPr>
      <w:r>
        <w:t>(ii)</w:t>
      </w:r>
      <w:r>
        <w:tab/>
        <w:t>R</w:t>
      </w:r>
      <w:r w:rsidRPr="0076560A">
        <w:t xml:space="preserve">etail marijuana hospitality and sales </w:t>
      </w:r>
      <w:r>
        <w:t>business</w:t>
      </w:r>
      <w:r w:rsidRPr="0076560A">
        <w:t xml:space="preserve"> doing business in this state</w:t>
      </w:r>
      <w:r>
        <w:t xml:space="preserve">; </w:t>
      </w:r>
    </w:p>
    <w:p w14:paraId="5E6A3D8F" w14:textId="77777777" w:rsidR="00583EAD" w:rsidRDefault="00583EAD" w:rsidP="00583EAD">
      <w:pPr>
        <w:pStyle w:val="par3"/>
      </w:pPr>
      <w:r>
        <w:t>(iii)</w:t>
      </w:r>
      <w:r>
        <w:tab/>
        <w:t>A</w:t>
      </w:r>
      <w:r w:rsidRPr="0076560A">
        <w:t xml:space="preserve">ccelerator </w:t>
      </w:r>
      <w:r>
        <w:t xml:space="preserve">store </w:t>
      </w:r>
      <w:r w:rsidRPr="0076560A">
        <w:t>doing business in this state</w:t>
      </w:r>
      <w:r>
        <w:t>;</w:t>
      </w:r>
      <w:r w:rsidRPr="0076560A">
        <w:t xml:space="preserve"> </w:t>
      </w:r>
      <w:r>
        <w:t xml:space="preserve">and </w:t>
      </w:r>
    </w:p>
    <w:p w14:paraId="2CC8797B" w14:textId="77777777" w:rsidR="00583EAD" w:rsidRPr="0076560A" w:rsidRDefault="00583EAD" w:rsidP="00583EAD">
      <w:pPr>
        <w:pStyle w:val="par3"/>
      </w:pPr>
      <w:r>
        <w:t>(iv)</w:t>
      </w:r>
      <w:r>
        <w:tab/>
        <w:t>R</w:t>
      </w:r>
      <w:r w:rsidRPr="0076560A">
        <w:t xml:space="preserve">etail marijuana </w:t>
      </w:r>
      <w:r>
        <w:t>store</w:t>
      </w:r>
      <w:r w:rsidRPr="0076560A">
        <w:t xml:space="preserve"> </w:t>
      </w:r>
      <w:r>
        <w:t xml:space="preserve">that is an </w:t>
      </w:r>
      <w:r w:rsidRPr="0076560A">
        <w:t xml:space="preserve">accelerator-endorsed </w:t>
      </w:r>
      <w:r>
        <w:t xml:space="preserve">licensee </w:t>
      </w:r>
      <w:r w:rsidRPr="0076560A">
        <w:t>doing business in this state.</w:t>
      </w:r>
    </w:p>
    <w:bookmarkEnd w:id="38"/>
    <w:p w14:paraId="21E9380E" w14:textId="77777777" w:rsidR="00583EAD" w:rsidRDefault="00583EAD" w:rsidP="0078231B">
      <w:pPr>
        <w:pStyle w:val="par2"/>
      </w:pPr>
      <w:r w:rsidRPr="0076560A">
        <w:t>(</w:t>
      </w:r>
      <w:r>
        <w:t>w</w:t>
      </w:r>
      <w:r w:rsidRPr="0076560A">
        <w:t>)</w:t>
      </w:r>
      <w:r w:rsidRPr="0076560A">
        <w:tab/>
        <w:t xml:space="preserve">“Retail marijuana” </w:t>
      </w:r>
      <w:r>
        <w:t>has the same meaning as defined in section 39-28.8-101(7), C.R.S. “Retail marijuana” does not include genetic material.</w:t>
      </w:r>
    </w:p>
    <w:p w14:paraId="0B1838CC" w14:textId="77777777" w:rsidR="00583EAD" w:rsidRPr="0076560A" w:rsidRDefault="00583EAD" w:rsidP="0078231B">
      <w:pPr>
        <w:pStyle w:val="par2"/>
      </w:pPr>
      <w:r>
        <w:t>(x)</w:t>
      </w:r>
      <w:r>
        <w:tab/>
      </w:r>
      <w:r w:rsidRPr="0076560A">
        <w:t xml:space="preserve">“Retail marijuana business” </w:t>
      </w:r>
      <w:r>
        <w:t>has the same meaning as defined in section 44-10-103(58), C.R.S.</w:t>
      </w:r>
    </w:p>
    <w:p w14:paraId="3B479711" w14:textId="77777777" w:rsidR="00583EAD" w:rsidRPr="0076560A" w:rsidRDefault="00583EAD" w:rsidP="0078231B">
      <w:pPr>
        <w:pStyle w:val="par2"/>
      </w:pPr>
      <w:r w:rsidRPr="0076560A">
        <w:t>(</w:t>
      </w:r>
      <w:r>
        <w:t>y</w:t>
      </w:r>
      <w:r w:rsidRPr="0076560A">
        <w:t>)</w:t>
      </w:r>
      <w:r w:rsidRPr="0076560A">
        <w:tab/>
        <w:t xml:space="preserve">“Retail marijuana concentrate” </w:t>
      </w:r>
      <w:r>
        <w:t>has the same meaning as defined in section 44-10-103(59.5), C.R.S.</w:t>
      </w:r>
    </w:p>
    <w:p w14:paraId="447B406A" w14:textId="77777777" w:rsidR="00583EAD" w:rsidRPr="0076560A" w:rsidRDefault="00583EAD" w:rsidP="0078231B">
      <w:pPr>
        <w:pStyle w:val="par2"/>
      </w:pPr>
      <w:bookmarkStart w:id="40" w:name="_Hlk153454969"/>
      <w:r w:rsidRPr="0076560A">
        <w:t>(</w:t>
      </w:r>
      <w:r>
        <w:t>z</w:t>
      </w:r>
      <w:r w:rsidRPr="0076560A">
        <w:t>)</w:t>
      </w:r>
      <w:r w:rsidRPr="0076560A">
        <w:tab/>
        <w:t>“Retail marijuana cultivation facility” has the same meaning as defined in section 39-28.8-101(8), C.R.S.</w:t>
      </w:r>
      <w:r>
        <w:t xml:space="preserve">, and </w:t>
      </w:r>
      <w:r w:rsidRPr="0076560A">
        <w:t>includes any accelerator cultivator</w:t>
      </w:r>
      <w:r>
        <w:t xml:space="preserve"> </w:t>
      </w:r>
      <w:r w:rsidRPr="0076560A">
        <w:t xml:space="preserve">doing business in this state </w:t>
      </w:r>
      <w:r>
        <w:t xml:space="preserve">and any </w:t>
      </w:r>
      <w:r w:rsidRPr="0076560A">
        <w:t xml:space="preserve">retail marijuana cultivation facility </w:t>
      </w:r>
      <w:r>
        <w:t xml:space="preserve">that is an </w:t>
      </w:r>
      <w:r w:rsidRPr="0076560A">
        <w:t xml:space="preserve">accelerator-endorsed </w:t>
      </w:r>
      <w:r>
        <w:t xml:space="preserve">licensee </w:t>
      </w:r>
      <w:r w:rsidRPr="0076560A">
        <w:t>doing business in this state.</w:t>
      </w:r>
    </w:p>
    <w:bookmarkEnd w:id="40"/>
    <w:p w14:paraId="47630929" w14:textId="77777777" w:rsidR="00583EAD" w:rsidRPr="0076560A" w:rsidRDefault="00583EAD" w:rsidP="0078231B">
      <w:pPr>
        <w:pStyle w:val="par2"/>
      </w:pPr>
      <w:r w:rsidRPr="0076560A">
        <w:t>(</w:t>
      </w:r>
      <w:r>
        <w:t>aa</w:t>
      </w:r>
      <w:r w:rsidRPr="0076560A">
        <w:t>)</w:t>
      </w:r>
      <w:r w:rsidRPr="0076560A">
        <w:tab/>
        <w:t>“Retail marijuana excise tax” or “excise tax” means the excise tax imposed by part 3 of article 28.8 of title 39, C.R.S.</w:t>
      </w:r>
    </w:p>
    <w:p w14:paraId="3D633DE4" w14:textId="77777777" w:rsidR="00583EAD" w:rsidRPr="0076560A" w:rsidRDefault="00583EAD" w:rsidP="0078231B">
      <w:pPr>
        <w:pStyle w:val="par2"/>
      </w:pPr>
      <w:r w:rsidRPr="0076560A">
        <w:t>(</w:t>
      </w:r>
      <w:r>
        <w:t>bb</w:t>
      </w:r>
      <w:r w:rsidRPr="0076560A">
        <w:t>)</w:t>
      </w:r>
      <w:r w:rsidRPr="0076560A">
        <w:tab/>
        <w:t>“Retail marijuana excise tax return” means the excise tax return upon which all sales or transfers of retail marijuana subject to retail marijuana excise tax, and the amount of retail marijuana excise tax due, is reported.</w:t>
      </w:r>
    </w:p>
    <w:p w14:paraId="234A1F0F" w14:textId="77777777" w:rsidR="00583EAD" w:rsidRPr="0076560A" w:rsidRDefault="00583EAD" w:rsidP="0078231B">
      <w:pPr>
        <w:pStyle w:val="par2"/>
      </w:pPr>
      <w:r>
        <w:t>(cc)</w:t>
      </w:r>
      <w:r>
        <w:tab/>
        <w:t>“Retail marijuana hospitality and sales business” has the same meaning as defined in section 44-10-103(60.5), C.R.S.</w:t>
      </w:r>
    </w:p>
    <w:p w14:paraId="6D964402" w14:textId="77777777" w:rsidR="00583EAD" w:rsidRPr="0076560A" w:rsidRDefault="00583EAD" w:rsidP="0078231B">
      <w:pPr>
        <w:pStyle w:val="par2"/>
      </w:pPr>
      <w:bookmarkStart w:id="41" w:name="_Hlk153455817"/>
      <w:r w:rsidRPr="0076560A">
        <w:t>(</w:t>
      </w:r>
      <w:r>
        <w:t>dd</w:t>
      </w:r>
      <w:r w:rsidRPr="0076560A">
        <w:t>)</w:t>
      </w:r>
      <w:r w:rsidRPr="0076560A">
        <w:tab/>
        <w:t>“Retail marijuana product manufacturing facility” has the same meaning as defined in section 39-28.8-101(10), C.R.S.</w:t>
      </w:r>
      <w:r>
        <w:t>, and</w:t>
      </w:r>
      <w:r w:rsidRPr="0076560A">
        <w:t xml:space="preserve"> includes any accelerator manufacturer doing business in this state</w:t>
      </w:r>
      <w:r>
        <w:t xml:space="preserve"> and any </w:t>
      </w:r>
      <w:r w:rsidRPr="0076560A">
        <w:t xml:space="preserve">retail marijuana product </w:t>
      </w:r>
      <w:r w:rsidRPr="0076560A">
        <w:lastRenderedPageBreak/>
        <w:t>manufacturing facility</w:t>
      </w:r>
      <w:r>
        <w:t xml:space="preserve"> that is an </w:t>
      </w:r>
      <w:r w:rsidRPr="0076560A">
        <w:t>accelerator-endorsed</w:t>
      </w:r>
      <w:r>
        <w:t xml:space="preserve"> licensee doing business in this state</w:t>
      </w:r>
      <w:r w:rsidRPr="0076560A">
        <w:t>.</w:t>
      </w:r>
    </w:p>
    <w:bookmarkEnd w:id="41"/>
    <w:p w14:paraId="38BBFE75" w14:textId="77777777" w:rsidR="00583EAD" w:rsidRPr="0076560A" w:rsidRDefault="00583EAD" w:rsidP="0078231B">
      <w:pPr>
        <w:pStyle w:val="par2"/>
      </w:pPr>
      <w:r w:rsidRPr="0076560A">
        <w:t>(</w:t>
      </w:r>
      <w:r>
        <w:t>ee</w:t>
      </w:r>
      <w:r w:rsidRPr="0076560A">
        <w:t>)</w:t>
      </w:r>
      <w:r w:rsidRPr="0076560A">
        <w:tab/>
        <w:t>“Retail marijuana sales tax” means the sales tax imposed by part 2 of article 28.8 of title 39, C.R.S.</w:t>
      </w:r>
    </w:p>
    <w:p w14:paraId="1F1DA08D" w14:textId="77777777" w:rsidR="00583EAD" w:rsidRPr="0076560A" w:rsidRDefault="00583EAD" w:rsidP="0078231B">
      <w:pPr>
        <w:pStyle w:val="par2"/>
      </w:pPr>
      <w:r w:rsidRPr="0076560A">
        <w:t>(</w:t>
      </w:r>
      <w:r>
        <w:t>ff</w:t>
      </w:r>
      <w:r w:rsidRPr="0076560A">
        <w:t>)</w:t>
      </w:r>
      <w:r w:rsidRPr="0076560A">
        <w:tab/>
        <w:t>“Retail marijuana sales tax return” means the sales tax return upon which all sales of retail marijuana and retail marijuana products</w:t>
      </w:r>
      <w:r>
        <w:t>,</w:t>
      </w:r>
      <w:r w:rsidRPr="0076560A">
        <w:t xml:space="preserve"> and the amount of retail marijuana sales tax due</w:t>
      </w:r>
      <w:r>
        <w:t>,</w:t>
      </w:r>
      <w:r w:rsidRPr="0076560A">
        <w:t xml:space="preserve"> is reported.</w:t>
      </w:r>
    </w:p>
    <w:p w14:paraId="4EA51717" w14:textId="77777777" w:rsidR="00583EAD" w:rsidRPr="0076560A" w:rsidRDefault="00583EAD" w:rsidP="0078231B">
      <w:pPr>
        <w:pStyle w:val="par2"/>
      </w:pPr>
      <w:r w:rsidRPr="0076560A">
        <w:t>(</w:t>
      </w:r>
      <w:r>
        <w:t>gg</w:t>
      </w:r>
      <w:r w:rsidRPr="0076560A">
        <w:t>)</w:t>
      </w:r>
      <w:r w:rsidRPr="0076560A">
        <w:tab/>
        <w:t xml:space="preserve">“Retail </w:t>
      </w:r>
      <w:r>
        <w:t>m</w:t>
      </w:r>
      <w:r w:rsidRPr="0076560A">
        <w:t xml:space="preserve">arijuana </w:t>
      </w:r>
      <w:r>
        <w:t>tr</w:t>
      </w:r>
      <w:r w:rsidRPr="0076560A">
        <w:t xml:space="preserve">ansporter” </w:t>
      </w:r>
      <w:r>
        <w:t>has the same meaning as defined in section 44-10-103(65), C.R.S.</w:t>
      </w:r>
    </w:p>
    <w:p w14:paraId="2E73AD57" w14:textId="77777777" w:rsidR="00583EAD" w:rsidRPr="0076560A" w:rsidRDefault="00583EAD" w:rsidP="0078231B">
      <w:pPr>
        <w:pStyle w:val="par2"/>
      </w:pPr>
      <w:r w:rsidRPr="0076560A">
        <w:t>(</w:t>
      </w:r>
      <w:proofErr w:type="spellStart"/>
      <w:r>
        <w:t>hh</w:t>
      </w:r>
      <w:proofErr w:type="spellEnd"/>
      <w:r w:rsidRPr="0076560A">
        <w:t>)</w:t>
      </w:r>
      <w:r w:rsidRPr="0076560A">
        <w:tab/>
        <w:t>“Retail sales tax” means the sales tax imposed by part 1 of article 26 of title 39, C.R.S.</w:t>
      </w:r>
    </w:p>
    <w:p w14:paraId="26CDB03C" w14:textId="77777777" w:rsidR="00583EAD" w:rsidRDefault="00583EAD" w:rsidP="0078231B">
      <w:pPr>
        <w:pStyle w:val="par2"/>
      </w:pPr>
      <w:r w:rsidRPr="0076560A">
        <w:t>(</w:t>
      </w:r>
      <w:r>
        <w:t>ii</w:t>
      </w:r>
      <w:r w:rsidRPr="0076560A">
        <w:t>)</w:t>
      </w:r>
      <w:r w:rsidRPr="0076560A">
        <w:tab/>
      </w:r>
      <w:r>
        <w:t>“Taxable transfer” means the transfer upon which the excise tax is imposed as described in paragraph (2)(a) of this rule.</w:t>
      </w:r>
    </w:p>
    <w:p w14:paraId="3BEEA82B" w14:textId="77777777" w:rsidR="00583EAD" w:rsidRPr="0076560A" w:rsidRDefault="00583EAD" w:rsidP="0078231B">
      <w:pPr>
        <w:pStyle w:val="par2"/>
      </w:pPr>
      <w:r>
        <w:t>(</w:t>
      </w:r>
      <w:proofErr w:type="spellStart"/>
      <w:r>
        <w:t>jj</w:t>
      </w:r>
      <w:proofErr w:type="spellEnd"/>
      <w:r>
        <w:t>)</w:t>
      </w:r>
      <w:r>
        <w:tab/>
      </w:r>
      <w:r w:rsidRPr="0076560A">
        <w:t xml:space="preserve">“Test period” means the </w:t>
      </w:r>
      <w:proofErr w:type="gramStart"/>
      <w:r w:rsidRPr="0076560A">
        <w:t>period of time</w:t>
      </w:r>
      <w:proofErr w:type="gramEnd"/>
      <w:r w:rsidRPr="0076560A">
        <w:t xml:space="preserve"> used to calculate the average market rate. The test periods are each December 1 to the </w:t>
      </w:r>
      <w:r>
        <w:t xml:space="preserve">last day of the </w:t>
      </w:r>
      <w:r w:rsidRPr="0076560A">
        <w:t>subsequent February, each March 1 to the subsequent May 31, each June 1 to the subsequent August 31, and each September 1 to the subsequent November 30.</w:t>
      </w:r>
    </w:p>
    <w:p w14:paraId="4DB64034" w14:textId="002C9C5E" w:rsidR="00583EAD" w:rsidRPr="0076560A" w:rsidRDefault="00583EAD" w:rsidP="0078231B">
      <w:pPr>
        <w:pStyle w:val="par2"/>
      </w:pPr>
      <w:r w:rsidRPr="0076560A">
        <w:t>(</w:t>
      </w:r>
      <w:r>
        <w:t>kk</w:t>
      </w:r>
      <w:r w:rsidRPr="0076560A">
        <w:t>)</w:t>
      </w:r>
      <w:r w:rsidRPr="0076560A">
        <w:tab/>
        <w:t xml:space="preserve">“Transfer” means to grant, convey, hand over, assign, sell, exchange, </w:t>
      </w:r>
      <w:ins w:id="42" w:author="Josh Pens" w:date="2026-09-01T14:31:00Z" w16du:dateUtc="2026-09-01T20:31:00Z">
        <w:r w:rsidR="000E2398">
          <w:t xml:space="preserve">donate, </w:t>
        </w:r>
      </w:ins>
      <w:r w:rsidRPr="0076560A">
        <w:t xml:space="preserve">or barter, in any manner or by any means, with or without consideration, any </w:t>
      </w:r>
      <w:r>
        <w:t>retail</w:t>
      </w:r>
      <w:r w:rsidRPr="0076560A">
        <w:t xml:space="preserve"> marijuana from one licensee to another licensee. A transfer includes the movement of </w:t>
      </w:r>
      <w:r>
        <w:t>retail</w:t>
      </w:r>
      <w:r w:rsidRPr="0076560A">
        <w:t xml:space="preserve"> marijuana from one licensed premises to another, even if both premises are contiguous, and even if both premises are owned by a single entity or individual or group of individuals.</w:t>
      </w:r>
    </w:p>
    <w:p w14:paraId="63C9E8C6" w14:textId="2A1B8885" w:rsidR="00583EAD" w:rsidRPr="0076560A" w:rsidRDefault="00583EAD" w:rsidP="0078231B">
      <w:pPr>
        <w:pStyle w:val="par2"/>
      </w:pPr>
      <w:r w:rsidRPr="0076560A">
        <w:t>(</w:t>
      </w:r>
      <w:proofErr w:type="spellStart"/>
      <w:r>
        <w:t>ll</w:t>
      </w:r>
      <w:proofErr w:type="spellEnd"/>
      <w:r w:rsidRPr="0076560A">
        <w:t>)</w:t>
      </w:r>
      <w:r w:rsidRPr="0076560A">
        <w:tab/>
        <w:t>“Trim” means any part of a retail marijuana plant other than bud</w:t>
      </w:r>
      <w:r>
        <w:t xml:space="preserve"> and</w:t>
      </w:r>
      <w:r w:rsidRPr="0076560A">
        <w:t xml:space="preserve"> </w:t>
      </w:r>
      <w:r w:rsidR="00353328">
        <w:t xml:space="preserve">fresh frozen </w:t>
      </w:r>
      <w:del w:id="43" w:author="Josh Pens" w:date="2026-09-01T14:31:00Z" w16du:dateUtc="2026-09-01T20:31:00Z">
        <w:r w:rsidR="00D84C91" w:rsidRPr="0076560A">
          <w:delText>bud</w:delText>
        </w:r>
      </w:del>
      <w:ins w:id="44" w:author="Josh Pens" w:date="2026-09-01T14:31:00Z" w16du:dateUtc="2026-09-01T20:31:00Z">
        <w:r w:rsidR="00353328">
          <w:t>marijuana</w:t>
        </w:r>
      </w:ins>
      <w:r w:rsidRPr="0076560A">
        <w:t xml:space="preserve">. </w:t>
      </w:r>
      <w:r>
        <w:t>“</w:t>
      </w:r>
      <w:r w:rsidRPr="0076560A">
        <w:t>Trim</w:t>
      </w:r>
      <w:r>
        <w:t>”</w:t>
      </w:r>
      <w:r w:rsidRPr="0076560A">
        <w:t xml:space="preserve"> includes sweet leaf or sugar leaf</w:t>
      </w:r>
      <w:r>
        <w:t>.</w:t>
      </w:r>
    </w:p>
    <w:p w14:paraId="53F3E49F" w14:textId="77777777" w:rsidR="00583EAD" w:rsidRPr="0076560A" w:rsidRDefault="00583EAD" w:rsidP="0078231B">
      <w:pPr>
        <w:pStyle w:val="par2"/>
      </w:pPr>
      <w:r w:rsidRPr="0076560A">
        <w:t>(</w:t>
      </w:r>
      <w:r>
        <w:t>mm</w:t>
      </w:r>
      <w:r w:rsidRPr="0076560A">
        <w:t>)</w:t>
      </w:r>
      <w:r w:rsidRPr="0076560A">
        <w:tab/>
        <w:t>“Trim allocated for extraction” means trim that is designated for the extraction of retail marijuana concentrate and not for direct sale to consumers.</w:t>
      </w:r>
    </w:p>
    <w:p w14:paraId="4E9688CB" w14:textId="77777777" w:rsidR="00583EAD" w:rsidRPr="0076560A" w:rsidRDefault="00583EAD" w:rsidP="0078231B">
      <w:pPr>
        <w:pStyle w:val="par2"/>
      </w:pPr>
      <w:r w:rsidRPr="0076560A">
        <w:t>(</w:t>
      </w:r>
      <w:proofErr w:type="spellStart"/>
      <w:r>
        <w:t>nn</w:t>
      </w:r>
      <w:proofErr w:type="spellEnd"/>
      <w:r w:rsidRPr="0076560A">
        <w:t>)</w:t>
      </w:r>
      <w:r w:rsidRPr="0076560A">
        <w:tab/>
        <w:t>“Unaffiliated” means not being owned or controlled by the same or related interests, where “related interests” includes individuals who are related by blood or marriage or entities that are directly or indirectly controlled by an entity or individual or related individuals.</w:t>
      </w:r>
    </w:p>
    <w:p w14:paraId="000AB635" w14:textId="77777777" w:rsidR="00583EAD" w:rsidRPr="0076560A" w:rsidRDefault="00583EAD" w:rsidP="0078231B">
      <w:pPr>
        <w:pStyle w:val="par2"/>
      </w:pPr>
      <w:r w:rsidRPr="0076560A">
        <w:t>(</w:t>
      </w:r>
      <w:proofErr w:type="spellStart"/>
      <w:r>
        <w:t>oo</w:t>
      </w:r>
      <w:proofErr w:type="spellEnd"/>
      <w:r w:rsidRPr="0076560A">
        <w:t>)</w:t>
      </w:r>
      <w:r w:rsidRPr="0076560A">
        <w:tab/>
        <w:t xml:space="preserve">“Wholesaler” means a person who transfers retail marijuana, retail marijuana products, or both for the purpose of resale or manufacture. </w:t>
      </w:r>
      <w:r w:rsidRPr="0076560A">
        <w:lastRenderedPageBreak/>
        <w:t xml:space="preserve">“Wholesaler” includes any retail marijuana cultivation facility and </w:t>
      </w:r>
      <w:r>
        <w:t xml:space="preserve">any </w:t>
      </w:r>
      <w:r w:rsidRPr="0076560A">
        <w:t>retail marijuana product manufacturing facility doing business in this state.</w:t>
      </w:r>
    </w:p>
    <w:bookmarkEnd w:id="15"/>
    <w:p w14:paraId="35FCB64B" w14:textId="77777777" w:rsidR="00583EAD" w:rsidRDefault="00583EAD" w:rsidP="009B7051">
      <w:pPr>
        <w:pStyle w:val="par1"/>
        <w:keepNext/>
      </w:pPr>
      <w:r>
        <w:t>(2)</w:t>
      </w:r>
      <w:r>
        <w:tab/>
      </w:r>
      <w:r w:rsidRPr="009B7051">
        <w:rPr>
          <w:b/>
          <w:bCs/>
        </w:rPr>
        <w:t>Imposition of Tax.</w:t>
      </w:r>
    </w:p>
    <w:p w14:paraId="3AEA2713" w14:textId="1F1B2EA6" w:rsidR="00583EAD" w:rsidRDefault="00583EAD" w:rsidP="0078231B">
      <w:pPr>
        <w:pStyle w:val="par2"/>
      </w:pPr>
      <w:r>
        <w:t>(a)</w:t>
      </w:r>
      <w:r>
        <w:tab/>
        <w:t xml:space="preserve">The excise tax is imposed upon the first transfer of retail marijuana </w:t>
      </w:r>
      <w:ins w:id="45" w:author="Josh Pens" w:date="2026-09-01T14:31:00Z" w16du:dateUtc="2026-09-01T20:31:00Z">
        <w:r w:rsidR="000E2398">
          <w:t xml:space="preserve">from a retail marijuana cultivation facility </w:t>
        </w:r>
      </w:ins>
      <w:r>
        <w:t xml:space="preserve">to a retail marijuana store or to a retail marijuana product manufacturing facility. The tax is imposed upon the retail marijuana cultivation facility that makes the first transfer to a retail marijuana store or to a retail marijuana product manufacturing facility, even if the retail marijuana was transferred to such retail marijuana cultivation facility from another retail or medical marijuana cultivation facility.  </w:t>
      </w:r>
    </w:p>
    <w:p w14:paraId="43E9E47C" w14:textId="77777777" w:rsidR="00583EAD" w:rsidRDefault="00583EAD" w:rsidP="0078231B">
      <w:pPr>
        <w:pStyle w:val="par2"/>
      </w:pPr>
      <w:r>
        <w:t>(b)</w:t>
      </w:r>
      <w:r>
        <w:tab/>
        <w:t>No excise tax is imposed on the transfer of retail marijuana from one retail marijuana cultivation facility to another retail marijuana cultivation facility. The excise tax is imposed in the manner described in paragraph (2)(a) of this rule on the subsequent transfer of the retail marijuana to a retail marijuana store or a retail marijuana product manufacturing facility.</w:t>
      </w:r>
    </w:p>
    <w:p w14:paraId="7EEF480D" w14:textId="0E3FDA6A" w:rsidR="00583EAD" w:rsidRDefault="00583EAD" w:rsidP="0078231B">
      <w:pPr>
        <w:pStyle w:val="par2"/>
      </w:pPr>
      <w:r>
        <w:t>(c)</w:t>
      </w:r>
      <w:r>
        <w:tab/>
        <w:t>No excise tax is imposed on the transfer of medical marijuana to a retail marijuana cultivation facility and the attendant change in designation from medical marijuana to retail marijuana</w:t>
      </w:r>
      <w:ins w:id="46" w:author="Josh Pens" w:date="2026-09-01T14:31:00Z" w16du:dateUtc="2026-09-01T20:31:00Z">
        <w:r w:rsidR="00052AB7">
          <w:t xml:space="preserve"> in accordance with section</w:t>
        </w:r>
        <w:r w:rsidR="00C50C89">
          <w:t>s</w:t>
        </w:r>
        <w:r w:rsidR="00052AB7">
          <w:t xml:space="preserve"> 44-</w:t>
        </w:r>
        <w:r w:rsidR="00C50C89">
          <w:t>1</w:t>
        </w:r>
        <w:r w:rsidR="00052AB7">
          <w:t>0-502(9.5) and 44-10-602(13.5), C.R.S</w:t>
        </w:r>
      </w:ins>
      <w:r>
        <w:t>. In the case of such a transfer, the excise tax is imposed in the manner set forth in paragraph (2)(a) of this rule on the subsequent transfer of the retail marijuana to a retail marijuana store or a retail marijuana product manufacturing facility.</w:t>
      </w:r>
    </w:p>
    <w:p w14:paraId="3CAC2737" w14:textId="3640F0D0" w:rsidR="00583EAD" w:rsidRPr="000F758D" w:rsidRDefault="00583EAD" w:rsidP="000F758D">
      <w:pPr>
        <w:pStyle w:val="par2"/>
        <w:rPr>
          <w:i/>
        </w:rPr>
      </w:pPr>
      <w:r>
        <w:t>(d)</w:t>
      </w:r>
      <w:r>
        <w:tab/>
      </w:r>
      <w:r w:rsidRPr="000F758D">
        <w:rPr>
          <w:rStyle w:val="SubtitleItalics"/>
        </w:rPr>
        <w:t>Exempt</w:t>
      </w:r>
      <w:r w:rsidRPr="000F758D">
        <w:rPr>
          <w:rStyle w:val="SubtitleItalics"/>
          <w:i w:val="0"/>
        </w:rPr>
        <w:t xml:space="preserve"> </w:t>
      </w:r>
      <w:r w:rsidRPr="0078231B">
        <w:rPr>
          <w:i/>
          <w:iCs/>
        </w:rPr>
        <w:t>Transfers</w:t>
      </w:r>
      <w:r w:rsidRPr="000F758D">
        <w:rPr>
          <w:rStyle w:val="SubtitleItalics"/>
          <w:i w:val="0"/>
        </w:rPr>
        <w:t>.</w:t>
      </w:r>
    </w:p>
    <w:p w14:paraId="336932A3" w14:textId="77777777" w:rsidR="00583EAD" w:rsidRDefault="00583EAD" w:rsidP="00583EAD">
      <w:pPr>
        <w:pStyle w:val="par3"/>
      </w:pPr>
      <w:r>
        <w:t>(</w:t>
      </w:r>
      <w:proofErr w:type="spellStart"/>
      <w:r>
        <w:t>i</w:t>
      </w:r>
      <w:proofErr w:type="spellEnd"/>
      <w:r>
        <w:t>)</w:t>
      </w:r>
      <w:r>
        <w:tab/>
        <w:t>The transfer of retail marijuana to a retail marijuana testing facility exclusively for testing purposes is exempt from retail marijuana excise tax. A transfer is exclusively for testing purposes if the retail marijuana is destroyed by the retail marijuana testing facility during or following the testing.</w:t>
      </w:r>
    </w:p>
    <w:p w14:paraId="65C85FE5" w14:textId="77777777" w:rsidR="00583EAD" w:rsidRDefault="00583EAD" w:rsidP="00583EAD">
      <w:pPr>
        <w:pStyle w:val="par3"/>
      </w:pPr>
      <w:r>
        <w:t>(ii)</w:t>
      </w:r>
      <w:r>
        <w:tab/>
        <w:t>The transfer of retail marijuana exclusively for microbial control is exempt from the retail marijuana excise tax. A transfer is exclusively for microbial control if:</w:t>
      </w:r>
    </w:p>
    <w:p w14:paraId="5313B55F" w14:textId="7D510EBC" w:rsidR="00583EAD" w:rsidRDefault="00583EAD" w:rsidP="00583EAD">
      <w:pPr>
        <w:pStyle w:val="par4"/>
      </w:pPr>
      <w:r>
        <w:t>(A)</w:t>
      </w:r>
      <w:r>
        <w:tab/>
        <w:t xml:space="preserve">The retail marijuana is returned to the transferor after successful </w:t>
      </w:r>
      <w:del w:id="47" w:author="Josh Pens" w:date="2026-09-01T14:31:00Z" w16du:dateUtc="2026-09-01T20:31:00Z">
        <w:r w:rsidR="00D84C91">
          <w:delText xml:space="preserve">remediation or </w:delText>
        </w:r>
      </w:del>
      <w:r>
        <w:t>decontamination; or</w:t>
      </w:r>
    </w:p>
    <w:p w14:paraId="3621EDE8" w14:textId="77777777" w:rsidR="00583EAD" w:rsidRDefault="00583EAD" w:rsidP="00583EAD">
      <w:pPr>
        <w:pStyle w:val="par4"/>
      </w:pPr>
      <w:r>
        <w:t>(B)</w:t>
      </w:r>
      <w:r>
        <w:tab/>
        <w:t>The retail marijuana is properly destroyed by the transferee.</w:t>
      </w:r>
    </w:p>
    <w:p w14:paraId="4EB0A271" w14:textId="77777777" w:rsidR="00583EAD" w:rsidRDefault="00583EAD" w:rsidP="00583EAD">
      <w:pPr>
        <w:pStyle w:val="par3"/>
      </w:pPr>
      <w:r>
        <w:t>(iii)</w:t>
      </w:r>
      <w:r>
        <w:tab/>
        <w:t xml:space="preserve">The transfer of retail marijuana to a medical marijuana cultivation facility, and the attendant change in designation from retail marijuana to medical marijuana, is exempt from retail marijuana </w:t>
      </w:r>
      <w:r>
        <w:lastRenderedPageBreak/>
        <w:t>excise tax. A transfer and change of designation of retail marijuana to medical marijuana pursuant to this paragraph (2)(d)(iii) is not a transaction that results in a right to refund of any retail marijuana excise tax imposed or paid prior to that transfer and change of designation.</w:t>
      </w:r>
    </w:p>
    <w:p w14:paraId="695495A0" w14:textId="37533AEC" w:rsidR="00583EAD" w:rsidRPr="00D47F9E" w:rsidRDefault="00583EAD" w:rsidP="0078231B">
      <w:pPr>
        <w:pStyle w:val="par2"/>
      </w:pPr>
      <w:r w:rsidRPr="00D47F9E">
        <w:t>(e)</w:t>
      </w:r>
      <w:r w:rsidRPr="00D47F9E">
        <w:tab/>
      </w:r>
      <w:r w:rsidRPr="00D47F9E">
        <w:rPr>
          <w:i/>
          <w:iCs/>
        </w:rPr>
        <w:t>No Refund in Case of Transfer to Medical Marijuana Products Manufacturer.</w:t>
      </w:r>
      <w:r w:rsidRPr="00D47F9E">
        <w:t xml:space="preserve"> No refund or credit is allowed in the case of a transfer of retail marijuana, upon which the excise tax has been imposed or paid, from a retail marijuana products manufacturer to a medical marijuana products manufacturer </w:t>
      </w:r>
      <w:ins w:id="48" w:author="Josh Pens" w:date="2026-09-01T14:31:00Z" w16du:dateUtc="2026-09-01T20:31:00Z">
        <w:r w:rsidR="00C50C89">
          <w:t xml:space="preserve">for purposes of redesignating the retail marijuana product to medical marijuana product </w:t>
        </w:r>
      </w:ins>
      <w:r w:rsidRPr="00D47F9E">
        <w:t>in accordance with section 44-10-503, C.R.S.</w:t>
      </w:r>
    </w:p>
    <w:p w14:paraId="6CFD0D63" w14:textId="77777777" w:rsidR="00583EAD" w:rsidRDefault="00583EAD" w:rsidP="009B7051">
      <w:pPr>
        <w:pStyle w:val="par1"/>
        <w:keepNext/>
      </w:pPr>
      <w:r>
        <w:t>(3)</w:t>
      </w:r>
      <w:r>
        <w:tab/>
      </w:r>
      <w:r w:rsidRPr="009B7051">
        <w:rPr>
          <w:b/>
          <w:bCs/>
        </w:rPr>
        <w:t>Calculation of the Excise Tax.</w:t>
      </w:r>
    </w:p>
    <w:p w14:paraId="42F78F3E" w14:textId="77777777" w:rsidR="00583EAD" w:rsidRDefault="00583EAD" w:rsidP="0078231B">
      <w:pPr>
        <w:pStyle w:val="par2"/>
      </w:pPr>
      <w:r>
        <w:t>(a)</w:t>
      </w:r>
      <w:r>
        <w:tab/>
        <w:t>The basis for the retail marijuana excise tax depends on whether the retail marijuana cultivation facility subject to tax pursuant to this rule is affiliated with the retail marijuana business to which the retail marijuana is transferred.</w:t>
      </w:r>
    </w:p>
    <w:p w14:paraId="2E3F162A" w14:textId="77777777" w:rsidR="00583EAD" w:rsidRPr="00FF2349" w:rsidRDefault="00583EAD" w:rsidP="00FF2349">
      <w:pPr>
        <w:pStyle w:val="par3"/>
        <w:keepNext/>
        <w:rPr>
          <w:i/>
          <w:iCs/>
        </w:rPr>
      </w:pPr>
      <w:r>
        <w:t>(</w:t>
      </w:r>
      <w:proofErr w:type="spellStart"/>
      <w:r>
        <w:t>i</w:t>
      </w:r>
      <w:proofErr w:type="spellEnd"/>
      <w:r>
        <w:t>)</w:t>
      </w:r>
      <w:r>
        <w:tab/>
      </w:r>
      <w:r w:rsidRPr="00FF2349">
        <w:rPr>
          <w:i/>
          <w:iCs/>
        </w:rPr>
        <w:t>Transfers From Retail Marijuana Cultivation Facilities to Unaffiliated Retail Marijuana Businesses.</w:t>
      </w:r>
    </w:p>
    <w:p w14:paraId="45421E87" w14:textId="77777777" w:rsidR="00583EAD" w:rsidRDefault="00583EAD" w:rsidP="00583EAD">
      <w:pPr>
        <w:pStyle w:val="par4"/>
      </w:pPr>
      <w:r>
        <w:t>(A)</w:t>
      </w:r>
      <w:r>
        <w:tab/>
        <w:t>Except as provided in paragraph (3)(a)(</w:t>
      </w:r>
      <w:proofErr w:type="spellStart"/>
      <w:r>
        <w:t>i</w:t>
      </w:r>
      <w:proofErr w:type="spellEnd"/>
      <w:r>
        <w:t>)(B) of this rule, if a taxable transfer from a retail marijuana cultivation facility is to an unaffiliated retail marijuana store, or unaffiliated retail marijuana product manufacturing facility, the excise tax is calculated based upon the contract price for the retail marijuana transferred.</w:t>
      </w:r>
    </w:p>
    <w:p w14:paraId="1499EFA5" w14:textId="77777777" w:rsidR="00583EAD" w:rsidRDefault="00583EAD" w:rsidP="00583EAD">
      <w:pPr>
        <w:pStyle w:val="par4"/>
      </w:pPr>
      <w:r>
        <w:t>(B)</w:t>
      </w:r>
      <w:r>
        <w:tab/>
        <w:t>If a contract price is not established, calculated, or documented at the time of a taxable transfer described in paragraph (3)(a)(</w:t>
      </w:r>
      <w:proofErr w:type="spellStart"/>
      <w:r>
        <w:t>i</w:t>
      </w:r>
      <w:proofErr w:type="spellEnd"/>
      <w:r>
        <w:t>)(A) of this rule, the excise tax is calculated based upon the average market rate for the category of the retail marijuana transferred. Examples of such transfers include the following.</w:t>
      </w:r>
    </w:p>
    <w:p w14:paraId="708B552B" w14:textId="77777777" w:rsidR="00583EAD" w:rsidRDefault="00583EAD" w:rsidP="00583EAD">
      <w:pPr>
        <w:pStyle w:val="par5"/>
      </w:pPr>
      <w:r>
        <w:t>(I)</w:t>
      </w:r>
      <w:r>
        <w:tab/>
        <w:t>A retail marijuana cultivation facility makes a temporary transfer that is not a sale of retail marijuana to an unaffiliated retail marijuana product manufacturing facility that will process or manufacture the retail marijuana before returning it to the retail marijuana cultivation facility or transfer it to a retail marijuana store affiliated with the retail marijuana cultivation facility.</w:t>
      </w:r>
    </w:p>
    <w:p w14:paraId="2C4F56B9" w14:textId="77777777" w:rsidR="00583EAD" w:rsidRDefault="00583EAD" w:rsidP="00583EAD">
      <w:pPr>
        <w:pStyle w:val="par5"/>
      </w:pPr>
      <w:r>
        <w:lastRenderedPageBreak/>
        <w:t>(II)</w:t>
      </w:r>
      <w:r>
        <w:tab/>
        <w:t>A retail marijuana cultivation facility makes a transfer of retail marijuana to an unaffiliated retail marijuana store for which a price is not established at the time of transfer but instead depends upon the revenue generated from the subsequent sale of the retail marijuana to the end consumer.</w:t>
      </w:r>
    </w:p>
    <w:p w14:paraId="7ABEB3AC" w14:textId="77777777" w:rsidR="00583EAD" w:rsidRDefault="00583EAD" w:rsidP="00583EAD">
      <w:pPr>
        <w:pStyle w:val="par5"/>
      </w:pPr>
      <w:r>
        <w:t>(III)</w:t>
      </w:r>
      <w:r>
        <w:tab/>
        <w:t>A retail marijuana cultivation facility does not document the established contract price as prescribed by paragraph (3)(c) of this rule.</w:t>
      </w:r>
    </w:p>
    <w:p w14:paraId="00FFBDBB" w14:textId="77777777" w:rsidR="00583EAD" w:rsidRDefault="00583EAD" w:rsidP="009B7051">
      <w:pPr>
        <w:pStyle w:val="par3"/>
        <w:keepNext/>
      </w:pPr>
      <w:r>
        <w:t>(ii)</w:t>
      </w:r>
      <w:r>
        <w:tab/>
      </w:r>
      <w:r w:rsidRPr="009B7051">
        <w:rPr>
          <w:i/>
          <w:iCs/>
        </w:rPr>
        <w:t>Transfers From Retail Marijuana Cultivation Facilities to Affiliated Retail Marijuana Businesses.</w:t>
      </w:r>
    </w:p>
    <w:p w14:paraId="6E1E664E" w14:textId="77777777" w:rsidR="00583EAD" w:rsidRDefault="00583EAD" w:rsidP="00583EAD">
      <w:pPr>
        <w:pStyle w:val="par4"/>
      </w:pPr>
      <w:r>
        <w:t xml:space="preserve">(A) </w:t>
      </w:r>
      <w:r>
        <w:tab/>
        <w:t>Except as provided in paragraph (3)(a)(ii)(B) of this rule, if a taxable transfer from a retail marijuana cultivation facility is to an affiliated retail marijuana store or an affiliated retail marijuana product manufacturing facility, the excise tax is calculated based upon the average market rate for the category of the retail marijuana transferred.</w:t>
      </w:r>
    </w:p>
    <w:p w14:paraId="1F47A118" w14:textId="77777777" w:rsidR="00583EAD" w:rsidRDefault="00583EAD" w:rsidP="00583EAD">
      <w:pPr>
        <w:pStyle w:val="par4"/>
      </w:pPr>
      <w:r>
        <w:t>(B)</w:t>
      </w:r>
      <w:r>
        <w:tab/>
        <w:t>If the first transfer of retail marijuana is between unaffiliated retail marijuana cultivation facilities, the excise tax imposed upon the subsequent taxable transfer between affiliated retail marijuana businesses is calculated based upon the contract price for the first transfer, provided that:</w:t>
      </w:r>
    </w:p>
    <w:p w14:paraId="19FBE42C" w14:textId="77777777" w:rsidR="00583EAD" w:rsidRDefault="00583EAD" w:rsidP="00583EAD">
      <w:pPr>
        <w:pStyle w:val="par5"/>
      </w:pPr>
      <w:r>
        <w:t>(I)</w:t>
      </w:r>
      <w:r>
        <w:tab/>
        <w:t>At the time of the first transfer, the retail marijuana had been harvested for sale at a retail marijuana store or for extraction by a retail marijuana product manufacturing facility;</w:t>
      </w:r>
    </w:p>
    <w:p w14:paraId="6F6D2647" w14:textId="77777777" w:rsidR="00583EAD" w:rsidRDefault="00583EAD" w:rsidP="00583EAD">
      <w:pPr>
        <w:pStyle w:val="par5"/>
      </w:pPr>
      <w:r>
        <w:t>(II)</w:t>
      </w:r>
      <w:r>
        <w:tab/>
        <w:t>The retail marijuana underwent no further cultivation following the first transfer; and</w:t>
      </w:r>
    </w:p>
    <w:p w14:paraId="496257C5" w14:textId="77777777" w:rsidR="00583EAD" w:rsidRDefault="00583EAD" w:rsidP="00583EAD">
      <w:pPr>
        <w:pStyle w:val="par5"/>
      </w:pPr>
      <w:r>
        <w:t>(III)</w:t>
      </w:r>
      <w:r>
        <w:tab/>
        <w:t>A contract price was established at the time of the first transfer.</w:t>
      </w:r>
    </w:p>
    <w:p w14:paraId="5CCE02A5" w14:textId="77777777" w:rsidR="00583EAD" w:rsidRDefault="00583EAD" w:rsidP="00583EAD">
      <w:pPr>
        <w:pStyle w:val="par4"/>
      </w:pPr>
      <w:r>
        <w:t>(C)</w:t>
      </w:r>
      <w:r>
        <w:tab/>
        <w:t xml:space="preserve">If a contract price was not established or calculated at the time of the first transfer referenced in paragraph (3)(a)(ii)(B) of this rule, and documented as set forth in paragraph (3)(c) of this rule, the excise tax is calculated based upon the applicable average market rate in effect at the time of the taxable transfer. </w:t>
      </w:r>
    </w:p>
    <w:p w14:paraId="66486B3A" w14:textId="77777777" w:rsidR="00583EAD" w:rsidRPr="007878C9" w:rsidRDefault="00583EAD" w:rsidP="00583EAD">
      <w:pPr>
        <w:pStyle w:val="par3"/>
      </w:pPr>
      <w:r>
        <w:t>(iii)</w:t>
      </w:r>
      <w:r>
        <w:tab/>
      </w:r>
      <w:r>
        <w:rPr>
          <w:i/>
          <w:iCs/>
        </w:rPr>
        <w:t>Transfer and Redesignation of Medical Marijuana.</w:t>
      </w:r>
      <w:r>
        <w:t xml:space="preserve"> For purposes of this paragraph (3)(a), a transfer of medical marijuana to a retail marijuana cultivation facility, and the attendant change in </w:t>
      </w:r>
      <w:r>
        <w:lastRenderedPageBreak/>
        <w:t>designation from medical marijuana to retail marijuana, is disregarded.</w:t>
      </w:r>
    </w:p>
    <w:p w14:paraId="03467082" w14:textId="77777777" w:rsidR="00583EAD" w:rsidRDefault="00583EAD" w:rsidP="0078231B">
      <w:pPr>
        <w:pStyle w:val="par2"/>
      </w:pPr>
      <w:r>
        <w:t>(b)</w:t>
      </w:r>
      <w:r>
        <w:tab/>
      </w:r>
      <w:r>
        <w:rPr>
          <w:i/>
        </w:rPr>
        <w:t xml:space="preserve">Average Market Rate. </w:t>
      </w:r>
      <w:r>
        <w:t>In the case of retail marijuana excise tax calculated based upon the average market rate, the excise tax is calculated based upon the category of retail marijuana transferred.</w:t>
      </w:r>
    </w:p>
    <w:p w14:paraId="1206761C" w14:textId="77777777" w:rsidR="00BA164E" w:rsidRDefault="00583EAD" w:rsidP="00583EAD">
      <w:pPr>
        <w:pStyle w:val="par3"/>
        <w:rPr>
          <w:ins w:id="49" w:author="Josh Pens" w:date="2026-09-01T14:31:00Z" w16du:dateUtc="2026-09-01T20:31:00Z"/>
        </w:rPr>
      </w:pPr>
      <w:bookmarkStart w:id="50" w:name="_Hlk124773553"/>
      <w:r>
        <w:t>(</w:t>
      </w:r>
      <w:proofErr w:type="spellStart"/>
      <w:r>
        <w:t>i</w:t>
      </w:r>
      <w:proofErr w:type="spellEnd"/>
      <w:r>
        <w:t>)</w:t>
      </w:r>
      <w:r>
        <w:tab/>
        <w:t>The retail marijuana excise tax for bud, trim, bud allocated for extraction, trim allocated for extraction, and physical separation-based concentrate is calculated by multiplying the total transfer weight in pounds of the retail marijuana transferred by the applicable average market rate and the applicable excise tax rate. If multiple categories of retail marijuana are included in the transfer, the excise tax is calculated separately for each category; except that</w:t>
      </w:r>
      <w:del w:id="51" w:author="Josh Pens" w:date="2026-09-01T14:31:00Z" w16du:dateUtc="2026-09-01T20:31:00Z">
        <w:r w:rsidR="00D84C91">
          <w:delText xml:space="preserve"> inconsequential</w:delText>
        </w:r>
      </w:del>
      <w:ins w:id="52" w:author="Josh Pens" w:date="2026-09-01T14:31:00Z" w16du:dateUtc="2026-09-01T20:31:00Z">
        <w:r w:rsidR="00BA164E">
          <w:t>:</w:t>
        </w:r>
        <w:r>
          <w:t xml:space="preserve"> </w:t>
        </w:r>
      </w:ins>
    </w:p>
    <w:p w14:paraId="4056D5F0" w14:textId="29AF39E2" w:rsidR="00583EAD" w:rsidRDefault="00BA164E" w:rsidP="000F758D">
      <w:pPr>
        <w:pStyle w:val="par4"/>
      </w:pPr>
      <w:ins w:id="53" w:author="Josh Pens" w:date="2026-09-01T14:31:00Z" w16du:dateUtc="2026-09-01T20:31:00Z">
        <w:r>
          <w:t>(A)</w:t>
        </w:r>
        <w:r>
          <w:tab/>
          <w:t>I</w:t>
        </w:r>
        <w:r w:rsidR="00583EAD">
          <w:t>nconsequential</w:t>
        </w:r>
      </w:ins>
      <w:r w:rsidR="00583EAD">
        <w:t xml:space="preserve"> amounts of bud inadvertently included in a transfer that is otherwise trim are treated as trim and not as bud</w:t>
      </w:r>
      <w:del w:id="54" w:author="Josh Pens" w:date="2026-09-01T14:31:00Z" w16du:dateUtc="2026-09-01T20:31:00Z">
        <w:r w:rsidR="00D84C91">
          <w:delText>.</w:delText>
        </w:r>
      </w:del>
      <w:ins w:id="55" w:author="Josh Pens" w:date="2026-09-01T14:31:00Z" w16du:dateUtc="2026-09-01T20:31:00Z">
        <w:r>
          <w:t>; and</w:t>
        </w:r>
      </w:ins>
    </w:p>
    <w:p w14:paraId="64B185CA" w14:textId="66C061DF" w:rsidR="00BA164E" w:rsidRDefault="00BA164E" w:rsidP="00BA164E">
      <w:pPr>
        <w:pStyle w:val="par4"/>
        <w:rPr>
          <w:ins w:id="56" w:author="Josh Pens" w:date="2026-09-01T14:31:00Z" w16du:dateUtc="2026-09-01T20:31:00Z"/>
        </w:rPr>
      </w:pPr>
      <w:ins w:id="57" w:author="Josh Pens" w:date="2026-09-01T14:31:00Z" w16du:dateUtc="2026-09-01T20:31:00Z">
        <w:r>
          <w:t>(B)</w:t>
        </w:r>
        <w:r>
          <w:tab/>
          <w:t>The excise tax for pre-rolled marijuana and infused pre-rolled marijuana is calculated pursuant to paragraph (3)(b)(iii) of this rule regardless of whether the</w:t>
        </w:r>
        <w:r w:rsidR="0043569A">
          <w:t>y</w:t>
        </w:r>
        <w:r w:rsidR="00DB3DE6">
          <w:t xml:space="preserve"> contain</w:t>
        </w:r>
        <w:r>
          <w:t xml:space="preserve"> more than on</w:t>
        </w:r>
        <w:r w:rsidR="00DB3DE6">
          <w:t>e</w:t>
        </w:r>
        <w:r>
          <w:t xml:space="preserve"> category of retail marijuana.</w:t>
        </w:r>
      </w:ins>
    </w:p>
    <w:p w14:paraId="5E5A2032" w14:textId="662634FB" w:rsidR="00583EAD" w:rsidRDefault="00583EAD" w:rsidP="00583EAD">
      <w:pPr>
        <w:pStyle w:val="par3"/>
      </w:pPr>
      <w:r>
        <w:t>(ii)</w:t>
      </w:r>
      <w:r>
        <w:tab/>
      </w:r>
      <w:r w:rsidR="00353328">
        <w:rPr>
          <w:i/>
          <w:iCs/>
        </w:rPr>
        <w:t xml:space="preserve">Fresh </w:t>
      </w:r>
      <w:r w:rsidR="00F125C3">
        <w:rPr>
          <w:i/>
          <w:iCs/>
        </w:rPr>
        <w:t>F</w:t>
      </w:r>
      <w:r w:rsidR="00353328">
        <w:rPr>
          <w:i/>
          <w:iCs/>
        </w:rPr>
        <w:t xml:space="preserve">rozen </w:t>
      </w:r>
      <w:del w:id="58" w:author="Josh Pens" w:date="2026-09-01T14:31:00Z" w16du:dateUtc="2026-09-01T20:31:00Z">
        <w:r w:rsidR="00D84C91">
          <w:rPr>
            <w:i/>
            <w:iCs/>
          </w:rPr>
          <w:delText>Bud</w:delText>
        </w:r>
      </w:del>
      <w:ins w:id="59" w:author="Josh Pens" w:date="2026-09-01T14:31:00Z" w16du:dateUtc="2026-09-01T20:31:00Z">
        <w:r w:rsidR="00F125C3">
          <w:rPr>
            <w:i/>
            <w:iCs/>
          </w:rPr>
          <w:t>M</w:t>
        </w:r>
        <w:r w:rsidR="00353328">
          <w:rPr>
            <w:i/>
            <w:iCs/>
          </w:rPr>
          <w:t>arijuana</w:t>
        </w:r>
      </w:ins>
      <w:r>
        <w:rPr>
          <w:i/>
          <w:iCs/>
        </w:rPr>
        <w:t>.</w:t>
      </w:r>
      <w:r>
        <w:t xml:space="preserve"> The retail marijuana excise tax for indoor </w:t>
      </w:r>
      <w:r w:rsidR="00353328">
        <w:t xml:space="preserve">fresh frozen </w:t>
      </w:r>
      <w:del w:id="60" w:author="Josh Pens" w:date="2026-09-01T14:31:00Z" w16du:dateUtc="2026-09-01T20:31:00Z">
        <w:r w:rsidR="00D84C91">
          <w:delText>bud</w:delText>
        </w:r>
      </w:del>
      <w:ins w:id="61" w:author="Josh Pens" w:date="2026-09-01T14:31:00Z" w16du:dateUtc="2026-09-01T20:31:00Z">
        <w:r w:rsidR="00353328">
          <w:t>marijuana</w:t>
        </w:r>
      </w:ins>
      <w:r>
        <w:t xml:space="preserve"> and outdoor </w:t>
      </w:r>
      <w:r w:rsidR="00353328">
        <w:t xml:space="preserve">fresh frozen </w:t>
      </w:r>
      <w:del w:id="62" w:author="Josh Pens" w:date="2026-09-01T14:31:00Z" w16du:dateUtc="2026-09-01T20:31:00Z">
        <w:r w:rsidR="00D84C91">
          <w:delText>bud</w:delText>
        </w:r>
      </w:del>
      <w:ins w:id="63" w:author="Josh Pens" w:date="2026-09-01T14:31:00Z" w16du:dateUtc="2026-09-01T20:31:00Z">
        <w:r w:rsidR="00353328">
          <w:t>marijuana</w:t>
        </w:r>
      </w:ins>
      <w:r>
        <w:t xml:space="preserve"> is calculated by multiplying the total transfer weight in pounds of the </w:t>
      </w:r>
      <w:r w:rsidR="00353328">
        <w:t xml:space="preserve">fresh frozen </w:t>
      </w:r>
      <w:del w:id="64" w:author="Josh Pens" w:date="2026-09-01T14:31:00Z" w16du:dateUtc="2026-09-01T20:31:00Z">
        <w:r w:rsidR="00D84C91">
          <w:delText>bud</w:delText>
        </w:r>
      </w:del>
      <w:ins w:id="65" w:author="Josh Pens" w:date="2026-09-01T14:31:00Z" w16du:dateUtc="2026-09-01T20:31:00Z">
        <w:r w:rsidR="00353328">
          <w:t>marijuana</w:t>
        </w:r>
      </w:ins>
      <w:r>
        <w:t xml:space="preserve"> transferred by the applicable average market rate and the applicable excise tax rate. </w:t>
      </w:r>
      <w:bookmarkEnd w:id="50"/>
      <w:r>
        <w:t xml:space="preserve">The entire transfer weight of the </w:t>
      </w:r>
      <w:r w:rsidR="00353328">
        <w:t xml:space="preserve">fresh frozen </w:t>
      </w:r>
      <w:del w:id="66" w:author="Josh Pens" w:date="2026-09-01T14:31:00Z" w16du:dateUtc="2026-09-01T20:31:00Z">
        <w:r w:rsidR="00D84C91">
          <w:delText>bud</w:delText>
        </w:r>
      </w:del>
      <w:ins w:id="67" w:author="Josh Pens" w:date="2026-09-01T14:31:00Z" w16du:dateUtc="2026-09-01T20:31:00Z">
        <w:r w:rsidR="00353328">
          <w:t>marijuana</w:t>
        </w:r>
      </w:ins>
      <w:r>
        <w:t xml:space="preserve"> is subject to the excise tax because the average market rate for </w:t>
      </w:r>
      <w:r w:rsidR="00353328">
        <w:t xml:space="preserve">fresh frozen </w:t>
      </w:r>
      <w:del w:id="68" w:author="Josh Pens" w:date="2026-09-01T14:31:00Z" w16du:dateUtc="2026-09-01T20:31:00Z">
        <w:r w:rsidR="00D84C91">
          <w:delText>bud</w:delText>
        </w:r>
      </w:del>
      <w:ins w:id="69" w:author="Josh Pens" w:date="2026-09-01T14:31:00Z" w16du:dateUtc="2026-09-01T20:31:00Z">
        <w:r w:rsidR="00353328">
          <w:t>marijuana</w:t>
        </w:r>
      </w:ins>
      <w:r>
        <w:t xml:space="preserve"> is based upon the transfer weights for contract price transfers. Therefore, the average market rate reflects any water weight in the total transfer weight.</w:t>
      </w:r>
      <w:r>
        <w:tab/>
      </w:r>
    </w:p>
    <w:p w14:paraId="4291FDFF" w14:textId="319415A2" w:rsidR="00583EAD" w:rsidRDefault="00583EAD" w:rsidP="00583EAD">
      <w:pPr>
        <w:pStyle w:val="par3"/>
      </w:pPr>
      <w:r>
        <w:t>(iii)</w:t>
      </w:r>
      <w:r>
        <w:tab/>
      </w:r>
      <w:r>
        <w:rPr>
          <w:i/>
          <w:iCs/>
        </w:rPr>
        <w:t>Pre-rolled Marijuana</w:t>
      </w:r>
      <w:del w:id="70" w:author="Josh Pens" w:date="2026-09-01T14:31:00Z" w16du:dateUtc="2026-09-01T20:31:00Z">
        <w:r w:rsidR="00D84C91">
          <w:rPr>
            <w:i/>
            <w:iCs/>
          </w:rPr>
          <w:delText xml:space="preserve"> Cigarettes</w:delText>
        </w:r>
      </w:del>
      <w:r>
        <w:rPr>
          <w:i/>
          <w:iCs/>
        </w:rPr>
        <w:t>.</w:t>
      </w:r>
      <w:r w:rsidRPr="00090729">
        <w:t xml:space="preserve"> The retail marijuana excise tax for </w:t>
      </w:r>
      <w:r>
        <w:t xml:space="preserve">pre-rolled marijuana </w:t>
      </w:r>
      <w:del w:id="71" w:author="Josh Pens" w:date="2026-09-01T14:31:00Z" w16du:dateUtc="2026-09-01T20:31:00Z">
        <w:r w:rsidR="00D84C91">
          <w:delText xml:space="preserve">cigarettes </w:delText>
        </w:r>
      </w:del>
      <w:r>
        <w:t xml:space="preserve">and infused pre-rolled marijuana </w:t>
      </w:r>
      <w:del w:id="72" w:author="Josh Pens" w:date="2026-09-01T14:31:00Z" w16du:dateUtc="2026-09-01T20:31:00Z">
        <w:r w:rsidR="00D84C91">
          <w:delText xml:space="preserve">cigarettes </w:delText>
        </w:r>
      </w:del>
      <w:r>
        <w:t xml:space="preserve">is calculated by multiplying the </w:t>
      </w:r>
      <w:r w:rsidR="00E565DD">
        <w:t xml:space="preserve">quantity of </w:t>
      </w:r>
      <w:del w:id="73" w:author="Josh Pens" w:date="2026-09-01T14:31:00Z" w16du:dateUtc="2026-09-01T20:31:00Z">
        <w:r w:rsidR="00D84C91">
          <w:delText>cigarettes</w:delText>
        </w:r>
      </w:del>
      <w:ins w:id="74" w:author="Josh Pens" w:date="2026-09-01T14:31:00Z" w16du:dateUtc="2026-09-01T20:31:00Z">
        <w:r w:rsidR="00E565DD">
          <w:t>units</w:t>
        </w:r>
      </w:ins>
      <w:r>
        <w:t xml:space="preserve"> transferred by the applicable average market rate and the applicable excise tax rate.</w:t>
      </w:r>
    </w:p>
    <w:p w14:paraId="75CA05B0" w14:textId="77777777" w:rsidR="00583EAD" w:rsidRPr="000F758D" w:rsidRDefault="00583EAD" w:rsidP="000F758D">
      <w:pPr>
        <w:pStyle w:val="par2"/>
        <w:rPr>
          <w:i/>
        </w:rPr>
      </w:pPr>
      <w:r>
        <w:t>(c)</w:t>
      </w:r>
      <w:r>
        <w:tab/>
      </w:r>
      <w:r w:rsidRPr="0078231B">
        <w:rPr>
          <w:i/>
          <w:iCs/>
        </w:rPr>
        <w:t>Calculation, Presentment, and Documentation of the Contract Price.</w:t>
      </w:r>
    </w:p>
    <w:p w14:paraId="624919E9" w14:textId="77777777" w:rsidR="00583EAD" w:rsidRDefault="00583EAD" w:rsidP="00583EAD">
      <w:pPr>
        <w:pStyle w:val="par3"/>
      </w:pPr>
      <w:r>
        <w:t>(</w:t>
      </w:r>
      <w:proofErr w:type="spellStart"/>
      <w:r>
        <w:t>i</w:t>
      </w:r>
      <w:proofErr w:type="spellEnd"/>
      <w:r>
        <w:t>)</w:t>
      </w:r>
      <w:r>
        <w:tab/>
        <w:t xml:space="preserve">In order to calculate the excise tax using a contract price, the retail marijuana cultivation facility making the taxable transfer has the burden of proving the price at which the retail marijuana cultivation facility was legally obligated to transfer the retail marijuana. In the </w:t>
      </w:r>
      <w:r>
        <w:lastRenderedPageBreak/>
        <w:t>case of a transfer described in paragraph (3)(a)(ii)(B) of this rule, the retail marijuana cultivation facility has the burden of proving the price at which the retail marijuana cultivation facility was legally obligated to purchase the retail marijuana subsequently transferred to an affiliated retail marijuana business.</w:t>
      </w:r>
    </w:p>
    <w:p w14:paraId="2973EBEB" w14:textId="190EA85E" w:rsidR="00583EAD" w:rsidRDefault="00583EAD" w:rsidP="00583EAD">
      <w:pPr>
        <w:pStyle w:val="par3"/>
      </w:pPr>
      <w:r>
        <w:t>(ii)</w:t>
      </w:r>
      <w:r>
        <w:tab/>
        <w:t>To meet the burden set forth in paragraph (3)(c)(</w:t>
      </w:r>
      <w:proofErr w:type="spellStart"/>
      <w:r>
        <w:t>i</w:t>
      </w:r>
      <w:proofErr w:type="spellEnd"/>
      <w:r>
        <w:t>) of this rule, the transferor must contemporaneously reduce the invoice price to a writing that is, or is part of, the contract between the transferor and the licensed purchaser with respect to the transfer.</w:t>
      </w:r>
      <w:del w:id="75" w:author="Josh Pens" w:date="2026-09-01T14:31:00Z" w16du:dateUtc="2026-09-01T20:31:00Z">
        <w:r w:rsidR="00D84C91">
          <w:delText xml:space="preserve"> The writing may be created, stored, or both in an electronic medium. </w:delText>
        </w:r>
      </w:del>
    </w:p>
    <w:p w14:paraId="5F2E5BE7" w14:textId="77777777" w:rsidR="00583EAD" w:rsidRDefault="00583EAD" w:rsidP="00583EAD">
      <w:pPr>
        <w:pStyle w:val="par3"/>
      </w:pPr>
      <w:r>
        <w:t>(iii)</w:t>
      </w:r>
      <w:r>
        <w:tab/>
        <w:t>Except as provided in this paragraph (3)(c), the term “invoice price,” as used in the definition of “contract price” in section 39-28.8-101(2.5), C.R.S., includes the aggregate value of all consideration the transferor receives from the transferee with respect to the transfer in whatever form and regardless of the time of receipt.</w:t>
      </w:r>
    </w:p>
    <w:p w14:paraId="10889C57" w14:textId="77777777" w:rsidR="00583EAD" w:rsidRPr="009431E4" w:rsidRDefault="00583EAD" w:rsidP="00583EAD">
      <w:pPr>
        <w:pStyle w:val="par3"/>
      </w:pPr>
      <w:r>
        <w:t>(iv)</w:t>
      </w:r>
      <w:r>
        <w:tab/>
        <w:t>The retail marijuana excise tax must be stated separately from the written invoice price to be excluded from the contract price.</w:t>
      </w:r>
    </w:p>
    <w:p w14:paraId="63E26CE7" w14:textId="625DE0AF" w:rsidR="00583EAD" w:rsidRPr="0078231B" w:rsidRDefault="00583EAD" w:rsidP="000F758D">
      <w:pPr>
        <w:pStyle w:val="par2"/>
        <w:rPr>
          <w:i/>
          <w:iCs/>
        </w:rPr>
      </w:pPr>
      <w:r>
        <w:t>(d)</w:t>
      </w:r>
      <w:r>
        <w:tab/>
      </w:r>
      <w:r w:rsidRPr="0078231B">
        <w:rPr>
          <w:i/>
          <w:iCs/>
        </w:rPr>
        <w:t xml:space="preserve">Restrictions on Retail Marijuana Categorized as </w:t>
      </w:r>
      <w:r w:rsidR="00353328" w:rsidRPr="0078231B">
        <w:rPr>
          <w:i/>
          <w:iCs/>
        </w:rPr>
        <w:t xml:space="preserve">Fresh </w:t>
      </w:r>
      <w:r w:rsidR="00F125C3" w:rsidRPr="0078231B">
        <w:rPr>
          <w:i/>
          <w:iCs/>
        </w:rPr>
        <w:t>F</w:t>
      </w:r>
      <w:r w:rsidR="00353328" w:rsidRPr="0078231B">
        <w:rPr>
          <w:i/>
          <w:iCs/>
        </w:rPr>
        <w:t xml:space="preserve">rozen </w:t>
      </w:r>
      <w:del w:id="76" w:author="Josh Pens" w:date="2026-09-01T14:31:00Z" w16du:dateUtc="2026-09-01T20:31:00Z">
        <w:r w:rsidR="00D84C91" w:rsidRPr="009B7051">
          <w:rPr>
            <w:i/>
            <w:iCs/>
          </w:rPr>
          <w:delText>Bud</w:delText>
        </w:r>
      </w:del>
      <w:ins w:id="77" w:author="Josh Pens" w:date="2026-09-01T14:31:00Z" w16du:dateUtc="2026-09-01T20:31:00Z">
        <w:r w:rsidR="00F125C3" w:rsidRPr="0078231B">
          <w:rPr>
            <w:i/>
            <w:iCs/>
          </w:rPr>
          <w:t>M</w:t>
        </w:r>
        <w:r w:rsidR="00353328" w:rsidRPr="0078231B">
          <w:rPr>
            <w:i/>
            <w:iCs/>
          </w:rPr>
          <w:t>arijuana</w:t>
        </w:r>
      </w:ins>
      <w:r w:rsidRPr="0078231B">
        <w:rPr>
          <w:i/>
          <w:iCs/>
        </w:rPr>
        <w:t xml:space="preserve">. </w:t>
      </w:r>
    </w:p>
    <w:p w14:paraId="0078B5B6" w14:textId="70EA6785" w:rsidR="00583EAD" w:rsidRPr="00C4573F" w:rsidRDefault="00583EAD" w:rsidP="00583EAD">
      <w:pPr>
        <w:pStyle w:val="par3"/>
      </w:pPr>
      <w:r>
        <w:t>(</w:t>
      </w:r>
      <w:proofErr w:type="spellStart"/>
      <w:r>
        <w:t>i</w:t>
      </w:r>
      <w:proofErr w:type="spellEnd"/>
      <w:r>
        <w:t>)</w:t>
      </w:r>
      <w:r>
        <w:tab/>
        <w:t xml:space="preserve">To categorize retail marijuana for purposes of the excise tax as indoor </w:t>
      </w:r>
      <w:r w:rsidR="00353328">
        <w:t xml:space="preserve">fresh frozen </w:t>
      </w:r>
      <w:del w:id="78" w:author="Josh Pens" w:date="2026-09-01T14:31:00Z" w16du:dateUtc="2026-09-01T20:31:00Z">
        <w:r w:rsidR="00D84C91">
          <w:delText>bud</w:delText>
        </w:r>
      </w:del>
      <w:ins w:id="79" w:author="Josh Pens" w:date="2026-09-01T14:31:00Z" w16du:dateUtc="2026-09-01T20:31:00Z">
        <w:r w:rsidR="00353328">
          <w:t>marijuana</w:t>
        </w:r>
      </w:ins>
      <w:r>
        <w:t xml:space="preserve"> or outdoor </w:t>
      </w:r>
      <w:r w:rsidR="00353328">
        <w:t xml:space="preserve">fresh frozen </w:t>
      </w:r>
      <w:del w:id="80" w:author="Josh Pens" w:date="2026-09-01T14:31:00Z" w16du:dateUtc="2026-09-01T20:31:00Z">
        <w:r w:rsidR="00D84C91" w:rsidRPr="00C4573F">
          <w:delText>bud</w:delText>
        </w:r>
      </w:del>
      <w:ins w:id="81" w:author="Josh Pens" w:date="2026-09-01T14:31:00Z" w16du:dateUtc="2026-09-01T20:31:00Z">
        <w:r w:rsidR="00353328">
          <w:t>marijuana</w:t>
        </w:r>
      </w:ins>
      <w:r w:rsidRPr="00C4573F">
        <w:t xml:space="preserve">: </w:t>
      </w:r>
    </w:p>
    <w:p w14:paraId="31DFA7CA" w14:textId="77777777" w:rsidR="00583EAD" w:rsidRPr="00C4573F" w:rsidRDefault="00583EAD" w:rsidP="00583EAD">
      <w:pPr>
        <w:pStyle w:val="par4"/>
      </w:pPr>
      <w:r w:rsidRPr="00C4573F">
        <w:t>(A)</w:t>
      </w:r>
      <w:r w:rsidRPr="00C4573F">
        <w:tab/>
      </w:r>
      <w:r>
        <w:t>A</w:t>
      </w:r>
      <w:r w:rsidRPr="00C4573F">
        <w:t xml:space="preserve"> retail marijuana cultivation facility must weigh the retail marijuana within two hours of the retail marijuana plant being harvested and prior to freezing</w:t>
      </w:r>
      <w:r>
        <w:t>;</w:t>
      </w:r>
    </w:p>
    <w:p w14:paraId="6C34AB5A" w14:textId="6B924C7B" w:rsidR="00583EAD" w:rsidRPr="00C4573F" w:rsidRDefault="00583EAD" w:rsidP="00583EAD">
      <w:pPr>
        <w:pStyle w:val="par4"/>
      </w:pPr>
      <w:r w:rsidRPr="00C4573F">
        <w:t>(B)</w:t>
      </w:r>
      <w:r w:rsidRPr="00C4573F">
        <w:tab/>
        <w:t xml:space="preserve">Other than removing the </w:t>
      </w:r>
      <w:del w:id="82" w:author="Josh Pens" w:date="2026-09-01T14:31:00Z" w16du:dateUtc="2026-09-01T20:31:00Z">
        <w:r w:rsidR="00D84C91" w:rsidRPr="00C4573F">
          <w:delText>bud</w:delText>
        </w:r>
      </w:del>
      <w:ins w:id="83" w:author="Josh Pens" w:date="2026-09-01T14:31:00Z" w16du:dateUtc="2026-09-01T20:31:00Z">
        <w:r w:rsidR="00353328">
          <w:t>retail marijuana</w:t>
        </w:r>
      </w:ins>
      <w:r w:rsidRPr="00C4573F">
        <w:t xml:space="preserve"> from the plant</w:t>
      </w:r>
      <w:ins w:id="84" w:author="Josh Pens" w:date="2026-09-01T14:31:00Z" w16du:dateUtc="2026-09-01T20:31:00Z">
        <w:r w:rsidRPr="00C4573F">
          <w:t xml:space="preserve">, </w:t>
        </w:r>
        <w:r w:rsidR="00353328">
          <w:t>and removing the fan leaves</w:t>
        </w:r>
      </w:ins>
      <w:r w:rsidR="00353328">
        <w:t xml:space="preserve">, </w:t>
      </w:r>
      <w:r w:rsidRPr="00C4573F">
        <w:t>the retail marijuana cultivation facility may not trim, dry, cure, or process the retail marijuana prior to weighing and after weighing but prior to transfer. Accordingly, the transfer weight must match the weight obtained within two hours of being harvested. Drying includes any direct or indirect artificial drying such as increasing the ambient temperature of the room</w:t>
      </w:r>
      <w:r>
        <w:t>;</w:t>
      </w:r>
      <w:r w:rsidRPr="00C4573F">
        <w:t xml:space="preserve"> </w:t>
      </w:r>
    </w:p>
    <w:p w14:paraId="3B9E7F2A" w14:textId="77777777" w:rsidR="00583EAD" w:rsidRDefault="00583EAD" w:rsidP="00583EAD">
      <w:pPr>
        <w:pStyle w:val="par4"/>
      </w:pPr>
      <w:r w:rsidRPr="00C4573F">
        <w:t>(C)</w:t>
      </w:r>
      <w:r w:rsidRPr="00C4573F">
        <w:tab/>
        <w:t>The retail</w:t>
      </w:r>
      <w:r>
        <w:t xml:space="preserve"> marijuana cultivation facility</w:t>
      </w:r>
      <w:r w:rsidRPr="00C4573F">
        <w:t xml:space="preserve"> must initially weigh, package, and </w:t>
      </w:r>
      <w:r>
        <w:t>freeze the bud</w:t>
      </w:r>
      <w:r w:rsidRPr="00C4573F">
        <w:t xml:space="preserve"> within 24 hours after the plant is harveste</w:t>
      </w:r>
      <w:r>
        <w:t>d; and</w:t>
      </w:r>
    </w:p>
    <w:p w14:paraId="4A8139DC" w14:textId="668CEB90" w:rsidR="00583EAD" w:rsidRDefault="00583EAD" w:rsidP="00583EAD">
      <w:pPr>
        <w:pStyle w:val="par4"/>
      </w:pPr>
      <w:r>
        <w:t>(D)</w:t>
      </w:r>
      <w:r>
        <w:tab/>
        <w:t xml:space="preserve">The transferee must weigh the </w:t>
      </w:r>
      <w:r w:rsidR="00353328">
        <w:t xml:space="preserve">fresh frozen </w:t>
      </w:r>
      <w:del w:id="85" w:author="Josh Pens" w:date="2026-09-01T14:31:00Z" w16du:dateUtc="2026-09-01T20:31:00Z">
        <w:r w:rsidR="00D84C91">
          <w:delText>bud</w:delText>
        </w:r>
      </w:del>
      <w:ins w:id="86" w:author="Josh Pens" w:date="2026-09-01T14:31:00Z" w16du:dateUtc="2026-09-01T20:31:00Z">
        <w:r w:rsidR="00353328">
          <w:t>marijuana</w:t>
        </w:r>
      </w:ins>
      <w:r>
        <w:t xml:space="preserve"> upon receipt, before performing any trimming, drying, curing, </w:t>
      </w:r>
      <w:r>
        <w:lastRenderedPageBreak/>
        <w:t>or other processing, and promptly record the weight in the inventory tracking system.</w:t>
      </w:r>
    </w:p>
    <w:p w14:paraId="5A959153" w14:textId="4735EE45" w:rsidR="00583EAD" w:rsidRPr="00C4573F" w:rsidRDefault="00D84C91" w:rsidP="00583EAD">
      <w:pPr>
        <w:pStyle w:val="par3"/>
      </w:pPr>
      <w:del w:id="87" w:author="Josh Pens" w:date="2026-09-01T14:31:00Z" w16du:dateUtc="2026-09-01T20:31:00Z">
        <w:r w:rsidRPr="00C4573F">
          <w:delText>(ii)</w:delText>
        </w:r>
        <w:r w:rsidRPr="00C4573F">
          <w:tab/>
          <w:delText>A</w:delText>
        </w:r>
      </w:del>
      <w:ins w:id="88" w:author="Josh Pens" w:date="2026-09-01T14:31:00Z" w16du:dateUtc="2026-09-01T20:31:00Z">
        <w:r w:rsidR="00583EAD" w:rsidRPr="00C4573F">
          <w:t>(ii)</w:t>
        </w:r>
        <w:r w:rsidR="00583EAD" w:rsidRPr="00C4573F">
          <w:tab/>
        </w:r>
        <w:r w:rsidR="00B92913">
          <w:t>Except as provided in paragraph (3)(d)(iii) of this rule, a</w:t>
        </w:r>
      </w:ins>
      <w:r w:rsidR="00583EAD" w:rsidRPr="00C4573F">
        <w:t xml:space="preserve"> retail marijuana cultivation facility must categorize retail marijuana as bud allocated for extraction if: </w:t>
      </w:r>
    </w:p>
    <w:p w14:paraId="36F50647" w14:textId="7B02A9AD" w:rsidR="00583EAD" w:rsidRPr="00C4573F" w:rsidRDefault="00583EAD" w:rsidP="00583EAD">
      <w:pPr>
        <w:pStyle w:val="par4"/>
      </w:pPr>
      <w:r w:rsidRPr="00C4573F">
        <w:t>(</w:t>
      </w:r>
      <w:r>
        <w:t>A</w:t>
      </w:r>
      <w:r w:rsidRPr="00C4573F">
        <w:t>)</w:t>
      </w:r>
      <w:r w:rsidRPr="00C4573F">
        <w:tab/>
        <w:t xml:space="preserve">The </w:t>
      </w:r>
      <w:del w:id="89" w:author="Josh Pens" w:date="2026-09-01T14:31:00Z" w16du:dateUtc="2026-09-01T20:31:00Z">
        <w:r w:rsidR="00D84C91" w:rsidRPr="00C4573F">
          <w:delText>bud</w:delText>
        </w:r>
      </w:del>
      <w:ins w:id="90" w:author="Josh Pens" w:date="2026-09-01T14:31:00Z" w16du:dateUtc="2026-09-01T20:31:00Z">
        <w:r w:rsidR="00B92913">
          <w:t>retail marijuana</w:t>
        </w:r>
      </w:ins>
      <w:r w:rsidRPr="00C4573F">
        <w:t xml:space="preserve"> is not weighed within two hours of being harvested; </w:t>
      </w:r>
    </w:p>
    <w:p w14:paraId="70FEA58F" w14:textId="30343F2B" w:rsidR="00583EAD" w:rsidRPr="00C4573F" w:rsidRDefault="00583EAD" w:rsidP="00583EAD">
      <w:pPr>
        <w:pStyle w:val="par4"/>
      </w:pPr>
      <w:r w:rsidRPr="00C4573F">
        <w:t>(</w:t>
      </w:r>
      <w:r>
        <w:t>B</w:t>
      </w:r>
      <w:r w:rsidRPr="00C4573F">
        <w:t>)</w:t>
      </w:r>
      <w:r w:rsidRPr="00C4573F">
        <w:tab/>
        <w:t xml:space="preserve">The </w:t>
      </w:r>
      <w:del w:id="91" w:author="Josh Pens" w:date="2026-09-01T14:31:00Z" w16du:dateUtc="2026-09-01T20:31:00Z">
        <w:r w:rsidR="00D84C91" w:rsidRPr="00C4573F">
          <w:delText>bud</w:delText>
        </w:r>
      </w:del>
      <w:ins w:id="92" w:author="Josh Pens" w:date="2026-09-01T14:31:00Z" w16du:dateUtc="2026-09-01T20:31:00Z">
        <w:r w:rsidR="00B92913">
          <w:t>retail marijuana</w:t>
        </w:r>
      </w:ins>
      <w:r w:rsidRPr="00C4573F">
        <w:t xml:space="preserve"> is trimmed, dried, cured, or processed</w:t>
      </w:r>
      <w:r>
        <w:t>—other than removing the bud from the plant—</w:t>
      </w:r>
      <w:r w:rsidRPr="00C4573F">
        <w:t>before being weighed or after weighing but prior to transfer;</w:t>
      </w:r>
    </w:p>
    <w:p w14:paraId="742261FF" w14:textId="5F682F0F" w:rsidR="00583EAD" w:rsidRPr="00C4573F" w:rsidRDefault="00583EAD" w:rsidP="00583EAD">
      <w:pPr>
        <w:pStyle w:val="par4"/>
      </w:pPr>
      <w:r w:rsidRPr="00C4573F">
        <w:t>(</w:t>
      </w:r>
      <w:r>
        <w:t>C</w:t>
      </w:r>
      <w:r w:rsidRPr="00C4573F">
        <w:t>)</w:t>
      </w:r>
      <w:r w:rsidRPr="00C4573F">
        <w:tab/>
        <w:t xml:space="preserve">The </w:t>
      </w:r>
      <w:del w:id="93" w:author="Josh Pens" w:date="2026-09-01T14:31:00Z" w16du:dateUtc="2026-09-01T20:31:00Z">
        <w:r w:rsidR="00D84C91" w:rsidRPr="00C4573F">
          <w:delText>bud</w:delText>
        </w:r>
      </w:del>
      <w:ins w:id="94" w:author="Josh Pens" w:date="2026-09-01T14:31:00Z" w16du:dateUtc="2026-09-01T20:31:00Z">
        <w:r w:rsidR="00B92913">
          <w:t>retail marijuana</w:t>
        </w:r>
      </w:ins>
      <w:r w:rsidRPr="00C4573F">
        <w:t xml:space="preserve"> is not harvested, weighed, packaged, and frozen within the same 24-hour period;  </w:t>
      </w:r>
    </w:p>
    <w:p w14:paraId="66166800" w14:textId="3AE23581" w:rsidR="00583EAD" w:rsidRPr="00C4573F" w:rsidRDefault="00583EAD" w:rsidP="00583EAD">
      <w:pPr>
        <w:pStyle w:val="par4"/>
      </w:pPr>
      <w:r w:rsidRPr="00C4573F">
        <w:t>(</w:t>
      </w:r>
      <w:r>
        <w:t>D</w:t>
      </w:r>
      <w:r w:rsidRPr="00C4573F">
        <w:t>)</w:t>
      </w:r>
      <w:r w:rsidRPr="00C4573F">
        <w:tab/>
        <w:t xml:space="preserve">The transfer weight differs from the weight obtained when the </w:t>
      </w:r>
      <w:del w:id="95" w:author="Josh Pens" w:date="2026-09-01T14:31:00Z" w16du:dateUtc="2026-09-01T20:31:00Z">
        <w:r w:rsidR="00D84C91" w:rsidRPr="00C4573F">
          <w:delText>bud</w:delText>
        </w:r>
      </w:del>
      <w:ins w:id="96" w:author="Josh Pens" w:date="2026-09-01T14:31:00Z" w16du:dateUtc="2026-09-01T20:31:00Z">
        <w:r w:rsidR="00B92913">
          <w:t>retail marijuana</w:t>
        </w:r>
      </w:ins>
      <w:r w:rsidR="00B92913" w:rsidRPr="00C4573F">
        <w:t xml:space="preserve"> </w:t>
      </w:r>
      <w:r w:rsidRPr="00C4573F">
        <w:t>is harvested; or</w:t>
      </w:r>
    </w:p>
    <w:p w14:paraId="04A0A54A" w14:textId="77777777" w:rsidR="00583EAD" w:rsidRDefault="00583EAD" w:rsidP="00583EAD">
      <w:pPr>
        <w:pStyle w:val="par4"/>
      </w:pPr>
      <w:r>
        <w:t>(E</w:t>
      </w:r>
      <w:r w:rsidRPr="00C4573F">
        <w:t>)</w:t>
      </w:r>
      <w:r w:rsidRPr="00C4573F">
        <w:tab/>
        <w:t xml:space="preserve">The retail marijuana cultivation facility does not make or maintain records as prescribed by paragraph </w:t>
      </w:r>
      <w:r>
        <w:t>(5)(d)(iii)(B)</w:t>
      </w:r>
      <w:r w:rsidRPr="00C4573F">
        <w:t xml:space="preserve"> of this rule.</w:t>
      </w:r>
    </w:p>
    <w:p w14:paraId="3D90C3F4" w14:textId="18A18253" w:rsidR="00B92913" w:rsidRDefault="00B92913" w:rsidP="00B92913">
      <w:pPr>
        <w:pStyle w:val="par3"/>
        <w:rPr>
          <w:ins w:id="97" w:author="Josh Pens" w:date="2026-09-01T14:31:00Z" w16du:dateUtc="2026-09-01T20:31:00Z"/>
        </w:rPr>
      </w:pPr>
      <w:ins w:id="98" w:author="Josh Pens" w:date="2026-09-01T14:31:00Z" w16du:dateUtc="2026-09-01T20:31:00Z">
        <w:r>
          <w:t>(iii)</w:t>
        </w:r>
        <w:r>
          <w:tab/>
          <w:t xml:space="preserve">Notwithstanding paragraph (3)(d)(ii)(D) of this rule, a retail marijuana cultivation facility may categorize retail marijuana as indoor fresh frozen marijuana or outdoor fresh frozen marijuana if it can show, by clear and convincing evidence, that the difference between the transfer weight and weight obtained when the retail marijuana is harvested is </w:t>
        </w:r>
        <w:r w:rsidR="00F97ED4">
          <w:t>attributable to the removal and discard of unusable retail marijuana from the package prior to transfer.</w:t>
        </w:r>
      </w:ins>
    </w:p>
    <w:p w14:paraId="45A18688" w14:textId="132B74A7" w:rsidR="00B91411" w:rsidRPr="0078231B" w:rsidRDefault="00583EAD" w:rsidP="0078231B">
      <w:pPr>
        <w:pStyle w:val="par2"/>
        <w:rPr>
          <w:ins w:id="99" w:author="Josh Pens" w:date="2026-09-01T14:31:00Z" w16du:dateUtc="2026-09-01T20:31:00Z"/>
          <w:i/>
          <w:iCs/>
        </w:rPr>
      </w:pPr>
      <w:r w:rsidRPr="00C4573F">
        <w:t>(e)</w:t>
      </w:r>
      <w:r w:rsidRPr="00C4573F">
        <w:tab/>
      </w:r>
      <w:r w:rsidRPr="0078231B">
        <w:rPr>
          <w:i/>
          <w:iCs/>
        </w:rPr>
        <w:t xml:space="preserve">Restriction on Retail Marijuana Categorized for Extraction. </w:t>
      </w:r>
      <w:del w:id="100" w:author="Josh Pens" w:date="2026-09-01T14:31:00Z" w16du:dateUtc="2026-09-01T20:31:00Z">
        <w:r w:rsidR="00D84C91">
          <w:delText>To categorize</w:delText>
        </w:r>
      </w:del>
    </w:p>
    <w:p w14:paraId="21F1C0D5" w14:textId="26B37302" w:rsidR="00583EAD" w:rsidRDefault="00B91411" w:rsidP="000F758D">
      <w:pPr>
        <w:pStyle w:val="par3"/>
      </w:pPr>
      <w:ins w:id="101" w:author="Josh Pens" w:date="2026-09-01T14:31:00Z" w16du:dateUtc="2026-09-01T20:31:00Z">
        <w:r>
          <w:t>(</w:t>
        </w:r>
        <w:proofErr w:type="spellStart"/>
        <w:r>
          <w:t>i</w:t>
        </w:r>
        <w:proofErr w:type="spellEnd"/>
        <w:r>
          <w:t>)</w:t>
        </w:r>
        <w:r>
          <w:tab/>
        </w:r>
        <w:r w:rsidR="00F97ED4">
          <w:t>If a retail marijuana cultivation facility</w:t>
        </w:r>
        <w:r w:rsidR="00583EAD">
          <w:t xml:space="preserve"> categorize</w:t>
        </w:r>
        <w:r w:rsidR="00F97ED4">
          <w:t>s</w:t>
        </w:r>
      </w:ins>
      <w:r w:rsidR="00583EAD">
        <w:t xml:space="preserve"> retail marijuana for the purpose of the excise tax as bud allocated for extraction, trim allocated for extraction, indoor </w:t>
      </w:r>
      <w:r w:rsidR="00353328">
        <w:t xml:space="preserve">fresh frozen </w:t>
      </w:r>
      <w:del w:id="102" w:author="Josh Pens" w:date="2026-09-01T14:31:00Z" w16du:dateUtc="2026-09-01T20:31:00Z">
        <w:r w:rsidR="00D84C91">
          <w:delText>bud</w:delText>
        </w:r>
      </w:del>
      <w:ins w:id="103" w:author="Josh Pens" w:date="2026-09-01T14:31:00Z" w16du:dateUtc="2026-09-01T20:31:00Z">
        <w:r w:rsidR="00353328">
          <w:t>marijuana</w:t>
        </w:r>
      </w:ins>
      <w:r w:rsidR="00583EAD">
        <w:t xml:space="preserve">, or outdoor </w:t>
      </w:r>
      <w:r w:rsidR="00353328">
        <w:t xml:space="preserve">fresh frozen </w:t>
      </w:r>
      <w:del w:id="104" w:author="Josh Pens" w:date="2026-09-01T14:31:00Z" w16du:dateUtc="2026-09-01T20:31:00Z">
        <w:r w:rsidR="00D84C91">
          <w:delText>bud</w:delText>
        </w:r>
      </w:del>
      <w:ins w:id="105" w:author="Josh Pens" w:date="2026-09-01T14:31:00Z" w16du:dateUtc="2026-09-01T20:31:00Z">
        <w:r w:rsidR="00353328">
          <w:t>marijuana</w:t>
        </w:r>
      </w:ins>
      <w:r w:rsidR="00583EAD">
        <w:t xml:space="preserve">, a transferee </w:t>
      </w:r>
      <w:del w:id="106" w:author="Josh Pens" w:date="2026-09-01T14:31:00Z" w16du:dateUtc="2026-09-01T20:31:00Z">
        <w:r w:rsidR="00D84C91">
          <w:delText>may</w:delText>
        </w:r>
      </w:del>
      <w:ins w:id="107" w:author="Josh Pens" w:date="2026-09-01T14:31:00Z" w16du:dateUtc="2026-09-01T20:31:00Z">
        <w:r w:rsidR="00F97ED4">
          <w:t>shall</w:t>
        </w:r>
      </w:ins>
      <w:r w:rsidR="00583EAD">
        <w:t xml:space="preserve"> not subsequently </w:t>
      </w:r>
      <w:ins w:id="108" w:author="Josh Pens" w:date="2026-09-01T14:31:00Z" w16du:dateUtc="2026-09-01T20:31:00Z">
        <w:r w:rsidR="00F97ED4">
          <w:t xml:space="preserve">sell or </w:t>
        </w:r>
      </w:ins>
      <w:r w:rsidR="00583EAD">
        <w:t xml:space="preserve">transfer the retail marijuana for direct sale to consumers unless it has first been </w:t>
      </w:r>
      <w:del w:id="109" w:author="Josh Pens" w:date="2026-09-01T14:31:00Z" w16du:dateUtc="2026-09-01T20:31:00Z">
        <w:r w:rsidR="00D84C91">
          <w:delText>subject</w:delText>
        </w:r>
      </w:del>
      <w:ins w:id="110" w:author="Josh Pens" w:date="2026-09-01T14:31:00Z" w16du:dateUtc="2026-09-01T20:31:00Z">
        <w:r w:rsidR="00583EAD">
          <w:t>subject</w:t>
        </w:r>
        <w:r w:rsidR="00F97ED4">
          <w:t>ed</w:t>
        </w:r>
      </w:ins>
      <w:r w:rsidR="00583EAD">
        <w:t xml:space="preserve"> to extraction.</w:t>
      </w:r>
    </w:p>
    <w:p w14:paraId="1700AEEC" w14:textId="5E2B5F44" w:rsidR="00B91411" w:rsidRDefault="00583EAD" w:rsidP="00583EAD">
      <w:pPr>
        <w:pStyle w:val="par3"/>
        <w:rPr>
          <w:ins w:id="111" w:author="Josh Pens" w:date="2026-09-01T14:31:00Z" w16du:dateUtc="2026-09-01T20:31:00Z"/>
        </w:rPr>
      </w:pPr>
      <w:r>
        <w:t>(</w:t>
      </w:r>
      <w:del w:id="112" w:author="Josh Pens" w:date="2026-09-01T14:31:00Z" w16du:dateUtc="2026-09-01T20:31:00Z">
        <w:r w:rsidR="00D84C91">
          <w:delText>i</w:delText>
        </w:r>
      </w:del>
      <w:ins w:id="113" w:author="Josh Pens" w:date="2026-09-01T14:31:00Z" w16du:dateUtc="2026-09-01T20:31:00Z">
        <w:r>
          <w:t>i</w:t>
        </w:r>
        <w:r w:rsidR="00B91411">
          <w:t>i</w:t>
        </w:r>
      </w:ins>
      <w:r>
        <w:t>)</w:t>
      </w:r>
      <w:r>
        <w:tab/>
        <w:t xml:space="preserve">If bud allocated for extraction, trim allocated for extraction, indoor </w:t>
      </w:r>
      <w:r w:rsidR="00353328">
        <w:t xml:space="preserve">fresh frozen </w:t>
      </w:r>
      <w:del w:id="114" w:author="Josh Pens" w:date="2026-09-01T14:31:00Z" w16du:dateUtc="2026-09-01T20:31:00Z">
        <w:r w:rsidR="00D84C91">
          <w:delText>bud</w:delText>
        </w:r>
      </w:del>
      <w:ins w:id="115" w:author="Josh Pens" w:date="2026-09-01T14:31:00Z" w16du:dateUtc="2026-09-01T20:31:00Z">
        <w:r w:rsidR="00353328">
          <w:t>marijuana</w:t>
        </w:r>
      </w:ins>
      <w:r>
        <w:t xml:space="preserve">, or outdoor </w:t>
      </w:r>
      <w:r w:rsidR="00353328">
        <w:t xml:space="preserve">fresh frozen </w:t>
      </w:r>
      <w:del w:id="116" w:author="Josh Pens" w:date="2026-09-01T14:31:00Z" w16du:dateUtc="2026-09-01T20:31:00Z">
        <w:r w:rsidR="00D84C91">
          <w:delText>bud</w:delText>
        </w:r>
      </w:del>
      <w:ins w:id="117" w:author="Josh Pens" w:date="2026-09-01T14:31:00Z" w16du:dateUtc="2026-09-01T20:31:00Z">
        <w:r w:rsidR="00353328">
          <w:t>marijuana</w:t>
        </w:r>
      </w:ins>
      <w:r>
        <w:t xml:space="preserve"> is subsequently transferred for direct sale to consumers, and it has not been subjected to extraction</w:t>
      </w:r>
      <w:r w:rsidR="00B91411">
        <w:t xml:space="preserve">, the </w:t>
      </w:r>
      <w:ins w:id="118" w:author="Josh Pens" w:date="2026-09-01T14:31:00Z" w16du:dateUtc="2026-09-01T20:31:00Z">
        <w:r w:rsidR="008E2B77">
          <w:t xml:space="preserve">transferor shall report and pay the </w:t>
        </w:r>
        <w:r w:rsidR="00B91411">
          <w:t>resulting excise tax deficiency pursuant to this paragraph (3)(e)(ii).</w:t>
        </w:r>
        <w:r>
          <w:t xml:space="preserve"> </w:t>
        </w:r>
      </w:ins>
    </w:p>
    <w:p w14:paraId="4710BE44" w14:textId="510B68A1" w:rsidR="00B91411" w:rsidRDefault="00B91411" w:rsidP="00B91411">
      <w:pPr>
        <w:pStyle w:val="par4"/>
        <w:rPr>
          <w:ins w:id="119" w:author="Josh Pens" w:date="2026-09-01T14:31:00Z" w16du:dateUtc="2026-09-01T20:31:00Z"/>
        </w:rPr>
      </w:pPr>
      <w:ins w:id="120" w:author="Josh Pens" w:date="2026-09-01T14:31:00Z" w16du:dateUtc="2026-09-01T20:31:00Z">
        <w:r>
          <w:lastRenderedPageBreak/>
          <w:t>(A)</w:t>
        </w:r>
        <w:r>
          <w:tab/>
          <w:t xml:space="preserve">The retail marijuana product manufacturing facility shall promptly notify the retail marijuana cultivation facility in writing of the disqualifying </w:t>
        </w:r>
        <w:r w:rsidR="00F125C3">
          <w:t xml:space="preserve">sale or </w:t>
        </w:r>
        <w:r>
          <w:t>transfer for direct sale to consumers.</w:t>
        </w:r>
      </w:ins>
    </w:p>
    <w:p w14:paraId="29552F57" w14:textId="40F28E4B" w:rsidR="00B91411" w:rsidRDefault="00B91411" w:rsidP="00B91411">
      <w:pPr>
        <w:pStyle w:val="par4"/>
        <w:rPr>
          <w:ins w:id="121" w:author="Josh Pens" w:date="2026-09-01T14:31:00Z" w16du:dateUtc="2026-09-01T20:31:00Z"/>
        </w:rPr>
      </w:pPr>
      <w:ins w:id="122" w:author="Josh Pens" w:date="2026-09-01T14:31:00Z" w16du:dateUtc="2026-09-01T20:31:00Z">
        <w:r>
          <w:t>(B)</w:t>
        </w:r>
        <w:r>
          <w:tab/>
          <w:t>T</w:t>
        </w:r>
        <w:r w:rsidR="00583EAD">
          <w:t xml:space="preserve">he </w:t>
        </w:r>
      </w:ins>
      <w:r w:rsidR="00583EAD">
        <w:t>retail marijuana cultivation facility shall amend the retail marijuana excise tax return upon which the excise tax was initially paid</w:t>
      </w:r>
      <w:del w:id="123" w:author="Josh Pens" w:date="2026-09-01T14:31:00Z" w16du:dateUtc="2026-09-01T20:31:00Z">
        <w:r w:rsidR="00D84C91">
          <w:delText>. The retail marijuana cultivation facility shall</w:delText>
        </w:r>
      </w:del>
      <w:ins w:id="124" w:author="Josh Pens" w:date="2026-09-01T14:31:00Z" w16du:dateUtc="2026-09-01T20:31:00Z">
        <w:r>
          <w:t>,</w:t>
        </w:r>
      </w:ins>
      <w:r>
        <w:t xml:space="preserve"> </w:t>
      </w:r>
      <w:r w:rsidR="00583EAD">
        <w:t>recalculate the excise tax</w:t>
      </w:r>
      <w:ins w:id="125" w:author="Josh Pens" w:date="2026-09-01T14:31:00Z" w16du:dateUtc="2026-09-01T20:31:00Z">
        <w:r>
          <w:t>,</w:t>
        </w:r>
      </w:ins>
      <w:r w:rsidR="00583EAD">
        <w:t xml:space="preserve"> and add any applicable penalty and interest</w:t>
      </w:r>
      <w:r>
        <w:t>.</w:t>
      </w:r>
      <w:r w:rsidR="00583EAD">
        <w:t xml:space="preserve"> </w:t>
      </w:r>
    </w:p>
    <w:p w14:paraId="527F60A7" w14:textId="34499DE0" w:rsidR="00583EAD" w:rsidRDefault="00B91411" w:rsidP="000F758D">
      <w:pPr>
        <w:pStyle w:val="par4"/>
      </w:pPr>
      <w:ins w:id="126" w:author="Josh Pens" w:date="2026-09-01T14:31:00Z" w16du:dateUtc="2026-09-01T20:31:00Z">
        <w:r>
          <w:t>(C)</w:t>
        </w:r>
        <w:r>
          <w:tab/>
        </w:r>
      </w:ins>
      <w:r w:rsidR="00583EAD">
        <w:t xml:space="preserve">In the case of bud allocated for extraction or </w:t>
      </w:r>
      <w:r w:rsidR="00353328">
        <w:t xml:space="preserve">fresh frozen </w:t>
      </w:r>
      <w:del w:id="127" w:author="Josh Pens" w:date="2026-09-01T14:31:00Z" w16du:dateUtc="2026-09-01T20:31:00Z">
        <w:r w:rsidR="00D84C91">
          <w:delText>bud</w:delText>
        </w:r>
      </w:del>
      <w:ins w:id="128" w:author="Josh Pens" w:date="2026-09-01T14:31:00Z" w16du:dateUtc="2026-09-01T20:31:00Z">
        <w:r w:rsidR="00353328">
          <w:t>marijuana</w:t>
        </w:r>
      </w:ins>
      <w:r w:rsidR="00583EAD">
        <w:t>, the retail marijuana cultivation facility shall recalculate the excise tax based upon the average market rate for bud. In the case of trim allocated for extraction, the retail marijuana cultivation facility shall recalculate the excise tax based upon the average market rate for trim.</w:t>
      </w:r>
    </w:p>
    <w:p w14:paraId="7BABC620" w14:textId="765C7353" w:rsidR="00583EAD" w:rsidRDefault="00B91411" w:rsidP="000F758D">
      <w:pPr>
        <w:pStyle w:val="par4"/>
      </w:pPr>
      <w:r>
        <w:t>(</w:t>
      </w:r>
      <w:del w:id="129" w:author="Josh Pens" w:date="2026-09-01T14:31:00Z" w16du:dateUtc="2026-09-01T20:31:00Z">
        <w:r w:rsidR="00D84C91">
          <w:delText>ii</w:delText>
        </w:r>
      </w:del>
      <w:ins w:id="130" w:author="Josh Pens" w:date="2026-09-01T14:31:00Z" w16du:dateUtc="2026-09-01T20:31:00Z">
        <w:r>
          <w:t>D</w:t>
        </w:r>
      </w:ins>
      <w:r>
        <w:t>)</w:t>
      </w:r>
      <w:r>
        <w:tab/>
      </w:r>
      <w:r w:rsidR="008E2B77">
        <w:t xml:space="preserve">The retail marijuana </w:t>
      </w:r>
      <w:del w:id="131" w:author="Josh Pens" w:date="2026-09-01T14:31:00Z" w16du:dateUtc="2026-09-01T20:31:00Z">
        <w:r w:rsidR="00D84C91">
          <w:delText xml:space="preserve">product manufacturing facility shall notify the retail marijuana </w:delText>
        </w:r>
      </w:del>
      <w:r w:rsidR="008E2B77">
        <w:t xml:space="preserve">cultivation facility </w:t>
      </w:r>
      <w:del w:id="132" w:author="Josh Pens" w:date="2026-09-01T14:31:00Z" w16du:dateUtc="2026-09-01T20:31:00Z">
        <w:r w:rsidR="00D84C91">
          <w:delText>in writing of any subsequent</w:delText>
        </w:r>
      </w:del>
      <w:ins w:id="133" w:author="Josh Pens" w:date="2026-09-01T14:31:00Z" w16du:dateUtc="2026-09-01T20:31:00Z">
        <w:r w:rsidR="008E2B77">
          <w:t>is liable for the excise tax, penalty, and interest resulting from the disqualifying</w:t>
        </w:r>
      </w:ins>
      <w:r w:rsidR="008E2B77">
        <w:t xml:space="preserve"> transfer </w:t>
      </w:r>
      <w:del w:id="134" w:author="Josh Pens" w:date="2026-09-01T14:31:00Z" w16du:dateUtc="2026-09-01T20:31:00Z">
        <w:r w:rsidR="00D84C91">
          <w:delText xml:space="preserve">of bud allocated for extraction, trim allocated </w:delText>
        </w:r>
      </w:del>
      <w:r w:rsidR="008E2B77">
        <w:t xml:space="preserve">for </w:t>
      </w:r>
      <w:del w:id="135" w:author="Josh Pens" w:date="2026-09-01T14:31:00Z" w16du:dateUtc="2026-09-01T20:31:00Z">
        <w:r w:rsidR="00D84C91">
          <w:delText>extraction, indoor fresh frozen bud, or outdoor fresh frozen bud that has not first been subjected</w:delText>
        </w:r>
      </w:del>
      <w:ins w:id="136" w:author="Josh Pens" w:date="2026-09-01T14:31:00Z" w16du:dateUtc="2026-09-01T20:31:00Z">
        <w:r w:rsidR="008E2B77">
          <w:t>direct sale</w:t>
        </w:r>
      </w:ins>
      <w:r w:rsidR="008E2B77">
        <w:t xml:space="preserve"> to </w:t>
      </w:r>
      <w:del w:id="137" w:author="Josh Pens" w:date="2026-09-01T14:31:00Z" w16du:dateUtc="2026-09-01T20:31:00Z">
        <w:r w:rsidR="00D84C91">
          <w:delText>extraction within seven days of the transfer by</w:delText>
        </w:r>
      </w:del>
      <w:ins w:id="138" w:author="Josh Pens" w:date="2026-09-01T14:31:00Z" w16du:dateUtc="2026-09-01T20:31:00Z">
        <w:r w:rsidR="008E2B77">
          <w:t>consumers regardless of whether</w:t>
        </w:r>
      </w:ins>
      <w:r w:rsidR="008E2B77">
        <w:t xml:space="preserve"> the </w:t>
      </w:r>
      <w:r w:rsidR="00583EAD">
        <w:t>retail marijuana product manufacturing facility</w:t>
      </w:r>
      <w:del w:id="139" w:author="Josh Pens" w:date="2026-09-01T14:31:00Z" w16du:dateUtc="2026-09-01T20:31:00Z">
        <w:r w:rsidR="00D84C91">
          <w:delText>. Any failure by a retail marijuana product manufacturing facility to notify a retail marijuana cultivation facility in accordance</w:delText>
        </w:r>
      </w:del>
      <w:ins w:id="140" w:author="Josh Pens" w:date="2026-09-01T14:31:00Z" w16du:dateUtc="2026-09-01T20:31:00Z">
        <w:r w:rsidR="00583EAD">
          <w:t xml:space="preserve"> </w:t>
        </w:r>
        <w:r w:rsidR="008E2B77">
          <w:t>complies</w:t>
        </w:r>
      </w:ins>
      <w:r w:rsidR="008E2B77">
        <w:t xml:space="preserve"> with </w:t>
      </w:r>
      <w:del w:id="141" w:author="Josh Pens" w:date="2026-09-01T14:31:00Z" w16du:dateUtc="2026-09-01T20:31:00Z">
        <w:r w:rsidR="00D84C91">
          <w:delText xml:space="preserve">this </w:delText>
        </w:r>
      </w:del>
      <w:ins w:id="142" w:author="Josh Pens" w:date="2026-09-01T14:31:00Z" w16du:dateUtc="2026-09-01T20:31:00Z">
        <w:r w:rsidR="008E2B77">
          <w:t xml:space="preserve">the notification requirement set forth in </w:t>
        </w:r>
      </w:ins>
      <w:r w:rsidR="008E2B77">
        <w:t>paragraph (3)(e)(ii</w:t>
      </w:r>
      <w:del w:id="143" w:author="Josh Pens" w:date="2026-09-01T14:31:00Z" w16du:dateUtc="2026-09-01T20:31:00Z">
        <w:r w:rsidR="00D84C91">
          <w:delText xml:space="preserve">) shall not relieve the retail marijuana cultivation facility of liability for any additional tax, penalty, and interest due pursuant to paragraph </w:delText>
        </w:r>
        <w:r w:rsidR="00D84C91" w:rsidRPr="00E2026B">
          <w:delText>(3)(</w:delText>
        </w:r>
        <w:r w:rsidR="00D84C91">
          <w:delText>e</w:delText>
        </w:r>
        <w:r w:rsidR="00D84C91" w:rsidRPr="00E2026B">
          <w:delText>)(i</w:delText>
        </w:r>
      </w:del>
      <w:ins w:id="144" w:author="Josh Pens" w:date="2026-09-01T14:31:00Z" w16du:dateUtc="2026-09-01T20:31:00Z">
        <w:r w:rsidR="008E2B77">
          <w:t>)(A</w:t>
        </w:r>
      </w:ins>
      <w:r w:rsidR="008E2B77">
        <w:t>) of this rule</w:t>
      </w:r>
      <w:r w:rsidR="00583EAD">
        <w:t>.</w:t>
      </w:r>
    </w:p>
    <w:p w14:paraId="07DCA334" w14:textId="77777777" w:rsidR="00583EAD" w:rsidRDefault="00583EAD" w:rsidP="000F758D">
      <w:pPr>
        <w:pStyle w:val="par1"/>
        <w:keepNext/>
      </w:pPr>
      <w:r>
        <w:t>(4)</w:t>
      </w:r>
      <w:r>
        <w:tab/>
      </w:r>
      <w:r w:rsidRPr="00583EAD">
        <w:rPr>
          <w:b/>
          <w:bCs/>
        </w:rPr>
        <w:t>Average Market Rate Calculation.</w:t>
      </w:r>
      <w:r w:rsidRPr="00583EAD">
        <w:rPr>
          <w:b/>
          <w:bCs/>
        </w:rPr>
        <w:tab/>
      </w:r>
    </w:p>
    <w:p w14:paraId="366DB2D2" w14:textId="77777777" w:rsidR="00583EAD" w:rsidRPr="0078231B" w:rsidRDefault="00583EAD" w:rsidP="000F758D">
      <w:pPr>
        <w:pStyle w:val="par2"/>
        <w:rPr>
          <w:i/>
          <w:iCs/>
        </w:rPr>
      </w:pPr>
      <w:r>
        <w:t>(a)</w:t>
      </w:r>
      <w:r>
        <w:tab/>
      </w:r>
      <w:r w:rsidRPr="0078231B">
        <w:rPr>
          <w:i/>
          <w:iCs/>
        </w:rPr>
        <w:t xml:space="preserve">General Rules. </w:t>
      </w:r>
    </w:p>
    <w:p w14:paraId="2971ED38" w14:textId="77777777" w:rsidR="00583EAD" w:rsidRDefault="00583EAD" w:rsidP="00583EAD">
      <w:pPr>
        <w:pStyle w:val="par3"/>
      </w:pPr>
      <w:r>
        <w:t>(</w:t>
      </w:r>
      <w:proofErr w:type="spellStart"/>
      <w:r>
        <w:t>i</w:t>
      </w:r>
      <w:proofErr w:type="spellEnd"/>
      <w:r>
        <w:t>)</w:t>
      </w:r>
      <w:r>
        <w:tab/>
        <w:t>For each calendar quarter, the average market rate for each category of unprocessed retail marijuana listed in paragraph (4)(b) of this rule is the median transfer price of all transfers described in paragraph (4)(a)(ii) of this rule completed and properly recorded in the inventory tracking system during the preceding test period. For example, the average market rates applicable to transfers from January through April are based upon the transfers described in paragraph (4)(a)(ii) of this rule from September through November of the preceding year.</w:t>
      </w:r>
    </w:p>
    <w:p w14:paraId="12A64966" w14:textId="77777777" w:rsidR="00583EAD" w:rsidRDefault="00583EAD" w:rsidP="00583EAD">
      <w:pPr>
        <w:pStyle w:val="par3"/>
      </w:pPr>
      <w:r>
        <w:lastRenderedPageBreak/>
        <w:t>(ii)</w:t>
      </w:r>
      <w:r>
        <w:tab/>
        <w:t xml:space="preserve">Except as otherwise provided in </w:t>
      </w:r>
      <w:proofErr w:type="gramStart"/>
      <w:r>
        <w:t>this paragraph</w:t>
      </w:r>
      <w:proofErr w:type="gramEnd"/>
      <w:r>
        <w:t xml:space="preserve"> </w:t>
      </w:r>
      <w:r w:rsidRPr="00A22227">
        <w:t>(4),</w:t>
      </w:r>
      <w:r>
        <w:t xml:space="preserve"> for each test period, the calculation of the median transfer price shall include for each category:</w:t>
      </w:r>
    </w:p>
    <w:p w14:paraId="105A8F8C" w14:textId="77777777" w:rsidR="00583EAD" w:rsidRDefault="00583EAD" w:rsidP="00583EAD">
      <w:pPr>
        <w:pStyle w:val="par4"/>
      </w:pPr>
      <w:r>
        <w:t xml:space="preserve">(A) </w:t>
      </w:r>
      <w:r>
        <w:tab/>
        <w:t>Every transfer</w:t>
      </w:r>
      <w:r w:rsidRPr="00AD38F1">
        <w:t xml:space="preserve"> </w:t>
      </w:r>
      <w:r>
        <w:t xml:space="preserve">of retail marijuana </w:t>
      </w:r>
      <w:r w:rsidRPr="00AD38F1">
        <w:t xml:space="preserve">from a retail marijuana cultivation facility to an unaffiliated retail marijuana store or </w:t>
      </w:r>
      <w:r>
        <w:t xml:space="preserve">an </w:t>
      </w:r>
      <w:r w:rsidRPr="00AD38F1">
        <w:t>unaffiliated retail marijuana product manufacturing facility,</w:t>
      </w:r>
      <w:r>
        <w:t xml:space="preserve"> provided that a contract price was established at the time of the transfer; and</w:t>
      </w:r>
    </w:p>
    <w:p w14:paraId="7D4197E4" w14:textId="77777777" w:rsidR="00583EAD" w:rsidRDefault="00583EAD" w:rsidP="00583EAD">
      <w:pPr>
        <w:pStyle w:val="par4"/>
      </w:pPr>
      <w:r>
        <w:t>(B)</w:t>
      </w:r>
      <w:r>
        <w:tab/>
        <w:t xml:space="preserve">Every transfer of retail marijuana from a retail marijuana cultivation facility to an affiliated retail marijuana store or an affiliated retail marijuana product manufacturing facility if the first transfer of the retail marijuana was between unaffiliated retail </w:t>
      </w:r>
      <w:proofErr w:type="gramStart"/>
      <w:r>
        <w:t>marijuana cultivation</w:t>
      </w:r>
      <w:proofErr w:type="gramEnd"/>
      <w:r>
        <w:t xml:space="preserve"> facilities, provided that: </w:t>
      </w:r>
    </w:p>
    <w:p w14:paraId="586D0235" w14:textId="77777777" w:rsidR="00583EAD" w:rsidRDefault="00583EAD" w:rsidP="00583EAD">
      <w:pPr>
        <w:pStyle w:val="par5"/>
      </w:pPr>
      <w:r>
        <w:t>(I)</w:t>
      </w:r>
      <w:r>
        <w:tab/>
        <w:t xml:space="preserve">A contract price was established at the time of the transfer between unaffiliated retail marijuana cultivation facilities; </w:t>
      </w:r>
    </w:p>
    <w:p w14:paraId="68FA992C" w14:textId="77777777" w:rsidR="00583EAD" w:rsidRDefault="00583EAD" w:rsidP="00583EAD">
      <w:pPr>
        <w:pStyle w:val="par5"/>
      </w:pPr>
      <w:r>
        <w:t>(II)</w:t>
      </w:r>
      <w:r>
        <w:tab/>
        <w:t xml:space="preserve">The retail marijuana had been harvested for sale at a retail marijuana store or for extraction by a retail marijuana product manufacturing facility; and </w:t>
      </w:r>
    </w:p>
    <w:p w14:paraId="70D318BB" w14:textId="77777777" w:rsidR="00583EAD" w:rsidRDefault="00583EAD" w:rsidP="00583EAD">
      <w:pPr>
        <w:pStyle w:val="par5"/>
      </w:pPr>
      <w:r>
        <w:t>(III)</w:t>
      </w:r>
      <w:r>
        <w:tab/>
        <w:t>The retail marijuana underwent no further cultivation following the transfer between unaffiliated retail marijuana cultivation facilities.</w:t>
      </w:r>
    </w:p>
    <w:p w14:paraId="6D689F6A" w14:textId="77777777" w:rsidR="00583EAD" w:rsidRDefault="00583EAD" w:rsidP="0078231B">
      <w:pPr>
        <w:pStyle w:val="par2"/>
      </w:pPr>
      <w:r>
        <w:t>(b)</w:t>
      </w:r>
      <w:r>
        <w:tab/>
      </w:r>
      <w:r w:rsidRPr="00D47F9E">
        <w:rPr>
          <w:i/>
        </w:rPr>
        <w:t>Average Market Rate Categories.</w:t>
      </w:r>
      <w:r>
        <w:rPr>
          <w:i/>
        </w:rPr>
        <w:t xml:space="preserve"> </w:t>
      </w:r>
      <w:r>
        <w:t>For each test period, the Executive Director shall calculate the average market rate for each of the following categories of unprocessed retail marijuana:</w:t>
      </w:r>
    </w:p>
    <w:p w14:paraId="61B88B7C" w14:textId="77777777" w:rsidR="00583EAD" w:rsidRDefault="00583EAD" w:rsidP="00583EAD">
      <w:pPr>
        <w:pStyle w:val="par3"/>
      </w:pPr>
      <w:r>
        <w:t>(</w:t>
      </w:r>
      <w:proofErr w:type="spellStart"/>
      <w:r>
        <w:t>i</w:t>
      </w:r>
      <w:proofErr w:type="spellEnd"/>
      <w:r>
        <w:t>)</w:t>
      </w:r>
      <w:r>
        <w:tab/>
        <w:t>Bud;</w:t>
      </w:r>
    </w:p>
    <w:p w14:paraId="7FCBF620" w14:textId="77777777" w:rsidR="00583EAD" w:rsidRDefault="00583EAD" w:rsidP="00583EAD">
      <w:pPr>
        <w:pStyle w:val="par3"/>
      </w:pPr>
      <w:r>
        <w:t>(ii)</w:t>
      </w:r>
      <w:r>
        <w:tab/>
        <w:t>Trim;</w:t>
      </w:r>
    </w:p>
    <w:p w14:paraId="4EAE20E9" w14:textId="77777777" w:rsidR="00583EAD" w:rsidRDefault="00583EAD" w:rsidP="00583EAD">
      <w:pPr>
        <w:pStyle w:val="par3"/>
      </w:pPr>
      <w:r>
        <w:t>(iii)</w:t>
      </w:r>
      <w:r>
        <w:tab/>
        <w:t>Bud allocated for extraction;</w:t>
      </w:r>
    </w:p>
    <w:p w14:paraId="09316B15" w14:textId="77777777" w:rsidR="00583EAD" w:rsidRDefault="00583EAD" w:rsidP="00583EAD">
      <w:pPr>
        <w:pStyle w:val="par3"/>
      </w:pPr>
      <w:r>
        <w:t>(iv)</w:t>
      </w:r>
      <w:r>
        <w:tab/>
        <w:t xml:space="preserve">Trim allocated for extraction; </w:t>
      </w:r>
    </w:p>
    <w:p w14:paraId="47E5AF56" w14:textId="53C12226" w:rsidR="00583EAD" w:rsidRDefault="00583EAD" w:rsidP="00583EAD">
      <w:pPr>
        <w:pStyle w:val="par3"/>
      </w:pPr>
      <w:r>
        <w:t>(v)</w:t>
      </w:r>
      <w:r>
        <w:tab/>
        <w:t xml:space="preserve">Indoor </w:t>
      </w:r>
      <w:r w:rsidR="00353328">
        <w:t xml:space="preserve">fresh frozen </w:t>
      </w:r>
      <w:del w:id="145" w:author="Josh Pens" w:date="2026-09-01T14:31:00Z" w16du:dateUtc="2026-09-01T20:31:00Z">
        <w:r w:rsidR="00D84C91">
          <w:delText>bud</w:delText>
        </w:r>
      </w:del>
      <w:ins w:id="146" w:author="Josh Pens" w:date="2026-09-01T14:31:00Z" w16du:dateUtc="2026-09-01T20:31:00Z">
        <w:r w:rsidR="00353328">
          <w:t>marijuana</w:t>
        </w:r>
      </w:ins>
      <w:r>
        <w:t>;</w:t>
      </w:r>
    </w:p>
    <w:p w14:paraId="5184649C" w14:textId="3347F455" w:rsidR="00583EAD" w:rsidRDefault="00583EAD" w:rsidP="00583EAD">
      <w:pPr>
        <w:pStyle w:val="par3"/>
      </w:pPr>
      <w:r>
        <w:t>(vi)</w:t>
      </w:r>
      <w:r>
        <w:tab/>
        <w:t xml:space="preserve">Outdoor </w:t>
      </w:r>
      <w:r w:rsidR="00353328">
        <w:t xml:space="preserve">fresh frozen </w:t>
      </w:r>
      <w:del w:id="147" w:author="Josh Pens" w:date="2026-09-01T14:31:00Z" w16du:dateUtc="2026-09-01T20:31:00Z">
        <w:r w:rsidR="00D84C91">
          <w:delText>bud</w:delText>
        </w:r>
      </w:del>
      <w:ins w:id="148" w:author="Josh Pens" w:date="2026-09-01T14:31:00Z" w16du:dateUtc="2026-09-01T20:31:00Z">
        <w:r w:rsidR="00353328">
          <w:t>marijuana</w:t>
        </w:r>
      </w:ins>
      <w:r>
        <w:t>;</w:t>
      </w:r>
    </w:p>
    <w:p w14:paraId="5F14A3DD" w14:textId="77777777" w:rsidR="00583EAD" w:rsidRDefault="00583EAD" w:rsidP="00583EAD">
      <w:pPr>
        <w:pStyle w:val="par3"/>
      </w:pPr>
      <w:r>
        <w:t>(vii)</w:t>
      </w:r>
      <w:r>
        <w:tab/>
        <w:t>Physical separation-based concentrate;</w:t>
      </w:r>
    </w:p>
    <w:p w14:paraId="35DF4468" w14:textId="6A752343" w:rsidR="00583EAD" w:rsidRDefault="00583EAD" w:rsidP="00583EAD">
      <w:pPr>
        <w:pStyle w:val="par3"/>
      </w:pPr>
      <w:r>
        <w:t>(viii)</w:t>
      </w:r>
      <w:r>
        <w:tab/>
        <w:t>Pre-rolled marijuana</w:t>
      </w:r>
      <w:del w:id="149" w:author="Josh Pens" w:date="2026-09-01T14:31:00Z" w16du:dateUtc="2026-09-01T20:31:00Z">
        <w:r w:rsidR="00D84C91">
          <w:delText xml:space="preserve"> cigarettes</w:delText>
        </w:r>
      </w:del>
      <w:r>
        <w:t>; and</w:t>
      </w:r>
    </w:p>
    <w:p w14:paraId="51500B91" w14:textId="2AD6BEFF" w:rsidR="00583EAD" w:rsidRDefault="00583EAD" w:rsidP="00583EAD">
      <w:pPr>
        <w:pStyle w:val="par3"/>
      </w:pPr>
      <w:r>
        <w:lastRenderedPageBreak/>
        <w:t>(ix)</w:t>
      </w:r>
      <w:r>
        <w:tab/>
        <w:t>Infused pre-rolled marijuana</w:t>
      </w:r>
      <w:del w:id="150" w:author="Josh Pens" w:date="2026-09-01T14:31:00Z" w16du:dateUtc="2026-09-01T20:31:00Z">
        <w:r w:rsidR="00D84C91">
          <w:delText xml:space="preserve"> cigarettes</w:delText>
        </w:r>
      </w:del>
      <w:r>
        <w:t>.</w:t>
      </w:r>
    </w:p>
    <w:p w14:paraId="06D8A5F3" w14:textId="77777777" w:rsidR="00583EAD" w:rsidRPr="0078231B" w:rsidRDefault="00583EAD" w:rsidP="000F758D">
      <w:pPr>
        <w:pStyle w:val="par2"/>
        <w:rPr>
          <w:i/>
          <w:iCs/>
        </w:rPr>
      </w:pPr>
      <w:r>
        <w:t>(c)</w:t>
      </w:r>
      <w:r>
        <w:tab/>
      </w:r>
      <w:r w:rsidRPr="0078231B">
        <w:rPr>
          <w:i/>
          <w:iCs/>
        </w:rPr>
        <w:t xml:space="preserve">Transfer Price. </w:t>
      </w:r>
    </w:p>
    <w:p w14:paraId="406320D0" w14:textId="0D01F46D" w:rsidR="00583EAD" w:rsidRDefault="00583EAD" w:rsidP="00583EAD">
      <w:pPr>
        <w:pStyle w:val="par3"/>
      </w:pPr>
      <w:r>
        <w:t>(</w:t>
      </w:r>
      <w:proofErr w:type="spellStart"/>
      <w:r>
        <w:t>i</w:t>
      </w:r>
      <w:proofErr w:type="spellEnd"/>
      <w:r>
        <w:t>)</w:t>
      </w:r>
      <w:r>
        <w:tab/>
      </w:r>
      <w:r>
        <w:rPr>
          <w:i/>
          <w:iCs/>
        </w:rPr>
        <w:t xml:space="preserve">Weight-based Rates. </w:t>
      </w:r>
      <w:r>
        <w:t xml:space="preserve">For each transfer of bud, trim, bud allocated for extraction, trim allocated for extraction, indoor </w:t>
      </w:r>
      <w:r w:rsidR="00353328">
        <w:t xml:space="preserve">fresh frozen </w:t>
      </w:r>
      <w:del w:id="151" w:author="Josh Pens" w:date="2026-09-01T14:31:00Z" w16du:dateUtc="2026-09-01T20:31:00Z">
        <w:r w:rsidR="00D84C91">
          <w:delText>bud</w:delText>
        </w:r>
      </w:del>
      <w:ins w:id="152" w:author="Josh Pens" w:date="2026-09-01T14:31:00Z" w16du:dateUtc="2026-09-01T20:31:00Z">
        <w:r w:rsidR="00353328">
          <w:t>marijuana</w:t>
        </w:r>
      </w:ins>
      <w:r>
        <w:t xml:space="preserve">, outdoor </w:t>
      </w:r>
      <w:r w:rsidR="00353328">
        <w:t xml:space="preserve">fresh frozen </w:t>
      </w:r>
      <w:del w:id="153" w:author="Josh Pens" w:date="2026-09-01T14:31:00Z" w16du:dateUtc="2026-09-01T20:31:00Z">
        <w:r w:rsidR="00D84C91">
          <w:delText>bud</w:delText>
        </w:r>
      </w:del>
      <w:ins w:id="154" w:author="Josh Pens" w:date="2026-09-01T14:31:00Z" w16du:dateUtc="2026-09-01T20:31:00Z">
        <w:r w:rsidR="00353328">
          <w:t>marijuana</w:t>
        </w:r>
      </w:ins>
      <w:r>
        <w:t xml:space="preserve">, and physical separation-based concentrate, the Executive Director shall calculate a per-pound transfer price by dividing the contract price by the total weight transferred in pounds. No adjustment is allowed to the transfer price for </w:t>
      </w:r>
      <w:r w:rsidR="00353328">
        <w:t xml:space="preserve">fresh frozen </w:t>
      </w:r>
      <w:del w:id="155" w:author="Josh Pens" w:date="2026-09-01T14:31:00Z" w16du:dateUtc="2026-09-01T20:31:00Z">
        <w:r w:rsidR="00D84C91">
          <w:delText>bud</w:delText>
        </w:r>
      </w:del>
      <w:ins w:id="156" w:author="Josh Pens" w:date="2026-09-01T14:31:00Z" w16du:dateUtc="2026-09-01T20:31:00Z">
        <w:r w:rsidR="00353328">
          <w:t>marijuana</w:t>
        </w:r>
      </w:ins>
      <w:r>
        <w:t xml:space="preserve"> on account of any water or other waste weight.</w:t>
      </w:r>
    </w:p>
    <w:p w14:paraId="35EE949E" w14:textId="3A4B9BE7" w:rsidR="00583EAD" w:rsidRPr="009F4469" w:rsidRDefault="00583EAD" w:rsidP="00583EAD">
      <w:pPr>
        <w:pStyle w:val="par3"/>
      </w:pPr>
      <w:r>
        <w:t>(ii)</w:t>
      </w:r>
      <w:r>
        <w:tab/>
      </w:r>
      <w:r>
        <w:rPr>
          <w:i/>
          <w:iCs/>
        </w:rPr>
        <w:t>Quantity-based Rates.</w:t>
      </w:r>
      <w:r>
        <w:t xml:space="preserve"> For each transfer of pre-rolled marijuana </w:t>
      </w:r>
      <w:del w:id="157" w:author="Josh Pens" w:date="2026-09-01T14:31:00Z" w16du:dateUtc="2026-09-01T20:31:00Z">
        <w:r w:rsidR="00D84C91">
          <w:delText xml:space="preserve">cigarettes </w:delText>
        </w:r>
      </w:del>
      <w:r>
        <w:t>and infused pre-rolled marijuana</w:t>
      </w:r>
      <w:del w:id="158" w:author="Josh Pens" w:date="2026-09-01T14:31:00Z" w16du:dateUtc="2026-09-01T20:31:00Z">
        <w:r w:rsidR="00D84C91">
          <w:delText xml:space="preserve"> cigarettes</w:delText>
        </w:r>
      </w:del>
      <w:r>
        <w:t xml:space="preserve">, the Executive Director shall calculate a </w:t>
      </w:r>
      <w:del w:id="159" w:author="Josh Pens" w:date="2026-09-01T14:31:00Z" w16du:dateUtc="2026-09-01T20:31:00Z">
        <w:r w:rsidR="00D84C91">
          <w:delText>per-cigarette</w:delText>
        </w:r>
      </w:del>
      <w:ins w:id="160" w:author="Josh Pens" w:date="2026-09-01T14:31:00Z" w16du:dateUtc="2026-09-01T20:31:00Z">
        <w:r w:rsidR="0043569A">
          <w:t>unit</w:t>
        </w:r>
      </w:ins>
      <w:r>
        <w:t xml:space="preserve"> transfer price by dividing the contract price by the </w:t>
      </w:r>
      <w:r w:rsidR="00E565DD">
        <w:t xml:space="preserve">quantity of </w:t>
      </w:r>
      <w:del w:id="161" w:author="Josh Pens" w:date="2026-09-01T14:31:00Z" w16du:dateUtc="2026-09-01T20:31:00Z">
        <w:r w:rsidR="00D84C91">
          <w:delText>cigarettes</w:delText>
        </w:r>
      </w:del>
      <w:ins w:id="162" w:author="Josh Pens" w:date="2026-09-01T14:31:00Z" w16du:dateUtc="2026-09-01T20:31:00Z">
        <w:r w:rsidR="00E565DD">
          <w:t>units</w:t>
        </w:r>
      </w:ins>
      <w:r>
        <w:t xml:space="preserve"> transferred.</w:t>
      </w:r>
    </w:p>
    <w:p w14:paraId="1CC84F10" w14:textId="77777777" w:rsidR="00583EAD" w:rsidRDefault="00583EAD" w:rsidP="0078231B">
      <w:pPr>
        <w:pStyle w:val="par2"/>
      </w:pPr>
      <w:r>
        <w:t>(d)</w:t>
      </w:r>
      <w:r>
        <w:tab/>
      </w:r>
      <w:r>
        <w:rPr>
          <w:i/>
          <w:iCs/>
        </w:rPr>
        <w:t xml:space="preserve">Disregarded Transactions. </w:t>
      </w:r>
      <w:r>
        <w:t xml:space="preserve">In calculating the average market rate, the Executive Director may disregard any transfer for which the transferor, the transferee, or both did not properly record the transfer in the inventory tracking system. The Executive Director shall not disregard any transfer solely </w:t>
      </w:r>
      <w:proofErr w:type="gramStart"/>
      <w:r>
        <w:t>on the basis of</w:t>
      </w:r>
      <w:proofErr w:type="gramEnd"/>
      <w:r>
        <w:t xml:space="preserve"> the transfer price recorded in the inventory tracking system.</w:t>
      </w:r>
    </w:p>
    <w:p w14:paraId="4B8DCE3C" w14:textId="2C560310" w:rsidR="00583EAD" w:rsidRPr="0078231B" w:rsidRDefault="00583EAD" w:rsidP="000F758D">
      <w:pPr>
        <w:pStyle w:val="par2"/>
        <w:rPr>
          <w:i/>
          <w:iCs/>
        </w:rPr>
      </w:pPr>
      <w:r>
        <w:t>(e)</w:t>
      </w:r>
      <w:r>
        <w:tab/>
      </w:r>
      <w:r w:rsidRPr="0078231B">
        <w:rPr>
          <w:i/>
          <w:iCs/>
        </w:rPr>
        <w:t>Transitional Rule</w:t>
      </w:r>
      <w:r w:rsidR="00765911" w:rsidRPr="0078231B">
        <w:rPr>
          <w:i/>
          <w:iCs/>
        </w:rPr>
        <w:t>s</w:t>
      </w:r>
      <w:r w:rsidRPr="0078231B">
        <w:rPr>
          <w:i/>
          <w:iCs/>
        </w:rPr>
        <w:t xml:space="preserve">. </w:t>
      </w:r>
    </w:p>
    <w:p w14:paraId="1A2DC132" w14:textId="5964AFC2" w:rsidR="00583EAD" w:rsidRDefault="00583EAD" w:rsidP="00583EAD">
      <w:pPr>
        <w:pStyle w:val="par3"/>
      </w:pPr>
      <w:r>
        <w:t>(</w:t>
      </w:r>
      <w:proofErr w:type="spellStart"/>
      <w:r>
        <w:t>i</w:t>
      </w:r>
      <w:proofErr w:type="spellEnd"/>
      <w:r>
        <w:t>)</w:t>
      </w:r>
      <w:r>
        <w:tab/>
        <w:t xml:space="preserve">Beginning on and after September 1, 2026, for every transfer of indoor </w:t>
      </w:r>
      <w:r w:rsidR="00353328">
        <w:t xml:space="preserve">fresh frozen </w:t>
      </w:r>
      <w:del w:id="163" w:author="Josh Pens" w:date="2026-09-01T14:31:00Z" w16du:dateUtc="2026-09-01T20:31:00Z">
        <w:r w:rsidR="00D84C91">
          <w:delText>bud</w:delText>
        </w:r>
      </w:del>
      <w:ins w:id="164" w:author="Josh Pens" w:date="2026-09-01T14:31:00Z" w16du:dateUtc="2026-09-01T20:31:00Z">
        <w:r w:rsidR="00353328">
          <w:t>marijuana</w:t>
        </w:r>
      </w:ins>
      <w:r>
        <w:t xml:space="preserve">, outdoor </w:t>
      </w:r>
      <w:r w:rsidR="00353328">
        <w:t xml:space="preserve">fresh frozen </w:t>
      </w:r>
      <w:del w:id="165" w:author="Josh Pens" w:date="2026-09-01T14:31:00Z" w16du:dateUtc="2026-09-01T20:31:00Z">
        <w:r w:rsidR="00D84C91">
          <w:delText>bud</w:delText>
        </w:r>
      </w:del>
      <w:ins w:id="166" w:author="Josh Pens" w:date="2026-09-01T14:31:00Z" w16du:dateUtc="2026-09-01T20:31:00Z">
        <w:r w:rsidR="00353328">
          <w:t>marijuana</w:t>
        </w:r>
      </w:ins>
      <w:r>
        <w:t>, physical separation-based concentrate, pre-rolled marijuana</w:t>
      </w:r>
      <w:del w:id="167" w:author="Josh Pens" w:date="2026-09-01T14:31:00Z" w16du:dateUtc="2026-09-01T20:31:00Z">
        <w:r w:rsidR="00D84C91">
          <w:delText xml:space="preserve"> cigarettes</w:delText>
        </w:r>
      </w:del>
      <w:r>
        <w:t>, and infused pre-rolled marijuana</w:t>
      </w:r>
      <w:del w:id="168" w:author="Josh Pens" w:date="2026-09-01T14:31:00Z" w16du:dateUtc="2026-09-01T20:31:00Z">
        <w:r w:rsidR="00D84C91">
          <w:delText xml:space="preserve"> cigarettes</w:delText>
        </w:r>
      </w:del>
      <w:r>
        <w:t xml:space="preserve"> for which the calculation of the excise tax is based upon a contract price, the transferor and transferee shall record those transfers in the inventory tracking system using the </w:t>
      </w:r>
      <w:r w:rsidR="00353328">
        <w:t xml:space="preserve">fresh frozen </w:t>
      </w:r>
      <w:del w:id="169" w:author="Josh Pens" w:date="2026-09-01T14:31:00Z" w16du:dateUtc="2026-09-01T20:31:00Z">
        <w:r w:rsidR="00D84C91">
          <w:delText>bud</w:delText>
        </w:r>
      </w:del>
      <w:ins w:id="170" w:author="Josh Pens" w:date="2026-09-01T14:31:00Z" w16du:dateUtc="2026-09-01T20:31:00Z">
        <w:r w:rsidR="00353328">
          <w:t>marijuana</w:t>
        </w:r>
      </w:ins>
      <w:r>
        <w:t>, physical separation-based concentrate, pre-rolled marijuana</w:t>
      </w:r>
      <w:del w:id="171" w:author="Josh Pens" w:date="2026-09-01T14:31:00Z" w16du:dateUtc="2026-09-01T20:31:00Z">
        <w:r w:rsidR="00D84C91">
          <w:delText xml:space="preserve"> cigarettes</w:delText>
        </w:r>
      </w:del>
      <w:r>
        <w:t>, and infused pre-rolled marijuana</w:t>
      </w:r>
      <w:del w:id="172" w:author="Josh Pens" w:date="2026-09-01T14:31:00Z" w16du:dateUtc="2026-09-01T20:31:00Z">
        <w:r w:rsidR="00D84C91">
          <w:delText xml:space="preserve"> cigarettes</w:delText>
        </w:r>
      </w:del>
      <w:r>
        <w:t xml:space="preserve"> categories, respectively.</w:t>
      </w:r>
    </w:p>
    <w:p w14:paraId="09F9FA97" w14:textId="234584EC" w:rsidR="00EC5AF9" w:rsidRDefault="00EC5AF9" w:rsidP="00EC5AF9">
      <w:pPr>
        <w:pStyle w:val="par4"/>
        <w:rPr>
          <w:ins w:id="173" w:author="Josh Pens" w:date="2026-09-01T14:31:00Z" w16du:dateUtc="2026-09-01T20:31:00Z"/>
        </w:rPr>
      </w:pPr>
      <w:ins w:id="174" w:author="Josh Pens" w:date="2026-09-01T14:31:00Z" w16du:dateUtc="2026-09-01T20:31:00Z">
        <w:r>
          <w:t>(A)</w:t>
        </w:r>
        <w:r>
          <w:tab/>
          <w:t>A retail marijuana cultivation facility may record a transfer pursuant to this paragraph (4)(e)(</w:t>
        </w:r>
        <w:proofErr w:type="spellStart"/>
        <w:r>
          <w:t>i</w:t>
        </w:r>
        <w:proofErr w:type="spellEnd"/>
        <w:r>
          <w:t>) using the indoor fresh frozen marijuana category if the retail marijuana cultivation facility can demonstrate the conditions set forth in paragraphs (1)(m) and (3)(d) of this rule w</w:t>
        </w:r>
        <w:r w:rsidR="006C6A0A">
          <w:t>ould have been</w:t>
        </w:r>
        <w:r>
          <w:t xml:space="preserve"> met </w:t>
        </w:r>
        <w:r w:rsidR="006C6A0A">
          <w:t xml:space="preserve">had this rule been </w:t>
        </w:r>
        <w:r w:rsidR="00844BFE">
          <w:t>in effect</w:t>
        </w:r>
        <w:r w:rsidR="006C6A0A">
          <w:t xml:space="preserve"> </w:t>
        </w:r>
        <w:r>
          <w:t>when the retail marijuana plant was harvested.</w:t>
        </w:r>
      </w:ins>
    </w:p>
    <w:p w14:paraId="108A2318" w14:textId="77777777" w:rsidR="006C6A0A" w:rsidRDefault="006C6A0A" w:rsidP="006C6A0A">
      <w:pPr>
        <w:pStyle w:val="par4"/>
        <w:rPr>
          <w:ins w:id="175" w:author="Josh Pens" w:date="2026-09-01T14:31:00Z" w16du:dateUtc="2026-09-01T20:31:00Z"/>
        </w:rPr>
      </w:pPr>
      <w:ins w:id="176" w:author="Josh Pens" w:date="2026-09-01T14:31:00Z" w16du:dateUtc="2026-09-01T20:31:00Z">
        <w:r>
          <w:lastRenderedPageBreak/>
          <w:t>(B)</w:t>
        </w:r>
        <w:r>
          <w:tab/>
          <w:t>A retail marijuana cultivation facility may record a transfer pursuant to this paragraph (4)(e)(</w:t>
        </w:r>
        <w:proofErr w:type="spellStart"/>
        <w:r>
          <w:t>i</w:t>
        </w:r>
        <w:proofErr w:type="spellEnd"/>
        <w:r>
          <w:t>) using the outdoor fresh frozen marijuana category if the retail marijuana cultivation facility can demonstrate:</w:t>
        </w:r>
      </w:ins>
    </w:p>
    <w:p w14:paraId="5B7E5301" w14:textId="1F331616" w:rsidR="002E0BB4" w:rsidRPr="00C675EE" w:rsidRDefault="006C6A0A" w:rsidP="002E0BB4">
      <w:pPr>
        <w:pStyle w:val="par5"/>
        <w:rPr>
          <w:ins w:id="177" w:author="Josh Pens" w:date="2026-09-01T14:31:00Z" w16du:dateUtc="2026-09-01T20:31:00Z"/>
        </w:rPr>
      </w:pPr>
      <w:ins w:id="178" w:author="Josh Pens" w:date="2026-09-01T14:31:00Z" w16du:dateUtc="2026-09-01T20:31:00Z">
        <w:r>
          <w:t>(I)</w:t>
        </w:r>
        <w:r>
          <w:tab/>
        </w:r>
        <w:r w:rsidR="002E0BB4">
          <w:t>The retail marijuana plant could have been designated as outdoor unprocessed retail marijuana pursuant to paragraph (5)(d)(</w:t>
        </w:r>
        <w:proofErr w:type="spellStart"/>
        <w:r w:rsidR="002E0BB4">
          <w:t>i</w:t>
        </w:r>
        <w:proofErr w:type="spellEnd"/>
        <w:r w:rsidR="002E0BB4">
          <w:t>) of this rule had this rule been in effect when the plant reached 24 inches in height; and</w:t>
        </w:r>
      </w:ins>
    </w:p>
    <w:p w14:paraId="0B0A2870" w14:textId="789D4886" w:rsidR="006C6A0A" w:rsidRPr="00C675EE" w:rsidRDefault="002E0BB4" w:rsidP="006C6A0A">
      <w:pPr>
        <w:pStyle w:val="par5"/>
        <w:rPr>
          <w:ins w:id="179" w:author="Josh Pens" w:date="2026-09-01T14:31:00Z" w16du:dateUtc="2026-09-01T20:31:00Z"/>
        </w:rPr>
      </w:pPr>
      <w:ins w:id="180" w:author="Josh Pens" w:date="2026-09-01T14:31:00Z" w16du:dateUtc="2026-09-01T20:31:00Z">
        <w:r>
          <w:t>(II)</w:t>
        </w:r>
        <w:r w:rsidR="006C6A0A">
          <w:tab/>
          <w:t xml:space="preserve">The conditions set forth in paragraphs (1)(m) and (3)(d) of this rule would have been met </w:t>
        </w:r>
        <w:r>
          <w:t xml:space="preserve">had this rule been </w:t>
        </w:r>
        <w:r w:rsidR="00844BFE">
          <w:t>in effect</w:t>
        </w:r>
        <w:r>
          <w:t xml:space="preserve"> when the retail marijuana plant was harvested.</w:t>
        </w:r>
      </w:ins>
    </w:p>
    <w:p w14:paraId="68595621" w14:textId="135E878A" w:rsidR="00583EAD" w:rsidRDefault="00583EAD" w:rsidP="00583EAD">
      <w:pPr>
        <w:pStyle w:val="par3"/>
      </w:pPr>
      <w:r>
        <w:t>(ii)</w:t>
      </w:r>
      <w:r>
        <w:tab/>
        <w:t xml:space="preserve">The Executive Director shall compute the first average market rate for indoor </w:t>
      </w:r>
      <w:r w:rsidR="00353328">
        <w:t xml:space="preserve">fresh frozen </w:t>
      </w:r>
      <w:del w:id="181" w:author="Josh Pens" w:date="2026-09-01T14:31:00Z" w16du:dateUtc="2026-09-01T20:31:00Z">
        <w:r w:rsidR="00D84C91">
          <w:delText>bud</w:delText>
        </w:r>
      </w:del>
      <w:ins w:id="182" w:author="Josh Pens" w:date="2026-09-01T14:31:00Z" w16du:dateUtc="2026-09-01T20:31:00Z">
        <w:r w:rsidR="00353328">
          <w:t>marijuana</w:t>
        </w:r>
      </w:ins>
      <w:r>
        <w:t xml:space="preserve">, outdoor </w:t>
      </w:r>
      <w:r w:rsidR="00353328">
        <w:t xml:space="preserve">fresh frozen </w:t>
      </w:r>
      <w:del w:id="183" w:author="Josh Pens" w:date="2026-09-01T14:31:00Z" w16du:dateUtc="2026-09-01T20:31:00Z">
        <w:r w:rsidR="00D84C91">
          <w:delText>bud</w:delText>
        </w:r>
      </w:del>
      <w:ins w:id="184" w:author="Josh Pens" w:date="2026-09-01T14:31:00Z" w16du:dateUtc="2026-09-01T20:31:00Z">
        <w:r w:rsidR="00353328">
          <w:t>marijuana</w:t>
        </w:r>
      </w:ins>
      <w:r>
        <w:t>, physical separation-based concentrate, pre-rolled marijuana</w:t>
      </w:r>
      <w:del w:id="185" w:author="Josh Pens" w:date="2026-09-01T14:31:00Z" w16du:dateUtc="2026-09-01T20:31:00Z">
        <w:r w:rsidR="00D84C91">
          <w:delText xml:space="preserve"> cigarettes</w:delText>
        </w:r>
      </w:del>
      <w:r>
        <w:t>, and infused pre-rolled marijuana</w:t>
      </w:r>
      <w:del w:id="186" w:author="Josh Pens" w:date="2026-09-01T14:31:00Z" w16du:dateUtc="2026-09-01T20:31:00Z">
        <w:r w:rsidR="00D84C91">
          <w:delText xml:space="preserve"> cigarettes</w:delText>
        </w:r>
      </w:del>
      <w:r>
        <w:t xml:space="preserve"> for the test period from September 1, 2026, through November 30, 2026, using the transfers described in paragraph (4)(a)(ii) of this rule. For any test period ending on or after the effective date of this rule, but prior to September 1, 2026, the Executive Director shall continue to compute the average market rate for the categories, and </w:t>
      </w:r>
      <w:proofErr w:type="gramStart"/>
      <w:r>
        <w:t>applying</w:t>
      </w:r>
      <w:proofErr w:type="gramEnd"/>
      <w:r>
        <w:t xml:space="preserve"> the same methodology, in effect immediately prior to the effective date of this rule.</w:t>
      </w:r>
    </w:p>
    <w:p w14:paraId="0CBA04BA" w14:textId="347F060F" w:rsidR="002E0BB4" w:rsidRDefault="00583EAD" w:rsidP="002E0BB4">
      <w:pPr>
        <w:pStyle w:val="par3"/>
      </w:pPr>
      <w:r>
        <w:t>(iii)</w:t>
      </w:r>
      <w:r>
        <w:tab/>
        <w:t xml:space="preserve">A retail marijuana cultivation facility shall not record a transfer in the inventory tracking system of indoor </w:t>
      </w:r>
      <w:r w:rsidR="00353328">
        <w:t xml:space="preserve">fresh frozen </w:t>
      </w:r>
      <w:del w:id="187" w:author="Josh Pens" w:date="2026-09-01T14:31:00Z" w16du:dateUtc="2026-09-01T20:31:00Z">
        <w:r w:rsidR="00D84C91">
          <w:delText>bud</w:delText>
        </w:r>
      </w:del>
      <w:ins w:id="188" w:author="Josh Pens" w:date="2026-09-01T14:31:00Z" w16du:dateUtc="2026-09-01T20:31:00Z">
        <w:r w:rsidR="00353328">
          <w:t>marijuana</w:t>
        </w:r>
      </w:ins>
      <w:r>
        <w:t xml:space="preserve">, outdoor </w:t>
      </w:r>
      <w:r w:rsidR="00353328">
        <w:t xml:space="preserve">fresh frozen </w:t>
      </w:r>
      <w:del w:id="189" w:author="Josh Pens" w:date="2026-09-01T14:31:00Z" w16du:dateUtc="2026-09-01T20:31:00Z">
        <w:r w:rsidR="00D84C91">
          <w:delText>bud</w:delText>
        </w:r>
      </w:del>
      <w:ins w:id="190" w:author="Josh Pens" w:date="2026-09-01T14:31:00Z" w16du:dateUtc="2026-09-01T20:31:00Z">
        <w:r w:rsidR="00353328">
          <w:t>marijuana</w:t>
        </w:r>
      </w:ins>
      <w:r>
        <w:t>, physical separation-based concentrate, pre-rolled marijuana</w:t>
      </w:r>
      <w:del w:id="191" w:author="Josh Pens" w:date="2026-09-01T14:31:00Z" w16du:dateUtc="2026-09-01T20:31:00Z">
        <w:r w:rsidR="00D84C91">
          <w:delText xml:space="preserve"> cigarettes</w:delText>
        </w:r>
      </w:del>
      <w:r>
        <w:t>, and infused pre-rolled marijuana</w:t>
      </w:r>
      <w:del w:id="192" w:author="Josh Pens" w:date="2026-09-01T14:31:00Z" w16du:dateUtc="2026-09-01T20:31:00Z">
        <w:r w:rsidR="00D84C91">
          <w:delText xml:space="preserve"> cigarettes</w:delText>
        </w:r>
      </w:del>
      <w:r>
        <w:t xml:space="preserve"> for which the calculation of the excise tax is based upon the average market rate using the those categories until the Executive Director establishes the first average market rates under paragraph (4)(e)(ii) of this rule. The retail marijuana cultivation facility shall continue to categorize the unprocessed retail marijuana applying the rules in effect immediately prior to the effective date of this rule.</w:t>
      </w:r>
      <w:ins w:id="193" w:author="Josh Pens" w:date="2026-09-01T14:31:00Z" w16du:dateUtc="2026-09-01T20:31:00Z">
        <w:r w:rsidR="002E0BB4">
          <w:t xml:space="preserve"> When the Executive Director establishes the first average market rates under paragraph (4)(e)(ii) of this rule:</w:t>
        </w:r>
      </w:ins>
    </w:p>
    <w:p w14:paraId="74FDBA22" w14:textId="408F0425" w:rsidR="002E0BB4" w:rsidRDefault="002E0BB4" w:rsidP="002E0BB4">
      <w:pPr>
        <w:pStyle w:val="par4"/>
        <w:rPr>
          <w:ins w:id="194" w:author="Josh Pens" w:date="2026-09-01T14:31:00Z" w16du:dateUtc="2026-09-01T20:31:00Z"/>
        </w:rPr>
      </w:pPr>
      <w:r>
        <w:t>(</w:t>
      </w:r>
      <w:del w:id="195" w:author="Josh Pens" w:date="2026-09-01T14:31:00Z" w16du:dateUtc="2026-09-01T20:31:00Z">
        <w:r w:rsidR="00D84C91">
          <w:delText>iv)</w:delText>
        </w:r>
        <w:r w:rsidR="00D84C91">
          <w:tab/>
          <w:delText>Retail marijuana that has not been harvested as of</w:delText>
        </w:r>
      </w:del>
      <w:ins w:id="196" w:author="Josh Pens" w:date="2026-09-01T14:31:00Z" w16du:dateUtc="2026-09-01T20:31:00Z">
        <w:r>
          <w:t>A)</w:t>
        </w:r>
        <w:r>
          <w:tab/>
          <w:t>A retail marijuana cultivation facility may record a transfer occurring after</w:t>
        </w:r>
      </w:ins>
      <w:r>
        <w:t xml:space="preserve"> the </w:t>
      </w:r>
      <w:del w:id="197" w:author="Josh Pens" w:date="2026-09-01T14:31:00Z" w16du:dateUtc="2026-09-01T20:31:00Z">
        <w:r w:rsidR="00D84C91">
          <w:delText>effective date</w:delText>
        </w:r>
      </w:del>
      <w:ins w:id="198" w:author="Josh Pens" w:date="2026-09-01T14:31:00Z" w16du:dateUtc="2026-09-01T20:31:00Z">
        <w:r>
          <w:t>Executive Director establishes the first average market rates under paragraph (4)(e)(ii)</w:t>
        </w:r>
      </w:ins>
      <w:r>
        <w:t xml:space="preserve"> of this rule </w:t>
      </w:r>
      <w:del w:id="199" w:author="Josh Pens" w:date="2026-09-01T14:31:00Z" w16du:dateUtc="2026-09-01T20:31:00Z">
        <w:r w:rsidR="00D84C91">
          <w:delText xml:space="preserve">may be designated as outdoor </w:delText>
        </w:r>
      </w:del>
      <w:ins w:id="200" w:author="Josh Pens" w:date="2026-09-01T14:31:00Z" w16du:dateUtc="2026-09-01T20:31:00Z">
        <w:r>
          <w:t xml:space="preserve">using the indoor </w:t>
        </w:r>
      </w:ins>
      <w:r>
        <w:t xml:space="preserve">fresh frozen </w:t>
      </w:r>
      <w:del w:id="201" w:author="Josh Pens" w:date="2026-09-01T14:31:00Z" w16du:dateUtc="2026-09-01T20:31:00Z">
        <w:r w:rsidR="00D84C91">
          <w:delText xml:space="preserve">bud pursuant to paragraph (5)(d)(i) of this </w:delText>
        </w:r>
        <w:r w:rsidR="00D84C91">
          <w:lastRenderedPageBreak/>
          <w:delText xml:space="preserve">rule </w:delText>
        </w:r>
      </w:del>
      <w:ins w:id="202" w:author="Josh Pens" w:date="2026-09-01T14:31:00Z" w16du:dateUtc="2026-09-01T20:31:00Z">
        <w:r>
          <w:t xml:space="preserve">marijuana category </w:t>
        </w:r>
      </w:ins>
      <w:r>
        <w:t xml:space="preserve">if the retail marijuana cultivation facility can demonstrate </w:t>
      </w:r>
      <w:del w:id="203" w:author="Josh Pens" w:date="2026-09-01T14:31:00Z" w16du:dateUtc="2026-09-01T20:31:00Z">
        <w:r w:rsidR="00D84C91">
          <w:delText xml:space="preserve">that the </w:delText>
        </w:r>
      </w:del>
      <w:ins w:id="204" w:author="Josh Pens" w:date="2026-09-01T14:31:00Z" w16du:dateUtc="2026-09-01T20:31:00Z">
        <w:r>
          <w:t xml:space="preserve">the conditions set forth in paragraphs (1)(m) and (3)(d) of this rule would have been met had this rule been </w:t>
        </w:r>
        <w:r w:rsidR="00844BFE">
          <w:t>in effect</w:t>
        </w:r>
        <w:r>
          <w:t xml:space="preserve"> when the retail marijuana plant was harvested.</w:t>
        </w:r>
      </w:ins>
    </w:p>
    <w:p w14:paraId="44DA9B91" w14:textId="08D62061" w:rsidR="002E0BB4" w:rsidRDefault="002E0BB4" w:rsidP="002E0BB4">
      <w:pPr>
        <w:pStyle w:val="par4"/>
        <w:rPr>
          <w:ins w:id="205" w:author="Josh Pens" w:date="2026-09-01T14:31:00Z" w16du:dateUtc="2026-09-01T20:31:00Z"/>
        </w:rPr>
      </w:pPr>
      <w:ins w:id="206" w:author="Josh Pens" w:date="2026-09-01T14:31:00Z" w16du:dateUtc="2026-09-01T20:31:00Z">
        <w:r>
          <w:t>(B)</w:t>
        </w:r>
        <w:r>
          <w:tab/>
          <w:t xml:space="preserve">A retail marijuana cultivation facility may record a transfer occurring after the Executive Director establishes the first average market </w:t>
        </w:r>
        <w:proofErr w:type="gramStart"/>
        <w:r>
          <w:t>rates</w:t>
        </w:r>
        <w:proofErr w:type="gramEnd"/>
        <w:r>
          <w:t xml:space="preserve"> under paragraph (4)(e)(ii) of this rule using the outdoor fresh frozen marijuana category if the retail marijuana cultivation facility can demonstrate:</w:t>
        </w:r>
      </w:ins>
    </w:p>
    <w:p w14:paraId="118EF533" w14:textId="499EC99F" w:rsidR="002E0BB4" w:rsidRPr="00C675EE" w:rsidRDefault="002E0BB4" w:rsidP="002E0BB4">
      <w:pPr>
        <w:pStyle w:val="par5"/>
        <w:rPr>
          <w:ins w:id="207" w:author="Josh Pens" w:date="2026-09-01T14:31:00Z" w16du:dateUtc="2026-09-01T20:31:00Z"/>
        </w:rPr>
      </w:pPr>
      <w:ins w:id="208" w:author="Josh Pens" w:date="2026-09-01T14:31:00Z" w16du:dateUtc="2026-09-01T20:31:00Z">
        <w:r>
          <w:t>(I)</w:t>
        </w:r>
        <w:r>
          <w:tab/>
          <w:t xml:space="preserve">The </w:t>
        </w:r>
      </w:ins>
      <w:r>
        <w:t xml:space="preserve">retail marijuana plant could have been </w:t>
      </w:r>
      <w:del w:id="209" w:author="Josh Pens" w:date="2026-09-01T14:31:00Z" w16du:dateUtc="2026-09-01T20:31:00Z">
        <w:r w:rsidR="00D84C91">
          <w:delText xml:space="preserve">so </w:delText>
        </w:r>
      </w:del>
      <w:r>
        <w:t xml:space="preserve">designated </w:t>
      </w:r>
      <w:ins w:id="210" w:author="Josh Pens" w:date="2026-09-01T14:31:00Z" w16du:dateUtc="2026-09-01T20:31:00Z">
        <w:r>
          <w:t>as outdoor unprocessed retail marijuana pursuant to paragraph (5)(d)(</w:t>
        </w:r>
        <w:proofErr w:type="spellStart"/>
        <w:r>
          <w:t>i</w:t>
        </w:r>
        <w:proofErr w:type="spellEnd"/>
        <w:r>
          <w:t xml:space="preserve">) of this rule </w:t>
        </w:r>
      </w:ins>
      <w:r>
        <w:t>had this rule been in effect when the plant reached 24 inches in height</w:t>
      </w:r>
      <w:ins w:id="211" w:author="Josh Pens" w:date="2026-09-01T14:31:00Z" w16du:dateUtc="2026-09-01T20:31:00Z">
        <w:r>
          <w:t>; and</w:t>
        </w:r>
      </w:ins>
    </w:p>
    <w:p w14:paraId="4C0B9FC9" w14:textId="6FD8B208" w:rsidR="002E0BB4" w:rsidRPr="00C675EE" w:rsidRDefault="002E0BB4" w:rsidP="000F758D">
      <w:pPr>
        <w:pStyle w:val="par5"/>
      </w:pPr>
      <w:ins w:id="212" w:author="Josh Pens" w:date="2026-09-01T14:31:00Z" w16du:dateUtc="2026-09-01T20:31:00Z">
        <w:r>
          <w:t>(II)</w:t>
        </w:r>
        <w:r>
          <w:tab/>
          <w:t xml:space="preserve">The conditions set forth in paragraphs (1)(m) and (3)(d) of this rule would have been met had this rule been </w:t>
        </w:r>
        <w:r w:rsidR="00844BFE">
          <w:t>in effect</w:t>
        </w:r>
        <w:r>
          <w:t xml:space="preserve"> when the retail marijuana plant was harvested</w:t>
        </w:r>
      </w:ins>
      <w:r>
        <w:t>.</w:t>
      </w:r>
    </w:p>
    <w:p w14:paraId="70573914" w14:textId="77777777" w:rsidR="00583EAD" w:rsidRDefault="00583EAD" w:rsidP="00583EAD">
      <w:pPr>
        <w:pStyle w:val="par1"/>
      </w:pPr>
      <w:r>
        <w:t>(5)</w:t>
      </w:r>
      <w:r>
        <w:tab/>
      </w:r>
      <w:r>
        <w:rPr>
          <w:b/>
          <w:bCs/>
        </w:rPr>
        <w:t xml:space="preserve">Collection, Administration, and Enforcement. </w:t>
      </w:r>
      <w:r>
        <w:t>The Executive Director’s procedures governing the collection, administration, and enforcement of the retail sales tax as set forth in the rules promulgated under articles 21 and 26 of title 39, C.R.S., shall, to the extent not inconsistent with the provisions of article 28.8 of title 39, C.R.S., and these rules, likewise govern the collection, administration, and enforcement of the retail marijuana excise tax.</w:t>
      </w:r>
    </w:p>
    <w:p w14:paraId="5D359F7D" w14:textId="77777777" w:rsidR="00583EAD" w:rsidRDefault="00583EAD" w:rsidP="0078231B">
      <w:pPr>
        <w:pStyle w:val="par2"/>
      </w:pPr>
      <w:r>
        <w:t xml:space="preserve">(a) </w:t>
      </w:r>
      <w:r>
        <w:tab/>
      </w:r>
      <w:r w:rsidRPr="00607A64">
        <w:rPr>
          <w:i/>
          <w:iCs/>
        </w:rPr>
        <w:t>Licensing.</w:t>
      </w:r>
      <w:r>
        <w:t xml:space="preserve"> In addition to any other licenses required by law, every retail marijuana business doing business in this state and selling at retail or at wholesale must obtain a license pursuant to section 39-26-103, C.R.S., and this rule.</w:t>
      </w:r>
    </w:p>
    <w:p w14:paraId="6D34558D" w14:textId="77777777" w:rsidR="00583EAD" w:rsidRDefault="00583EAD" w:rsidP="00583EAD">
      <w:pPr>
        <w:pStyle w:val="par3"/>
      </w:pPr>
      <w:r>
        <w:t>(</w:t>
      </w:r>
      <w:proofErr w:type="spellStart"/>
      <w:r>
        <w:t>i</w:t>
      </w:r>
      <w:proofErr w:type="spellEnd"/>
      <w:r>
        <w:t>)</w:t>
      </w:r>
      <w:r>
        <w:tab/>
      </w:r>
      <w:r>
        <w:rPr>
          <w:i/>
          <w:iCs/>
        </w:rPr>
        <w:t>Wholesalers</w:t>
      </w:r>
      <w:r>
        <w:t xml:space="preserve">. Any person selling or transferring </w:t>
      </w:r>
      <w:proofErr w:type="gramStart"/>
      <w:r>
        <w:t>exclusively at</w:t>
      </w:r>
      <w:proofErr w:type="gramEnd"/>
      <w:r>
        <w:t xml:space="preserve"> wholesale shall obtain a wholesale license pursuant to section 39-26-103(8), C.R.S., for each wholesale location.</w:t>
      </w:r>
    </w:p>
    <w:p w14:paraId="0BC2E595" w14:textId="77777777" w:rsidR="00583EAD" w:rsidRDefault="00583EAD" w:rsidP="00583EAD">
      <w:pPr>
        <w:pStyle w:val="par3"/>
      </w:pPr>
      <w:r>
        <w:t>(ii)</w:t>
      </w:r>
      <w:r>
        <w:tab/>
      </w:r>
      <w:r>
        <w:rPr>
          <w:i/>
          <w:iCs/>
        </w:rPr>
        <w:t>Retailers.</w:t>
      </w:r>
      <w:r>
        <w:t xml:space="preserve"> Any person selling or transferring retail marijuana at retail shall obtain a retail </w:t>
      </w:r>
      <w:proofErr w:type="gramStart"/>
      <w:r>
        <w:t>sales tax</w:t>
      </w:r>
      <w:proofErr w:type="gramEnd"/>
      <w:r>
        <w:t xml:space="preserve"> license pursuant to section 39-26-103(1), C.R.S., for each retail location. </w:t>
      </w:r>
    </w:p>
    <w:p w14:paraId="4EEE3336" w14:textId="77777777" w:rsidR="00583EAD" w:rsidRDefault="00583EAD" w:rsidP="00583EAD">
      <w:pPr>
        <w:pStyle w:val="par4"/>
      </w:pPr>
      <w:r>
        <w:t>(A)</w:t>
      </w:r>
      <w:r>
        <w:tab/>
        <w:t xml:space="preserve">A separate license must be obtained and maintained for each: </w:t>
      </w:r>
    </w:p>
    <w:p w14:paraId="232F6D4B" w14:textId="77777777" w:rsidR="00583EAD" w:rsidRDefault="00583EAD" w:rsidP="00583EAD">
      <w:pPr>
        <w:pStyle w:val="par5"/>
      </w:pPr>
      <w:r>
        <w:t>(I)</w:t>
      </w:r>
      <w:r>
        <w:tab/>
        <w:t>Medical marijuana store and retail marijuana store operating from a shared location; and</w:t>
      </w:r>
    </w:p>
    <w:p w14:paraId="6D80A571" w14:textId="77777777" w:rsidR="00583EAD" w:rsidRDefault="00583EAD" w:rsidP="00583EAD">
      <w:pPr>
        <w:pStyle w:val="par5"/>
      </w:pPr>
      <w:r>
        <w:lastRenderedPageBreak/>
        <w:t>(II)</w:t>
      </w:r>
      <w:r>
        <w:tab/>
        <w:t xml:space="preserve">Retail marijuana hospitality and sales business and retail food </w:t>
      </w:r>
      <w:proofErr w:type="gramStart"/>
      <w:r>
        <w:t>establishment</w:t>
      </w:r>
      <w:proofErr w:type="gramEnd"/>
      <w:r>
        <w:t xml:space="preserve"> operating from a shared location.</w:t>
      </w:r>
    </w:p>
    <w:p w14:paraId="7B57E006" w14:textId="77777777" w:rsidR="00583EAD" w:rsidRDefault="00583EAD" w:rsidP="00583EAD">
      <w:pPr>
        <w:pStyle w:val="par4"/>
      </w:pPr>
      <w:r>
        <w:t>(B)</w:t>
      </w:r>
      <w:r>
        <w:tab/>
        <w:t>A retailer making both retail sales and wholesale sales from the same location need not obtain a separate wholesale license for that location.</w:t>
      </w:r>
    </w:p>
    <w:p w14:paraId="753A4FAC" w14:textId="77777777" w:rsidR="00583EAD" w:rsidRPr="003B35CB" w:rsidRDefault="00583EAD" w:rsidP="00583EAD">
      <w:pPr>
        <w:pStyle w:val="par3"/>
      </w:pPr>
      <w:r>
        <w:t>(iii)</w:t>
      </w:r>
      <w:r>
        <w:tab/>
      </w:r>
      <w:r>
        <w:rPr>
          <w:i/>
          <w:iCs/>
        </w:rPr>
        <w:t>Retail Marijuana Transporter.</w:t>
      </w:r>
      <w:r>
        <w:t xml:space="preserve"> A retail marijuana transporter is not required to obtain a license under this paragraph (5)(a).</w:t>
      </w:r>
    </w:p>
    <w:p w14:paraId="590F5F50" w14:textId="77777777" w:rsidR="00583EAD" w:rsidRDefault="00583EAD" w:rsidP="0078231B">
      <w:pPr>
        <w:pStyle w:val="par2"/>
      </w:pPr>
      <w:r>
        <w:t>(b)</w:t>
      </w:r>
      <w:r>
        <w:tab/>
      </w:r>
      <w:r w:rsidRPr="00607A64">
        <w:rPr>
          <w:i/>
          <w:iCs/>
        </w:rPr>
        <w:t>Returns Required.</w:t>
      </w:r>
      <w:r>
        <w:rPr>
          <w:b/>
          <w:bCs/>
        </w:rPr>
        <w:t xml:space="preserve"> </w:t>
      </w:r>
      <w:r>
        <w:t xml:space="preserve">In addition to any other returns required by law, every retail marijuana cultivation facility shall, </w:t>
      </w:r>
      <w:proofErr w:type="gramStart"/>
      <w:r>
        <w:t>on a monthly basis</w:t>
      </w:r>
      <w:proofErr w:type="gramEnd"/>
      <w:r>
        <w:t xml:space="preserve">, file a retail marijuana excise tax return and pay any retail marijuana excise tax due. </w:t>
      </w:r>
    </w:p>
    <w:p w14:paraId="3DC85435" w14:textId="77777777" w:rsidR="00583EAD" w:rsidRDefault="00583EAD" w:rsidP="00583EAD">
      <w:pPr>
        <w:pStyle w:val="par3"/>
      </w:pPr>
      <w:r>
        <w:t>(</w:t>
      </w:r>
      <w:proofErr w:type="spellStart"/>
      <w:r>
        <w:t>i</w:t>
      </w:r>
      <w:proofErr w:type="spellEnd"/>
      <w:r>
        <w:t>)</w:t>
      </w:r>
      <w:r>
        <w:tab/>
        <w:t>A return is required regardless of whether any retail marijuana excise tax is due.</w:t>
      </w:r>
    </w:p>
    <w:p w14:paraId="49534E6B" w14:textId="77777777" w:rsidR="00583EAD" w:rsidRDefault="00583EAD" w:rsidP="00583EAD">
      <w:pPr>
        <w:pStyle w:val="par3"/>
      </w:pPr>
      <w:r>
        <w:t>(ii)</w:t>
      </w:r>
      <w:r>
        <w:tab/>
        <w:t>The return required by this paragraph (5)(b) is separate from the retail sales tax return and the retail marijuana sales tax return.</w:t>
      </w:r>
    </w:p>
    <w:p w14:paraId="1BF43E8F" w14:textId="77777777" w:rsidR="00583EAD" w:rsidRDefault="00583EAD" w:rsidP="00583EAD">
      <w:pPr>
        <w:pStyle w:val="par3"/>
      </w:pPr>
      <w:r>
        <w:t>(iii)</w:t>
      </w:r>
      <w:r>
        <w:tab/>
        <w:t>A separate retail marijuana excise tax return must be filed for each retail marijuana cultivation facility from which retail marijuana is transferred.</w:t>
      </w:r>
    </w:p>
    <w:p w14:paraId="17764942" w14:textId="77777777" w:rsidR="00BF298D" w:rsidRPr="0078231B" w:rsidRDefault="00583EAD" w:rsidP="0078231B">
      <w:pPr>
        <w:pStyle w:val="par2"/>
        <w:rPr>
          <w:ins w:id="213" w:author="Josh Pens" w:date="2026-09-01T14:31:00Z" w16du:dateUtc="2026-09-01T20:31:00Z"/>
          <w:i/>
          <w:iCs/>
        </w:rPr>
      </w:pPr>
      <w:r>
        <w:t>(c)</w:t>
      </w:r>
      <w:r>
        <w:tab/>
      </w:r>
      <w:r w:rsidRPr="0078231B">
        <w:rPr>
          <w:i/>
          <w:iCs/>
        </w:rPr>
        <w:t>Recordkeeping Requirements.</w:t>
      </w:r>
      <w:r w:rsidRPr="000F758D">
        <w:rPr>
          <w:i/>
        </w:rPr>
        <w:t xml:space="preserve"> </w:t>
      </w:r>
    </w:p>
    <w:p w14:paraId="0410A5B5" w14:textId="41774EE6" w:rsidR="00583EAD" w:rsidRDefault="00BF298D" w:rsidP="000F758D">
      <w:pPr>
        <w:pStyle w:val="par3"/>
      </w:pPr>
      <w:ins w:id="214" w:author="Josh Pens" w:date="2026-09-01T14:31:00Z" w16du:dateUtc="2026-09-01T20:31:00Z">
        <w:r>
          <w:t>(</w:t>
        </w:r>
        <w:proofErr w:type="spellStart"/>
        <w:r>
          <w:t>i</w:t>
        </w:r>
        <w:proofErr w:type="spellEnd"/>
        <w:r>
          <w:t>)</w:t>
        </w:r>
        <w:r>
          <w:tab/>
        </w:r>
      </w:ins>
      <w:r w:rsidR="00583EAD">
        <w:t xml:space="preserve">In addition to the books, accounts, and records required to be maintained pursuant to section 39-28.8-303, C.R.S., every retail marijuana cultivation facility shall keep and preserve for a period of at least three years such books, accounts, and records as may be necessary to determine the amount of retail marijuana excise tax due. </w:t>
      </w:r>
    </w:p>
    <w:p w14:paraId="0DB1B53F" w14:textId="6BA9BA3E" w:rsidR="00583EAD" w:rsidRDefault="00583EAD" w:rsidP="000F758D">
      <w:pPr>
        <w:pStyle w:val="par4"/>
      </w:pPr>
      <w:r>
        <w:t>(</w:t>
      </w:r>
      <w:del w:id="215" w:author="Josh Pens" w:date="2026-09-01T14:31:00Z" w16du:dateUtc="2026-09-01T20:31:00Z">
        <w:r w:rsidR="00D84C91">
          <w:delText>i</w:delText>
        </w:r>
      </w:del>
      <w:ins w:id="216" w:author="Josh Pens" w:date="2026-09-01T14:31:00Z" w16du:dateUtc="2026-09-01T20:31:00Z">
        <w:r w:rsidR="00BF298D">
          <w:t>A</w:t>
        </w:r>
      </w:ins>
      <w:r>
        <w:t>)</w:t>
      </w:r>
      <w:r>
        <w:tab/>
        <w:t>All such books, accounts, and records shall be open for examination at any time by the Executive Director.</w:t>
      </w:r>
    </w:p>
    <w:p w14:paraId="7582F6F8" w14:textId="695AC26C" w:rsidR="00583EAD" w:rsidRPr="000F758D" w:rsidRDefault="00583EAD" w:rsidP="000F758D">
      <w:pPr>
        <w:pStyle w:val="par4"/>
      </w:pPr>
      <w:r>
        <w:t>(</w:t>
      </w:r>
      <w:del w:id="217" w:author="Josh Pens" w:date="2026-09-01T14:31:00Z" w16du:dateUtc="2026-09-01T20:31:00Z">
        <w:r w:rsidR="00D84C91">
          <w:delText>ii</w:delText>
        </w:r>
      </w:del>
      <w:ins w:id="218" w:author="Josh Pens" w:date="2026-09-01T14:31:00Z" w16du:dateUtc="2026-09-01T20:31:00Z">
        <w:r w:rsidR="00BF298D">
          <w:t>B</w:t>
        </w:r>
      </w:ins>
      <w:r>
        <w:t>)</w:t>
      </w:r>
      <w:r>
        <w:tab/>
        <w:t>Should any person neglect or refuse to maintain adequate books, accounts, and records, or to open them for examination in accordance with this rule, the Executive Director shall make an estimate of the retail marijuana excise tax due from such person, based upon the information that may be available, plus penalty and interest as provided in section 39-26-118(2), C.R.S.</w:t>
      </w:r>
    </w:p>
    <w:p w14:paraId="10698F0A" w14:textId="4C0F9969" w:rsidR="00BF298D" w:rsidRDefault="00BF298D" w:rsidP="00BF298D">
      <w:pPr>
        <w:pStyle w:val="par3"/>
        <w:rPr>
          <w:ins w:id="219" w:author="Josh Pens" w:date="2026-09-01T14:31:00Z" w16du:dateUtc="2026-09-01T20:31:00Z"/>
        </w:rPr>
      </w:pPr>
      <w:ins w:id="220" w:author="Josh Pens" w:date="2026-09-01T14:31:00Z" w16du:dateUtc="2026-09-01T20:31:00Z">
        <w:r>
          <w:t>(ii)</w:t>
        </w:r>
        <w:r>
          <w:tab/>
          <w:t xml:space="preserve">Any books, accounts, and records required to be kept in writing pursuant to this </w:t>
        </w:r>
        <w:r w:rsidR="00EF5377">
          <w:t xml:space="preserve">rule, </w:t>
        </w:r>
        <w:r>
          <w:t>including the invoice price described in paragraph (3)(c)(ii) of this rule</w:t>
        </w:r>
        <w:r w:rsidR="00EF5377">
          <w:t xml:space="preserve">, </w:t>
        </w:r>
        <w:r w:rsidR="00926E88">
          <w:t xml:space="preserve">must be maintained in a format that </w:t>
        </w:r>
        <w:r w:rsidR="00926E88">
          <w:lastRenderedPageBreak/>
          <w:t xml:space="preserve">may be readily understood by a reasonably prudent </w:t>
        </w:r>
        <w:proofErr w:type="gramStart"/>
        <w:r w:rsidR="00926E88">
          <w:t>business person</w:t>
        </w:r>
        <w:proofErr w:type="gramEnd"/>
        <w:r w:rsidR="00926E88">
          <w:t xml:space="preserve"> and may be stored electronically. </w:t>
        </w:r>
      </w:ins>
    </w:p>
    <w:p w14:paraId="10FED5F8" w14:textId="675CB5CC" w:rsidR="00926E88" w:rsidRPr="00772B61" w:rsidRDefault="00926E88" w:rsidP="00BF298D">
      <w:pPr>
        <w:pStyle w:val="par3"/>
        <w:rPr>
          <w:ins w:id="221" w:author="Josh Pens" w:date="2026-09-01T14:31:00Z" w16du:dateUtc="2026-09-01T20:31:00Z"/>
        </w:rPr>
      </w:pPr>
      <w:ins w:id="222" w:author="Josh Pens" w:date="2026-09-01T14:31:00Z" w16du:dateUtc="2026-09-01T20:31:00Z">
        <w:r>
          <w:t>(iii)</w:t>
        </w:r>
        <w:r>
          <w:tab/>
          <w:t xml:space="preserve">A retail marijuana business is deemed to satisfy a requirement to keep certain books, </w:t>
        </w:r>
        <w:r w:rsidR="00EF5377">
          <w:t>accounts</w:t>
        </w:r>
        <w:r>
          <w:t>, and records at a licensed place of business if such records are stored electronically and may be accessed from the licensed place of business.</w:t>
        </w:r>
      </w:ins>
    </w:p>
    <w:p w14:paraId="3C497411" w14:textId="77777777" w:rsidR="00583EAD" w:rsidRPr="0078231B" w:rsidRDefault="00583EAD" w:rsidP="000F758D">
      <w:pPr>
        <w:pStyle w:val="par2"/>
        <w:rPr>
          <w:i/>
          <w:iCs/>
        </w:rPr>
      </w:pPr>
      <w:r>
        <w:t>(d)</w:t>
      </w:r>
      <w:r>
        <w:tab/>
      </w:r>
      <w:r w:rsidRPr="0078231B">
        <w:rPr>
          <w:i/>
          <w:iCs/>
        </w:rPr>
        <w:t xml:space="preserve">Recordkeeping in the Inventory Tracking System. </w:t>
      </w:r>
    </w:p>
    <w:p w14:paraId="68F68046" w14:textId="77777777" w:rsidR="00583EAD" w:rsidRDefault="00583EAD" w:rsidP="00583EAD">
      <w:pPr>
        <w:pStyle w:val="par3"/>
      </w:pPr>
      <w:r>
        <w:t>(</w:t>
      </w:r>
      <w:proofErr w:type="spellStart"/>
      <w:r>
        <w:t>i</w:t>
      </w:r>
      <w:proofErr w:type="spellEnd"/>
      <w:r>
        <w:t>)</w:t>
      </w:r>
      <w:r>
        <w:tab/>
      </w:r>
      <w:r>
        <w:rPr>
          <w:i/>
          <w:iCs/>
        </w:rPr>
        <w:t xml:space="preserve">Growing Conditions. </w:t>
      </w:r>
      <w:r>
        <w:t>Before a retail marijuana plant reaches 24 inches in height, the retail marijuana cultivation facility shall designate the plant as indoor unprocessed retail marijuana or outdoor unprocessed retail marijuana and shall record such designation in the inventory tracking system.</w:t>
      </w:r>
    </w:p>
    <w:p w14:paraId="53A3DDF0" w14:textId="77777777" w:rsidR="00583EAD" w:rsidRDefault="00583EAD" w:rsidP="00583EAD">
      <w:pPr>
        <w:pStyle w:val="par4"/>
      </w:pPr>
      <w:r>
        <w:t>(A)</w:t>
      </w:r>
      <w:r>
        <w:tab/>
        <w:t xml:space="preserve">If a retail marijuana plant is designated as indoor unprocessed retail marijuana, the retail marijuana cultivation facility may not </w:t>
      </w:r>
      <w:proofErr w:type="gramStart"/>
      <w:r>
        <w:t>redesignate</w:t>
      </w:r>
      <w:proofErr w:type="gramEnd"/>
      <w:r>
        <w:t xml:space="preserve"> it as outdoor unprocessed retail marijuana after the plant reaches 24 inches in height.</w:t>
      </w:r>
    </w:p>
    <w:p w14:paraId="5086183A" w14:textId="77777777" w:rsidR="00583EAD" w:rsidRDefault="00583EAD" w:rsidP="00583EAD">
      <w:pPr>
        <w:pStyle w:val="par4"/>
      </w:pPr>
      <w:r>
        <w:t>(B)</w:t>
      </w:r>
      <w:r>
        <w:tab/>
        <w:t>If a retail marijuana plant is designated as outdoor unprocessed retail marijuana, the retail marijuana cultivation facility shall redesignate the plant as indoor unprocessed retail marijuana if, at any time after the plant reaches 24 inches in height, but before the plant is harvested, the growing conditions are such that the plant no longer meets the definition of “outdoor unprocessed retail marijuana.” Among other reasons, redesignation is required if the plant is protected from an adverse weather event unless the retail marijuana cultivation facility complied with 1 CCR 212-3, Rule 6-235.</w:t>
      </w:r>
    </w:p>
    <w:p w14:paraId="435C5352" w14:textId="77777777" w:rsidR="00583EAD" w:rsidRDefault="00583EAD" w:rsidP="00583EAD">
      <w:pPr>
        <w:pStyle w:val="par4"/>
      </w:pPr>
      <w:r>
        <w:t>(C)</w:t>
      </w:r>
      <w:r>
        <w:tab/>
        <w:t xml:space="preserve">A plant propagated from a mother plant grown indoors may nevertheless be designated as outdoor unprocessed retail marijuana if it is cultivated under qualifying growing conditions from the </w:t>
      </w:r>
      <w:proofErr w:type="gramStart"/>
      <w:r>
        <w:t>time</w:t>
      </w:r>
      <w:proofErr w:type="gramEnd"/>
      <w:r>
        <w:t xml:space="preserve"> it reaches 24 inches in height.</w:t>
      </w:r>
    </w:p>
    <w:p w14:paraId="47F539FE" w14:textId="77777777" w:rsidR="00583EAD" w:rsidRDefault="00583EAD" w:rsidP="00583EAD">
      <w:pPr>
        <w:pStyle w:val="par4"/>
      </w:pPr>
      <w:r>
        <w:t>(D)</w:t>
      </w:r>
      <w:r>
        <w:tab/>
        <w:t>If no designation is made before a retail marijuana plant reaches 24 inches in height, the plant is deemed to be indoor unprocessed retail marijuana.</w:t>
      </w:r>
    </w:p>
    <w:p w14:paraId="25BEB0DF" w14:textId="59E1AAA2" w:rsidR="00583EAD" w:rsidRDefault="00583EAD" w:rsidP="00583EAD">
      <w:pPr>
        <w:pStyle w:val="par4"/>
      </w:pPr>
      <w:r>
        <w:t>(E)</w:t>
      </w:r>
      <w:r>
        <w:tab/>
        <w:t xml:space="preserve">Notwithstanding the designation by the retail marijuana cultivation facility of retail marijuana as outdoor unprocessed retail marijuana, the unprocessed retail marijuana must meet the definition of </w:t>
      </w:r>
      <w:r w:rsidR="00353328">
        <w:t xml:space="preserve">fresh frozen </w:t>
      </w:r>
      <w:del w:id="223" w:author="Josh Pens" w:date="2026-09-01T14:31:00Z" w16du:dateUtc="2026-09-01T20:31:00Z">
        <w:r w:rsidR="00D84C91">
          <w:delText>bud,</w:delText>
        </w:r>
      </w:del>
      <w:ins w:id="224" w:author="Josh Pens" w:date="2026-09-01T14:31:00Z" w16du:dateUtc="2026-09-01T20:31:00Z">
        <w:r w:rsidR="00EF5377">
          <w:t>marijuana</w:t>
        </w:r>
      </w:ins>
      <w:r w:rsidR="00EF5377">
        <w:t xml:space="preserve"> and</w:t>
      </w:r>
      <w:r>
        <w:t xml:space="preserve"> be processed and transferred in accordance with paragraphs </w:t>
      </w:r>
      <w:r>
        <w:lastRenderedPageBreak/>
        <w:t>(3)(d) and (3)(e) of this rule, in order to be categorized as such.</w:t>
      </w:r>
    </w:p>
    <w:p w14:paraId="1F942E8F" w14:textId="77777777" w:rsidR="00583EAD" w:rsidRDefault="00583EAD" w:rsidP="00583EAD">
      <w:pPr>
        <w:pStyle w:val="par3"/>
      </w:pPr>
      <w:r>
        <w:t>(ii)</w:t>
      </w:r>
      <w:r>
        <w:tab/>
      </w:r>
      <w:r>
        <w:rPr>
          <w:i/>
          <w:iCs/>
        </w:rPr>
        <w:t xml:space="preserve">Transfer Details. </w:t>
      </w:r>
      <w:r>
        <w:t>Every retail marijuana business licensee who transfers retail marijuana to or receives retail marijuana from another retail marijuana business licensee shall promptly record the transfer in the inventory tracking system in a manner that will allow for the proper calculation of the retail marijuana excise tax and the average market rates. Every transfer entry must include:</w:t>
      </w:r>
    </w:p>
    <w:p w14:paraId="12CAEBBC" w14:textId="77777777" w:rsidR="00583EAD" w:rsidRDefault="00583EAD" w:rsidP="00583EAD">
      <w:pPr>
        <w:pStyle w:val="par4"/>
      </w:pPr>
      <w:r>
        <w:t xml:space="preserve">(A) </w:t>
      </w:r>
      <w:r>
        <w:tab/>
        <w:t>The license number of the transferor and transferee;</w:t>
      </w:r>
    </w:p>
    <w:p w14:paraId="0DC23F3A" w14:textId="77777777" w:rsidR="00583EAD" w:rsidRDefault="00583EAD" w:rsidP="00583EAD">
      <w:pPr>
        <w:pStyle w:val="par4"/>
      </w:pPr>
      <w:r>
        <w:t xml:space="preserve">(B) </w:t>
      </w:r>
      <w:r>
        <w:tab/>
        <w:t>The date of the transfer;</w:t>
      </w:r>
    </w:p>
    <w:p w14:paraId="700042D3" w14:textId="77777777" w:rsidR="00583EAD" w:rsidRDefault="00583EAD" w:rsidP="00583EAD">
      <w:pPr>
        <w:pStyle w:val="par4"/>
      </w:pPr>
      <w:r>
        <w:t>(C)</w:t>
      </w:r>
      <w:r>
        <w:tab/>
        <w:t>The category of retail marijuana transferred;</w:t>
      </w:r>
    </w:p>
    <w:p w14:paraId="55107FAE" w14:textId="77777777" w:rsidR="00583EAD" w:rsidRDefault="00583EAD" w:rsidP="00583EAD">
      <w:pPr>
        <w:pStyle w:val="par4"/>
      </w:pPr>
      <w:r>
        <w:t>(D)</w:t>
      </w:r>
      <w:r>
        <w:tab/>
        <w:t>The weight or quantity of retail marijuana transferred as set forth in paragraph (5)(d)(iii) of this rule;</w:t>
      </w:r>
    </w:p>
    <w:p w14:paraId="74FF06C2" w14:textId="77777777" w:rsidR="00583EAD" w:rsidRDefault="00583EAD" w:rsidP="00583EAD">
      <w:pPr>
        <w:pStyle w:val="par4"/>
      </w:pPr>
      <w:r>
        <w:t>(E)</w:t>
      </w:r>
      <w:r>
        <w:tab/>
        <w:t>The contract price as calculated pursuant to paragraph (3)(c) of this rule, but only if the retail marijuana excise tax imposed upon the transfer is based upon the contract price as set forth in paragraph (3)(a) of this rule; and</w:t>
      </w:r>
    </w:p>
    <w:p w14:paraId="76B3246E" w14:textId="77777777" w:rsidR="00583EAD" w:rsidRDefault="00583EAD" w:rsidP="00583EAD">
      <w:pPr>
        <w:pStyle w:val="par4"/>
      </w:pPr>
      <w:r>
        <w:t>(F)</w:t>
      </w:r>
      <w:r>
        <w:tab/>
        <w:t xml:space="preserve">The transfer type </w:t>
      </w:r>
      <w:proofErr w:type="gramStart"/>
      <w:r>
        <w:t>as</w:t>
      </w:r>
      <w:proofErr w:type="gramEnd"/>
      <w:r>
        <w:t xml:space="preserve"> set forth in paragraph (5)(d)(iv) of this rule.</w:t>
      </w:r>
    </w:p>
    <w:p w14:paraId="518975CA" w14:textId="77777777" w:rsidR="00583EAD" w:rsidRDefault="00583EAD" w:rsidP="00583EAD">
      <w:pPr>
        <w:pStyle w:val="par3"/>
      </w:pPr>
      <w:r>
        <w:t>(iii)</w:t>
      </w:r>
      <w:r>
        <w:tab/>
      </w:r>
      <w:r>
        <w:rPr>
          <w:i/>
          <w:iCs/>
        </w:rPr>
        <w:t xml:space="preserve">Weight or Quantity Transferred. </w:t>
      </w:r>
      <w:r>
        <w:t>Every transferor and transferee shall record the weight or quantity, as applicable, of retail marijuana transferred.</w:t>
      </w:r>
    </w:p>
    <w:p w14:paraId="21789A88" w14:textId="415BFD4A" w:rsidR="00583EAD" w:rsidRDefault="00583EAD" w:rsidP="00583EAD">
      <w:pPr>
        <w:pStyle w:val="par4"/>
      </w:pPr>
      <w:r>
        <w:t>(A)</w:t>
      </w:r>
      <w:r>
        <w:tab/>
        <w:t>For transfers of bud, trim, bud allocated for extraction, trim allocated for extraction, and physical separation-based concentrate, the transferor and transferee shall enter the total weight of the retail marijuana transferred. If multiple categories of retail marijuana are included in the transfer, the weight for each category shall be measured and entered separately; except that</w:t>
      </w:r>
      <w:del w:id="225" w:author="Josh Pens" w:date="2026-09-01T14:31:00Z" w16du:dateUtc="2026-09-01T20:31:00Z">
        <w:r w:rsidR="00D84C91">
          <w:delText xml:space="preserve"> inconsequential amounts of bud inadvertently included in a transfer that is otherwise trim shall be treated as trim and not as bud.</w:delText>
        </w:r>
      </w:del>
      <w:ins w:id="226" w:author="Josh Pens" w:date="2026-09-01T14:31:00Z" w16du:dateUtc="2026-09-01T20:31:00Z">
        <w:r w:rsidR="00DB3DE6">
          <w:t>:</w:t>
        </w:r>
        <w:r>
          <w:t xml:space="preserve"> </w:t>
        </w:r>
      </w:ins>
    </w:p>
    <w:p w14:paraId="09EB8F3D" w14:textId="480D702C" w:rsidR="00DB3DE6" w:rsidRDefault="00DB3DE6" w:rsidP="00DB3DE6">
      <w:pPr>
        <w:pStyle w:val="par5"/>
        <w:rPr>
          <w:ins w:id="227" w:author="Josh Pens" w:date="2026-09-01T14:31:00Z" w16du:dateUtc="2026-09-01T20:31:00Z"/>
        </w:rPr>
      </w:pPr>
      <w:ins w:id="228" w:author="Josh Pens" w:date="2026-09-01T14:31:00Z" w16du:dateUtc="2026-09-01T20:31:00Z">
        <w:r>
          <w:t>(I)</w:t>
        </w:r>
        <w:r>
          <w:tab/>
          <w:t>Inconsequential amounts of bud inadvertently included in a transfer that is otherwise trim are treated as trim and not as bud; and</w:t>
        </w:r>
      </w:ins>
    </w:p>
    <w:p w14:paraId="2CE2C851" w14:textId="580D2FD9" w:rsidR="00DB3DE6" w:rsidRDefault="00DB3DE6" w:rsidP="00DB3DE6">
      <w:pPr>
        <w:pStyle w:val="par5"/>
        <w:rPr>
          <w:ins w:id="229" w:author="Josh Pens" w:date="2026-09-01T14:31:00Z" w16du:dateUtc="2026-09-01T20:31:00Z"/>
        </w:rPr>
      </w:pPr>
      <w:ins w:id="230" w:author="Josh Pens" w:date="2026-09-01T14:31:00Z" w16du:dateUtc="2026-09-01T20:31:00Z">
        <w:r>
          <w:t>(II)</w:t>
        </w:r>
        <w:r>
          <w:tab/>
          <w:t xml:space="preserve">Transfers of pre-rolled marijuana and infused pre-rolled marijuana must be recorded pursuant to paragraph (5)(d)(iii)(C) of this rule regardless of </w:t>
        </w:r>
        <w:r>
          <w:lastRenderedPageBreak/>
          <w:t>whether the</w:t>
        </w:r>
        <w:r w:rsidR="0043569A">
          <w:t>y</w:t>
        </w:r>
        <w:r>
          <w:t xml:space="preserve"> contain more than one category of retail marijuana.</w:t>
        </w:r>
      </w:ins>
    </w:p>
    <w:p w14:paraId="2ACD0636" w14:textId="000A0E09" w:rsidR="00583EAD" w:rsidRPr="00CD5C01" w:rsidRDefault="00583EAD" w:rsidP="00583EAD">
      <w:pPr>
        <w:pStyle w:val="par4"/>
      </w:pPr>
      <w:r w:rsidRPr="00CD5C01">
        <w:t>(B)</w:t>
      </w:r>
      <w:r w:rsidRPr="00CD5C01">
        <w:tab/>
        <w:t xml:space="preserve">For transfers of indoor </w:t>
      </w:r>
      <w:r w:rsidR="00353328">
        <w:t xml:space="preserve">fresh frozen </w:t>
      </w:r>
      <w:del w:id="231" w:author="Josh Pens" w:date="2026-09-01T14:31:00Z" w16du:dateUtc="2026-09-01T20:31:00Z">
        <w:r w:rsidR="00D84C91" w:rsidRPr="00CD5C01">
          <w:delText>bud</w:delText>
        </w:r>
      </w:del>
      <w:ins w:id="232" w:author="Josh Pens" w:date="2026-09-01T14:31:00Z" w16du:dateUtc="2026-09-01T20:31:00Z">
        <w:r w:rsidR="00353328">
          <w:t>marijuana</w:t>
        </w:r>
      </w:ins>
      <w:r w:rsidRPr="00CD5C01">
        <w:t xml:space="preserve"> and outdoor </w:t>
      </w:r>
      <w:r w:rsidR="00353328">
        <w:t xml:space="preserve">fresh frozen </w:t>
      </w:r>
      <w:del w:id="233" w:author="Josh Pens" w:date="2026-09-01T14:31:00Z" w16du:dateUtc="2026-09-01T20:31:00Z">
        <w:r w:rsidR="00D84C91" w:rsidRPr="00CD5C01">
          <w:delText>bud</w:delText>
        </w:r>
      </w:del>
      <w:ins w:id="234" w:author="Josh Pens" w:date="2026-09-01T14:31:00Z" w16du:dateUtc="2026-09-01T20:31:00Z">
        <w:r w:rsidR="00353328">
          <w:t>marijuana</w:t>
        </w:r>
      </w:ins>
      <w:r w:rsidRPr="00CD5C01">
        <w:t>:</w:t>
      </w:r>
    </w:p>
    <w:p w14:paraId="1673FEF1" w14:textId="6C384BB1" w:rsidR="00583EAD" w:rsidRPr="00CD5C01" w:rsidRDefault="00583EAD" w:rsidP="00583EAD">
      <w:pPr>
        <w:pStyle w:val="par5"/>
      </w:pPr>
      <w:r w:rsidRPr="00CD5C01">
        <w:t>(I)</w:t>
      </w:r>
      <w:r w:rsidRPr="00CD5C01">
        <w:tab/>
        <w:t xml:space="preserve">The transferor shall maintain records of the time the </w:t>
      </w:r>
      <w:r w:rsidR="00353328">
        <w:t xml:space="preserve">fresh frozen </w:t>
      </w:r>
      <w:del w:id="235" w:author="Josh Pens" w:date="2026-09-01T14:31:00Z" w16du:dateUtc="2026-09-01T20:31:00Z">
        <w:r w:rsidR="00D84C91" w:rsidRPr="00CD5C01">
          <w:delText>bud</w:delText>
        </w:r>
      </w:del>
      <w:ins w:id="236" w:author="Josh Pens" w:date="2026-09-01T14:31:00Z" w16du:dateUtc="2026-09-01T20:31:00Z">
        <w:r w:rsidR="00353328">
          <w:t>marijuana</w:t>
        </w:r>
      </w:ins>
      <w:r>
        <w:t>,</w:t>
      </w:r>
      <w:r w:rsidRPr="00CD5C01">
        <w:t xml:space="preserve"> identified by its inventory tracking system tag</w:t>
      </w:r>
      <w:r>
        <w:t>,</w:t>
      </w:r>
      <w:r w:rsidRPr="00CD5C01">
        <w:t xml:space="preserve"> was harvested and weighed, the weight observed, and the time the </w:t>
      </w:r>
      <w:r w:rsidR="00353328">
        <w:t xml:space="preserve">fresh frozen </w:t>
      </w:r>
      <w:del w:id="237" w:author="Josh Pens" w:date="2026-09-01T14:31:00Z" w16du:dateUtc="2026-09-01T20:31:00Z">
        <w:r w:rsidR="00D84C91" w:rsidRPr="00CD5C01">
          <w:delText>bud</w:delText>
        </w:r>
      </w:del>
      <w:ins w:id="238" w:author="Josh Pens" w:date="2026-09-01T14:31:00Z" w16du:dateUtc="2026-09-01T20:31:00Z">
        <w:r w:rsidR="00353328">
          <w:t>marijuana</w:t>
        </w:r>
      </w:ins>
      <w:r w:rsidRPr="00CD5C01">
        <w:t xml:space="preserve"> was packaged and frozen. The records must be in writing and created contemporaneously with the harvesting, weighing, packaging, and freezing.</w:t>
      </w:r>
    </w:p>
    <w:p w14:paraId="7B08154D" w14:textId="51D0D4A5" w:rsidR="00583EAD" w:rsidRPr="00CD5C01" w:rsidRDefault="00583EAD" w:rsidP="00583EAD">
      <w:pPr>
        <w:pStyle w:val="par5"/>
      </w:pPr>
      <w:r w:rsidRPr="00CD5C01">
        <w:t>(II)</w:t>
      </w:r>
      <w:r w:rsidRPr="00CD5C01">
        <w:tab/>
        <w:t xml:space="preserve">The transferor and transferee shall </w:t>
      </w:r>
      <w:r>
        <w:t>record</w:t>
      </w:r>
      <w:r w:rsidRPr="00CD5C01">
        <w:t xml:space="preserve"> the total transfer weight of the </w:t>
      </w:r>
      <w:r w:rsidR="00353328">
        <w:t xml:space="preserve">fresh frozen </w:t>
      </w:r>
      <w:del w:id="239" w:author="Josh Pens" w:date="2026-09-01T14:31:00Z" w16du:dateUtc="2026-09-01T20:31:00Z">
        <w:r w:rsidR="00D84C91" w:rsidRPr="00CD5C01">
          <w:delText>bud</w:delText>
        </w:r>
      </w:del>
      <w:ins w:id="240" w:author="Josh Pens" w:date="2026-09-01T14:31:00Z" w16du:dateUtc="2026-09-01T20:31:00Z">
        <w:r w:rsidR="00353328">
          <w:t>marijuana</w:t>
        </w:r>
      </w:ins>
      <w:r w:rsidRPr="00CD5C01">
        <w:t xml:space="preserve"> transferred. The transferee shall weigh the </w:t>
      </w:r>
      <w:r w:rsidR="00353328">
        <w:t xml:space="preserve">fresh frozen </w:t>
      </w:r>
      <w:del w:id="241" w:author="Josh Pens" w:date="2026-09-01T14:31:00Z" w16du:dateUtc="2026-09-01T20:31:00Z">
        <w:r w:rsidR="00D84C91" w:rsidRPr="00CD5C01">
          <w:delText>bud</w:delText>
        </w:r>
      </w:del>
      <w:ins w:id="242" w:author="Josh Pens" w:date="2026-09-01T14:31:00Z" w16du:dateUtc="2026-09-01T20:31:00Z">
        <w:r w:rsidR="00353328">
          <w:t>marijuana</w:t>
        </w:r>
      </w:ins>
      <w:r w:rsidRPr="00CD5C01">
        <w:t xml:space="preserve"> upon receipt, before performing any trimming, drying, curing, or other processing, and promptly record the weight in the inventory tracking system.</w:t>
      </w:r>
    </w:p>
    <w:p w14:paraId="00261C32" w14:textId="07565FBD" w:rsidR="00583EAD" w:rsidRPr="00090729" w:rsidRDefault="00583EAD" w:rsidP="00583EAD">
      <w:pPr>
        <w:pStyle w:val="par4"/>
      </w:pPr>
      <w:r>
        <w:t>(C)</w:t>
      </w:r>
      <w:r>
        <w:tab/>
        <w:t xml:space="preserve">For transfers of pre-rolled marijuana </w:t>
      </w:r>
      <w:del w:id="243" w:author="Josh Pens" w:date="2026-09-01T14:31:00Z" w16du:dateUtc="2026-09-01T20:31:00Z">
        <w:r w:rsidR="00D84C91">
          <w:delText xml:space="preserve">cigarettes </w:delText>
        </w:r>
      </w:del>
      <w:r>
        <w:t>and infused pre-rolled marijuana</w:t>
      </w:r>
      <w:del w:id="244" w:author="Josh Pens" w:date="2026-09-01T14:31:00Z" w16du:dateUtc="2026-09-01T20:31:00Z">
        <w:r w:rsidR="00D84C91">
          <w:delText xml:space="preserve"> cigarettes</w:delText>
        </w:r>
      </w:del>
      <w:r>
        <w:t xml:space="preserve">, the transferor and transferee shall record the </w:t>
      </w:r>
      <w:r w:rsidR="00E565DD">
        <w:t xml:space="preserve">quantity of </w:t>
      </w:r>
      <w:del w:id="245" w:author="Josh Pens" w:date="2026-09-01T14:31:00Z" w16du:dateUtc="2026-09-01T20:31:00Z">
        <w:r w:rsidR="00D84C91">
          <w:delText>cigarettes</w:delText>
        </w:r>
      </w:del>
      <w:ins w:id="246" w:author="Josh Pens" w:date="2026-09-01T14:31:00Z" w16du:dateUtc="2026-09-01T20:31:00Z">
        <w:r w:rsidR="00E565DD">
          <w:t>units</w:t>
        </w:r>
        <w:r>
          <w:t xml:space="preserve"> transferred.</w:t>
        </w:r>
        <w:r w:rsidR="00820087">
          <w:t xml:space="preserve">  The transferor and transferee must not report the weights of the inputs into the respective categories in addition to or in lieu of reporting the </w:t>
        </w:r>
        <w:r w:rsidR="00E565DD">
          <w:t>quantity of units</w:t>
        </w:r>
      </w:ins>
      <w:r w:rsidR="00820087">
        <w:t xml:space="preserve"> transferred.</w:t>
      </w:r>
    </w:p>
    <w:p w14:paraId="511448F5" w14:textId="77777777" w:rsidR="00583EAD" w:rsidRPr="00583EAD" w:rsidRDefault="00583EAD" w:rsidP="00583EAD">
      <w:pPr>
        <w:pStyle w:val="par3"/>
        <w:keepNext/>
        <w:rPr>
          <w:i/>
          <w:iCs/>
        </w:rPr>
      </w:pPr>
      <w:r>
        <w:t>(iv)</w:t>
      </w:r>
      <w:r>
        <w:tab/>
      </w:r>
      <w:r w:rsidRPr="00583EAD">
        <w:rPr>
          <w:i/>
          <w:iCs/>
        </w:rPr>
        <w:t>Transfer Type.</w:t>
      </w:r>
    </w:p>
    <w:p w14:paraId="123FD1F3" w14:textId="77777777" w:rsidR="00583EAD" w:rsidRDefault="00583EAD" w:rsidP="00583EAD">
      <w:pPr>
        <w:pStyle w:val="par4"/>
      </w:pPr>
      <w:r>
        <w:t>(A)</w:t>
      </w:r>
      <w:r>
        <w:tab/>
        <w:t xml:space="preserve">Except as provided in this paragraph (5)(d)(iv), if the transferor and transferee are </w:t>
      </w:r>
      <w:proofErr w:type="gramStart"/>
      <w:r>
        <w:t>affiliated</w:t>
      </w:r>
      <w:proofErr w:type="gramEnd"/>
      <w:r>
        <w:t xml:space="preserve"> retail marijuana businesses, the transfer is classified as an affiliated transfer.</w:t>
      </w:r>
    </w:p>
    <w:p w14:paraId="35660B34" w14:textId="77777777" w:rsidR="00583EAD" w:rsidRDefault="00583EAD" w:rsidP="00583EAD">
      <w:pPr>
        <w:pStyle w:val="par4"/>
      </w:pPr>
      <w:r>
        <w:t>(B)</w:t>
      </w:r>
      <w:r>
        <w:tab/>
        <w:t>Except as provided in this paragraph (5)(d)(iv), if the transferor and transferee are unaffiliated retail marijuana businesses, the transfer is classified as an unaffiliated transfer.</w:t>
      </w:r>
    </w:p>
    <w:p w14:paraId="26C89F03" w14:textId="77777777" w:rsidR="00583EAD" w:rsidRDefault="00583EAD" w:rsidP="00583EAD">
      <w:pPr>
        <w:pStyle w:val="par4"/>
      </w:pPr>
      <w:r>
        <w:t>(C)</w:t>
      </w:r>
      <w:r>
        <w:tab/>
        <w:t>In the case of a transfer described in paragraph (3)(a)(</w:t>
      </w:r>
      <w:proofErr w:type="spellStart"/>
      <w:r>
        <w:t>i</w:t>
      </w:r>
      <w:proofErr w:type="spellEnd"/>
      <w:r>
        <w:t>)(B) of this rule, the transfer is an unaffiliated AMR transfer.</w:t>
      </w:r>
    </w:p>
    <w:p w14:paraId="7988F6C0" w14:textId="77777777" w:rsidR="00583EAD" w:rsidRDefault="00583EAD" w:rsidP="00583EAD">
      <w:pPr>
        <w:pStyle w:val="par4"/>
      </w:pPr>
      <w:r>
        <w:t>(D)</w:t>
      </w:r>
      <w:r>
        <w:tab/>
        <w:t>In the case of a transfer described in paragraph (3)(a)(ii)(B) of this rule, the transfer is an affiliated contract price transfer. The transferor and transferee shall record the contract price as provided in that paragraph.</w:t>
      </w:r>
    </w:p>
    <w:p w14:paraId="166F1A97" w14:textId="77777777" w:rsidR="00583EAD" w:rsidRDefault="00583EAD" w:rsidP="0078231B">
      <w:pPr>
        <w:pStyle w:val="par2"/>
      </w:pPr>
      <w:r>
        <w:lastRenderedPageBreak/>
        <w:t>(e)</w:t>
      </w:r>
      <w:r>
        <w:tab/>
      </w:r>
      <w:r w:rsidRPr="00607A64">
        <w:rPr>
          <w:i/>
          <w:iCs/>
        </w:rPr>
        <w:t>Evidence of Payment of Tax.</w:t>
      </w:r>
      <w:r>
        <w:rPr>
          <w:b/>
          <w:bCs/>
        </w:rPr>
        <w:t xml:space="preserve"> </w:t>
      </w:r>
      <w:r>
        <w:t>Copies of all books and records required to be maintained pursuant to section 39-28.8-303, C.R.S., must be maintained at each retail marijuana store, retail marijuana products manufacturing facility, or retail marijuana cultivation facility for a period of at least three years.</w:t>
      </w:r>
    </w:p>
    <w:p w14:paraId="3F5BC9A1" w14:textId="2A67F86C" w:rsidR="00583EAD" w:rsidRDefault="00583EAD" w:rsidP="000F758D">
      <w:pPr>
        <w:pStyle w:val="par2"/>
      </w:pPr>
      <w:r>
        <w:t>(f)</w:t>
      </w:r>
      <w:r>
        <w:tab/>
      </w:r>
      <w:r>
        <w:rPr>
          <w:i/>
          <w:iCs/>
        </w:rPr>
        <w:t xml:space="preserve">Incorporation by Reference. </w:t>
      </w:r>
      <w:r>
        <w:t xml:space="preserve">Rule 6-235 adopted by the Marijuana Enforcement Division pursuant to article 10 of title 44, C.R.S., at 1 CCR 212-3, in effect as of January 5, 2026, is hereby incorporated by reference. A copy of this rule available online at: </w:t>
      </w:r>
      <w:r w:rsidRPr="00A04312">
        <w:t>https://www.sos.state.co.us/CCR/GenerateRulePdf.do?ruleVersionId=</w:t>
      </w:r>
      <w:ins w:id="247" w:author="Josh Pens" w:date="2026-09-01T14:31:00Z" w16du:dateUtc="2026-09-01T20:31:00Z">
        <w:r w:rsidRPr="00A04312">
          <w:t>12351&amp;fileName=1%20CCR%20212-3</w:t>
        </w:r>
        <w:r>
          <w:t>.</w:t>
        </w:r>
      </w:ins>
    </w:p>
    <w:sectPr w:rsidR="00583EAD" w:rsidSect="00CC12CE">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FE27A" w14:textId="77777777" w:rsidR="00950E23" w:rsidRDefault="00950E23" w:rsidP="00112A8C">
      <w:r>
        <w:separator/>
      </w:r>
    </w:p>
  </w:endnote>
  <w:endnote w:type="continuationSeparator" w:id="0">
    <w:p w14:paraId="34784850" w14:textId="77777777" w:rsidR="00950E23" w:rsidRDefault="00950E23"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BCF6B"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5C1AE0">
      <w:rPr>
        <w:b/>
        <w:noProof/>
      </w:rPr>
      <w:t>1</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7BDF6"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75344D">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4A2BC" w14:textId="77777777" w:rsidR="00950E23" w:rsidRDefault="00950E23" w:rsidP="00112A8C">
      <w:r>
        <w:separator/>
      </w:r>
    </w:p>
  </w:footnote>
  <w:footnote w:type="continuationSeparator" w:id="0">
    <w:p w14:paraId="77175033" w14:textId="77777777" w:rsidR="00950E23" w:rsidRDefault="00950E23"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46540" w14:textId="4D9A7203" w:rsidR="00CC12CE" w:rsidRPr="00D560A2" w:rsidRDefault="00CC12CE" w:rsidP="00583EAD">
    <w:pPr>
      <w:pBdr>
        <w:bottom w:val="single" w:sz="12" w:space="1" w:color="auto"/>
      </w:pBdr>
      <w:tabs>
        <w:tab w:val="right" w:pos="9360"/>
      </w:tabs>
      <w:spacing w:before="0"/>
      <w:rPr>
        <w:rFonts w:cs="Arial"/>
        <w:b/>
        <w:i/>
        <w:color w:val="000000"/>
      </w:rPr>
    </w:pPr>
    <w:bookmarkStart w:id="248" w:name="_Hlk220342015"/>
    <w:bookmarkStart w:id="249" w:name="_Hlk220342016"/>
    <w:bookmarkStart w:id="250" w:name="_Hlk220342063"/>
    <w:bookmarkStart w:id="251" w:name="_Hlk220342064"/>
    <w:bookmarkStart w:id="252" w:name="_Hlk226463999"/>
    <w:bookmarkStart w:id="253" w:name="_Hlk226464000"/>
    <w:r w:rsidRPr="00D560A2">
      <w:rPr>
        <w:rFonts w:cs="Arial"/>
        <w:b/>
        <w:i/>
      </w:rPr>
      <w:t>Code of Colorado Regulations</w:t>
    </w:r>
    <w:r w:rsidR="0050209E" w:rsidRPr="00D560A2">
      <w:rPr>
        <w:rFonts w:cs="Arial"/>
        <w:b/>
        <w:i/>
        <w:caps/>
      </w:rPr>
      <w:tab/>
    </w:r>
    <w:r w:rsidRPr="00D560A2">
      <w:rPr>
        <w:rFonts w:cs="Arial"/>
        <w:b/>
        <w:i/>
        <w:caps/>
      </w:rPr>
      <w:t>1</w:t>
    </w:r>
    <w:r w:rsidRPr="00D560A2">
      <w:rPr>
        <w:rFonts w:cs="Arial"/>
        <w:b/>
        <w:i/>
        <w:color w:val="000000"/>
      </w:rPr>
      <w:t xml:space="preserve"> CCR </w:t>
    </w:r>
    <w:r w:rsidR="00583EAD">
      <w:rPr>
        <w:rFonts w:cs="Arial"/>
        <w:b/>
        <w:i/>
        <w:color w:val="000000"/>
      </w:rPr>
      <w:t>201-18</w:t>
    </w:r>
  </w:p>
  <w:bookmarkEnd w:id="248"/>
  <w:bookmarkEnd w:id="249"/>
  <w:bookmarkEnd w:id="250"/>
  <w:bookmarkEnd w:id="251"/>
  <w:bookmarkEnd w:id="252"/>
  <w:bookmarkEnd w:id="253"/>
  <w:p w14:paraId="639D23CF" w14:textId="692EDE3D" w:rsidR="00CC12CE" w:rsidRPr="00D560A2" w:rsidRDefault="00583EAD" w:rsidP="002B27B6">
    <w:pPr>
      <w:pBdr>
        <w:bottom w:val="single" w:sz="12" w:space="1" w:color="auto"/>
      </w:pBdr>
      <w:spacing w:before="0"/>
      <w:rPr>
        <w:rFonts w:cs="Arial"/>
        <w:b/>
        <w:i/>
      </w:rPr>
    </w:pPr>
    <w:r>
      <w:rPr>
        <w:rFonts w:cs="Arial"/>
        <w:b/>
        <w:i/>
      </w:rPr>
      <w:t>Taxation Division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1" w15:restartNumberingAfterBreak="0">
    <w:nsid w:val="563F6707"/>
    <w:multiLevelType w:val="multilevel"/>
    <w:tmpl w:val="C42209AC"/>
    <w:numStyleLink w:val="CDOSCCR"/>
  </w:abstractNum>
  <w:abstractNum w:abstractNumId="12" w15:restartNumberingAfterBreak="0">
    <w:nsid w:val="56D873C4"/>
    <w:multiLevelType w:val="hybridMultilevel"/>
    <w:tmpl w:val="EC760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4638833">
    <w:abstractNumId w:val="9"/>
  </w:num>
  <w:num w:numId="2" w16cid:durableId="1108155446">
    <w:abstractNumId w:val="7"/>
  </w:num>
  <w:num w:numId="3" w16cid:durableId="2077706159">
    <w:abstractNumId w:val="6"/>
  </w:num>
  <w:num w:numId="4" w16cid:durableId="933897359">
    <w:abstractNumId w:val="5"/>
  </w:num>
  <w:num w:numId="5" w16cid:durableId="746609350">
    <w:abstractNumId w:val="4"/>
  </w:num>
  <w:num w:numId="6" w16cid:durableId="627786051">
    <w:abstractNumId w:val="8"/>
  </w:num>
  <w:num w:numId="7" w16cid:durableId="1561210284">
    <w:abstractNumId w:val="3"/>
  </w:num>
  <w:num w:numId="8" w16cid:durableId="1326402002">
    <w:abstractNumId w:val="2"/>
  </w:num>
  <w:num w:numId="9" w16cid:durableId="1064452073">
    <w:abstractNumId w:val="1"/>
  </w:num>
  <w:num w:numId="10" w16cid:durableId="203714563">
    <w:abstractNumId w:val="0"/>
  </w:num>
  <w:num w:numId="11" w16cid:durableId="1709718470">
    <w:abstractNumId w:val="12"/>
  </w:num>
  <w:num w:numId="12" w16cid:durableId="236018032">
    <w:abstractNumId w:val="10"/>
  </w:num>
  <w:num w:numId="13" w16cid:durableId="2116245184">
    <w:abstractNumId w:val="11"/>
    <w:lvlOverride w:ilvl="0">
      <w:lvl w:ilvl="0">
        <w:start w:val="1"/>
        <w:numFmt w:val="upperLetter"/>
        <w:lvlText w:val="%1."/>
        <w:lvlJc w:val="left"/>
        <w:pPr>
          <w:ind w:left="720" w:hanging="720"/>
        </w:pPr>
        <w:rPr>
          <w:rFonts w:hint="default"/>
          <w:color w:val="auto"/>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EAD"/>
    <w:rsid w:val="00013838"/>
    <w:rsid w:val="000233CD"/>
    <w:rsid w:val="00044A67"/>
    <w:rsid w:val="000466E9"/>
    <w:rsid w:val="000470EC"/>
    <w:rsid w:val="00052AB7"/>
    <w:rsid w:val="00052BCD"/>
    <w:rsid w:val="000A5A5A"/>
    <w:rsid w:val="000A6B8D"/>
    <w:rsid w:val="000B0C3F"/>
    <w:rsid w:val="000B1D71"/>
    <w:rsid w:val="000B2E42"/>
    <w:rsid w:val="000B66F4"/>
    <w:rsid w:val="000C38E5"/>
    <w:rsid w:val="000C435C"/>
    <w:rsid w:val="000D38A8"/>
    <w:rsid w:val="000E2398"/>
    <w:rsid w:val="000F4FF6"/>
    <w:rsid w:val="000F758D"/>
    <w:rsid w:val="00101540"/>
    <w:rsid w:val="00112A8C"/>
    <w:rsid w:val="00115E27"/>
    <w:rsid w:val="001236A9"/>
    <w:rsid w:val="00123D73"/>
    <w:rsid w:val="00136129"/>
    <w:rsid w:val="001453E5"/>
    <w:rsid w:val="001552DF"/>
    <w:rsid w:val="0016617C"/>
    <w:rsid w:val="0018020C"/>
    <w:rsid w:val="00181363"/>
    <w:rsid w:val="001C2929"/>
    <w:rsid w:val="001D7598"/>
    <w:rsid w:val="001E3BA2"/>
    <w:rsid w:val="001F227D"/>
    <w:rsid w:val="001F4713"/>
    <w:rsid w:val="00235CFA"/>
    <w:rsid w:val="002451A9"/>
    <w:rsid w:val="002B27B6"/>
    <w:rsid w:val="002B3611"/>
    <w:rsid w:val="002C3A77"/>
    <w:rsid w:val="002C4265"/>
    <w:rsid w:val="002E0BB4"/>
    <w:rsid w:val="00304210"/>
    <w:rsid w:val="003161F6"/>
    <w:rsid w:val="00330A45"/>
    <w:rsid w:val="00353328"/>
    <w:rsid w:val="00356142"/>
    <w:rsid w:val="00362D18"/>
    <w:rsid w:val="003635C9"/>
    <w:rsid w:val="003800C9"/>
    <w:rsid w:val="00396731"/>
    <w:rsid w:val="003B38AB"/>
    <w:rsid w:val="003C0208"/>
    <w:rsid w:val="003D2E68"/>
    <w:rsid w:val="003D78E1"/>
    <w:rsid w:val="003E4BAD"/>
    <w:rsid w:val="00401B5A"/>
    <w:rsid w:val="00402A62"/>
    <w:rsid w:val="0043569A"/>
    <w:rsid w:val="00451FCF"/>
    <w:rsid w:val="00452CFD"/>
    <w:rsid w:val="0045662C"/>
    <w:rsid w:val="00465F34"/>
    <w:rsid w:val="00471DFA"/>
    <w:rsid w:val="00475A8A"/>
    <w:rsid w:val="0047717E"/>
    <w:rsid w:val="0049255B"/>
    <w:rsid w:val="004C175C"/>
    <w:rsid w:val="004D507D"/>
    <w:rsid w:val="004E6EED"/>
    <w:rsid w:val="004F0E70"/>
    <w:rsid w:val="004F187C"/>
    <w:rsid w:val="004F3903"/>
    <w:rsid w:val="0050209E"/>
    <w:rsid w:val="005052EF"/>
    <w:rsid w:val="00512870"/>
    <w:rsid w:val="00552DB7"/>
    <w:rsid w:val="00561154"/>
    <w:rsid w:val="00565958"/>
    <w:rsid w:val="00573E74"/>
    <w:rsid w:val="00580E3C"/>
    <w:rsid w:val="00581617"/>
    <w:rsid w:val="00582E61"/>
    <w:rsid w:val="00583EAD"/>
    <w:rsid w:val="00584022"/>
    <w:rsid w:val="00585AFE"/>
    <w:rsid w:val="005A0C7D"/>
    <w:rsid w:val="005B362F"/>
    <w:rsid w:val="005B7C73"/>
    <w:rsid w:val="005C1AE0"/>
    <w:rsid w:val="005C6216"/>
    <w:rsid w:val="005C7654"/>
    <w:rsid w:val="005E7C5C"/>
    <w:rsid w:val="005F22C8"/>
    <w:rsid w:val="005F2938"/>
    <w:rsid w:val="00614C5A"/>
    <w:rsid w:val="00621C66"/>
    <w:rsid w:val="00640BB4"/>
    <w:rsid w:val="00641698"/>
    <w:rsid w:val="00654F77"/>
    <w:rsid w:val="00680F0F"/>
    <w:rsid w:val="006C6A0A"/>
    <w:rsid w:val="006D3446"/>
    <w:rsid w:val="006E3111"/>
    <w:rsid w:val="00701EFE"/>
    <w:rsid w:val="00705048"/>
    <w:rsid w:val="00726C5A"/>
    <w:rsid w:val="00727187"/>
    <w:rsid w:val="00735ADF"/>
    <w:rsid w:val="0075344D"/>
    <w:rsid w:val="007553E0"/>
    <w:rsid w:val="00762642"/>
    <w:rsid w:val="00765911"/>
    <w:rsid w:val="00775473"/>
    <w:rsid w:val="00775A7A"/>
    <w:rsid w:val="0078231B"/>
    <w:rsid w:val="007B7EAE"/>
    <w:rsid w:val="007C78DB"/>
    <w:rsid w:val="007F40CA"/>
    <w:rsid w:val="007F4B54"/>
    <w:rsid w:val="0080471E"/>
    <w:rsid w:val="008067BD"/>
    <w:rsid w:val="00813186"/>
    <w:rsid w:val="008133EE"/>
    <w:rsid w:val="00817877"/>
    <w:rsid w:val="00820087"/>
    <w:rsid w:val="00835BCB"/>
    <w:rsid w:val="00841C32"/>
    <w:rsid w:val="00844BFE"/>
    <w:rsid w:val="00847C5F"/>
    <w:rsid w:val="008511ED"/>
    <w:rsid w:val="008A3CDE"/>
    <w:rsid w:val="008A7FC9"/>
    <w:rsid w:val="008D3194"/>
    <w:rsid w:val="008D7BF5"/>
    <w:rsid w:val="008E2B77"/>
    <w:rsid w:val="008F1452"/>
    <w:rsid w:val="00926E88"/>
    <w:rsid w:val="00935277"/>
    <w:rsid w:val="00944001"/>
    <w:rsid w:val="00945184"/>
    <w:rsid w:val="00950E23"/>
    <w:rsid w:val="00964118"/>
    <w:rsid w:val="009649D7"/>
    <w:rsid w:val="00967D47"/>
    <w:rsid w:val="00971EA5"/>
    <w:rsid w:val="00977CED"/>
    <w:rsid w:val="009822BD"/>
    <w:rsid w:val="009928A9"/>
    <w:rsid w:val="009A04D6"/>
    <w:rsid w:val="009A3DF6"/>
    <w:rsid w:val="009B11B6"/>
    <w:rsid w:val="009B137F"/>
    <w:rsid w:val="009B1D88"/>
    <w:rsid w:val="009B7051"/>
    <w:rsid w:val="009C40A7"/>
    <w:rsid w:val="009C71E4"/>
    <w:rsid w:val="009E0F08"/>
    <w:rsid w:val="009F1DAD"/>
    <w:rsid w:val="00A1240F"/>
    <w:rsid w:val="00A16B68"/>
    <w:rsid w:val="00A17E85"/>
    <w:rsid w:val="00A36541"/>
    <w:rsid w:val="00A47900"/>
    <w:rsid w:val="00A610C0"/>
    <w:rsid w:val="00A82182"/>
    <w:rsid w:val="00A87C51"/>
    <w:rsid w:val="00A90305"/>
    <w:rsid w:val="00A92F94"/>
    <w:rsid w:val="00A9551F"/>
    <w:rsid w:val="00AB58A8"/>
    <w:rsid w:val="00AB6310"/>
    <w:rsid w:val="00AD1288"/>
    <w:rsid w:val="00AE4262"/>
    <w:rsid w:val="00AE61D0"/>
    <w:rsid w:val="00AE630F"/>
    <w:rsid w:val="00AF2BC1"/>
    <w:rsid w:val="00AF4B9E"/>
    <w:rsid w:val="00B0153D"/>
    <w:rsid w:val="00B1620A"/>
    <w:rsid w:val="00B224CE"/>
    <w:rsid w:val="00B25468"/>
    <w:rsid w:val="00B26D52"/>
    <w:rsid w:val="00B44F6D"/>
    <w:rsid w:val="00B617A6"/>
    <w:rsid w:val="00B707A7"/>
    <w:rsid w:val="00B75CB6"/>
    <w:rsid w:val="00B91411"/>
    <w:rsid w:val="00B92913"/>
    <w:rsid w:val="00BA164E"/>
    <w:rsid w:val="00BB226C"/>
    <w:rsid w:val="00BB7319"/>
    <w:rsid w:val="00BF298D"/>
    <w:rsid w:val="00BF29F4"/>
    <w:rsid w:val="00BF6E0D"/>
    <w:rsid w:val="00C00DF4"/>
    <w:rsid w:val="00C02CF9"/>
    <w:rsid w:val="00C21BE5"/>
    <w:rsid w:val="00C26191"/>
    <w:rsid w:val="00C333DB"/>
    <w:rsid w:val="00C50C89"/>
    <w:rsid w:val="00C53E0E"/>
    <w:rsid w:val="00C57A37"/>
    <w:rsid w:val="00C90843"/>
    <w:rsid w:val="00CB16AF"/>
    <w:rsid w:val="00CB661E"/>
    <w:rsid w:val="00CC12CE"/>
    <w:rsid w:val="00CD06F3"/>
    <w:rsid w:val="00CD46BE"/>
    <w:rsid w:val="00CE144D"/>
    <w:rsid w:val="00D132C1"/>
    <w:rsid w:val="00D2366F"/>
    <w:rsid w:val="00D24BE5"/>
    <w:rsid w:val="00D311B0"/>
    <w:rsid w:val="00D42425"/>
    <w:rsid w:val="00D560A2"/>
    <w:rsid w:val="00D5642D"/>
    <w:rsid w:val="00D6180F"/>
    <w:rsid w:val="00D80DD0"/>
    <w:rsid w:val="00D84C91"/>
    <w:rsid w:val="00D8679A"/>
    <w:rsid w:val="00DA4606"/>
    <w:rsid w:val="00DA49CA"/>
    <w:rsid w:val="00DA577A"/>
    <w:rsid w:val="00DB05EE"/>
    <w:rsid w:val="00DB075B"/>
    <w:rsid w:val="00DB3C32"/>
    <w:rsid w:val="00DB3DE6"/>
    <w:rsid w:val="00DB4C27"/>
    <w:rsid w:val="00DC0D06"/>
    <w:rsid w:val="00DC6E44"/>
    <w:rsid w:val="00DD7A60"/>
    <w:rsid w:val="00DD7C46"/>
    <w:rsid w:val="00DF0958"/>
    <w:rsid w:val="00E03B49"/>
    <w:rsid w:val="00E5169E"/>
    <w:rsid w:val="00E565DD"/>
    <w:rsid w:val="00E607A5"/>
    <w:rsid w:val="00E65252"/>
    <w:rsid w:val="00E708B8"/>
    <w:rsid w:val="00E955F9"/>
    <w:rsid w:val="00EA12E4"/>
    <w:rsid w:val="00EC5AF9"/>
    <w:rsid w:val="00EC645C"/>
    <w:rsid w:val="00ED6598"/>
    <w:rsid w:val="00EF27F6"/>
    <w:rsid w:val="00EF5377"/>
    <w:rsid w:val="00EF6BD6"/>
    <w:rsid w:val="00F125C3"/>
    <w:rsid w:val="00F30A87"/>
    <w:rsid w:val="00F37AF7"/>
    <w:rsid w:val="00F93729"/>
    <w:rsid w:val="00F944D6"/>
    <w:rsid w:val="00F97ED4"/>
    <w:rsid w:val="00FA09D9"/>
    <w:rsid w:val="00FB5FBA"/>
    <w:rsid w:val="00FD759A"/>
    <w:rsid w:val="00FF2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F8423C"/>
  <w15:chartTrackingRefBased/>
  <w15:docId w15:val="{D133A032-A159-4157-8FF1-AABC64213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8231B"/>
    <w:pPr>
      <w:spacing w:before="240"/>
    </w:pPr>
    <w:rPr>
      <w:sz w:val="24"/>
    </w:rPr>
  </w:style>
  <w:style w:type="paragraph" w:styleId="Heading1">
    <w:name w:val="heading 1"/>
    <w:basedOn w:val="Normal"/>
    <w:next w:val="Normal"/>
    <w:link w:val="Heading1Char"/>
    <w:autoRedefine/>
    <w:qFormat/>
    <w:rsid w:val="000F758D"/>
    <w:pPr>
      <w:keepNext/>
      <w:spacing w:after="60"/>
      <w:outlineLvl w:val="0"/>
    </w:pPr>
    <w:rPr>
      <w:b/>
      <w:bCs/>
      <w:caps/>
      <w:kern w:val="32"/>
      <w:szCs w:val="32"/>
    </w:rPr>
  </w:style>
  <w:style w:type="paragraph" w:styleId="Heading2">
    <w:name w:val="heading 2"/>
    <w:basedOn w:val="Normal"/>
    <w:next w:val="Normal"/>
    <w:link w:val="Heading2Char"/>
    <w:autoRedefine/>
    <w:qFormat/>
    <w:rsid w:val="0078231B"/>
    <w:pPr>
      <w:keepNext/>
      <w:spacing w:after="60"/>
      <w:outlineLvl w:val="1"/>
    </w:pPr>
    <w:rPr>
      <w:b/>
      <w:bCs/>
      <w:iCs/>
      <w:szCs w:val="28"/>
    </w:rPr>
  </w:style>
  <w:style w:type="paragraph" w:styleId="Heading3">
    <w:name w:val="heading 3"/>
    <w:basedOn w:val="Normal"/>
    <w:next w:val="Normal"/>
    <w:link w:val="Heading3Char"/>
    <w:autoRedefine/>
    <w:qFormat/>
    <w:rsid w:val="0078231B"/>
    <w:pPr>
      <w:keepNext/>
      <w:spacing w:after="60"/>
      <w:outlineLvl w:val="2"/>
    </w:pPr>
    <w:rPr>
      <w:b/>
      <w:bCs/>
      <w:szCs w:val="26"/>
    </w:rPr>
  </w:style>
  <w:style w:type="paragraph" w:styleId="Heading4">
    <w:name w:val="heading 4"/>
    <w:basedOn w:val="Normal"/>
    <w:next w:val="Normal"/>
    <w:link w:val="Heading4Char"/>
    <w:unhideWhenUsed/>
    <w:qFormat/>
    <w:rsid w:val="0078231B"/>
    <w:pPr>
      <w:keepNext/>
      <w:keepLines/>
      <w:spacing w:after="60"/>
      <w:outlineLvl w:val="3"/>
    </w:pPr>
    <w:rPr>
      <w:rFonts w:eastAsiaTheme="majorEastAsia" w:cstheme="majorBidi"/>
      <w:b/>
      <w:iCs/>
    </w:rPr>
  </w:style>
  <w:style w:type="paragraph" w:styleId="Heading5">
    <w:name w:val="heading 5"/>
    <w:basedOn w:val="Normal"/>
    <w:next w:val="Normal"/>
    <w:link w:val="Heading5Char"/>
    <w:semiHidden/>
    <w:unhideWhenUsed/>
    <w:qFormat/>
    <w:rsid w:val="0078231B"/>
    <w:pPr>
      <w:keepNext/>
      <w:keepLines/>
      <w:spacing w:after="60"/>
      <w:outlineLvl w:val="4"/>
    </w:pPr>
    <w:rPr>
      <w:rFonts w:eastAsiaTheme="majorEastAsia"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8231B"/>
    <w:rPr>
      <w:b/>
      <w:bCs/>
      <w:caps/>
      <w:kern w:val="32"/>
      <w:sz w:val="24"/>
      <w:szCs w:val="32"/>
    </w:rPr>
  </w:style>
  <w:style w:type="character" w:customStyle="1" w:styleId="Heading3Char">
    <w:name w:val="Heading 3 Char"/>
    <w:basedOn w:val="DefaultParagraphFont"/>
    <w:link w:val="Heading3"/>
    <w:rsid w:val="0078231B"/>
    <w:rPr>
      <w:b/>
      <w:bCs/>
      <w:sz w:val="24"/>
      <w:szCs w:val="26"/>
    </w:rPr>
  </w:style>
  <w:style w:type="paragraph" w:styleId="Header">
    <w:name w:val="header"/>
    <w:basedOn w:val="Normal"/>
    <w:link w:val="HeaderChar"/>
    <w:rsid w:val="0078231B"/>
    <w:pPr>
      <w:tabs>
        <w:tab w:val="center" w:pos="4680"/>
        <w:tab w:val="right" w:pos="9360"/>
      </w:tabs>
      <w:spacing w:before="0"/>
    </w:pPr>
  </w:style>
  <w:style w:type="paragraph" w:customStyle="1" w:styleId="par1">
    <w:name w:val="par1"/>
    <w:basedOn w:val="Normal"/>
    <w:autoRedefine/>
    <w:qFormat/>
    <w:rsid w:val="0078231B"/>
    <w:pPr>
      <w:tabs>
        <w:tab w:val="left" w:pos="720"/>
        <w:tab w:val="left" w:pos="1440"/>
        <w:tab w:val="left" w:pos="2160"/>
      </w:tabs>
      <w:ind w:left="720" w:hanging="720"/>
    </w:pPr>
    <w:rPr>
      <w:szCs w:val="24"/>
    </w:rPr>
  </w:style>
  <w:style w:type="paragraph" w:customStyle="1" w:styleId="cp">
    <w:name w:val="cp"/>
    <w:basedOn w:val="Normal"/>
    <w:rsid w:val="0078231B"/>
    <w:pPr>
      <w:jc w:val="center"/>
    </w:pPr>
  </w:style>
  <w:style w:type="paragraph" w:customStyle="1" w:styleId="par2">
    <w:name w:val="par2"/>
    <w:basedOn w:val="par1"/>
    <w:autoRedefine/>
    <w:rsid w:val="000F758D"/>
    <w:pPr>
      <w:keepNext/>
      <w:ind w:left="1440"/>
    </w:pPr>
  </w:style>
  <w:style w:type="paragraph" w:customStyle="1" w:styleId="upar2">
    <w:name w:val="upar2"/>
    <w:basedOn w:val="upar1"/>
    <w:autoRedefine/>
    <w:rsid w:val="0078231B"/>
    <w:pPr>
      <w:ind w:left="720"/>
    </w:pPr>
    <w:rPr>
      <w:szCs w:val="24"/>
    </w:rPr>
  </w:style>
  <w:style w:type="paragraph" w:customStyle="1" w:styleId="upar1">
    <w:name w:val="upar1"/>
    <w:basedOn w:val="Normal"/>
    <w:autoRedefine/>
    <w:rsid w:val="0078231B"/>
    <w:pPr>
      <w:tabs>
        <w:tab w:val="left" w:pos="720"/>
        <w:tab w:val="left" w:pos="1440"/>
      </w:tabs>
    </w:pPr>
    <w:rPr>
      <w:rFonts w:cs="Arial"/>
    </w:rPr>
  </w:style>
  <w:style w:type="paragraph" w:customStyle="1" w:styleId="upar3">
    <w:name w:val="upar3"/>
    <w:basedOn w:val="upar1"/>
    <w:autoRedefine/>
    <w:rsid w:val="0078231B"/>
    <w:pPr>
      <w:ind w:left="1440"/>
    </w:pPr>
  </w:style>
  <w:style w:type="paragraph" w:customStyle="1" w:styleId="upar4">
    <w:name w:val="upar4"/>
    <w:basedOn w:val="upar1"/>
    <w:rsid w:val="0078231B"/>
    <w:pPr>
      <w:ind w:left="2160"/>
    </w:pPr>
  </w:style>
  <w:style w:type="paragraph" w:customStyle="1" w:styleId="par3">
    <w:name w:val="par3"/>
    <w:basedOn w:val="par1"/>
    <w:rsid w:val="0078231B"/>
    <w:pPr>
      <w:ind w:left="2160"/>
    </w:pPr>
  </w:style>
  <w:style w:type="paragraph" w:customStyle="1" w:styleId="par4">
    <w:name w:val="par4"/>
    <w:basedOn w:val="par1"/>
    <w:rsid w:val="0078231B"/>
    <w:pPr>
      <w:ind w:left="2880"/>
    </w:pPr>
  </w:style>
  <w:style w:type="paragraph" w:customStyle="1" w:styleId="par5">
    <w:name w:val="par5"/>
    <w:basedOn w:val="par1"/>
    <w:rsid w:val="0078231B"/>
    <w:pPr>
      <w:ind w:left="3600"/>
    </w:pPr>
  </w:style>
  <w:style w:type="paragraph" w:customStyle="1" w:styleId="upar5">
    <w:name w:val="upar5"/>
    <w:basedOn w:val="upar1"/>
    <w:rsid w:val="0078231B"/>
    <w:pPr>
      <w:ind w:left="2880"/>
    </w:pPr>
  </w:style>
  <w:style w:type="paragraph" w:customStyle="1" w:styleId="par6">
    <w:name w:val="par6"/>
    <w:basedOn w:val="par1"/>
    <w:rsid w:val="0078231B"/>
    <w:pPr>
      <w:ind w:left="4320"/>
    </w:pPr>
  </w:style>
  <w:style w:type="paragraph" w:customStyle="1" w:styleId="upar6">
    <w:name w:val="upar6"/>
    <w:basedOn w:val="upar1"/>
    <w:rsid w:val="0078231B"/>
    <w:pPr>
      <w:ind w:left="3600"/>
    </w:pPr>
  </w:style>
  <w:style w:type="paragraph" w:customStyle="1" w:styleId="Footnote">
    <w:name w:val="Footnote"/>
    <w:basedOn w:val="Normal"/>
    <w:autoRedefine/>
    <w:qFormat/>
    <w:rsid w:val="0078231B"/>
    <w:pPr>
      <w:spacing w:before="120"/>
    </w:pPr>
    <w:rPr>
      <w:szCs w:val="16"/>
    </w:rPr>
  </w:style>
  <w:style w:type="character" w:customStyle="1" w:styleId="HeaderChar">
    <w:name w:val="Header Char"/>
    <w:basedOn w:val="DefaultParagraphFont"/>
    <w:link w:val="Header"/>
    <w:rsid w:val="0078231B"/>
    <w:rPr>
      <w:sz w:val="24"/>
    </w:rPr>
  </w:style>
  <w:style w:type="character" w:customStyle="1" w:styleId="Heading4Char">
    <w:name w:val="Heading 4 Char"/>
    <w:basedOn w:val="DefaultParagraphFont"/>
    <w:link w:val="Heading4"/>
    <w:rsid w:val="0078231B"/>
    <w:rPr>
      <w:rFonts w:eastAsiaTheme="majorEastAsia" w:cstheme="majorBidi"/>
      <w:b/>
      <w:iCs/>
      <w:sz w:val="24"/>
    </w:rPr>
  </w:style>
  <w:style w:type="paragraph" w:styleId="Footer">
    <w:name w:val="footer"/>
    <w:basedOn w:val="Normal"/>
    <w:link w:val="FooterChar"/>
    <w:rsid w:val="0078231B"/>
    <w:pPr>
      <w:tabs>
        <w:tab w:val="center" w:pos="4680"/>
        <w:tab w:val="right" w:pos="9360"/>
      </w:tabs>
    </w:pPr>
  </w:style>
  <w:style w:type="character" w:customStyle="1" w:styleId="FooterChar">
    <w:name w:val="Footer Char"/>
    <w:link w:val="Footer"/>
    <w:rsid w:val="0078231B"/>
    <w:rPr>
      <w:sz w:val="24"/>
    </w:rPr>
  </w:style>
  <w:style w:type="paragraph" w:customStyle="1" w:styleId="Upar1Bold">
    <w:name w:val="Upar1 + Bold"/>
    <w:basedOn w:val="Normal"/>
    <w:autoRedefine/>
    <w:rsid w:val="0078231B"/>
    <w:pPr>
      <w:tabs>
        <w:tab w:val="left" w:pos="720"/>
        <w:tab w:val="left" w:pos="1440"/>
      </w:tabs>
    </w:pPr>
    <w:rPr>
      <w:rFonts w:cs="Arial"/>
      <w:b/>
      <w:bCs/>
    </w:rPr>
  </w:style>
  <w:style w:type="character" w:customStyle="1" w:styleId="Heading5Char">
    <w:name w:val="Heading 5 Char"/>
    <w:basedOn w:val="DefaultParagraphFont"/>
    <w:link w:val="Heading5"/>
    <w:semiHidden/>
    <w:rsid w:val="0078231B"/>
    <w:rPr>
      <w:rFonts w:eastAsiaTheme="majorEastAsia" w:cstheme="majorBidi"/>
      <w:b/>
      <w:sz w:val="24"/>
    </w:rPr>
  </w:style>
  <w:style w:type="paragraph" w:customStyle="1" w:styleId="FootnoteItalic">
    <w:name w:val="Footnote + Italic"/>
    <w:basedOn w:val="Normal"/>
    <w:autoRedefine/>
    <w:rsid w:val="0078231B"/>
    <w:pPr>
      <w:spacing w:before="120"/>
    </w:pPr>
    <w:rPr>
      <w:i/>
      <w:iCs/>
      <w:szCs w:val="16"/>
    </w:rPr>
  </w:style>
  <w:style w:type="character" w:customStyle="1" w:styleId="Heading2Char">
    <w:name w:val="Heading 2 Char"/>
    <w:link w:val="Heading2"/>
    <w:rsid w:val="0078231B"/>
    <w:rPr>
      <w:b/>
      <w:bCs/>
      <w:iCs/>
      <w:sz w:val="24"/>
      <w:szCs w:val="28"/>
    </w:rPr>
  </w:style>
  <w:style w:type="numbering" w:customStyle="1" w:styleId="CDOSCCR">
    <w:name w:val="CDOS CCR"/>
    <w:rsid w:val="0078231B"/>
    <w:pPr>
      <w:numPr>
        <w:numId w:val="12"/>
      </w:numPr>
    </w:pPr>
  </w:style>
  <w:style w:type="paragraph" w:styleId="ListParagraph">
    <w:name w:val="List Paragraph"/>
    <w:basedOn w:val="Normal"/>
    <w:link w:val="ListParagraphChar"/>
    <w:uiPriority w:val="34"/>
    <w:qFormat/>
    <w:rsid w:val="0078231B"/>
    <w:pPr>
      <w:tabs>
        <w:tab w:val="left" w:pos="720"/>
        <w:tab w:val="left" w:pos="1440"/>
      </w:tabs>
      <w:ind w:left="720"/>
    </w:pPr>
    <w:rPr>
      <w:rFonts w:cs="Arial"/>
      <w:szCs w:val="22"/>
    </w:rPr>
  </w:style>
  <w:style w:type="character" w:customStyle="1" w:styleId="ListParagraphChar">
    <w:name w:val="List Paragraph Char"/>
    <w:basedOn w:val="DefaultParagraphFont"/>
    <w:link w:val="ListParagraph"/>
    <w:uiPriority w:val="34"/>
    <w:rsid w:val="0078231B"/>
    <w:rPr>
      <w:rFonts w:cs="Arial"/>
      <w:sz w:val="24"/>
      <w:szCs w:val="22"/>
    </w:rPr>
  </w:style>
  <w:style w:type="paragraph" w:customStyle="1" w:styleId="Par1Before3pt">
    <w:name w:val="Par1 + Before:  3 pt"/>
    <w:basedOn w:val="par1"/>
    <w:autoRedefine/>
    <w:rsid w:val="0078231B"/>
    <w:pPr>
      <w:spacing w:before="60"/>
    </w:pPr>
  </w:style>
  <w:style w:type="paragraph" w:customStyle="1" w:styleId="Par1Underline">
    <w:name w:val="Par1 + Underline"/>
    <w:basedOn w:val="par1"/>
    <w:autoRedefine/>
    <w:rsid w:val="0078231B"/>
    <w:rPr>
      <w:u w:val="single"/>
    </w:rPr>
  </w:style>
  <w:style w:type="paragraph" w:customStyle="1" w:styleId="Styleupar1Bold">
    <w:name w:val="Style upar1 + Bold"/>
    <w:basedOn w:val="upar1"/>
    <w:autoRedefine/>
    <w:qFormat/>
    <w:rsid w:val="0078231B"/>
    <w:rPr>
      <w:b/>
      <w:bCs/>
    </w:rPr>
  </w:style>
  <w:style w:type="paragraph" w:customStyle="1" w:styleId="StyleHeading2Italic">
    <w:name w:val="Style Heading 2 + Italic"/>
    <w:basedOn w:val="Heading2"/>
    <w:autoRedefine/>
    <w:rsid w:val="0078231B"/>
    <w:rPr>
      <w:i/>
      <w:iCs w:val="0"/>
    </w:rPr>
  </w:style>
  <w:style w:type="paragraph" w:customStyle="1" w:styleId="StyleFootnoteItalic">
    <w:name w:val="Style Footnote + Italic"/>
    <w:basedOn w:val="Normal"/>
    <w:autoRedefine/>
    <w:rsid w:val="0078231B"/>
    <w:pPr>
      <w:spacing w:before="120"/>
    </w:pPr>
    <w:rPr>
      <w:i/>
      <w:iCs/>
      <w:szCs w:val="16"/>
    </w:rPr>
  </w:style>
  <w:style w:type="paragraph" w:customStyle="1" w:styleId="StyleFootnoteItalic1">
    <w:name w:val="Style Footnote + Italic1"/>
    <w:basedOn w:val="Normal"/>
    <w:autoRedefine/>
    <w:rsid w:val="0078231B"/>
    <w:pPr>
      <w:spacing w:before="120"/>
    </w:pPr>
    <w:rPr>
      <w:i/>
      <w:iCs/>
      <w:szCs w:val="16"/>
    </w:rPr>
  </w:style>
  <w:style w:type="paragraph" w:customStyle="1" w:styleId="StyleFootnoteItalic2">
    <w:name w:val="Style Footnote + Italic2"/>
    <w:basedOn w:val="Normal"/>
    <w:autoRedefine/>
    <w:rsid w:val="0078231B"/>
    <w:pPr>
      <w:spacing w:before="120"/>
    </w:pPr>
    <w:rPr>
      <w:i/>
      <w:iCs/>
      <w:szCs w:val="16"/>
    </w:rPr>
  </w:style>
  <w:style w:type="paragraph" w:customStyle="1" w:styleId="StyleHeading1Allcaps">
    <w:name w:val="Style Heading 1 + All caps"/>
    <w:basedOn w:val="Heading1"/>
    <w:autoRedefine/>
    <w:rsid w:val="0078231B"/>
    <w:rPr>
      <w:caps w:val="0"/>
    </w:rPr>
  </w:style>
  <w:style w:type="paragraph" w:customStyle="1" w:styleId="Title1">
    <w:name w:val="Title1"/>
    <w:basedOn w:val="Normal"/>
    <w:autoRedefine/>
    <w:rsid w:val="00583EAD"/>
    <w:pPr>
      <w:keepNext/>
      <w:tabs>
        <w:tab w:val="left" w:pos="720"/>
        <w:tab w:val="left" w:pos="1440"/>
        <w:tab w:val="left" w:pos="2160"/>
      </w:tabs>
      <w:ind w:left="720" w:hanging="720"/>
      <w:outlineLvl w:val="0"/>
    </w:pPr>
    <w:rPr>
      <w:rFonts w:cs="Arial"/>
      <w:b/>
      <w:bCs/>
      <w:sz w:val="20"/>
    </w:rPr>
  </w:style>
  <w:style w:type="character" w:customStyle="1" w:styleId="SubtitleItalics">
    <w:name w:val="Subtitle Italics"/>
    <w:basedOn w:val="DefaultParagraphFont"/>
    <w:uiPriority w:val="1"/>
    <w:qFormat/>
    <w:rsid w:val="0078231B"/>
    <w:rPr>
      <w:i/>
    </w:rPr>
  </w:style>
  <w:style w:type="paragraph" w:styleId="Revision">
    <w:name w:val="Revision"/>
    <w:hidden/>
    <w:uiPriority w:val="99"/>
    <w:semiHidden/>
    <w:rsid w:val="009A04D6"/>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nsjd\Downloads\officialRuleFormatTemplate%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7F6166-A309-4020-9A47-74BE6BF92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officialRuleFormatTemplate (1).dotx</Template>
  <TotalTime>524</TotalTime>
  <Pages>25</Pages>
  <Words>7817</Words>
  <Characters>44558</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Hoxeng, Erika K.</dc:creator>
  <cp:keywords/>
  <cp:lastModifiedBy>Erika Hoxeng</cp:lastModifiedBy>
  <cp:revision>1</cp:revision>
  <dcterms:created xsi:type="dcterms:W3CDTF">2026-05-26T21:42:00Z</dcterms:created>
  <dcterms:modified xsi:type="dcterms:W3CDTF">2026-09-01T20:35:00Z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2026-04-09T15:56:57Z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2b44f5e0-9863-4ed2-aa08-b569bdc547c4</vt:lpwstr>
  </property>
  <property fmtid="{D5CDD505-2E9C-101B-9397-08002B2CF9AE}" pid="8" name="MSIP_Label_59e4beaa-c4ba-4ea9-a1f4-4e52626a3d73_ContentBits">
    <vt:lpwstr>0</vt:lpwstr>
  </property>
  <property fmtid="{D5CDD505-2E9C-101B-9397-08002B2CF9AE}" pid="9" name="MSIP_Label_59e4beaa-c4ba-4ea9-a1f4-4e52626a3d73_Tag">
    <vt:lpwstr>10, 3, 0, 1</vt:lpwstr>
  </property>
</Properties>
</file>