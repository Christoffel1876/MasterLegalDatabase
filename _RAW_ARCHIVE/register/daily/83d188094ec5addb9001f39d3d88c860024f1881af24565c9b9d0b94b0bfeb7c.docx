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eading=h.dnlcl4orza6i" w:colFirst="0" w:colLast="0" w:displacedByCustomXml="next"/>
    <w:bookmarkEnd w:id="0" w:displacedByCustomXml="next"/>
    <w:sdt>
      <w:sdtPr>
        <w:tag w:val="goog_rdk_0"/>
        <w:id w:val="-1833964445"/>
      </w:sdtPr>
      <w:sdtContent>
        <w:p w14:paraId="00000001" w14:textId="77777777" w:rsidR="00AC12B3" w:rsidRDefault="009432E2">
          <w:pPr>
            <w:pStyle w:val="Title"/>
            <w:ind w:left="2" w:hanging="4"/>
            <w:rPr>
              <w:b w:val="0"/>
              <w:bCs w:val="0"/>
              <w:u w:val="none"/>
            </w:rPr>
          </w:pPr>
          <w:r>
            <w:rPr>
              <w:b w:val="0"/>
              <w:bCs w:val="0"/>
              <w:u w:val="none"/>
            </w:rPr>
            <w:t xml:space="preserve">Colorado State Board of Human Services </w:t>
          </w:r>
        </w:p>
      </w:sdtContent>
    </w:sdt>
    <w:p w14:paraId="00000002" w14:textId="77777777" w:rsidR="00AC12B3" w:rsidRDefault="00AC12B3">
      <w:pPr>
        <w:pStyle w:val="Title"/>
        <w:ind w:left="2" w:hanging="4"/>
        <w:rPr>
          <w:b w:val="0"/>
          <w:bCs w:val="0"/>
          <w:u w:val="none"/>
        </w:rPr>
      </w:pPr>
      <w:bookmarkStart w:id="1" w:name="_heading=h.5jfe9csh8oox" w:colFirst="0" w:colLast="0"/>
      <w:bookmarkEnd w:id="1"/>
    </w:p>
    <w:p w14:paraId="00000003" w14:textId="77777777" w:rsidR="00AC12B3" w:rsidRDefault="009432E2">
      <w:pPr>
        <w:pStyle w:val="Title"/>
        <w:ind w:left="2" w:hanging="4"/>
        <w:rPr>
          <w:b w:val="0"/>
          <w:bCs w:val="0"/>
          <w:u w:val="none"/>
        </w:rPr>
      </w:pPr>
      <w:bookmarkStart w:id="2" w:name="_heading=h.obxuxyt8y2fi" w:colFirst="0" w:colLast="0"/>
      <w:bookmarkEnd w:id="2"/>
      <w:r>
        <w:rPr>
          <w:b w:val="0"/>
          <w:bCs w:val="0"/>
          <w:u w:val="none"/>
        </w:rPr>
        <w:t>RULEMAKING PACKET</w:t>
      </w:r>
    </w:p>
    <w:p w14:paraId="00000004" w14:textId="77777777" w:rsidR="00AC12B3" w:rsidRDefault="00AC12B3">
      <w:pPr>
        <w:ind w:hanging="2"/>
        <w:rPr>
          <w:sz w:val="22"/>
          <w:szCs w:val="22"/>
        </w:rPr>
      </w:pPr>
    </w:p>
    <w:p w14:paraId="00000006" w14:textId="77777777" w:rsidR="00AC12B3" w:rsidRDefault="00AC12B3">
      <w:bookmarkStart w:id="3" w:name="_heading=h.ao0jhdqonr37" w:colFirst="0" w:colLast="0"/>
      <w:bookmarkEnd w:id="3"/>
    </w:p>
    <w:p w14:paraId="00000007" w14:textId="77777777" w:rsidR="00AC12B3" w:rsidRDefault="009432E2">
      <w:pPr>
        <w:pStyle w:val="Heading2"/>
      </w:pPr>
      <w:bookmarkStart w:id="4" w:name="_heading=h.ofx6g2j7z8if" w:colFirst="0" w:colLast="0"/>
      <w:bookmarkEnd w:id="4"/>
      <w:r>
        <w:t>1: Summary of Proposed Rule Change</w:t>
      </w:r>
    </w:p>
    <w:p w14:paraId="00000008" w14:textId="77777777" w:rsidR="00AC12B3" w:rsidRDefault="009432E2">
      <w:pPr>
        <w:spacing w:before="240" w:after="240"/>
        <w:ind w:hanging="2"/>
        <w:rPr>
          <w:rFonts w:ascii="Trebuchet MS" w:eastAsia="Trebuchet MS" w:hAnsi="Trebuchet MS" w:cs="Trebuchet MS"/>
          <w:b/>
          <w:bCs/>
          <w:sz w:val="22"/>
          <w:szCs w:val="22"/>
        </w:rPr>
      </w:pPr>
      <w:r>
        <w:rPr>
          <w:rFonts w:ascii="Trebuchet MS" w:eastAsia="Trebuchet MS" w:hAnsi="Trebuchet MS" w:cs="Trebuchet MS"/>
          <w:sz w:val="22"/>
          <w:szCs w:val="22"/>
        </w:rPr>
        <w:t xml:space="preserve">Explain in </w:t>
      </w:r>
      <w:r>
        <w:rPr>
          <w:rFonts w:ascii="Trebuchet MS" w:eastAsia="Trebuchet MS" w:hAnsi="Trebuchet MS" w:cs="Trebuchet MS"/>
          <w:b/>
          <w:bCs/>
          <w:sz w:val="22"/>
          <w:szCs w:val="22"/>
        </w:rPr>
        <w:t>plain language</w:t>
      </w:r>
      <w:r>
        <w:rPr>
          <w:rFonts w:ascii="Trebuchet MS" w:eastAsia="Trebuchet MS" w:hAnsi="Trebuchet MS" w:cs="Trebuchet MS"/>
          <w:sz w:val="22"/>
          <w:szCs w:val="22"/>
        </w:rPr>
        <w:t xml:space="preserve"> why the rule or rule change is necessary and what the program hopes to accomplish through this rule. </w:t>
      </w:r>
      <w:r>
        <w:rPr>
          <w:rFonts w:ascii="Trebuchet MS" w:eastAsia="Trebuchet MS" w:hAnsi="Trebuchet MS" w:cs="Trebuchet MS"/>
          <w:b/>
          <w:bCs/>
          <w:sz w:val="22"/>
          <w:szCs w:val="22"/>
        </w:rPr>
        <w:t>1500 Char max</w:t>
      </w:r>
    </w:p>
    <w:p w14:paraId="0000000A" w14:textId="4F4B9612" w:rsidR="00AC12B3" w:rsidRDefault="00CA62EF">
      <w:pPr>
        <w:ind w:left="2" w:hanging="4"/>
        <w:rPr>
          <w:rFonts w:ascii="Trebuchet MS" w:eastAsia="Trebuchet MS" w:hAnsi="Trebuchet MS" w:cs="Trebuchet MS"/>
        </w:rPr>
      </w:pPr>
      <w:r w:rsidRPr="00BF5235">
        <w:rPr>
          <w:rFonts w:ascii="Trebuchet MS" w:eastAsia="Trebuchet MS" w:hAnsi="Trebuchet MS" w:cs="Trebuchet MS"/>
        </w:rPr>
        <w:t>This rule change will update Colorado regulations to reflect the annual cost-of-living adjustments that the United States Department of Agriculture (USDA), Food and Nutrition Administration (FNA), make every year for the Supplemental Nutrition Assistance Program (SNAP) at the start of the federal fiscal year (FFY). The adjustments are for the core figures that go into determining eligibility and benefit amounts (income eligibility standards, benefit allotments, and deductions). Since SNAP</w:t>
      </w:r>
      <w:r>
        <w:rPr>
          <w:rFonts w:ascii="Trebuchet MS" w:eastAsia="Trebuchet MS" w:hAnsi="Trebuchet MS" w:cs="Trebuchet MS"/>
        </w:rPr>
        <w:t xml:space="preserve"> is a federal program, we are required to administer the program as dictated by FNA. This rule change will ensure that Colorado regulations reflect the correct figures, ensuring compliance</w:t>
      </w:r>
      <w:r w:rsidR="001B47D9">
        <w:rPr>
          <w:rFonts w:ascii="Trebuchet MS" w:eastAsia="Trebuchet MS" w:hAnsi="Trebuchet MS" w:cs="Trebuchet MS"/>
        </w:rPr>
        <w:t xml:space="preserve"> with federal law</w:t>
      </w:r>
      <w:r>
        <w:rPr>
          <w:rFonts w:ascii="Trebuchet MS" w:eastAsia="Trebuchet MS" w:hAnsi="Trebuchet MS" w:cs="Trebuchet MS"/>
        </w:rPr>
        <w:t>.</w:t>
      </w:r>
    </w:p>
    <w:p w14:paraId="4DC9EBED" w14:textId="77777777" w:rsidR="00CA62EF" w:rsidRDefault="00CA62EF">
      <w:pPr>
        <w:ind w:left="2" w:hanging="4"/>
        <w:rPr>
          <w:rFonts w:ascii="Trebuchet MS" w:eastAsia="Trebuchet MS" w:hAnsi="Trebuchet MS" w:cs="Trebuchet MS"/>
          <w:b/>
          <w:bCs/>
          <w:sz w:val="22"/>
          <w:szCs w:val="22"/>
        </w:rPr>
      </w:pPr>
    </w:p>
    <w:p w14:paraId="0000000B" w14:textId="77777777" w:rsidR="00AC12B3" w:rsidRDefault="009432E2">
      <w:pPr>
        <w:ind w:left="2" w:hanging="4"/>
      </w:pPr>
      <w:r>
        <w:t xml:space="preserve">2: Procedural Analysis: </w:t>
      </w:r>
    </w:p>
    <w:p w14:paraId="0000000C" w14:textId="302B4717" w:rsidR="00AC12B3" w:rsidRDefault="009432E2">
      <w:pPr>
        <w:numPr>
          <w:ilvl w:val="0"/>
          <w:numId w:val="1"/>
        </w:numPr>
        <w:ind w:left="0" w:hanging="2"/>
        <w:rPr>
          <w:rFonts w:ascii="Trebuchet MS" w:eastAsia="Trebuchet MS" w:hAnsi="Trebuchet MS" w:cs="Trebuchet MS"/>
          <w:sz w:val="22"/>
          <w:szCs w:val="22"/>
        </w:rPr>
      </w:pPr>
      <w:r>
        <w:rPr>
          <w:rFonts w:ascii="Trebuchet MS" w:eastAsia="Trebuchet MS" w:hAnsi="Trebuchet MS" w:cs="Trebuchet MS"/>
          <w:sz w:val="22"/>
          <w:szCs w:val="22"/>
          <w:highlight w:val="white"/>
        </w:rPr>
        <w:t>State Board of Human Services</w:t>
      </w:r>
      <w:r>
        <w:rPr>
          <w:rFonts w:ascii="Trebuchet MS" w:eastAsia="Trebuchet MS" w:hAnsi="Trebuchet MS" w:cs="Trebuchet MS"/>
          <w:sz w:val="22"/>
          <w:szCs w:val="22"/>
        </w:rPr>
        <w:t xml:space="preserve">  </w:t>
      </w:r>
    </w:p>
    <w:p w14:paraId="0000000D" w14:textId="77777777" w:rsidR="00AC12B3" w:rsidRDefault="00AC12B3">
      <w:pPr>
        <w:ind w:hanging="2"/>
        <w:rPr>
          <w:rFonts w:ascii="Trebuchet MS" w:eastAsia="Trebuchet MS" w:hAnsi="Trebuchet MS" w:cs="Trebuchet MS"/>
          <w:sz w:val="22"/>
          <w:szCs w:val="22"/>
        </w:rPr>
      </w:pPr>
    </w:p>
    <w:p w14:paraId="0000000E" w14:textId="7BE3FA4F" w:rsidR="00AC12B3" w:rsidRDefault="00CA62EF">
      <w:pPr>
        <w:numPr>
          <w:ilvl w:val="0"/>
          <w:numId w:val="1"/>
        </w:numPr>
        <w:ind w:left="0" w:hanging="2"/>
        <w:rPr>
          <w:rFonts w:ascii="Trebuchet MS" w:eastAsia="Trebuchet MS" w:hAnsi="Trebuchet MS" w:cs="Trebuchet MS"/>
          <w:sz w:val="22"/>
          <w:szCs w:val="22"/>
        </w:rPr>
      </w:pPr>
      <w:r>
        <w:rPr>
          <w:rFonts w:ascii="Trebuchet MS" w:eastAsia="Trebuchet MS" w:hAnsi="Trebuchet MS" w:cs="Trebuchet MS"/>
          <w:sz w:val="22"/>
          <w:szCs w:val="22"/>
        </w:rPr>
        <w:t>Emergency</w:t>
      </w:r>
    </w:p>
    <w:p w14:paraId="0000000F" w14:textId="77777777" w:rsidR="00AC12B3" w:rsidRDefault="00AC12B3">
      <w:pPr>
        <w:ind w:hanging="2"/>
        <w:rPr>
          <w:rFonts w:ascii="Trebuchet MS" w:eastAsia="Trebuchet MS" w:hAnsi="Trebuchet MS" w:cs="Trebuchet MS"/>
          <w:sz w:val="22"/>
          <w:szCs w:val="22"/>
        </w:rPr>
      </w:pPr>
    </w:p>
    <w:p w14:paraId="00000010" w14:textId="3CCCEBA3" w:rsidR="00AC12B3" w:rsidRDefault="009432E2">
      <w:pPr>
        <w:numPr>
          <w:ilvl w:val="1"/>
          <w:numId w:val="1"/>
        </w:numPr>
        <w:ind w:left="0" w:hanging="2"/>
        <w:rPr>
          <w:rFonts w:ascii="Trebuchet MS" w:eastAsia="Trebuchet MS" w:hAnsi="Trebuchet MS" w:cs="Trebuchet MS"/>
          <w:sz w:val="22"/>
          <w:szCs w:val="22"/>
        </w:rPr>
      </w:pPr>
      <w:r>
        <w:rPr>
          <w:rFonts w:ascii="Trebuchet MS" w:eastAsia="Trebuchet MS" w:hAnsi="Trebuchet MS" w:cs="Trebuchet MS"/>
          <w:sz w:val="22"/>
          <w:szCs w:val="22"/>
          <w:highlight w:val="white"/>
        </w:rPr>
        <w:t>RATIONALE FOR EMERGENCY RULE</w:t>
      </w:r>
      <w:r>
        <w:rPr>
          <w:rFonts w:ascii="Trebuchet MS" w:eastAsia="Trebuchet MS" w:hAnsi="Trebuchet MS" w:cs="Trebuchet MS"/>
          <w:sz w:val="22"/>
          <w:szCs w:val="22"/>
        </w:rPr>
        <w:t xml:space="preserve"> To comply with state/federal law </w:t>
      </w:r>
    </w:p>
    <w:p w14:paraId="5976508D" w14:textId="77777777" w:rsidR="00CA62EF" w:rsidRDefault="00CA62EF" w:rsidP="00CA62EF">
      <w:pPr>
        <w:ind w:firstLine="0"/>
        <w:rPr>
          <w:rFonts w:ascii="Trebuchet MS" w:eastAsia="Trebuchet MS" w:hAnsi="Trebuchet MS" w:cs="Trebuchet MS"/>
          <w:sz w:val="22"/>
          <w:szCs w:val="22"/>
        </w:rPr>
      </w:pPr>
    </w:p>
    <w:p w14:paraId="00000011" w14:textId="77777777" w:rsidR="00AC12B3" w:rsidRDefault="009432E2">
      <w:pPr>
        <w:numPr>
          <w:ilvl w:val="1"/>
          <w:numId w:val="1"/>
        </w:numPr>
        <w:ind w:left="0" w:hanging="2"/>
        <w:rPr>
          <w:rFonts w:ascii="Trebuchet MS" w:eastAsia="Trebuchet MS" w:hAnsi="Trebuchet MS" w:cs="Trebuchet MS"/>
          <w:sz w:val="22"/>
          <w:szCs w:val="22"/>
        </w:rPr>
      </w:pPr>
      <w:r>
        <w:rPr>
          <w:rFonts w:ascii="Trebuchet MS" w:eastAsia="Trebuchet MS" w:hAnsi="Trebuchet MS" w:cs="Trebuchet MS"/>
          <w:sz w:val="22"/>
          <w:szCs w:val="22"/>
        </w:rPr>
        <w:t>Justification for Emergency:</w:t>
      </w:r>
    </w:p>
    <w:p w14:paraId="00000012" w14:textId="77777777" w:rsidR="00AC12B3" w:rsidRDefault="00AC12B3">
      <w:pPr>
        <w:ind w:firstLine="0"/>
        <w:rPr>
          <w:rFonts w:ascii="Trebuchet MS" w:eastAsia="Trebuchet MS" w:hAnsi="Trebuchet MS" w:cs="Trebuchet MS"/>
          <w:highlight w:val="green"/>
        </w:rPr>
      </w:pPr>
    </w:p>
    <w:p w14:paraId="00000014" w14:textId="618CDAD2" w:rsidR="00AC12B3" w:rsidRDefault="00CA62EF">
      <w:pPr>
        <w:ind w:firstLine="0"/>
        <w:rPr>
          <w:rFonts w:ascii="Trebuchet MS" w:eastAsia="Trebuchet MS" w:hAnsi="Trebuchet MS" w:cs="Trebuchet MS"/>
          <w:sz w:val="22"/>
          <w:szCs w:val="22"/>
        </w:rPr>
      </w:pPr>
      <w:r w:rsidRPr="001B47D9">
        <w:rPr>
          <w:rFonts w:ascii="Trebuchet MS" w:eastAsia="Trebuchet MS" w:hAnsi="Trebuchet MS" w:cs="Trebuchet MS"/>
        </w:rPr>
        <w:t>Each year, FNA disseminates the new standards to states for use in the upcoming FFY. The COLA adjustments are mandated to be implemented at the beginning of FFY27 (October 1, 2026) by the Food and Nutrition Act of 2008.</w:t>
      </w:r>
      <w:r w:rsidR="00410E9D">
        <w:rPr>
          <w:rFonts w:ascii="Trebuchet MS" w:eastAsia="Trebuchet MS" w:hAnsi="Trebuchet MS" w:cs="Trebuchet MS"/>
        </w:rPr>
        <w:t xml:space="preserve"> This year, FNA released the figures much later than normal (August 21), giving us less time than normal to run this packet through the rulemaking process.</w:t>
      </w:r>
      <w:r w:rsidRPr="001B47D9">
        <w:rPr>
          <w:rFonts w:ascii="Trebuchet MS" w:eastAsia="Trebuchet MS" w:hAnsi="Trebuchet MS" w:cs="Trebuchet MS"/>
        </w:rPr>
        <w:t xml:space="preserve"> Noncompliance with federal SNAP regulations also conflicts with public interest</w:t>
      </w:r>
      <w:r w:rsidR="00410E9D">
        <w:rPr>
          <w:rFonts w:ascii="Trebuchet MS" w:eastAsia="Trebuchet MS" w:hAnsi="Trebuchet MS" w:cs="Trebuchet MS"/>
        </w:rPr>
        <w:t xml:space="preserve"> because otherwise SNAP recipients would not receive the correct assistance amount</w:t>
      </w:r>
      <w:r w:rsidRPr="001B47D9">
        <w:rPr>
          <w:rFonts w:ascii="Trebuchet MS" w:eastAsia="Trebuchet MS" w:hAnsi="Trebuchet MS" w:cs="Trebuchet MS"/>
        </w:rPr>
        <w:t>.</w:t>
      </w:r>
    </w:p>
    <w:p w14:paraId="00000015" w14:textId="77777777" w:rsidR="00AC12B3" w:rsidRDefault="00AC12B3">
      <w:pPr>
        <w:ind w:firstLine="0"/>
        <w:rPr>
          <w:rFonts w:ascii="Trebuchet MS" w:eastAsia="Trebuchet MS" w:hAnsi="Trebuchet MS" w:cs="Trebuchet MS"/>
          <w:sz w:val="22"/>
          <w:szCs w:val="22"/>
        </w:rPr>
      </w:pPr>
    </w:p>
    <w:p w14:paraId="00000016" w14:textId="649C730C" w:rsidR="00AC12B3" w:rsidRDefault="009432E2">
      <w:pPr>
        <w:numPr>
          <w:ilvl w:val="0"/>
          <w:numId w:val="1"/>
        </w:numPr>
        <w:ind w:left="0" w:hanging="2"/>
        <w:rPr>
          <w:rFonts w:ascii="Trebuchet MS" w:eastAsia="Trebuchet MS" w:hAnsi="Trebuchet MS" w:cs="Trebuchet MS"/>
          <w:sz w:val="22"/>
          <w:szCs w:val="22"/>
        </w:rPr>
      </w:pPr>
      <w:r>
        <w:rPr>
          <w:rFonts w:ascii="Trebuchet MS" w:eastAsia="Trebuchet MS" w:hAnsi="Trebuchet MS" w:cs="Trebuchet MS"/>
          <w:sz w:val="22"/>
          <w:szCs w:val="22"/>
        </w:rPr>
        <w:t xml:space="preserve">This package contains the following types of rules: </w:t>
      </w:r>
    </w:p>
    <w:p w14:paraId="00000017" w14:textId="6CF55F16" w:rsidR="00AC12B3" w:rsidRDefault="009432E2">
      <w:pPr>
        <w:ind w:hanging="2"/>
        <w:rPr>
          <w:rFonts w:ascii="Trebuchet MS" w:eastAsia="Trebuchet MS" w:hAnsi="Trebuchet MS" w:cs="Trebuchet MS"/>
          <w:sz w:val="22"/>
          <w:szCs w:val="22"/>
        </w:rPr>
      </w:pPr>
      <w:r>
        <w:rPr>
          <w:rFonts w:ascii="Trebuchet MS" w:eastAsia="Trebuchet MS" w:hAnsi="Trebuchet MS" w:cs="Trebuchet MS"/>
          <w:sz w:val="22"/>
          <w:szCs w:val="22"/>
        </w:rPr>
        <w:t xml:space="preserve">               </w:t>
      </w:r>
      <w:r>
        <w:rPr>
          <w:rFonts w:ascii="MS Gothic" w:eastAsia="MS Gothic" w:hAnsi="MS Gothic" w:cs="MS Gothic"/>
          <w:sz w:val="22"/>
          <w:szCs w:val="22"/>
        </w:rPr>
        <w:t>☐</w:t>
      </w:r>
      <w:r>
        <w:rPr>
          <w:rFonts w:ascii="Trebuchet MS" w:eastAsia="Trebuchet MS" w:hAnsi="Trebuchet MS" w:cs="Trebuchet MS"/>
          <w:sz w:val="22"/>
          <w:szCs w:val="22"/>
        </w:rPr>
        <w:t xml:space="preserve"> New Rules                              </w:t>
      </w:r>
      <w:r w:rsidR="00CA62EF">
        <w:rPr>
          <w:rFonts w:ascii="MS Gothic" w:eastAsia="MS Gothic" w:hAnsi="MS Gothic" w:cs="MS Gothic"/>
          <w:sz w:val="22"/>
          <w:szCs w:val="22"/>
        </w:rPr>
        <w:t>X</w:t>
      </w:r>
      <w:r>
        <w:rPr>
          <w:rFonts w:ascii="Trebuchet MS" w:eastAsia="Trebuchet MS" w:hAnsi="Trebuchet MS" w:cs="Trebuchet MS"/>
          <w:sz w:val="22"/>
          <w:szCs w:val="22"/>
        </w:rPr>
        <w:t xml:space="preserve"> Amended Rules                            </w:t>
      </w:r>
    </w:p>
    <w:p w14:paraId="00000018" w14:textId="77777777" w:rsidR="00AC12B3" w:rsidRDefault="009432E2">
      <w:pPr>
        <w:ind w:hanging="2"/>
        <w:rPr>
          <w:rFonts w:ascii="Trebuchet MS" w:eastAsia="Trebuchet MS" w:hAnsi="Trebuchet MS" w:cs="Trebuchet MS"/>
          <w:sz w:val="22"/>
          <w:szCs w:val="22"/>
        </w:rPr>
      </w:pPr>
      <w:r>
        <w:rPr>
          <w:rFonts w:ascii="Trebuchet MS" w:eastAsia="Trebuchet MS" w:hAnsi="Trebuchet MS" w:cs="Trebuchet MS"/>
          <w:sz w:val="22"/>
          <w:szCs w:val="22"/>
        </w:rPr>
        <w:t xml:space="preserve">               </w:t>
      </w:r>
      <w:r>
        <w:rPr>
          <w:rFonts w:ascii="MS Gothic" w:eastAsia="MS Gothic" w:hAnsi="MS Gothic" w:cs="MS Gothic"/>
          <w:sz w:val="22"/>
          <w:szCs w:val="22"/>
        </w:rPr>
        <w:t>☐</w:t>
      </w:r>
      <w:r>
        <w:rPr>
          <w:rFonts w:ascii="Trebuchet MS" w:eastAsia="Trebuchet MS" w:hAnsi="Trebuchet MS" w:cs="Trebuchet MS"/>
          <w:sz w:val="22"/>
          <w:szCs w:val="22"/>
        </w:rPr>
        <w:t xml:space="preserve"> Repealed Rules                       </w:t>
      </w:r>
      <w:r>
        <w:rPr>
          <w:rFonts w:ascii="MS Gothic" w:eastAsia="MS Gothic" w:hAnsi="MS Gothic" w:cs="MS Gothic"/>
          <w:sz w:val="22"/>
          <w:szCs w:val="22"/>
        </w:rPr>
        <w:t>☐</w:t>
      </w:r>
      <w:r>
        <w:rPr>
          <w:rFonts w:ascii="Trebuchet MS" w:eastAsia="Trebuchet MS" w:hAnsi="Trebuchet MS" w:cs="Trebuchet MS"/>
          <w:sz w:val="22"/>
          <w:szCs w:val="22"/>
        </w:rPr>
        <w:t xml:space="preserve"> Reviewed Rules</w:t>
      </w:r>
    </w:p>
    <w:p w14:paraId="00000019" w14:textId="77777777" w:rsidR="00AC12B3" w:rsidRDefault="00AC12B3">
      <w:pPr>
        <w:ind w:hanging="2"/>
        <w:rPr>
          <w:rFonts w:ascii="Trebuchet MS" w:eastAsia="Trebuchet MS" w:hAnsi="Trebuchet MS" w:cs="Trebuchet MS"/>
          <w:sz w:val="22"/>
          <w:szCs w:val="22"/>
        </w:rPr>
      </w:pPr>
    </w:p>
    <w:p w14:paraId="0000001A" w14:textId="773A09BB" w:rsidR="00AC12B3" w:rsidRDefault="009432E2">
      <w:pPr>
        <w:numPr>
          <w:ilvl w:val="0"/>
          <w:numId w:val="1"/>
        </w:numPr>
        <w:ind w:left="0" w:hanging="2"/>
        <w:rPr>
          <w:rFonts w:ascii="Trebuchet MS" w:eastAsia="Trebuchet MS" w:hAnsi="Trebuchet MS" w:cs="Trebuchet MS"/>
          <w:sz w:val="22"/>
          <w:szCs w:val="22"/>
        </w:rPr>
      </w:pPr>
      <w:r>
        <w:rPr>
          <w:rFonts w:ascii="Trebuchet MS" w:eastAsia="Trebuchet MS" w:hAnsi="Trebuchet MS" w:cs="Trebuchet MS"/>
          <w:sz w:val="22"/>
          <w:szCs w:val="22"/>
        </w:rPr>
        <w:t xml:space="preserve">First SBHS Read Month: </w:t>
      </w:r>
      <w:r w:rsidR="001B47D9">
        <w:rPr>
          <w:rFonts w:ascii="Trebuchet MS" w:eastAsia="Trebuchet MS" w:hAnsi="Trebuchet MS" w:cs="Trebuchet MS"/>
          <w:sz w:val="22"/>
          <w:szCs w:val="22"/>
        </w:rPr>
        <w:t>September 2026</w:t>
      </w:r>
      <w:r>
        <w:rPr>
          <w:rFonts w:ascii="Trebuchet MS" w:eastAsia="Trebuchet MS" w:hAnsi="Trebuchet MS" w:cs="Trebuchet MS"/>
          <w:sz w:val="22"/>
          <w:szCs w:val="22"/>
        </w:rPr>
        <w:t xml:space="preserve">   e) Second SBHS Read Month: </w:t>
      </w:r>
      <w:r w:rsidR="001B47D9">
        <w:rPr>
          <w:rFonts w:ascii="Trebuchet MS" w:eastAsia="Trebuchet MS" w:hAnsi="Trebuchet MS" w:cs="Trebuchet MS"/>
          <w:sz w:val="22"/>
          <w:szCs w:val="22"/>
        </w:rPr>
        <w:t>October 2026</w:t>
      </w:r>
    </w:p>
    <w:p w14:paraId="0000001B" w14:textId="77777777" w:rsidR="00AC12B3" w:rsidRDefault="00AC12B3">
      <w:pPr>
        <w:ind w:hanging="2"/>
        <w:rPr>
          <w:rFonts w:ascii="Trebuchet MS" w:eastAsia="Trebuchet MS" w:hAnsi="Trebuchet MS" w:cs="Trebuchet MS"/>
          <w:sz w:val="22"/>
          <w:szCs w:val="22"/>
        </w:rPr>
      </w:pPr>
    </w:p>
    <w:p w14:paraId="0000001C" w14:textId="46BAF9E9" w:rsidR="00AC12B3" w:rsidRDefault="009432E2">
      <w:pPr>
        <w:ind w:hanging="2"/>
        <w:rPr>
          <w:rFonts w:ascii="Trebuchet MS" w:eastAsia="Trebuchet MS" w:hAnsi="Trebuchet MS" w:cs="Trebuchet MS"/>
          <w:sz w:val="22"/>
          <w:szCs w:val="22"/>
        </w:rPr>
      </w:pPr>
      <w:r>
        <w:rPr>
          <w:rFonts w:ascii="Trebuchet MS" w:eastAsia="Trebuchet MS" w:hAnsi="Trebuchet MS" w:cs="Trebuchet MS"/>
          <w:sz w:val="22"/>
          <w:szCs w:val="22"/>
        </w:rPr>
        <w:lastRenderedPageBreak/>
        <w:t>f)</w:t>
      </w:r>
      <w:r>
        <w:rPr>
          <w:rFonts w:ascii="Trebuchet MS" w:eastAsia="Trebuchet MS" w:hAnsi="Trebuchet MS" w:cs="Trebuchet MS"/>
          <w:sz w:val="22"/>
          <w:szCs w:val="22"/>
        </w:rPr>
        <w:tab/>
        <w:t xml:space="preserve">Effective Date: </w:t>
      </w:r>
      <w:r w:rsidR="00CA62EF">
        <w:rPr>
          <w:rFonts w:ascii="Trebuchet MS" w:eastAsia="Trebuchet MS" w:hAnsi="Trebuchet MS" w:cs="Trebuchet MS"/>
          <w:sz w:val="22"/>
          <w:szCs w:val="22"/>
        </w:rPr>
        <w:t>10/1/2026</w:t>
      </w:r>
      <w:r>
        <w:rPr>
          <w:rFonts w:ascii="Trebuchet MS" w:eastAsia="Trebuchet MS" w:hAnsi="Trebuchet MS" w:cs="Trebuchet MS"/>
          <w:sz w:val="22"/>
          <w:szCs w:val="22"/>
        </w:rPr>
        <w:t xml:space="preserve">        g) Effective Date is:</w:t>
      </w:r>
      <w:r w:rsidR="00CA62EF">
        <w:rPr>
          <w:rFonts w:ascii="Trebuchet MS" w:eastAsia="Trebuchet MS" w:hAnsi="Trebuchet MS" w:cs="Trebuchet MS"/>
          <w:sz w:val="22"/>
          <w:szCs w:val="22"/>
        </w:rPr>
        <w:t xml:space="preserve"> Required</w:t>
      </w:r>
    </w:p>
    <w:p w14:paraId="0000001D" w14:textId="77777777" w:rsidR="00AC12B3" w:rsidRDefault="00AC12B3">
      <w:pPr>
        <w:ind w:hanging="2"/>
        <w:rPr>
          <w:rFonts w:ascii="Trebuchet MS" w:eastAsia="Trebuchet MS" w:hAnsi="Trebuchet MS" w:cs="Trebuchet MS"/>
          <w:sz w:val="22"/>
          <w:szCs w:val="22"/>
        </w:rPr>
      </w:pPr>
    </w:p>
    <w:p w14:paraId="0000001E" w14:textId="77777777" w:rsidR="00AC12B3" w:rsidRDefault="009432E2">
      <w:pPr>
        <w:pStyle w:val="Heading2"/>
      </w:pPr>
      <w:bookmarkStart w:id="5" w:name="_heading=h.kpypo7rm0phu" w:colFirst="0" w:colLast="0"/>
      <w:bookmarkEnd w:id="5"/>
      <w:r>
        <w:t>3: Regulatory Analysis:</w:t>
      </w:r>
    </w:p>
    <w:p w14:paraId="0000001F" w14:textId="77777777" w:rsidR="00AC12B3" w:rsidRDefault="009432E2">
      <w:pPr>
        <w:spacing w:before="240"/>
        <w:ind w:firstLine="0"/>
        <w:rPr>
          <w:rFonts w:ascii="Trebuchet MS" w:eastAsia="Trebuchet MS" w:hAnsi="Trebuchet MS" w:cs="Trebuchet MS"/>
          <w:sz w:val="22"/>
          <w:szCs w:val="22"/>
        </w:rPr>
      </w:pPr>
      <w:r>
        <w:rPr>
          <w:rFonts w:ascii="Trebuchet MS" w:eastAsia="Trebuchet MS" w:hAnsi="Trebuchet MS" w:cs="Trebuchet MS"/>
          <w:sz w:val="22"/>
          <w:szCs w:val="22"/>
        </w:rPr>
        <w:t xml:space="preserve">a) List of groups impacted by this rule. [NOTE: List groups of </w:t>
      </w:r>
      <w:proofErr w:type="gramStart"/>
      <w:r>
        <w:rPr>
          <w:rFonts w:ascii="Trebuchet MS" w:eastAsia="Trebuchet MS" w:hAnsi="Trebuchet MS" w:cs="Trebuchet MS"/>
          <w:sz w:val="22"/>
          <w:szCs w:val="22"/>
        </w:rPr>
        <w:t>persons</w:t>
      </w:r>
      <w:proofErr w:type="gramEnd"/>
      <w:r>
        <w:rPr>
          <w:rFonts w:ascii="Trebuchet MS" w:eastAsia="Trebuchet MS" w:hAnsi="Trebuchet MS" w:cs="Trebuchet MS"/>
          <w:sz w:val="22"/>
          <w:szCs w:val="22"/>
        </w:rPr>
        <w:t xml:space="preserve"> will benefit, bear the burdens or be adversely impacted by this rule.] </w:t>
      </w:r>
    </w:p>
    <w:p w14:paraId="00000022" w14:textId="0CE99B08" w:rsidR="00AC12B3" w:rsidRPr="001B47D9" w:rsidRDefault="00CA62EF" w:rsidP="0005437C">
      <w:pPr>
        <w:ind w:firstLine="0"/>
        <w:rPr>
          <w:rFonts w:ascii="Trebuchet MS" w:eastAsia="Trebuchet MS" w:hAnsi="Trebuchet MS" w:cs="Trebuchet MS"/>
          <w:sz w:val="22"/>
          <w:szCs w:val="22"/>
        </w:rPr>
      </w:pPr>
      <w:r w:rsidRPr="001B47D9">
        <w:rPr>
          <w:rFonts w:ascii="Trebuchet MS" w:eastAsia="Trebuchet MS" w:hAnsi="Trebuchet MS" w:cs="Trebuchet MS"/>
        </w:rPr>
        <w:t>The annual COLA to the core financial figures of the program benefit all SNAP applicants and participants by keeping the program in line with inflation and general increases in the cost-of-living.</w:t>
      </w:r>
      <w:r w:rsidR="0005437C" w:rsidRPr="001B47D9">
        <w:rPr>
          <w:rFonts w:ascii="Trebuchet MS" w:eastAsia="Trebuchet MS" w:hAnsi="Trebuchet MS" w:cs="Trebuchet MS"/>
        </w:rPr>
        <w:t xml:space="preserve"> </w:t>
      </w:r>
      <w:r w:rsidRPr="001B47D9">
        <w:rPr>
          <w:rFonts w:ascii="Trebuchet MS" w:eastAsia="Trebuchet MS" w:hAnsi="Trebuchet MS" w:cs="Trebuchet MS"/>
        </w:rPr>
        <w:t>The state is responsible for updating regulations, training documents, and the Colorado Benefits Management System (CBMS) associated with this change and thus bears the burden</w:t>
      </w:r>
      <w:r w:rsidR="0005437C" w:rsidRPr="001B47D9">
        <w:rPr>
          <w:rFonts w:ascii="Trebuchet MS" w:eastAsia="Trebuchet MS" w:hAnsi="Trebuchet MS" w:cs="Trebuchet MS"/>
        </w:rPr>
        <w:t xml:space="preserve"> of this rule change</w:t>
      </w:r>
      <w:r w:rsidRPr="001B47D9">
        <w:rPr>
          <w:rFonts w:ascii="Trebuchet MS" w:eastAsia="Trebuchet MS" w:hAnsi="Trebuchet MS" w:cs="Trebuchet MS"/>
        </w:rPr>
        <w:t>.</w:t>
      </w:r>
      <w:r w:rsidR="0005437C" w:rsidRPr="001B47D9">
        <w:rPr>
          <w:rFonts w:ascii="Trebuchet MS" w:eastAsia="Trebuchet MS" w:hAnsi="Trebuchet MS" w:cs="Trebuchet MS"/>
        </w:rPr>
        <w:t xml:space="preserve"> </w:t>
      </w:r>
    </w:p>
    <w:p w14:paraId="3EE3A540" w14:textId="77777777" w:rsidR="0005437C" w:rsidRPr="0005437C" w:rsidRDefault="0005437C" w:rsidP="0005437C">
      <w:pPr>
        <w:ind w:firstLine="0"/>
        <w:rPr>
          <w:rFonts w:ascii="Trebuchet MS" w:eastAsia="Trebuchet MS" w:hAnsi="Trebuchet MS" w:cs="Trebuchet MS"/>
          <w:sz w:val="22"/>
          <w:szCs w:val="22"/>
          <w:highlight w:val="green"/>
        </w:rPr>
      </w:pPr>
    </w:p>
    <w:p w14:paraId="00000023" w14:textId="705C55D4" w:rsidR="00AC12B3" w:rsidRDefault="009432E2">
      <w:pPr>
        <w:spacing w:after="240"/>
        <w:ind w:firstLine="0"/>
        <w:rPr>
          <w:rFonts w:ascii="Trebuchet MS" w:eastAsia="Trebuchet MS" w:hAnsi="Trebuchet MS" w:cs="Trebuchet MS"/>
          <w:sz w:val="22"/>
          <w:szCs w:val="22"/>
        </w:rPr>
      </w:pPr>
      <w:r>
        <w:rPr>
          <w:rFonts w:ascii="Trebuchet MS" w:eastAsia="Trebuchet MS" w:hAnsi="Trebuchet MS" w:cs="Trebuchet MS"/>
          <w:sz w:val="22"/>
          <w:szCs w:val="22"/>
        </w:rPr>
        <w:t xml:space="preserve">b) Describe the qualitative and quantitative impact. </w:t>
      </w:r>
    </w:p>
    <w:p w14:paraId="5428464C" w14:textId="51099BDC" w:rsidR="0005437C" w:rsidRDefault="0005437C">
      <w:pPr>
        <w:ind w:left="2" w:hanging="4"/>
        <w:rPr>
          <w:rFonts w:ascii="Trebuchet MS" w:eastAsia="Trebuchet MS" w:hAnsi="Trebuchet MS" w:cs="Trebuchet MS"/>
        </w:rPr>
      </w:pPr>
      <w:r w:rsidRPr="001B47D9">
        <w:rPr>
          <w:rFonts w:ascii="Trebuchet MS" w:eastAsia="Trebuchet MS" w:hAnsi="Trebuchet MS" w:cs="Trebuchet MS"/>
        </w:rPr>
        <w:t>Annual adjustments to the four-tiered mandatory standard utility allowances, standard deduction, homeless shelter deduction, maximum allotments, and income threshold guidelines have the potential to increase current benefit amounts for participants and help to increase program accessibility for future applicants. Since these adjustments impact the entire caseload, nearly all SNAP households are impacted.</w:t>
      </w:r>
    </w:p>
    <w:p w14:paraId="1552ABEF" w14:textId="77777777" w:rsidR="0005437C" w:rsidRDefault="0005437C">
      <w:pPr>
        <w:ind w:left="2" w:hanging="4"/>
        <w:rPr>
          <w:rFonts w:ascii="Trebuchet MS" w:eastAsia="Trebuchet MS" w:hAnsi="Trebuchet MS" w:cs="Trebuchet MS"/>
        </w:rPr>
      </w:pPr>
    </w:p>
    <w:p w14:paraId="00000026" w14:textId="3FB36030" w:rsidR="00AC12B3" w:rsidRDefault="009432E2">
      <w:pPr>
        <w:ind w:left="2" w:hanging="4"/>
        <w:rPr>
          <w:rFonts w:ascii="Trebuchet MS" w:eastAsia="Trebuchet MS" w:hAnsi="Trebuchet MS" w:cs="Trebuchet MS"/>
          <w:i/>
          <w:iCs/>
          <w:sz w:val="22"/>
          <w:szCs w:val="22"/>
        </w:rPr>
      </w:pPr>
      <w:r>
        <w:rPr>
          <w:rFonts w:ascii="Trebuchet MS" w:eastAsia="Trebuchet MS" w:hAnsi="Trebuchet MS" w:cs="Trebuchet MS"/>
          <w:sz w:val="22"/>
          <w:szCs w:val="22"/>
        </w:rPr>
        <w:t>c) State Board Authority for Rule</w:t>
      </w:r>
      <w:r>
        <w:rPr>
          <w:rFonts w:ascii="Trebuchet MS" w:eastAsia="Trebuchet MS" w:hAnsi="Trebuchet MS" w:cs="Trebuchet MS"/>
          <w:i/>
          <w:iCs/>
          <w:sz w:val="22"/>
          <w:szCs w:val="22"/>
        </w:rPr>
        <w:t xml:space="preserve"> </w:t>
      </w:r>
    </w:p>
    <w:p w14:paraId="58A3ECF9" w14:textId="77777777" w:rsidR="00B13A85" w:rsidRDefault="00B13A85">
      <w:pPr>
        <w:ind w:left="2" w:hanging="4"/>
        <w:rPr>
          <w:rFonts w:ascii="Trebuchet MS" w:eastAsia="Trebuchet MS" w:hAnsi="Trebuchet MS" w:cs="Trebuchet MS"/>
          <w:i/>
          <w:iCs/>
          <w:sz w:val="22"/>
          <w:szCs w:val="22"/>
        </w:rPr>
      </w:pPr>
    </w:p>
    <w:p w14:paraId="24211962" w14:textId="5691825A" w:rsidR="00B13A85" w:rsidRDefault="00B13A85">
      <w:pPr>
        <w:ind w:left="2" w:hanging="4"/>
        <w:rPr>
          <w:rFonts w:ascii="Trebuchet MS" w:eastAsia="Trebuchet MS" w:hAnsi="Trebuchet MS" w:cs="Trebuchet MS"/>
          <w:sz w:val="22"/>
          <w:szCs w:val="22"/>
        </w:rPr>
      </w:pPr>
      <w:r w:rsidRPr="00B13A85">
        <w:rPr>
          <w:rFonts w:ascii="Trebuchet MS" w:eastAsia="Trebuchet MS" w:hAnsi="Trebuchet MS" w:cs="Trebuchet MS"/>
          <w:sz w:val="22"/>
          <w:szCs w:val="22"/>
        </w:rPr>
        <w:t>§ 26-1-107(5)-(6)(a), C.R.S. (2025); § 26-1-109(2)(a), (3), C.R.S. (2025); § 26-1-111(1), (2)(a), and (2)(h), C.R.S. (2025)</w:t>
      </w:r>
    </w:p>
    <w:p w14:paraId="00000029" w14:textId="01168FCB" w:rsidR="00AC12B3" w:rsidRDefault="009432E2">
      <w:pPr>
        <w:spacing w:before="240" w:after="240"/>
        <w:ind w:firstLine="0"/>
        <w:rPr>
          <w:rFonts w:ascii="Trebuchet MS" w:eastAsia="Trebuchet MS" w:hAnsi="Trebuchet MS" w:cs="Trebuchet MS"/>
          <w:sz w:val="22"/>
          <w:szCs w:val="22"/>
          <w:u w:val="single"/>
        </w:rPr>
      </w:pPr>
      <w:r>
        <w:rPr>
          <w:rFonts w:ascii="Trebuchet MS" w:eastAsia="Trebuchet MS" w:hAnsi="Trebuchet MS" w:cs="Trebuchet MS"/>
          <w:sz w:val="22"/>
          <w:szCs w:val="22"/>
        </w:rPr>
        <w:t>d) Program Authority for Rule</w:t>
      </w:r>
      <w:r>
        <w:rPr>
          <w:rFonts w:ascii="Trebuchet MS" w:eastAsia="Trebuchet MS" w:hAnsi="Trebuchet MS" w:cs="Trebuchet MS"/>
          <w:i/>
          <w:iCs/>
          <w:sz w:val="22"/>
          <w:szCs w:val="22"/>
        </w:rPr>
        <w:t xml:space="preserve"> </w:t>
      </w:r>
    </w:p>
    <w:p w14:paraId="4C103E31" w14:textId="0E123DD5" w:rsidR="001B47D9" w:rsidRPr="00C864E4" w:rsidRDefault="001B47D9" w:rsidP="001B47D9">
      <w:pPr>
        <w:spacing w:before="240" w:after="240"/>
        <w:ind w:hanging="2"/>
        <w:rPr>
          <w:rFonts w:ascii="Times New Roman" w:eastAsia="Times New Roman" w:hAnsi="Times New Roman" w:cs="Times New Roman"/>
        </w:rPr>
      </w:pPr>
      <w:r w:rsidRPr="00C1659D">
        <w:rPr>
          <w:rFonts w:ascii="Trebuchet MS" w:eastAsia="Times New Roman" w:hAnsi="Trebuchet MS" w:cs="Times New Roman"/>
          <w:color w:val="000000"/>
          <w:sz w:val="22"/>
          <w:szCs w:val="22"/>
        </w:rPr>
        <w:t>§ 26-2-301(1)</w:t>
      </w:r>
      <w:r w:rsidR="00410E9D">
        <w:rPr>
          <w:rFonts w:ascii="Trebuchet MS" w:eastAsia="Times New Roman" w:hAnsi="Trebuchet MS" w:cs="Times New Roman"/>
          <w:color w:val="000000"/>
          <w:sz w:val="22"/>
          <w:szCs w:val="22"/>
        </w:rPr>
        <w:t>-(2)</w:t>
      </w:r>
      <w:r w:rsidR="00DC73E9">
        <w:rPr>
          <w:rFonts w:ascii="Trebuchet MS" w:eastAsia="Times New Roman" w:hAnsi="Trebuchet MS" w:cs="Times New Roman"/>
          <w:color w:val="000000"/>
          <w:sz w:val="22"/>
          <w:szCs w:val="22"/>
        </w:rPr>
        <w:t>,</w:t>
      </w:r>
      <w:r w:rsidRPr="00C1659D">
        <w:rPr>
          <w:rFonts w:ascii="Trebuchet MS" w:eastAsia="Times New Roman" w:hAnsi="Trebuchet MS" w:cs="Times New Roman"/>
          <w:color w:val="000000"/>
          <w:sz w:val="22"/>
          <w:szCs w:val="22"/>
        </w:rPr>
        <w:t xml:space="preserve"> C.R.S (2025) designates the Colorado Department of Human Services as the agency responsible for administering the Supplemental Nutrition Assistance Program in the State of Colorado</w:t>
      </w:r>
      <w:r w:rsidR="00410E9D">
        <w:rPr>
          <w:rFonts w:ascii="Trebuchet MS" w:eastAsia="Times New Roman" w:hAnsi="Trebuchet MS" w:cs="Times New Roman"/>
          <w:color w:val="000000"/>
          <w:sz w:val="22"/>
          <w:szCs w:val="22"/>
        </w:rPr>
        <w:t xml:space="preserve"> and the State Board as the approving body for CDHS</w:t>
      </w:r>
      <w:r w:rsidRPr="00C1659D">
        <w:rPr>
          <w:rFonts w:ascii="Trebuchet MS" w:eastAsia="Times New Roman" w:hAnsi="Trebuchet MS" w:cs="Times New Roman"/>
          <w:color w:val="000000"/>
          <w:sz w:val="22"/>
          <w:szCs w:val="22"/>
        </w:rPr>
        <w:t>.</w:t>
      </w:r>
    </w:p>
    <w:p w14:paraId="262EB6AB" w14:textId="77777777" w:rsidR="001B47D9" w:rsidRPr="00C1659D" w:rsidRDefault="001B47D9" w:rsidP="001B47D9">
      <w:pPr>
        <w:spacing w:before="240" w:after="240"/>
        <w:rPr>
          <w:rFonts w:ascii="Times New Roman" w:eastAsia="Times New Roman" w:hAnsi="Times New Roman" w:cs="Times New Roman"/>
        </w:rPr>
      </w:pPr>
      <w:r w:rsidRPr="00C1659D">
        <w:rPr>
          <w:rFonts w:ascii="Trebuchet MS" w:eastAsia="Times New Roman" w:hAnsi="Trebuchet MS" w:cs="Times New Roman"/>
          <w:color w:val="000000"/>
          <w:sz w:val="22"/>
          <w:szCs w:val="22"/>
        </w:rPr>
        <w:t xml:space="preserve">§ 26-2-302, C.R.S (2025) Authorizing the State Department to comply with federal requirements for the food stamp program expressly provided by federal statute and regulation </w:t>
      </w:r>
      <w:proofErr w:type="gramStart"/>
      <w:r w:rsidRPr="00C1659D">
        <w:rPr>
          <w:rFonts w:ascii="Trebuchet MS" w:eastAsia="Times New Roman" w:hAnsi="Trebuchet MS" w:cs="Times New Roman"/>
          <w:color w:val="000000"/>
          <w:sz w:val="22"/>
          <w:szCs w:val="22"/>
        </w:rPr>
        <w:t>in order for</w:t>
      </w:r>
      <w:proofErr w:type="gramEnd"/>
      <w:r w:rsidRPr="00C1659D">
        <w:rPr>
          <w:rFonts w:ascii="Trebuchet MS" w:eastAsia="Times New Roman" w:hAnsi="Trebuchet MS" w:cs="Times New Roman"/>
          <w:color w:val="000000"/>
          <w:sz w:val="22"/>
          <w:szCs w:val="22"/>
        </w:rPr>
        <w:t xml:space="preserve"> the state of Colorado to qualify for federal funds under the federal “Food Stamp Act”, as amended.</w:t>
      </w:r>
    </w:p>
    <w:p w14:paraId="692281EE" w14:textId="77777777" w:rsidR="001B47D9" w:rsidRPr="00C1659D" w:rsidRDefault="001B47D9" w:rsidP="001B47D9">
      <w:pPr>
        <w:spacing w:before="240" w:after="240"/>
        <w:rPr>
          <w:rFonts w:ascii="Times New Roman" w:eastAsia="Times New Roman" w:hAnsi="Times New Roman" w:cs="Times New Roman"/>
        </w:rPr>
      </w:pPr>
      <w:r w:rsidRPr="00C1659D">
        <w:rPr>
          <w:rFonts w:ascii="Trebuchet MS" w:eastAsia="Times New Roman" w:hAnsi="Trebuchet MS" w:cs="Times New Roman"/>
          <w:color w:val="000000"/>
          <w:sz w:val="22"/>
          <w:szCs w:val="22"/>
        </w:rPr>
        <w:t>§ 26-1-107(5)(b), C.R.S (2025) authorizes the State Board to adopt rules for “programs administered… by the state department as set out in this title [26].”</w:t>
      </w:r>
    </w:p>
    <w:p w14:paraId="0000002C" w14:textId="59970BDA" w:rsidR="00AC12B3" w:rsidRPr="001B47D9" w:rsidRDefault="001B47D9" w:rsidP="001B47D9">
      <w:pPr>
        <w:spacing w:before="240" w:after="240"/>
        <w:ind w:hanging="2"/>
        <w:rPr>
          <w:rFonts w:ascii="Times New Roman" w:eastAsia="Times New Roman" w:hAnsi="Times New Roman" w:cs="Times New Roman"/>
        </w:rPr>
      </w:pPr>
      <w:r w:rsidRPr="00C1659D">
        <w:rPr>
          <w:rFonts w:ascii="Trebuchet MS" w:eastAsia="Times New Roman" w:hAnsi="Trebuchet MS" w:cs="Times New Roman"/>
          <w:color w:val="000000"/>
          <w:sz w:val="22"/>
          <w:szCs w:val="22"/>
        </w:rPr>
        <w:t>Agricultural Act of 2014 (Public Law 113-79), Title IV, Subtitle A</w:t>
      </w:r>
    </w:p>
    <w:p w14:paraId="0000002D" w14:textId="1EBF5F65" w:rsidR="00AC12B3" w:rsidRDefault="009432E2">
      <w:pPr>
        <w:ind w:left="2" w:hanging="4"/>
        <w:rPr>
          <w:rFonts w:ascii="Trebuchet MS" w:eastAsia="Trebuchet MS" w:hAnsi="Trebuchet MS" w:cs="Trebuchet MS"/>
          <w:sz w:val="22"/>
          <w:szCs w:val="22"/>
        </w:rPr>
      </w:pPr>
      <w:r>
        <w:rPr>
          <w:rFonts w:ascii="Trebuchet MS" w:eastAsia="Trebuchet MS" w:hAnsi="Trebuchet MS" w:cs="Trebuchet MS"/>
          <w:sz w:val="22"/>
          <w:szCs w:val="22"/>
        </w:rPr>
        <w:t>e) Does this rule incorporate material by reference?</w:t>
      </w:r>
      <w:r w:rsidR="0005437C">
        <w:rPr>
          <w:rFonts w:ascii="Trebuchet MS" w:eastAsia="Trebuchet MS" w:hAnsi="Trebuchet MS" w:cs="Trebuchet MS"/>
          <w:sz w:val="22"/>
          <w:szCs w:val="22"/>
        </w:rPr>
        <w:t xml:space="preserve"> No.</w:t>
      </w:r>
      <w:r>
        <w:rPr>
          <w:rFonts w:ascii="Trebuchet MS" w:eastAsia="Trebuchet MS" w:hAnsi="Trebuchet MS" w:cs="Trebuchet MS"/>
          <w:sz w:val="22"/>
          <w:szCs w:val="22"/>
        </w:rPr>
        <w:t xml:space="preserve"> </w:t>
      </w:r>
    </w:p>
    <w:p w14:paraId="0000002E" w14:textId="23718907" w:rsidR="00AC12B3" w:rsidRDefault="009432E2">
      <w:pPr>
        <w:spacing w:before="240" w:after="240"/>
        <w:ind w:firstLine="0"/>
      </w:pPr>
      <w:r>
        <w:rPr>
          <w:rFonts w:ascii="Trebuchet MS" w:eastAsia="Trebuchet MS" w:hAnsi="Trebuchet MS" w:cs="Trebuchet MS"/>
          <w:sz w:val="22"/>
          <w:szCs w:val="22"/>
        </w:rPr>
        <w:t>f) Does this repeat language found in statute?</w:t>
      </w:r>
      <w:r w:rsidR="0005437C">
        <w:rPr>
          <w:rFonts w:ascii="Trebuchet MS" w:eastAsia="Trebuchet MS" w:hAnsi="Trebuchet MS" w:cs="Trebuchet MS"/>
          <w:sz w:val="22"/>
          <w:szCs w:val="22"/>
        </w:rPr>
        <w:t xml:space="preserve"> No.</w:t>
      </w:r>
      <w:r>
        <w:rPr>
          <w:rFonts w:ascii="Trebuchet MS" w:eastAsia="Trebuchet MS" w:hAnsi="Trebuchet MS" w:cs="Trebuchet MS"/>
          <w:sz w:val="22"/>
          <w:szCs w:val="22"/>
        </w:rPr>
        <w:t xml:space="preserve"> </w:t>
      </w:r>
    </w:p>
    <w:p w14:paraId="0000002F" w14:textId="21FCDB13" w:rsidR="00AC12B3" w:rsidRDefault="009432E2">
      <w:pPr>
        <w:spacing w:before="240" w:after="240"/>
        <w:ind w:firstLine="0"/>
        <w:rPr>
          <w:rFonts w:ascii="Trebuchet MS" w:eastAsia="Trebuchet MS" w:hAnsi="Trebuchet MS" w:cs="Trebuchet MS"/>
          <w:sz w:val="22"/>
          <w:szCs w:val="22"/>
        </w:rPr>
      </w:pPr>
      <w:r>
        <w:rPr>
          <w:rFonts w:ascii="Trebuchet MS" w:eastAsia="Trebuchet MS" w:hAnsi="Trebuchet MS" w:cs="Trebuchet MS"/>
          <w:sz w:val="22"/>
          <w:szCs w:val="22"/>
        </w:rPr>
        <w:t>g) Does this rule “expand” on minimal requirements in federal statute/rules?</w:t>
      </w:r>
      <w:r w:rsidR="0005437C">
        <w:rPr>
          <w:rFonts w:ascii="Trebuchet MS" w:eastAsia="Trebuchet MS" w:hAnsi="Trebuchet MS" w:cs="Trebuchet MS"/>
          <w:sz w:val="22"/>
          <w:szCs w:val="22"/>
        </w:rPr>
        <w:t xml:space="preserve"> No.</w:t>
      </w:r>
      <w:r>
        <w:rPr>
          <w:rFonts w:ascii="Trebuchet MS" w:eastAsia="Trebuchet MS" w:hAnsi="Trebuchet MS" w:cs="Trebuchet MS"/>
          <w:sz w:val="22"/>
          <w:szCs w:val="22"/>
        </w:rPr>
        <w:t xml:space="preserve"> </w:t>
      </w:r>
    </w:p>
    <w:p w14:paraId="00000030" w14:textId="77777777" w:rsidR="00AC12B3" w:rsidRDefault="009432E2">
      <w:pPr>
        <w:spacing w:before="240" w:after="240"/>
        <w:ind w:firstLine="0"/>
        <w:rPr>
          <w:rFonts w:ascii="Trebuchet MS" w:eastAsia="Trebuchet MS" w:hAnsi="Trebuchet MS" w:cs="Trebuchet MS"/>
          <w:sz w:val="22"/>
          <w:szCs w:val="22"/>
        </w:rPr>
      </w:pPr>
      <w:r>
        <w:rPr>
          <w:rFonts w:ascii="Trebuchet MS" w:eastAsia="Trebuchet MS" w:hAnsi="Trebuchet MS" w:cs="Trebuchet MS"/>
          <w:sz w:val="22"/>
          <w:szCs w:val="22"/>
        </w:rPr>
        <w:lastRenderedPageBreak/>
        <w:t xml:space="preserve">h) If the response to any of e), f) or g) above were “yes,” please explain in detail for each “yes” response: </w:t>
      </w:r>
    </w:p>
    <w:p w14:paraId="4C3E75E5" w14:textId="12AE9160" w:rsidR="0005437C" w:rsidRDefault="0005437C" w:rsidP="0005437C">
      <w:pPr>
        <w:widowControl w:val="0"/>
        <w:ind w:firstLine="0"/>
        <w:rPr>
          <w:rFonts w:ascii="Trebuchet MS" w:eastAsia="Trebuchet MS" w:hAnsi="Trebuchet MS" w:cs="Trebuchet MS"/>
          <w:sz w:val="22"/>
          <w:szCs w:val="22"/>
        </w:rPr>
      </w:pPr>
      <w:r>
        <w:rPr>
          <w:rFonts w:ascii="Trebuchet MS" w:eastAsia="Trebuchet MS" w:hAnsi="Trebuchet MS" w:cs="Trebuchet MS"/>
          <w:sz w:val="22"/>
          <w:szCs w:val="22"/>
        </w:rPr>
        <w:t>N/A</w:t>
      </w:r>
    </w:p>
    <w:p w14:paraId="00000033" w14:textId="4E0BD363" w:rsidR="00AC12B3" w:rsidRDefault="009432E2">
      <w:pPr>
        <w:spacing w:before="240" w:after="240"/>
        <w:ind w:firstLine="0"/>
        <w:rPr>
          <w:rFonts w:ascii="Trebuchet MS" w:eastAsia="Trebuchet MS" w:hAnsi="Trebuchet MS" w:cs="Trebuchet MS"/>
          <w:sz w:val="22"/>
          <w:szCs w:val="22"/>
        </w:rPr>
      </w:pPr>
      <w:proofErr w:type="spellStart"/>
      <w:r>
        <w:rPr>
          <w:rFonts w:ascii="Trebuchet MS" w:eastAsia="Trebuchet MS" w:hAnsi="Trebuchet MS" w:cs="Trebuchet MS"/>
          <w:sz w:val="22"/>
          <w:szCs w:val="22"/>
        </w:rPr>
        <w:t>i</w:t>
      </w:r>
      <w:proofErr w:type="spellEnd"/>
      <w:r>
        <w:rPr>
          <w:rFonts w:ascii="Trebuchet MS" w:eastAsia="Trebuchet MS" w:hAnsi="Trebuchet MS" w:cs="Trebuchet MS"/>
          <w:sz w:val="22"/>
          <w:szCs w:val="22"/>
        </w:rPr>
        <w:t xml:space="preserve">) Data Description </w:t>
      </w:r>
    </w:p>
    <w:p w14:paraId="00000035" w14:textId="36B949B1" w:rsidR="00AC12B3" w:rsidRDefault="0005437C">
      <w:pPr>
        <w:ind w:left="2" w:hanging="4"/>
        <w:rPr>
          <w:rFonts w:ascii="Trebuchet MS" w:eastAsia="Trebuchet MS" w:hAnsi="Trebuchet MS" w:cs="Trebuchet MS"/>
          <w:sz w:val="22"/>
          <w:szCs w:val="22"/>
        </w:rPr>
      </w:pPr>
      <w:r>
        <w:rPr>
          <w:rFonts w:ascii="Trebuchet MS" w:eastAsia="Trebuchet MS" w:hAnsi="Trebuchet MS" w:cs="Trebuchet MS"/>
        </w:rPr>
        <w:t xml:space="preserve">The federal memo released by FNA that </w:t>
      </w:r>
      <w:proofErr w:type="gramStart"/>
      <w:r>
        <w:rPr>
          <w:rFonts w:ascii="Trebuchet MS" w:eastAsia="Trebuchet MS" w:hAnsi="Trebuchet MS" w:cs="Trebuchet MS"/>
        </w:rPr>
        <w:t>announces</w:t>
      </w:r>
      <w:proofErr w:type="gramEnd"/>
      <w:r>
        <w:rPr>
          <w:rFonts w:ascii="Trebuchet MS" w:eastAsia="Trebuchet MS" w:hAnsi="Trebuchet MS" w:cs="Trebuchet MS"/>
        </w:rPr>
        <w:t xml:space="preserve"> the adjustments was used in the development of this rule package.</w:t>
      </w:r>
    </w:p>
    <w:p w14:paraId="00000036" w14:textId="7D4CE523" w:rsidR="00AC12B3" w:rsidRDefault="009432E2">
      <w:pPr>
        <w:spacing w:before="240" w:after="240"/>
        <w:ind w:left="2" w:hanging="2"/>
        <w:rPr>
          <w:rFonts w:ascii="Trebuchet MS" w:eastAsia="Trebuchet MS" w:hAnsi="Trebuchet MS" w:cs="Trebuchet MS"/>
          <w:b/>
          <w:bCs/>
          <w:sz w:val="22"/>
          <w:szCs w:val="22"/>
        </w:rPr>
      </w:pPr>
      <w:r>
        <w:rPr>
          <w:rFonts w:ascii="Trebuchet MS" w:eastAsia="Trebuchet MS" w:hAnsi="Trebuchet MS" w:cs="Trebuchet MS"/>
          <w:sz w:val="22"/>
          <w:szCs w:val="22"/>
        </w:rPr>
        <w:t xml:space="preserve">j) Alternatives to this </w:t>
      </w:r>
      <w:proofErr w:type="gramStart"/>
      <w:r>
        <w:rPr>
          <w:rFonts w:ascii="Trebuchet MS" w:eastAsia="Trebuchet MS" w:hAnsi="Trebuchet MS" w:cs="Trebuchet MS"/>
          <w:sz w:val="22"/>
          <w:szCs w:val="22"/>
        </w:rPr>
        <w:t>Rule-making</w:t>
      </w:r>
      <w:proofErr w:type="gramEnd"/>
      <w:r>
        <w:rPr>
          <w:rFonts w:ascii="Trebuchet MS" w:eastAsia="Trebuchet MS" w:hAnsi="Trebuchet MS" w:cs="Trebuchet MS"/>
          <w:sz w:val="22"/>
          <w:szCs w:val="22"/>
        </w:rPr>
        <w:t xml:space="preserve"> Explain why the program chose this </w:t>
      </w:r>
      <w:proofErr w:type="gramStart"/>
      <w:r>
        <w:rPr>
          <w:rFonts w:ascii="Trebuchet MS" w:eastAsia="Trebuchet MS" w:hAnsi="Trebuchet MS" w:cs="Trebuchet MS"/>
          <w:sz w:val="22"/>
          <w:szCs w:val="22"/>
        </w:rPr>
        <w:t>rule-making</w:t>
      </w:r>
      <w:proofErr w:type="gramEnd"/>
      <w:r>
        <w:rPr>
          <w:rFonts w:ascii="Trebuchet MS" w:eastAsia="Trebuchet MS" w:hAnsi="Trebuchet MS" w:cs="Trebuchet MS"/>
          <w:sz w:val="22"/>
          <w:szCs w:val="22"/>
        </w:rPr>
        <w:t xml:space="preserve"> rather than taking no action or using another alternative.     </w:t>
      </w:r>
    </w:p>
    <w:p w14:paraId="00000038" w14:textId="00978BBA" w:rsidR="00AC12B3" w:rsidRDefault="0005437C">
      <w:pPr>
        <w:spacing w:before="240" w:after="240"/>
        <w:ind w:left="2" w:hanging="2"/>
      </w:pPr>
      <w:r w:rsidRPr="001B47D9">
        <w:rPr>
          <w:rFonts w:ascii="Trebuchet MS" w:eastAsia="Trebuchet MS" w:hAnsi="Trebuchet MS" w:cs="Trebuchet MS"/>
        </w:rPr>
        <w:t>As these adjustments are mandated by FNA to be incorporated into regulation before or alongside implementation, there are no available alternatives that exist.</w:t>
      </w:r>
    </w:p>
    <w:p w14:paraId="00000039" w14:textId="77777777" w:rsidR="00AC12B3" w:rsidRDefault="009432E2">
      <w:pPr>
        <w:pStyle w:val="Heading2"/>
        <w:spacing w:before="240" w:after="240"/>
        <w:ind w:hanging="2"/>
      </w:pPr>
      <w:bookmarkStart w:id="6" w:name="_heading=h.dc47ibgkvy4" w:colFirst="0" w:colLast="0"/>
      <w:bookmarkEnd w:id="6"/>
      <w:r>
        <w:t>4</w:t>
      </w:r>
      <w:proofErr w:type="gramStart"/>
      <w:r>
        <w:t>.  Fiscal</w:t>
      </w:r>
      <w:proofErr w:type="gramEnd"/>
      <w:r>
        <w:t xml:space="preserve"> Impact </w:t>
      </w:r>
    </w:p>
    <w:p w14:paraId="0000003A" w14:textId="09FF67C1" w:rsidR="00AC12B3" w:rsidRDefault="009432E2">
      <w:pPr>
        <w:spacing w:before="240" w:after="240"/>
        <w:ind w:hanging="2"/>
        <w:rPr>
          <w:rFonts w:ascii="Trebuchet MS" w:eastAsia="Trebuchet MS" w:hAnsi="Trebuchet MS" w:cs="Trebuchet MS"/>
          <w:sz w:val="22"/>
          <w:szCs w:val="22"/>
        </w:rPr>
      </w:pPr>
      <w:r>
        <w:rPr>
          <w:rFonts w:ascii="Trebuchet MS" w:eastAsia="Trebuchet MS" w:hAnsi="Trebuchet MS" w:cs="Trebuchet MS"/>
          <w:sz w:val="22"/>
          <w:szCs w:val="22"/>
        </w:rPr>
        <w:t xml:space="preserve">For each of the categories listed below explain the distribution of dollars; please identify the costs, revenues, matches or any changes in the distribution of funds even if such change has a total zero effect for any entity that falls within the category.  If this </w:t>
      </w:r>
      <w:proofErr w:type="gramStart"/>
      <w:r>
        <w:rPr>
          <w:rFonts w:ascii="Trebuchet MS" w:eastAsia="Trebuchet MS" w:hAnsi="Trebuchet MS" w:cs="Trebuchet MS"/>
          <w:sz w:val="22"/>
          <w:szCs w:val="22"/>
        </w:rPr>
        <w:t>rule-making</w:t>
      </w:r>
      <w:proofErr w:type="gramEnd"/>
      <w:r>
        <w:rPr>
          <w:rFonts w:ascii="Trebuchet MS" w:eastAsia="Trebuchet MS" w:hAnsi="Trebuchet MS" w:cs="Trebuchet MS"/>
          <w:sz w:val="22"/>
          <w:szCs w:val="22"/>
        </w:rPr>
        <w:t xml:space="preserve"> requires one of the categories listed below to devote resources without receiving additional funding, please explain why the </w:t>
      </w:r>
      <w:proofErr w:type="gramStart"/>
      <w:r>
        <w:rPr>
          <w:rFonts w:ascii="Trebuchet MS" w:eastAsia="Trebuchet MS" w:hAnsi="Trebuchet MS" w:cs="Trebuchet MS"/>
          <w:sz w:val="22"/>
          <w:szCs w:val="22"/>
        </w:rPr>
        <w:t>rule-making</w:t>
      </w:r>
      <w:proofErr w:type="gramEnd"/>
      <w:r>
        <w:rPr>
          <w:rFonts w:ascii="Trebuchet MS" w:eastAsia="Trebuchet MS" w:hAnsi="Trebuchet MS" w:cs="Trebuchet MS"/>
          <w:sz w:val="22"/>
          <w:szCs w:val="22"/>
        </w:rPr>
        <w:t xml:space="preserve"> is required and what consultation has occurred with those who will need to devote resources. </w:t>
      </w:r>
    </w:p>
    <w:p w14:paraId="0000003B" w14:textId="77777777" w:rsidR="00AC12B3" w:rsidRDefault="009432E2">
      <w:pPr>
        <w:spacing w:before="240"/>
        <w:ind w:firstLine="0"/>
        <w:rPr>
          <w:rFonts w:ascii="Trebuchet MS" w:eastAsia="Trebuchet MS" w:hAnsi="Trebuchet MS" w:cs="Trebuchet MS"/>
          <w:sz w:val="22"/>
          <w:szCs w:val="22"/>
        </w:rPr>
      </w:pPr>
      <w:r>
        <w:rPr>
          <w:rFonts w:ascii="Trebuchet MS" w:eastAsia="Trebuchet MS" w:hAnsi="Trebuchet MS" w:cs="Trebuchet MS"/>
          <w:sz w:val="22"/>
          <w:szCs w:val="22"/>
        </w:rPr>
        <w:t>a) State Fiscal Impact (Identify all state agencies with a fiscal impact, including any Colorado Benefits Management System (CBMS) change request costs required to implement this rule change)</w:t>
      </w:r>
    </w:p>
    <w:p w14:paraId="0000003C" w14:textId="77777777" w:rsidR="00AC12B3" w:rsidRDefault="00AC12B3">
      <w:pPr>
        <w:ind w:left="720" w:firstLine="0"/>
        <w:rPr>
          <w:rFonts w:ascii="Trebuchet MS" w:eastAsia="Trebuchet MS" w:hAnsi="Trebuchet MS" w:cs="Trebuchet MS"/>
          <w:b/>
          <w:bCs/>
          <w:sz w:val="22"/>
          <w:szCs w:val="22"/>
        </w:rPr>
      </w:pPr>
    </w:p>
    <w:p w14:paraId="0000003E" w14:textId="0367ACEC" w:rsidR="00AC12B3" w:rsidRPr="0005437C" w:rsidRDefault="0005437C" w:rsidP="0005437C">
      <w:pPr>
        <w:ind w:firstLine="0"/>
        <w:rPr>
          <w:rFonts w:ascii="Trebuchet MS" w:eastAsia="Trebuchet MS" w:hAnsi="Trebuchet MS" w:cs="Trebuchet MS"/>
          <w:sz w:val="22"/>
          <w:szCs w:val="22"/>
        </w:rPr>
      </w:pPr>
      <w:r w:rsidRPr="0005437C">
        <w:rPr>
          <w:rFonts w:ascii="Trebuchet MS" w:eastAsia="Trebuchet MS" w:hAnsi="Trebuchet MS" w:cs="Trebuchet MS"/>
          <w:sz w:val="22"/>
          <w:szCs w:val="22"/>
        </w:rPr>
        <w:t>There is no impact because the costs associated with the Colorado Benefits Management System to incorporate these changes have already been allocated in the system maintenance budget</w:t>
      </w:r>
      <w:r>
        <w:rPr>
          <w:rFonts w:ascii="Trebuchet MS" w:eastAsia="Trebuchet MS" w:hAnsi="Trebuchet MS" w:cs="Trebuchet MS"/>
          <w:sz w:val="22"/>
          <w:szCs w:val="22"/>
        </w:rPr>
        <w:t>, including training by the Staff Development Division (SDD)</w:t>
      </w:r>
      <w:r w:rsidRPr="0005437C">
        <w:rPr>
          <w:rFonts w:ascii="Trebuchet MS" w:eastAsia="Trebuchet MS" w:hAnsi="Trebuchet MS" w:cs="Trebuchet MS"/>
          <w:sz w:val="22"/>
          <w:szCs w:val="22"/>
        </w:rPr>
        <w:t>.</w:t>
      </w:r>
    </w:p>
    <w:p w14:paraId="0000003F" w14:textId="77777777" w:rsidR="00AC12B3" w:rsidRDefault="00AC12B3">
      <w:pPr>
        <w:ind w:firstLine="0"/>
        <w:rPr>
          <w:rFonts w:ascii="Trebuchet MS" w:eastAsia="Trebuchet MS" w:hAnsi="Trebuchet MS" w:cs="Trebuchet MS"/>
          <w:sz w:val="22"/>
          <w:szCs w:val="22"/>
        </w:rPr>
      </w:pPr>
    </w:p>
    <w:p w14:paraId="00000040" w14:textId="77777777" w:rsidR="00AC12B3" w:rsidRDefault="009432E2">
      <w:pPr>
        <w:ind w:firstLine="0"/>
        <w:rPr>
          <w:rFonts w:ascii="Trebuchet MS" w:eastAsia="Trebuchet MS" w:hAnsi="Trebuchet MS" w:cs="Trebuchet MS"/>
          <w:sz w:val="22"/>
          <w:szCs w:val="22"/>
        </w:rPr>
      </w:pPr>
      <w:r>
        <w:rPr>
          <w:rFonts w:ascii="Trebuchet MS" w:eastAsia="Trebuchet MS" w:hAnsi="Trebuchet MS" w:cs="Trebuchet MS"/>
          <w:sz w:val="22"/>
          <w:szCs w:val="22"/>
        </w:rPr>
        <w:t xml:space="preserve">b) County Fiscal Impact  </w:t>
      </w:r>
    </w:p>
    <w:p w14:paraId="00000041" w14:textId="77777777" w:rsidR="00AC12B3" w:rsidRDefault="00AC12B3">
      <w:pPr>
        <w:ind w:left="720" w:firstLine="0"/>
        <w:rPr>
          <w:rFonts w:ascii="Trebuchet MS" w:eastAsia="Trebuchet MS" w:hAnsi="Trebuchet MS" w:cs="Trebuchet MS"/>
          <w:b/>
          <w:bCs/>
          <w:sz w:val="22"/>
          <w:szCs w:val="22"/>
        </w:rPr>
      </w:pPr>
    </w:p>
    <w:p w14:paraId="00000043" w14:textId="44F58BA8" w:rsidR="00AC12B3" w:rsidRPr="001B47D9" w:rsidRDefault="0005437C">
      <w:pPr>
        <w:ind w:left="2" w:hanging="4"/>
        <w:rPr>
          <w:rFonts w:ascii="Trebuchet MS" w:eastAsia="Trebuchet MS" w:hAnsi="Trebuchet MS" w:cs="Trebuchet MS"/>
        </w:rPr>
      </w:pPr>
      <w:r w:rsidRPr="001B47D9">
        <w:rPr>
          <w:rFonts w:ascii="Trebuchet MS" w:eastAsia="Trebuchet MS" w:hAnsi="Trebuchet MS" w:cs="Trebuchet MS"/>
        </w:rPr>
        <w:t>This rule change may increase county government expenditures for administering SNAP to clients. This is due to increased benefit amounts that are paid to households.</w:t>
      </w:r>
    </w:p>
    <w:p w14:paraId="00000044" w14:textId="77777777" w:rsidR="00AC12B3" w:rsidRDefault="00AC12B3">
      <w:pPr>
        <w:ind w:left="2" w:hanging="4"/>
        <w:rPr>
          <w:rFonts w:ascii="Trebuchet MS" w:eastAsia="Trebuchet MS" w:hAnsi="Trebuchet MS" w:cs="Trebuchet MS"/>
          <w:highlight w:val="green"/>
        </w:rPr>
      </w:pPr>
    </w:p>
    <w:p w14:paraId="00000045" w14:textId="77777777" w:rsidR="00AC12B3" w:rsidRDefault="009432E2">
      <w:pPr>
        <w:ind w:firstLine="0"/>
        <w:rPr>
          <w:rFonts w:ascii="Trebuchet MS" w:eastAsia="Trebuchet MS" w:hAnsi="Trebuchet MS" w:cs="Trebuchet MS"/>
          <w:sz w:val="22"/>
          <w:szCs w:val="22"/>
        </w:rPr>
      </w:pPr>
      <w:r>
        <w:rPr>
          <w:rFonts w:ascii="Trebuchet MS" w:eastAsia="Trebuchet MS" w:hAnsi="Trebuchet MS" w:cs="Trebuchet MS"/>
          <w:sz w:val="22"/>
          <w:szCs w:val="22"/>
        </w:rPr>
        <w:t>c) Federal Fiscal Impact</w:t>
      </w:r>
    </w:p>
    <w:p w14:paraId="00000046" w14:textId="77777777" w:rsidR="00AC12B3" w:rsidRDefault="00AC12B3">
      <w:pPr>
        <w:ind w:left="720" w:firstLine="0"/>
        <w:rPr>
          <w:rFonts w:ascii="Trebuchet MS" w:eastAsia="Trebuchet MS" w:hAnsi="Trebuchet MS" w:cs="Trebuchet MS"/>
          <w:b/>
          <w:bCs/>
          <w:sz w:val="22"/>
          <w:szCs w:val="22"/>
        </w:rPr>
      </w:pPr>
    </w:p>
    <w:p w14:paraId="00000048" w14:textId="0BEFC054" w:rsidR="00AC12B3" w:rsidRDefault="0005437C" w:rsidP="0005437C">
      <w:pPr>
        <w:ind w:left="2" w:hanging="4"/>
        <w:rPr>
          <w:rFonts w:ascii="Trebuchet MS" w:eastAsia="Trebuchet MS" w:hAnsi="Trebuchet MS" w:cs="Trebuchet MS"/>
          <w:b/>
          <w:bCs/>
          <w:sz w:val="22"/>
          <w:szCs w:val="22"/>
        </w:rPr>
      </w:pPr>
      <w:r>
        <w:rPr>
          <w:rFonts w:ascii="Trebuchet MS" w:eastAsia="Trebuchet MS" w:hAnsi="Trebuchet MS" w:cs="Trebuchet MS"/>
        </w:rPr>
        <w:t>The annual COLA results in higher benefit amounts, meaning the federal government is spending more on SNAP benefits.</w:t>
      </w:r>
    </w:p>
    <w:p w14:paraId="00000049" w14:textId="77777777" w:rsidR="00AC12B3" w:rsidRDefault="00AC12B3">
      <w:pPr>
        <w:spacing w:after="240"/>
        <w:ind w:firstLine="0"/>
        <w:rPr>
          <w:rFonts w:ascii="Trebuchet MS" w:eastAsia="Trebuchet MS" w:hAnsi="Trebuchet MS" w:cs="Trebuchet MS"/>
          <w:sz w:val="22"/>
          <w:szCs w:val="22"/>
        </w:rPr>
      </w:pPr>
    </w:p>
    <w:p w14:paraId="0000004A" w14:textId="77777777" w:rsidR="00AC12B3" w:rsidRDefault="009432E2">
      <w:pPr>
        <w:spacing w:after="240"/>
        <w:ind w:firstLine="0"/>
        <w:rPr>
          <w:rFonts w:ascii="Trebuchet MS" w:eastAsia="Trebuchet MS" w:hAnsi="Trebuchet MS" w:cs="Trebuchet MS"/>
          <w:b/>
          <w:bCs/>
          <w:sz w:val="22"/>
          <w:szCs w:val="22"/>
        </w:rPr>
      </w:pPr>
      <w:r>
        <w:rPr>
          <w:rFonts w:ascii="Trebuchet MS" w:eastAsia="Trebuchet MS" w:hAnsi="Trebuchet MS" w:cs="Trebuchet MS"/>
          <w:sz w:val="22"/>
          <w:szCs w:val="22"/>
        </w:rPr>
        <w:t>d) Other Fiscal (such as providers, local governments, etc.)</w:t>
      </w:r>
    </w:p>
    <w:p w14:paraId="0000004B" w14:textId="3F3C2FD1" w:rsidR="00AC12B3" w:rsidRPr="001B47D9" w:rsidRDefault="0005437C">
      <w:pPr>
        <w:ind w:left="2" w:hanging="4"/>
        <w:rPr>
          <w:rFonts w:ascii="Trebuchet MS" w:eastAsia="Trebuchet MS" w:hAnsi="Trebuchet MS" w:cs="Trebuchet MS"/>
        </w:rPr>
      </w:pPr>
      <w:r w:rsidRPr="001B47D9">
        <w:rPr>
          <w:rFonts w:ascii="Trebuchet MS" w:eastAsia="Trebuchet MS" w:hAnsi="Trebuchet MS" w:cs="Trebuchet MS"/>
        </w:rPr>
        <w:t>There are no other entities fiscally impacted.</w:t>
      </w:r>
    </w:p>
    <w:p w14:paraId="0000004C" w14:textId="77777777" w:rsidR="00AC12B3" w:rsidRDefault="00AC12B3">
      <w:pPr>
        <w:ind w:left="2" w:hanging="4"/>
        <w:rPr>
          <w:rFonts w:ascii="Trebuchet MS" w:eastAsia="Trebuchet MS" w:hAnsi="Trebuchet MS" w:cs="Trebuchet MS"/>
          <w:highlight w:val="green"/>
        </w:rPr>
      </w:pPr>
    </w:p>
    <w:p w14:paraId="0000004D" w14:textId="77777777" w:rsidR="00AC12B3" w:rsidRDefault="009432E2">
      <w:pPr>
        <w:pStyle w:val="Heading2"/>
        <w:spacing w:before="240" w:after="240"/>
      </w:pPr>
      <w:bookmarkStart w:id="7" w:name="_heading=h.w4g0zs370jkn" w:colFirst="0" w:colLast="0"/>
      <w:bookmarkEnd w:id="7"/>
      <w:r>
        <w:t>5. Stakeholder Comment Summary</w:t>
      </w:r>
    </w:p>
    <w:p w14:paraId="0000004E" w14:textId="2D0175D3" w:rsidR="00AC12B3" w:rsidRDefault="009432E2">
      <w:pPr>
        <w:spacing w:before="240" w:after="240"/>
        <w:ind w:firstLine="0"/>
        <w:rPr>
          <w:rFonts w:ascii="Trebuchet MS" w:eastAsia="Trebuchet MS" w:hAnsi="Trebuchet MS" w:cs="Trebuchet MS"/>
          <w:b/>
          <w:bCs/>
          <w:sz w:val="22"/>
          <w:szCs w:val="22"/>
        </w:rPr>
      </w:pPr>
      <w:r>
        <w:rPr>
          <w:rFonts w:ascii="Trebuchet MS" w:eastAsia="Trebuchet MS" w:hAnsi="Trebuchet MS" w:cs="Trebuchet MS"/>
          <w:sz w:val="22"/>
          <w:szCs w:val="22"/>
        </w:rPr>
        <w:t xml:space="preserve">a) Development </w:t>
      </w:r>
    </w:p>
    <w:p w14:paraId="0000004F" w14:textId="25118AAB" w:rsidR="00AC12B3" w:rsidRDefault="001B47D9">
      <w:pPr>
        <w:ind w:left="2" w:hanging="4"/>
        <w:rPr>
          <w:rFonts w:ascii="Trebuchet MS" w:eastAsia="Trebuchet MS" w:hAnsi="Trebuchet MS" w:cs="Trebuchet MS"/>
          <w:b/>
          <w:bCs/>
          <w:sz w:val="22"/>
          <w:szCs w:val="22"/>
        </w:rPr>
      </w:pPr>
      <w:r>
        <w:rPr>
          <w:rFonts w:ascii="Trebuchet MS" w:eastAsia="Trebuchet MS" w:hAnsi="Trebuchet MS" w:cs="Trebuchet MS"/>
        </w:rPr>
        <w:t>No other individuals or entities were included in the development of these proposed rules as they are federally mandated updates with no state discretion.</w:t>
      </w:r>
    </w:p>
    <w:p w14:paraId="00000050" w14:textId="77777777" w:rsidR="00AC12B3" w:rsidRDefault="00AC12B3">
      <w:pPr>
        <w:ind w:left="2" w:hanging="4"/>
        <w:rPr>
          <w:rFonts w:ascii="Trebuchet MS" w:eastAsia="Trebuchet MS" w:hAnsi="Trebuchet MS" w:cs="Trebuchet MS"/>
          <w:b/>
          <w:bCs/>
          <w:sz w:val="22"/>
          <w:szCs w:val="22"/>
        </w:rPr>
      </w:pPr>
    </w:p>
    <w:p w14:paraId="00000053" w14:textId="2C11DFDE" w:rsidR="00AC12B3" w:rsidRDefault="009432E2" w:rsidP="001B47D9">
      <w:pPr>
        <w:spacing w:before="240" w:after="240"/>
        <w:ind w:firstLine="0"/>
        <w:rPr>
          <w:rFonts w:ascii="Trebuchet MS" w:eastAsia="Trebuchet MS" w:hAnsi="Trebuchet MS" w:cs="Trebuchet MS"/>
          <w:sz w:val="22"/>
          <w:szCs w:val="22"/>
        </w:rPr>
      </w:pPr>
      <w:r>
        <w:rPr>
          <w:rFonts w:ascii="Trebuchet MS" w:eastAsia="Trebuchet MS" w:hAnsi="Trebuchet MS" w:cs="Trebuchet MS"/>
          <w:sz w:val="22"/>
          <w:szCs w:val="22"/>
        </w:rPr>
        <w:t>b) This Rule-Making Package</w:t>
      </w:r>
      <w:r>
        <w:rPr>
          <w:rFonts w:ascii="Trebuchet MS" w:eastAsia="Trebuchet MS" w:hAnsi="Trebuchet MS" w:cs="Trebuchet MS"/>
          <w:i/>
          <w:iCs/>
          <w:sz w:val="22"/>
          <w:szCs w:val="22"/>
        </w:rPr>
        <w:t xml:space="preserve"> </w:t>
      </w:r>
    </w:p>
    <w:p w14:paraId="7E140031" w14:textId="2BCEA80A" w:rsidR="001B47D9" w:rsidRDefault="001B47D9" w:rsidP="001B47D9">
      <w:pPr>
        <w:spacing w:before="240" w:after="240"/>
        <w:ind w:firstLine="0"/>
        <w:rPr>
          <w:rFonts w:ascii="Trebuchet MS" w:eastAsia="Trebuchet MS" w:hAnsi="Trebuchet MS" w:cs="Trebuchet MS"/>
          <w:sz w:val="22"/>
          <w:szCs w:val="22"/>
        </w:rPr>
      </w:pPr>
      <w:r>
        <w:rPr>
          <w:rFonts w:ascii="Trebuchet MS" w:eastAsia="Trebuchet MS" w:hAnsi="Trebuchet MS" w:cs="Trebuchet MS"/>
          <w:sz w:val="22"/>
          <w:szCs w:val="22"/>
        </w:rPr>
        <w:t>The following individuals and/or entities were informed of this rule package: county SNAP administrators, Economic Security Sub-PAC, and the Division of Economic Workforce Support (DEWS).</w:t>
      </w:r>
    </w:p>
    <w:p w14:paraId="00000054" w14:textId="77777777" w:rsidR="00AC12B3" w:rsidRDefault="00AC12B3">
      <w:pPr>
        <w:ind w:left="2" w:hanging="4"/>
        <w:rPr>
          <w:rFonts w:ascii="Trebuchet MS" w:eastAsia="Trebuchet MS" w:hAnsi="Trebuchet MS" w:cs="Trebuchet MS"/>
          <w:sz w:val="22"/>
          <w:szCs w:val="22"/>
        </w:rPr>
      </w:pPr>
    </w:p>
    <w:p w14:paraId="00000055" w14:textId="160DA877" w:rsidR="00AC12B3" w:rsidRDefault="009432E2">
      <w:pPr>
        <w:ind w:left="2" w:hanging="4"/>
        <w:rPr>
          <w:rFonts w:ascii="Trebuchet MS" w:eastAsia="Trebuchet MS" w:hAnsi="Trebuchet MS" w:cs="Trebuchet MS"/>
          <w:sz w:val="22"/>
          <w:szCs w:val="22"/>
        </w:rPr>
      </w:pPr>
      <w:r>
        <w:rPr>
          <w:rFonts w:ascii="Trebuchet MS" w:eastAsia="Trebuchet MS" w:hAnsi="Trebuchet MS" w:cs="Trebuchet MS"/>
          <w:sz w:val="22"/>
          <w:szCs w:val="22"/>
        </w:rPr>
        <w:t xml:space="preserve">c) Other State Agencies </w:t>
      </w:r>
    </w:p>
    <w:p w14:paraId="00000056" w14:textId="77777777" w:rsidR="00AC12B3" w:rsidRDefault="00AC12B3">
      <w:pPr>
        <w:ind w:left="2" w:hanging="4"/>
        <w:rPr>
          <w:rFonts w:ascii="Trebuchet MS" w:eastAsia="Trebuchet MS" w:hAnsi="Trebuchet MS" w:cs="Trebuchet MS"/>
          <w:sz w:val="22"/>
          <w:szCs w:val="22"/>
        </w:rPr>
      </w:pPr>
    </w:p>
    <w:p w14:paraId="00000057" w14:textId="0B1A9688" w:rsidR="00AC12B3" w:rsidRPr="001B47D9" w:rsidRDefault="001B47D9">
      <w:pPr>
        <w:ind w:left="2" w:hanging="4"/>
        <w:rPr>
          <w:rFonts w:ascii="Trebuchet MS" w:eastAsia="Trebuchet MS" w:hAnsi="Trebuchet MS" w:cs="Trebuchet MS"/>
        </w:rPr>
      </w:pPr>
      <w:r w:rsidRPr="001B47D9">
        <w:rPr>
          <w:rFonts w:ascii="Trebuchet MS" w:eastAsia="Trebuchet MS" w:hAnsi="Trebuchet MS" w:cs="Trebuchet MS"/>
        </w:rPr>
        <w:t>No other state agencies are impacted by this rule change.</w:t>
      </w:r>
    </w:p>
    <w:p w14:paraId="00000058" w14:textId="77777777" w:rsidR="00AC12B3" w:rsidRDefault="00AC12B3">
      <w:pPr>
        <w:ind w:left="2" w:hanging="4"/>
        <w:rPr>
          <w:rFonts w:ascii="Trebuchet MS" w:eastAsia="Trebuchet MS" w:hAnsi="Trebuchet MS" w:cs="Trebuchet MS"/>
          <w:highlight w:val="green"/>
        </w:rPr>
      </w:pPr>
    </w:p>
    <w:p w14:paraId="00000059" w14:textId="77777777" w:rsidR="00AC12B3" w:rsidRDefault="009432E2">
      <w:pPr>
        <w:spacing w:before="240" w:after="240"/>
        <w:ind w:firstLine="0"/>
        <w:rPr>
          <w:rFonts w:ascii="Trebuchet MS" w:eastAsia="Trebuchet MS" w:hAnsi="Trebuchet MS" w:cs="Trebuchet MS"/>
          <w:sz w:val="22"/>
          <w:szCs w:val="22"/>
        </w:rPr>
      </w:pPr>
      <w:r>
        <w:rPr>
          <w:rFonts w:ascii="Trebuchet MS" w:eastAsia="Trebuchet MS" w:hAnsi="Trebuchet MS" w:cs="Trebuchet MS"/>
          <w:sz w:val="22"/>
          <w:szCs w:val="22"/>
        </w:rPr>
        <w:t>d) Sub-Policy Advisory Committee (Sub-PAC) – Subject Matter and Finance</w:t>
      </w:r>
    </w:p>
    <w:p w14:paraId="0000005A" w14:textId="24714606" w:rsidR="00AC12B3" w:rsidRDefault="009432E2">
      <w:pPr>
        <w:spacing w:before="240" w:after="240"/>
        <w:ind w:hanging="2"/>
        <w:rPr>
          <w:rFonts w:ascii="Trebuchet MS" w:eastAsia="Trebuchet MS" w:hAnsi="Trebuchet MS" w:cs="Trebuchet MS"/>
          <w:sz w:val="22"/>
          <w:szCs w:val="22"/>
        </w:rPr>
      </w:pPr>
      <w:r>
        <w:rPr>
          <w:rFonts w:ascii="Trebuchet MS" w:eastAsia="Trebuchet MS" w:hAnsi="Trebuchet MS" w:cs="Trebuchet MS"/>
          <w:sz w:val="22"/>
          <w:szCs w:val="22"/>
        </w:rPr>
        <w:t>Have these rules been reviewed by the appropriate Sub-PAC?</w:t>
      </w:r>
      <w:r w:rsidR="001B47D9">
        <w:rPr>
          <w:rFonts w:ascii="Trebuchet MS" w:eastAsia="Trebuchet MS" w:hAnsi="Trebuchet MS" w:cs="Trebuchet MS"/>
          <w:sz w:val="22"/>
          <w:szCs w:val="22"/>
        </w:rPr>
        <w:t xml:space="preserve"> Pending</w:t>
      </w:r>
      <w:r>
        <w:rPr>
          <w:rFonts w:ascii="Trebuchet MS" w:eastAsia="Trebuchet MS" w:hAnsi="Trebuchet MS" w:cs="Trebuchet MS"/>
          <w:sz w:val="22"/>
          <w:szCs w:val="22"/>
        </w:rPr>
        <w:t xml:space="preserve"> </w:t>
      </w:r>
    </w:p>
    <w:p w14:paraId="0000005B" w14:textId="4FFCABF8" w:rsidR="00AC12B3" w:rsidRDefault="009432E2">
      <w:pPr>
        <w:spacing w:before="240" w:after="240"/>
        <w:ind w:hanging="2"/>
        <w:rPr>
          <w:rFonts w:ascii="Trebuchet MS" w:eastAsia="Trebuchet MS" w:hAnsi="Trebuchet MS" w:cs="Trebuchet MS"/>
          <w:sz w:val="22"/>
          <w:szCs w:val="22"/>
          <w:highlight w:val="green"/>
        </w:rPr>
      </w:pPr>
      <w:r>
        <w:rPr>
          <w:rFonts w:ascii="Trebuchet MS" w:eastAsia="Trebuchet MS" w:hAnsi="Trebuchet MS" w:cs="Trebuchet MS"/>
          <w:sz w:val="22"/>
          <w:szCs w:val="22"/>
        </w:rPr>
        <w:t>Date Presented: </w:t>
      </w:r>
      <w:r w:rsidR="001B47D9" w:rsidRPr="001B47D9">
        <w:rPr>
          <w:rFonts w:ascii="Trebuchet MS" w:eastAsia="Trebuchet MS" w:hAnsi="Trebuchet MS" w:cs="Trebuchet MS"/>
          <w:sz w:val="22"/>
          <w:szCs w:val="22"/>
        </w:rPr>
        <w:t>9/1/2026</w:t>
      </w:r>
    </w:p>
    <w:p w14:paraId="0000005C" w14:textId="2B1ACBA0" w:rsidR="00AC12B3" w:rsidRDefault="009432E2">
      <w:pPr>
        <w:spacing w:before="240" w:after="240"/>
        <w:ind w:hanging="2"/>
        <w:rPr>
          <w:rFonts w:ascii="Trebuchet MS" w:eastAsia="Trebuchet MS" w:hAnsi="Trebuchet MS" w:cs="Trebuchet MS"/>
          <w:sz w:val="22"/>
          <w:szCs w:val="22"/>
          <w:highlight w:val="green"/>
        </w:rPr>
      </w:pPr>
      <w:r>
        <w:rPr>
          <w:rFonts w:ascii="Trebuchet MS" w:eastAsia="Trebuchet MS" w:hAnsi="Trebuchet MS" w:cs="Trebuchet MS"/>
          <w:sz w:val="22"/>
          <w:szCs w:val="22"/>
        </w:rPr>
        <w:t>What issues were raised: </w:t>
      </w:r>
      <w:r w:rsidR="00410E9D">
        <w:rPr>
          <w:rFonts w:ascii="Trebuchet MS" w:eastAsia="Trebuchet MS" w:hAnsi="Trebuchet MS" w:cs="Trebuchet MS"/>
          <w:sz w:val="22"/>
          <w:szCs w:val="22"/>
        </w:rPr>
        <w:t>Certain</w:t>
      </w:r>
      <w:r w:rsidR="00410E9D" w:rsidRPr="00410E9D">
        <w:rPr>
          <w:rFonts w:ascii="Trebuchet MS" w:eastAsia="Trebuchet MS" w:hAnsi="Trebuchet MS" w:cs="Trebuchet MS"/>
          <w:sz w:val="22"/>
          <w:szCs w:val="22"/>
        </w:rPr>
        <w:t xml:space="preserve"> counties feel that increasing the benefits that clients receive has an adverse effect on county </w:t>
      </w:r>
      <w:proofErr w:type="gramStart"/>
      <w:r w:rsidR="00410E9D" w:rsidRPr="00410E9D">
        <w:rPr>
          <w:rFonts w:ascii="Trebuchet MS" w:eastAsia="Trebuchet MS" w:hAnsi="Trebuchet MS" w:cs="Trebuchet MS"/>
          <w:sz w:val="22"/>
          <w:szCs w:val="22"/>
        </w:rPr>
        <w:t>budgets</w:t>
      </w:r>
      <w:proofErr w:type="gramEnd"/>
      <w:r w:rsidR="00410E9D" w:rsidRPr="00410E9D">
        <w:rPr>
          <w:rFonts w:ascii="Trebuchet MS" w:eastAsia="Trebuchet MS" w:hAnsi="Trebuchet MS" w:cs="Trebuchet MS"/>
          <w:sz w:val="22"/>
          <w:szCs w:val="22"/>
        </w:rPr>
        <w:t xml:space="preserve"> so they do not support COLA.</w:t>
      </w:r>
    </w:p>
    <w:p w14:paraId="0000005D" w14:textId="57DC7015" w:rsidR="00AC12B3" w:rsidRDefault="009432E2">
      <w:pPr>
        <w:spacing w:before="240" w:after="240"/>
        <w:ind w:hanging="2"/>
        <w:rPr>
          <w:rFonts w:ascii="Trebuchet MS" w:eastAsia="Trebuchet MS" w:hAnsi="Trebuchet MS" w:cs="Trebuchet MS"/>
          <w:sz w:val="22"/>
          <w:szCs w:val="22"/>
          <w:highlight w:val="green"/>
        </w:rPr>
      </w:pPr>
      <w:r>
        <w:rPr>
          <w:rFonts w:ascii="Trebuchet MS" w:eastAsia="Trebuchet MS" w:hAnsi="Trebuchet MS" w:cs="Trebuchet MS"/>
          <w:sz w:val="22"/>
          <w:szCs w:val="22"/>
        </w:rPr>
        <w:t>Vote Count: </w:t>
      </w:r>
      <w:r w:rsidR="00410E9D" w:rsidRPr="00410E9D">
        <w:rPr>
          <w:rFonts w:ascii="Trebuchet MS" w:eastAsia="Trebuchet MS" w:hAnsi="Trebuchet MS" w:cs="Trebuchet MS"/>
          <w:sz w:val="22"/>
          <w:szCs w:val="22"/>
        </w:rPr>
        <w:t xml:space="preserve">18 yes, 2 </w:t>
      </w:r>
      <w:proofErr w:type="gramStart"/>
      <w:r w:rsidR="00410E9D" w:rsidRPr="00410E9D">
        <w:rPr>
          <w:rFonts w:ascii="Trebuchet MS" w:eastAsia="Trebuchet MS" w:hAnsi="Trebuchet MS" w:cs="Trebuchet MS"/>
          <w:sz w:val="22"/>
          <w:szCs w:val="22"/>
        </w:rPr>
        <w:t>no</w:t>
      </w:r>
      <w:proofErr w:type="gramEnd"/>
    </w:p>
    <w:p w14:paraId="0000005F" w14:textId="3EC4C905" w:rsidR="00AC12B3" w:rsidRPr="001B47D9" w:rsidRDefault="009432E2" w:rsidP="00410E9D">
      <w:pPr>
        <w:spacing w:before="240" w:after="240"/>
        <w:ind w:hanging="2"/>
        <w:rPr>
          <w:rFonts w:ascii="Trebuchet MS" w:eastAsia="Trebuchet MS" w:hAnsi="Trebuchet MS" w:cs="Trebuchet MS"/>
          <w:sz w:val="22"/>
          <w:szCs w:val="22"/>
        </w:rPr>
      </w:pPr>
      <w:r>
        <w:rPr>
          <w:rFonts w:ascii="Trebuchet MS" w:eastAsia="Trebuchet MS" w:hAnsi="Trebuchet MS" w:cs="Trebuchet MS"/>
          <w:sz w:val="22"/>
          <w:szCs w:val="22"/>
        </w:rPr>
        <w:t xml:space="preserve">If not Presented, explain why: </w:t>
      </w:r>
      <w:r w:rsidR="001B47D9" w:rsidRPr="001B47D9">
        <w:rPr>
          <w:rFonts w:ascii="Trebuchet MS" w:eastAsia="Trebuchet MS" w:hAnsi="Trebuchet MS" w:cs="Trebuchet MS"/>
          <w:sz w:val="22"/>
          <w:szCs w:val="22"/>
        </w:rPr>
        <w:t>N/A</w:t>
      </w:r>
    </w:p>
    <w:p w14:paraId="00000060" w14:textId="2F98D5CF" w:rsidR="00AC12B3" w:rsidRDefault="009432E2">
      <w:pPr>
        <w:spacing w:before="240" w:after="240"/>
        <w:ind w:hanging="2"/>
        <w:rPr>
          <w:rFonts w:ascii="Trebuchet MS" w:eastAsia="Trebuchet MS" w:hAnsi="Trebuchet MS" w:cs="Trebuchet MS"/>
          <w:sz w:val="22"/>
          <w:szCs w:val="22"/>
        </w:rPr>
      </w:pPr>
      <w:r>
        <w:rPr>
          <w:rFonts w:ascii="Trebuchet MS" w:eastAsia="Trebuchet MS" w:hAnsi="Trebuchet MS" w:cs="Trebuchet MS"/>
          <w:sz w:val="22"/>
          <w:szCs w:val="22"/>
        </w:rPr>
        <w:tab/>
        <w:t>Presented at Finance Sub-PAC?</w:t>
      </w:r>
      <w:r w:rsidR="001B47D9">
        <w:rPr>
          <w:rFonts w:ascii="Trebuchet MS" w:eastAsia="Trebuchet MS" w:hAnsi="Trebuchet MS" w:cs="Trebuchet MS"/>
          <w:sz w:val="22"/>
          <w:szCs w:val="22"/>
        </w:rPr>
        <w:t xml:space="preserve"> </w:t>
      </w:r>
      <w:r w:rsidR="00410E9D">
        <w:rPr>
          <w:rFonts w:ascii="Trebuchet MS" w:eastAsia="Trebuchet MS" w:hAnsi="Trebuchet MS" w:cs="Trebuchet MS"/>
          <w:sz w:val="22"/>
          <w:szCs w:val="22"/>
        </w:rPr>
        <w:t>Yes</w:t>
      </w:r>
      <w:r>
        <w:rPr>
          <w:rFonts w:ascii="Trebuchet MS" w:eastAsia="Trebuchet MS" w:hAnsi="Trebuchet MS" w:cs="Trebuchet MS"/>
          <w:sz w:val="22"/>
          <w:szCs w:val="22"/>
        </w:rPr>
        <w:t xml:space="preserve"> </w:t>
      </w:r>
    </w:p>
    <w:p w14:paraId="00000061" w14:textId="42E135F1" w:rsidR="00AC12B3" w:rsidRDefault="009432E2">
      <w:pPr>
        <w:spacing w:before="240" w:after="240"/>
        <w:ind w:hanging="2"/>
        <w:rPr>
          <w:rFonts w:ascii="Trebuchet MS" w:eastAsia="Trebuchet MS" w:hAnsi="Trebuchet MS" w:cs="Trebuchet MS"/>
          <w:sz w:val="22"/>
          <w:szCs w:val="22"/>
          <w:highlight w:val="green"/>
        </w:rPr>
      </w:pPr>
      <w:r>
        <w:rPr>
          <w:rFonts w:ascii="Trebuchet MS" w:eastAsia="Trebuchet MS" w:hAnsi="Trebuchet MS" w:cs="Trebuchet MS"/>
          <w:sz w:val="22"/>
          <w:szCs w:val="22"/>
        </w:rPr>
        <w:t>Finance Sub-PAC Date Presented: </w:t>
      </w:r>
      <w:r w:rsidR="00410E9D" w:rsidRPr="00410E9D">
        <w:rPr>
          <w:rFonts w:ascii="Trebuchet MS" w:eastAsia="Trebuchet MS" w:hAnsi="Trebuchet MS" w:cs="Trebuchet MS"/>
          <w:sz w:val="22"/>
          <w:szCs w:val="22"/>
        </w:rPr>
        <w:t>9/3/26</w:t>
      </w:r>
    </w:p>
    <w:p w14:paraId="00000062" w14:textId="3CEBBFD4" w:rsidR="00AC12B3" w:rsidRDefault="009432E2">
      <w:pPr>
        <w:spacing w:before="240" w:after="240"/>
        <w:ind w:hanging="2"/>
        <w:rPr>
          <w:rFonts w:ascii="Trebuchet MS" w:eastAsia="Trebuchet MS" w:hAnsi="Trebuchet MS" w:cs="Trebuchet MS"/>
          <w:sz w:val="22"/>
          <w:szCs w:val="22"/>
          <w:highlight w:val="green"/>
        </w:rPr>
      </w:pPr>
      <w:r>
        <w:rPr>
          <w:rFonts w:ascii="Trebuchet MS" w:eastAsia="Trebuchet MS" w:hAnsi="Trebuchet MS" w:cs="Trebuchet MS"/>
          <w:sz w:val="22"/>
          <w:szCs w:val="22"/>
        </w:rPr>
        <w:t>Finance Sub-PAC issues were raised: </w:t>
      </w:r>
      <w:r w:rsidR="001B47D9">
        <w:rPr>
          <w:rFonts w:ascii="Trebuchet MS" w:eastAsia="Trebuchet MS" w:hAnsi="Trebuchet MS" w:cs="Trebuchet MS"/>
          <w:sz w:val="22"/>
          <w:szCs w:val="22"/>
          <w:highlight w:val="green"/>
        </w:rPr>
        <w:t>Pending</w:t>
      </w:r>
    </w:p>
    <w:p w14:paraId="00000063" w14:textId="148A3512" w:rsidR="00AC12B3" w:rsidRDefault="009432E2">
      <w:pPr>
        <w:spacing w:before="240" w:after="240"/>
        <w:ind w:hanging="2"/>
        <w:rPr>
          <w:rFonts w:ascii="Trebuchet MS" w:eastAsia="Trebuchet MS" w:hAnsi="Trebuchet MS" w:cs="Trebuchet MS"/>
          <w:sz w:val="22"/>
          <w:szCs w:val="22"/>
          <w:highlight w:val="green"/>
        </w:rPr>
      </w:pPr>
      <w:r>
        <w:rPr>
          <w:rFonts w:ascii="Trebuchet MS" w:eastAsia="Trebuchet MS" w:hAnsi="Trebuchet MS" w:cs="Trebuchet MS"/>
          <w:sz w:val="22"/>
          <w:szCs w:val="22"/>
        </w:rPr>
        <w:t>Finance Sub-PAC Vote Count: </w:t>
      </w:r>
      <w:r w:rsidR="001B47D9">
        <w:rPr>
          <w:rFonts w:ascii="Trebuchet MS" w:eastAsia="Trebuchet MS" w:hAnsi="Trebuchet MS" w:cs="Trebuchet MS"/>
          <w:sz w:val="22"/>
          <w:szCs w:val="22"/>
          <w:highlight w:val="green"/>
        </w:rPr>
        <w:t>Pending</w:t>
      </w:r>
    </w:p>
    <w:p w14:paraId="00000064" w14:textId="2C92EF1A" w:rsidR="00AC12B3" w:rsidRDefault="009432E2">
      <w:pPr>
        <w:spacing w:before="240" w:after="240"/>
        <w:ind w:hanging="2"/>
        <w:rPr>
          <w:rFonts w:ascii="Trebuchet MS" w:eastAsia="Trebuchet MS" w:hAnsi="Trebuchet MS" w:cs="Trebuchet MS"/>
          <w:sz w:val="22"/>
          <w:szCs w:val="22"/>
          <w:highlight w:val="green"/>
        </w:rPr>
      </w:pPr>
      <w:r>
        <w:rPr>
          <w:rFonts w:ascii="Trebuchet MS" w:eastAsia="Trebuchet MS" w:hAnsi="Trebuchet MS" w:cs="Trebuchet MS"/>
          <w:sz w:val="22"/>
          <w:szCs w:val="22"/>
        </w:rPr>
        <w:t xml:space="preserve">If not Presented at Finance Sub-PAC explain why: </w:t>
      </w:r>
      <w:r w:rsidR="00410E9D" w:rsidRPr="00410E9D">
        <w:rPr>
          <w:rFonts w:ascii="Trebuchet MS" w:eastAsia="Trebuchet MS" w:hAnsi="Trebuchet MS" w:cs="Trebuchet MS"/>
          <w:sz w:val="22"/>
          <w:szCs w:val="22"/>
        </w:rPr>
        <w:t>N/A</w:t>
      </w:r>
    </w:p>
    <w:p w14:paraId="00000065" w14:textId="77777777" w:rsidR="00AC12B3" w:rsidRDefault="009432E2">
      <w:pPr>
        <w:spacing w:before="240" w:after="240"/>
        <w:ind w:hanging="2"/>
        <w:rPr>
          <w:rFonts w:ascii="Trebuchet MS" w:eastAsia="Trebuchet MS" w:hAnsi="Trebuchet MS" w:cs="Trebuchet MS"/>
          <w:sz w:val="22"/>
          <w:szCs w:val="22"/>
        </w:rPr>
      </w:pPr>
      <w:r>
        <w:rPr>
          <w:rFonts w:ascii="Trebuchet MS" w:eastAsia="Trebuchet MS" w:hAnsi="Trebuchet MS" w:cs="Trebuchet MS"/>
          <w:sz w:val="22"/>
          <w:szCs w:val="22"/>
        </w:rPr>
        <w:t>e) Policy Advisory Committee (PAC)</w:t>
      </w:r>
    </w:p>
    <w:p w14:paraId="00000066" w14:textId="4F44F2FD" w:rsidR="00AC12B3" w:rsidRDefault="009432E2">
      <w:pPr>
        <w:spacing w:before="240" w:after="240"/>
        <w:ind w:hanging="2"/>
        <w:rPr>
          <w:rFonts w:ascii="Trebuchet MS" w:eastAsia="Trebuchet MS" w:hAnsi="Trebuchet MS" w:cs="Trebuchet MS"/>
          <w:b/>
          <w:bCs/>
          <w:i/>
          <w:iCs/>
          <w:sz w:val="22"/>
          <w:szCs w:val="22"/>
        </w:rPr>
      </w:pPr>
      <w:r>
        <w:rPr>
          <w:rFonts w:ascii="Trebuchet MS" w:eastAsia="Trebuchet MS" w:hAnsi="Trebuchet MS" w:cs="Trebuchet MS"/>
          <w:sz w:val="22"/>
          <w:szCs w:val="22"/>
        </w:rPr>
        <w:t>Have these rules been approved by PAC?</w:t>
      </w:r>
      <w:r>
        <w:rPr>
          <w:rFonts w:ascii="Trebuchet MS" w:eastAsia="Trebuchet MS" w:hAnsi="Trebuchet MS" w:cs="Trebuchet MS"/>
          <w:b/>
          <w:bCs/>
          <w:i/>
          <w:iCs/>
          <w:sz w:val="22"/>
          <w:szCs w:val="22"/>
        </w:rPr>
        <w:t xml:space="preserve"> </w:t>
      </w:r>
      <w:r w:rsidR="001B47D9">
        <w:rPr>
          <w:rFonts w:ascii="Trebuchet MS" w:eastAsia="Trebuchet MS" w:hAnsi="Trebuchet MS" w:cs="Trebuchet MS"/>
          <w:b/>
          <w:bCs/>
          <w:i/>
          <w:iCs/>
          <w:color w:val="FFCFC9"/>
          <w:sz w:val="22"/>
          <w:szCs w:val="22"/>
          <w:shd w:val="clear" w:color="auto" w:fill="B10202"/>
        </w:rPr>
        <w:t>Pending</w:t>
      </w:r>
    </w:p>
    <w:p w14:paraId="00000067" w14:textId="0E65876B" w:rsidR="00AC12B3" w:rsidRDefault="009432E2">
      <w:pPr>
        <w:spacing w:before="240" w:after="240"/>
        <w:ind w:hanging="2"/>
        <w:rPr>
          <w:rFonts w:ascii="Trebuchet MS" w:eastAsia="Trebuchet MS" w:hAnsi="Trebuchet MS" w:cs="Trebuchet MS"/>
          <w:sz w:val="22"/>
          <w:szCs w:val="22"/>
          <w:highlight w:val="green"/>
        </w:rPr>
      </w:pPr>
      <w:r>
        <w:rPr>
          <w:rFonts w:ascii="Trebuchet MS" w:eastAsia="Trebuchet MS" w:hAnsi="Trebuchet MS" w:cs="Trebuchet MS"/>
          <w:sz w:val="22"/>
          <w:szCs w:val="22"/>
        </w:rPr>
        <w:lastRenderedPageBreak/>
        <w:t>Date Presented: </w:t>
      </w:r>
      <w:r w:rsidR="00410E9D" w:rsidRPr="00410E9D">
        <w:rPr>
          <w:rFonts w:ascii="Trebuchet MS" w:eastAsia="Trebuchet MS" w:hAnsi="Trebuchet MS" w:cs="Trebuchet MS"/>
          <w:sz w:val="22"/>
          <w:szCs w:val="22"/>
        </w:rPr>
        <w:t>9/3/26</w:t>
      </w:r>
    </w:p>
    <w:p w14:paraId="00000068" w14:textId="2B884F3E" w:rsidR="00AC12B3" w:rsidRDefault="009432E2">
      <w:pPr>
        <w:spacing w:before="240" w:after="240"/>
        <w:ind w:hanging="2"/>
        <w:rPr>
          <w:rFonts w:ascii="Trebuchet MS" w:eastAsia="Trebuchet MS" w:hAnsi="Trebuchet MS" w:cs="Trebuchet MS"/>
          <w:sz w:val="22"/>
          <w:szCs w:val="22"/>
          <w:highlight w:val="green"/>
        </w:rPr>
      </w:pPr>
      <w:r>
        <w:rPr>
          <w:rFonts w:ascii="Trebuchet MS" w:eastAsia="Trebuchet MS" w:hAnsi="Trebuchet MS" w:cs="Trebuchet MS"/>
          <w:sz w:val="22"/>
          <w:szCs w:val="22"/>
        </w:rPr>
        <w:t>What issues were raised: </w:t>
      </w:r>
      <w:r w:rsidR="001B47D9">
        <w:rPr>
          <w:rFonts w:ascii="Trebuchet MS" w:eastAsia="Trebuchet MS" w:hAnsi="Trebuchet MS" w:cs="Trebuchet MS"/>
          <w:sz w:val="22"/>
          <w:szCs w:val="22"/>
          <w:highlight w:val="green"/>
        </w:rPr>
        <w:t>Pending</w:t>
      </w:r>
    </w:p>
    <w:p w14:paraId="00000069" w14:textId="6C555380" w:rsidR="00AC12B3" w:rsidRDefault="009432E2">
      <w:pPr>
        <w:spacing w:before="240" w:after="240"/>
        <w:ind w:hanging="2"/>
        <w:rPr>
          <w:rFonts w:ascii="Trebuchet MS" w:eastAsia="Trebuchet MS" w:hAnsi="Trebuchet MS" w:cs="Trebuchet MS"/>
          <w:sz w:val="22"/>
          <w:szCs w:val="22"/>
          <w:highlight w:val="green"/>
        </w:rPr>
      </w:pPr>
      <w:r>
        <w:rPr>
          <w:rFonts w:ascii="Trebuchet MS" w:eastAsia="Trebuchet MS" w:hAnsi="Trebuchet MS" w:cs="Trebuchet MS"/>
          <w:sz w:val="22"/>
          <w:szCs w:val="22"/>
        </w:rPr>
        <w:t xml:space="preserve">Vote Count: </w:t>
      </w:r>
      <w:r w:rsidR="001B47D9">
        <w:rPr>
          <w:rFonts w:ascii="Trebuchet MS" w:eastAsia="Trebuchet MS" w:hAnsi="Trebuchet MS" w:cs="Trebuchet MS"/>
          <w:sz w:val="22"/>
          <w:szCs w:val="22"/>
          <w:highlight w:val="green"/>
        </w:rPr>
        <w:t>Pending</w:t>
      </w:r>
    </w:p>
    <w:p w14:paraId="0000006A" w14:textId="77777777" w:rsidR="00AC12B3" w:rsidRDefault="009432E2">
      <w:pPr>
        <w:spacing w:before="240" w:after="240"/>
        <w:ind w:hanging="2"/>
        <w:rPr>
          <w:rFonts w:ascii="Trebuchet MS" w:eastAsia="Trebuchet MS" w:hAnsi="Trebuchet MS" w:cs="Trebuchet MS"/>
          <w:sz w:val="22"/>
          <w:szCs w:val="22"/>
        </w:rPr>
      </w:pPr>
      <w:r>
        <w:rPr>
          <w:rFonts w:ascii="Trebuchet MS" w:eastAsia="Trebuchet MS" w:hAnsi="Trebuchet MS" w:cs="Trebuchet MS"/>
          <w:sz w:val="22"/>
          <w:szCs w:val="22"/>
        </w:rPr>
        <w:t>f) Other Comments</w:t>
      </w:r>
    </w:p>
    <w:p w14:paraId="0000006B" w14:textId="1F7A38B6" w:rsidR="00AC12B3" w:rsidRDefault="009432E2">
      <w:pPr>
        <w:spacing w:before="240" w:after="240"/>
        <w:ind w:hanging="2"/>
        <w:rPr>
          <w:rFonts w:ascii="Trebuchet MS" w:eastAsia="Trebuchet MS" w:hAnsi="Trebuchet MS" w:cs="Trebuchet MS"/>
          <w:sz w:val="22"/>
          <w:szCs w:val="22"/>
        </w:rPr>
      </w:pPr>
      <w:r>
        <w:rPr>
          <w:rFonts w:ascii="Trebuchet MS" w:eastAsia="Trebuchet MS" w:hAnsi="Trebuchet MS" w:cs="Trebuchet MS"/>
          <w:sz w:val="22"/>
          <w:szCs w:val="22"/>
        </w:rPr>
        <w:t xml:space="preserve">Were comments received by other stakeholders on the proposed rules? </w:t>
      </w:r>
      <w:r w:rsidR="001B47D9">
        <w:rPr>
          <w:rFonts w:ascii="Trebuchet MS" w:eastAsia="Trebuchet MS" w:hAnsi="Trebuchet MS" w:cs="Trebuchet MS"/>
          <w:b/>
          <w:bCs/>
          <w:i/>
          <w:iCs/>
          <w:color w:val="FFCFC9"/>
          <w:sz w:val="22"/>
          <w:szCs w:val="22"/>
          <w:shd w:val="clear" w:color="auto" w:fill="B10202"/>
        </w:rPr>
        <w:t>Pending</w:t>
      </w:r>
    </w:p>
    <w:p w14:paraId="0000006C" w14:textId="3DEE0DA4" w:rsidR="00AC12B3" w:rsidRDefault="00410E9D">
      <w:pPr>
        <w:ind w:left="2" w:hanging="4"/>
        <w:rPr>
          <w:rFonts w:ascii="Trebuchet MS" w:eastAsia="Trebuchet MS" w:hAnsi="Trebuchet MS" w:cs="Trebuchet MS"/>
          <w:sz w:val="22"/>
          <w:szCs w:val="22"/>
        </w:rPr>
      </w:pPr>
      <w:r>
        <w:rPr>
          <w:rFonts w:ascii="Trebuchet MS" w:eastAsia="Trebuchet MS" w:hAnsi="Trebuchet MS" w:cs="Trebuchet MS"/>
        </w:rPr>
        <w:t>The public stakeholder meeting is set for September 11, 2026.</w:t>
      </w:r>
    </w:p>
    <w:p w14:paraId="0000006D" w14:textId="77777777" w:rsidR="00AC12B3" w:rsidRDefault="00AC12B3">
      <w:pPr>
        <w:ind w:firstLine="0"/>
        <w:rPr>
          <w:rFonts w:ascii="Trebuchet MS" w:eastAsia="Trebuchet MS" w:hAnsi="Trebuchet MS" w:cs="Trebuchet MS"/>
          <w:sz w:val="22"/>
          <w:szCs w:val="22"/>
          <w:highlight w:val="green"/>
        </w:rPr>
      </w:pPr>
    </w:p>
    <w:p w14:paraId="0000006E" w14:textId="77777777" w:rsidR="00AC12B3" w:rsidRDefault="00AC12B3">
      <w:pPr>
        <w:spacing w:before="240" w:after="240"/>
        <w:ind w:hanging="2"/>
        <w:rPr>
          <w:rFonts w:ascii="Trebuchet MS" w:eastAsia="Trebuchet MS" w:hAnsi="Trebuchet MS" w:cs="Trebuchet MS"/>
          <w:sz w:val="22"/>
          <w:szCs w:val="22"/>
        </w:rPr>
      </w:pPr>
    </w:p>
    <w:p w14:paraId="0000006F" w14:textId="77777777" w:rsidR="00AC12B3" w:rsidRDefault="00AC12B3">
      <w:pPr>
        <w:spacing w:before="240" w:after="240"/>
        <w:ind w:firstLine="0"/>
        <w:rPr>
          <w:rFonts w:ascii="Trebuchet MS" w:eastAsia="Trebuchet MS" w:hAnsi="Trebuchet MS" w:cs="Trebuchet MS"/>
          <w:sz w:val="22"/>
          <w:szCs w:val="22"/>
        </w:rPr>
      </w:pPr>
    </w:p>
    <w:p w14:paraId="00000070" w14:textId="77777777" w:rsidR="00AC12B3" w:rsidRDefault="00AC12B3">
      <w:pPr>
        <w:spacing w:before="240" w:after="240"/>
        <w:ind w:hanging="2"/>
        <w:rPr>
          <w:rFonts w:ascii="Trebuchet MS" w:eastAsia="Trebuchet MS" w:hAnsi="Trebuchet MS" w:cs="Trebuchet MS"/>
          <w:i/>
          <w:iCs/>
          <w:sz w:val="22"/>
          <w:szCs w:val="22"/>
        </w:rPr>
      </w:pPr>
    </w:p>
    <w:p w14:paraId="00000072" w14:textId="77777777" w:rsidR="00AC12B3" w:rsidRDefault="009432E2" w:rsidP="001B47D9">
      <w:pPr>
        <w:pStyle w:val="Heading2"/>
        <w:ind w:hanging="2"/>
      </w:pPr>
      <w:bookmarkStart w:id="8" w:name="_heading=h.k39c79dwp4bf" w:colFirst="0" w:colLast="0"/>
      <w:bookmarkEnd w:id="8"/>
      <w:r>
        <w:t>6. Proposed Rules</w:t>
      </w:r>
    </w:p>
    <w:p w14:paraId="00000073" w14:textId="77777777" w:rsidR="00AC12B3" w:rsidRDefault="00AC12B3"/>
    <w:p w14:paraId="00000074" w14:textId="77777777" w:rsidR="00AC12B3" w:rsidRDefault="00AC12B3">
      <w:pPr>
        <w:pBdr>
          <w:top w:val="nil"/>
          <w:left w:val="nil"/>
          <w:bottom w:val="nil"/>
          <w:right w:val="nil"/>
          <w:between w:val="nil"/>
        </w:pBdr>
        <w:ind w:left="1" w:hanging="3"/>
        <w:jc w:val="center"/>
        <w:rPr>
          <w:b/>
          <w:bCs/>
          <w:sz w:val="28"/>
          <w:szCs w:val="28"/>
        </w:rPr>
      </w:pPr>
    </w:p>
    <w:p w14:paraId="7ED05E19" w14:textId="77777777" w:rsidR="0005437C" w:rsidRPr="009C7CFD" w:rsidRDefault="0005437C" w:rsidP="0005437C">
      <w:pPr>
        <w:pStyle w:val="upar1"/>
        <w:rPr>
          <w:b/>
          <w:bCs/>
        </w:rPr>
      </w:pPr>
      <w:r w:rsidRPr="009C7CFD">
        <w:rPr>
          <w:b/>
          <w:bCs/>
        </w:rPr>
        <w:t>DEPARTMENT OF HUMAN SERVICES</w:t>
      </w:r>
    </w:p>
    <w:p w14:paraId="1AB6F40C" w14:textId="2DC44550" w:rsidR="0005437C" w:rsidRDefault="0005437C" w:rsidP="0005437C">
      <w:pPr>
        <w:pStyle w:val="upar1"/>
        <w:rPr>
          <w:b/>
        </w:rPr>
      </w:pPr>
      <w:bookmarkStart w:id="9" w:name="_Hlk98244507"/>
      <w:r w:rsidRPr="004701BB">
        <w:rPr>
          <w:b/>
        </w:rPr>
        <w:t>Supplemental Nutrition Assistance Program (SNAP)</w:t>
      </w:r>
      <w:bookmarkEnd w:id="9"/>
    </w:p>
    <w:p w14:paraId="720A7159" w14:textId="4D7317BE" w:rsidR="0005437C" w:rsidRPr="004701BB" w:rsidRDefault="0005437C" w:rsidP="0005437C">
      <w:pPr>
        <w:pStyle w:val="upar1"/>
        <w:rPr>
          <w:b/>
        </w:rPr>
      </w:pPr>
      <w:r>
        <w:rPr>
          <w:b/>
        </w:rPr>
        <w:t>RULE MANUAL VOLUME 4, SNAP</w:t>
      </w:r>
    </w:p>
    <w:p w14:paraId="315BF4A7" w14:textId="77777777" w:rsidR="0005437C" w:rsidRPr="004701BB" w:rsidRDefault="0005437C" w:rsidP="0005437C">
      <w:pPr>
        <w:pStyle w:val="upar1"/>
        <w:rPr>
          <w:b/>
        </w:rPr>
      </w:pPr>
      <w:r w:rsidRPr="004701BB">
        <w:rPr>
          <w:b/>
        </w:rPr>
        <w:t>10 CCR 2506-1</w:t>
      </w:r>
    </w:p>
    <w:p w14:paraId="2FC5761F" w14:textId="77777777" w:rsidR="0005437C" w:rsidRPr="004701BB" w:rsidRDefault="0005437C" w:rsidP="0005437C">
      <w:pPr>
        <w:pStyle w:val="Footnote"/>
        <w:rPr>
          <w:i/>
        </w:rPr>
      </w:pPr>
      <w:r w:rsidRPr="004701BB">
        <w:rPr>
          <w:i/>
        </w:rPr>
        <w:t>[Editor’s Notes follow the text of the rules at the end of this CCR Document.]</w:t>
      </w:r>
    </w:p>
    <w:p w14:paraId="61572146" w14:textId="6EF63AE4" w:rsidR="002B619D" w:rsidRPr="009642D5" w:rsidRDefault="0005437C" w:rsidP="009642D5">
      <w:pPr>
        <w:pStyle w:val="upar1"/>
        <w:rPr>
          <w:ins w:id="10" w:author="Brett A. Bustos" w:date="2026-08-30T20:08:00Z" w16du:dateUtc="2026-08-31T02:08:00Z"/>
        </w:rPr>
      </w:pPr>
      <w:r>
        <w:t>_________________________________________________________________________</w:t>
      </w:r>
    </w:p>
    <w:p w14:paraId="49E7F7F2" w14:textId="77777777" w:rsidR="009642D5" w:rsidRDefault="009642D5" w:rsidP="009642D5">
      <w:pPr>
        <w:pStyle w:val="par1"/>
        <w:rPr>
          <w:b/>
          <w:bCs/>
        </w:rPr>
      </w:pPr>
      <w:r w:rsidRPr="000944FE">
        <w:rPr>
          <w:b/>
          <w:bCs/>
        </w:rPr>
        <w:t>4.000.1</w:t>
      </w:r>
      <w:r w:rsidRPr="000944FE">
        <w:rPr>
          <w:b/>
          <w:bCs/>
        </w:rPr>
        <w:tab/>
        <w:t>SNAP DEFINITIONS</w:t>
      </w:r>
    </w:p>
    <w:p w14:paraId="5A9FE730" w14:textId="0D74C9FF" w:rsidR="009642D5" w:rsidRPr="000944FE" w:rsidRDefault="009642D5" w:rsidP="009642D5">
      <w:pPr>
        <w:pStyle w:val="par1"/>
        <w:rPr>
          <w:b/>
          <w:bCs/>
        </w:rPr>
      </w:pPr>
      <w:r>
        <w:rPr>
          <w:b/>
          <w:bCs/>
        </w:rPr>
        <w:t>***</w:t>
      </w:r>
    </w:p>
    <w:p w14:paraId="7E12E793" w14:textId="26B713CB" w:rsidR="009642D5" w:rsidRDefault="009642D5" w:rsidP="009642D5">
      <w:pPr>
        <w:pStyle w:val="upar1"/>
      </w:pPr>
      <w:r>
        <w:t>“</w:t>
      </w:r>
      <w:del w:id="11" w:author="Brett A. Bustos" w:date="2026-08-30T20:09:00Z" w16du:dateUtc="2026-08-31T02:09:00Z">
        <w:r w:rsidDel="009642D5">
          <w:delText>FNS</w:delText>
        </w:r>
      </w:del>
      <w:ins w:id="12" w:author="Brett A. Bustos" w:date="2026-08-30T20:09:00Z" w16du:dateUtc="2026-08-31T02:09:00Z">
        <w:r>
          <w:t>FNA</w:t>
        </w:r>
      </w:ins>
      <w:r>
        <w:t xml:space="preserve">” means the Food and Nutrition </w:t>
      </w:r>
      <w:del w:id="13" w:author="Brett A. Bustos" w:date="2026-08-30T20:09:00Z" w16du:dateUtc="2026-08-31T02:09:00Z">
        <w:r w:rsidDel="009642D5">
          <w:delText xml:space="preserve">Service </w:delText>
        </w:r>
      </w:del>
      <w:ins w:id="14" w:author="Brett A. Bustos" w:date="2026-08-30T20:09:00Z" w16du:dateUtc="2026-08-31T02:09:00Z">
        <w:r>
          <w:t xml:space="preserve">Administration </w:t>
        </w:r>
      </w:ins>
      <w:r>
        <w:t>of the U.S. Department of Agriculture.</w:t>
      </w:r>
    </w:p>
    <w:p w14:paraId="2CF5E38C" w14:textId="77777777" w:rsidR="009642D5" w:rsidRDefault="009642D5">
      <w:pPr>
        <w:ind w:hanging="2"/>
        <w:rPr>
          <w:sz w:val="22"/>
          <w:szCs w:val="22"/>
        </w:rPr>
      </w:pPr>
    </w:p>
    <w:p w14:paraId="4D2928C6" w14:textId="49361CAD" w:rsidR="009642D5" w:rsidRDefault="009642D5">
      <w:pPr>
        <w:ind w:hanging="2"/>
        <w:rPr>
          <w:sz w:val="22"/>
          <w:szCs w:val="22"/>
        </w:rPr>
      </w:pPr>
      <w:r>
        <w:rPr>
          <w:sz w:val="22"/>
          <w:szCs w:val="22"/>
        </w:rPr>
        <w:t>***</w:t>
      </w:r>
    </w:p>
    <w:p w14:paraId="5FA0E633" w14:textId="77777777" w:rsidR="002B619D" w:rsidRPr="00CA5B77" w:rsidRDefault="002B619D" w:rsidP="002B619D">
      <w:pPr>
        <w:pStyle w:val="par1"/>
        <w:rPr>
          <w:b/>
          <w:bCs/>
          <w:szCs w:val="20"/>
        </w:rPr>
      </w:pPr>
      <w:r w:rsidRPr="00CA5B77">
        <w:rPr>
          <w:b/>
          <w:bCs/>
          <w:szCs w:val="20"/>
        </w:rPr>
        <w:t>4.207.3</w:t>
      </w:r>
      <w:r w:rsidRPr="00CA5B77">
        <w:rPr>
          <w:b/>
          <w:bCs/>
          <w:szCs w:val="20"/>
        </w:rPr>
        <w:tab/>
        <w:t>Benefit Allotment</w:t>
      </w:r>
    </w:p>
    <w:p w14:paraId="2A6A61E0" w14:textId="77777777" w:rsidR="002B619D" w:rsidRPr="00CA5B77" w:rsidRDefault="002B619D">
      <w:pPr>
        <w:ind w:hanging="2"/>
        <w:rPr>
          <w:sz w:val="20"/>
          <w:szCs w:val="20"/>
        </w:rPr>
      </w:pPr>
    </w:p>
    <w:p w14:paraId="4069CE92" w14:textId="6D71B058" w:rsidR="002B619D" w:rsidRPr="00CA5B77" w:rsidRDefault="002B619D">
      <w:pPr>
        <w:ind w:hanging="2"/>
        <w:rPr>
          <w:sz w:val="20"/>
          <w:szCs w:val="20"/>
        </w:rPr>
      </w:pPr>
      <w:r w:rsidRPr="00CA5B77">
        <w:rPr>
          <w:sz w:val="20"/>
          <w:szCs w:val="20"/>
        </w:rPr>
        <w:t>***</w:t>
      </w:r>
    </w:p>
    <w:p w14:paraId="700E4012" w14:textId="6B9A4844" w:rsidR="002B619D" w:rsidRPr="00CA5B77" w:rsidRDefault="002B619D" w:rsidP="002B619D">
      <w:pPr>
        <w:pStyle w:val="par1"/>
        <w:rPr>
          <w:szCs w:val="20"/>
        </w:rPr>
      </w:pPr>
      <w:r w:rsidRPr="00CA5B77">
        <w:rPr>
          <w:szCs w:val="20"/>
        </w:rPr>
        <w:t>D.</w:t>
      </w:r>
      <w:r w:rsidRPr="00CA5B77">
        <w:rPr>
          <w:szCs w:val="20"/>
        </w:rPr>
        <w:tab/>
        <w:t xml:space="preserve">The SNAP maximum and minimum monthly benefit allotment tables will be adjusted as announced by the USDA, </w:t>
      </w:r>
      <w:del w:id="15" w:author="Brett A. Bustos" w:date="2026-08-30T20:06:00Z" w16du:dateUtc="2026-08-31T02:06:00Z">
        <w:r w:rsidRPr="00CA5B77" w:rsidDel="009642D5">
          <w:rPr>
            <w:szCs w:val="20"/>
          </w:rPr>
          <w:delText>FNS</w:delText>
        </w:r>
      </w:del>
      <w:ins w:id="16" w:author="Brett A. Bustos" w:date="2026-08-30T20:06:00Z" w16du:dateUtc="2026-08-31T02:06:00Z">
        <w:r w:rsidR="009642D5">
          <w:rPr>
            <w:szCs w:val="20"/>
          </w:rPr>
          <w:t>FNA</w:t>
        </w:r>
      </w:ins>
      <w:r w:rsidRPr="00CA5B77">
        <w:rPr>
          <w:szCs w:val="20"/>
        </w:rPr>
        <w:t>.</w:t>
      </w:r>
    </w:p>
    <w:p w14:paraId="6DBCF6DC" w14:textId="77777777" w:rsidR="002B619D" w:rsidRPr="00CA5B77" w:rsidRDefault="002B619D" w:rsidP="002B619D">
      <w:pPr>
        <w:rPr>
          <w:sz w:val="20"/>
          <w:szCs w:val="20"/>
        </w:rPr>
      </w:pPr>
    </w:p>
    <w:tbl>
      <w:tblPr>
        <w:tblW w:w="8010" w:type="dxa"/>
        <w:tblInd w:w="918" w:type="dxa"/>
        <w:tblLayout w:type="fixed"/>
        <w:tblLook w:val="0400" w:firstRow="0" w:lastRow="0" w:firstColumn="0" w:lastColumn="0" w:noHBand="0" w:noVBand="1"/>
      </w:tblPr>
      <w:tblGrid>
        <w:gridCol w:w="1657"/>
        <w:gridCol w:w="6353"/>
      </w:tblGrid>
      <w:tr w:rsidR="002B619D" w:rsidRPr="00CA5B77" w14:paraId="2511581E" w14:textId="77777777" w:rsidTr="000B4E78">
        <w:tc>
          <w:tcPr>
            <w:tcW w:w="16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574DBC" w14:textId="77777777" w:rsidR="002B619D" w:rsidRPr="00CA5B77" w:rsidRDefault="002B619D" w:rsidP="000B4E78">
            <w:pPr>
              <w:jc w:val="center"/>
              <w:rPr>
                <w:sz w:val="20"/>
                <w:szCs w:val="20"/>
              </w:rPr>
            </w:pPr>
            <w:r w:rsidRPr="00CA5B77">
              <w:rPr>
                <w:b/>
                <w:sz w:val="20"/>
                <w:szCs w:val="20"/>
              </w:rPr>
              <w:lastRenderedPageBreak/>
              <w:t>Household Size</w:t>
            </w:r>
          </w:p>
        </w:tc>
        <w:tc>
          <w:tcPr>
            <w:tcW w:w="63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4DE9DC" w14:textId="66B21767" w:rsidR="002B619D" w:rsidRPr="00CA5B77" w:rsidRDefault="002B619D" w:rsidP="000B4E78">
            <w:pPr>
              <w:jc w:val="center"/>
              <w:rPr>
                <w:sz w:val="20"/>
                <w:szCs w:val="20"/>
              </w:rPr>
            </w:pPr>
            <w:r w:rsidRPr="00CA5B77">
              <w:rPr>
                <w:b/>
                <w:sz w:val="20"/>
                <w:szCs w:val="20"/>
              </w:rPr>
              <w:t xml:space="preserve">Maximum Monthly Allotment Effective October 1, </w:t>
            </w:r>
            <w:del w:id="17" w:author="Brett A. Bustos" w:date="2026-08-31T10:04:00Z" w16du:dateUtc="2026-08-31T16:04:00Z">
              <w:r w:rsidRPr="00CA5B77" w:rsidDel="00BF5235">
                <w:rPr>
                  <w:b/>
                  <w:sz w:val="20"/>
                  <w:szCs w:val="20"/>
                </w:rPr>
                <w:delText>2025</w:delText>
              </w:r>
            </w:del>
            <w:ins w:id="18" w:author="Brett A. Bustos" w:date="2026-08-31T10:04:00Z" w16du:dateUtc="2026-08-31T16:04:00Z">
              <w:r w:rsidR="00BF5235">
                <w:rPr>
                  <w:b/>
                  <w:sz w:val="20"/>
                  <w:szCs w:val="20"/>
                </w:rPr>
                <w:t>2026</w:t>
              </w:r>
            </w:ins>
          </w:p>
        </w:tc>
      </w:tr>
      <w:tr w:rsidR="002B619D" w:rsidRPr="00CA5B77" w14:paraId="77D2FE9F" w14:textId="77777777" w:rsidTr="000B4E78">
        <w:tc>
          <w:tcPr>
            <w:tcW w:w="16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6E3D69" w14:textId="77777777" w:rsidR="002B619D" w:rsidRPr="00CA5B77" w:rsidRDefault="002B619D" w:rsidP="000B4E78">
            <w:pPr>
              <w:jc w:val="center"/>
              <w:rPr>
                <w:sz w:val="20"/>
                <w:szCs w:val="20"/>
              </w:rPr>
            </w:pPr>
            <w:r w:rsidRPr="00CA5B77">
              <w:rPr>
                <w:sz w:val="20"/>
                <w:szCs w:val="20"/>
              </w:rPr>
              <w:t>1</w:t>
            </w:r>
          </w:p>
        </w:tc>
        <w:tc>
          <w:tcPr>
            <w:tcW w:w="63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36A134" w14:textId="7C4BA194" w:rsidR="002B619D" w:rsidRPr="00CA5B77" w:rsidRDefault="002B619D" w:rsidP="000B4E78">
            <w:pPr>
              <w:jc w:val="center"/>
              <w:rPr>
                <w:sz w:val="20"/>
                <w:szCs w:val="20"/>
              </w:rPr>
            </w:pPr>
            <w:r w:rsidRPr="00CA5B77">
              <w:rPr>
                <w:sz w:val="20"/>
                <w:szCs w:val="20"/>
              </w:rPr>
              <w:t>$</w:t>
            </w:r>
            <w:del w:id="19" w:author="Brett A. Bustos" w:date="2026-08-30T19:52:00Z" w16du:dateUtc="2026-08-31T01:52:00Z">
              <w:r w:rsidRPr="00CA5B77" w:rsidDel="00CA5B77">
                <w:rPr>
                  <w:sz w:val="20"/>
                  <w:szCs w:val="20"/>
                </w:rPr>
                <w:delText>298</w:delText>
              </w:r>
            </w:del>
            <w:ins w:id="20" w:author="Brett A. Bustos" w:date="2026-08-30T19:52:00Z" w16du:dateUtc="2026-08-31T01:52:00Z">
              <w:r w:rsidR="00CA5B77">
                <w:rPr>
                  <w:sz w:val="20"/>
                  <w:szCs w:val="20"/>
                </w:rPr>
                <w:t>306</w:t>
              </w:r>
            </w:ins>
          </w:p>
        </w:tc>
      </w:tr>
      <w:tr w:rsidR="002B619D" w:rsidRPr="00CA5B77" w14:paraId="67A0A544" w14:textId="77777777" w:rsidTr="000B4E78">
        <w:tc>
          <w:tcPr>
            <w:tcW w:w="16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7F2131" w14:textId="77777777" w:rsidR="002B619D" w:rsidRPr="00CA5B77" w:rsidRDefault="002B619D" w:rsidP="000B4E78">
            <w:pPr>
              <w:jc w:val="center"/>
              <w:rPr>
                <w:sz w:val="20"/>
                <w:szCs w:val="20"/>
              </w:rPr>
            </w:pPr>
            <w:r w:rsidRPr="00CA5B77">
              <w:rPr>
                <w:sz w:val="20"/>
                <w:szCs w:val="20"/>
              </w:rPr>
              <w:t>2</w:t>
            </w:r>
          </w:p>
        </w:tc>
        <w:tc>
          <w:tcPr>
            <w:tcW w:w="63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294DF6" w14:textId="206A73F4" w:rsidR="002B619D" w:rsidRPr="00CA5B77" w:rsidRDefault="002B619D" w:rsidP="000B4E78">
            <w:pPr>
              <w:jc w:val="center"/>
              <w:rPr>
                <w:sz w:val="20"/>
                <w:szCs w:val="20"/>
              </w:rPr>
            </w:pPr>
            <w:r w:rsidRPr="00CA5B77">
              <w:rPr>
                <w:sz w:val="20"/>
                <w:szCs w:val="20"/>
              </w:rPr>
              <w:t>$</w:t>
            </w:r>
            <w:del w:id="21" w:author="Brett A. Bustos" w:date="2026-08-30T19:52:00Z" w16du:dateUtc="2026-08-31T01:52:00Z">
              <w:r w:rsidRPr="00CA5B77" w:rsidDel="00CA5B77">
                <w:rPr>
                  <w:sz w:val="20"/>
                  <w:szCs w:val="20"/>
                </w:rPr>
                <w:delText>546</w:delText>
              </w:r>
            </w:del>
            <w:ins w:id="22" w:author="Brett A. Bustos" w:date="2026-08-30T19:52:00Z" w16du:dateUtc="2026-08-31T01:52:00Z">
              <w:r w:rsidR="00CA5B77">
                <w:rPr>
                  <w:sz w:val="20"/>
                  <w:szCs w:val="20"/>
                </w:rPr>
                <w:t>562</w:t>
              </w:r>
            </w:ins>
          </w:p>
        </w:tc>
      </w:tr>
      <w:tr w:rsidR="002B619D" w:rsidRPr="00CA5B77" w14:paraId="3C235708" w14:textId="77777777" w:rsidTr="000B4E78">
        <w:tc>
          <w:tcPr>
            <w:tcW w:w="16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F105CF" w14:textId="77777777" w:rsidR="002B619D" w:rsidRPr="00CA5B77" w:rsidRDefault="002B619D" w:rsidP="000B4E78">
            <w:pPr>
              <w:jc w:val="center"/>
              <w:rPr>
                <w:sz w:val="20"/>
                <w:szCs w:val="20"/>
              </w:rPr>
            </w:pPr>
            <w:r w:rsidRPr="00CA5B77">
              <w:rPr>
                <w:sz w:val="20"/>
                <w:szCs w:val="20"/>
              </w:rPr>
              <w:t>3</w:t>
            </w:r>
          </w:p>
        </w:tc>
        <w:tc>
          <w:tcPr>
            <w:tcW w:w="63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78A373" w14:textId="59225420" w:rsidR="002B619D" w:rsidRPr="00CA5B77" w:rsidRDefault="002B619D" w:rsidP="000B4E78">
            <w:pPr>
              <w:jc w:val="center"/>
              <w:rPr>
                <w:sz w:val="20"/>
                <w:szCs w:val="20"/>
              </w:rPr>
            </w:pPr>
            <w:r w:rsidRPr="00CA5B77">
              <w:rPr>
                <w:sz w:val="20"/>
                <w:szCs w:val="20"/>
              </w:rPr>
              <w:t>$</w:t>
            </w:r>
            <w:del w:id="23" w:author="Brett A. Bustos" w:date="2026-08-30T19:52:00Z" w16du:dateUtc="2026-08-31T01:52:00Z">
              <w:r w:rsidRPr="00CA5B77" w:rsidDel="00CA5B77">
                <w:rPr>
                  <w:sz w:val="20"/>
                  <w:szCs w:val="20"/>
                </w:rPr>
                <w:delText>785</w:delText>
              </w:r>
            </w:del>
            <w:ins w:id="24" w:author="Brett A. Bustos" w:date="2026-08-30T19:52:00Z" w16du:dateUtc="2026-08-31T01:52:00Z">
              <w:r w:rsidR="00CA5B77">
                <w:rPr>
                  <w:sz w:val="20"/>
                  <w:szCs w:val="20"/>
                </w:rPr>
                <w:t>808</w:t>
              </w:r>
            </w:ins>
          </w:p>
        </w:tc>
      </w:tr>
      <w:tr w:rsidR="002B619D" w:rsidRPr="00CA5B77" w14:paraId="4BEF8AA7" w14:textId="77777777" w:rsidTr="000B4E78">
        <w:tc>
          <w:tcPr>
            <w:tcW w:w="16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CEA93F" w14:textId="77777777" w:rsidR="002B619D" w:rsidRPr="00CA5B77" w:rsidRDefault="002B619D" w:rsidP="000B4E78">
            <w:pPr>
              <w:jc w:val="center"/>
              <w:rPr>
                <w:sz w:val="20"/>
                <w:szCs w:val="20"/>
              </w:rPr>
            </w:pPr>
            <w:r w:rsidRPr="00CA5B77">
              <w:rPr>
                <w:sz w:val="20"/>
                <w:szCs w:val="20"/>
              </w:rPr>
              <w:t>4</w:t>
            </w:r>
          </w:p>
        </w:tc>
        <w:tc>
          <w:tcPr>
            <w:tcW w:w="63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3F9979" w14:textId="61CE6F03" w:rsidR="002B619D" w:rsidRPr="00CA5B77" w:rsidRDefault="002B619D" w:rsidP="000B4E78">
            <w:pPr>
              <w:jc w:val="center"/>
              <w:rPr>
                <w:sz w:val="20"/>
                <w:szCs w:val="20"/>
              </w:rPr>
            </w:pPr>
            <w:r w:rsidRPr="00CA5B77">
              <w:rPr>
                <w:sz w:val="20"/>
                <w:szCs w:val="20"/>
              </w:rPr>
              <w:t>$</w:t>
            </w:r>
            <w:del w:id="25" w:author="Brett A. Bustos" w:date="2026-08-30T19:53:00Z" w16du:dateUtc="2026-08-31T01:53:00Z">
              <w:r w:rsidRPr="00CA5B77" w:rsidDel="00CA5B77">
                <w:rPr>
                  <w:sz w:val="20"/>
                  <w:szCs w:val="20"/>
                </w:rPr>
                <w:delText>994</w:delText>
              </w:r>
            </w:del>
            <w:ins w:id="26" w:author="Brett A. Bustos" w:date="2026-08-30T19:53:00Z" w16du:dateUtc="2026-08-31T01:53:00Z">
              <w:r w:rsidR="00CA5B77">
                <w:rPr>
                  <w:sz w:val="20"/>
                  <w:szCs w:val="20"/>
                </w:rPr>
                <w:t>1,023</w:t>
              </w:r>
            </w:ins>
          </w:p>
        </w:tc>
      </w:tr>
      <w:tr w:rsidR="002B619D" w:rsidRPr="00CA5B77" w14:paraId="54ACBEF5" w14:textId="77777777" w:rsidTr="000B4E78">
        <w:tc>
          <w:tcPr>
            <w:tcW w:w="16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A6FE63" w14:textId="77777777" w:rsidR="002B619D" w:rsidRPr="00CA5B77" w:rsidRDefault="002B619D" w:rsidP="000B4E78">
            <w:pPr>
              <w:jc w:val="center"/>
              <w:rPr>
                <w:sz w:val="20"/>
                <w:szCs w:val="20"/>
              </w:rPr>
            </w:pPr>
            <w:r w:rsidRPr="00CA5B77">
              <w:rPr>
                <w:sz w:val="20"/>
                <w:szCs w:val="20"/>
              </w:rPr>
              <w:t>5</w:t>
            </w:r>
          </w:p>
        </w:tc>
        <w:tc>
          <w:tcPr>
            <w:tcW w:w="63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79EE04" w14:textId="1956AC68" w:rsidR="002B619D" w:rsidRPr="00CA5B77" w:rsidRDefault="002B619D" w:rsidP="000B4E78">
            <w:pPr>
              <w:jc w:val="center"/>
              <w:rPr>
                <w:sz w:val="20"/>
                <w:szCs w:val="20"/>
              </w:rPr>
            </w:pPr>
            <w:r w:rsidRPr="00CA5B77">
              <w:rPr>
                <w:sz w:val="20"/>
                <w:szCs w:val="20"/>
              </w:rPr>
              <w:t>$</w:t>
            </w:r>
            <w:del w:id="27" w:author="Brett A. Bustos" w:date="2026-08-30T19:53:00Z" w16du:dateUtc="2026-08-31T01:53:00Z">
              <w:r w:rsidRPr="00CA5B77" w:rsidDel="00CA5B77">
                <w:rPr>
                  <w:sz w:val="20"/>
                  <w:szCs w:val="20"/>
                </w:rPr>
                <w:delText>1,183</w:delText>
              </w:r>
            </w:del>
            <w:ins w:id="28" w:author="Brett A. Bustos" w:date="2026-08-30T19:53:00Z" w16du:dateUtc="2026-08-31T01:53:00Z">
              <w:r w:rsidR="00CA5B77">
                <w:rPr>
                  <w:sz w:val="20"/>
                  <w:szCs w:val="20"/>
                </w:rPr>
                <w:t>1,217</w:t>
              </w:r>
            </w:ins>
          </w:p>
        </w:tc>
      </w:tr>
      <w:tr w:rsidR="002B619D" w:rsidRPr="00CA5B77" w14:paraId="19345F82" w14:textId="77777777" w:rsidTr="000B4E78">
        <w:tc>
          <w:tcPr>
            <w:tcW w:w="16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269CFE" w14:textId="77777777" w:rsidR="002B619D" w:rsidRPr="00CA5B77" w:rsidRDefault="002B619D" w:rsidP="000B4E78">
            <w:pPr>
              <w:jc w:val="center"/>
              <w:rPr>
                <w:sz w:val="20"/>
                <w:szCs w:val="20"/>
              </w:rPr>
            </w:pPr>
            <w:r w:rsidRPr="00CA5B77">
              <w:rPr>
                <w:sz w:val="20"/>
                <w:szCs w:val="20"/>
              </w:rPr>
              <w:t>6</w:t>
            </w:r>
          </w:p>
        </w:tc>
        <w:tc>
          <w:tcPr>
            <w:tcW w:w="63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61638A" w14:textId="4053E5E5" w:rsidR="002B619D" w:rsidRPr="00CA5B77" w:rsidRDefault="002B619D" w:rsidP="000B4E78">
            <w:pPr>
              <w:jc w:val="center"/>
              <w:rPr>
                <w:sz w:val="20"/>
                <w:szCs w:val="20"/>
              </w:rPr>
            </w:pPr>
            <w:r w:rsidRPr="00CA5B77">
              <w:rPr>
                <w:sz w:val="20"/>
                <w:szCs w:val="20"/>
              </w:rPr>
              <w:t>$</w:t>
            </w:r>
            <w:del w:id="29" w:author="Brett A. Bustos" w:date="2026-08-30T19:53:00Z" w16du:dateUtc="2026-08-31T01:53:00Z">
              <w:r w:rsidRPr="00CA5B77" w:rsidDel="00CA5B77">
                <w:rPr>
                  <w:sz w:val="20"/>
                  <w:szCs w:val="20"/>
                </w:rPr>
                <w:delText>1,421</w:delText>
              </w:r>
            </w:del>
            <w:ins w:id="30" w:author="Brett A. Bustos" w:date="2026-08-30T19:53:00Z" w16du:dateUtc="2026-08-31T01:53:00Z">
              <w:r w:rsidR="00CA5B77">
                <w:rPr>
                  <w:sz w:val="20"/>
                  <w:szCs w:val="20"/>
                </w:rPr>
                <w:t>1,463</w:t>
              </w:r>
            </w:ins>
          </w:p>
        </w:tc>
      </w:tr>
      <w:tr w:rsidR="002B619D" w:rsidRPr="00CA5B77" w14:paraId="7FDEA5BB" w14:textId="77777777" w:rsidTr="000B4E78">
        <w:tc>
          <w:tcPr>
            <w:tcW w:w="16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40B574" w14:textId="77777777" w:rsidR="002B619D" w:rsidRPr="00CA5B77" w:rsidRDefault="002B619D" w:rsidP="000B4E78">
            <w:pPr>
              <w:jc w:val="center"/>
              <w:rPr>
                <w:sz w:val="20"/>
                <w:szCs w:val="20"/>
              </w:rPr>
            </w:pPr>
            <w:r w:rsidRPr="00CA5B77">
              <w:rPr>
                <w:sz w:val="20"/>
                <w:szCs w:val="20"/>
              </w:rPr>
              <w:t>7</w:t>
            </w:r>
          </w:p>
        </w:tc>
        <w:tc>
          <w:tcPr>
            <w:tcW w:w="63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7DD199" w14:textId="3B1C91A8" w:rsidR="002B619D" w:rsidRPr="00CA5B77" w:rsidRDefault="002B619D" w:rsidP="000B4E78">
            <w:pPr>
              <w:jc w:val="center"/>
              <w:rPr>
                <w:sz w:val="20"/>
                <w:szCs w:val="20"/>
              </w:rPr>
            </w:pPr>
            <w:r w:rsidRPr="00CA5B77">
              <w:rPr>
                <w:sz w:val="20"/>
                <w:szCs w:val="20"/>
              </w:rPr>
              <w:t>$</w:t>
            </w:r>
            <w:del w:id="31" w:author="Brett A. Bustos" w:date="2026-08-30T19:54:00Z" w16du:dateUtc="2026-08-31T01:54:00Z">
              <w:r w:rsidRPr="00CA5B77" w:rsidDel="00CA5B77">
                <w:rPr>
                  <w:sz w:val="20"/>
                  <w:szCs w:val="20"/>
                </w:rPr>
                <w:delText>1,571</w:delText>
              </w:r>
            </w:del>
            <w:ins w:id="32" w:author="Brett A. Bustos" w:date="2026-08-30T19:54:00Z" w16du:dateUtc="2026-08-31T01:54:00Z">
              <w:r w:rsidR="00CA5B77">
                <w:rPr>
                  <w:sz w:val="20"/>
                  <w:szCs w:val="20"/>
                </w:rPr>
                <w:t>1,616</w:t>
              </w:r>
            </w:ins>
          </w:p>
        </w:tc>
      </w:tr>
      <w:tr w:rsidR="002B619D" w:rsidRPr="00CA5B77" w14:paraId="111779B6" w14:textId="77777777" w:rsidTr="000B4E78">
        <w:tc>
          <w:tcPr>
            <w:tcW w:w="16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88FE42" w14:textId="77777777" w:rsidR="002B619D" w:rsidRPr="00CA5B77" w:rsidRDefault="002B619D" w:rsidP="000B4E78">
            <w:pPr>
              <w:jc w:val="center"/>
              <w:rPr>
                <w:sz w:val="20"/>
                <w:szCs w:val="20"/>
              </w:rPr>
            </w:pPr>
            <w:r w:rsidRPr="00CA5B77">
              <w:rPr>
                <w:sz w:val="20"/>
                <w:szCs w:val="20"/>
              </w:rPr>
              <w:t>8</w:t>
            </w:r>
          </w:p>
        </w:tc>
        <w:tc>
          <w:tcPr>
            <w:tcW w:w="63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8EDF3F" w14:textId="44B9F5A6" w:rsidR="002B619D" w:rsidRPr="00CA5B77" w:rsidRDefault="002B619D" w:rsidP="000B4E78">
            <w:pPr>
              <w:jc w:val="center"/>
              <w:rPr>
                <w:sz w:val="20"/>
                <w:szCs w:val="20"/>
              </w:rPr>
            </w:pPr>
            <w:r w:rsidRPr="00CA5B77">
              <w:rPr>
                <w:sz w:val="20"/>
                <w:szCs w:val="20"/>
              </w:rPr>
              <w:t>$</w:t>
            </w:r>
            <w:del w:id="33" w:author="Brett A. Bustos" w:date="2026-08-30T19:54:00Z" w16du:dateUtc="2026-08-31T01:54:00Z">
              <w:r w:rsidRPr="00CA5B77" w:rsidDel="00CA5B77">
                <w:rPr>
                  <w:sz w:val="20"/>
                  <w:szCs w:val="20"/>
                </w:rPr>
                <w:delText>1,789</w:delText>
              </w:r>
            </w:del>
            <w:ins w:id="34" w:author="Brett A. Bustos" w:date="2026-08-30T19:54:00Z" w16du:dateUtc="2026-08-31T01:54:00Z">
              <w:r w:rsidR="00CA5B77">
                <w:rPr>
                  <w:sz w:val="20"/>
                  <w:szCs w:val="20"/>
                </w:rPr>
                <w:t>1,841</w:t>
              </w:r>
            </w:ins>
          </w:p>
        </w:tc>
      </w:tr>
      <w:tr w:rsidR="00CA5B77" w:rsidRPr="00CA5B77" w14:paraId="6C298D75" w14:textId="77777777" w:rsidTr="000B4E78">
        <w:trPr>
          <w:ins w:id="35" w:author="Brett A. Bustos" w:date="2026-08-30T19:54:00Z"/>
        </w:trPr>
        <w:tc>
          <w:tcPr>
            <w:tcW w:w="16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7335F0" w14:textId="04584373" w:rsidR="00CA5B77" w:rsidRPr="00CA5B77" w:rsidRDefault="00CA5B77" w:rsidP="000B4E78">
            <w:pPr>
              <w:jc w:val="center"/>
              <w:rPr>
                <w:ins w:id="36" w:author="Brett A. Bustos" w:date="2026-08-30T19:54:00Z" w16du:dateUtc="2026-08-31T01:54:00Z"/>
                <w:sz w:val="20"/>
                <w:szCs w:val="20"/>
              </w:rPr>
            </w:pPr>
            <w:ins w:id="37" w:author="Brett A. Bustos" w:date="2026-08-30T19:54:00Z" w16du:dateUtc="2026-08-31T01:54:00Z">
              <w:r>
                <w:rPr>
                  <w:sz w:val="20"/>
                  <w:szCs w:val="20"/>
                </w:rPr>
                <w:t>9-17</w:t>
              </w:r>
            </w:ins>
          </w:p>
        </w:tc>
        <w:tc>
          <w:tcPr>
            <w:tcW w:w="63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E8FC73" w14:textId="3DB86CC7" w:rsidR="00CA5B77" w:rsidRPr="00CA5B77" w:rsidRDefault="00CA5B77" w:rsidP="000B4E78">
            <w:pPr>
              <w:jc w:val="center"/>
              <w:rPr>
                <w:ins w:id="38" w:author="Brett A. Bustos" w:date="2026-08-30T19:54:00Z" w16du:dateUtc="2026-08-31T01:54:00Z"/>
                <w:sz w:val="20"/>
                <w:szCs w:val="20"/>
              </w:rPr>
            </w:pPr>
            <w:ins w:id="39" w:author="Brett A. Bustos" w:date="2026-08-30T19:54:00Z" w16du:dateUtc="2026-08-31T01:54:00Z">
              <w:r>
                <w:rPr>
                  <w:sz w:val="20"/>
                  <w:szCs w:val="20"/>
                </w:rPr>
                <w:t>$225 per additional person</w:t>
              </w:r>
            </w:ins>
          </w:p>
        </w:tc>
      </w:tr>
      <w:tr w:rsidR="002B619D" w:rsidRPr="00CA5B77" w14:paraId="1531CB0B" w14:textId="77777777" w:rsidTr="000B4E78">
        <w:tc>
          <w:tcPr>
            <w:tcW w:w="16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A4FE7A" w14:textId="17A829DE" w:rsidR="002B619D" w:rsidRPr="00CA5B77" w:rsidRDefault="002B619D" w:rsidP="000B4E78">
            <w:pPr>
              <w:jc w:val="center"/>
              <w:rPr>
                <w:sz w:val="20"/>
                <w:szCs w:val="20"/>
              </w:rPr>
            </w:pPr>
            <w:del w:id="40" w:author="Brett A. Bustos" w:date="2026-08-30T19:55:00Z" w16du:dateUtc="2026-08-31T01:55:00Z">
              <w:r w:rsidRPr="00CA5B77" w:rsidDel="00CA5B77">
                <w:rPr>
                  <w:sz w:val="20"/>
                  <w:szCs w:val="20"/>
                </w:rPr>
                <w:delText>Each additional person</w:delText>
              </w:r>
            </w:del>
            <w:ins w:id="41" w:author="Brett A. Bustos" w:date="2026-08-30T19:55:00Z" w16du:dateUtc="2026-08-31T01:55:00Z">
              <w:r w:rsidR="00CA5B77">
                <w:rPr>
                  <w:sz w:val="20"/>
                  <w:szCs w:val="20"/>
                </w:rPr>
                <w:t>18+</w:t>
              </w:r>
            </w:ins>
          </w:p>
        </w:tc>
        <w:tc>
          <w:tcPr>
            <w:tcW w:w="63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C37379" w14:textId="438FAECE" w:rsidR="002B619D" w:rsidRPr="00CA5B77" w:rsidRDefault="002B619D" w:rsidP="000B4E78">
            <w:pPr>
              <w:jc w:val="center"/>
              <w:rPr>
                <w:sz w:val="20"/>
                <w:szCs w:val="20"/>
              </w:rPr>
            </w:pPr>
            <w:del w:id="42" w:author="Brett A. Bustos" w:date="2026-08-30T19:55:00Z" w16du:dateUtc="2026-08-31T01:55:00Z">
              <w:r w:rsidRPr="00CA5B77" w:rsidDel="00CA5B77">
                <w:rPr>
                  <w:sz w:val="20"/>
                  <w:szCs w:val="20"/>
                </w:rPr>
                <w:delText>+$218</w:delText>
              </w:r>
            </w:del>
            <w:ins w:id="43" w:author="Brett A. Bustos" w:date="2026-08-30T19:55:00Z" w16du:dateUtc="2026-08-31T01:55:00Z">
              <w:r w:rsidR="00CA5B77">
                <w:rPr>
                  <w:sz w:val="20"/>
                  <w:szCs w:val="20"/>
                </w:rPr>
                <w:t>$3,887</w:t>
              </w:r>
            </w:ins>
          </w:p>
        </w:tc>
      </w:tr>
    </w:tbl>
    <w:p w14:paraId="32470FA2" w14:textId="77777777" w:rsidR="002B619D" w:rsidRPr="00CA5B77" w:rsidRDefault="002B619D" w:rsidP="002B619D">
      <w:pPr>
        <w:rPr>
          <w:sz w:val="20"/>
          <w:szCs w:val="20"/>
        </w:rPr>
      </w:pPr>
    </w:p>
    <w:tbl>
      <w:tblPr>
        <w:tblW w:w="7830" w:type="dxa"/>
        <w:tblInd w:w="918" w:type="dxa"/>
        <w:tblLayout w:type="fixed"/>
        <w:tblLook w:val="0400" w:firstRow="0" w:lastRow="0" w:firstColumn="0" w:lastColumn="0" w:noHBand="0" w:noVBand="1"/>
      </w:tblPr>
      <w:tblGrid>
        <w:gridCol w:w="1890"/>
        <w:gridCol w:w="5940"/>
      </w:tblGrid>
      <w:tr w:rsidR="002B619D" w:rsidRPr="00CA5B77" w14:paraId="2F3D461D" w14:textId="77777777" w:rsidTr="000B4E78">
        <w:tc>
          <w:tcPr>
            <w:tcW w:w="18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2F7AE3" w14:textId="77777777" w:rsidR="002B619D" w:rsidRPr="00CA5B77" w:rsidRDefault="002B619D" w:rsidP="000B4E78">
            <w:pPr>
              <w:jc w:val="center"/>
              <w:rPr>
                <w:sz w:val="20"/>
                <w:szCs w:val="20"/>
              </w:rPr>
            </w:pPr>
            <w:r w:rsidRPr="00CA5B77">
              <w:rPr>
                <w:b/>
                <w:sz w:val="20"/>
                <w:szCs w:val="20"/>
              </w:rPr>
              <w:t>Household Size</w:t>
            </w:r>
          </w:p>
        </w:tc>
        <w:tc>
          <w:tcPr>
            <w:tcW w:w="59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8A49C8" w14:textId="03DD2EDE" w:rsidR="002B619D" w:rsidRPr="00CA5B77" w:rsidRDefault="002B619D" w:rsidP="000B4E78">
            <w:pPr>
              <w:jc w:val="center"/>
              <w:rPr>
                <w:sz w:val="20"/>
                <w:szCs w:val="20"/>
              </w:rPr>
            </w:pPr>
            <w:r w:rsidRPr="00CA5B77">
              <w:rPr>
                <w:b/>
                <w:sz w:val="20"/>
                <w:szCs w:val="20"/>
              </w:rPr>
              <w:t xml:space="preserve">Minimum Monthly Allotment Effective October 1, </w:t>
            </w:r>
            <w:del w:id="44" w:author="Brett A. Bustos" w:date="2026-08-31T10:04:00Z" w16du:dateUtc="2026-08-31T16:04:00Z">
              <w:r w:rsidRPr="00CA5B77" w:rsidDel="00BF5235">
                <w:rPr>
                  <w:b/>
                  <w:sz w:val="20"/>
                  <w:szCs w:val="20"/>
                </w:rPr>
                <w:delText>2025</w:delText>
              </w:r>
            </w:del>
            <w:ins w:id="45" w:author="Brett A. Bustos" w:date="2026-08-31T10:04:00Z" w16du:dateUtc="2026-08-31T16:04:00Z">
              <w:r w:rsidR="00BF5235">
                <w:rPr>
                  <w:b/>
                  <w:sz w:val="20"/>
                  <w:szCs w:val="20"/>
                </w:rPr>
                <w:t>2026</w:t>
              </w:r>
            </w:ins>
          </w:p>
        </w:tc>
      </w:tr>
      <w:tr w:rsidR="002B619D" w:rsidRPr="00CA5B77" w14:paraId="433F7A0A" w14:textId="77777777" w:rsidTr="000B4E78">
        <w:tc>
          <w:tcPr>
            <w:tcW w:w="18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B792D0" w14:textId="77777777" w:rsidR="002B619D" w:rsidRPr="00CA5B77" w:rsidRDefault="002B619D" w:rsidP="000B4E78">
            <w:pPr>
              <w:jc w:val="center"/>
              <w:rPr>
                <w:sz w:val="20"/>
                <w:szCs w:val="20"/>
              </w:rPr>
            </w:pPr>
            <w:r w:rsidRPr="00CA5B77">
              <w:rPr>
                <w:sz w:val="20"/>
                <w:szCs w:val="20"/>
              </w:rPr>
              <w:t>1-2</w:t>
            </w:r>
          </w:p>
        </w:tc>
        <w:tc>
          <w:tcPr>
            <w:tcW w:w="59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880BF5" w14:textId="70A2289F" w:rsidR="002B619D" w:rsidRPr="00CA5B77" w:rsidRDefault="002B619D" w:rsidP="000B4E78">
            <w:pPr>
              <w:jc w:val="center"/>
              <w:rPr>
                <w:sz w:val="20"/>
                <w:szCs w:val="20"/>
              </w:rPr>
            </w:pPr>
            <w:r w:rsidRPr="00CA5B77">
              <w:rPr>
                <w:sz w:val="20"/>
                <w:szCs w:val="20"/>
              </w:rPr>
              <w:t>$</w:t>
            </w:r>
            <w:del w:id="46" w:author="Brett A. Bustos" w:date="2026-08-30T19:55:00Z" w16du:dateUtc="2026-08-31T01:55:00Z">
              <w:r w:rsidRPr="00CA5B77" w:rsidDel="00CA5B77">
                <w:rPr>
                  <w:sz w:val="20"/>
                  <w:szCs w:val="20"/>
                </w:rPr>
                <w:delText xml:space="preserve"> 24</w:delText>
              </w:r>
            </w:del>
            <w:ins w:id="47" w:author="Brett A. Bustos" w:date="2026-08-30T19:55:00Z" w16du:dateUtc="2026-08-31T01:55:00Z">
              <w:r w:rsidR="00CA5B77">
                <w:rPr>
                  <w:sz w:val="20"/>
                  <w:szCs w:val="20"/>
                </w:rPr>
                <w:t>25</w:t>
              </w:r>
            </w:ins>
          </w:p>
        </w:tc>
      </w:tr>
    </w:tbl>
    <w:p w14:paraId="1931CF87" w14:textId="77777777" w:rsidR="002B619D" w:rsidRDefault="002B619D">
      <w:pPr>
        <w:ind w:hanging="2"/>
        <w:rPr>
          <w:sz w:val="22"/>
          <w:szCs w:val="22"/>
        </w:rPr>
      </w:pPr>
    </w:p>
    <w:p w14:paraId="034BFC50" w14:textId="22C92233" w:rsidR="002B619D" w:rsidRDefault="002B619D">
      <w:pPr>
        <w:ind w:hanging="2"/>
        <w:rPr>
          <w:sz w:val="22"/>
          <w:szCs w:val="22"/>
        </w:rPr>
      </w:pPr>
      <w:r>
        <w:rPr>
          <w:sz w:val="22"/>
          <w:szCs w:val="22"/>
        </w:rPr>
        <w:t>***</w:t>
      </w:r>
    </w:p>
    <w:p w14:paraId="19C0A761" w14:textId="77777777" w:rsidR="002B619D" w:rsidRPr="00076A66" w:rsidRDefault="002B619D" w:rsidP="002B619D">
      <w:pPr>
        <w:pStyle w:val="par1"/>
        <w:rPr>
          <w:b/>
          <w:bCs/>
        </w:rPr>
      </w:pPr>
      <w:r w:rsidRPr="00076A66">
        <w:rPr>
          <w:b/>
          <w:bCs/>
        </w:rPr>
        <w:t>4.401.1</w:t>
      </w:r>
      <w:r>
        <w:rPr>
          <w:b/>
          <w:bCs/>
        </w:rPr>
        <w:tab/>
      </w:r>
      <w:r w:rsidRPr="00076A66">
        <w:rPr>
          <w:b/>
          <w:bCs/>
        </w:rPr>
        <w:t>Gross Income Limits</w:t>
      </w:r>
    </w:p>
    <w:p w14:paraId="0EE1E34C" w14:textId="7B8E51F7" w:rsidR="002B619D" w:rsidRDefault="002B619D" w:rsidP="002B619D">
      <w:pPr>
        <w:pStyle w:val="upar1"/>
      </w:pPr>
      <w:r w:rsidRPr="00F50CDD">
        <w:t xml:space="preserve">Effective October 1, </w:t>
      </w:r>
      <w:del w:id="48" w:author="Brett A. Bustos" w:date="2026-08-30T20:05:00Z" w16du:dateUtc="2026-08-31T02:05:00Z">
        <w:r w:rsidRPr="00F50CDD" w:rsidDel="009642D5">
          <w:delText>2025</w:delText>
        </w:r>
      </w:del>
      <w:ins w:id="49" w:author="Brett A. Bustos" w:date="2026-08-30T20:05:00Z" w16du:dateUtc="2026-08-31T02:05:00Z">
        <w:r w:rsidR="009642D5">
          <w:t>2026</w:t>
        </w:r>
      </w:ins>
      <w:r w:rsidRPr="00F50CDD">
        <w:t>, the gross income levels for one hundred thirty percent (130%), two hundred percent (200%), and one hundred sixty-five percent (165%) of the federal poverty level for the corresponding household size are as follows:</w:t>
      </w:r>
    </w:p>
    <w:p w14:paraId="0AD990C9" w14:textId="77777777" w:rsidR="002B619D" w:rsidRDefault="002B619D" w:rsidP="002B619D"/>
    <w:p w14:paraId="57942F02" w14:textId="77777777" w:rsidR="002B619D" w:rsidRDefault="002B619D" w:rsidP="002B619D"/>
    <w:p w14:paraId="6ADC3E35" w14:textId="77777777" w:rsidR="002B619D" w:rsidRPr="00CA5B77" w:rsidRDefault="002B619D" w:rsidP="002B619D">
      <w:pPr>
        <w:rPr>
          <w:sz w:val="20"/>
          <w:szCs w:val="20"/>
        </w:rPr>
      </w:pPr>
    </w:p>
    <w:tbl>
      <w:tblPr>
        <w:tblW w:w="9350" w:type="dxa"/>
        <w:jc w:val="center"/>
        <w:tblLayout w:type="fixed"/>
        <w:tblLook w:val="0400" w:firstRow="0" w:lastRow="0" w:firstColumn="0" w:lastColumn="0" w:noHBand="0" w:noVBand="1"/>
      </w:tblPr>
      <w:tblGrid>
        <w:gridCol w:w="2153"/>
        <w:gridCol w:w="2399"/>
        <w:gridCol w:w="2399"/>
        <w:gridCol w:w="2399"/>
      </w:tblGrid>
      <w:tr w:rsidR="002B619D" w:rsidRPr="00CA5B77" w14:paraId="7FD5F070" w14:textId="77777777" w:rsidTr="000B4E78">
        <w:trPr>
          <w:jc w:val="center"/>
        </w:trPr>
        <w:tc>
          <w:tcPr>
            <w:tcW w:w="21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4B7955" w14:textId="77777777" w:rsidR="002B619D" w:rsidRPr="00CA5B77" w:rsidRDefault="002B619D" w:rsidP="000B4E78">
            <w:pPr>
              <w:rPr>
                <w:sz w:val="20"/>
                <w:szCs w:val="20"/>
              </w:rPr>
            </w:pPr>
            <w:r w:rsidRPr="00CA5B77">
              <w:rPr>
                <w:b/>
                <w:sz w:val="20"/>
                <w:szCs w:val="20"/>
              </w:rPr>
              <w:t>Household</w:t>
            </w:r>
            <w:r w:rsidRPr="00CA5B77">
              <w:rPr>
                <w:b/>
                <w:sz w:val="20"/>
                <w:szCs w:val="20"/>
              </w:rPr>
              <w:br/>
              <w:t xml:space="preserve"> Size</w:t>
            </w:r>
          </w:p>
        </w:tc>
        <w:tc>
          <w:tcPr>
            <w:tcW w:w="23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7A71F1" w14:textId="77777777" w:rsidR="002B619D" w:rsidRPr="00CA5B77" w:rsidRDefault="002B619D" w:rsidP="000B4E78">
            <w:pPr>
              <w:rPr>
                <w:sz w:val="20"/>
                <w:szCs w:val="20"/>
              </w:rPr>
            </w:pPr>
            <w:r w:rsidRPr="00CA5B77">
              <w:rPr>
                <w:b/>
                <w:sz w:val="20"/>
                <w:szCs w:val="20"/>
              </w:rPr>
              <w:t>130% Gross Income Level</w:t>
            </w:r>
          </w:p>
        </w:tc>
        <w:tc>
          <w:tcPr>
            <w:tcW w:w="23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721002" w14:textId="77777777" w:rsidR="002B619D" w:rsidRPr="00CA5B77" w:rsidRDefault="002B619D" w:rsidP="000B4E78">
            <w:pPr>
              <w:rPr>
                <w:sz w:val="20"/>
                <w:szCs w:val="20"/>
              </w:rPr>
            </w:pPr>
            <w:r w:rsidRPr="00CA5B77">
              <w:rPr>
                <w:b/>
                <w:sz w:val="20"/>
                <w:szCs w:val="20"/>
              </w:rPr>
              <w:t>200% Gross Income Level</w:t>
            </w:r>
          </w:p>
        </w:tc>
        <w:tc>
          <w:tcPr>
            <w:tcW w:w="23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DCCDF5" w14:textId="77777777" w:rsidR="002B619D" w:rsidRPr="00CA5B77" w:rsidRDefault="002B619D" w:rsidP="000B4E78">
            <w:pPr>
              <w:rPr>
                <w:sz w:val="20"/>
                <w:szCs w:val="20"/>
              </w:rPr>
            </w:pPr>
            <w:r w:rsidRPr="00CA5B77">
              <w:rPr>
                <w:b/>
                <w:sz w:val="20"/>
                <w:szCs w:val="20"/>
              </w:rPr>
              <w:t>165% Gross Income Level</w:t>
            </w:r>
          </w:p>
        </w:tc>
      </w:tr>
      <w:tr w:rsidR="002B619D" w:rsidRPr="00CA5B77" w14:paraId="126F68F9" w14:textId="77777777" w:rsidTr="000B4E78">
        <w:trPr>
          <w:jc w:val="center"/>
        </w:trPr>
        <w:tc>
          <w:tcPr>
            <w:tcW w:w="21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7600FB" w14:textId="77777777" w:rsidR="002B619D" w:rsidRPr="00CA5B77" w:rsidRDefault="002B619D" w:rsidP="000B4E78">
            <w:pPr>
              <w:rPr>
                <w:sz w:val="20"/>
                <w:szCs w:val="20"/>
              </w:rPr>
            </w:pPr>
            <w:r w:rsidRPr="00CA5B77">
              <w:rPr>
                <w:sz w:val="20"/>
                <w:szCs w:val="20"/>
              </w:rPr>
              <w:t>1</w:t>
            </w:r>
          </w:p>
        </w:tc>
        <w:tc>
          <w:tcPr>
            <w:tcW w:w="23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10869C" w14:textId="16BF6AD2" w:rsidR="002B619D" w:rsidRPr="00CA5B77" w:rsidRDefault="002B619D" w:rsidP="000B4E78">
            <w:pPr>
              <w:rPr>
                <w:sz w:val="20"/>
                <w:szCs w:val="20"/>
              </w:rPr>
            </w:pPr>
            <w:r w:rsidRPr="00CA5B77">
              <w:rPr>
                <w:sz w:val="20"/>
                <w:szCs w:val="20"/>
              </w:rPr>
              <w:t>$</w:t>
            </w:r>
            <w:del w:id="50" w:author="Brett A. Bustos" w:date="2026-08-30T19:55:00Z" w16du:dateUtc="2026-08-31T01:55:00Z">
              <w:r w:rsidRPr="00CA5B77" w:rsidDel="00CA5B77">
                <w:rPr>
                  <w:sz w:val="20"/>
                  <w:szCs w:val="20"/>
                </w:rPr>
                <w:delText>1,696</w:delText>
              </w:r>
            </w:del>
            <w:ins w:id="51" w:author="Brett A. Bustos" w:date="2026-08-30T19:55:00Z" w16du:dateUtc="2026-08-31T01:55:00Z">
              <w:r w:rsidR="00CA5B77">
                <w:rPr>
                  <w:sz w:val="20"/>
                  <w:szCs w:val="20"/>
                </w:rPr>
                <w:t>1</w:t>
              </w:r>
            </w:ins>
            <w:ins w:id="52" w:author="Brett A. Bustos" w:date="2026-08-30T19:56:00Z" w16du:dateUtc="2026-08-31T01:56:00Z">
              <w:r w:rsidR="00CA5B77">
                <w:rPr>
                  <w:sz w:val="20"/>
                  <w:szCs w:val="20"/>
                </w:rPr>
                <w:t>,729</w:t>
              </w:r>
            </w:ins>
          </w:p>
        </w:tc>
        <w:tc>
          <w:tcPr>
            <w:tcW w:w="23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08D7F3" w14:textId="57F2D4BE" w:rsidR="002B619D" w:rsidRPr="00CA5B77" w:rsidRDefault="002B619D" w:rsidP="000B4E78">
            <w:pPr>
              <w:rPr>
                <w:sz w:val="20"/>
                <w:szCs w:val="20"/>
              </w:rPr>
            </w:pPr>
            <w:r w:rsidRPr="00CA5B77">
              <w:rPr>
                <w:sz w:val="20"/>
                <w:szCs w:val="20"/>
              </w:rPr>
              <w:t>$</w:t>
            </w:r>
            <w:del w:id="53" w:author="Brett A. Bustos" w:date="2026-08-31T09:58:00Z" w16du:dateUtc="2026-08-31T15:58:00Z">
              <w:r w:rsidRPr="00CA5B77" w:rsidDel="00BF5235">
                <w:rPr>
                  <w:sz w:val="20"/>
                  <w:szCs w:val="20"/>
                </w:rPr>
                <w:delText>2,610</w:delText>
              </w:r>
            </w:del>
            <w:ins w:id="54" w:author="Brett A. Bustos" w:date="2026-08-31T09:58:00Z" w16du:dateUtc="2026-08-31T15:58:00Z">
              <w:r w:rsidR="00BF5235">
                <w:rPr>
                  <w:sz w:val="20"/>
                  <w:szCs w:val="20"/>
                </w:rPr>
                <w:t>2,660</w:t>
              </w:r>
            </w:ins>
          </w:p>
        </w:tc>
        <w:tc>
          <w:tcPr>
            <w:tcW w:w="23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5177D8" w14:textId="24A13E82" w:rsidR="002B619D" w:rsidRPr="00CA5B77" w:rsidRDefault="002B619D" w:rsidP="000B4E78">
            <w:pPr>
              <w:rPr>
                <w:sz w:val="20"/>
                <w:szCs w:val="20"/>
              </w:rPr>
            </w:pPr>
            <w:r w:rsidRPr="00CA5B77">
              <w:rPr>
                <w:sz w:val="20"/>
                <w:szCs w:val="20"/>
              </w:rPr>
              <w:t>$</w:t>
            </w:r>
            <w:del w:id="55" w:author="Brett A. Bustos" w:date="2026-08-30T19:57:00Z" w16du:dateUtc="2026-08-31T01:57:00Z">
              <w:r w:rsidRPr="00CA5B77" w:rsidDel="00CA5B77">
                <w:rPr>
                  <w:sz w:val="20"/>
                  <w:szCs w:val="20"/>
                </w:rPr>
                <w:delText>2,152</w:delText>
              </w:r>
            </w:del>
            <w:ins w:id="56" w:author="Brett A. Bustos" w:date="2026-08-30T19:57:00Z" w16du:dateUtc="2026-08-31T01:57:00Z">
              <w:r w:rsidR="00CA5B77">
                <w:rPr>
                  <w:sz w:val="20"/>
                  <w:szCs w:val="20"/>
                </w:rPr>
                <w:t>2,195</w:t>
              </w:r>
            </w:ins>
          </w:p>
        </w:tc>
      </w:tr>
      <w:tr w:rsidR="002B619D" w:rsidRPr="00CA5B77" w14:paraId="2EC9A80E" w14:textId="77777777" w:rsidTr="000B4E78">
        <w:trPr>
          <w:jc w:val="center"/>
        </w:trPr>
        <w:tc>
          <w:tcPr>
            <w:tcW w:w="21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1AC138" w14:textId="77777777" w:rsidR="002B619D" w:rsidRPr="00CA5B77" w:rsidRDefault="002B619D" w:rsidP="000B4E78">
            <w:pPr>
              <w:rPr>
                <w:sz w:val="20"/>
                <w:szCs w:val="20"/>
              </w:rPr>
            </w:pPr>
            <w:r w:rsidRPr="00CA5B77">
              <w:rPr>
                <w:sz w:val="20"/>
                <w:szCs w:val="20"/>
              </w:rPr>
              <w:t>2</w:t>
            </w:r>
          </w:p>
        </w:tc>
        <w:tc>
          <w:tcPr>
            <w:tcW w:w="23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7353FE" w14:textId="0031236D" w:rsidR="002B619D" w:rsidRPr="00CA5B77" w:rsidRDefault="002B619D" w:rsidP="000B4E78">
            <w:pPr>
              <w:rPr>
                <w:sz w:val="20"/>
                <w:szCs w:val="20"/>
              </w:rPr>
            </w:pPr>
            <w:r w:rsidRPr="00CA5B77">
              <w:rPr>
                <w:sz w:val="20"/>
                <w:szCs w:val="20"/>
              </w:rPr>
              <w:t>$</w:t>
            </w:r>
            <w:del w:id="57" w:author="Brett A. Bustos" w:date="2026-08-30T19:56:00Z" w16du:dateUtc="2026-08-31T01:56:00Z">
              <w:r w:rsidRPr="00CA5B77" w:rsidDel="00CA5B77">
                <w:rPr>
                  <w:sz w:val="20"/>
                  <w:szCs w:val="20"/>
                </w:rPr>
                <w:delText>2,292</w:delText>
              </w:r>
            </w:del>
            <w:ins w:id="58" w:author="Brett A. Bustos" w:date="2026-08-30T19:56:00Z" w16du:dateUtc="2026-08-31T01:56:00Z">
              <w:r w:rsidR="00CA5B77">
                <w:rPr>
                  <w:sz w:val="20"/>
                  <w:szCs w:val="20"/>
                </w:rPr>
                <w:t>2,345</w:t>
              </w:r>
            </w:ins>
          </w:p>
        </w:tc>
        <w:tc>
          <w:tcPr>
            <w:tcW w:w="23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69F829" w14:textId="2997ABA2" w:rsidR="002B619D" w:rsidRPr="00CA5B77" w:rsidRDefault="002B619D" w:rsidP="000B4E78">
            <w:pPr>
              <w:rPr>
                <w:sz w:val="20"/>
                <w:szCs w:val="20"/>
              </w:rPr>
            </w:pPr>
            <w:r w:rsidRPr="00CA5B77">
              <w:rPr>
                <w:sz w:val="20"/>
                <w:szCs w:val="20"/>
              </w:rPr>
              <w:t>$</w:t>
            </w:r>
            <w:del w:id="59" w:author="Brett A. Bustos" w:date="2026-08-31T09:58:00Z" w16du:dateUtc="2026-08-31T15:58:00Z">
              <w:r w:rsidRPr="00CA5B77" w:rsidDel="00BF5235">
                <w:rPr>
                  <w:sz w:val="20"/>
                  <w:szCs w:val="20"/>
                </w:rPr>
                <w:delText>3,526</w:delText>
              </w:r>
            </w:del>
            <w:ins w:id="60" w:author="Brett A. Bustos" w:date="2026-08-31T09:58:00Z" w16du:dateUtc="2026-08-31T15:58:00Z">
              <w:r w:rsidR="00BF5235">
                <w:rPr>
                  <w:sz w:val="20"/>
                  <w:szCs w:val="20"/>
                </w:rPr>
                <w:t>3,608</w:t>
              </w:r>
            </w:ins>
          </w:p>
        </w:tc>
        <w:tc>
          <w:tcPr>
            <w:tcW w:w="23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622245" w14:textId="78CEA039" w:rsidR="002B619D" w:rsidRPr="00CA5B77" w:rsidRDefault="002B619D" w:rsidP="000B4E78">
            <w:pPr>
              <w:rPr>
                <w:sz w:val="20"/>
                <w:szCs w:val="20"/>
              </w:rPr>
            </w:pPr>
            <w:r w:rsidRPr="00CA5B77">
              <w:rPr>
                <w:sz w:val="20"/>
                <w:szCs w:val="20"/>
              </w:rPr>
              <w:t>$</w:t>
            </w:r>
            <w:del w:id="61" w:author="Brett A. Bustos" w:date="2026-08-30T19:57:00Z" w16du:dateUtc="2026-08-31T01:57:00Z">
              <w:r w:rsidRPr="00CA5B77" w:rsidDel="00CA5B77">
                <w:rPr>
                  <w:sz w:val="20"/>
                  <w:szCs w:val="20"/>
                </w:rPr>
                <w:delText>2,909</w:delText>
              </w:r>
            </w:del>
            <w:ins w:id="62" w:author="Brett A. Bustos" w:date="2026-08-30T19:57:00Z" w16du:dateUtc="2026-08-31T01:57:00Z">
              <w:r w:rsidR="00CA5B77">
                <w:rPr>
                  <w:sz w:val="20"/>
                  <w:szCs w:val="20"/>
                </w:rPr>
                <w:t>2,976</w:t>
              </w:r>
            </w:ins>
          </w:p>
        </w:tc>
      </w:tr>
      <w:tr w:rsidR="002B619D" w:rsidRPr="00CA5B77" w14:paraId="05079865" w14:textId="77777777" w:rsidTr="000B4E78">
        <w:trPr>
          <w:jc w:val="center"/>
        </w:trPr>
        <w:tc>
          <w:tcPr>
            <w:tcW w:w="21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40E5A6" w14:textId="77777777" w:rsidR="002B619D" w:rsidRPr="00CA5B77" w:rsidRDefault="002B619D" w:rsidP="000B4E78">
            <w:pPr>
              <w:rPr>
                <w:sz w:val="20"/>
                <w:szCs w:val="20"/>
              </w:rPr>
            </w:pPr>
            <w:r w:rsidRPr="00CA5B77">
              <w:rPr>
                <w:sz w:val="20"/>
                <w:szCs w:val="20"/>
              </w:rPr>
              <w:t>3</w:t>
            </w:r>
          </w:p>
        </w:tc>
        <w:tc>
          <w:tcPr>
            <w:tcW w:w="23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9B6CC80" w14:textId="5704B652" w:rsidR="002B619D" w:rsidRPr="00CA5B77" w:rsidRDefault="002B619D" w:rsidP="000B4E78">
            <w:pPr>
              <w:rPr>
                <w:sz w:val="20"/>
                <w:szCs w:val="20"/>
              </w:rPr>
            </w:pPr>
            <w:r w:rsidRPr="00CA5B77">
              <w:rPr>
                <w:sz w:val="20"/>
                <w:szCs w:val="20"/>
              </w:rPr>
              <w:t>$</w:t>
            </w:r>
            <w:del w:id="63" w:author="Brett A. Bustos" w:date="2026-08-30T19:56:00Z" w16du:dateUtc="2026-08-31T01:56:00Z">
              <w:r w:rsidRPr="00CA5B77" w:rsidDel="00CA5B77">
                <w:rPr>
                  <w:sz w:val="20"/>
                  <w:szCs w:val="20"/>
                </w:rPr>
                <w:delText>2,888</w:delText>
              </w:r>
            </w:del>
            <w:ins w:id="64" w:author="Brett A. Bustos" w:date="2026-08-30T19:56:00Z" w16du:dateUtc="2026-08-31T01:56:00Z">
              <w:r w:rsidR="00CA5B77">
                <w:rPr>
                  <w:sz w:val="20"/>
                  <w:szCs w:val="20"/>
                </w:rPr>
                <w:t>2,960</w:t>
              </w:r>
            </w:ins>
          </w:p>
        </w:tc>
        <w:tc>
          <w:tcPr>
            <w:tcW w:w="23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D01103" w14:textId="0580DAAD" w:rsidR="002B619D" w:rsidRPr="00CA5B77" w:rsidRDefault="002B619D" w:rsidP="000B4E78">
            <w:pPr>
              <w:rPr>
                <w:sz w:val="20"/>
                <w:szCs w:val="20"/>
              </w:rPr>
            </w:pPr>
            <w:r w:rsidRPr="00CA5B77">
              <w:rPr>
                <w:sz w:val="20"/>
                <w:szCs w:val="20"/>
              </w:rPr>
              <w:t>$</w:t>
            </w:r>
            <w:del w:id="65" w:author="Brett A. Bustos" w:date="2026-08-31T09:59:00Z" w16du:dateUtc="2026-08-31T15:59:00Z">
              <w:r w:rsidRPr="00CA5B77" w:rsidDel="00BF5235">
                <w:rPr>
                  <w:sz w:val="20"/>
                  <w:szCs w:val="20"/>
                </w:rPr>
                <w:delText>4,442</w:delText>
              </w:r>
            </w:del>
            <w:ins w:id="66" w:author="Brett A. Bustos" w:date="2026-08-31T09:59:00Z" w16du:dateUtc="2026-08-31T15:59:00Z">
              <w:r w:rsidR="00BF5235">
                <w:rPr>
                  <w:sz w:val="20"/>
                  <w:szCs w:val="20"/>
                </w:rPr>
                <w:t>4,554</w:t>
              </w:r>
            </w:ins>
          </w:p>
        </w:tc>
        <w:tc>
          <w:tcPr>
            <w:tcW w:w="23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2950A6" w14:textId="59B16199" w:rsidR="002B619D" w:rsidRPr="00CA5B77" w:rsidRDefault="002B619D" w:rsidP="000B4E78">
            <w:pPr>
              <w:rPr>
                <w:sz w:val="20"/>
                <w:szCs w:val="20"/>
              </w:rPr>
            </w:pPr>
            <w:r w:rsidRPr="00CA5B77">
              <w:rPr>
                <w:sz w:val="20"/>
                <w:szCs w:val="20"/>
              </w:rPr>
              <w:t>$</w:t>
            </w:r>
            <w:del w:id="67" w:author="Brett A. Bustos" w:date="2026-08-30T19:58:00Z" w16du:dateUtc="2026-08-31T01:58:00Z">
              <w:r w:rsidRPr="00CA5B77" w:rsidDel="00CA5B77">
                <w:rPr>
                  <w:sz w:val="20"/>
                  <w:szCs w:val="20"/>
                </w:rPr>
                <w:delText>3,665</w:delText>
              </w:r>
            </w:del>
            <w:ins w:id="68" w:author="Brett A. Bustos" w:date="2026-08-30T19:58:00Z" w16du:dateUtc="2026-08-31T01:58:00Z">
              <w:r w:rsidR="00CA5B77">
                <w:rPr>
                  <w:sz w:val="20"/>
                  <w:szCs w:val="20"/>
                </w:rPr>
                <w:t>3,757</w:t>
              </w:r>
            </w:ins>
          </w:p>
        </w:tc>
      </w:tr>
      <w:tr w:rsidR="002B619D" w:rsidRPr="00CA5B77" w14:paraId="3EEDBB62" w14:textId="77777777" w:rsidTr="000B4E78">
        <w:trPr>
          <w:jc w:val="center"/>
        </w:trPr>
        <w:tc>
          <w:tcPr>
            <w:tcW w:w="21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6E14FD" w14:textId="77777777" w:rsidR="002B619D" w:rsidRPr="00CA5B77" w:rsidRDefault="002B619D" w:rsidP="000B4E78">
            <w:pPr>
              <w:rPr>
                <w:sz w:val="20"/>
                <w:szCs w:val="20"/>
              </w:rPr>
            </w:pPr>
            <w:r w:rsidRPr="00CA5B77">
              <w:rPr>
                <w:sz w:val="20"/>
                <w:szCs w:val="20"/>
              </w:rPr>
              <w:t>4</w:t>
            </w:r>
          </w:p>
        </w:tc>
        <w:tc>
          <w:tcPr>
            <w:tcW w:w="23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27ED87" w14:textId="16FC7B27" w:rsidR="002B619D" w:rsidRPr="00CA5B77" w:rsidRDefault="002B619D" w:rsidP="000B4E78">
            <w:pPr>
              <w:rPr>
                <w:sz w:val="20"/>
                <w:szCs w:val="20"/>
              </w:rPr>
            </w:pPr>
            <w:r w:rsidRPr="00CA5B77">
              <w:rPr>
                <w:sz w:val="20"/>
                <w:szCs w:val="20"/>
              </w:rPr>
              <w:t>$</w:t>
            </w:r>
            <w:del w:id="69" w:author="Brett A. Bustos" w:date="2026-08-30T19:56:00Z" w16du:dateUtc="2026-08-31T01:56:00Z">
              <w:r w:rsidRPr="00CA5B77" w:rsidDel="00CA5B77">
                <w:rPr>
                  <w:sz w:val="20"/>
                  <w:szCs w:val="20"/>
                </w:rPr>
                <w:delText>3,483</w:delText>
              </w:r>
            </w:del>
            <w:ins w:id="70" w:author="Brett A. Bustos" w:date="2026-08-30T19:56:00Z" w16du:dateUtc="2026-08-31T01:56:00Z">
              <w:r w:rsidR="00CA5B77">
                <w:rPr>
                  <w:sz w:val="20"/>
                  <w:szCs w:val="20"/>
                </w:rPr>
                <w:t>3,575</w:t>
              </w:r>
            </w:ins>
          </w:p>
        </w:tc>
        <w:tc>
          <w:tcPr>
            <w:tcW w:w="23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D00FAF" w14:textId="45DC3E46" w:rsidR="002B619D" w:rsidRPr="00CA5B77" w:rsidRDefault="002B619D" w:rsidP="000B4E78">
            <w:pPr>
              <w:rPr>
                <w:sz w:val="20"/>
                <w:szCs w:val="20"/>
              </w:rPr>
            </w:pPr>
            <w:r w:rsidRPr="00CA5B77">
              <w:rPr>
                <w:sz w:val="20"/>
                <w:szCs w:val="20"/>
              </w:rPr>
              <w:t>$</w:t>
            </w:r>
            <w:del w:id="71" w:author="Brett A. Bustos" w:date="2026-08-31T09:59:00Z" w16du:dateUtc="2026-08-31T15:59:00Z">
              <w:r w:rsidRPr="00CA5B77" w:rsidDel="00BF5235">
                <w:rPr>
                  <w:sz w:val="20"/>
                  <w:szCs w:val="20"/>
                </w:rPr>
                <w:delText>5,360</w:delText>
              </w:r>
            </w:del>
            <w:ins w:id="72" w:author="Brett A. Bustos" w:date="2026-08-31T09:59:00Z" w16du:dateUtc="2026-08-31T15:59:00Z">
              <w:r w:rsidR="00BF5235">
                <w:rPr>
                  <w:sz w:val="20"/>
                  <w:szCs w:val="20"/>
                </w:rPr>
                <w:t>5,500</w:t>
              </w:r>
            </w:ins>
          </w:p>
        </w:tc>
        <w:tc>
          <w:tcPr>
            <w:tcW w:w="23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F69CE3" w14:textId="616ABF34" w:rsidR="002B619D" w:rsidRPr="00CA5B77" w:rsidRDefault="002B619D" w:rsidP="000B4E78">
            <w:pPr>
              <w:rPr>
                <w:sz w:val="20"/>
                <w:szCs w:val="20"/>
              </w:rPr>
            </w:pPr>
            <w:r w:rsidRPr="00CA5B77">
              <w:rPr>
                <w:sz w:val="20"/>
                <w:szCs w:val="20"/>
              </w:rPr>
              <w:t>$</w:t>
            </w:r>
            <w:del w:id="73" w:author="Brett A. Bustos" w:date="2026-08-30T19:58:00Z" w16du:dateUtc="2026-08-31T01:58:00Z">
              <w:r w:rsidRPr="00CA5B77" w:rsidDel="00CA5B77">
                <w:rPr>
                  <w:sz w:val="20"/>
                  <w:szCs w:val="20"/>
                </w:rPr>
                <w:delText>4,421</w:delText>
              </w:r>
            </w:del>
            <w:ins w:id="74" w:author="Brett A. Bustos" w:date="2026-08-30T19:58:00Z" w16du:dateUtc="2026-08-31T01:58:00Z">
              <w:r w:rsidR="00CA5B77">
                <w:rPr>
                  <w:sz w:val="20"/>
                  <w:szCs w:val="20"/>
                </w:rPr>
                <w:t>4,538</w:t>
              </w:r>
            </w:ins>
          </w:p>
        </w:tc>
      </w:tr>
      <w:tr w:rsidR="002B619D" w:rsidRPr="00CA5B77" w14:paraId="2AC4058B" w14:textId="77777777" w:rsidTr="000B4E78">
        <w:trPr>
          <w:jc w:val="center"/>
        </w:trPr>
        <w:tc>
          <w:tcPr>
            <w:tcW w:w="21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3A6F73" w14:textId="77777777" w:rsidR="002B619D" w:rsidRPr="00CA5B77" w:rsidRDefault="002B619D" w:rsidP="000B4E78">
            <w:pPr>
              <w:rPr>
                <w:sz w:val="20"/>
                <w:szCs w:val="20"/>
              </w:rPr>
            </w:pPr>
            <w:r w:rsidRPr="00CA5B77">
              <w:rPr>
                <w:sz w:val="20"/>
                <w:szCs w:val="20"/>
              </w:rPr>
              <w:t>5</w:t>
            </w:r>
          </w:p>
        </w:tc>
        <w:tc>
          <w:tcPr>
            <w:tcW w:w="23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D2683D" w14:textId="60F7F6F3" w:rsidR="002B619D" w:rsidRPr="00CA5B77" w:rsidRDefault="002B619D" w:rsidP="000B4E78">
            <w:pPr>
              <w:rPr>
                <w:sz w:val="20"/>
                <w:szCs w:val="20"/>
              </w:rPr>
            </w:pPr>
            <w:r w:rsidRPr="00CA5B77">
              <w:rPr>
                <w:sz w:val="20"/>
                <w:szCs w:val="20"/>
              </w:rPr>
              <w:t>$</w:t>
            </w:r>
            <w:del w:id="75" w:author="Brett A. Bustos" w:date="2026-08-30T19:56:00Z" w16du:dateUtc="2026-08-31T01:56:00Z">
              <w:r w:rsidRPr="00CA5B77" w:rsidDel="00CA5B77">
                <w:rPr>
                  <w:sz w:val="20"/>
                  <w:szCs w:val="20"/>
                </w:rPr>
                <w:delText>4,079</w:delText>
              </w:r>
            </w:del>
            <w:ins w:id="76" w:author="Brett A. Bustos" w:date="2026-08-30T19:56:00Z" w16du:dateUtc="2026-08-31T01:56:00Z">
              <w:r w:rsidR="00CA5B77">
                <w:rPr>
                  <w:sz w:val="20"/>
                  <w:szCs w:val="20"/>
                </w:rPr>
                <w:t>4,191</w:t>
              </w:r>
            </w:ins>
          </w:p>
        </w:tc>
        <w:tc>
          <w:tcPr>
            <w:tcW w:w="23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F5E7B8" w14:textId="5ADC4F6D" w:rsidR="002B619D" w:rsidRPr="00CA5B77" w:rsidRDefault="002B619D" w:rsidP="000B4E78">
            <w:pPr>
              <w:rPr>
                <w:sz w:val="20"/>
                <w:szCs w:val="20"/>
              </w:rPr>
            </w:pPr>
            <w:r w:rsidRPr="00CA5B77">
              <w:rPr>
                <w:sz w:val="20"/>
                <w:szCs w:val="20"/>
              </w:rPr>
              <w:t>$</w:t>
            </w:r>
            <w:del w:id="77" w:author="Brett A. Bustos" w:date="2026-08-31T09:59:00Z" w16du:dateUtc="2026-08-31T15:59:00Z">
              <w:r w:rsidRPr="00CA5B77" w:rsidDel="00BF5235">
                <w:rPr>
                  <w:sz w:val="20"/>
                  <w:szCs w:val="20"/>
                </w:rPr>
                <w:delText>6,276</w:delText>
              </w:r>
            </w:del>
            <w:ins w:id="78" w:author="Brett A. Bustos" w:date="2026-08-31T09:59:00Z" w16du:dateUtc="2026-08-31T15:59:00Z">
              <w:r w:rsidR="00BF5235">
                <w:rPr>
                  <w:sz w:val="20"/>
                  <w:szCs w:val="20"/>
                </w:rPr>
                <w:t>6,448</w:t>
              </w:r>
            </w:ins>
          </w:p>
        </w:tc>
        <w:tc>
          <w:tcPr>
            <w:tcW w:w="23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C7458D" w14:textId="42626AAF" w:rsidR="002B619D" w:rsidRPr="00CA5B77" w:rsidRDefault="002B619D" w:rsidP="000B4E78">
            <w:pPr>
              <w:rPr>
                <w:sz w:val="20"/>
                <w:szCs w:val="20"/>
              </w:rPr>
            </w:pPr>
            <w:r w:rsidRPr="00CA5B77">
              <w:rPr>
                <w:sz w:val="20"/>
                <w:szCs w:val="20"/>
              </w:rPr>
              <w:t>$</w:t>
            </w:r>
            <w:del w:id="79" w:author="Brett A. Bustos" w:date="2026-08-30T19:58:00Z" w16du:dateUtc="2026-08-31T01:58:00Z">
              <w:r w:rsidRPr="00CA5B77" w:rsidDel="00CA5B77">
                <w:rPr>
                  <w:sz w:val="20"/>
                  <w:szCs w:val="20"/>
                </w:rPr>
                <w:delText>5,177</w:delText>
              </w:r>
            </w:del>
            <w:ins w:id="80" w:author="Brett A. Bustos" w:date="2026-08-30T19:58:00Z" w16du:dateUtc="2026-08-31T01:58:00Z">
              <w:r w:rsidR="00CA5B77">
                <w:rPr>
                  <w:sz w:val="20"/>
                  <w:szCs w:val="20"/>
                </w:rPr>
                <w:t>5,319</w:t>
              </w:r>
            </w:ins>
          </w:p>
        </w:tc>
      </w:tr>
      <w:tr w:rsidR="002B619D" w:rsidRPr="00CA5B77" w14:paraId="15D902D5" w14:textId="77777777" w:rsidTr="000B4E78">
        <w:trPr>
          <w:jc w:val="center"/>
        </w:trPr>
        <w:tc>
          <w:tcPr>
            <w:tcW w:w="21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157EBC" w14:textId="77777777" w:rsidR="002B619D" w:rsidRPr="00CA5B77" w:rsidRDefault="002B619D" w:rsidP="000B4E78">
            <w:pPr>
              <w:rPr>
                <w:sz w:val="20"/>
                <w:szCs w:val="20"/>
              </w:rPr>
            </w:pPr>
            <w:r w:rsidRPr="00CA5B77">
              <w:rPr>
                <w:sz w:val="20"/>
                <w:szCs w:val="20"/>
              </w:rPr>
              <w:t>6</w:t>
            </w:r>
          </w:p>
        </w:tc>
        <w:tc>
          <w:tcPr>
            <w:tcW w:w="23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ABD8F2" w14:textId="63A5689F" w:rsidR="002B619D" w:rsidRPr="00CA5B77" w:rsidRDefault="002B619D" w:rsidP="000B4E78">
            <w:pPr>
              <w:rPr>
                <w:sz w:val="20"/>
                <w:szCs w:val="20"/>
              </w:rPr>
            </w:pPr>
            <w:r w:rsidRPr="00CA5B77">
              <w:rPr>
                <w:sz w:val="20"/>
                <w:szCs w:val="20"/>
              </w:rPr>
              <w:t>$</w:t>
            </w:r>
            <w:del w:id="81" w:author="Brett A. Bustos" w:date="2026-08-30T19:56:00Z" w16du:dateUtc="2026-08-31T01:56:00Z">
              <w:r w:rsidRPr="00CA5B77" w:rsidDel="00CA5B77">
                <w:rPr>
                  <w:sz w:val="20"/>
                  <w:szCs w:val="20"/>
                </w:rPr>
                <w:delText>4,675</w:delText>
              </w:r>
            </w:del>
            <w:ins w:id="82" w:author="Brett A. Bustos" w:date="2026-08-30T19:56:00Z" w16du:dateUtc="2026-08-31T01:56:00Z">
              <w:r w:rsidR="00CA5B77">
                <w:rPr>
                  <w:sz w:val="20"/>
                  <w:szCs w:val="20"/>
                </w:rPr>
                <w:t>4,806</w:t>
              </w:r>
            </w:ins>
          </w:p>
        </w:tc>
        <w:tc>
          <w:tcPr>
            <w:tcW w:w="23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AEB645" w14:textId="52FF066A" w:rsidR="002B619D" w:rsidRPr="00CA5B77" w:rsidRDefault="002B619D" w:rsidP="000B4E78">
            <w:pPr>
              <w:rPr>
                <w:sz w:val="20"/>
                <w:szCs w:val="20"/>
              </w:rPr>
            </w:pPr>
            <w:r w:rsidRPr="00CA5B77">
              <w:rPr>
                <w:sz w:val="20"/>
                <w:szCs w:val="20"/>
              </w:rPr>
              <w:t>$</w:t>
            </w:r>
            <w:del w:id="83" w:author="Brett A. Bustos" w:date="2026-08-31T10:00:00Z" w16du:dateUtc="2026-08-31T16:00:00Z">
              <w:r w:rsidRPr="00CA5B77" w:rsidDel="00BF5235">
                <w:rPr>
                  <w:sz w:val="20"/>
                  <w:szCs w:val="20"/>
                </w:rPr>
                <w:delText>7,192</w:delText>
              </w:r>
            </w:del>
            <w:ins w:id="84" w:author="Brett A. Bustos" w:date="2026-08-31T10:00:00Z" w16du:dateUtc="2026-08-31T16:00:00Z">
              <w:r w:rsidR="00BF5235">
                <w:rPr>
                  <w:sz w:val="20"/>
                  <w:szCs w:val="20"/>
                </w:rPr>
                <w:t>7,</w:t>
              </w:r>
            </w:ins>
            <w:ins w:id="85" w:author="Brett A. Bustos" w:date="2026-08-31T10:02:00Z" w16du:dateUtc="2026-08-31T16:02:00Z">
              <w:r w:rsidR="00BF5235">
                <w:rPr>
                  <w:sz w:val="20"/>
                  <w:szCs w:val="20"/>
                </w:rPr>
                <w:t>394</w:t>
              </w:r>
            </w:ins>
          </w:p>
        </w:tc>
        <w:tc>
          <w:tcPr>
            <w:tcW w:w="23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9366BC" w14:textId="6C65F554" w:rsidR="002B619D" w:rsidRPr="00CA5B77" w:rsidRDefault="002B619D" w:rsidP="000B4E78">
            <w:pPr>
              <w:rPr>
                <w:sz w:val="20"/>
                <w:szCs w:val="20"/>
              </w:rPr>
            </w:pPr>
            <w:r w:rsidRPr="00CA5B77">
              <w:rPr>
                <w:sz w:val="20"/>
                <w:szCs w:val="20"/>
              </w:rPr>
              <w:t>$</w:t>
            </w:r>
            <w:del w:id="86" w:author="Brett A. Bustos" w:date="2026-08-30T19:58:00Z" w16du:dateUtc="2026-08-31T01:58:00Z">
              <w:r w:rsidRPr="00CA5B77" w:rsidDel="00CA5B77">
                <w:rPr>
                  <w:sz w:val="20"/>
                  <w:szCs w:val="20"/>
                </w:rPr>
                <w:delText>5,934</w:delText>
              </w:r>
            </w:del>
            <w:ins w:id="87" w:author="Brett A. Bustos" w:date="2026-08-30T19:58:00Z" w16du:dateUtc="2026-08-31T01:58:00Z">
              <w:r w:rsidR="00CA5B77">
                <w:rPr>
                  <w:sz w:val="20"/>
                  <w:szCs w:val="20"/>
                </w:rPr>
                <w:t>6,100</w:t>
              </w:r>
            </w:ins>
          </w:p>
        </w:tc>
      </w:tr>
      <w:tr w:rsidR="002B619D" w:rsidRPr="00CA5B77" w14:paraId="40A3CDE4" w14:textId="77777777" w:rsidTr="000B4E78">
        <w:trPr>
          <w:jc w:val="center"/>
        </w:trPr>
        <w:tc>
          <w:tcPr>
            <w:tcW w:w="21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4E5243" w14:textId="77777777" w:rsidR="002B619D" w:rsidRPr="00CA5B77" w:rsidRDefault="002B619D" w:rsidP="000B4E78">
            <w:pPr>
              <w:rPr>
                <w:sz w:val="20"/>
                <w:szCs w:val="20"/>
              </w:rPr>
            </w:pPr>
            <w:r w:rsidRPr="00CA5B77">
              <w:rPr>
                <w:sz w:val="20"/>
                <w:szCs w:val="20"/>
              </w:rPr>
              <w:t>7</w:t>
            </w:r>
          </w:p>
        </w:tc>
        <w:tc>
          <w:tcPr>
            <w:tcW w:w="23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B6A69C" w14:textId="133D6D76" w:rsidR="002B619D" w:rsidRPr="00CA5B77" w:rsidRDefault="002B619D" w:rsidP="000B4E78">
            <w:pPr>
              <w:rPr>
                <w:sz w:val="20"/>
                <w:szCs w:val="20"/>
              </w:rPr>
            </w:pPr>
            <w:r w:rsidRPr="00CA5B77">
              <w:rPr>
                <w:sz w:val="20"/>
                <w:szCs w:val="20"/>
              </w:rPr>
              <w:t>$</w:t>
            </w:r>
            <w:del w:id="88" w:author="Brett A. Bustos" w:date="2026-08-30T19:57:00Z" w16du:dateUtc="2026-08-31T01:57:00Z">
              <w:r w:rsidRPr="00CA5B77" w:rsidDel="00CA5B77">
                <w:rPr>
                  <w:sz w:val="20"/>
                  <w:szCs w:val="20"/>
                </w:rPr>
                <w:delText>5,271</w:delText>
              </w:r>
            </w:del>
            <w:ins w:id="89" w:author="Brett A. Bustos" w:date="2026-08-30T19:57:00Z" w16du:dateUtc="2026-08-31T01:57:00Z">
              <w:r w:rsidR="00CA5B77">
                <w:rPr>
                  <w:sz w:val="20"/>
                  <w:szCs w:val="20"/>
                </w:rPr>
                <w:t>5,421</w:t>
              </w:r>
            </w:ins>
          </w:p>
        </w:tc>
        <w:tc>
          <w:tcPr>
            <w:tcW w:w="23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229972" w14:textId="73D48F72" w:rsidR="002B619D" w:rsidRPr="00CA5B77" w:rsidRDefault="002B619D" w:rsidP="000B4E78">
            <w:pPr>
              <w:rPr>
                <w:sz w:val="20"/>
                <w:szCs w:val="20"/>
              </w:rPr>
            </w:pPr>
            <w:r w:rsidRPr="00CA5B77">
              <w:rPr>
                <w:sz w:val="20"/>
                <w:szCs w:val="20"/>
              </w:rPr>
              <w:t>$</w:t>
            </w:r>
            <w:del w:id="90" w:author="Brett A. Bustos" w:date="2026-08-31T10:03:00Z" w16du:dateUtc="2026-08-31T16:03:00Z">
              <w:r w:rsidRPr="00CA5B77" w:rsidDel="00BF5235">
                <w:rPr>
                  <w:sz w:val="20"/>
                  <w:szCs w:val="20"/>
                </w:rPr>
                <w:delText>8,110</w:delText>
              </w:r>
            </w:del>
            <w:ins w:id="91" w:author="Brett A. Bustos" w:date="2026-08-31T10:03:00Z" w16du:dateUtc="2026-08-31T16:03:00Z">
              <w:r w:rsidR="00BF5235">
                <w:rPr>
                  <w:sz w:val="20"/>
                  <w:szCs w:val="20"/>
                </w:rPr>
                <w:t>8,340</w:t>
              </w:r>
            </w:ins>
          </w:p>
        </w:tc>
        <w:tc>
          <w:tcPr>
            <w:tcW w:w="23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657E1C" w14:textId="1C9014A8" w:rsidR="002B619D" w:rsidRPr="00CA5B77" w:rsidRDefault="002B619D" w:rsidP="000B4E78">
            <w:pPr>
              <w:rPr>
                <w:sz w:val="20"/>
                <w:szCs w:val="20"/>
              </w:rPr>
            </w:pPr>
            <w:r w:rsidRPr="00CA5B77">
              <w:rPr>
                <w:sz w:val="20"/>
                <w:szCs w:val="20"/>
              </w:rPr>
              <w:t>$</w:t>
            </w:r>
            <w:del w:id="92" w:author="Brett A. Bustos" w:date="2026-08-30T19:58:00Z" w16du:dateUtc="2026-08-31T01:58:00Z">
              <w:r w:rsidRPr="00CA5B77" w:rsidDel="00CA5B77">
                <w:rPr>
                  <w:sz w:val="20"/>
                  <w:szCs w:val="20"/>
                </w:rPr>
                <w:delText>6,690</w:delText>
              </w:r>
            </w:del>
            <w:ins w:id="93" w:author="Brett A. Bustos" w:date="2026-08-30T19:58:00Z" w16du:dateUtc="2026-08-31T01:58:00Z">
              <w:r w:rsidR="00CA5B77">
                <w:rPr>
                  <w:sz w:val="20"/>
                  <w:szCs w:val="20"/>
                </w:rPr>
                <w:t>6,881</w:t>
              </w:r>
            </w:ins>
          </w:p>
        </w:tc>
      </w:tr>
      <w:tr w:rsidR="002B619D" w:rsidRPr="00CA5B77" w14:paraId="765135ED" w14:textId="77777777" w:rsidTr="000B4E78">
        <w:trPr>
          <w:jc w:val="center"/>
        </w:trPr>
        <w:tc>
          <w:tcPr>
            <w:tcW w:w="21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1E75DF" w14:textId="77777777" w:rsidR="002B619D" w:rsidRPr="00CA5B77" w:rsidRDefault="002B619D" w:rsidP="000B4E78">
            <w:pPr>
              <w:rPr>
                <w:sz w:val="20"/>
                <w:szCs w:val="20"/>
              </w:rPr>
            </w:pPr>
            <w:r w:rsidRPr="00CA5B77">
              <w:rPr>
                <w:sz w:val="20"/>
                <w:szCs w:val="20"/>
              </w:rPr>
              <w:t>8</w:t>
            </w:r>
          </w:p>
        </w:tc>
        <w:tc>
          <w:tcPr>
            <w:tcW w:w="23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9CE83F" w14:textId="330CE16A" w:rsidR="002B619D" w:rsidRPr="00CA5B77" w:rsidRDefault="002B619D" w:rsidP="000B4E78">
            <w:pPr>
              <w:rPr>
                <w:sz w:val="20"/>
                <w:szCs w:val="20"/>
              </w:rPr>
            </w:pPr>
            <w:r w:rsidRPr="00CA5B77">
              <w:rPr>
                <w:sz w:val="20"/>
                <w:szCs w:val="20"/>
              </w:rPr>
              <w:t>$</w:t>
            </w:r>
            <w:del w:id="94" w:author="Brett A. Bustos" w:date="2026-08-30T19:57:00Z" w16du:dateUtc="2026-08-31T01:57:00Z">
              <w:r w:rsidRPr="00CA5B77" w:rsidDel="00CA5B77">
                <w:rPr>
                  <w:sz w:val="20"/>
                  <w:szCs w:val="20"/>
                </w:rPr>
                <w:delText>5,867</w:delText>
              </w:r>
            </w:del>
            <w:ins w:id="95" w:author="Brett A. Bustos" w:date="2026-08-30T19:57:00Z" w16du:dateUtc="2026-08-31T01:57:00Z">
              <w:r w:rsidR="00CA5B77">
                <w:rPr>
                  <w:sz w:val="20"/>
                  <w:szCs w:val="20"/>
                </w:rPr>
                <w:t>6,037</w:t>
              </w:r>
            </w:ins>
          </w:p>
        </w:tc>
        <w:tc>
          <w:tcPr>
            <w:tcW w:w="23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867282" w14:textId="20069DAC" w:rsidR="002B619D" w:rsidRPr="00CA5B77" w:rsidRDefault="002B619D" w:rsidP="000B4E78">
            <w:pPr>
              <w:rPr>
                <w:sz w:val="20"/>
                <w:szCs w:val="20"/>
              </w:rPr>
            </w:pPr>
            <w:r w:rsidRPr="00CA5B77">
              <w:rPr>
                <w:sz w:val="20"/>
                <w:szCs w:val="20"/>
              </w:rPr>
              <w:t>$</w:t>
            </w:r>
            <w:del w:id="96" w:author="Brett A. Bustos" w:date="2026-08-31T10:03:00Z" w16du:dateUtc="2026-08-31T16:03:00Z">
              <w:r w:rsidRPr="00CA5B77" w:rsidDel="00BF5235">
                <w:rPr>
                  <w:sz w:val="20"/>
                  <w:szCs w:val="20"/>
                </w:rPr>
                <w:delText>9,026</w:delText>
              </w:r>
            </w:del>
            <w:ins w:id="97" w:author="Brett A. Bustos" w:date="2026-08-31T10:03:00Z" w16du:dateUtc="2026-08-31T16:03:00Z">
              <w:r w:rsidR="00BF5235">
                <w:rPr>
                  <w:sz w:val="20"/>
                  <w:szCs w:val="20"/>
                </w:rPr>
                <w:t>9,288</w:t>
              </w:r>
            </w:ins>
          </w:p>
        </w:tc>
        <w:tc>
          <w:tcPr>
            <w:tcW w:w="23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E3B2DA" w14:textId="08021493" w:rsidR="002B619D" w:rsidRPr="00CA5B77" w:rsidRDefault="002B619D" w:rsidP="000B4E78">
            <w:pPr>
              <w:rPr>
                <w:sz w:val="20"/>
                <w:szCs w:val="20"/>
              </w:rPr>
            </w:pPr>
            <w:r w:rsidRPr="00CA5B77">
              <w:rPr>
                <w:sz w:val="20"/>
                <w:szCs w:val="20"/>
              </w:rPr>
              <w:t>$</w:t>
            </w:r>
            <w:del w:id="98" w:author="Brett A. Bustos" w:date="2026-08-30T19:58:00Z" w16du:dateUtc="2026-08-31T01:58:00Z">
              <w:r w:rsidRPr="00CA5B77" w:rsidDel="00CA5B77">
                <w:rPr>
                  <w:sz w:val="20"/>
                  <w:szCs w:val="20"/>
                </w:rPr>
                <w:delText>7,446</w:delText>
              </w:r>
            </w:del>
            <w:ins w:id="99" w:author="Brett A. Bustos" w:date="2026-08-30T19:58:00Z" w16du:dateUtc="2026-08-31T01:58:00Z">
              <w:r w:rsidR="00CA5B77">
                <w:rPr>
                  <w:sz w:val="20"/>
                  <w:szCs w:val="20"/>
                </w:rPr>
                <w:t>7,662</w:t>
              </w:r>
            </w:ins>
          </w:p>
        </w:tc>
      </w:tr>
      <w:tr w:rsidR="002B619D" w:rsidRPr="00CA5B77" w14:paraId="54DA4F4D" w14:textId="77777777" w:rsidTr="000B4E78">
        <w:trPr>
          <w:jc w:val="center"/>
        </w:trPr>
        <w:tc>
          <w:tcPr>
            <w:tcW w:w="21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8EB21F" w14:textId="77777777" w:rsidR="002B619D" w:rsidRPr="00CA5B77" w:rsidRDefault="002B619D" w:rsidP="000B4E78">
            <w:pPr>
              <w:rPr>
                <w:sz w:val="20"/>
                <w:szCs w:val="20"/>
              </w:rPr>
            </w:pPr>
            <w:r w:rsidRPr="00CA5B77">
              <w:rPr>
                <w:sz w:val="20"/>
                <w:szCs w:val="20"/>
              </w:rPr>
              <w:t>Each additional person</w:t>
            </w:r>
          </w:p>
        </w:tc>
        <w:tc>
          <w:tcPr>
            <w:tcW w:w="23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540DD4" w14:textId="47E3B83C" w:rsidR="002B619D" w:rsidRPr="00CA5B77" w:rsidRDefault="002B619D" w:rsidP="000B4E78">
            <w:pPr>
              <w:rPr>
                <w:sz w:val="20"/>
                <w:szCs w:val="20"/>
              </w:rPr>
            </w:pPr>
            <w:r w:rsidRPr="00CA5B77">
              <w:rPr>
                <w:sz w:val="20"/>
                <w:szCs w:val="20"/>
              </w:rPr>
              <w:t>+$</w:t>
            </w:r>
            <w:del w:id="100" w:author="Brett A. Bustos" w:date="2026-08-30T19:57:00Z" w16du:dateUtc="2026-08-31T01:57:00Z">
              <w:r w:rsidRPr="00CA5B77" w:rsidDel="00CA5B77">
                <w:rPr>
                  <w:sz w:val="20"/>
                  <w:szCs w:val="20"/>
                </w:rPr>
                <w:delText>596</w:delText>
              </w:r>
            </w:del>
            <w:ins w:id="101" w:author="Brett A. Bustos" w:date="2026-08-30T19:57:00Z" w16du:dateUtc="2026-08-31T01:57:00Z">
              <w:r w:rsidR="00CA5B77">
                <w:rPr>
                  <w:sz w:val="20"/>
                  <w:szCs w:val="20"/>
                </w:rPr>
                <w:t>616</w:t>
              </w:r>
            </w:ins>
          </w:p>
        </w:tc>
        <w:tc>
          <w:tcPr>
            <w:tcW w:w="23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A34B31" w14:textId="1F598545" w:rsidR="002B619D" w:rsidRPr="00CA5B77" w:rsidRDefault="002B619D" w:rsidP="000B4E78">
            <w:pPr>
              <w:rPr>
                <w:sz w:val="20"/>
                <w:szCs w:val="20"/>
              </w:rPr>
            </w:pPr>
            <w:r w:rsidRPr="00CA5B77">
              <w:rPr>
                <w:sz w:val="20"/>
                <w:szCs w:val="20"/>
              </w:rPr>
              <w:t>+$</w:t>
            </w:r>
            <w:del w:id="102" w:author="Brett A. Bustos" w:date="2026-08-31T10:03:00Z" w16du:dateUtc="2026-08-31T16:03:00Z">
              <w:r w:rsidRPr="00CA5B77" w:rsidDel="00BF5235">
                <w:rPr>
                  <w:sz w:val="20"/>
                  <w:szCs w:val="20"/>
                </w:rPr>
                <w:delText>918</w:delText>
              </w:r>
            </w:del>
            <w:ins w:id="103" w:author="Brett A. Bustos" w:date="2026-08-31T10:03:00Z" w16du:dateUtc="2026-08-31T16:03:00Z">
              <w:r w:rsidR="00BF5235">
                <w:rPr>
                  <w:sz w:val="20"/>
                  <w:szCs w:val="20"/>
                </w:rPr>
                <w:t>948</w:t>
              </w:r>
            </w:ins>
          </w:p>
        </w:tc>
        <w:tc>
          <w:tcPr>
            <w:tcW w:w="23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887415" w14:textId="78445D1B" w:rsidR="002B619D" w:rsidRPr="00CA5B77" w:rsidRDefault="002B619D" w:rsidP="000B4E78">
            <w:pPr>
              <w:rPr>
                <w:sz w:val="20"/>
                <w:szCs w:val="20"/>
              </w:rPr>
            </w:pPr>
            <w:r w:rsidRPr="00CA5B77">
              <w:rPr>
                <w:sz w:val="20"/>
                <w:szCs w:val="20"/>
              </w:rPr>
              <w:t>+$</w:t>
            </w:r>
            <w:del w:id="104" w:author="Brett A. Bustos" w:date="2026-08-30T19:59:00Z" w16du:dateUtc="2026-08-31T01:59:00Z">
              <w:r w:rsidRPr="00CA5B77" w:rsidDel="00CA5B77">
                <w:rPr>
                  <w:sz w:val="20"/>
                  <w:szCs w:val="20"/>
                </w:rPr>
                <w:delText>757</w:delText>
              </w:r>
            </w:del>
            <w:ins w:id="105" w:author="Brett A. Bustos" w:date="2026-08-30T19:59:00Z" w16du:dateUtc="2026-08-31T01:59:00Z">
              <w:r w:rsidR="00CA5B77">
                <w:rPr>
                  <w:sz w:val="20"/>
                  <w:szCs w:val="20"/>
                </w:rPr>
                <w:t>781</w:t>
              </w:r>
            </w:ins>
          </w:p>
        </w:tc>
      </w:tr>
    </w:tbl>
    <w:p w14:paraId="5621189C" w14:textId="77777777" w:rsidR="002B619D" w:rsidRPr="00CA5B77" w:rsidRDefault="002B619D" w:rsidP="002B619D">
      <w:pPr>
        <w:rPr>
          <w:sz w:val="20"/>
          <w:szCs w:val="20"/>
        </w:rPr>
      </w:pPr>
    </w:p>
    <w:p w14:paraId="4EB9F821" w14:textId="77777777" w:rsidR="002B619D" w:rsidRPr="00CA5B77" w:rsidRDefault="002B619D" w:rsidP="002B619D">
      <w:pPr>
        <w:pStyle w:val="par1"/>
        <w:rPr>
          <w:rFonts w:cs="Arial"/>
          <w:b/>
          <w:bCs/>
          <w:szCs w:val="20"/>
        </w:rPr>
      </w:pPr>
      <w:r w:rsidRPr="00CA5B77">
        <w:rPr>
          <w:rFonts w:cs="Arial"/>
          <w:b/>
          <w:bCs/>
          <w:szCs w:val="20"/>
        </w:rPr>
        <w:t>4.401.2</w:t>
      </w:r>
      <w:r w:rsidRPr="00CA5B77">
        <w:rPr>
          <w:rFonts w:cs="Arial"/>
          <w:b/>
          <w:bCs/>
          <w:szCs w:val="20"/>
        </w:rPr>
        <w:tab/>
        <w:t>Net Income Levels</w:t>
      </w:r>
    </w:p>
    <w:p w14:paraId="4F70F390" w14:textId="7885FB47" w:rsidR="002B619D" w:rsidRPr="00CA5B77" w:rsidRDefault="002B619D" w:rsidP="002B619D">
      <w:pPr>
        <w:pStyle w:val="upar1"/>
      </w:pPr>
      <w:r w:rsidRPr="00CA5B77">
        <w:t xml:space="preserve">Effective October 1, </w:t>
      </w:r>
      <w:del w:id="106" w:author="Brett A. Bustos" w:date="2026-08-30T20:06:00Z" w16du:dateUtc="2026-08-31T02:06:00Z">
        <w:r w:rsidRPr="00CA5B77" w:rsidDel="009642D5">
          <w:delText>2025</w:delText>
        </w:r>
      </w:del>
      <w:ins w:id="107" w:author="Brett A. Bustos" w:date="2026-08-30T20:06:00Z" w16du:dateUtc="2026-08-31T02:06:00Z">
        <w:r w:rsidR="009642D5">
          <w:t>2026</w:t>
        </w:r>
      </w:ins>
      <w:r w:rsidRPr="00CA5B77">
        <w:t>, the net income level of one hundred percent (100%) of the federal poverty level for the corresponding household size is as follows:</w:t>
      </w:r>
    </w:p>
    <w:p w14:paraId="3B3CB288" w14:textId="77777777" w:rsidR="002B619D" w:rsidRPr="00CA5B77" w:rsidRDefault="002B619D" w:rsidP="002B619D">
      <w:pPr>
        <w:rPr>
          <w:sz w:val="20"/>
          <w:szCs w:val="20"/>
        </w:rPr>
      </w:pPr>
    </w:p>
    <w:tbl>
      <w:tblPr>
        <w:tblW w:w="5310" w:type="dxa"/>
        <w:tblInd w:w="1998" w:type="dxa"/>
        <w:tblLayout w:type="fixed"/>
        <w:tblLook w:val="0400" w:firstRow="0" w:lastRow="0" w:firstColumn="0" w:lastColumn="0" w:noHBand="0" w:noVBand="1"/>
      </w:tblPr>
      <w:tblGrid>
        <w:gridCol w:w="1890"/>
        <w:gridCol w:w="3420"/>
      </w:tblGrid>
      <w:tr w:rsidR="002B619D" w:rsidRPr="00CA5B77" w14:paraId="1B994645" w14:textId="77777777" w:rsidTr="000B4E78">
        <w:tc>
          <w:tcPr>
            <w:tcW w:w="18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99CF5E" w14:textId="77777777" w:rsidR="002B619D" w:rsidRPr="00CA5B77" w:rsidRDefault="002B619D" w:rsidP="000B4E78">
            <w:pPr>
              <w:jc w:val="center"/>
              <w:rPr>
                <w:sz w:val="20"/>
                <w:szCs w:val="20"/>
              </w:rPr>
            </w:pPr>
            <w:r w:rsidRPr="00CA5B77">
              <w:rPr>
                <w:b/>
                <w:sz w:val="20"/>
                <w:szCs w:val="20"/>
              </w:rPr>
              <w:t>Household Size</w:t>
            </w:r>
          </w:p>
        </w:tc>
        <w:tc>
          <w:tcPr>
            <w:tcW w:w="34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B51953" w14:textId="77777777" w:rsidR="002B619D" w:rsidRPr="00CA5B77" w:rsidRDefault="002B619D" w:rsidP="000B4E78">
            <w:pPr>
              <w:jc w:val="center"/>
              <w:rPr>
                <w:sz w:val="20"/>
                <w:szCs w:val="20"/>
              </w:rPr>
            </w:pPr>
            <w:r w:rsidRPr="00CA5B77">
              <w:rPr>
                <w:b/>
                <w:sz w:val="20"/>
                <w:szCs w:val="20"/>
              </w:rPr>
              <w:t>100% Net Income Level</w:t>
            </w:r>
          </w:p>
        </w:tc>
      </w:tr>
      <w:tr w:rsidR="002B619D" w:rsidRPr="00CA5B77" w14:paraId="28CF9BF2" w14:textId="77777777" w:rsidTr="000B4E78">
        <w:tc>
          <w:tcPr>
            <w:tcW w:w="18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2972A0" w14:textId="77777777" w:rsidR="002B619D" w:rsidRPr="00CA5B77" w:rsidRDefault="002B619D" w:rsidP="000B4E78">
            <w:pPr>
              <w:jc w:val="center"/>
              <w:rPr>
                <w:sz w:val="20"/>
                <w:szCs w:val="20"/>
              </w:rPr>
            </w:pPr>
            <w:r w:rsidRPr="00CA5B77">
              <w:rPr>
                <w:sz w:val="20"/>
                <w:szCs w:val="20"/>
              </w:rPr>
              <w:t>1</w:t>
            </w:r>
          </w:p>
        </w:tc>
        <w:tc>
          <w:tcPr>
            <w:tcW w:w="34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1F3F63" w14:textId="11AA24FC" w:rsidR="002B619D" w:rsidRPr="00CA5B77" w:rsidRDefault="002B619D" w:rsidP="000B4E78">
            <w:pPr>
              <w:jc w:val="center"/>
              <w:rPr>
                <w:sz w:val="20"/>
                <w:szCs w:val="20"/>
              </w:rPr>
            </w:pPr>
            <w:r w:rsidRPr="00CA5B77">
              <w:rPr>
                <w:sz w:val="20"/>
                <w:szCs w:val="20"/>
              </w:rPr>
              <w:t>$</w:t>
            </w:r>
            <w:del w:id="108" w:author="Brett A. Bustos" w:date="2026-08-30T19:59:00Z" w16du:dateUtc="2026-08-31T01:59:00Z">
              <w:r w:rsidRPr="00CA5B77" w:rsidDel="00CA5B77">
                <w:rPr>
                  <w:sz w:val="20"/>
                  <w:szCs w:val="20"/>
                </w:rPr>
                <w:delText>1,305</w:delText>
              </w:r>
            </w:del>
            <w:ins w:id="109" w:author="Brett A. Bustos" w:date="2026-08-30T19:59:00Z" w16du:dateUtc="2026-08-31T01:59:00Z">
              <w:r w:rsidR="00CA5B77">
                <w:rPr>
                  <w:sz w:val="20"/>
                  <w:szCs w:val="20"/>
                </w:rPr>
                <w:t>1,330</w:t>
              </w:r>
            </w:ins>
          </w:p>
        </w:tc>
      </w:tr>
      <w:tr w:rsidR="002B619D" w:rsidRPr="00CA5B77" w14:paraId="755AAC40" w14:textId="77777777" w:rsidTr="000B4E78">
        <w:tc>
          <w:tcPr>
            <w:tcW w:w="18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9E6ACE" w14:textId="77777777" w:rsidR="002B619D" w:rsidRPr="00CA5B77" w:rsidRDefault="002B619D" w:rsidP="000B4E78">
            <w:pPr>
              <w:jc w:val="center"/>
              <w:rPr>
                <w:sz w:val="20"/>
                <w:szCs w:val="20"/>
              </w:rPr>
            </w:pPr>
            <w:r w:rsidRPr="00CA5B77">
              <w:rPr>
                <w:sz w:val="20"/>
                <w:szCs w:val="20"/>
              </w:rPr>
              <w:t>2</w:t>
            </w:r>
          </w:p>
        </w:tc>
        <w:tc>
          <w:tcPr>
            <w:tcW w:w="34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743D26" w14:textId="441F81F5" w:rsidR="002B619D" w:rsidRPr="00CA5B77" w:rsidRDefault="002B619D" w:rsidP="000B4E78">
            <w:pPr>
              <w:jc w:val="center"/>
              <w:rPr>
                <w:sz w:val="20"/>
                <w:szCs w:val="20"/>
              </w:rPr>
            </w:pPr>
            <w:r w:rsidRPr="00CA5B77">
              <w:rPr>
                <w:sz w:val="20"/>
                <w:szCs w:val="20"/>
              </w:rPr>
              <w:t>$</w:t>
            </w:r>
            <w:del w:id="110" w:author="Brett A. Bustos" w:date="2026-08-30T19:59:00Z" w16du:dateUtc="2026-08-31T01:59:00Z">
              <w:r w:rsidRPr="00CA5B77" w:rsidDel="00CA5B77">
                <w:rPr>
                  <w:sz w:val="20"/>
                  <w:szCs w:val="20"/>
                </w:rPr>
                <w:delText>1,763</w:delText>
              </w:r>
            </w:del>
            <w:ins w:id="111" w:author="Brett A. Bustos" w:date="2026-08-30T19:59:00Z" w16du:dateUtc="2026-08-31T01:59:00Z">
              <w:r w:rsidR="00CA5B77">
                <w:rPr>
                  <w:sz w:val="20"/>
                  <w:szCs w:val="20"/>
                </w:rPr>
                <w:t>1,804</w:t>
              </w:r>
            </w:ins>
          </w:p>
        </w:tc>
      </w:tr>
      <w:tr w:rsidR="002B619D" w:rsidRPr="00CA5B77" w14:paraId="2CB553DB" w14:textId="77777777" w:rsidTr="000B4E78">
        <w:tc>
          <w:tcPr>
            <w:tcW w:w="18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8EFE19" w14:textId="77777777" w:rsidR="002B619D" w:rsidRPr="00CA5B77" w:rsidRDefault="002B619D" w:rsidP="000B4E78">
            <w:pPr>
              <w:jc w:val="center"/>
              <w:rPr>
                <w:sz w:val="20"/>
                <w:szCs w:val="20"/>
              </w:rPr>
            </w:pPr>
            <w:r w:rsidRPr="00CA5B77">
              <w:rPr>
                <w:sz w:val="20"/>
                <w:szCs w:val="20"/>
              </w:rPr>
              <w:t>3</w:t>
            </w:r>
          </w:p>
        </w:tc>
        <w:tc>
          <w:tcPr>
            <w:tcW w:w="34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B6DFD2" w14:textId="6CDC242F" w:rsidR="002B619D" w:rsidRPr="00CA5B77" w:rsidRDefault="002B619D" w:rsidP="000B4E78">
            <w:pPr>
              <w:jc w:val="center"/>
              <w:rPr>
                <w:sz w:val="20"/>
                <w:szCs w:val="20"/>
              </w:rPr>
            </w:pPr>
            <w:r w:rsidRPr="00CA5B77">
              <w:rPr>
                <w:sz w:val="20"/>
                <w:szCs w:val="20"/>
              </w:rPr>
              <w:t>$</w:t>
            </w:r>
            <w:del w:id="112" w:author="Brett A. Bustos" w:date="2026-08-30T19:59:00Z" w16du:dateUtc="2026-08-31T01:59:00Z">
              <w:r w:rsidRPr="00CA5B77" w:rsidDel="00CA5B77">
                <w:rPr>
                  <w:sz w:val="20"/>
                  <w:szCs w:val="20"/>
                </w:rPr>
                <w:delText>2,221</w:delText>
              </w:r>
            </w:del>
            <w:ins w:id="113" w:author="Brett A. Bustos" w:date="2026-08-30T19:59:00Z" w16du:dateUtc="2026-08-31T01:59:00Z">
              <w:r w:rsidR="00CA5B77">
                <w:rPr>
                  <w:sz w:val="20"/>
                  <w:szCs w:val="20"/>
                </w:rPr>
                <w:t>2,277</w:t>
              </w:r>
            </w:ins>
          </w:p>
        </w:tc>
      </w:tr>
      <w:tr w:rsidR="002B619D" w:rsidRPr="00CA5B77" w14:paraId="5E5B59CC" w14:textId="77777777" w:rsidTr="000B4E78">
        <w:tc>
          <w:tcPr>
            <w:tcW w:w="18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5EC6DC" w14:textId="77777777" w:rsidR="002B619D" w:rsidRPr="00CA5B77" w:rsidRDefault="002B619D" w:rsidP="000B4E78">
            <w:pPr>
              <w:jc w:val="center"/>
              <w:rPr>
                <w:sz w:val="20"/>
                <w:szCs w:val="20"/>
              </w:rPr>
            </w:pPr>
            <w:r w:rsidRPr="00CA5B77">
              <w:rPr>
                <w:sz w:val="20"/>
                <w:szCs w:val="20"/>
              </w:rPr>
              <w:t>4</w:t>
            </w:r>
          </w:p>
        </w:tc>
        <w:tc>
          <w:tcPr>
            <w:tcW w:w="34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FFB8A5" w14:textId="25A35CF5" w:rsidR="002B619D" w:rsidRPr="00CA5B77" w:rsidRDefault="002B619D" w:rsidP="000B4E78">
            <w:pPr>
              <w:jc w:val="center"/>
              <w:rPr>
                <w:sz w:val="20"/>
                <w:szCs w:val="20"/>
              </w:rPr>
            </w:pPr>
            <w:r w:rsidRPr="00CA5B77">
              <w:rPr>
                <w:sz w:val="20"/>
                <w:szCs w:val="20"/>
              </w:rPr>
              <w:t>$</w:t>
            </w:r>
            <w:del w:id="114" w:author="Brett A. Bustos" w:date="2026-08-30T19:59:00Z" w16du:dateUtc="2026-08-31T01:59:00Z">
              <w:r w:rsidRPr="00CA5B77" w:rsidDel="00CA5B77">
                <w:rPr>
                  <w:sz w:val="20"/>
                  <w:szCs w:val="20"/>
                </w:rPr>
                <w:delText>2,680</w:delText>
              </w:r>
            </w:del>
            <w:ins w:id="115" w:author="Brett A. Bustos" w:date="2026-08-30T19:59:00Z" w16du:dateUtc="2026-08-31T01:59:00Z">
              <w:r w:rsidR="00CA5B77">
                <w:rPr>
                  <w:sz w:val="20"/>
                  <w:szCs w:val="20"/>
                </w:rPr>
                <w:t>2,750</w:t>
              </w:r>
            </w:ins>
          </w:p>
        </w:tc>
      </w:tr>
      <w:tr w:rsidR="002B619D" w:rsidRPr="00CA5B77" w14:paraId="387765EB" w14:textId="77777777" w:rsidTr="000B4E78">
        <w:tc>
          <w:tcPr>
            <w:tcW w:w="18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90C85D" w14:textId="77777777" w:rsidR="002B619D" w:rsidRPr="00CA5B77" w:rsidRDefault="002B619D" w:rsidP="000B4E78">
            <w:pPr>
              <w:jc w:val="center"/>
              <w:rPr>
                <w:sz w:val="20"/>
                <w:szCs w:val="20"/>
              </w:rPr>
            </w:pPr>
            <w:r w:rsidRPr="00CA5B77">
              <w:rPr>
                <w:sz w:val="20"/>
                <w:szCs w:val="20"/>
              </w:rPr>
              <w:lastRenderedPageBreak/>
              <w:t>5</w:t>
            </w:r>
          </w:p>
        </w:tc>
        <w:tc>
          <w:tcPr>
            <w:tcW w:w="34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638F25" w14:textId="2F360378" w:rsidR="002B619D" w:rsidRPr="00CA5B77" w:rsidRDefault="002B619D" w:rsidP="000B4E78">
            <w:pPr>
              <w:jc w:val="center"/>
              <w:rPr>
                <w:sz w:val="20"/>
                <w:szCs w:val="20"/>
              </w:rPr>
            </w:pPr>
            <w:r w:rsidRPr="00CA5B77">
              <w:rPr>
                <w:sz w:val="20"/>
                <w:szCs w:val="20"/>
              </w:rPr>
              <w:t>$</w:t>
            </w:r>
            <w:del w:id="116" w:author="Brett A. Bustos" w:date="2026-08-30T20:00:00Z" w16du:dateUtc="2026-08-31T02:00:00Z">
              <w:r w:rsidRPr="00CA5B77" w:rsidDel="009642D5">
                <w:rPr>
                  <w:sz w:val="20"/>
                  <w:szCs w:val="20"/>
                </w:rPr>
                <w:delText>3,138</w:delText>
              </w:r>
            </w:del>
            <w:ins w:id="117" w:author="Brett A. Bustos" w:date="2026-08-30T20:00:00Z" w16du:dateUtc="2026-08-31T02:00:00Z">
              <w:r w:rsidR="009642D5">
                <w:rPr>
                  <w:sz w:val="20"/>
                  <w:szCs w:val="20"/>
                </w:rPr>
                <w:t>3,224</w:t>
              </w:r>
            </w:ins>
          </w:p>
        </w:tc>
      </w:tr>
      <w:tr w:rsidR="002B619D" w:rsidRPr="00CA5B77" w14:paraId="291339E9" w14:textId="77777777" w:rsidTr="000B4E78">
        <w:tc>
          <w:tcPr>
            <w:tcW w:w="18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8DBC4A" w14:textId="77777777" w:rsidR="002B619D" w:rsidRPr="00CA5B77" w:rsidRDefault="002B619D" w:rsidP="000B4E78">
            <w:pPr>
              <w:jc w:val="center"/>
              <w:rPr>
                <w:sz w:val="20"/>
                <w:szCs w:val="20"/>
              </w:rPr>
            </w:pPr>
            <w:r w:rsidRPr="00CA5B77">
              <w:rPr>
                <w:sz w:val="20"/>
                <w:szCs w:val="20"/>
              </w:rPr>
              <w:t>6</w:t>
            </w:r>
          </w:p>
        </w:tc>
        <w:tc>
          <w:tcPr>
            <w:tcW w:w="34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7D4D81" w14:textId="6DC9328B" w:rsidR="002B619D" w:rsidRPr="00CA5B77" w:rsidRDefault="002B619D" w:rsidP="000B4E78">
            <w:pPr>
              <w:jc w:val="center"/>
              <w:rPr>
                <w:sz w:val="20"/>
                <w:szCs w:val="20"/>
              </w:rPr>
            </w:pPr>
            <w:r w:rsidRPr="00CA5B77">
              <w:rPr>
                <w:sz w:val="20"/>
                <w:szCs w:val="20"/>
              </w:rPr>
              <w:t>$</w:t>
            </w:r>
            <w:del w:id="118" w:author="Brett A. Bustos" w:date="2026-08-30T20:00:00Z" w16du:dateUtc="2026-08-31T02:00:00Z">
              <w:r w:rsidRPr="00CA5B77" w:rsidDel="009642D5">
                <w:rPr>
                  <w:sz w:val="20"/>
                  <w:szCs w:val="20"/>
                </w:rPr>
                <w:delText>3,596</w:delText>
              </w:r>
            </w:del>
            <w:ins w:id="119" w:author="Brett A. Bustos" w:date="2026-08-30T20:00:00Z" w16du:dateUtc="2026-08-31T02:00:00Z">
              <w:r w:rsidR="009642D5">
                <w:rPr>
                  <w:sz w:val="20"/>
                  <w:szCs w:val="20"/>
                </w:rPr>
                <w:t>3,697</w:t>
              </w:r>
            </w:ins>
          </w:p>
        </w:tc>
      </w:tr>
      <w:tr w:rsidR="002B619D" w:rsidRPr="00CA5B77" w14:paraId="41EA972B" w14:textId="77777777" w:rsidTr="000B4E78">
        <w:tc>
          <w:tcPr>
            <w:tcW w:w="18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A176C9" w14:textId="77777777" w:rsidR="002B619D" w:rsidRPr="00CA5B77" w:rsidRDefault="002B619D" w:rsidP="000B4E78">
            <w:pPr>
              <w:jc w:val="center"/>
              <w:rPr>
                <w:sz w:val="20"/>
                <w:szCs w:val="20"/>
              </w:rPr>
            </w:pPr>
            <w:r w:rsidRPr="00CA5B77">
              <w:rPr>
                <w:sz w:val="20"/>
                <w:szCs w:val="20"/>
              </w:rPr>
              <w:t>7</w:t>
            </w:r>
          </w:p>
        </w:tc>
        <w:tc>
          <w:tcPr>
            <w:tcW w:w="34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56E061" w14:textId="6A1865E4" w:rsidR="002B619D" w:rsidRPr="00CA5B77" w:rsidRDefault="002B619D" w:rsidP="000B4E78">
            <w:pPr>
              <w:jc w:val="center"/>
              <w:rPr>
                <w:sz w:val="20"/>
                <w:szCs w:val="20"/>
              </w:rPr>
            </w:pPr>
            <w:r w:rsidRPr="00CA5B77">
              <w:rPr>
                <w:sz w:val="20"/>
                <w:szCs w:val="20"/>
              </w:rPr>
              <w:t>$</w:t>
            </w:r>
            <w:del w:id="120" w:author="Brett A. Bustos" w:date="2026-08-30T20:00:00Z" w16du:dateUtc="2026-08-31T02:00:00Z">
              <w:r w:rsidRPr="00CA5B77" w:rsidDel="009642D5">
                <w:rPr>
                  <w:sz w:val="20"/>
                  <w:szCs w:val="20"/>
                </w:rPr>
                <w:delText>4,055</w:delText>
              </w:r>
            </w:del>
            <w:ins w:id="121" w:author="Brett A. Bustos" w:date="2026-08-30T20:00:00Z" w16du:dateUtc="2026-08-31T02:00:00Z">
              <w:r w:rsidR="009642D5">
                <w:rPr>
                  <w:sz w:val="20"/>
                  <w:szCs w:val="20"/>
                </w:rPr>
                <w:t>4,170</w:t>
              </w:r>
            </w:ins>
          </w:p>
        </w:tc>
      </w:tr>
      <w:tr w:rsidR="002B619D" w:rsidRPr="00CA5B77" w14:paraId="34F7142C" w14:textId="77777777" w:rsidTr="000B4E78">
        <w:tc>
          <w:tcPr>
            <w:tcW w:w="18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B633B9" w14:textId="77777777" w:rsidR="002B619D" w:rsidRPr="00CA5B77" w:rsidRDefault="002B619D" w:rsidP="000B4E78">
            <w:pPr>
              <w:jc w:val="center"/>
              <w:rPr>
                <w:sz w:val="20"/>
                <w:szCs w:val="20"/>
              </w:rPr>
            </w:pPr>
            <w:r w:rsidRPr="00CA5B77">
              <w:rPr>
                <w:sz w:val="20"/>
                <w:szCs w:val="20"/>
              </w:rPr>
              <w:t>8</w:t>
            </w:r>
          </w:p>
        </w:tc>
        <w:tc>
          <w:tcPr>
            <w:tcW w:w="34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EB17A5" w14:textId="64908B42" w:rsidR="002B619D" w:rsidRPr="00CA5B77" w:rsidRDefault="002B619D" w:rsidP="000B4E78">
            <w:pPr>
              <w:jc w:val="center"/>
              <w:rPr>
                <w:sz w:val="20"/>
                <w:szCs w:val="20"/>
              </w:rPr>
            </w:pPr>
            <w:r w:rsidRPr="00CA5B77">
              <w:rPr>
                <w:sz w:val="20"/>
                <w:szCs w:val="20"/>
              </w:rPr>
              <w:t>$</w:t>
            </w:r>
            <w:del w:id="122" w:author="Brett A. Bustos" w:date="2026-08-30T20:00:00Z" w16du:dateUtc="2026-08-31T02:00:00Z">
              <w:r w:rsidRPr="00CA5B77" w:rsidDel="009642D5">
                <w:rPr>
                  <w:sz w:val="20"/>
                  <w:szCs w:val="20"/>
                </w:rPr>
                <w:delText>4,513</w:delText>
              </w:r>
            </w:del>
            <w:ins w:id="123" w:author="Brett A. Bustos" w:date="2026-08-30T20:00:00Z" w16du:dateUtc="2026-08-31T02:00:00Z">
              <w:r w:rsidR="009642D5">
                <w:rPr>
                  <w:sz w:val="20"/>
                  <w:szCs w:val="20"/>
                </w:rPr>
                <w:t>4,644</w:t>
              </w:r>
            </w:ins>
          </w:p>
        </w:tc>
      </w:tr>
      <w:tr w:rsidR="002B619D" w:rsidRPr="00CA5B77" w14:paraId="42B14E78" w14:textId="77777777" w:rsidTr="000B4E78">
        <w:tc>
          <w:tcPr>
            <w:tcW w:w="18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CD9FF3" w14:textId="77777777" w:rsidR="002B619D" w:rsidRPr="00CA5B77" w:rsidRDefault="002B619D" w:rsidP="000B4E78">
            <w:pPr>
              <w:jc w:val="center"/>
              <w:rPr>
                <w:sz w:val="20"/>
                <w:szCs w:val="20"/>
              </w:rPr>
            </w:pPr>
            <w:r w:rsidRPr="00CA5B77">
              <w:rPr>
                <w:sz w:val="20"/>
                <w:szCs w:val="20"/>
              </w:rPr>
              <w:t>Each additional person</w:t>
            </w:r>
          </w:p>
        </w:tc>
        <w:tc>
          <w:tcPr>
            <w:tcW w:w="34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7DD716" w14:textId="6CF41011" w:rsidR="002B619D" w:rsidRPr="00CA5B77" w:rsidRDefault="002B619D" w:rsidP="000B4E78">
            <w:pPr>
              <w:jc w:val="center"/>
              <w:rPr>
                <w:sz w:val="20"/>
                <w:szCs w:val="20"/>
              </w:rPr>
            </w:pPr>
            <w:r w:rsidRPr="00CA5B77">
              <w:rPr>
                <w:sz w:val="20"/>
                <w:szCs w:val="20"/>
              </w:rPr>
              <w:t>+$</w:t>
            </w:r>
            <w:del w:id="124" w:author="Brett A. Bustos" w:date="2026-08-30T20:00:00Z" w16du:dateUtc="2026-08-31T02:00:00Z">
              <w:r w:rsidRPr="00CA5B77" w:rsidDel="009642D5">
                <w:rPr>
                  <w:sz w:val="20"/>
                  <w:szCs w:val="20"/>
                </w:rPr>
                <w:delText>459</w:delText>
              </w:r>
            </w:del>
            <w:ins w:id="125" w:author="Brett A. Bustos" w:date="2026-08-30T20:00:00Z" w16du:dateUtc="2026-08-31T02:00:00Z">
              <w:r w:rsidR="009642D5">
                <w:rPr>
                  <w:sz w:val="20"/>
                  <w:szCs w:val="20"/>
                </w:rPr>
                <w:t>474</w:t>
              </w:r>
            </w:ins>
          </w:p>
        </w:tc>
      </w:tr>
    </w:tbl>
    <w:p w14:paraId="5A620594" w14:textId="77777777" w:rsidR="002B619D" w:rsidRPr="00CA5B77" w:rsidRDefault="002B619D">
      <w:pPr>
        <w:ind w:hanging="2"/>
        <w:rPr>
          <w:sz w:val="20"/>
          <w:szCs w:val="20"/>
        </w:rPr>
      </w:pPr>
    </w:p>
    <w:p w14:paraId="7BB47052" w14:textId="77777777" w:rsidR="002B619D" w:rsidRPr="00CA5B77" w:rsidRDefault="002B619D">
      <w:pPr>
        <w:rPr>
          <w:sz w:val="20"/>
          <w:szCs w:val="20"/>
        </w:rPr>
      </w:pPr>
      <w:r w:rsidRPr="00CA5B77">
        <w:rPr>
          <w:sz w:val="20"/>
          <w:szCs w:val="20"/>
        </w:rPr>
        <w:t>***</w:t>
      </w:r>
    </w:p>
    <w:p w14:paraId="560EA8DE" w14:textId="77777777" w:rsidR="002B619D" w:rsidRPr="00CA5B77" w:rsidRDefault="002B619D" w:rsidP="002B619D">
      <w:pPr>
        <w:ind w:hanging="2"/>
        <w:rPr>
          <w:b/>
          <w:bCs/>
          <w:sz w:val="20"/>
          <w:szCs w:val="20"/>
          <w:lang w:val="en-US"/>
        </w:rPr>
      </w:pPr>
      <w:r w:rsidRPr="00CA5B77">
        <w:rPr>
          <w:b/>
          <w:bCs/>
          <w:sz w:val="20"/>
          <w:szCs w:val="20"/>
          <w:lang w:val="en-US"/>
        </w:rPr>
        <w:t>4.407.1</w:t>
      </w:r>
      <w:r w:rsidRPr="00CA5B77">
        <w:rPr>
          <w:b/>
          <w:bCs/>
          <w:sz w:val="20"/>
          <w:szCs w:val="20"/>
          <w:lang w:val="en-US"/>
        </w:rPr>
        <w:tab/>
        <w:t>Standard Deduction</w:t>
      </w:r>
    </w:p>
    <w:p w14:paraId="32B4EDDA" w14:textId="1B85A9C4" w:rsidR="002B619D" w:rsidRPr="00CA5B77" w:rsidRDefault="002B619D" w:rsidP="002B619D">
      <w:pPr>
        <w:pStyle w:val="upar1"/>
      </w:pPr>
      <w:r w:rsidRPr="00CA5B77">
        <w:t xml:space="preserve">A standard deduction of 8.31% of the federal poverty income guidelines for the household size as described in Section 4.401.2 will be used to calculate the amount that is allowed to all households. The established standard amount will be adjusted annually as announced by </w:t>
      </w:r>
      <w:del w:id="126" w:author="Brett A. Bustos" w:date="2026-08-30T20:06:00Z" w16du:dateUtc="2026-08-31T02:06:00Z">
        <w:r w:rsidRPr="00CA5B77" w:rsidDel="009642D5">
          <w:delText>FNS</w:delText>
        </w:r>
      </w:del>
      <w:ins w:id="127" w:author="Brett A. Bustos" w:date="2026-08-30T20:06:00Z" w16du:dateUtc="2026-08-31T02:06:00Z">
        <w:r w:rsidR="009642D5">
          <w:t>FNA</w:t>
        </w:r>
      </w:ins>
      <w:r w:rsidRPr="00CA5B77">
        <w:t>, USDA. The calculation of 8.31% of the federal poverty income guidelines for eligible members will be used for all households up to the household size of six (6). All households with six (6) or more eligible members will use the six (6) person standard deduction.</w:t>
      </w:r>
    </w:p>
    <w:p w14:paraId="62159B43" w14:textId="77777777" w:rsidR="002B619D" w:rsidRPr="00CA5B77" w:rsidRDefault="002B619D" w:rsidP="002B619D">
      <w:pPr>
        <w:rPr>
          <w:sz w:val="20"/>
          <w:szCs w:val="20"/>
        </w:rPr>
      </w:pPr>
    </w:p>
    <w:tbl>
      <w:tblPr>
        <w:tblW w:w="7412" w:type="dxa"/>
        <w:jc w:val="center"/>
        <w:tblLayout w:type="fixed"/>
        <w:tblLook w:val="0400" w:firstRow="0" w:lastRow="0" w:firstColumn="0" w:lastColumn="0" w:noHBand="0" w:noVBand="1"/>
      </w:tblPr>
      <w:tblGrid>
        <w:gridCol w:w="3248"/>
        <w:gridCol w:w="1134"/>
        <w:gridCol w:w="1134"/>
        <w:gridCol w:w="948"/>
        <w:gridCol w:w="948"/>
      </w:tblGrid>
      <w:tr w:rsidR="002B619D" w:rsidRPr="00CA5B77" w14:paraId="7403F8FC" w14:textId="77777777" w:rsidTr="000B4E78">
        <w:trPr>
          <w:trHeight w:val="215"/>
          <w:jc w:val="center"/>
        </w:trPr>
        <w:tc>
          <w:tcPr>
            <w:tcW w:w="7413" w:type="dxa"/>
            <w:gridSpan w:val="5"/>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F235B9" w14:textId="77777777" w:rsidR="002B619D" w:rsidRPr="00CA5B77" w:rsidRDefault="002B619D" w:rsidP="000B4E78">
            <w:pPr>
              <w:jc w:val="center"/>
              <w:rPr>
                <w:sz w:val="20"/>
                <w:szCs w:val="20"/>
              </w:rPr>
            </w:pPr>
            <w:r w:rsidRPr="00CA5B77">
              <w:rPr>
                <w:b/>
                <w:sz w:val="20"/>
                <w:szCs w:val="20"/>
              </w:rPr>
              <w:t>Standard Deduction Amount</w:t>
            </w:r>
          </w:p>
        </w:tc>
      </w:tr>
      <w:tr w:rsidR="002B619D" w:rsidRPr="00CA5B77" w14:paraId="644F60EF" w14:textId="77777777" w:rsidTr="000B4E78">
        <w:trPr>
          <w:jc w:val="center"/>
        </w:trPr>
        <w:tc>
          <w:tcPr>
            <w:tcW w:w="32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73C246" w14:textId="77777777" w:rsidR="002B619D" w:rsidRPr="00CA5B77" w:rsidRDefault="002B619D" w:rsidP="000B4E78">
            <w:pPr>
              <w:rPr>
                <w:sz w:val="20"/>
                <w:szCs w:val="20"/>
              </w:rPr>
            </w:pPr>
            <w:r w:rsidRPr="00CA5B77">
              <w:rPr>
                <w:b/>
                <w:sz w:val="20"/>
                <w:szCs w:val="20"/>
              </w:rPr>
              <w:t>Household Size</w:t>
            </w:r>
          </w:p>
        </w:tc>
        <w:tc>
          <w:tcPr>
            <w:tcW w:w="11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F0D279" w14:textId="65BE512C" w:rsidR="002B619D" w:rsidRPr="00CA5B77" w:rsidRDefault="002B619D" w:rsidP="000B4E78">
            <w:pPr>
              <w:rPr>
                <w:sz w:val="20"/>
                <w:szCs w:val="20"/>
              </w:rPr>
            </w:pPr>
            <w:r w:rsidRPr="00CA5B77">
              <w:rPr>
                <w:b/>
                <w:sz w:val="20"/>
                <w:szCs w:val="20"/>
              </w:rPr>
              <w:t>1-3</w:t>
            </w:r>
          </w:p>
        </w:tc>
        <w:tc>
          <w:tcPr>
            <w:tcW w:w="11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C713AB" w14:textId="77777777" w:rsidR="002B619D" w:rsidRPr="00CA5B77" w:rsidRDefault="002B619D" w:rsidP="000B4E78">
            <w:pPr>
              <w:rPr>
                <w:sz w:val="20"/>
                <w:szCs w:val="20"/>
              </w:rPr>
            </w:pPr>
            <w:r w:rsidRPr="00CA5B77">
              <w:rPr>
                <w:b/>
                <w:sz w:val="20"/>
                <w:szCs w:val="20"/>
              </w:rPr>
              <w:t>4</w:t>
            </w:r>
          </w:p>
        </w:tc>
        <w:tc>
          <w:tcPr>
            <w:tcW w:w="948" w:type="dxa"/>
            <w:tcBorders>
              <w:top w:val="single" w:sz="4" w:space="0" w:color="000000"/>
              <w:left w:val="single" w:sz="4" w:space="0" w:color="000000"/>
              <w:bottom w:val="single" w:sz="4" w:space="0" w:color="000000"/>
              <w:right w:val="single" w:sz="4" w:space="0" w:color="000000"/>
            </w:tcBorders>
          </w:tcPr>
          <w:p w14:paraId="3B4A6B4D" w14:textId="77777777" w:rsidR="002B619D" w:rsidRPr="00CA5B77" w:rsidRDefault="002B619D" w:rsidP="000B4E78">
            <w:pPr>
              <w:rPr>
                <w:sz w:val="20"/>
                <w:szCs w:val="20"/>
              </w:rPr>
            </w:pPr>
            <w:r w:rsidRPr="00CA5B77">
              <w:rPr>
                <w:b/>
                <w:sz w:val="20"/>
                <w:szCs w:val="20"/>
              </w:rPr>
              <w:t>5</w:t>
            </w:r>
          </w:p>
        </w:tc>
        <w:tc>
          <w:tcPr>
            <w:tcW w:w="948" w:type="dxa"/>
            <w:tcBorders>
              <w:top w:val="single" w:sz="4" w:space="0" w:color="000000"/>
              <w:left w:val="single" w:sz="4" w:space="0" w:color="000000"/>
              <w:bottom w:val="single" w:sz="4" w:space="0" w:color="000000"/>
              <w:right w:val="single" w:sz="4" w:space="0" w:color="000000"/>
            </w:tcBorders>
          </w:tcPr>
          <w:p w14:paraId="31033D31" w14:textId="77777777" w:rsidR="002B619D" w:rsidRPr="00CA5B77" w:rsidRDefault="002B619D" w:rsidP="000B4E78">
            <w:pPr>
              <w:rPr>
                <w:sz w:val="20"/>
                <w:szCs w:val="20"/>
              </w:rPr>
            </w:pPr>
            <w:r w:rsidRPr="00CA5B77">
              <w:rPr>
                <w:b/>
                <w:sz w:val="20"/>
                <w:szCs w:val="20"/>
              </w:rPr>
              <w:t>6+</w:t>
            </w:r>
          </w:p>
        </w:tc>
      </w:tr>
      <w:tr w:rsidR="002B619D" w:rsidRPr="00CA5B77" w14:paraId="1B3B2F3D" w14:textId="77777777" w:rsidTr="000B4E78">
        <w:trPr>
          <w:jc w:val="center"/>
        </w:trPr>
        <w:tc>
          <w:tcPr>
            <w:tcW w:w="32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4468C63" w14:textId="374CB466" w:rsidR="002B619D" w:rsidRPr="00CA5B77" w:rsidRDefault="002B619D" w:rsidP="000B4E78">
            <w:pPr>
              <w:rPr>
                <w:sz w:val="20"/>
                <w:szCs w:val="20"/>
              </w:rPr>
            </w:pPr>
            <w:r w:rsidRPr="00CA5B77">
              <w:rPr>
                <w:sz w:val="20"/>
                <w:szCs w:val="20"/>
              </w:rPr>
              <w:t xml:space="preserve">Effective October 1, </w:t>
            </w:r>
            <w:del w:id="128" w:author="Brett A. Bustos" w:date="2026-08-30T20:01:00Z" w16du:dateUtc="2026-08-31T02:01:00Z">
              <w:r w:rsidRPr="00CA5B77" w:rsidDel="009642D5">
                <w:rPr>
                  <w:sz w:val="20"/>
                  <w:szCs w:val="20"/>
                </w:rPr>
                <w:delText>2025</w:delText>
              </w:r>
            </w:del>
            <w:ins w:id="129" w:author="Brett A. Bustos" w:date="2026-08-30T20:01:00Z" w16du:dateUtc="2026-08-31T02:01:00Z">
              <w:r w:rsidR="009642D5">
                <w:rPr>
                  <w:sz w:val="20"/>
                  <w:szCs w:val="20"/>
                </w:rPr>
                <w:t>2026</w:t>
              </w:r>
            </w:ins>
          </w:p>
        </w:tc>
        <w:tc>
          <w:tcPr>
            <w:tcW w:w="11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1848A75" w14:textId="71F87D70" w:rsidR="002B619D" w:rsidRPr="00CA5B77" w:rsidRDefault="002B619D" w:rsidP="000B4E78">
            <w:pPr>
              <w:rPr>
                <w:sz w:val="20"/>
                <w:szCs w:val="20"/>
              </w:rPr>
            </w:pPr>
            <w:r w:rsidRPr="00CA5B77">
              <w:rPr>
                <w:sz w:val="20"/>
                <w:szCs w:val="20"/>
              </w:rPr>
              <w:t>$</w:t>
            </w:r>
            <w:del w:id="130" w:author="Brett A. Bustos" w:date="2026-08-30T20:01:00Z" w16du:dateUtc="2026-08-31T02:01:00Z">
              <w:r w:rsidRPr="00CA5B77" w:rsidDel="009642D5">
                <w:rPr>
                  <w:sz w:val="20"/>
                  <w:szCs w:val="20"/>
                </w:rPr>
                <w:delText>209</w:delText>
              </w:r>
            </w:del>
            <w:ins w:id="131" w:author="Brett A. Bustos" w:date="2026-08-30T20:01:00Z" w16du:dateUtc="2026-08-31T02:01:00Z">
              <w:r w:rsidR="009642D5">
                <w:rPr>
                  <w:sz w:val="20"/>
                  <w:szCs w:val="20"/>
                </w:rPr>
                <w:t>217</w:t>
              </w:r>
            </w:ins>
          </w:p>
        </w:tc>
        <w:tc>
          <w:tcPr>
            <w:tcW w:w="11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4C071D6" w14:textId="46437730" w:rsidR="002B619D" w:rsidRPr="00CA5B77" w:rsidRDefault="002B619D" w:rsidP="000B4E78">
            <w:pPr>
              <w:rPr>
                <w:sz w:val="20"/>
                <w:szCs w:val="20"/>
              </w:rPr>
            </w:pPr>
            <w:r w:rsidRPr="00CA5B77">
              <w:rPr>
                <w:sz w:val="20"/>
                <w:szCs w:val="20"/>
              </w:rPr>
              <w:t>$</w:t>
            </w:r>
            <w:del w:id="132" w:author="Brett A. Bustos" w:date="2026-08-30T20:01:00Z" w16du:dateUtc="2026-08-31T02:01:00Z">
              <w:r w:rsidRPr="00CA5B77" w:rsidDel="009642D5">
                <w:rPr>
                  <w:sz w:val="20"/>
                  <w:szCs w:val="20"/>
                </w:rPr>
                <w:delText>223</w:delText>
              </w:r>
            </w:del>
            <w:ins w:id="133" w:author="Brett A. Bustos" w:date="2026-08-30T20:01:00Z" w16du:dateUtc="2026-08-31T02:01:00Z">
              <w:r w:rsidR="009642D5">
                <w:rPr>
                  <w:sz w:val="20"/>
                  <w:szCs w:val="20"/>
                </w:rPr>
                <w:t>2</w:t>
              </w:r>
            </w:ins>
            <w:ins w:id="134" w:author="Brett A. Bustos" w:date="2026-08-30T20:02:00Z" w16du:dateUtc="2026-08-31T02:02:00Z">
              <w:r w:rsidR="009642D5">
                <w:rPr>
                  <w:sz w:val="20"/>
                  <w:szCs w:val="20"/>
                </w:rPr>
                <w:t>29</w:t>
              </w:r>
            </w:ins>
          </w:p>
        </w:tc>
        <w:tc>
          <w:tcPr>
            <w:tcW w:w="948" w:type="dxa"/>
            <w:tcBorders>
              <w:top w:val="single" w:sz="4" w:space="0" w:color="000000"/>
              <w:left w:val="single" w:sz="4" w:space="0" w:color="000000"/>
              <w:bottom w:val="single" w:sz="4" w:space="0" w:color="000000"/>
              <w:right w:val="single" w:sz="4" w:space="0" w:color="000000"/>
            </w:tcBorders>
            <w:vAlign w:val="center"/>
          </w:tcPr>
          <w:p w14:paraId="25DBF596" w14:textId="50D7890B" w:rsidR="002B619D" w:rsidRPr="00CA5B77" w:rsidRDefault="002B619D" w:rsidP="000B4E78">
            <w:pPr>
              <w:rPr>
                <w:sz w:val="20"/>
                <w:szCs w:val="20"/>
              </w:rPr>
            </w:pPr>
            <w:r w:rsidRPr="00CA5B77">
              <w:rPr>
                <w:sz w:val="20"/>
                <w:szCs w:val="20"/>
              </w:rPr>
              <w:t>$</w:t>
            </w:r>
            <w:del w:id="135" w:author="Brett A. Bustos" w:date="2026-08-30T20:02:00Z" w16du:dateUtc="2026-08-31T02:02:00Z">
              <w:r w:rsidRPr="00CA5B77" w:rsidDel="009642D5">
                <w:rPr>
                  <w:sz w:val="20"/>
                  <w:szCs w:val="20"/>
                </w:rPr>
                <w:delText>261</w:delText>
              </w:r>
            </w:del>
            <w:ins w:id="136" w:author="Brett A. Bustos" w:date="2026-08-30T20:02:00Z" w16du:dateUtc="2026-08-31T02:02:00Z">
              <w:r w:rsidR="009642D5">
                <w:rPr>
                  <w:sz w:val="20"/>
                  <w:szCs w:val="20"/>
                </w:rPr>
                <w:t>268</w:t>
              </w:r>
            </w:ins>
          </w:p>
        </w:tc>
        <w:tc>
          <w:tcPr>
            <w:tcW w:w="948" w:type="dxa"/>
            <w:tcBorders>
              <w:top w:val="single" w:sz="4" w:space="0" w:color="000000"/>
              <w:left w:val="single" w:sz="4" w:space="0" w:color="000000"/>
              <w:bottom w:val="single" w:sz="4" w:space="0" w:color="000000"/>
              <w:right w:val="single" w:sz="4" w:space="0" w:color="000000"/>
            </w:tcBorders>
            <w:vAlign w:val="center"/>
          </w:tcPr>
          <w:p w14:paraId="026942FA" w14:textId="74E3A82D" w:rsidR="002B619D" w:rsidRPr="00CA5B77" w:rsidRDefault="002B619D" w:rsidP="000B4E78">
            <w:pPr>
              <w:rPr>
                <w:sz w:val="20"/>
                <w:szCs w:val="20"/>
              </w:rPr>
            </w:pPr>
            <w:r w:rsidRPr="00CA5B77">
              <w:rPr>
                <w:sz w:val="20"/>
                <w:szCs w:val="20"/>
              </w:rPr>
              <w:t>$</w:t>
            </w:r>
            <w:del w:id="137" w:author="Brett A. Bustos" w:date="2026-08-30T20:02:00Z" w16du:dateUtc="2026-08-31T02:02:00Z">
              <w:r w:rsidRPr="00CA5B77" w:rsidDel="009642D5">
                <w:rPr>
                  <w:sz w:val="20"/>
                  <w:szCs w:val="20"/>
                </w:rPr>
                <w:delText>299</w:delText>
              </w:r>
            </w:del>
            <w:ins w:id="138" w:author="Brett A. Bustos" w:date="2026-08-30T20:02:00Z" w16du:dateUtc="2026-08-31T02:02:00Z">
              <w:r w:rsidR="009642D5">
                <w:rPr>
                  <w:sz w:val="20"/>
                  <w:szCs w:val="20"/>
                </w:rPr>
                <w:t>308</w:t>
              </w:r>
            </w:ins>
          </w:p>
        </w:tc>
      </w:tr>
    </w:tbl>
    <w:p w14:paraId="416681C3" w14:textId="566E794D" w:rsidR="002B619D" w:rsidRDefault="002B619D" w:rsidP="002B619D">
      <w:pPr>
        <w:ind w:hanging="2"/>
        <w:rPr>
          <w:b/>
          <w:bCs/>
          <w:sz w:val="20"/>
          <w:szCs w:val="20"/>
        </w:rPr>
      </w:pPr>
      <w:r>
        <w:rPr>
          <w:b/>
          <w:bCs/>
          <w:sz w:val="20"/>
          <w:szCs w:val="20"/>
        </w:rPr>
        <w:t>***</w:t>
      </w:r>
    </w:p>
    <w:p w14:paraId="1AAB80EC" w14:textId="77777777" w:rsidR="002B619D" w:rsidRPr="00F7494B" w:rsidRDefault="002B619D" w:rsidP="002B619D">
      <w:pPr>
        <w:pStyle w:val="par1"/>
        <w:rPr>
          <w:b/>
          <w:bCs/>
        </w:rPr>
      </w:pPr>
      <w:r w:rsidRPr="00F7494B">
        <w:rPr>
          <w:b/>
          <w:bCs/>
        </w:rPr>
        <w:t>4.407.3</w:t>
      </w:r>
      <w:r w:rsidRPr="00F7494B">
        <w:rPr>
          <w:b/>
          <w:bCs/>
        </w:rPr>
        <w:tab/>
        <w:t>Excess Shelter Deduction</w:t>
      </w:r>
    </w:p>
    <w:p w14:paraId="44841878" w14:textId="77777777" w:rsidR="002B619D" w:rsidRDefault="002B619D" w:rsidP="002B619D">
      <w:pPr>
        <w:ind w:hanging="2"/>
        <w:rPr>
          <w:b/>
          <w:bCs/>
          <w:sz w:val="20"/>
          <w:szCs w:val="20"/>
        </w:rPr>
      </w:pPr>
    </w:p>
    <w:p w14:paraId="41F5A804" w14:textId="59FBCFE5" w:rsidR="002B619D" w:rsidRDefault="002B619D" w:rsidP="002B619D">
      <w:pPr>
        <w:ind w:hanging="2"/>
        <w:rPr>
          <w:b/>
          <w:bCs/>
          <w:sz w:val="20"/>
          <w:szCs w:val="20"/>
        </w:rPr>
      </w:pPr>
      <w:r>
        <w:rPr>
          <w:b/>
          <w:bCs/>
          <w:sz w:val="20"/>
          <w:szCs w:val="20"/>
        </w:rPr>
        <w:t>***</w:t>
      </w:r>
    </w:p>
    <w:p w14:paraId="2C1CAC9A" w14:textId="77777777" w:rsidR="002B619D" w:rsidRPr="00CA5B77" w:rsidRDefault="002B619D" w:rsidP="002B619D">
      <w:pPr>
        <w:pStyle w:val="par1"/>
        <w:rPr>
          <w:szCs w:val="20"/>
        </w:rPr>
      </w:pPr>
      <w:r w:rsidRPr="00CA5B77">
        <w:rPr>
          <w:szCs w:val="20"/>
        </w:rPr>
        <w:t>B.</w:t>
      </w:r>
      <w:r w:rsidRPr="00CA5B77">
        <w:rPr>
          <w:szCs w:val="20"/>
        </w:rPr>
        <w:tab/>
        <w:t>A shelter deduction cap, as specified below, applies to households that do not contain a person who is aged sixty (60) and older or a person with a disability as defined in Section 4.000.1. Those households containing a person who is aged sixty (60) and older and/or a person with a disability shall receive an excess shelter deduction for the monthly cost of shelter that exceeds fifty percent (50%) of the household's monthly income after all other applicable deductions.</w:t>
      </w:r>
    </w:p>
    <w:p w14:paraId="63166B48" w14:textId="77777777" w:rsidR="002B619D" w:rsidRPr="00CA5B77" w:rsidRDefault="002B619D" w:rsidP="002B619D">
      <w:pPr>
        <w:rPr>
          <w:sz w:val="20"/>
          <w:szCs w:val="20"/>
        </w:rPr>
      </w:pPr>
    </w:p>
    <w:tbl>
      <w:tblPr>
        <w:tblW w:w="4384" w:type="dxa"/>
        <w:jc w:val="center"/>
        <w:tblLayout w:type="fixed"/>
        <w:tblLook w:val="0400" w:firstRow="0" w:lastRow="0" w:firstColumn="0" w:lastColumn="0" w:noHBand="0" w:noVBand="1"/>
      </w:tblPr>
      <w:tblGrid>
        <w:gridCol w:w="3250"/>
        <w:gridCol w:w="1134"/>
      </w:tblGrid>
      <w:tr w:rsidR="002B619D" w:rsidRPr="00CA5B77" w14:paraId="25FE4681" w14:textId="77777777" w:rsidTr="000B4E78">
        <w:trPr>
          <w:jc w:val="center"/>
        </w:trPr>
        <w:tc>
          <w:tcPr>
            <w:tcW w:w="438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1E931A" w14:textId="77777777" w:rsidR="002B619D" w:rsidRPr="00CA5B77" w:rsidRDefault="002B619D" w:rsidP="000B4E78">
            <w:pPr>
              <w:rPr>
                <w:sz w:val="20"/>
                <w:szCs w:val="20"/>
              </w:rPr>
            </w:pPr>
            <w:r w:rsidRPr="00CA5B77">
              <w:rPr>
                <w:b/>
                <w:sz w:val="20"/>
                <w:szCs w:val="20"/>
              </w:rPr>
              <w:t>Shelter Deduction Cap</w:t>
            </w:r>
          </w:p>
        </w:tc>
      </w:tr>
      <w:tr w:rsidR="002B619D" w:rsidRPr="00CA5B77" w14:paraId="14AD241C" w14:textId="77777777" w:rsidTr="000B4E78">
        <w:trPr>
          <w:jc w:val="center"/>
        </w:trPr>
        <w:tc>
          <w:tcPr>
            <w:tcW w:w="32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E398A8" w14:textId="6B4B5E6C" w:rsidR="002B619D" w:rsidRPr="00CA5B77" w:rsidRDefault="002B619D" w:rsidP="000B4E78">
            <w:pPr>
              <w:rPr>
                <w:sz w:val="20"/>
                <w:szCs w:val="20"/>
              </w:rPr>
            </w:pPr>
            <w:r w:rsidRPr="00CA5B77">
              <w:rPr>
                <w:sz w:val="20"/>
                <w:szCs w:val="20"/>
              </w:rPr>
              <w:t xml:space="preserve">Effective October 1, </w:t>
            </w:r>
            <w:del w:id="139" w:author="Brett A. Bustos" w:date="2026-08-30T20:02:00Z" w16du:dateUtc="2026-08-31T02:02:00Z">
              <w:r w:rsidRPr="00CA5B77" w:rsidDel="009642D5">
                <w:rPr>
                  <w:sz w:val="20"/>
                  <w:szCs w:val="20"/>
                </w:rPr>
                <w:delText>2025</w:delText>
              </w:r>
            </w:del>
            <w:ins w:id="140" w:author="Brett A. Bustos" w:date="2026-08-30T20:02:00Z" w16du:dateUtc="2026-08-31T02:02:00Z">
              <w:r w:rsidR="009642D5">
                <w:rPr>
                  <w:sz w:val="20"/>
                  <w:szCs w:val="20"/>
                </w:rPr>
                <w:t>2026</w:t>
              </w:r>
            </w:ins>
          </w:p>
        </w:tc>
        <w:tc>
          <w:tcPr>
            <w:tcW w:w="11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643E0D" w14:textId="3E2F3FFD" w:rsidR="002B619D" w:rsidRPr="00CA5B77" w:rsidRDefault="002B619D" w:rsidP="000B4E78">
            <w:pPr>
              <w:rPr>
                <w:sz w:val="20"/>
                <w:szCs w:val="20"/>
              </w:rPr>
            </w:pPr>
            <w:r w:rsidRPr="00CA5B77">
              <w:rPr>
                <w:sz w:val="20"/>
                <w:szCs w:val="20"/>
              </w:rPr>
              <w:t>$</w:t>
            </w:r>
            <w:del w:id="141" w:author="Brett A. Bustos" w:date="2026-08-30T20:02:00Z" w16du:dateUtc="2026-08-31T02:02:00Z">
              <w:r w:rsidRPr="00CA5B77" w:rsidDel="009642D5">
                <w:rPr>
                  <w:sz w:val="20"/>
                  <w:szCs w:val="20"/>
                </w:rPr>
                <w:delText>744</w:delText>
              </w:r>
            </w:del>
            <w:ins w:id="142" w:author="Brett A. Bustos" w:date="2026-08-30T20:02:00Z" w16du:dateUtc="2026-08-31T02:02:00Z">
              <w:r w:rsidR="009642D5">
                <w:rPr>
                  <w:sz w:val="20"/>
                  <w:szCs w:val="20"/>
                </w:rPr>
                <w:t>769</w:t>
              </w:r>
            </w:ins>
          </w:p>
        </w:tc>
      </w:tr>
    </w:tbl>
    <w:p w14:paraId="514F002A" w14:textId="77777777" w:rsidR="002B619D" w:rsidRPr="00CA5B77" w:rsidRDefault="002B619D" w:rsidP="002B619D">
      <w:pPr>
        <w:pStyle w:val="par1"/>
        <w:rPr>
          <w:szCs w:val="20"/>
        </w:rPr>
      </w:pPr>
      <w:r w:rsidRPr="00CA5B77">
        <w:rPr>
          <w:szCs w:val="20"/>
        </w:rPr>
        <w:t>C.</w:t>
      </w:r>
      <w:r w:rsidRPr="00CA5B77">
        <w:rPr>
          <w:szCs w:val="20"/>
        </w:rPr>
        <w:tab/>
        <w:t>Households in which all individuals are experiencing homelessness and are not receiving free shelter throughout the calendar month shall be entitled to use a standard estimate of shelter expenses.</w:t>
      </w:r>
    </w:p>
    <w:p w14:paraId="5EC63BB9" w14:textId="7EAFCFFD" w:rsidR="002B619D" w:rsidRPr="00CA5B77" w:rsidRDefault="002B619D" w:rsidP="002B619D">
      <w:pPr>
        <w:pStyle w:val="upar2"/>
        <w:rPr>
          <w:szCs w:val="20"/>
        </w:rPr>
      </w:pPr>
      <w:r w:rsidRPr="00CA5B77">
        <w:rPr>
          <w:szCs w:val="20"/>
        </w:rPr>
        <w:t xml:space="preserve">The </w:t>
      </w:r>
      <w:del w:id="143" w:author="Brett A. Bustos" w:date="2026-08-30T20:06:00Z" w16du:dateUtc="2026-08-31T02:06:00Z">
        <w:r w:rsidRPr="00CA5B77" w:rsidDel="009642D5">
          <w:rPr>
            <w:szCs w:val="20"/>
          </w:rPr>
          <w:delText>FNS</w:delText>
        </w:r>
      </w:del>
      <w:ins w:id="144" w:author="Brett A. Bustos" w:date="2026-08-30T20:06:00Z" w16du:dateUtc="2026-08-31T02:06:00Z">
        <w:r w:rsidR="009642D5">
          <w:rPr>
            <w:szCs w:val="20"/>
          </w:rPr>
          <w:t>FNA</w:t>
        </w:r>
      </w:ins>
      <w:r w:rsidRPr="00CA5B77">
        <w:rPr>
          <w:szCs w:val="20"/>
        </w:rPr>
        <w:t>, USDA, provides an update of this estimated figure annually when the shelter cap for other households is adjusted. The Homeless Shelter Deduction is as follows:</w:t>
      </w:r>
    </w:p>
    <w:p w14:paraId="75EE1AB2" w14:textId="77777777" w:rsidR="002B619D" w:rsidRPr="00CA5B77" w:rsidRDefault="002B619D" w:rsidP="002B619D">
      <w:pPr>
        <w:rPr>
          <w:sz w:val="20"/>
          <w:szCs w:val="20"/>
        </w:rPr>
      </w:pPr>
    </w:p>
    <w:tbl>
      <w:tblPr>
        <w:tblW w:w="4996" w:type="dxa"/>
        <w:jc w:val="center"/>
        <w:tblLayout w:type="fixed"/>
        <w:tblLook w:val="0400" w:firstRow="0" w:lastRow="0" w:firstColumn="0" w:lastColumn="0" w:noHBand="0" w:noVBand="1"/>
      </w:tblPr>
      <w:tblGrid>
        <w:gridCol w:w="3250"/>
        <w:gridCol w:w="1746"/>
      </w:tblGrid>
      <w:tr w:rsidR="002B619D" w:rsidRPr="00CA5B77" w14:paraId="20A91A67" w14:textId="77777777" w:rsidTr="000B4E78">
        <w:trPr>
          <w:jc w:val="center"/>
        </w:trPr>
        <w:tc>
          <w:tcPr>
            <w:tcW w:w="4996"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830D7C" w14:textId="77777777" w:rsidR="002B619D" w:rsidRPr="00CA5B77" w:rsidRDefault="002B619D" w:rsidP="000B4E78">
            <w:pPr>
              <w:rPr>
                <w:sz w:val="20"/>
                <w:szCs w:val="20"/>
              </w:rPr>
            </w:pPr>
            <w:r w:rsidRPr="00CA5B77">
              <w:rPr>
                <w:b/>
                <w:sz w:val="20"/>
                <w:szCs w:val="20"/>
              </w:rPr>
              <w:t>Homeless Shelter Deduction</w:t>
            </w:r>
          </w:p>
        </w:tc>
      </w:tr>
      <w:tr w:rsidR="002B619D" w:rsidRPr="00CA5B77" w14:paraId="5314F689" w14:textId="77777777" w:rsidTr="000B4E78">
        <w:trPr>
          <w:jc w:val="center"/>
        </w:trPr>
        <w:tc>
          <w:tcPr>
            <w:tcW w:w="32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66986B" w14:textId="6B41C403" w:rsidR="002B619D" w:rsidRPr="00CA5B77" w:rsidRDefault="002B619D" w:rsidP="000B4E78">
            <w:pPr>
              <w:rPr>
                <w:sz w:val="20"/>
                <w:szCs w:val="20"/>
              </w:rPr>
            </w:pPr>
            <w:r w:rsidRPr="00CA5B77">
              <w:rPr>
                <w:sz w:val="20"/>
                <w:szCs w:val="20"/>
              </w:rPr>
              <w:t xml:space="preserve">Effective October 1, </w:t>
            </w:r>
            <w:del w:id="145" w:author="Brett A. Bustos" w:date="2026-08-30T20:02:00Z" w16du:dateUtc="2026-08-31T02:02:00Z">
              <w:r w:rsidRPr="00CA5B77" w:rsidDel="009642D5">
                <w:rPr>
                  <w:sz w:val="20"/>
                  <w:szCs w:val="20"/>
                </w:rPr>
                <w:delText>2025</w:delText>
              </w:r>
            </w:del>
            <w:ins w:id="146" w:author="Brett A. Bustos" w:date="2026-08-30T20:02:00Z" w16du:dateUtc="2026-08-31T02:02:00Z">
              <w:r w:rsidR="009642D5">
                <w:rPr>
                  <w:sz w:val="20"/>
                  <w:szCs w:val="20"/>
                </w:rPr>
                <w:t>2026</w:t>
              </w:r>
            </w:ins>
          </w:p>
        </w:tc>
        <w:tc>
          <w:tcPr>
            <w:tcW w:w="17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F200CA" w14:textId="485EABB7" w:rsidR="002B619D" w:rsidRPr="00CA5B77" w:rsidRDefault="002B619D" w:rsidP="000B4E78">
            <w:pPr>
              <w:rPr>
                <w:sz w:val="20"/>
                <w:szCs w:val="20"/>
              </w:rPr>
            </w:pPr>
            <w:r w:rsidRPr="00CA5B77">
              <w:rPr>
                <w:sz w:val="20"/>
                <w:szCs w:val="20"/>
              </w:rPr>
              <w:t>$</w:t>
            </w:r>
            <w:del w:id="147" w:author="Brett A. Bustos" w:date="2026-08-30T20:02:00Z" w16du:dateUtc="2026-08-31T02:02:00Z">
              <w:r w:rsidRPr="00CA5B77" w:rsidDel="009642D5">
                <w:rPr>
                  <w:sz w:val="20"/>
                  <w:szCs w:val="20"/>
                </w:rPr>
                <w:delText>198.99</w:delText>
              </w:r>
            </w:del>
            <w:ins w:id="148" w:author="Brett A. Bustos" w:date="2026-08-30T20:02:00Z" w16du:dateUtc="2026-08-31T02:02:00Z">
              <w:r w:rsidR="009642D5">
                <w:rPr>
                  <w:sz w:val="20"/>
                  <w:szCs w:val="20"/>
                </w:rPr>
                <w:t>205.66</w:t>
              </w:r>
            </w:ins>
          </w:p>
        </w:tc>
      </w:tr>
    </w:tbl>
    <w:p w14:paraId="7EA781B5" w14:textId="77777777" w:rsidR="002B619D" w:rsidRPr="00CA5B77" w:rsidRDefault="002B619D" w:rsidP="002B619D">
      <w:pPr>
        <w:ind w:hanging="2"/>
        <w:rPr>
          <w:b/>
          <w:bCs/>
          <w:sz w:val="20"/>
          <w:szCs w:val="20"/>
        </w:rPr>
      </w:pPr>
    </w:p>
    <w:p w14:paraId="72BDD008" w14:textId="24B4453B" w:rsidR="002B619D" w:rsidRPr="00CA5B77" w:rsidRDefault="002B619D" w:rsidP="002B619D">
      <w:pPr>
        <w:ind w:hanging="2"/>
        <w:rPr>
          <w:b/>
          <w:bCs/>
          <w:sz w:val="20"/>
          <w:szCs w:val="20"/>
        </w:rPr>
      </w:pPr>
      <w:r w:rsidRPr="00CA5B77">
        <w:rPr>
          <w:b/>
          <w:bCs/>
          <w:sz w:val="20"/>
          <w:szCs w:val="20"/>
        </w:rPr>
        <w:t>***</w:t>
      </w:r>
    </w:p>
    <w:p w14:paraId="401B0E6A" w14:textId="77777777" w:rsidR="002B619D" w:rsidRPr="00CA5B77" w:rsidRDefault="002B619D" w:rsidP="002B619D">
      <w:pPr>
        <w:pStyle w:val="par1"/>
        <w:rPr>
          <w:b/>
          <w:bCs/>
          <w:szCs w:val="20"/>
        </w:rPr>
      </w:pPr>
      <w:r w:rsidRPr="00CA5B77">
        <w:rPr>
          <w:b/>
          <w:bCs/>
          <w:szCs w:val="20"/>
        </w:rPr>
        <w:t>4.407.31</w:t>
      </w:r>
      <w:r w:rsidRPr="00CA5B77">
        <w:rPr>
          <w:b/>
          <w:bCs/>
          <w:szCs w:val="20"/>
        </w:rPr>
        <w:tab/>
        <w:t>Four-Tiered Mandatory Standard Utility Allowance</w:t>
      </w:r>
    </w:p>
    <w:p w14:paraId="046209B5" w14:textId="77777777" w:rsidR="002B619D" w:rsidRPr="00CA5B77" w:rsidRDefault="002B619D" w:rsidP="002B619D">
      <w:pPr>
        <w:ind w:hanging="2"/>
        <w:rPr>
          <w:b/>
          <w:bCs/>
          <w:sz w:val="20"/>
          <w:szCs w:val="20"/>
        </w:rPr>
      </w:pPr>
    </w:p>
    <w:p w14:paraId="50B0A8CA" w14:textId="30B3BDDF" w:rsidR="002B619D" w:rsidRPr="00CA5B77" w:rsidRDefault="002B619D" w:rsidP="002B619D">
      <w:pPr>
        <w:ind w:hanging="2"/>
        <w:rPr>
          <w:b/>
          <w:bCs/>
          <w:sz w:val="20"/>
          <w:szCs w:val="20"/>
        </w:rPr>
      </w:pPr>
      <w:r w:rsidRPr="00CA5B77">
        <w:rPr>
          <w:b/>
          <w:bCs/>
          <w:sz w:val="20"/>
          <w:szCs w:val="20"/>
        </w:rPr>
        <w:t>***</w:t>
      </w:r>
    </w:p>
    <w:p w14:paraId="5BEB5F57" w14:textId="7EF72001" w:rsidR="002B619D" w:rsidRPr="00CA5B77" w:rsidRDefault="002B619D" w:rsidP="002B619D">
      <w:pPr>
        <w:pStyle w:val="ListParagraph"/>
        <w:numPr>
          <w:ilvl w:val="0"/>
          <w:numId w:val="2"/>
        </w:numPr>
        <w:rPr>
          <w:sz w:val="20"/>
          <w:szCs w:val="20"/>
        </w:rPr>
      </w:pPr>
      <w:r w:rsidRPr="00CA5B77">
        <w:rPr>
          <w:sz w:val="20"/>
          <w:szCs w:val="20"/>
        </w:rPr>
        <w:t>Heating and Cooling Utility Allowance (HCUA)</w:t>
      </w:r>
    </w:p>
    <w:p w14:paraId="6731A49F" w14:textId="77777777" w:rsidR="002B619D" w:rsidRPr="00CA5B77" w:rsidRDefault="002B619D" w:rsidP="002B619D">
      <w:pPr>
        <w:ind w:left="-2" w:firstLine="0"/>
        <w:rPr>
          <w:sz w:val="20"/>
          <w:szCs w:val="20"/>
        </w:rPr>
      </w:pPr>
    </w:p>
    <w:p w14:paraId="680ABCBA" w14:textId="3021A15D" w:rsidR="002B619D" w:rsidRPr="00CA5B77" w:rsidRDefault="002B619D" w:rsidP="002B619D">
      <w:pPr>
        <w:ind w:left="-2" w:firstLine="0"/>
        <w:rPr>
          <w:sz w:val="20"/>
          <w:szCs w:val="20"/>
        </w:rPr>
      </w:pPr>
      <w:r w:rsidRPr="00CA5B77">
        <w:rPr>
          <w:sz w:val="20"/>
          <w:szCs w:val="20"/>
        </w:rPr>
        <w:t>***</w:t>
      </w:r>
    </w:p>
    <w:p w14:paraId="109E1126" w14:textId="77777777" w:rsidR="002B619D" w:rsidRPr="00CA5B77" w:rsidRDefault="002B619D" w:rsidP="002B619D">
      <w:pPr>
        <w:pStyle w:val="par2"/>
        <w:rPr>
          <w:szCs w:val="20"/>
        </w:rPr>
      </w:pPr>
      <w:r w:rsidRPr="00CA5B77">
        <w:rPr>
          <w:szCs w:val="20"/>
        </w:rPr>
        <w:t>4.</w:t>
      </w:r>
      <w:r w:rsidRPr="00CA5B77">
        <w:rPr>
          <w:szCs w:val="20"/>
        </w:rPr>
        <w:tab/>
        <w:t>The HCUA standard is as follows:</w:t>
      </w:r>
    </w:p>
    <w:p w14:paraId="1B04A5B0" w14:textId="77777777" w:rsidR="002B619D" w:rsidRPr="00CA5B77" w:rsidRDefault="002B619D" w:rsidP="002B619D">
      <w:pPr>
        <w:rPr>
          <w:sz w:val="20"/>
          <w:szCs w:val="20"/>
        </w:rPr>
      </w:pPr>
    </w:p>
    <w:tbl>
      <w:tblPr>
        <w:tblW w:w="4112" w:type="dxa"/>
        <w:jc w:val="center"/>
        <w:tblLayout w:type="fixed"/>
        <w:tblLook w:val="0400" w:firstRow="0" w:lastRow="0" w:firstColumn="0" w:lastColumn="0" w:noHBand="0" w:noVBand="1"/>
      </w:tblPr>
      <w:tblGrid>
        <w:gridCol w:w="3114"/>
        <w:gridCol w:w="998"/>
      </w:tblGrid>
      <w:tr w:rsidR="002B619D" w:rsidRPr="00CA5B77" w14:paraId="095FB117" w14:textId="77777777" w:rsidTr="000B4E78">
        <w:trPr>
          <w:trHeight w:val="229"/>
          <w:jc w:val="center"/>
        </w:trPr>
        <w:tc>
          <w:tcPr>
            <w:tcW w:w="4112" w:type="dxa"/>
            <w:gridSpan w:val="2"/>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C552456" w14:textId="77777777" w:rsidR="002B619D" w:rsidRPr="00CA5B77" w:rsidRDefault="002B619D" w:rsidP="000B4E78">
            <w:pPr>
              <w:rPr>
                <w:sz w:val="20"/>
                <w:szCs w:val="20"/>
              </w:rPr>
            </w:pPr>
            <w:r w:rsidRPr="00CA5B77">
              <w:rPr>
                <w:b/>
                <w:sz w:val="20"/>
                <w:szCs w:val="20"/>
              </w:rPr>
              <w:t>HCUA Standard</w:t>
            </w:r>
          </w:p>
        </w:tc>
      </w:tr>
      <w:tr w:rsidR="002B619D" w:rsidRPr="00CA5B77" w14:paraId="3069F26E" w14:textId="77777777" w:rsidTr="000B4E78">
        <w:trPr>
          <w:trHeight w:val="240"/>
          <w:jc w:val="center"/>
        </w:trPr>
        <w:tc>
          <w:tcPr>
            <w:tcW w:w="3114"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7197B86" w14:textId="0C58F2C1" w:rsidR="002B619D" w:rsidRPr="00CA5B77" w:rsidRDefault="002B619D" w:rsidP="000B4E78">
            <w:pPr>
              <w:rPr>
                <w:sz w:val="20"/>
                <w:szCs w:val="20"/>
              </w:rPr>
            </w:pPr>
            <w:r w:rsidRPr="00CA5B77">
              <w:rPr>
                <w:sz w:val="20"/>
                <w:szCs w:val="20"/>
              </w:rPr>
              <w:t xml:space="preserve">Effective October 1, </w:t>
            </w:r>
            <w:del w:id="149" w:author="Brett A. Bustos" w:date="2026-08-30T20:03:00Z" w16du:dateUtc="2026-08-31T02:03:00Z">
              <w:r w:rsidRPr="00CA5B77" w:rsidDel="009642D5">
                <w:rPr>
                  <w:sz w:val="20"/>
                  <w:szCs w:val="20"/>
                </w:rPr>
                <w:delText>2025</w:delText>
              </w:r>
            </w:del>
            <w:ins w:id="150" w:author="Brett A. Bustos" w:date="2026-08-30T20:03:00Z" w16du:dateUtc="2026-08-31T02:03:00Z">
              <w:r w:rsidR="009642D5">
                <w:rPr>
                  <w:sz w:val="20"/>
                  <w:szCs w:val="20"/>
                </w:rPr>
                <w:t>2026</w:t>
              </w:r>
            </w:ins>
          </w:p>
        </w:tc>
        <w:tc>
          <w:tcPr>
            <w:tcW w:w="99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67A4980C" w14:textId="18C7A0BE" w:rsidR="002B619D" w:rsidRPr="00CA5B77" w:rsidRDefault="002B619D" w:rsidP="000B4E78">
            <w:pPr>
              <w:rPr>
                <w:sz w:val="20"/>
                <w:szCs w:val="20"/>
              </w:rPr>
            </w:pPr>
            <w:r w:rsidRPr="00CA5B77">
              <w:rPr>
                <w:sz w:val="20"/>
                <w:szCs w:val="20"/>
              </w:rPr>
              <w:t>$</w:t>
            </w:r>
            <w:del w:id="151" w:author="Brett A. Bustos" w:date="2026-08-30T20:04:00Z" w16du:dateUtc="2026-08-31T02:04:00Z">
              <w:r w:rsidRPr="00CA5B77" w:rsidDel="009642D5">
                <w:rPr>
                  <w:sz w:val="20"/>
                  <w:szCs w:val="20"/>
                </w:rPr>
                <w:delText>594</w:delText>
              </w:r>
            </w:del>
            <w:ins w:id="152" w:author="Brett A. Bustos" w:date="2026-08-30T20:04:00Z" w16du:dateUtc="2026-08-31T02:04:00Z">
              <w:r w:rsidR="009642D5">
                <w:rPr>
                  <w:sz w:val="20"/>
                  <w:szCs w:val="20"/>
                </w:rPr>
                <w:t>616</w:t>
              </w:r>
            </w:ins>
          </w:p>
        </w:tc>
      </w:tr>
    </w:tbl>
    <w:p w14:paraId="3452166C" w14:textId="77777777" w:rsidR="00CA5B77" w:rsidRDefault="00CA5B77" w:rsidP="002B619D">
      <w:pPr>
        <w:ind w:firstLine="0"/>
        <w:rPr>
          <w:b/>
          <w:bCs/>
          <w:sz w:val="20"/>
          <w:szCs w:val="20"/>
        </w:rPr>
      </w:pPr>
    </w:p>
    <w:p w14:paraId="3F29BE93" w14:textId="41FA245F" w:rsidR="002B619D" w:rsidRDefault="00CA5B77" w:rsidP="002B619D">
      <w:pPr>
        <w:ind w:firstLine="0"/>
        <w:rPr>
          <w:b/>
          <w:bCs/>
          <w:sz w:val="20"/>
          <w:szCs w:val="20"/>
        </w:rPr>
      </w:pPr>
      <w:r>
        <w:rPr>
          <w:b/>
          <w:bCs/>
          <w:sz w:val="20"/>
          <w:szCs w:val="20"/>
        </w:rPr>
        <w:t>***</w:t>
      </w:r>
    </w:p>
    <w:p w14:paraId="5998389F" w14:textId="7159A66F" w:rsidR="00CA5B77" w:rsidRDefault="00CA5B77" w:rsidP="00CA5B77">
      <w:pPr>
        <w:pStyle w:val="par1"/>
        <w:numPr>
          <w:ilvl w:val="0"/>
          <w:numId w:val="2"/>
        </w:numPr>
      </w:pPr>
      <w:r>
        <w:t>Basic Utility Allowance (BUA)</w:t>
      </w:r>
    </w:p>
    <w:p w14:paraId="478FC3DC" w14:textId="6F4408FE" w:rsidR="00CA5B77" w:rsidRDefault="00CA5B77" w:rsidP="00CA5B77">
      <w:pPr>
        <w:pStyle w:val="par1"/>
        <w:ind w:left="-2" w:firstLine="0"/>
      </w:pPr>
      <w:r>
        <w:t>***</w:t>
      </w:r>
    </w:p>
    <w:p w14:paraId="76F8CCF5" w14:textId="77777777" w:rsidR="00CA5B77" w:rsidRPr="00CA5B77" w:rsidRDefault="00CA5B77" w:rsidP="00CA5B77">
      <w:pPr>
        <w:pStyle w:val="par2"/>
        <w:rPr>
          <w:szCs w:val="20"/>
        </w:rPr>
      </w:pPr>
      <w:r>
        <w:t>3.</w:t>
      </w:r>
      <w:r>
        <w:tab/>
        <w:t>The BUA standard is as follows:</w:t>
      </w:r>
    </w:p>
    <w:p w14:paraId="41DBDB60" w14:textId="77777777" w:rsidR="00CA5B77" w:rsidRPr="00CA5B77" w:rsidRDefault="00CA5B77" w:rsidP="00CA5B77">
      <w:pPr>
        <w:rPr>
          <w:sz w:val="20"/>
          <w:szCs w:val="20"/>
        </w:rPr>
      </w:pPr>
    </w:p>
    <w:tbl>
      <w:tblPr>
        <w:tblW w:w="4384" w:type="dxa"/>
        <w:jc w:val="center"/>
        <w:tblLayout w:type="fixed"/>
        <w:tblLook w:val="0400" w:firstRow="0" w:lastRow="0" w:firstColumn="0" w:lastColumn="0" w:noHBand="0" w:noVBand="1"/>
      </w:tblPr>
      <w:tblGrid>
        <w:gridCol w:w="3250"/>
        <w:gridCol w:w="1134"/>
      </w:tblGrid>
      <w:tr w:rsidR="00CA5B77" w:rsidRPr="00CA5B77" w14:paraId="67E19891" w14:textId="77777777" w:rsidTr="000B4E78">
        <w:trPr>
          <w:jc w:val="center"/>
        </w:trPr>
        <w:tc>
          <w:tcPr>
            <w:tcW w:w="438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7BBBD5" w14:textId="77777777" w:rsidR="00CA5B77" w:rsidRPr="00CA5B77" w:rsidRDefault="00CA5B77" w:rsidP="000B4E78">
            <w:pPr>
              <w:rPr>
                <w:sz w:val="20"/>
                <w:szCs w:val="20"/>
              </w:rPr>
            </w:pPr>
            <w:r w:rsidRPr="00CA5B77">
              <w:rPr>
                <w:b/>
                <w:sz w:val="20"/>
                <w:szCs w:val="20"/>
              </w:rPr>
              <w:t>BUA Standard</w:t>
            </w:r>
          </w:p>
        </w:tc>
      </w:tr>
      <w:tr w:rsidR="00CA5B77" w:rsidRPr="00CA5B77" w14:paraId="1B89E5E0" w14:textId="77777777" w:rsidTr="000B4E78">
        <w:trPr>
          <w:jc w:val="center"/>
        </w:trPr>
        <w:tc>
          <w:tcPr>
            <w:tcW w:w="32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A6E9BC" w14:textId="74579378" w:rsidR="00CA5B77" w:rsidRPr="00CA5B77" w:rsidRDefault="00CA5B77" w:rsidP="000B4E78">
            <w:pPr>
              <w:rPr>
                <w:sz w:val="20"/>
                <w:szCs w:val="20"/>
              </w:rPr>
            </w:pPr>
            <w:r w:rsidRPr="00CA5B77">
              <w:rPr>
                <w:sz w:val="20"/>
                <w:szCs w:val="20"/>
              </w:rPr>
              <w:t xml:space="preserve">Effective October 1, </w:t>
            </w:r>
            <w:del w:id="153" w:author="Brett A. Bustos" w:date="2026-08-30T20:04:00Z" w16du:dateUtc="2026-08-31T02:04:00Z">
              <w:r w:rsidRPr="00CA5B77" w:rsidDel="009642D5">
                <w:rPr>
                  <w:sz w:val="20"/>
                  <w:szCs w:val="20"/>
                </w:rPr>
                <w:delText>2025</w:delText>
              </w:r>
            </w:del>
            <w:ins w:id="154" w:author="Brett A. Bustos" w:date="2026-08-30T20:04:00Z" w16du:dateUtc="2026-08-31T02:04:00Z">
              <w:r w:rsidR="009642D5">
                <w:rPr>
                  <w:sz w:val="20"/>
                  <w:szCs w:val="20"/>
                </w:rPr>
                <w:t>2026</w:t>
              </w:r>
            </w:ins>
          </w:p>
        </w:tc>
        <w:tc>
          <w:tcPr>
            <w:tcW w:w="11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61C331" w14:textId="1D482A5C" w:rsidR="00CA5B77" w:rsidRPr="00CA5B77" w:rsidRDefault="00CA5B77" w:rsidP="000B4E78">
            <w:pPr>
              <w:rPr>
                <w:sz w:val="20"/>
                <w:szCs w:val="20"/>
              </w:rPr>
            </w:pPr>
            <w:r w:rsidRPr="00CA5B77">
              <w:rPr>
                <w:sz w:val="20"/>
                <w:szCs w:val="20"/>
              </w:rPr>
              <w:t>$</w:t>
            </w:r>
            <w:del w:id="155" w:author="Brett A. Bustos" w:date="2026-08-30T20:04:00Z" w16du:dateUtc="2026-08-31T02:04:00Z">
              <w:r w:rsidRPr="00CA5B77" w:rsidDel="009642D5">
                <w:rPr>
                  <w:sz w:val="20"/>
                  <w:szCs w:val="20"/>
                </w:rPr>
                <w:delText>377</w:delText>
              </w:r>
            </w:del>
            <w:ins w:id="156" w:author="Brett A. Bustos" w:date="2026-08-30T20:04:00Z" w16du:dateUtc="2026-08-31T02:04:00Z">
              <w:r w:rsidR="009642D5">
                <w:rPr>
                  <w:sz w:val="20"/>
                  <w:szCs w:val="20"/>
                </w:rPr>
                <w:t>390</w:t>
              </w:r>
            </w:ins>
          </w:p>
        </w:tc>
      </w:tr>
    </w:tbl>
    <w:p w14:paraId="1BC09BB6" w14:textId="5BB06089" w:rsidR="00CA5B77" w:rsidRDefault="00CA5B77" w:rsidP="00CA5B77">
      <w:pPr>
        <w:pStyle w:val="par1"/>
        <w:ind w:left="-2" w:firstLine="0"/>
      </w:pPr>
      <w:r>
        <w:t>***</w:t>
      </w:r>
    </w:p>
    <w:p w14:paraId="03C91E49" w14:textId="61848A0A" w:rsidR="00CA5B77" w:rsidRDefault="00CA5B77" w:rsidP="00CA5B77">
      <w:pPr>
        <w:pStyle w:val="par1"/>
        <w:numPr>
          <w:ilvl w:val="0"/>
          <w:numId w:val="2"/>
        </w:numPr>
      </w:pPr>
      <w:r>
        <w:t>One Utility Allowance (OUA)</w:t>
      </w:r>
    </w:p>
    <w:p w14:paraId="3CE96997" w14:textId="1916DF7B" w:rsidR="00CA5B77" w:rsidRDefault="00CA5B77" w:rsidP="00CA5B77">
      <w:pPr>
        <w:pStyle w:val="par1"/>
        <w:ind w:left="-2" w:firstLine="0"/>
      </w:pPr>
      <w:r>
        <w:t>***</w:t>
      </w:r>
    </w:p>
    <w:p w14:paraId="3EDABDE2" w14:textId="77777777" w:rsidR="00CA5B77" w:rsidRPr="00CA5B77" w:rsidRDefault="00CA5B77" w:rsidP="00CA5B77">
      <w:pPr>
        <w:pStyle w:val="par2"/>
        <w:rPr>
          <w:szCs w:val="20"/>
        </w:rPr>
      </w:pPr>
      <w:r>
        <w:t>3.</w:t>
      </w:r>
      <w:r>
        <w:tab/>
      </w:r>
      <w:r w:rsidRPr="00CA5B77">
        <w:rPr>
          <w:szCs w:val="20"/>
        </w:rPr>
        <w:t>The OUA standard is as follows:</w:t>
      </w:r>
    </w:p>
    <w:p w14:paraId="68B34E6E" w14:textId="77777777" w:rsidR="00CA5B77" w:rsidRPr="00CA5B77" w:rsidRDefault="00CA5B77" w:rsidP="00CA5B77">
      <w:pPr>
        <w:rPr>
          <w:sz w:val="20"/>
          <w:szCs w:val="20"/>
        </w:rPr>
      </w:pPr>
    </w:p>
    <w:tbl>
      <w:tblPr>
        <w:tblW w:w="4139" w:type="dxa"/>
        <w:jc w:val="center"/>
        <w:tblLayout w:type="fixed"/>
        <w:tblLook w:val="0400" w:firstRow="0" w:lastRow="0" w:firstColumn="0" w:lastColumn="0" w:noHBand="0" w:noVBand="1"/>
      </w:tblPr>
      <w:tblGrid>
        <w:gridCol w:w="3250"/>
        <w:gridCol w:w="889"/>
      </w:tblGrid>
      <w:tr w:rsidR="00CA5B77" w:rsidRPr="00CA5B77" w14:paraId="1C1C6C1B" w14:textId="77777777" w:rsidTr="000B4E78">
        <w:trPr>
          <w:jc w:val="center"/>
        </w:trPr>
        <w:tc>
          <w:tcPr>
            <w:tcW w:w="4139"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D4CF2B" w14:textId="77777777" w:rsidR="00CA5B77" w:rsidRPr="00CA5B77" w:rsidRDefault="00CA5B77" w:rsidP="000B4E78">
            <w:pPr>
              <w:rPr>
                <w:sz w:val="20"/>
                <w:szCs w:val="20"/>
              </w:rPr>
            </w:pPr>
            <w:r w:rsidRPr="00CA5B77">
              <w:rPr>
                <w:b/>
                <w:sz w:val="20"/>
                <w:szCs w:val="20"/>
              </w:rPr>
              <w:t>OUA Standard</w:t>
            </w:r>
          </w:p>
        </w:tc>
      </w:tr>
      <w:tr w:rsidR="00CA5B77" w:rsidRPr="00CA5B77" w14:paraId="40C1223A" w14:textId="77777777" w:rsidTr="000B4E78">
        <w:trPr>
          <w:jc w:val="center"/>
        </w:trPr>
        <w:tc>
          <w:tcPr>
            <w:tcW w:w="32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6C063A" w14:textId="3F9947D2" w:rsidR="00CA5B77" w:rsidRPr="00CA5B77" w:rsidRDefault="00CA5B77" w:rsidP="000B4E78">
            <w:pPr>
              <w:rPr>
                <w:sz w:val="20"/>
                <w:szCs w:val="20"/>
              </w:rPr>
            </w:pPr>
            <w:r w:rsidRPr="00CA5B77">
              <w:rPr>
                <w:sz w:val="20"/>
                <w:szCs w:val="20"/>
              </w:rPr>
              <w:t xml:space="preserve">Effective October 1, </w:t>
            </w:r>
            <w:del w:id="157" w:author="Brett A. Bustos" w:date="2026-08-30T20:04:00Z" w16du:dateUtc="2026-08-31T02:04:00Z">
              <w:r w:rsidRPr="00CA5B77" w:rsidDel="009642D5">
                <w:rPr>
                  <w:sz w:val="20"/>
                  <w:szCs w:val="20"/>
                </w:rPr>
                <w:delText>2025</w:delText>
              </w:r>
            </w:del>
            <w:ins w:id="158" w:author="Brett A. Bustos" w:date="2026-08-30T20:04:00Z" w16du:dateUtc="2026-08-31T02:04:00Z">
              <w:r w:rsidR="009642D5">
                <w:rPr>
                  <w:sz w:val="20"/>
                  <w:szCs w:val="20"/>
                </w:rPr>
                <w:t>2026</w:t>
              </w:r>
            </w:ins>
          </w:p>
        </w:tc>
        <w:tc>
          <w:tcPr>
            <w:tcW w:w="8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379E50" w14:textId="27D79989" w:rsidR="00CA5B77" w:rsidRPr="00CA5B77" w:rsidRDefault="00CA5B77" w:rsidP="000B4E78">
            <w:pPr>
              <w:rPr>
                <w:sz w:val="20"/>
                <w:szCs w:val="20"/>
              </w:rPr>
            </w:pPr>
            <w:r w:rsidRPr="00CA5B77">
              <w:rPr>
                <w:sz w:val="20"/>
                <w:szCs w:val="20"/>
              </w:rPr>
              <w:t>$</w:t>
            </w:r>
            <w:del w:id="159" w:author="Brett A. Bustos" w:date="2026-08-30T20:04:00Z" w16du:dateUtc="2026-08-31T02:04:00Z">
              <w:r w:rsidRPr="00CA5B77" w:rsidDel="009642D5">
                <w:rPr>
                  <w:sz w:val="20"/>
                  <w:szCs w:val="20"/>
                </w:rPr>
                <w:delText>71</w:delText>
              </w:r>
            </w:del>
            <w:ins w:id="160" w:author="Brett A. Bustos" w:date="2026-08-30T20:04:00Z" w16du:dateUtc="2026-08-31T02:04:00Z">
              <w:r w:rsidR="009642D5">
                <w:rPr>
                  <w:sz w:val="20"/>
                  <w:szCs w:val="20"/>
                </w:rPr>
                <w:t>73</w:t>
              </w:r>
            </w:ins>
          </w:p>
        </w:tc>
      </w:tr>
    </w:tbl>
    <w:p w14:paraId="0BF7DCB5" w14:textId="197D0ED6" w:rsidR="00CA5B77" w:rsidRPr="00CA5B77" w:rsidRDefault="00CA5B77" w:rsidP="00CA5B77">
      <w:pPr>
        <w:pStyle w:val="par1"/>
        <w:ind w:left="-2" w:firstLine="0"/>
        <w:rPr>
          <w:szCs w:val="20"/>
        </w:rPr>
      </w:pPr>
      <w:r w:rsidRPr="00CA5B77">
        <w:rPr>
          <w:szCs w:val="20"/>
        </w:rPr>
        <w:t>***</w:t>
      </w:r>
    </w:p>
    <w:p w14:paraId="26BA1A00" w14:textId="77777777" w:rsidR="00CA5B77" w:rsidRDefault="00CA5B77" w:rsidP="00CA5B77">
      <w:pPr>
        <w:pStyle w:val="par1"/>
      </w:pPr>
      <w:r>
        <w:t>D.</w:t>
      </w:r>
      <w:r>
        <w:tab/>
        <w:t>Telephone allowance</w:t>
      </w:r>
    </w:p>
    <w:p w14:paraId="695616EB" w14:textId="704359C0" w:rsidR="00CA5B77" w:rsidRDefault="00CA5B77" w:rsidP="00CA5B77">
      <w:pPr>
        <w:pStyle w:val="par1"/>
        <w:ind w:left="-2" w:firstLine="0"/>
      </w:pPr>
      <w:r>
        <w:t>***</w:t>
      </w:r>
    </w:p>
    <w:p w14:paraId="1900515B" w14:textId="77777777" w:rsidR="00CA5B77" w:rsidRDefault="00CA5B77" w:rsidP="00CA5B77">
      <w:pPr>
        <w:pStyle w:val="par1"/>
      </w:pPr>
      <w:r>
        <w:t>2.</w:t>
      </w:r>
      <w:r>
        <w:tab/>
        <w:t>The telephone allowance is as follows:</w:t>
      </w:r>
    </w:p>
    <w:p w14:paraId="3C3DE195" w14:textId="77777777" w:rsidR="00CA5B77" w:rsidRDefault="00CA5B77" w:rsidP="00CA5B77"/>
    <w:tbl>
      <w:tblPr>
        <w:tblW w:w="4139" w:type="dxa"/>
        <w:jc w:val="center"/>
        <w:tblLayout w:type="fixed"/>
        <w:tblLook w:val="0400" w:firstRow="0" w:lastRow="0" w:firstColumn="0" w:lastColumn="0" w:noHBand="0" w:noVBand="1"/>
      </w:tblPr>
      <w:tblGrid>
        <w:gridCol w:w="3250"/>
        <w:gridCol w:w="889"/>
      </w:tblGrid>
      <w:tr w:rsidR="00CA5B77" w:rsidRPr="00CA5B77" w14:paraId="0832169A" w14:textId="77777777" w:rsidTr="000B4E78">
        <w:trPr>
          <w:jc w:val="center"/>
        </w:trPr>
        <w:tc>
          <w:tcPr>
            <w:tcW w:w="4139"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03DC95" w14:textId="77777777" w:rsidR="00CA5B77" w:rsidRPr="00CA5B77" w:rsidRDefault="00CA5B77" w:rsidP="000B4E78">
            <w:pPr>
              <w:rPr>
                <w:sz w:val="20"/>
                <w:szCs w:val="20"/>
              </w:rPr>
            </w:pPr>
            <w:r w:rsidRPr="00CA5B77">
              <w:rPr>
                <w:b/>
                <w:sz w:val="20"/>
                <w:szCs w:val="20"/>
              </w:rPr>
              <w:t>Telephone Standard</w:t>
            </w:r>
          </w:p>
        </w:tc>
      </w:tr>
      <w:tr w:rsidR="00CA5B77" w:rsidRPr="00CA5B77" w14:paraId="166F6452" w14:textId="77777777" w:rsidTr="000B4E78">
        <w:trPr>
          <w:jc w:val="center"/>
        </w:trPr>
        <w:tc>
          <w:tcPr>
            <w:tcW w:w="32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99B697" w14:textId="4E70C53A" w:rsidR="00CA5B77" w:rsidRPr="00CA5B77" w:rsidRDefault="00CA5B77" w:rsidP="000B4E78">
            <w:pPr>
              <w:rPr>
                <w:sz w:val="20"/>
                <w:szCs w:val="20"/>
              </w:rPr>
            </w:pPr>
            <w:r w:rsidRPr="00CA5B77">
              <w:rPr>
                <w:sz w:val="20"/>
                <w:szCs w:val="20"/>
              </w:rPr>
              <w:t xml:space="preserve">Effective October 1, </w:t>
            </w:r>
            <w:del w:id="161" w:author="Brett A. Bustos" w:date="2026-08-30T20:04:00Z" w16du:dateUtc="2026-08-31T02:04:00Z">
              <w:r w:rsidRPr="00CA5B77" w:rsidDel="009642D5">
                <w:rPr>
                  <w:sz w:val="20"/>
                  <w:szCs w:val="20"/>
                </w:rPr>
                <w:delText>2025</w:delText>
              </w:r>
            </w:del>
            <w:ins w:id="162" w:author="Brett A. Bustos" w:date="2026-08-30T20:04:00Z" w16du:dateUtc="2026-08-31T02:04:00Z">
              <w:r w:rsidR="009642D5">
                <w:rPr>
                  <w:sz w:val="20"/>
                  <w:szCs w:val="20"/>
                </w:rPr>
                <w:t>2026</w:t>
              </w:r>
            </w:ins>
          </w:p>
        </w:tc>
        <w:tc>
          <w:tcPr>
            <w:tcW w:w="8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FE6B84" w14:textId="1A67AD91" w:rsidR="00CA5B77" w:rsidRPr="00CA5B77" w:rsidRDefault="00CA5B77" w:rsidP="000B4E78">
            <w:pPr>
              <w:rPr>
                <w:sz w:val="20"/>
                <w:szCs w:val="20"/>
              </w:rPr>
            </w:pPr>
            <w:r w:rsidRPr="00CA5B77">
              <w:rPr>
                <w:sz w:val="20"/>
                <w:szCs w:val="20"/>
              </w:rPr>
              <w:t>$</w:t>
            </w:r>
            <w:del w:id="163" w:author="Brett A. Bustos" w:date="2026-08-30T20:04:00Z" w16du:dateUtc="2026-08-31T02:04:00Z">
              <w:r w:rsidRPr="00CA5B77" w:rsidDel="009642D5">
                <w:rPr>
                  <w:sz w:val="20"/>
                  <w:szCs w:val="20"/>
                </w:rPr>
                <w:delText>97</w:delText>
              </w:r>
            </w:del>
            <w:ins w:id="164" w:author="Brett A. Bustos" w:date="2026-08-30T20:04:00Z" w16du:dateUtc="2026-08-31T02:04:00Z">
              <w:r w:rsidR="009642D5">
                <w:rPr>
                  <w:sz w:val="20"/>
                  <w:szCs w:val="20"/>
                </w:rPr>
                <w:t>100</w:t>
              </w:r>
            </w:ins>
          </w:p>
        </w:tc>
      </w:tr>
    </w:tbl>
    <w:p w14:paraId="233EF999" w14:textId="77777777" w:rsidR="00CA5B77" w:rsidRPr="002B619D" w:rsidRDefault="00CA5B77" w:rsidP="002B619D">
      <w:pPr>
        <w:ind w:firstLine="0"/>
        <w:rPr>
          <w:b/>
          <w:bCs/>
          <w:sz w:val="20"/>
          <w:szCs w:val="20"/>
        </w:rPr>
      </w:pPr>
    </w:p>
    <w:sectPr w:rsidR="00CA5B77" w:rsidRPr="002B619D">
      <w:headerReference w:type="default" r:id="rId9"/>
      <w:footerReference w:type="default" r:id="rId10"/>
      <w:pgSz w:w="12240" w:h="15840"/>
      <w:pgMar w:top="1170" w:right="1440" w:bottom="1170" w:left="1440" w:header="720" w:footer="62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2C7418" w14:textId="77777777" w:rsidR="00125430" w:rsidRDefault="00125430">
      <w:r>
        <w:separator/>
      </w:r>
    </w:p>
  </w:endnote>
  <w:endnote w:type="continuationSeparator" w:id="0">
    <w:p w14:paraId="67110C6B" w14:textId="77777777" w:rsidR="00125430" w:rsidRDefault="001254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embedRegular r:id="rId1" w:fontKey="{32ACACE9-EFD5-4355-A6AB-7BED886864D6}"/>
    <w:embedBold r:id="rId2" w:fontKey="{0C5EDD8E-94DE-4EB4-8689-F0AEC44F5F3B}"/>
  </w:font>
  <w:font w:name="Georgia">
    <w:panose1 w:val="02040502050405020303"/>
    <w:charset w:val="00"/>
    <w:family w:val="roman"/>
    <w:pitch w:val="variable"/>
    <w:sig w:usb0="00000287" w:usb1="00000000" w:usb2="00000000" w:usb3="00000000" w:csb0="0000009F" w:csb1="00000000"/>
    <w:embedItalic r:id="rId3" w:fontKey="{0633AC8F-36AD-4370-A544-76AB7125F2CA}"/>
  </w:font>
  <w:font w:name="Trebuchet MS">
    <w:panose1 w:val="020B0603020202020204"/>
    <w:charset w:val="00"/>
    <w:family w:val="swiss"/>
    <w:pitch w:val="variable"/>
    <w:sig w:usb0="00000687" w:usb1="00000000" w:usb2="00000000" w:usb3="00000000" w:csb0="0000009F" w:csb1="00000000"/>
    <w:embedRegular r:id="rId4" w:fontKey="{3F88C09C-098E-479B-89C0-8D7A6DE803A8}"/>
    <w:embedBold r:id="rId5" w:fontKey="{48D1D551-237F-4BB3-8ABB-E8A2393AA6DF}"/>
    <w:embedItalic r:id="rId6" w:fontKey="{76D53326-BABB-4C37-9BEB-C28436F61E12}"/>
    <w:embedBoldItalic r:id="rId7" w:fontKey="{325B685F-D677-45E9-9327-D334FDCD09C9}"/>
  </w:font>
  <w:font w:name="MS Gothic">
    <w:altName w:val="ＭＳ ゴシック"/>
    <w:panose1 w:val="020B0609070205080204"/>
    <w:charset w:val="80"/>
    <w:family w:val="modern"/>
    <w:pitch w:val="fixed"/>
    <w:sig w:usb0="E00002FF" w:usb1="6AC7FDFB" w:usb2="08000012" w:usb3="00000000" w:csb0="0002009F" w:csb1="00000000"/>
    <w:embedRegular r:id="rId8" w:subsetted="1" w:fontKey="{1797621C-62F3-4648-AA0F-3A04369D8CCA}"/>
  </w:font>
  <w:font w:name="Calibri">
    <w:panose1 w:val="020F0502020204030204"/>
    <w:charset w:val="00"/>
    <w:family w:val="swiss"/>
    <w:pitch w:val="variable"/>
    <w:sig w:usb0="E4002EFF" w:usb1="C200247B" w:usb2="00000009" w:usb3="00000000" w:csb0="000001FF" w:csb1="00000000"/>
    <w:embedRegular r:id="rId9" w:fontKey="{C623CECE-B862-4D46-983D-46E02156BB82}"/>
  </w:font>
  <w:font w:name="Cambria">
    <w:panose1 w:val="02040503050406030204"/>
    <w:charset w:val="00"/>
    <w:family w:val="roman"/>
    <w:pitch w:val="variable"/>
    <w:sig w:usb0="E00006FF" w:usb1="420024FF" w:usb2="02000000" w:usb3="00000000" w:csb0="0000019F" w:csb1="00000000"/>
    <w:embedRegular r:id="rId10" w:fontKey="{14FADF2C-BD99-4ED9-B3B5-F3815C32385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A4" w14:textId="256357C5" w:rsidR="00AC12B3" w:rsidRDefault="009432E2">
    <w:pPr>
      <w:pBdr>
        <w:top w:val="nil"/>
        <w:left w:val="nil"/>
        <w:bottom w:val="nil"/>
        <w:right w:val="nil"/>
        <w:between w:val="nil"/>
      </w:pBdr>
      <w:tabs>
        <w:tab w:val="center" w:pos="4320"/>
        <w:tab w:val="right" w:pos="8640"/>
      </w:tabs>
      <w:ind w:hanging="2"/>
      <w:jc w:val="center"/>
      <w:rPr>
        <w:color w:val="000000"/>
        <w:sz w:val="22"/>
        <w:szCs w:val="22"/>
      </w:rPr>
    </w:pPr>
    <w:r>
      <w:rPr>
        <w:color w:val="000000"/>
        <w:sz w:val="22"/>
        <w:szCs w:val="22"/>
      </w:rPr>
      <w:t xml:space="preserve">Proposed Rule Page </w:t>
    </w:r>
    <w:r>
      <w:rPr>
        <w:color w:val="000000"/>
        <w:sz w:val="22"/>
        <w:szCs w:val="22"/>
      </w:rPr>
      <w:fldChar w:fldCharType="begin"/>
    </w:r>
    <w:r>
      <w:rPr>
        <w:color w:val="000000"/>
        <w:sz w:val="22"/>
        <w:szCs w:val="22"/>
      </w:rPr>
      <w:instrText>PAGE</w:instrText>
    </w:r>
    <w:r>
      <w:rPr>
        <w:color w:val="000000"/>
        <w:sz w:val="22"/>
        <w:szCs w:val="22"/>
      </w:rPr>
      <w:fldChar w:fldCharType="separate"/>
    </w:r>
    <w:r w:rsidR="00CA62EF">
      <w:rPr>
        <w:noProof/>
        <w:color w:val="000000"/>
        <w:sz w:val="22"/>
        <w:szCs w:val="22"/>
      </w:rPr>
      <w:t>1</w:t>
    </w:r>
    <w:r>
      <w:rPr>
        <w:color w:val="000000"/>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042CC1" w14:textId="77777777" w:rsidR="00125430" w:rsidRDefault="00125430">
      <w:r>
        <w:separator/>
      </w:r>
    </w:p>
  </w:footnote>
  <w:footnote w:type="continuationSeparator" w:id="0">
    <w:p w14:paraId="44630E7C" w14:textId="77777777" w:rsidR="00125430" w:rsidRDefault="001254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BD1DB" w14:textId="6DD001AB" w:rsidR="004B16A1" w:rsidRDefault="004B16A1" w:rsidP="004B16A1">
    <w:pPr>
      <w:pBdr>
        <w:top w:val="nil"/>
        <w:left w:val="nil"/>
        <w:bottom w:val="nil"/>
        <w:right w:val="nil"/>
        <w:between w:val="nil"/>
      </w:pBdr>
      <w:tabs>
        <w:tab w:val="center" w:pos="4320"/>
        <w:tab w:val="right" w:pos="8640"/>
      </w:tabs>
      <w:ind w:hanging="2"/>
      <w:rPr>
        <w:rFonts w:ascii="Trebuchet MS" w:eastAsia="Trebuchet MS" w:hAnsi="Trebuchet MS" w:cs="Trebuchet MS"/>
        <w:color w:val="000000"/>
      </w:rPr>
    </w:pPr>
    <w:r>
      <w:rPr>
        <w:rFonts w:ascii="Trebuchet MS" w:eastAsia="Trebuchet MS" w:hAnsi="Trebuchet MS" w:cs="Trebuchet MS"/>
        <w:b/>
        <w:bCs/>
        <w:color w:val="000000"/>
      </w:rPr>
      <w:t>Title of Proposed Rule</w:t>
    </w:r>
    <w:r>
      <w:rPr>
        <w:rFonts w:ascii="Trebuchet MS" w:eastAsia="Trebuchet MS" w:hAnsi="Trebuchet MS" w:cs="Trebuchet MS"/>
        <w:color w:val="000000"/>
      </w:rPr>
      <w:t>: SNAP Cost-of-Living Adjustments (COLA) for FFY2027</w:t>
    </w:r>
  </w:p>
  <w:p w14:paraId="44AE9075" w14:textId="5FDCDDA1" w:rsidR="004B16A1" w:rsidRDefault="004B16A1" w:rsidP="004B16A1">
    <w:pPr>
      <w:pBdr>
        <w:top w:val="nil"/>
        <w:left w:val="nil"/>
        <w:bottom w:val="nil"/>
        <w:right w:val="nil"/>
        <w:between w:val="nil"/>
      </w:pBdr>
      <w:tabs>
        <w:tab w:val="center" w:pos="4320"/>
        <w:tab w:val="right" w:pos="8640"/>
      </w:tabs>
      <w:ind w:hanging="2"/>
      <w:rPr>
        <w:rFonts w:ascii="Trebuchet MS" w:eastAsia="Trebuchet MS" w:hAnsi="Trebuchet MS" w:cs="Trebuchet MS"/>
        <w:color w:val="000000"/>
      </w:rPr>
    </w:pPr>
    <w:r>
      <w:rPr>
        <w:rFonts w:ascii="Trebuchet MS" w:eastAsia="Trebuchet MS" w:hAnsi="Trebuchet MS" w:cs="Trebuchet MS"/>
        <w:b/>
        <w:bCs/>
        <w:color w:val="000000"/>
      </w:rPr>
      <w:t xml:space="preserve">CDHS </w:t>
    </w:r>
    <w:proofErr w:type="gramStart"/>
    <w:r>
      <w:rPr>
        <w:rFonts w:ascii="Trebuchet MS" w:eastAsia="Trebuchet MS" w:hAnsi="Trebuchet MS" w:cs="Trebuchet MS"/>
        <w:b/>
        <w:bCs/>
        <w:color w:val="000000"/>
      </w:rPr>
      <w:t>Tracking #</w:t>
    </w:r>
    <w:r>
      <w:rPr>
        <w:rFonts w:ascii="Trebuchet MS" w:eastAsia="Trebuchet MS" w:hAnsi="Trebuchet MS" w:cs="Trebuchet MS"/>
        <w:color w:val="000000"/>
      </w:rPr>
      <w:t>:</w:t>
    </w:r>
    <w:proofErr w:type="gramEnd"/>
    <w:r>
      <w:rPr>
        <w:rFonts w:ascii="Trebuchet MS" w:eastAsia="Trebuchet MS" w:hAnsi="Trebuchet MS" w:cs="Trebuchet MS"/>
        <w:color w:val="000000"/>
      </w:rPr>
      <w:t xml:space="preserve"> </w:t>
    </w:r>
  </w:p>
  <w:p w14:paraId="77E8A06F" w14:textId="77777777" w:rsidR="004B16A1" w:rsidRDefault="004B16A1" w:rsidP="004B16A1">
    <w:pPr>
      <w:pBdr>
        <w:top w:val="nil"/>
        <w:left w:val="nil"/>
        <w:bottom w:val="nil"/>
        <w:right w:val="nil"/>
        <w:between w:val="nil"/>
      </w:pBdr>
      <w:tabs>
        <w:tab w:val="center" w:pos="4320"/>
        <w:tab w:val="right" w:pos="8640"/>
      </w:tabs>
      <w:ind w:hanging="2"/>
      <w:rPr>
        <w:rFonts w:ascii="Trebuchet MS" w:eastAsia="Trebuchet MS" w:hAnsi="Trebuchet MS" w:cs="Trebuchet MS"/>
        <w:color w:val="000000"/>
      </w:rPr>
    </w:pPr>
  </w:p>
  <w:p w14:paraId="1B1EB02D" w14:textId="300EB3A9" w:rsidR="004B16A1" w:rsidRDefault="004B16A1" w:rsidP="004B16A1">
    <w:pPr>
      <w:pBdr>
        <w:top w:val="nil"/>
        <w:left w:val="nil"/>
        <w:bottom w:val="nil"/>
        <w:right w:val="nil"/>
        <w:between w:val="nil"/>
      </w:pBdr>
      <w:tabs>
        <w:tab w:val="center" w:pos="4320"/>
        <w:tab w:val="right" w:pos="8640"/>
      </w:tabs>
      <w:ind w:hanging="2"/>
      <w:rPr>
        <w:rFonts w:ascii="Trebuchet MS" w:eastAsia="Trebuchet MS" w:hAnsi="Trebuchet MS" w:cs="Trebuchet MS"/>
        <w:color w:val="000000"/>
      </w:rPr>
    </w:pPr>
    <w:r>
      <w:rPr>
        <w:rFonts w:ascii="Trebuchet MS" w:eastAsia="Trebuchet MS" w:hAnsi="Trebuchet MS" w:cs="Trebuchet MS"/>
        <w:color w:val="000000"/>
      </w:rPr>
      <w:t>Office, Division &amp; Program: OES, FEAD, SNAP                        Rule Author: Brett Bustos CCR Series Amended: 10 CCR 2506-01                         Email: brett.bustos@state.co.us</w:t>
    </w:r>
  </w:p>
  <w:p w14:paraId="000000A0" w14:textId="77777777" w:rsidR="00AC12B3" w:rsidRDefault="00AC12B3">
    <w:pPr>
      <w:pBdr>
        <w:top w:val="nil"/>
        <w:left w:val="nil"/>
        <w:bottom w:val="nil"/>
        <w:right w:val="nil"/>
        <w:between w:val="nil"/>
      </w:pBdr>
      <w:tabs>
        <w:tab w:val="center" w:pos="4320"/>
        <w:tab w:val="right" w:pos="8640"/>
      </w:tabs>
      <w:ind w:hanging="2"/>
      <w:rPr>
        <w:color w:val="000000"/>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9A041E"/>
    <w:multiLevelType w:val="hybridMultilevel"/>
    <w:tmpl w:val="84B8153E"/>
    <w:lvl w:ilvl="0" w:tplc="10224800">
      <w:start w:val="1"/>
      <w:numFmt w:val="upperLetter"/>
      <w:lvlText w:val="%1."/>
      <w:lvlJc w:val="left"/>
      <w:pPr>
        <w:ind w:left="718" w:hanging="720"/>
      </w:pPr>
      <w:rPr>
        <w:rFonts w:hint="default"/>
      </w:rPr>
    </w:lvl>
    <w:lvl w:ilvl="1" w:tplc="04090019" w:tentative="1">
      <w:start w:val="1"/>
      <w:numFmt w:val="lowerLetter"/>
      <w:lvlText w:val="%2."/>
      <w:lvlJc w:val="left"/>
      <w:pPr>
        <w:ind w:left="1078" w:hanging="360"/>
      </w:pPr>
    </w:lvl>
    <w:lvl w:ilvl="2" w:tplc="0409001B" w:tentative="1">
      <w:start w:val="1"/>
      <w:numFmt w:val="lowerRoman"/>
      <w:lvlText w:val="%3."/>
      <w:lvlJc w:val="right"/>
      <w:pPr>
        <w:ind w:left="1798" w:hanging="180"/>
      </w:pPr>
    </w:lvl>
    <w:lvl w:ilvl="3" w:tplc="0409000F" w:tentative="1">
      <w:start w:val="1"/>
      <w:numFmt w:val="decimal"/>
      <w:lvlText w:val="%4."/>
      <w:lvlJc w:val="left"/>
      <w:pPr>
        <w:ind w:left="2518" w:hanging="360"/>
      </w:pPr>
    </w:lvl>
    <w:lvl w:ilvl="4" w:tplc="04090019" w:tentative="1">
      <w:start w:val="1"/>
      <w:numFmt w:val="lowerLetter"/>
      <w:lvlText w:val="%5."/>
      <w:lvlJc w:val="left"/>
      <w:pPr>
        <w:ind w:left="3238" w:hanging="360"/>
      </w:pPr>
    </w:lvl>
    <w:lvl w:ilvl="5" w:tplc="0409001B" w:tentative="1">
      <w:start w:val="1"/>
      <w:numFmt w:val="lowerRoman"/>
      <w:lvlText w:val="%6."/>
      <w:lvlJc w:val="right"/>
      <w:pPr>
        <w:ind w:left="3958" w:hanging="180"/>
      </w:pPr>
    </w:lvl>
    <w:lvl w:ilvl="6" w:tplc="0409000F" w:tentative="1">
      <w:start w:val="1"/>
      <w:numFmt w:val="decimal"/>
      <w:lvlText w:val="%7."/>
      <w:lvlJc w:val="left"/>
      <w:pPr>
        <w:ind w:left="4678" w:hanging="360"/>
      </w:pPr>
    </w:lvl>
    <w:lvl w:ilvl="7" w:tplc="04090019" w:tentative="1">
      <w:start w:val="1"/>
      <w:numFmt w:val="lowerLetter"/>
      <w:lvlText w:val="%8."/>
      <w:lvlJc w:val="left"/>
      <w:pPr>
        <w:ind w:left="5398" w:hanging="360"/>
      </w:pPr>
    </w:lvl>
    <w:lvl w:ilvl="8" w:tplc="0409001B" w:tentative="1">
      <w:start w:val="1"/>
      <w:numFmt w:val="lowerRoman"/>
      <w:lvlText w:val="%9."/>
      <w:lvlJc w:val="right"/>
      <w:pPr>
        <w:ind w:left="6118" w:hanging="180"/>
      </w:pPr>
    </w:lvl>
  </w:abstractNum>
  <w:abstractNum w:abstractNumId="1" w15:restartNumberingAfterBreak="0">
    <w:nsid w:val="77E025E6"/>
    <w:multiLevelType w:val="multilevel"/>
    <w:tmpl w:val="B93EF27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16cid:durableId="1760981070">
    <w:abstractNumId w:val="1"/>
  </w:num>
  <w:num w:numId="2" w16cid:durableId="166940271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rett A. Bustos">
    <w15:presenceInfo w15:providerId="AD" w15:userId="S::BustosBA@cdhs.state.co.us::7c5d05f3-d071-4071-8727-df9cee03c84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12B3"/>
    <w:rsid w:val="0005437C"/>
    <w:rsid w:val="00125430"/>
    <w:rsid w:val="0018132F"/>
    <w:rsid w:val="001B47D9"/>
    <w:rsid w:val="002332C5"/>
    <w:rsid w:val="002B619D"/>
    <w:rsid w:val="002E4253"/>
    <w:rsid w:val="003110E0"/>
    <w:rsid w:val="003C4D74"/>
    <w:rsid w:val="00410E9D"/>
    <w:rsid w:val="00445F68"/>
    <w:rsid w:val="00460D39"/>
    <w:rsid w:val="004B16A1"/>
    <w:rsid w:val="00694FED"/>
    <w:rsid w:val="0075741C"/>
    <w:rsid w:val="008608AA"/>
    <w:rsid w:val="008F3293"/>
    <w:rsid w:val="009432E2"/>
    <w:rsid w:val="009642D5"/>
    <w:rsid w:val="00A16637"/>
    <w:rsid w:val="00AC12B3"/>
    <w:rsid w:val="00B13A85"/>
    <w:rsid w:val="00B67032"/>
    <w:rsid w:val="00BF5235"/>
    <w:rsid w:val="00C96733"/>
    <w:rsid w:val="00CA5B77"/>
    <w:rsid w:val="00CA62EF"/>
    <w:rsid w:val="00DC73E9"/>
    <w:rsid w:val="00E866E9"/>
    <w:rsid w:val="00F2427B"/>
    <w:rsid w:val="00FF12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AE57F"/>
  <w15:docId w15:val="{A4B4AF16-D826-4482-8E50-02BE4441C2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 w:eastAsia="en-US" w:bidi="ar-SA"/>
      </w:rPr>
    </w:rPrDefault>
    <w:pPrDefault>
      <w:pPr>
        <w:ind w:hang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jc w:val="center"/>
      <w:outlineLvl w:val="0"/>
    </w:pPr>
    <w:rPr>
      <w:rFonts w:ascii="Bookman Old Style" w:eastAsia="Bookman Old Style" w:hAnsi="Bookman Old Style" w:cs="Bookman Old Style"/>
      <w:b/>
      <w:bCs/>
    </w:rPr>
  </w:style>
  <w:style w:type="paragraph" w:styleId="Heading2">
    <w:name w:val="heading 2"/>
    <w:basedOn w:val="Normal"/>
    <w:next w:val="Normal"/>
    <w:uiPriority w:val="9"/>
    <w:unhideWhenUsed/>
    <w:qFormat/>
    <w:pPr>
      <w:keepNext/>
      <w:ind w:left="2" w:hanging="4"/>
      <w:outlineLvl w:val="1"/>
    </w:pPr>
    <w:rPr>
      <w:sz w:val="36"/>
      <w:szCs w:val="36"/>
    </w:rPr>
  </w:style>
  <w:style w:type="paragraph" w:styleId="Heading3">
    <w:name w:val="heading 3"/>
    <w:basedOn w:val="Normal"/>
    <w:next w:val="Normal"/>
    <w:uiPriority w:val="9"/>
    <w:unhideWhenUsed/>
    <w:qFormat/>
    <w:pPr>
      <w:keepNext/>
      <w:tabs>
        <w:tab w:val="left" w:pos="720"/>
        <w:tab w:val="left" w:pos="1440"/>
        <w:tab w:val="left" w:pos="2160"/>
      </w:tabs>
      <w:ind w:left="1440" w:hanging="1442"/>
      <w:outlineLvl w:val="2"/>
    </w:pPr>
  </w:style>
  <w:style w:type="paragraph" w:styleId="Heading4">
    <w:name w:val="heading 4"/>
    <w:basedOn w:val="Normal"/>
    <w:next w:val="Normal"/>
    <w:uiPriority w:val="9"/>
    <w:semiHidden/>
    <w:unhideWhenUsed/>
    <w:qFormat/>
    <w:pPr>
      <w:keepNext/>
      <w:jc w:val="center"/>
      <w:outlineLvl w:val="3"/>
    </w:pPr>
    <w:rPr>
      <w:rFonts w:ascii="Bookman Old Style" w:eastAsia="Bookman Old Style" w:hAnsi="Bookman Old Style" w:cs="Bookman Old Style"/>
      <w:b/>
      <w:bCs/>
      <w:sz w:val="28"/>
      <w:szCs w:val="28"/>
    </w:rPr>
  </w:style>
  <w:style w:type="paragraph" w:styleId="Heading5">
    <w:name w:val="heading 5"/>
    <w:basedOn w:val="Normal"/>
    <w:next w:val="Normal"/>
    <w:uiPriority w:val="9"/>
    <w:semiHidden/>
    <w:unhideWhenUsed/>
    <w:qFormat/>
    <w:pPr>
      <w:keepNext/>
      <w:jc w:val="center"/>
      <w:outlineLvl w:val="4"/>
    </w:pPr>
    <w:rPr>
      <w:rFonts w:ascii="Bookman Old Style" w:eastAsia="Bookman Old Style" w:hAnsi="Bookman Old Style" w:cs="Bookman Old Style"/>
      <w:b/>
      <w:bCs/>
      <w:smallCaps/>
      <w:sz w:val="32"/>
      <w:szCs w:val="32"/>
      <w:u w:val="single"/>
    </w:rPr>
  </w:style>
  <w:style w:type="paragraph" w:styleId="Heading6">
    <w:name w:val="heading 6"/>
    <w:basedOn w:val="Normal"/>
    <w:next w:val="Normal"/>
    <w:uiPriority w:val="9"/>
    <w:semiHidden/>
    <w:unhideWhenUsed/>
    <w:qFormat/>
    <w:pPr>
      <w:keepNext/>
      <w:ind w:left="1440"/>
      <w:outlineLvl w:val="5"/>
    </w:pPr>
    <w:rPr>
      <w:rFonts w:ascii="Bookman Old Style" w:eastAsia="Bookman Old Style" w:hAnsi="Bookman Old Style" w:cs="Bookman Old Style"/>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jc w:val="center"/>
    </w:pPr>
    <w:rPr>
      <w:b/>
      <w:bCs/>
      <w:sz w:val="36"/>
      <w:szCs w:val="36"/>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customStyle="1" w:styleId="upar1">
    <w:name w:val="upar1"/>
    <w:basedOn w:val="Normal"/>
    <w:link w:val="upar1Char"/>
    <w:rsid w:val="0005437C"/>
    <w:pPr>
      <w:tabs>
        <w:tab w:val="left" w:pos="720"/>
        <w:tab w:val="left" w:pos="1440"/>
      </w:tabs>
      <w:spacing w:before="240"/>
      <w:ind w:firstLine="0"/>
    </w:pPr>
    <w:rPr>
      <w:rFonts w:eastAsia="Times New Roman"/>
      <w:sz w:val="20"/>
      <w:szCs w:val="20"/>
      <w:lang w:val="en-US"/>
    </w:rPr>
  </w:style>
  <w:style w:type="paragraph" w:customStyle="1" w:styleId="Footnote">
    <w:name w:val="Footnote"/>
    <w:basedOn w:val="Normal"/>
    <w:rsid w:val="0005437C"/>
    <w:pPr>
      <w:spacing w:before="120"/>
      <w:ind w:firstLine="0"/>
    </w:pPr>
    <w:rPr>
      <w:rFonts w:eastAsia="Times New Roman" w:cs="Times New Roman"/>
      <w:sz w:val="16"/>
      <w:szCs w:val="16"/>
      <w:lang w:val="en-US"/>
    </w:rPr>
  </w:style>
  <w:style w:type="character" w:customStyle="1" w:styleId="upar1Char">
    <w:name w:val="upar1 Char"/>
    <w:link w:val="upar1"/>
    <w:locked/>
    <w:rsid w:val="0005437C"/>
    <w:rPr>
      <w:rFonts w:eastAsia="Times New Roman"/>
      <w:sz w:val="20"/>
      <w:szCs w:val="20"/>
      <w:lang w:val="en-US"/>
    </w:rPr>
  </w:style>
  <w:style w:type="paragraph" w:customStyle="1" w:styleId="par1">
    <w:name w:val="par1"/>
    <w:basedOn w:val="Normal"/>
    <w:link w:val="par1Char"/>
    <w:rsid w:val="002B619D"/>
    <w:pPr>
      <w:tabs>
        <w:tab w:val="left" w:pos="720"/>
        <w:tab w:val="left" w:pos="1440"/>
        <w:tab w:val="left" w:pos="2160"/>
      </w:tabs>
      <w:spacing w:before="240"/>
      <w:ind w:left="720" w:hanging="720"/>
    </w:pPr>
    <w:rPr>
      <w:rFonts w:eastAsia="Times New Roman" w:cs="Times New Roman"/>
      <w:sz w:val="20"/>
      <w:lang w:val="en-US"/>
    </w:rPr>
  </w:style>
  <w:style w:type="character" w:customStyle="1" w:styleId="par1Char">
    <w:name w:val="par1 Char"/>
    <w:link w:val="par1"/>
    <w:locked/>
    <w:rsid w:val="002B619D"/>
    <w:rPr>
      <w:rFonts w:eastAsia="Times New Roman" w:cs="Times New Roman"/>
      <w:sz w:val="20"/>
      <w:lang w:val="en-US"/>
    </w:rPr>
  </w:style>
  <w:style w:type="paragraph" w:customStyle="1" w:styleId="upar2">
    <w:name w:val="upar2"/>
    <w:basedOn w:val="upar1"/>
    <w:rsid w:val="002B619D"/>
    <w:pPr>
      <w:ind w:left="720"/>
    </w:pPr>
    <w:rPr>
      <w:szCs w:val="24"/>
    </w:rPr>
  </w:style>
  <w:style w:type="paragraph" w:styleId="ListParagraph">
    <w:name w:val="List Paragraph"/>
    <w:basedOn w:val="Normal"/>
    <w:uiPriority w:val="34"/>
    <w:qFormat/>
    <w:rsid w:val="002B619D"/>
    <w:pPr>
      <w:ind w:left="720"/>
      <w:contextualSpacing/>
    </w:pPr>
  </w:style>
  <w:style w:type="paragraph" w:customStyle="1" w:styleId="par2">
    <w:name w:val="par2"/>
    <w:basedOn w:val="par1"/>
    <w:rsid w:val="002B619D"/>
    <w:pPr>
      <w:ind w:left="1440"/>
    </w:pPr>
  </w:style>
  <w:style w:type="paragraph" w:styleId="Revision">
    <w:name w:val="Revision"/>
    <w:hidden/>
    <w:uiPriority w:val="99"/>
    <w:semiHidden/>
    <w:rsid w:val="00CA5B77"/>
    <w:pPr>
      <w:ind w:firstLine="0"/>
    </w:pPr>
  </w:style>
  <w:style w:type="paragraph" w:styleId="Header">
    <w:name w:val="header"/>
    <w:basedOn w:val="Normal"/>
    <w:link w:val="HeaderChar"/>
    <w:uiPriority w:val="99"/>
    <w:unhideWhenUsed/>
    <w:rsid w:val="004B16A1"/>
    <w:pPr>
      <w:tabs>
        <w:tab w:val="center" w:pos="4680"/>
        <w:tab w:val="right" w:pos="9360"/>
      </w:tabs>
    </w:pPr>
  </w:style>
  <w:style w:type="character" w:customStyle="1" w:styleId="HeaderChar">
    <w:name w:val="Header Char"/>
    <w:basedOn w:val="DefaultParagraphFont"/>
    <w:link w:val="Header"/>
    <w:uiPriority w:val="99"/>
    <w:rsid w:val="004B16A1"/>
  </w:style>
  <w:style w:type="paragraph" w:styleId="Footer">
    <w:name w:val="footer"/>
    <w:basedOn w:val="Normal"/>
    <w:link w:val="FooterChar"/>
    <w:uiPriority w:val="99"/>
    <w:unhideWhenUsed/>
    <w:rsid w:val="004B16A1"/>
    <w:pPr>
      <w:tabs>
        <w:tab w:val="center" w:pos="4680"/>
        <w:tab w:val="right" w:pos="9360"/>
      </w:tabs>
    </w:pPr>
  </w:style>
  <w:style w:type="character" w:customStyle="1" w:styleId="FooterChar">
    <w:name w:val="Footer Char"/>
    <w:basedOn w:val="DefaultParagraphFont"/>
    <w:link w:val="Footer"/>
    <w:uiPriority w:val="99"/>
    <w:rsid w:val="004B16A1"/>
  </w:style>
  <w:style w:type="character" w:styleId="CommentReference">
    <w:name w:val="annotation reference"/>
    <w:basedOn w:val="DefaultParagraphFont"/>
    <w:uiPriority w:val="99"/>
    <w:semiHidden/>
    <w:unhideWhenUsed/>
    <w:rsid w:val="008608AA"/>
    <w:rPr>
      <w:sz w:val="16"/>
      <w:szCs w:val="16"/>
    </w:rPr>
  </w:style>
  <w:style w:type="paragraph" w:styleId="CommentText">
    <w:name w:val="annotation text"/>
    <w:basedOn w:val="Normal"/>
    <w:link w:val="CommentTextChar"/>
    <w:uiPriority w:val="99"/>
    <w:unhideWhenUsed/>
    <w:rsid w:val="008608AA"/>
    <w:rPr>
      <w:sz w:val="20"/>
      <w:szCs w:val="20"/>
    </w:rPr>
  </w:style>
  <w:style w:type="character" w:customStyle="1" w:styleId="CommentTextChar">
    <w:name w:val="Comment Text Char"/>
    <w:basedOn w:val="DefaultParagraphFont"/>
    <w:link w:val="CommentText"/>
    <w:uiPriority w:val="99"/>
    <w:rsid w:val="008608AA"/>
    <w:rPr>
      <w:sz w:val="20"/>
      <w:szCs w:val="20"/>
    </w:rPr>
  </w:style>
  <w:style w:type="paragraph" w:styleId="CommentSubject">
    <w:name w:val="annotation subject"/>
    <w:basedOn w:val="CommentText"/>
    <w:next w:val="CommentText"/>
    <w:link w:val="CommentSubjectChar"/>
    <w:uiPriority w:val="99"/>
    <w:semiHidden/>
    <w:unhideWhenUsed/>
    <w:rsid w:val="008608AA"/>
    <w:rPr>
      <w:b/>
      <w:bCs/>
    </w:rPr>
  </w:style>
  <w:style w:type="character" w:customStyle="1" w:styleId="CommentSubjectChar">
    <w:name w:val="Comment Subject Char"/>
    <w:basedOn w:val="CommentTextChar"/>
    <w:link w:val="CommentSubject"/>
    <w:uiPriority w:val="99"/>
    <w:semiHidden/>
    <w:rsid w:val="008608AA"/>
    <w:rPr>
      <w:b/>
      <w:bCs/>
      <w:sz w:val="20"/>
      <w:szCs w:val="20"/>
    </w:rPr>
  </w:style>
  <w:style w:type="character" w:styleId="Hyperlink">
    <w:name w:val="Hyperlink"/>
    <w:basedOn w:val="DefaultParagraphFont"/>
    <w:uiPriority w:val="99"/>
    <w:unhideWhenUsed/>
    <w:rsid w:val="00445F68"/>
    <w:rPr>
      <w:color w:val="0000FF" w:themeColor="hyperlink"/>
      <w:u w:val="single"/>
    </w:rPr>
  </w:style>
  <w:style w:type="character" w:styleId="UnresolvedMention">
    <w:name w:val="Unresolved Mention"/>
    <w:basedOn w:val="DefaultParagraphFont"/>
    <w:uiPriority w:val="99"/>
    <w:semiHidden/>
    <w:unhideWhenUsed/>
    <w:rsid w:val="00445F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microsoft.com/office/2011/relationships/people" Target="peop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dRD18k3dx5J9ZoKXohbV8kBpHg==">CgMxLjAaDQoBMBIICgYIBTICCAEyDmguZG5sY2w0b3J6YTZpMg5oLjVqZmU5Y3NoOG9veDIOaC5vYnh1eHl0OHkyZmkyDmguYW8wamhkcW9ucjM3Mg5oLm9meDZnMmo3ejhpZjIOaC5rcHlwbzdybTBwaHUyDWguZGM0N2liZ2t2eTQyDmgudzRnMHpzMzcwamtuMg5oLmszOWM3OWR3cDRiZjIOaC50aHh4dWVkd2ZyZWQ4AHIhMXU4SzFDQ1lRV1RKbDJncTkxYjluckloMHRhNUNsYVg4</go:docsCustomData>
</go:gDocsCustomXmlDataStorage>
</file>

<file path=customXml/itemProps1.xml><?xml version="1.0" encoding="utf-8"?>
<ds:datastoreItem xmlns:ds="http://schemas.openxmlformats.org/officeDocument/2006/customXml" ds:itemID="{8736A643-4B3D-4CCB-8AF5-E6ABBEF1DB74}">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8</Pages>
  <Words>1778</Words>
  <Characters>10141</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Brett A. Bustos</dc:creator>
  <cp:lastModifiedBy>Kyle Zinth</cp:lastModifiedBy>
  <cp:revision>4</cp:revision>
  <dcterms:created xsi:type="dcterms:W3CDTF">2026-09-03T15:22:00Z</dcterms:created>
  <dcterms:modified xsi:type="dcterms:W3CDTF">2026-09-08T17:39:00Z</dcterms:modified>
</cp:coreProperties>
</file>