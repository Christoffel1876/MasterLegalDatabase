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5E17F" w14:textId="4D9D9D75" w:rsidR="000C4334" w:rsidRPr="00F05CDE" w:rsidRDefault="000C4334" w:rsidP="00F05CDE">
      <w:pPr>
        <w:jc w:val="center"/>
        <w:rPr>
          <w:sz w:val="36"/>
          <w:szCs w:val="36"/>
        </w:rPr>
      </w:pPr>
      <w:bookmarkStart w:id="0" w:name="_heading=h.dnlcl4orza6i" w:colFirst="0" w:colLast="0"/>
      <w:bookmarkEnd w:id="0"/>
      <w:r w:rsidRPr="00F05CDE">
        <w:rPr>
          <w:sz w:val="36"/>
          <w:szCs w:val="36"/>
        </w:rPr>
        <w:t>Colorado State Board of Human Services</w:t>
      </w:r>
    </w:p>
    <w:p w14:paraId="67B447D7" w14:textId="77777777" w:rsidR="000C4334" w:rsidRPr="000C4334" w:rsidRDefault="000C4334" w:rsidP="00624165">
      <w:pPr>
        <w:pStyle w:val="Heading1"/>
        <w:rPr>
          <w:rFonts w:eastAsia="Arial"/>
        </w:rPr>
      </w:pPr>
      <w:bookmarkStart w:id="1" w:name="_heading=h.5jfe9csh8oox" w:colFirst="0" w:colLast="0"/>
      <w:bookmarkStart w:id="2" w:name="_heading=h.obxuxyt8y2fi" w:colFirst="0" w:colLast="0"/>
      <w:bookmarkEnd w:id="1"/>
      <w:bookmarkEnd w:id="2"/>
      <w:r w:rsidRPr="000C4334">
        <w:rPr>
          <w:rFonts w:eastAsia="Arial"/>
        </w:rPr>
        <w:t>RULEMAKING PACKET</w:t>
      </w:r>
    </w:p>
    <w:p w14:paraId="0D8434BF" w14:textId="77777777" w:rsidR="00F05CDE" w:rsidRPr="000C4334" w:rsidRDefault="00F05CDE" w:rsidP="00624165">
      <w:pPr>
        <w:pStyle w:val="Heading2"/>
        <w:rPr>
          <w:rFonts w:eastAsia="Arial"/>
        </w:rPr>
      </w:pPr>
      <w:r w:rsidRPr="000C4334">
        <w:rPr>
          <w:rFonts w:eastAsia="Arial"/>
        </w:rPr>
        <w:t>1: Summary of Proposed Rule Change</w:t>
      </w:r>
    </w:p>
    <w:p w14:paraId="23E84241" w14:textId="77777777" w:rsidR="00F05CDE" w:rsidRPr="00FB79CD" w:rsidRDefault="00F05CDE" w:rsidP="00F05CDE">
      <w:pPr>
        <w:spacing w:after="0" w:line="240" w:lineRule="auto"/>
        <w:rPr>
          <w:rFonts w:ascii="Trebuchet MS" w:hAnsi="Trebuchet MS"/>
          <w:b/>
          <w:sz w:val="22"/>
          <w:szCs w:val="22"/>
        </w:rPr>
      </w:pPr>
      <w:r w:rsidRPr="00FB79CD">
        <w:rPr>
          <w:rFonts w:ascii="Trebuchet MS" w:hAnsi="Trebuchet MS"/>
          <w:sz w:val="22"/>
          <w:szCs w:val="22"/>
        </w:rPr>
        <w:t xml:space="preserve">Explain in </w:t>
      </w:r>
      <w:r w:rsidRPr="00FB79CD">
        <w:rPr>
          <w:rFonts w:ascii="Trebuchet MS" w:hAnsi="Trebuchet MS"/>
          <w:b/>
          <w:sz w:val="22"/>
          <w:szCs w:val="22"/>
        </w:rPr>
        <w:t>plain language</w:t>
      </w:r>
      <w:r w:rsidRPr="00FB79CD">
        <w:rPr>
          <w:rFonts w:ascii="Trebuchet MS" w:hAnsi="Trebuchet MS"/>
          <w:sz w:val="22"/>
          <w:szCs w:val="22"/>
        </w:rPr>
        <w:t xml:space="preserve"> why the rule or rule change is necessary and what the program hopes to accomplish through this rule. </w:t>
      </w:r>
      <w:r w:rsidRPr="00FB79CD">
        <w:rPr>
          <w:rFonts w:ascii="Trebuchet MS" w:hAnsi="Trebuchet MS"/>
          <w:b/>
          <w:sz w:val="22"/>
          <w:szCs w:val="22"/>
        </w:rPr>
        <w:t>1500 Char max</w:t>
      </w:r>
    </w:p>
    <w:p w14:paraId="20427A4D" w14:textId="77777777" w:rsidR="00F05CDE" w:rsidRPr="00FB79CD" w:rsidRDefault="00F05CDE" w:rsidP="00F05CDE">
      <w:pPr>
        <w:spacing w:after="0" w:line="240" w:lineRule="auto"/>
        <w:rPr>
          <w:rFonts w:ascii="Trebuchet MS" w:hAnsi="Trebuchet MS"/>
          <w:b/>
          <w:sz w:val="22"/>
          <w:szCs w:val="22"/>
        </w:rPr>
      </w:pPr>
    </w:p>
    <w:p w14:paraId="315AA8C6" w14:textId="77777777" w:rsidR="00F05CDE" w:rsidRPr="00FB79CD" w:rsidRDefault="00F05CDE" w:rsidP="00F05CDE">
      <w:pPr>
        <w:spacing w:after="0" w:line="240" w:lineRule="auto"/>
        <w:rPr>
          <w:rFonts w:ascii="Trebuchet MS" w:hAnsi="Trebuchet MS"/>
          <w:sz w:val="22"/>
          <w:szCs w:val="22"/>
        </w:rPr>
      </w:pPr>
      <w:bookmarkStart w:id="3" w:name="_heading=h.k7k1j1vpkgs2" w:colFirst="0" w:colLast="0"/>
      <w:bookmarkEnd w:id="3"/>
      <w:r w:rsidRPr="00FB79CD">
        <w:rPr>
          <w:rFonts w:ascii="Trebuchet MS" w:hAnsi="Trebuchet MS"/>
          <w:sz w:val="22"/>
          <w:szCs w:val="22"/>
        </w:rPr>
        <w:t>On July 4, 2025, House Resolution 1 (H.R.1) was signed into law. This federal law contained several provisions that changed eligibility rules for the Supplemental Nutrition Assistance Program (SNAP). Under these provisions, eligibility criteria have been revised to include modifications to how energy assistance payments are treated in the SNAP budget, restrictions on the non-citizen statuses that are eligible for SNAP, and an expansion of SNAP work requirements. This rule change will bring Colorado SNAP regulations into alignment with the changes made to the program by H.R.1. Additionally, Colorado rule has neglected to include a provision surrounding home address changes reported mid-certification and how that impacts shelter costs. This has been added to this rule package to ensure that Colorado regulations are compliant with existing federal regulations regarding this matter.</w:t>
      </w:r>
    </w:p>
    <w:p w14:paraId="39EB8507" w14:textId="77777777" w:rsidR="00F05CDE" w:rsidRPr="000C4334" w:rsidRDefault="00F05CDE" w:rsidP="00624165">
      <w:pPr>
        <w:pStyle w:val="Heading2"/>
        <w:rPr>
          <w:rFonts w:eastAsia="Arial"/>
        </w:rPr>
      </w:pPr>
      <w:r w:rsidRPr="000C4334">
        <w:rPr>
          <w:rFonts w:eastAsia="Arial"/>
        </w:rPr>
        <w:t xml:space="preserve">2: Procedural Analysis: </w:t>
      </w:r>
    </w:p>
    <w:p w14:paraId="1B5B2660" w14:textId="2C2B0161" w:rsidR="00F05CDE" w:rsidRPr="00FB79CD" w:rsidRDefault="00F05CDE" w:rsidP="00F05CDE">
      <w:pPr>
        <w:rPr>
          <w:rFonts w:ascii="Trebuchet MS" w:hAnsi="Trebuchet MS"/>
          <w:sz w:val="22"/>
          <w:szCs w:val="22"/>
        </w:rPr>
      </w:pPr>
      <w:r w:rsidRPr="00FB79CD">
        <w:rPr>
          <w:rFonts w:ascii="Trebuchet MS" w:hAnsi="Trebuchet MS"/>
          <w:sz w:val="22"/>
          <w:szCs w:val="22"/>
        </w:rPr>
        <w:t xml:space="preserve">a) </w:t>
      </w:r>
      <w:sdt>
        <w:sdtPr>
          <w:rPr>
            <w:rFonts w:ascii="Trebuchet MS" w:hAnsi="Trebuchet MS"/>
            <w:sz w:val="22"/>
            <w:szCs w:val="22"/>
          </w:rPr>
          <w:alias w:val="Type of Rule"/>
          <w:id w:val="916225308"/>
          <w:dropDownList>
            <w:listItem w:displayText="SELECT ADOPTING ENTITY" w:value="SELECT ADOPTING ENTITY"/>
            <w:listItem w:displayText="State Board Rule" w:value="State Board Rule"/>
            <w:listItem w:displayText="Executive Director Rule" w:value="Executive Director Rule"/>
          </w:dropDownList>
        </w:sdtPr>
        <w:sdtContent>
          <w:r w:rsidRPr="00FB79CD">
            <w:rPr>
              <w:rFonts w:ascii="Trebuchet MS" w:hAnsi="Trebuchet MS"/>
              <w:sz w:val="22"/>
              <w:szCs w:val="22"/>
            </w:rPr>
            <w:t>State Board Rule</w:t>
          </w:r>
        </w:sdtContent>
      </w:sdt>
      <w:r w:rsidRPr="00FB79CD">
        <w:rPr>
          <w:rFonts w:ascii="Trebuchet MS" w:eastAsia="Trebuchet MS" w:hAnsi="Trebuchet MS" w:cs="Trebuchet MS"/>
          <w:sz w:val="22"/>
          <w:szCs w:val="22"/>
        </w:rPr>
        <w:t xml:space="preserve">  </w:t>
      </w:r>
      <w:r w:rsidR="00FB79CD" w:rsidRPr="00FB79CD">
        <w:rPr>
          <w:rFonts w:ascii="Trebuchet MS" w:eastAsia="Trebuchet MS" w:hAnsi="Trebuchet MS" w:cs="Trebuchet MS"/>
          <w:sz w:val="22"/>
          <w:szCs w:val="22"/>
        </w:rPr>
        <w:t>[NOTE: This selection indicates the entity adopting the rule.]</w:t>
      </w:r>
    </w:p>
    <w:p w14:paraId="12DBF9A2" w14:textId="1F19C840" w:rsidR="00F05CDE" w:rsidRPr="00FB79CD" w:rsidRDefault="00F05CDE" w:rsidP="00F05CDE">
      <w:pPr>
        <w:rPr>
          <w:rFonts w:ascii="Trebuchet MS" w:hAnsi="Trebuchet MS"/>
          <w:sz w:val="22"/>
          <w:szCs w:val="22"/>
        </w:rPr>
      </w:pPr>
      <w:r w:rsidRPr="00FB79CD">
        <w:rPr>
          <w:rFonts w:ascii="Trebuchet MS" w:eastAsia="Trebuchet MS" w:hAnsi="Trebuchet MS" w:cs="Trebuchet MS"/>
          <w:sz w:val="22"/>
          <w:szCs w:val="22"/>
        </w:rPr>
        <w:t xml:space="preserve">b) </w:t>
      </w:r>
      <w:sdt>
        <w:sdtPr>
          <w:rPr>
            <w:rFonts w:ascii="Trebuchet MS" w:hAnsi="Trebuchet MS"/>
            <w:sz w:val="22"/>
            <w:szCs w:val="22"/>
          </w:rPr>
          <w:alias w:val="Select Type of Rule"/>
          <w:id w:val="-1712978510"/>
          <w:dropDownList>
            <w:listItem w:displayText="SELECT TYPE OF RULE" w:value="SELECT TYPE OF RULE"/>
            <w:listItem w:displayText="Regular Rule" w:value="Regular Rule"/>
            <w:listItem w:displayText="Emergency Rule" w:value="Emergency Rule"/>
            <w:listItem w:displayText="Permanent Following Emergency Rule" w:value="Permanent Following Emergency Rule"/>
          </w:dropDownList>
        </w:sdtPr>
        <w:sdtContent>
          <w:r w:rsidRPr="00FB79CD">
            <w:rPr>
              <w:rFonts w:ascii="Trebuchet MS" w:hAnsi="Trebuchet MS"/>
              <w:sz w:val="22"/>
              <w:szCs w:val="22"/>
            </w:rPr>
            <w:t>Regular Rule</w:t>
          </w:r>
        </w:sdtContent>
      </w:sdt>
      <w:r w:rsidRPr="00FB79CD">
        <w:rPr>
          <w:rFonts w:ascii="Trebuchet MS" w:eastAsia="Trebuchet MS" w:hAnsi="Trebuchet MS" w:cs="Trebuchet MS"/>
          <w:sz w:val="22"/>
          <w:szCs w:val="22"/>
        </w:rPr>
        <w:t xml:space="preserve"> </w:t>
      </w:r>
      <w:r w:rsidR="00FB79CD" w:rsidRPr="00FB79CD">
        <w:rPr>
          <w:rFonts w:ascii="Trebuchet MS" w:eastAsia="Trebuchet MS" w:hAnsi="Trebuchet MS" w:cs="Trebuchet MS"/>
          <w:sz w:val="22"/>
          <w:szCs w:val="22"/>
        </w:rPr>
        <w:t>[NOTE: This selection indicates the type of rule to be adopted. If Emergency, please include justification below in (b)(ii)]</w:t>
      </w:r>
    </w:p>
    <w:p w14:paraId="1C047DA4" w14:textId="670F5283" w:rsidR="00F05CDE" w:rsidRPr="00FB79CD" w:rsidRDefault="00F05CDE" w:rsidP="00F05CDE">
      <w:pPr>
        <w:rPr>
          <w:rFonts w:ascii="Trebuchet MS" w:eastAsia="Trebuchet MS" w:hAnsi="Trebuchet MS" w:cs="Trebuchet MS"/>
          <w:sz w:val="22"/>
          <w:szCs w:val="22"/>
        </w:rPr>
      </w:pPr>
      <w:proofErr w:type="spellStart"/>
      <w:r w:rsidRPr="00FB79CD">
        <w:rPr>
          <w:rFonts w:ascii="Trebuchet MS" w:hAnsi="Trebuchet MS"/>
          <w:sz w:val="22"/>
          <w:szCs w:val="22"/>
        </w:rPr>
        <w:t>i</w:t>
      </w:r>
      <w:proofErr w:type="spellEnd"/>
      <w:r w:rsidRPr="00FB79CD">
        <w:rPr>
          <w:rFonts w:ascii="Trebuchet MS" w:hAnsi="Trebuchet MS"/>
          <w:sz w:val="22"/>
          <w:szCs w:val="22"/>
        </w:rPr>
        <w:t xml:space="preserve">) </w:t>
      </w:r>
      <w:sdt>
        <w:sdtPr>
          <w:rPr>
            <w:rFonts w:ascii="Trebuchet MS" w:hAnsi="Trebuchet MS"/>
            <w:sz w:val="22"/>
            <w:szCs w:val="22"/>
          </w:rPr>
          <w:alias w:val="Type of Rule"/>
          <w:id w:val="1025020437"/>
          <w:dropDownList>
            <w:listItem w:displayText="INDICATE RATIONALE FOR EMERGENCY RULE" w:value="INDICATE RATIONALE FOR EMERGENCY RULE"/>
            <w:listItem w:displayText="Comply with state/federal law" w:value="Comply with state/federal law"/>
            <w:listItem w:displayText="Preserve public health, safety and welfare" w:value="Preserve public health, safety and welfare"/>
            <w:listItem w:displayText="Both: (1) Comply with state/federal law; and (2) Preserve public health, safety and welfare." w:value="Both: (1) Comply with state/federal law; and (2) Preserve public health, safety and welfare."/>
            <w:listItem w:displayText="Not Emergency Rule" w:value="Not Emergency Rule"/>
          </w:dropDownList>
        </w:sdtPr>
        <w:sdtContent>
          <w:r w:rsidRPr="00FB79CD">
            <w:rPr>
              <w:rFonts w:ascii="Trebuchet MS" w:hAnsi="Trebuchet MS"/>
              <w:sz w:val="22"/>
              <w:szCs w:val="22"/>
            </w:rPr>
            <w:t>Not Emergency Rule</w:t>
          </w:r>
        </w:sdtContent>
      </w:sdt>
      <w:r w:rsidRPr="00FB79CD">
        <w:rPr>
          <w:rFonts w:ascii="Trebuchet MS" w:eastAsia="Trebuchet MS" w:hAnsi="Trebuchet MS" w:cs="Trebuchet MS"/>
          <w:sz w:val="22"/>
          <w:szCs w:val="22"/>
        </w:rPr>
        <w:t xml:space="preserve"> </w:t>
      </w:r>
      <w:r w:rsidR="00FB79CD" w:rsidRPr="00FB79CD">
        <w:rPr>
          <w:rFonts w:ascii="Trebuchet MS" w:eastAsia="Trebuchet MS" w:hAnsi="Trebuchet MS" w:cs="Trebuchet MS"/>
          <w:sz w:val="22"/>
          <w:szCs w:val="22"/>
        </w:rPr>
        <w:t>[NOTE: Pick one only if Emergency.]</w:t>
      </w:r>
    </w:p>
    <w:p w14:paraId="15B5FAF2" w14:textId="32ABC864" w:rsidR="00F05CDE" w:rsidRPr="00FB79CD" w:rsidRDefault="00F05CDE" w:rsidP="00F05CDE">
      <w:pPr>
        <w:rPr>
          <w:rFonts w:ascii="Trebuchet MS" w:hAnsi="Trebuchet MS"/>
          <w:sz w:val="22"/>
          <w:szCs w:val="22"/>
        </w:rPr>
      </w:pPr>
      <w:r w:rsidRPr="00FB79CD">
        <w:rPr>
          <w:rFonts w:ascii="Trebuchet MS" w:hAnsi="Trebuchet MS"/>
          <w:sz w:val="22"/>
          <w:szCs w:val="22"/>
        </w:rPr>
        <w:t>ii) Justification for Emergency:</w:t>
      </w:r>
      <w:r w:rsidR="00FB79CD" w:rsidRPr="00FB79CD">
        <w:rPr>
          <w:rFonts w:ascii="Trebuchet MS" w:hAnsi="Trebuchet MS"/>
          <w:sz w:val="22"/>
          <w:szCs w:val="22"/>
        </w:rPr>
        <w:t xml:space="preserve"> </w:t>
      </w:r>
      <w:r w:rsidRPr="00FB79CD">
        <w:rPr>
          <w:rFonts w:ascii="Trebuchet MS" w:hAnsi="Trebuchet MS"/>
          <w:sz w:val="22"/>
          <w:szCs w:val="22"/>
        </w:rPr>
        <w:t>N/A</w:t>
      </w:r>
    </w:p>
    <w:p w14:paraId="17920513" w14:textId="66AD699F" w:rsidR="000C4334" w:rsidRPr="00FB79CD" w:rsidRDefault="00FB79CD" w:rsidP="00F05CDE">
      <w:pPr>
        <w:rPr>
          <w:rFonts w:ascii="Trebuchet MS" w:eastAsia="Trebuchet MS" w:hAnsi="Trebuchet MS" w:cs="Trebuchet MS"/>
          <w:sz w:val="22"/>
          <w:szCs w:val="22"/>
        </w:rPr>
      </w:pPr>
      <w:bookmarkStart w:id="4" w:name="_heading=h.ofx6g2j7z8if" w:colFirst="0" w:colLast="0"/>
      <w:bookmarkEnd w:id="4"/>
      <w:r w:rsidRPr="00FB79CD">
        <w:rPr>
          <w:rFonts w:ascii="Trebuchet MS" w:hAnsi="Trebuchet MS"/>
          <w:sz w:val="22"/>
          <w:szCs w:val="22"/>
        </w:rPr>
        <w:t>c</w:t>
      </w:r>
      <w:r w:rsidR="00F05CDE" w:rsidRPr="00FB79CD">
        <w:rPr>
          <w:rFonts w:ascii="Trebuchet MS" w:hAnsi="Trebuchet MS"/>
          <w:sz w:val="22"/>
          <w:szCs w:val="22"/>
        </w:rPr>
        <w:t xml:space="preserve">) </w:t>
      </w:r>
      <w:r w:rsidR="000C4334" w:rsidRPr="00FB79CD">
        <w:rPr>
          <w:rFonts w:ascii="Trebuchet MS" w:hAnsi="Trebuchet MS"/>
          <w:sz w:val="22"/>
          <w:szCs w:val="22"/>
        </w:rPr>
        <w:t>This package contains the following types of rules: [NOTE: Check all that apply.]</w:t>
      </w:r>
    </w:p>
    <w:p w14:paraId="57D97667" w14:textId="77777777" w:rsidR="000C4334" w:rsidRPr="00FB79CD" w:rsidRDefault="000C4334" w:rsidP="00F05CDE">
      <w:pPr>
        <w:rPr>
          <w:rFonts w:ascii="Trebuchet MS" w:hAnsi="Trebuchet MS"/>
          <w:sz w:val="22"/>
          <w:szCs w:val="22"/>
        </w:rPr>
      </w:pPr>
      <w:r w:rsidRPr="00FB79CD">
        <w:rPr>
          <w:rFonts w:ascii="Trebuchet MS" w:hAnsi="Trebuchet MS"/>
          <w:sz w:val="22"/>
          <w:szCs w:val="22"/>
        </w:rPr>
        <w:t xml:space="preserve">               </w:t>
      </w:r>
      <w:sdt>
        <w:sdtPr>
          <w:rPr>
            <w:rFonts w:ascii="Trebuchet MS" w:hAnsi="Trebuchet MS"/>
            <w:sz w:val="22"/>
            <w:szCs w:val="22"/>
          </w:rPr>
          <w:id w:val="1102533730"/>
          <w14:checkbox>
            <w14:checked w14:val="1"/>
            <w14:checkedState w14:val="2612" w14:font="MS Gothic"/>
            <w14:uncheckedState w14:val="2610" w14:font="MS Gothic"/>
          </w14:checkbox>
        </w:sdtPr>
        <w:sdtContent>
          <w:r w:rsidRPr="00FB79CD">
            <w:rPr>
              <w:rFonts w:ascii="Segoe UI Symbol" w:hAnsi="Segoe UI Symbol" w:cs="Segoe UI Symbol"/>
              <w:sz w:val="22"/>
              <w:szCs w:val="22"/>
            </w:rPr>
            <w:t>☒</w:t>
          </w:r>
        </w:sdtContent>
      </w:sdt>
      <w:r w:rsidRPr="00FB79CD">
        <w:rPr>
          <w:rFonts w:ascii="Trebuchet MS" w:hAnsi="Trebuchet MS"/>
          <w:sz w:val="22"/>
          <w:szCs w:val="22"/>
        </w:rPr>
        <w:t xml:space="preserve"> New Rules                              </w:t>
      </w:r>
      <w:sdt>
        <w:sdtPr>
          <w:rPr>
            <w:rFonts w:ascii="Trebuchet MS" w:hAnsi="Trebuchet MS"/>
            <w:sz w:val="22"/>
            <w:szCs w:val="22"/>
          </w:rPr>
          <w:id w:val="-1662389101"/>
          <w14:checkbox>
            <w14:checked w14:val="1"/>
            <w14:checkedState w14:val="2612" w14:font="MS Gothic"/>
            <w14:uncheckedState w14:val="2610" w14:font="MS Gothic"/>
          </w14:checkbox>
        </w:sdtPr>
        <w:sdtContent>
          <w:r w:rsidRPr="00FB79CD">
            <w:rPr>
              <w:rFonts w:ascii="Segoe UI Symbol" w:hAnsi="Segoe UI Symbol" w:cs="Segoe UI Symbol"/>
              <w:sz w:val="22"/>
              <w:szCs w:val="22"/>
            </w:rPr>
            <w:t>☒</w:t>
          </w:r>
        </w:sdtContent>
      </w:sdt>
      <w:r w:rsidRPr="00FB79CD">
        <w:rPr>
          <w:rFonts w:ascii="Trebuchet MS" w:hAnsi="Trebuchet MS"/>
          <w:sz w:val="22"/>
          <w:szCs w:val="22"/>
        </w:rPr>
        <w:t xml:space="preserve"> Amended Rules                            </w:t>
      </w:r>
    </w:p>
    <w:p w14:paraId="4CA038B7" w14:textId="77777777" w:rsidR="000C4334" w:rsidRPr="00FB79CD" w:rsidRDefault="000C4334" w:rsidP="00F05CDE">
      <w:pPr>
        <w:rPr>
          <w:rFonts w:ascii="Trebuchet MS" w:hAnsi="Trebuchet MS"/>
          <w:sz w:val="22"/>
          <w:szCs w:val="22"/>
        </w:rPr>
      </w:pPr>
      <w:r w:rsidRPr="00FB79CD">
        <w:rPr>
          <w:rFonts w:ascii="Trebuchet MS" w:hAnsi="Trebuchet MS"/>
          <w:sz w:val="22"/>
          <w:szCs w:val="22"/>
        </w:rPr>
        <w:t xml:space="preserve">               </w:t>
      </w:r>
      <w:sdt>
        <w:sdtPr>
          <w:rPr>
            <w:rFonts w:ascii="Trebuchet MS" w:hAnsi="Trebuchet MS"/>
            <w:sz w:val="22"/>
            <w:szCs w:val="22"/>
          </w:rPr>
          <w:id w:val="-1892718873"/>
          <w14:checkbox>
            <w14:checked w14:val="0"/>
            <w14:checkedState w14:val="2612" w14:font="MS Gothic"/>
            <w14:uncheckedState w14:val="2610" w14:font="MS Gothic"/>
          </w14:checkbox>
        </w:sdtPr>
        <w:sdtContent>
          <w:r w:rsidRPr="00FB79CD">
            <w:rPr>
              <w:rFonts w:ascii="Segoe UI Symbol" w:hAnsi="Segoe UI Symbol" w:cs="Segoe UI Symbol"/>
              <w:sz w:val="22"/>
              <w:szCs w:val="22"/>
            </w:rPr>
            <w:t>☐</w:t>
          </w:r>
        </w:sdtContent>
      </w:sdt>
      <w:r w:rsidRPr="00FB79CD">
        <w:rPr>
          <w:rFonts w:ascii="Trebuchet MS" w:hAnsi="Trebuchet MS"/>
          <w:sz w:val="22"/>
          <w:szCs w:val="22"/>
        </w:rPr>
        <w:t xml:space="preserve"> Repealed Rules                       </w:t>
      </w:r>
      <w:sdt>
        <w:sdtPr>
          <w:rPr>
            <w:rFonts w:ascii="Trebuchet MS" w:hAnsi="Trebuchet MS"/>
            <w:sz w:val="22"/>
            <w:szCs w:val="22"/>
          </w:rPr>
          <w:id w:val="679316200"/>
          <w14:checkbox>
            <w14:checked w14:val="0"/>
            <w14:checkedState w14:val="2612" w14:font="MS Gothic"/>
            <w14:uncheckedState w14:val="2610" w14:font="MS Gothic"/>
          </w14:checkbox>
        </w:sdtPr>
        <w:sdtContent>
          <w:r w:rsidRPr="00FB79CD">
            <w:rPr>
              <w:rFonts w:ascii="Segoe UI Symbol" w:hAnsi="Segoe UI Symbol" w:cs="Segoe UI Symbol"/>
              <w:sz w:val="22"/>
              <w:szCs w:val="22"/>
            </w:rPr>
            <w:t>☐</w:t>
          </w:r>
        </w:sdtContent>
      </w:sdt>
      <w:r w:rsidRPr="00FB79CD">
        <w:rPr>
          <w:rFonts w:ascii="Trebuchet MS" w:hAnsi="Trebuchet MS"/>
          <w:sz w:val="22"/>
          <w:szCs w:val="22"/>
        </w:rPr>
        <w:t xml:space="preserve"> Reviewed Rules</w:t>
      </w:r>
    </w:p>
    <w:p w14:paraId="2EE37A38" w14:textId="27AD1793" w:rsidR="000C4334" w:rsidRPr="00FB79CD" w:rsidRDefault="00FB79CD" w:rsidP="00037E4C">
      <w:pPr>
        <w:rPr>
          <w:rFonts w:ascii="Trebuchet MS" w:hAnsi="Trebuchet MS"/>
          <w:sz w:val="22"/>
          <w:szCs w:val="22"/>
        </w:rPr>
      </w:pPr>
      <w:r w:rsidRPr="00FB79CD">
        <w:rPr>
          <w:rFonts w:ascii="Trebuchet MS" w:hAnsi="Trebuchet MS"/>
          <w:sz w:val="22"/>
          <w:szCs w:val="22"/>
        </w:rPr>
        <w:t>d</w:t>
      </w:r>
      <w:proofErr w:type="gramStart"/>
      <w:r w:rsidR="00F05CDE" w:rsidRPr="00FB79CD">
        <w:rPr>
          <w:rFonts w:ascii="Trebuchet MS" w:hAnsi="Trebuchet MS"/>
          <w:sz w:val="22"/>
          <w:szCs w:val="22"/>
        </w:rPr>
        <w:t>)</w:t>
      </w:r>
      <w:r w:rsidRPr="00FB79CD">
        <w:rPr>
          <w:rFonts w:ascii="Trebuchet MS" w:hAnsi="Trebuchet MS"/>
          <w:sz w:val="22"/>
          <w:szCs w:val="22"/>
        </w:rPr>
        <w:t xml:space="preserve"> </w:t>
      </w:r>
      <w:r w:rsidR="00F05CDE" w:rsidRPr="00FB79CD">
        <w:rPr>
          <w:rFonts w:ascii="Trebuchet MS" w:hAnsi="Trebuchet MS"/>
          <w:sz w:val="22"/>
          <w:szCs w:val="22"/>
        </w:rPr>
        <w:t xml:space="preserve"> </w:t>
      </w:r>
      <w:r w:rsidR="000C4334" w:rsidRPr="00FB79CD">
        <w:rPr>
          <w:rFonts w:ascii="Trebuchet MS" w:hAnsi="Trebuchet MS"/>
          <w:sz w:val="22"/>
          <w:szCs w:val="22"/>
        </w:rPr>
        <w:t>First</w:t>
      </w:r>
      <w:proofErr w:type="gramEnd"/>
      <w:r w:rsidR="000C4334" w:rsidRPr="00FB79CD">
        <w:rPr>
          <w:rFonts w:ascii="Trebuchet MS" w:hAnsi="Trebuchet MS"/>
          <w:sz w:val="22"/>
          <w:szCs w:val="22"/>
        </w:rPr>
        <w:t xml:space="preserve"> SBHS Read Month: </w:t>
      </w:r>
      <w:r w:rsidR="00765CB7" w:rsidRPr="00FB79CD">
        <w:rPr>
          <w:rFonts w:ascii="Trebuchet MS" w:hAnsi="Trebuchet MS"/>
          <w:sz w:val="22"/>
          <w:szCs w:val="22"/>
        </w:rPr>
        <w:t>August</w:t>
      </w:r>
      <w:r w:rsidR="000C4334" w:rsidRPr="00FB79CD">
        <w:rPr>
          <w:rFonts w:ascii="Trebuchet MS" w:hAnsi="Trebuchet MS"/>
          <w:sz w:val="22"/>
          <w:szCs w:val="22"/>
        </w:rPr>
        <w:t xml:space="preserve"> 2026 </w:t>
      </w:r>
      <w:r w:rsidRPr="00FB79CD">
        <w:rPr>
          <w:rFonts w:ascii="Trebuchet MS" w:hAnsi="Trebuchet MS"/>
          <w:sz w:val="22"/>
          <w:szCs w:val="22"/>
        </w:rPr>
        <w:t xml:space="preserve">     </w:t>
      </w:r>
      <w:r w:rsidR="000C4334" w:rsidRPr="00FB79CD">
        <w:rPr>
          <w:rFonts w:ascii="Trebuchet MS" w:hAnsi="Trebuchet MS"/>
          <w:sz w:val="22"/>
          <w:szCs w:val="22"/>
        </w:rPr>
        <w:t xml:space="preserve">e) Second SBHS Read Month: </w:t>
      </w:r>
      <w:r w:rsidR="00765CB7" w:rsidRPr="00FB79CD">
        <w:rPr>
          <w:rFonts w:ascii="Trebuchet MS" w:hAnsi="Trebuchet MS"/>
          <w:sz w:val="22"/>
          <w:szCs w:val="22"/>
        </w:rPr>
        <w:t>September</w:t>
      </w:r>
      <w:r w:rsidR="000C4334" w:rsidRPr="00FB79CD">
        <w:rPr>
          <w:rFonts w:ascii="Trebuchet MS" w:hAnsi="Trebuchet MS"/>
          <w:sz w:val="22"/>
          <w:szCs w:val="22"/>
        </w:rPr>
        <w:t xml:space="preserve"> 2026</w:t>
      </w:r>
    </w:p>
    <w:p w14:paraId="6083EE8E" w14:textId="6FB5ACA5" w:rsidR="000C4334" w:rsidRPr="00FB79CD" w:rsidRDefault="000C4334" w:rsidP="0073715E">
      <w:pPr>
        <w:rPr>
          <w:rFonts w:ascii="Trebuchet MS" w:hAnsi="Trebuchet MS"/>
          <w:sz w:val="22"/>
          <w:szCs w:val="22"/>
        </w:rPr>
      </w:pPr>
      <w:r w:rsidRPr="00FB79CD">
        <w:rPr>
          <w:rFonts w:ascii="Trebuchet MS" w:hAnsi="Trebuchet MS"/>
          <w:sz w:val="22"/>
          <w:szCs w:val="22"/>
        </w:rPr>
        <w:t>f)</w:t>
      </w:r>
      <w:r w:rsidR="00FB79CD" w:rsidRPr="00FB79CD">
        <w:rPr>
          <w:rFonts w:ascii="Trebuchet MS" w:hAnsi="Trebuchet MS"/>
          <w:sz w:val="22"/>
          <w:szCs w:val="22"/>
        </w:rPr>
        <w:t xml:space="preserve"> </w:t>
      </w:r>
      <w:r w:rsidRPr="00FB79CD">
        <w:rPr>
          <w:rFonts w:ascii="Trebuchet MS" w:hAnsi="Trebuchet MS"/>
          <w:sz w:val="22"/>
          <w:szCs w:val="22"/>
        </w:rPr>
        <w:t xml:space="preserve">Effective Date: </w:t>
      </w:r>
      <w:r w:rsidR="00765CB7" w:rsidRPr="00FB79CD">
        <w:rPr>
          <w:rFonts w:ascii="Trebuchet MS" w:hAnsi="Trebuchet MS"/>
          <w:sz w:val="22"/>
          <w:szCs w:val="22"/>
        </w:rPr>
        <w:t xml:space="preserve">October 1, </w:t>
      </w:r>
      <w:proofErr w:type="gramStart"/>
      <w:r w:rsidR="00765CB7" w:rsidRPr="00FB79CD">
        <w:rPr>
          <w:rFonts w:ascii="Trebuchet MS" w:hAnsi="Trebuchet MS"/>
          <w:sz w:val="22"/>
          <w:szCs w:val="22"/>
        </w:rPr>
        <w:t>2026</w:t>
      </w:r>
      <w:proofErr w:type="gramEnd"/>
      <w:r w:rsidRPr="00FB79CD">
        <w:rPr>
          <w:rFonts w:ascii="Trebuchet MS" w:hAnsi="Trebuchet MS"/>
          <w:sz w:val="22"/>
          <w:szCs w:val="22"/>
        </w:rPr>
        <w:t xml:space="preserve">        g) Effective Dates </w:t>
      </w:r>
      <w:proofErr w:type="gramStart"/>
      <w:r w:rsidRPr="00FB79CD">
        <w:rPr>
          <w:rFonts w:ascii="Trebuchet MS" w:hAnsi="Trebuchet MS"/>
          <w:sz w:val="22"/>
          <w:szCs w:val="22"/>
        </w:rPr>
        <w:t>is</w:t>
      </w:r>
      <w:proofErr w:type="gramEnd"/>
      <w:r w:rsidRPr="00FB79CD">
        <w:rPr>
          <w:rFonts w:ascii="Trebuchet MS" w:hAnsi="Trebuchet MS"/>
          <w:sz w:val="22"/>
          <w:szCs w:val="22"/>
        </w:rPr>
        <w:t xml:space="preserve">:  </w:t>
      </w:r>
      <w:sdt>
        <w:sdtPr>
          <w:rPr>
            <w:rFonts w:ascii="Trebuchet MS" w:eastAsia="Arial" w:hAnsi="Trebuchet MS" w:cs="Arial"/>
            <w:sz w:val="22"/>
            <w:szCs w:val="22"/>
          </w:rPr>
          <w:alias w:val="Effective Date of Rule"/>
          <w:id w:val="-1352797672"/>
          <w:dropDownList>
            <w:listItem w:displayText="INDICATE WHETHER EFFECTIVE DATE IS REQUIRED OR DISCRETIONARY" w:value="INDICATE WHETHER EFFECTIVE DATE IS REQUIRED OR DISCRETIONARY"/>
            <w:listItem w:displayText="Required - Statutory" w:value="Required - Statutory"/>
            <w:listItem w:displayText="Required - Other" w:value="Required - Other"/>
            <w:listItem w:displayText="Discretionary" w:value="Discretionary"/>
          </w:dropDownList>
        </w:sdtPr>
        <w:sdtContent>
          <w:r w:rsidRPr="00FB79CD">
            <w:rPr>
              <w:rFonts w:ascii="Trebuchet MS" w:eastAsia="Arial" w:hAnsi="Trebuchet MS" w:cs="Arial"/>
              <w:sz w:val="22"/>
              <w:szCs w:val="22"/>
            </w:rPr>
            <w:t>Discretionary</w:t>
          </w:r>
        </w:sdtContent>
      </w:sdt>
    </w:p>
    <w:p w14:paraId="4063AA4F" w14:textId="77777777" w:rsidR="000C4334" w:rsidRPr="000C4334" w:rsidRDefault="000C4334" w:rsidP="00037E4C"/>
    <w:p w14:paraId="4A8961AE" w14:textId="77777777" w:rsidR="000C4334" w:rsidRPr="000C4334" w:rsidRDefault="000C4334" w:rsidP="00624165">
      <w:pPr>
        <w:pStyle w:val="Heading2"/>
        <w:rPr>
          <w:rFonts w:eastAsia="Arial"/>
        </w:rPr>
      </w:pPr>
      <w:bookmarkStart w:id="5" w:name="_heading=h.kpypo7rm0phu" w:colFirst="0" w:colLast="0"/>
      <w:bookmarkEnd w:id="5"/>
      <w:r w:rsidRPr="000C4334">
        <w:rPr>
          <w:rFonts w:eastAsia="Arial"/>
        </w:rPr>
        <w:t>3: Regulatory Analysis:</w:t>
      </w:r>
    </w:p>
    <w:p w14:paraId="137526E8" w14:textId="4B974F89" w:rsidR="000C4334" w:rsidRPr="00FB79CD" w:rsidRDefault="00037E4C" w:rsidP="00037E4C">
      <w:pPr>
        <w:rPr>
          <w:rFonts w:ascii="Trebuchet MS" w:hAnsi="Trebuchet MS"/>
          <w:sz w:val="22"/>
          <w:szCs w:val="22"/>
        </w:rPr>
      </w:pPr>
      <w:r w:rsidRPr="00FB79CD">
        <w:rPr>
          <w:rFonts w:ascii="Trebuchet MS" w:hAnsi="Trebuchet MS"/>
          <w:sz w:val="22"/>
          <w:szCs w:val="22"/>
        </w:rPr>
        <w:t>a)</w:t>
      </w:r>
      <w:r w:rsidR="000C4334" w:rsidRPr="00FB79CD">
        <w:rPr>
          <w:rFonts w:ascii="Trebuchet MS" w:hAnsi="Trebuchet MS"/>
          <w:sz w:val="22"/>
          <w:szCs w:val="22"/>
        </w:rPr>
        <w:t xml:space="preserve"> List of groups impacted by this rule. [NOTE: List groups of </w:t>
      </w:r>
      <w:proofErr w:type="gramStart"/>
      <w:r w:rsidR="000C4334" w:rsidRPr="00FB79CD">
        <w:rPr>
          <w:rFonts w:ascii="Trebuchet MS" w:hAnsi="Trebuchet MS"/>
          <w:sz w:val="22"/>
          <w:szCs w:val="22"/>
        </w:rPr>
        <w:t>persons</w:t>
      </w:r>
      <w:proofErr w:type="gramEnd"/>
      <w:r w:rsidR="000C4334" w:rsidRPr="00FB79CD">
        <w:rPr>
          <w:rFonts w:ascii="Trebuchet MS" w:hAnsi="Trebuchet MS"/>
          <w:sz w:val="22"/>
          <w:szCs w:val="22"/>
        </w:rPr>
        <w:t xml:space="preserve"> will benefit, bear the burdens or be adversely impacted by this rule.] </w:t>
      </w:r>
    </w:p>
    <w:p w14:paraId="10624BD4" w14:textId="77777777" w:rsidR="000C4334" w:rsidRPr="00FB79CD" w:rsidRDefault="000C4334" w:rsidP="00037E4C">
      <w:pPr>
        <w:rPr>
          <w:rFonts w:ascii="Trebuchet MS" w:hAnsi="Trebuchet MS"/>
          <w:sz w:val="22"/>
          <w:szCs w:val="22"/>
        </w:rPr>
      </w:pPr>
      <w:r w:rsidRPr="00FB79CD">
        <w:rPr>
          <w:rFonts w:ascii="Trebuchet MS" w:hAnsi="Trebuchet MS"/>
          <w:sz w:val="22"/>
          <w:szCs w:val="22"/>
        </w:rPr>
        <w:lastRenderedPageBreak/>
        <w:t>SNAP applicants and recipients are adversely impacted by this rule change as it restricts eligibility for SNAP. County Human Services Departments have borne the burdens of explaining the rule change to households affected, which given the nature of the rule change, results in negative conversations.</w:t>
      </w:r>
    </w:p>
    <w:p w14:paraId="2603CAAD" w14:textId="77777777" w:rsidR="000C4334" w:rsidRPr="00FB79CD" w:rsidRDefault="000C4334" w:rsidP="00037E4C">
      <w:pPr>
        <w:rPr>
          <w:rFonts w:ascii="Trebuchet MS" w:hAnsi="Trebuchet MS"/>
          <w:sz w:val="22"/>
          <w:szCs w:val="22"/>
        </w:rPr>
      </w:pPr>
      <w:r w:rsidRPr="00FB79CD">
        <w:rPr>
          <w:rFonts w:ascii="Trebuchet MS" w:hAnsi="Trebuchet MS"/>
          <w:sz w:val="22"/>
          <w:szCs w:val="22"/>
        </w:rPr>
        <w:t xml:space="preserve"> </w:t>
      </w:r>
    </w:p>
    <w:p w14:paraId="7A830D56" w14:textId="25D9D26C" w:rsidR="000C4334" w:rsidRPr="00FB79CD" w:rsidRDefault="00037E4C" w:rsidP="0073715E">
      <w:pPr>
        <w:rPr>
          <w:rFonts w:ascii="Trebuchet MS" w:hAnsi="Trebuchet MS"/>
          <w:sz w:val="22"/>
          <w:szCs w:val="22"/>
        </w:rPr>
      </w:pPr>
      <w:r w:rsidRPr="00FB79CD">
        <w:rPr>
          <w:rFonts w:ascii="Trebuchet MS" w:hAnsi="Trebuchet MS"/>
          <w:sz w:val="22"/>
          <w:szCs w:val="22"/>
        </w:rPr>
        <w:t>b)</w:t>
      </w:r>
      <w:r w:rsidR="000C4334" w:rsidRPr="00FB79CD">
        <w:rPr>
          <w:rFonts w:ascii="Trebuchet MS" w:hAnsi="Trebuchet MS"/>
          <w:sz w:val="22"/>
          <w:szCs w:val="22"/>
        </w:rPr>
        <w:t xml:space="preserve"> Describe the qualitative and quantitative impact. [NOTE: How will this </w:t>
      </w:r>
      <w:proofErr w:type="gramStart"/>
      <w:r w:rsidR="000C4334" w:rsidRPr="00FB79CD">
        <w:rPr>
          <w:rFonts w:ascii="Trebuchet MS" w:hAnsi="Trebuchet MS"/>
          <w:sz w:val="22"/>
          <w:szCs w:val="22"/>
        </w:rPr>
        <w:t>rule-making</w:t>
      </w:r>
      <w:proofErr w:type="gramEnd"/>
      <w:r w:rsidR="000C4334" w:rsidRPr="00FB79CD">
        <w:rPr>
          <w:rFonts w:ascii="Trebuchet MS" w:hAnsi="Trebuchet MS"/>
          <w:sz w:val="22"/>
          <w:szCs w:val="22"/>
        </w:rPr>
        <w:t xml:space="preserve"> impact those groups listed above?  How many people will be impacted?  What are the short-term and long-term consequences of this rule?]</w:t>
      </w:r>
    </w:p>
    <w:p w14:paraId="10A388D1" w14:textId="2317E217" w:rsidR="000C4334" w:rsidRPr="00FB79CD" w:rsidRDefault="000C4334" w:rsidP="00037E4C">
      <w:pPr>
        <w:rPr>
          <w:rFonts w:ascii="Trebuchet MS" w:hAnsi="Trebuchet MS"/>
          <w:sz w:val="22"/>
          <w:szCs w:val="22"/>
        </w:rPr>
      </w:pPr>
      <w:r w:rsidRPr="00FB79CD">
        <w:rPr>
          <w:rFonts w:ascii="Trebuchet MS" w:hAnsi="Trebuchet MS"/>
          <w:sz w:val="22"/>
          <w:szCs w:val="22"/>
        </w:rPr>
        <w:t xml:space="preserve">SNAP applicants and recipients will see stricter rules applied resulting in more denials and terminations. It is difficult to estimate how many individuals will be impacted by these rule changes as there are a variety of factors that could be present on the case that protect against the changes made. For the new rule regarding the treatment of shelter costs when a household reports a change of home address, </w:t>
      </w:r>
      <w:r w:rsidR="001C6821" w:rsidRPr="00FB79CD">
        <w:rPr>
          <w:rFonts w:ascii="Trebuchet MS" w:hAnsi="Trebuchet MS"/>
          <w:sz w:val="22"/>
          <w:szCs w:val="22"/>
        </w:rPr>
        <w:t>nearly 75% of SNAP households report shelter and utility costs, meaning this entire population could be impacted if they move and fail to update shelter and utility costs</w:t>
      </w:r>
      <w:r w:rsidRPr="00FB79CD">
        <w:rPr>
          <w:rFonts w:ascii="Trebuchet MS" w:hAnsi="Trebuchet MS"/>
          <w:sz w:val="22"/>
          <w:szCs w:val="22"/>
        </w:rPr>
        <w:t xml:space="preserve">. For the provision affecting the treatment of energy assistance payments, approximately </w:t>
      </w:r>
      <w:r w:rsidR="00765CB7" w:rsidRPr="00FB79CD">
        <w:rPr>
          <w:rFonts w:ascii="Trebuchet MS" w:hAnsi="Trebuchet MS"/>
          <w:sz w:val="22"/>
          <w:szCs w:val="22"/>
        </w:rPr>
        <w:t>75% of</w:t>
      </w:r>
      <w:r w:rsidRPr="00FB79CD">
        <w:rPr>
          <w:rFonts w:ascii="Trebuchet MS" w:hAnsi="Trebuchet MS"/>
          <w:sz w:val="22"/>
          <w:szCs w:val="22"/>
        </w:rPr>
        <w:t xml:space="preserve"> households a month could potentially be impacted by not receiving the highest utility allowance due to receipt of energy assistance payments such as the Low-Income Energy Assistance Program (LEAP) and the Energy Electronic Benefit Transfer (E-EBT) programs. Many of these households </w:t>
      </w:r>
      <w:r w:rsidR="00765CB7" w:rsidRPr="00FB79CD">
        <w:rPr>
          <w:rFonts w:ascii="Trebuchet MS" w:hAnsi="Trebuchet MS"/>
          <w:sz w:val="22"/>
          <w:szCs w:val="22"/>
        </w:rPr>
        <w:t>likely</w:t>
      </w:r>
      <w:r w:rsidRPr="00FB79CD">
        <w:rPr>
          <w:rFonts w:ascii="Trebuchet MS" w:hAnsi="Trebuchet MS"/>
          <w:sz w:val="22"/>
          <w:szCs w:val="22"/>
        </w:rPr>
        <w:t xml:space="preserve"> have a heating and/or cooling utility expense that grants them the highest utility allowance anyways, so the</w:t>
      </w:r>
      <w:r w:rsidR="00765CB7" w:rsidRPr="00FB79CD">
        <w:rPr>
          <w:rFonts w:ascii="Trebuchet MS" w:hAnsi="Trebuchet MS"/>
          <w:sz w:val="22"/>
          <w:szCs w:val="22"/>
        </w:rPr>
        <w:t xml:space="preserve"> percentage of cases impacted is likely significantly smaller</w:t>
      </w:r>
      <w:r w:rsidRPr="00FB79CD">
        <w:rPr>
          <w:rFonts w:ascii="Trebuchet MS" w:hAnsi="Trebuchet MS"/>
          <w:sz w:val="22"/>
          <w:szCs w:val="22"/>
        </w:rPr>
        <w:t xml:space="preserve">. For the expansion of SNAP work requirements, </w:t>
      </w:r>
      <w:r w:rsidR="003C4E8C" w:rsidRPr="00FB79CD">
        <w:rPr>
          <w:rFonts w:ascii="Trebuchet MS" w:hAnsi="Trebuchet MS"/>
          <w:sz w:val="22"/>
          <w:szCs w:val="22"/>
        </w:rPr>
        <w:t>over 81,000</w:t>
      </w:r>
      <w:r w:rsidRPr="00FB79CD">
        <w:rPr>
          <w:rFonts w:ascii="Trebuchet MS" w:hAnsi="Trebuchet MS"/>
          <w:sz w:val="22"/>
          <w:szCs w:val="22"/>
        </w:rPr>
        <w:t xml:space="preserve"> individuals could </w:t>
      </w:r>
      <w:proofErr w:type="gramStart"/>
      <w:r w:rsidRPr="00FB79CD">
        <w:rPr>
          <w:rFonts w:ascii="Trebuchet MS" w:hAnsi="Trebuchet MS"/>
          <w:sz w:val="22"/>
          <w:szCs w:val="22"/>
        </w:rPr>
        <w:t>potential</w:t>
      </w:r>
      <w:proofErr w:type="gramEnd"/>
      <w:r w:rsidRPr="00FB79CD">
        <w:rPr>
          <w:rFonts w:ascii="Trebuchet MS" w:hAnsi="Trebuchet MS"/>
          <w:sz w:val="22"/>
          <w:szCs w:val="22"/>
        </w:rPr>
        <w:t xml:space="preserve"> be impacted. Many of these individuals may have other work requirement exemptions that would protect them from the associated time-limit and would thus not be impacted by the rule change. It is extremely difficult to quantify this number as the exemptions are varied and often discovered in conversation with households regarding their ability to work. The changes to non-citizen eligibility have impacted around 9,000 individuals on SNAP. Again, this number is hard to fully quantify as many of these may have gained Lawful Permanent Residence (LPR) status that may make them still eligible for SNAP. In the long-term these changes will likely </w:t>
      </w:r>
      <w:proofErr w:type="gramStart"/>
      <w:r w:rsidRPr="00FB79CD">
        <w:rPr>
          <w:rFonts w:ascii="Trebuchet MS" w:hAnsi="Trebuchet MS"/>
          <w:sz w:val="22"/>
          <w:szCs w:val="22"/>
        </w:rPr>
        <w:t>impact</w:t>
      </w:r>
      <w:proofErr w:type="gramEnd"/>
      <w:r w:rsidRPr="00FB79CD">
        <w:rPr>
          <w:rFonts w:ascii="Trebuchet MS" w:hAnsi="Trebuchet MS"/>
          <w:sz w:val="22"/>
          <w:szCs w:val="22"/>
        </w:rPr>
        <w:t xml:space="preserve"> the number of people who apply for SNAP and stay on SNAP due to the restricting nature of the rule changes. </w:t>
      </w:r>
    </w:p>
    <w:p w14:paraId="6CC4750B" w14:textId="526A183C" w:rsidR="000C4334" w:rsidRPr="00FB79CD" w:rsidRDefault="000C4334" w:rsidP="0073715E">
      <w:pPr>
        <w:rPr>
          <w:rFonts w:ascii="Trebuchet MS" w:hAnsi="Trebuchet MS"/>
          <w:sz w:val="22"/>
          <w:szCs w:val="22"/>
        </w:rPr>
      </w:pPr>
      <w:r w:rsidRPr="00FB79CD">
        <w:rPr>
          <w:rFonts w:ascii="Trebuchet MS" w:hAnsi="Trebuchet MS"/>
          <w:sz w:val="22"/>
          <w:szCs w:val="22"/>
        </w:rPr>
        <w:t>c) State Board Authority for Rule</w:t>
      </w:r>
      <w:r w:rsidRPr="00FB79CD">
        <w:rPr>
          <w:rFonts w:ascii="Trebuchet MS" w:hAnsi="Trebuchet MS"/>
          <w:i/>
          <w:sz w:val="22"/>
          <w:szCs w:val="22"/>
        </w:rPr>
        <w:t xml:space="preserve"> </w:t>
      </w:r>
    </w:p>
    <w:p w14:paraId="47CB0CE6" w14:textId="77777777" w:rsidR="000C4334" w:rsidRPr="00FB79CD" w:rsidRDefault="000C4334" w:rsidP="00037E4C">
      <w:pPr>
        <w:rPr>
          <w:rFonts w:ascii="Trebuchet MS" w:hAnsi="Trebuchet MS"/>
          <w:sz w:val="22"/>
          <w:szCs w:val="22"/>
        </w:rPr>
      </w:pPr>
      <w:r w:rsidRPr="00FB79CD">
        <w:rPr>
          <w:rFonts w:ascii="Trebuchet MS" w:hAnsi="Trebuchet MS"/>
          <w:sz w:val="22"/>
          <w:szCs w:val="22"/>
        </w:rPr>
        <w:t xml:space="preserve">26-1-107(5)-(6)(a), C.R.S. (2025); 26-1-109(2)(a)(3), C.R.S. (2025); 26-1-111(1), (2)(a), and (2)(h), C.R.S. (2025) </w:t>
      </w:r>
    </w:p>
    <w:p w14:paraId="53BAAE97" w14:textId="290CEDAF" w:rsidR="000C4334" w:rsidRPr="00FB79CD" w:rsidRDefault="000C4334" w:rsidP="0073715E">
      <w:pPr>
        <w:rPr>
          <w:rFonts w:ascii="Trebuchet MS" w:hAnsi="Trebuchet MS"/>
          <w:sz w:val="22"/>
          <w:szCs w:val="22"/>
          <w:u w:val="single"/>
        </w:rPr>
      </w:pPr>
      <w:r w:rsidRPr="00FB79CD">
        <w:rPr>
          <w:rFonts w:ascii="Trebuchet MS" w:hAnsi="Trebuchet MS"/>
          <w:sz w:val="22"/>
          <w:szCs w:val="22"/>
        </w:rPr>
        <w:t>d) Program Authority for Rule</w:t>
      </w:r>
      <w:r w:rsidRPr="00FB79CD">
        <w:rPr>
          <w:rFonts w:ascii="Trebuchet MS" w:hAnsi="Trebuchet MS"/>
          <w:i/>
          <w:sz w:val="22"/>
          <w:szCs w:val="22"/>
        </w:rPr>
        <w:t xml:space="preserve"> </w:t>
      </w:r>
    </w:p>
    <w:p w14:paraId="3BC8CB4B" w14:textId="77777777" w:rsidR="000C4334" w:rsidRPr="00FB79CD" w:rsidRDefault="000C4334" w:rsidP="000C4334">
      <w:pPr>
        <w:spacing w:before="240" w:after="240" w:line="240" w:lineRule="auto"/>
        <w:ind w:hanging="2"/>
        <w:rPr>
          <w:rFonts w:ascii="Trebuchet MS" w:eastAsia="Times New Roman" w:hAnsi="Trebuchet MS" w:cs="Times New Roman"/>
          <w:kern w:val="0"/>
          <w:sz w:val="22"/>
          <w:szCs w:val="22"/>
          <w14:ligatures w14:val="none"/>
        </w:rPr>
      </w:pPr>
      <w:r w:rsidRPr="00FB79CD">
        <w:rPr>
          <w:rFonts w:ascii="Trebuchet MS" w:eastAsia="Times New Roman" w:hAnsi="Trebuchet MS" w:cs="Times New Roman"/>
          <w:color w:val="000000"/>
          <w:kern w:val="0"/>
          <w:sz w:val="22"/>
          <w:szCs w:val="22"/>
          <w14:ligatures w14:val="none"/>
        </w:rPr>
        <w:t>26-2-301(1), C.R.S (2025) designates the Colorado Department of Human Services as the agency responsible for administering the Supplemental Nutrition Assistance Program in the state of Colorado.</w:t>
      </w:r>
    </w:p>
    <w:p w14:paraId="212BE06D" w14:textId="77777777" w:rsidR="000C4334" w:rsidRPr="00FB79CD" w:rsidRDefault="000C4334" w:rsidP="000C4334">
      <w:pPr>
        <w:spacing w:before="240" w:after="240" w:line="240" w:lineRule="auto"/>
        <w:rPr>
          <w:rFonts w:ascii="Trebuchet MS" w:eastAsia="Times New Roman" w:hAnsi="Trebuchet MS" w:cs="Times New Roman"/>
          <w:kern w:val="0"/>
          <w:sz w:val="22"/>
          <w:szCs w:val="22"/>
          <w14:ligatures w14:val="none"/>
        </w:rPr>
      </w:pPr>
      <w:r w:rsidRPr="00FB79CD">
        <w:rPr>
          <w:rFonts w:ascii="Trebuchet MS" w:eastAsia="Times New Roman" w:hAnsi="Trebuchet MS" w:cs="Times New Roman"/>
          <w:color w:val="000000"/>
          <w:kern w:val="0"/>
          <w:sz w:val="22"/>
          <w:szCs w:val="22"/>
          <w14:ligatures w14:val="none"/>
        </w:rPr>
        <w:lastRenderedPageBreak/>
        <w:t>26-2-302, C.R.S (2025) prohibits any interference that would prevent the Colorado Department of Human Services from complying with federal mandates prescribed under the federal “Food Stamp Act” as amended.</w:t>
      </w:r>
    </w:p>
    <w:p w14:paraId="2B4D89D2" w14:textId="77777777" w:rsidR="000C4334" w:rsidRPr="00FB79CD" w:rsidRDefault="000C4334" w:rsidP="000C4334">
      <w:pPr>
        <w:spacing w:before="240" w:after="240" w:line="240" w:lineRule="auto"/>
        <w:rPr>
          <w:rFonts w:ascii="Trebuchet MS" w:eastAsia="Times New Roman" w:hAnsi="Trebuchet MS" w:cs="Times New Roman"/>
          <w:kern w:val="0"/>
          <w:sz w:val="22"/>
          <w:szCs w:val="22"/>
          <w14:ligatures w14:val="none"/>
        </w:rPr>
      </w:pPr>
      <w:r w:rsidRPr="00FB79CD">
        <w:rPr>
          <w:rFonts w:ascii="Trebuchet MS" w:eastAsia="Times New Roman" w:hAnsi="Trebuchet MS" w:cs="Times New Roman"/>
          <w:color w:val="000000"/>
          <w:kern w:val="0"/>
          <w:sz w:val="22"/>
          <w:szCs w:val="22"/>
          <w14:ligatures w14:val="none"/>
        </w:rPr>
        <w:t>26-1-107(5)(b), C.R.S (2025 authorizes the State Board to adopt rules for “programs administered… by the state department as set out in this title [26].”</w:t>
      </w:r>
    </w:p>
    <w:p w14:paraId="58ACF70F" w14:textId="77777777" w:rsidR="000C4334" w:rsidRPr="00FB79CD" w:rsidRDefault="000C4334" w:rsidP="000C4334">
      <w:pPr>
        <w:spacing w:before="240" w:after="240" w:line="240" w:lineRule="auto"/>
        <w:ind w:hanging="2"/>
        <w:rPr>
          <w:rFonts w:ascii="Trebuchet MS" w:eastAsia="Times New Roman" w:hAnsi="Trebuchet MS" w:cs="Times New Roman"/>
          <w:kern w:val="0"/>
          <w:sz w:val="22"/>
          <w:szCs w:val="22"/>
          <w14:ligatures w14:val="none"/>
        </w:rPr>
      </w:pPr>
      <w:r w:rsidRPr="00FB79CD">
        <w:rPr>
          <w:rFonts w:ascii="Trebuchet MS" w:eastAsia="Times New Roman" w:hAnsi="Trebuchet MS" w:cs="Times New Roman"/>
          <w:color w:val="000000"/>
          <w:kern w:val="0"/>
          <w:sz w:val="22"/>
          <w:szCs w:val="22"/>
          <w14:ligatures w14:val="none"/>
        </w:rPr>
        <w:t>Agricultural Act of 2014 (Public Law 113-79), Title IV, Subtitle A</w:t>
      </w:r>
    </w:p>
    <w:p w14:paraId="7E8ED602" w14:textId="59986B78" w:rsidR="000C4334" w:rsidRPr="00FB79CD" w:rsidRDefault="000C4334" w:rsidP="0073715E">
      <w:pPr>
        <w:rPr>
          <w:rFonts w:ascii="Trebuchet MS" w:hAnsi="Trebuchet MS"/>
          <w:sz w:val="22"/>
          <w:szCs w:val="22"/>
        </w:rPr>
      </w:pPr>
      <w:r w:rsidRPr="00FB79CD">
        <w:rPr>
          <w:rFonts w:ascii="Trebuchet MS" w:hAnsi="Trebuchet MS"/>
          <w:sz w:val="22"/>
          <w:szCs w:val="22"/>
        </w:rPr>
        <w:t xml:space="preserve">e) Does this rule incorporate material by reference? </w:t>
      </w:r>
      <w:sdt>
        <w:sdtPr>
          <w:rPr>
            <w:rFonts w:ascii="Trebuchet MS" w:hAnsi="Trebuchet MS"/>
            <w:sz w:val="22"/>
            <w:szCs w:val="22"/>
          </w:rPr>
          <w:alias w:val="Respond Yes or No"/>
          <w:id w:val="-1450278019"/>
          <w:dropDownList>
            <w:listItem w:displayText="RESPONSE REQUIRED" w:value="RESPONSE REQUIRED"/>
            <w:listItem w:displayText="Yes" w:value="Yes"/>
            <w:listItem w:displayText="No" w:value="No"/>
          </w:dropDownList>
        </w:sdtPr>
        <w:sdtContent>
          <w:r w:rsidRPr="00FB79CD">
            <w:rPr>
              <w:rFonts w:ascii="Trebuchet MS" w:hAnsi="Trebuchet MS"/>
              <w:sz w:val="22"/>
              <w:szCs w:val="22"/>
            </w:rPr>
            <w:t>No</w:t>
          </w:r>
        </w:sdtContent>
      </w:sdt>
    </w:p>
    <w:p w14:paraId="48B50994" w14:textId="3E65EED0" w:rsidR="000C4334" w:rsidRPr="00FB79CD" w:rsidRDefault="000C4334" w:rsidP="0073715E">
      <w:pPr>
        <w:rPr>
          <w:rFonts w:ascii="Trebuchet MS" w:hAnsi="Trebuchet MS"/>
          <w:sz w:val="22"/>
          <w:szCs w:val="22"/>
        </w:rPr>
      </w:pPr>
      <w:r w:rsidRPr="00FB79CD">
        <w:rPr>
          <w:rFonts w:ascii="Trebuchet MS" w:hAnsi="Trebuchet MS"/>
          <w:sz w:val="22"/>
          <w:szCs w:val="22"/>
        </w:rPr>
        <w:t xml:space="preserve">f) Does this repeat language found in statute? </w:t>
      </w:r>
      <w:sdt>
        <w:sdtPr>
          <w:rPr>
            <w:rFonts w:ascii="Trebuchet MS" w:hAnsi="Trebuchet MS"/>
            <w:sz w:val="22"/>
            <w:szCs w:val="22"/>
          </w:rPr>
          <w:alias w:val="Respond Yes or No"/>
          <w:id w:val="-930056740"/>
          <w:dropDownList>
            <w:listItem w:displayText="RESPONSE REQUIRED" w:value="RESPONSE REQUIRED"/>
            <w:listItem w:displayText="Yes" w:value="Yes"/>
            <w:listItem w:displayText="No" w:value="No"/>
          </w:dropDownList>
        </w:sdtPr>
        <w:sdtContent>
          <w:r w:rsidRPr="00FB79CD">
            <w:rPr>
              <w:rFonts w:ascii="Trebuchet MS" w:hAnsi="Trebuchet MS"/>
              <w:sz w:val="22"/>
              <w:szCs w:val="22"/>
            </w:rPr>
            <w:t>No</w:t>
          </w:r>
        </w:sdtContent>
      </w:sdt>
    </w:p>
    <w:p w14:paraId="643D6089" w14:textId="00BA0752" w:rsidR="000C4334" w:rsidRPr="00FB79CD" w:rsidRDefault="000C4334" w:rsidP="0073715E">
      <w:pPr>
        <w:rPr>
          <w:rFonts w:ascii="Trebuchet MS" w:hAnsi="Trebuchet MS"/>
          <w:sz w:val="22"/>
          <w:szCs w:val="22"/>
        </w:rPr>
      </w:pPr>
      <w:r w:rsidRPr="00FB79CD">
        <w:rPr>
          <w:rFonts w:ascii="Trebuchet MS" w:hAnsi="Trebuchet MS"/>
          <w:sz w:val="22"/>
          <w:szCs w:val="22"/>
        </w:rPr>
        <w:t xml:space="preserve">g) If the response to either (e) or (f) above were “yes,” please </w:t>
      </w:r>
      <w:proofErr w:type="gramStart"/>
      <w:r w:rsidRPr="00FB79CD">
        <w:rPr>
          <w:rFonts w:ascii="Trebuchet MS" w:hAnsi="Trebuchet MS"/>
          <w:sz w:val="22"/>
          <w:szCs w:val="22"/>
        </w:rPr>
        <w:t>explain:</w:t>
      </w:r>
      <w:proofErr w:type="gramEnd"/>
      <w:r w:rsidRPr="00FB79CD">
        <w:rPr>
          <w:rFonts w:ascii="Trebuchet MS" w:hAnsi="Trebuchet MS"/>
          <w:sz w:val="22"/>
          <w:szCs w:val="22"/>
        </w:rPr>
        <w:t xml:space="preserve"> N/A</w:t>
      </w:r>
    </w:p>
    <w:p w14:paraId="21AD4595" w14:textId="6BA1328C" w:rsidR="000C4334" w:rsidRPr="00FB79CD" w:rsidRDefault="000C4334" w:rsidP="0073715E">
      <w:pPr>
        <w:rPr>
          <w:rFonts w:ascii="Trebuchet MS" w:hAnsi="Trebuchet MS"/>
          <w:sz w:val="22"/>
          <w:szCs w:val="22"/>
        </w:rPr>
      </w:pPr>
      <w:r w:rsidRPr="00FB79CD">
        <w:rPr>
          <w:rFonts w:ascii="Trebuchet MS" w:hAnsi="Trebuchet MS"/>
          <w:sz w:val="22"/>
          <w:szCs w:val="22"/>
        </w:rPr>
        <w:t xml:space="preserve">h) Data Description </w:t>
      </w:r>
    </w:p>
    <w:p w14:paraId="2B9EF98C" w14:textId="3C3F3178" w:rsidR="001C6821" w:rsidRPr="00FB79CD" w:rsidRDefault="001C6821" w:rsidP="00037E4C">
      <w:pPr>
        <w:rPr>
          <w:rFonts w:ascii="Trebuchet MS" w:hAnsi="Trebuchet MS"/>
          <w:sz w:val="22"/>
          <w:szCs w:val="22"/>
        </w:rPr>
      </w:pPr>
      <w:r w:rsidRPr="00FB79CD">
        <w:rPr>
          <w:rFonts w:ascii="Trebuchet MS" w:hAnsi="Trebuchet MS"/>
          <w:sz w:val="22"/>
          <w:szCs w:val="22"/>
        </w:rPr>
        <w:t>The Food and Nutrition Services (FNS) released memos regarding the changes implemented. No other data or studies were used.</w:t>
      </w:r>
    </w:p>
    <w:p w14:paraId="0F53287E" w14:textId="31AD737C" w:rsidR="000C4334" w:rsidRPr="00FB79CD" w:rsidRDefault="000C4334" w:rsidP="0073715E">
      <w:pPr>
        <w:rPr>
          <w:rFonts w:ascii="Trebuchet MS" w:hAnsi="Trebuchet MS"/>
          <w:sz w:val="22"/>
          <w:szCs w:val="22"/>
        </w:rPr>
      </w:pPr>
      <w:proofErr w:type="spellStart"/>
      <w:r w:rsidRPr="00FB79CD">
        <w:rPr>
          <w:rFonts w:ascii="Trebuchet MS" w:hAnsi="Trebuchet MS"/>
          <w:sz w:val="22"/>
          <w:szCs w:val="22"/>
        </w:rPr>
        <w:t>i</w:t>
      </w:r>
      <w:proofErr w:type="spellEnd"/>
      <w:r w:rsidRPr="00FB79CD">
        <w:rPr>
          <w:rFonts w:ascii="Trebuchet MS" w:hAnsi="Trebuchet MS"/>
          <w:sz w:val="22"/>
          <w:szCs w:val="22"/>
        </w:rPr>
        <w:t xml:space="preserve">) Alternatives to this </w:t>
      </w:r>
      <w:proofErr w:type="gramStart"/>
      <w:r w:rsidRPr="00FB79CD">
        <w:rPr>
          <w:rFonts w:ascii="Trebuchet MS" w:hAnsi="Trebuchet MS"/>
          <w:sz w:val="22"/>
          <w:szCs w:val="22"/>
        </w:rPr>
        <w:t>Rule-making</w:t>
      </w:r>
      <w:proofErr w:type="gramEnd"/>
      <w:r w:rsidRPr="00FB79CD">
        <w:rPr>
          <w:rFonts w:ascii="Trebuchet MS" w:hAnsi="Trebuchet MS"/>
          <w:sz w:val="22"/>
          <w:szCs w:val="22"/>
        </w:rPr>
        <w:t xml:space="preserve"> </w:t>
      </w:r>
    </w:p>
    <w:p w14:paraId="04452891" w14:textId="77777777" w:rsidR="000C4334" w:rsidRPr="00FB79CD" w:rsidRDefault="000C4334" w:rsidP="00037E4C">
      <w:pPr>
        <w:rPr>
          <w:rFonts w:ascii="Trebuchet MS" w:hAnsi="Trebuchet MS"/>
          <w:sz w:val="22"/>
          <w:szCs w:val="22"/>
        </w:rPr>
      </w:pPr>
      <w:r w:rsidRPr="00FB79CD">
        <w:rPr>
          <w:rFonts w:ascii="Trebuchet MS" w:hAnsi="Trebuchet MS"/>
          <w:sz w:val="22"/>
          <w:szCs w:val="22"/>
        </w:rPr>
        <w:t xml:space="preserve">There is no alternative to this </w:t>
      </w:r>
      <w:proofErr w:type="gramStart"/>
      <w:r w:rsidRPr="00FB79CD">
        <w:rPr>
          <w:rFonts w:ascii="Trebuchet MS" w:hAnsi="Trebuchet MS"/>
          <w:sz w:val="22"/>
          <w:szCs w:val="22"/>
        </w:rPr>
        <w:t>rule-making</w:t>
      </w:r>
      <w:proofErr w:type="gramEnd"/>
      <w:r w:rsidRPr="00FB79CD">
        <w:rPr>
          <w:rFonts w:ascii="Trebuchet MS" w:hAnsi="Trebuchet MS"/>
          <w:sz w:val="22"/>
          <w:szCs w:val="22"/>
        </w:rPr>
        <w:t xml:space="preserve"> as the changes are a matter of federal law, which we are required to follow in the administration of SNAP.          </w:t>
      </w:r>
    </w:p>
    <w:p w14:paraId="6C31FE64" w14:textId="2D96D307" w:rsidR="000C4334" w:rsidRPr="00FB79CD" w:rsidRDefault="000C4334" w:rsidP="0073715E">
      <w:pPr>
        <w:rPr>
          <w:rFonts w:ascii="Trebuchet MS" w:hAnsi="Trebuchet MS"/>
          <w:sz w:val="22"/>
          <w:szCs w:val="22"/>
        </w:rPr>
      </w:pPr>
      <w:r w:rsidRPr="00FB79CD">
        <w:rPr>
          <w:rFonts w:ascii="Trebuchet MS" w:hAnsi="Trebuchet MS"/>
          <w:sz w:val="22"/>
          <w:szCs w:val="22"/>
        </w:rPr>
        <w:t xml:space="preserve">j) Explain why the program chose this </w:t>
      </w:r>
      <w:proofErr w:type="gramStart"/>
      <w:r w:rsidRPr="00FB79CD">
        <w:rPr>
          <w:rFonts w:ascii="Trebuchet MS" w:hAnsi="Trebuchet MS"/>
          <w:sz w:val="22"/>
          <w:szCs w:val="22"/>
        </w:rPr>
        <w:t>rule-making</w:t>
      </w:r>
      <w:proofErr w:type="gramEnd"/>
      <w:r w:rsidRPr="00FB79CD">
        <w:rPr>
          <w:rFonts w:ascii="Trebuchet MS" w:hAnsi="Trebuchet MS"/>
          <w:sz w:val="22"/>
          <w:szCs w:val="22"/>
        </w:rPr>
        <w:t xml:space="preserve"> rather than taking no action or using another alternative. </w:t>
      </w:r>
    </w:p>
    <w:p w14:paraId="54F9399D" w14:textId="77777777" w:rsidR="000C4334" w:rsidRPr="00FB79CD" w:rsidRDefault="000C4334" w:rsidP="00037E4C">
      <w:pPr>
        <w:rPr>
          <w:rFonts w:ascii="Trebuchet MS" w:hAnsi="Trebuchet MS"/>
          <w:sz w:val="22"/>
          <w:szCs w:val="22"/>
        </w:rPr>
      </w:pPr>
      <w:r w:rsidRPr="00FB79CD">
        <w:rPr>
          <w:rFonts w:ascii="Trebuchet MS" w:hAnsi="Trebuchet MS"/>
          <w:sz w:val="22"/>
          <w:szCs w:val="22"/>
        </w:rPr>
        <w:t xml:space="preserve">Taking no action would put Colorado in direct violation of federal law. </w:t>
      </w:r>
    </w:p>
    <w:p w14:paraId="696362E5" w14:textId="77777777" w:rsidR="0073715E" w:rsidRPr="000C4334" w:rsidRDefault="0073715E" w:rsidP="0073715E">
      <w:pPr>
        <w:pStyle w:val="Heading2"/>
        <w:rPr>
          <w:rFonts w:eastAsia="Arial"/>
        </w:rPr>
      </w:pPr>
      <w:bookmarkStart w:id="6" w:name="_heading=h.gase9juhnm05" w:colFirst="0" w:colLast="0"/>
      <w:bookmarkStart w:id="7" w:name="_heading=h.w4g0zs370jkn" w:colFirst="0" w:colLast="0"/>
      <w:bookmarkEnd w:id="6"/>
      <w:bookmarkEnd w:id="7"/>
      <w:r w:rsidRPr="000C4334">
        <w:rPr>
          <w:rFonts w:eastAsia="Arial"/>
        </w:rPr>
        <w:t>4</w:t>
      </w:r>
      <w:proofErr w:type="gramStart"/>
      <w:r w:rsidRPr="000C4334">
        <w:rPr>
          <w:rFonts w:eastAsia="Arial"/>
        </w:rPr>
        <w:t>.  Fiscal</w:t>
      </w:r>
      <w:proofErr w:type="gramEnd"/>
      <w:r w:rsidRPr="000C4334">
        <w:rPr>
          <w:rFonts w:eastAsia="Arial"/>
        </w:rPr>
        <w:t xml:space="preserve"> Impact </w:t>
      </w:r>
    </w:p>
    <w:p w14:paraId="24D5E09B" w14:textId="77777777" w:rsidR="0073715E" w:rsidRPr="00FB79CD" w:rsidRDefault="0073715E" w:rsidP="0073715E">
      <w:pPr>
        <w:rPr>
          <w:rFonts w:ascii="Trebuchet MS" w:hAnsi="Trebuchet MS"/>
          <w:sz w:val="22"/>
          <w:szCs w:val="22"/>
        </w:rPr>
      </w:pPr>
      <w:r w:rsidRPr="00FB79CD">
        <w:rPr>
          <w:rFonts w:ascii="Trebuchet MS" w:hAnsi="Trebuchet MS"/>
          <w:sz w:val="22"/>
          <w:szCs w:val="22"/>
        </w:rPr>
        <w:t xml:space="preserve">For each of the categories listed below explain the distribution of dollars; please identify the costs, revenues, matches or any changes in the distribution of funds even if such change has a total zero effect for any entity that falls within the category.  If this </w:t>
      </w:r>
      <w:proofErr w:type="gramStart"/>
      <w:r w:rsidRPr="00FB79CD">
        <w:rPr>
          <w:rFonts w:ascii="Trebuchet MS" w:hAnsi="Trebuchet MS"/>
          <w:sz w:val="22"/>
          <w:szCs w:val="22"/>
        </w:rPr>
        <w:t>rule-making</w:t>
      </w:r>
      <w:proofErr w:type="gramEnd"/>
      <w:r w:rsidRPr="00FB79CD">
        <w:rPr>
          <w:rFonts w:ascii="Trebuchet MS" w:hAnsi="Trebuchet MS"/>
          <w:sz w:val="22"/>
          <w:szCs w:val="22"/>
        </w:rPr>
        <w:t xml:space="preserve"> requires one of the categories listed below to devote resources without receiving additional funding, please explain why the </w:t>
      </w:r>
      <w:proofErr w:type="gramStart"/>
      <w:r w:rsidRPr="00FB79CD">
        <w:rPr>
          <w:rFonts w:ascii="Trebuchet MS" w:hAnsi="Trebuchet MS"/>
          <w:sz w:val="22"/>
          <w:szCs w:val="22"/>
        </w:rPr>
        <w:t>rule-making</w:t>
      </w:r>
      <w:proofErr w:type="gramEnd"/>
      <w:r w:rsidRPr="00FB79CD">
        <w:rPr>
          <w:rFonts w:ascii="Trebuchet MS" w:hAnsi="Trebuchet MS"/>
          <w:sz w:val="22"/>
          <w:szCs w:val="22"/>
        </w:rPr>
        <w:t xml:space="preserve"> is required and what consultation has occurred with those who will need to devote resources. [Answer should never be just “no impact” answer should include “no impact because….”]</w:t>
      </w:r>
    </w:p>
    <w:p w14:paraId="3C1665FD" w14:textId="77777777" w:rsidR="0073715E" w:rsidRPr="00FB79CD" w:rsidRDefault="0073715E" w:rsidP="0073715E">
      <w:pPr>
        <w:rPr>
          <w:rFonts w:ascii="Trebuchet MS" w:hAnsi="Trebuchet MS"/>
          <w:sz w:val="22"/>
          <w:szCs w:val="22"/>
        </w:rPr>
      </w:pPr>
      <w:r w:rsidRPr="00FB79CD">
        <w:rPr>
          <w:rFonts w:ascii="Trebuchet MS" w:hAnsi="Trebuchet MS"/>
          <w:sz w:val="22"/>
          <w:szCs w:val="22"/>
        </w:rPr>
        <w:t>a) State Fiscal Impact (Identify all state agencies with a fiscal impact, including any Colorado Benefits Management System (CBMS) change request costs required to implement this rule change)</w:t>
      </w:r>
    </w:p>
    <w:p w14:paraId="42535FEB" w14:textId="77777777" w:rsidR="0073715E" w:rsidRPr="00FB79CD" w:rsidRDefault="0073715E" w:rsidP="0073715E">
      <w:pPr>
        <w:rPr>
          <w:rFonts w:ascii="Trebuchet MS" w:hAnsi="Trebuchet MS"/>
          <w:sz w:val="22"/>
          <w:szCs w:val="22"/>
        </w:rPr>
      </w:pPr>
      <w:r w:rsidRPr="00FB79CD">
        <w:rPr>
          <w:rFonts w:ascii="Trebuchet MS" w:hAnsi="Trebuchet MS"/>
          <w:sz w:val="22"/>
          <w:szCs w:val="22"/>
        </w:rPr>
        <w:t>CBMS has already been updated with the H.R.1 provisions, so all costs were included in the budget for system enhancements.</w:t>
      </w:r>
    </w:p>
    <w:p w14:paraId="13939F61" w14:textId="77777777" w:rsidR="0073715E" w:rsidRPr="00FB79CD" w:rsidRDefault="0073715E" w:rsidP="0073715E">
      <w:pPr>
        <w:rPr>
          <w:rFonts w:ascii="Trebuchet MS" w:hAnsi="Trebuchet MS"/>
          <w:sz w:val="22"/>
          <w:szCs w:val="22"/>
        </w:rPr>
      </w:pPr>
    </w:p>
    <w:p w14:paraId="2155FA06" w14:textId="77777777" w:rsidR="0073715E" w:rsidRPr="00FB79CD" w:rsidRDefault="0073715E" w:rsidP="0073715E">
      <w:pPr>
        <w:rPr>
          <w:rFonts w:ascii="Trebuchet MS" w:hAnsi="Trebuchet MS"/>
          <w:sz w:val="22"/>
          <w:szCs w:val="22"/>
        </w:rPr>
      </w:pPr>
      <w:r w:rsidRPr="00FB79CD">
        <w:rPr>
          <w:rFonts w:ascii="Trebuchet MS" w:hAnsi="Trebuchet MS"/>
          <w:sz w:val="22"/>
          <w:szCs w:val="22"/>
        </w:rPr>
        <w:t xml:space="preserve">b) County Fiscal Impact  </w:t>
      </w:r>
    </w:p>
    <w:p w14:paraId="7A656AFA" w14:textId="77777777" w:rsidR="0073715E" w:rsidRPr="00FB79CD" w:rsidRDefault="0073715E" w:rsidP="0073715E">
      <w:pPr>
        <w:rPr>
          <w:rFonts w:ascii="Trebuchet MS" w:hAnsi="Trebuchet MS"/>
          <w:sz w:val="22"/>
          <w:szCs w:val="22"/>
        </w:rPr>
      </w:pPr>
    </w:p>
    <w:p w14:paraId="1FC5FEDF" w14:textId="77777777" w:rsidR="0073715E" w:rsidRPr="00FB79CD" w:rsidRDefault="0073715E" w:rsidP="0073715E">
      <w:pPr>
        <w:rPr>
          <w:rFonts w:ascii="Trebuchet MS" w:hAnsi="Trebuchet MS"/>
          <w:sz w:val="22"/>
          <w:szCs w:val="22"/>
        </w:rPr>
      </w:pPr>
      <w:r w:rsidRPr="00FB79CD">
        <w:rPr>
          <w:rFonts w:ascii="Trebuchet MS" w:hAnsi="Trebuchet MS"/>
          <w:sz w:val="22"/>
          <w:szCs w:val="22"/>
        </w:rPr>
        <w:t xml:space="preserve">The H.R.1 provisions have already been implemented in the system in Colorado as of November 1, 2025. Since these provisions are restrictive in nature, it will reduce the </w:t>
      </w:r>
      <w:proofErr w:type="gramStart"/>
      <w:r w:rsidRPr="00FB79CD">
        <w:rPr>
          <w:rFonts w:ascii="Trebuchet MS" w:hAnsi="Trebuchet MS"/>
          <w:sz w:val="22"/>
          <w:szCs w:val="22"/>
        </w:rPr>
        <w:t>amount</w:t>
      </w:r>
      <w:proofErr w:type="gramEnd"/>
      <w:r w:rsidRPr="00FB79CD">
        <w:rPr>
          <w:rFonts w:ascii="Trebuchet MS" w:hAnsi="Trebuchet MS"/>
          <w:sz w:val="22"/>
          <w:szCs w:val="22"/>
        </w:rPr>
        <w:t xml:space="preserve"> of benefits issued. With the expansion of the work requirement population, counties may see an increase in application churn, as individuals become ineligible but reapply after becoming exempt which can cost counties due to the increased workloads. </w:t>
      </w:r>
    </w:p>
    <w:p w14:paraId="09CF62D8" w14:textId="77777777" w:rsidR="0073715E" w:rsidRPr="00FB79CD" w:rsidRDefault="0073715E" w:rsidP="0073715E">
      <w:pPr>
        <w:rPr>
          <w:rFonts w:ascii="Trebuchet MS" w:hAnsi="Trebuchet MS"/>
          <w:sz w:val="22"/>
          <w:szCs w:val="22"/>
        </w:rPr>
      </w:pPr>
    </w:p>
    <w:p w14:paraId="740FA3ED" w14:textId="77777777" w:rsidR="0073715E" w:rsidRPr="00FB79CD" w:rsidRDefault="0073715E" w:rsidP="0073715E">
      <w:pPr>
        <w:rPr>
          <w:rFonts w:ascii="Trebuchet MS" w:hAnsi="Trebuchet MS"/>
          <w:sz w:val="22"/>
          <w:szCs w:val="22"/>
        </w:rPr>
      </w:pPr>
      <w:r w:rsidRPr="00FB79CD">
        <w:rPr>
          <w:rFonts w:ascii="Trebuchet MS" w:hAnsi="Trebuchet MS"/>
          <w:sz w:val="22"/>
          <w:szCs w:val="22"/>
        </w:rPr>
        <w:t>c) Federal Fiscal Impact</w:t>
      </w:r>
    </w:p>
    <w:p w14:paraId="1710A26D" w14:textId="77777777" w:rsidR="0073715E" w:rsidRPr="00FB79CD" w:rsidRDefault="0073715E" w:rsidP="0073715E">
      <w:pPr>
        <w:rPr>
          <w:rFonts w:ascii="Trebuchet MS" w:hAnsi="Trebuchet MS"/>
          <w:sz w:val="22"/>
          <w:szCs w:val="22"/>
        </w:rPr>
      </w:pPr>
    </w:p>
    <w:p w14:paraId="7433F5A7" w14:textId="77777777" w:rsidR="0073715E" w:rsidRPr="00FB79CD" w:rsidRDefault="0073715E" w:rsidP="0073715E">
      <w:pPr>
        <w:rPr>
          <w:rFonts w:ascii="Trebuchet MS" w:hAnsi="Trebuchet MS"/>
          <w:sz w:val="22"/>
          <w:szCs w:val="22"/>
        </w:rPr>
      </w:pPr>
      <w:r w:rsidRPr="00FB79CD">
        <w:rPr>
          <w:rFonts w:ascii="Trebuchet MS" w:hAnsi="Trebuchet MS"/>
          <w:sz w:val="22"/>
          <w:szCs w:val="22"/>
        </w:rPr>
        <w:t xml:space="preserve">These rule changes have a positive fiscal impact on the federal government as it restricts eligibility for SNAP, thus making the program less costly to fund. </w:t>
      </w:r>
    </w:p>
    <w:p w14:paraId="08640181" w14:textId="77777777" w:rsidR="0073715E" w:rsidRPr="00FB79CD" w:rsidRDefault="0073715E" w:rsidP="0073715E">
      <w:pPr>
        <w:rPr>
          <w:rFonts w:ascii="Trebuchet MS" w:hAnsi="Trebuchet MS"/>
          <w:sz w:val="22"/>
          <w:szCs w:val="22"/>
        </w:rPr>
      </w:pPr>
    </w:p>
    <w:p w14:paraId="7F9A72D3" w14:textId="77777777" w:rsidR="0073715E" w:rsidRPr="00FB79CD" w:rsidRDefault="0073715E" w:rsidP="0073715E">
      <w:pPr>
        <w:rPr>
          <w:rFonts w:ascii="Trebuchet MS" w:hAnsi="Trebuchet MS"/>
          <w:sz w:val="22"/>
          <w:szCs w:val="22"/>
        </w:rPr>
      </w:pPr>
      <w:r w:rsidRPr="00FB79CD">
        <w:rPr>
          <w:rFonts w:ascii="Trebuchet MS" w:hAnsi="Trebuchet MS"/>
          <w:sz w:val="22"/>
          <w:szCs w:val="22"/>
        </w:rPr>
        <w:t>d) Other Fiscal (such as providers, local governments, etc.)</w:t>
      </w:r>
    </w:p>
    <w:p w14:paraId="6333F4FF" w14:textId="77777777" w:rsidR="0073715E" w:rsidRPr="00FB79CD" w:rsidRDefault="0073715E" w:rsidP="0073715E">
      <w:pPr>
        <w:rPr>
          <w:rFonts w:ascii="Trebuchet MS" w:hAnsi="Trebuchet MS"/>
          <w:sz w:val="22"/>
          <w:szCs w:val="22"/>
        </w:rPr>
      </w:pPr>
      <w:r w:rsidRPr="00FB79CD">
        <w:rPr>
          <w:rFonts w:ascii="Trebuchet MS" w:hAnsi="Trebuchet MS"/>
          <w:sz w:val="22"/>
          <w:szCs w:val="22"/>
        </w:rPr>
        <w:t>Since these rules restrict eligibility for SNAP, many of the individuals now excluded from participating in SNAP may rely on other food security resources such as food banks.</w:t>
      </w:r>
    </w:p>
    <w:p w14:paraId="08211BA2" w14:textId="77777777" w:rsidR="000C4334" w:rsidRPr="000C4334" w:rsidRDefault="000C4334" w:rsidP="00624165">
      <w:pPr>
        <w:pStyle w:val="Heading2"/>
        <w:rPr>
          <w:rFonts w:eastAsia="Arial"/>
        </w:rPr>
      </w:pPr>
      <w:r w:rsidRPr="000C4334">
        <w:rPr>
          <w:rFonts w:eastAsia="Arial"/>
        </w:rPr>
        <w:t>5. Stakeholder Comment Summary</w:t>
      </w:r>
    </w:p>
    <w:p w14:paraId="792DD862" w14:textId="6AC43092" w:rsidR="000C4334" w:rsidRPr="00FB79CD" w:rsidRDefault="000C4334" w:rsidP="0073715E">
      <w:pPr>
        <w:rPr>
          <w:rFonts w:ascii="Trebuchet MS" w:hAnsi="Trebuchet MS"/>
          <w:sz w:val="22"/>
          <w:szCs w:val="22"/>
        </w:rPr>
      </w:pPr>
      <w:r w:rsidRPr="00FB79CD">
        <w:rPr>
          <w:rFonts w:ascii="Trebuchet MS" w:hAnsi="Trebuchet MS"/>
          <w:iCs/>
          <w:sz w:val="22"/>
          <w:szCs w:val="22"/>
        </w:rPr>
        <w:t xml:space="preserve">a) Development </w:t>
      </w:r>
      <w:r w:rsidRPr="00FB79CD">
        <w:rPr>
          <w:rFonts w:ascii="Trebuchet MS" w:hAnsi="Trebuchet MS"/>
          <w:sz w:val="22"/>
          <w:szCs w:val="22"/>
        </w:rPr>
        <w:t xml:space="preserve">[NOTE: The following individuals and/or entities were included in the development of these proposed rules (such as other Program Areas, Legislative Liaison, and Sub-PAC)]  </w:t>
      </w:r>
    </w:p>
    <w:p w14:paraId="57068CE9" w14:textId="1501B697" w:rsidR="00765CB7" w:rsidRDefault="00765CB7" w:rsidP="00F05CDE">
      <w:pPr>
        <w:rPr>
          <w:rFonts w:ascii="Trebuchet MS" w:hAnsi="Trebuchet MS"/>
          <w:sz w:val="22"/>
          <w:szCs w:val="22"/>
        </w:rPr>
      </w:pPr>
      <w:r w:rsidRPr="00FB79CD">
        <w:rPr>
          <w:rFonts w:ascii="Trebuchet MS" w:hAnsi="Trebuchet MS"/>
          <w:sz w:val="22"/>
          <w:szCs w:val="22"/>
        </w:rPr>
        <w:t>The following individuals and/or entities were included in the development of these proposed rules: county SNAP administrators, Economic Security Sub-PAC, PAC, Finance Sub-PAC.</w:t>
      </w:r>
    </w:p>
    <w:p w14:paraId="548D7DEF" w14:textId="77777777" w:rsidR="00FB79CD" w:rsidRPr="00FB79CD" w:rsidRDefault="00FB79CD" w:rsidP="00F05CDE">
      <w:pPr>
        <w:rPr>
          <w:rFonts w:ascii="Trebuchet MS" w:hAnsi="Trebuchet MS"/>
          <w:sz w:val="22"/>
          <w:szCs w:val="22"/>
        </w:rPr>
      </w:pPr>
    </w:p>
    <w:p w14:paraId="6ED33331" w14:textId="73B69296" w:rsidR="000C4334" w:rsidRPr="00FB79CD" w:rsidRDefault="000C4334" w:rsidP="0073715E">
      <w:pPr>
        <w:rPr>
          <w:rFonts w:ascii="Trebuchet MS" w:hAnsi="Trebuchet MS"/>
          <w:sz w:val="22"/>
          <w:szCs w:val="22"/>
        </w:rPr>
      </w:pPr>
      <w:r w:rsidRPr="00FB79CD">
        <w:rPr>
          <w:rFonts w:ascii="Trebuchet MS" w:hAnsi="Trebuchet MS"/>
          <w:iCs/>
          <w:sz w:val="22"/>
          <w:szCs w:val="22"/>
        </w:rPr>
        <w:t>b) This Rule-Making Package</w:t>
      </w:r>
      <w:r w:rsidRPr="00FB79CD">
        <w:rPr>
          <w:rFonts w:ascii="Trebuchet MS" w:hAnsi="Trebuchet MS"/>
          <w:i/>
          <w:sz w:val="22"/>
          <w:szCs w:val="22"/>
        </w:rPr>
        <w:t xml:space="preserve"> </w:t>
      </w:r>
      <w:r w:rsidRPr="00FB79CD">
        <w:rPr>
          <w:rFonts w:ascii="Trebuchet MS" w:hAnsi="Trebuchet MS"/>
          <w:sz w:val="22"/>
          <w:szCs w:val="22"/>
        </w:rPr>
        <w:t xml:space="preserve">[NOTE: The following individuals and/or entities were contacted and informed that this </w:t>
      </w:r>
      <w:proofErr w:type="gramStart"/>
      <w:r w:rsidRPr="00FB79CD">
        <w:rPr>
          <w:rFonts w:ascii="Trebuchet MS" w:hAnsi="Trebuchet MS"/>
          <w:sz w:val="22"/>
          <w:szCs w:val="22"/>
        </w:rPr>
        <w:t>rule-making</w:t>
      </w:r>
      <w:proofErr w:type="gramEnd"/>
      <w:r w:rsidRPr="00FB79CD">
        <w:rPr>
          <w:rFonts w:ascii="Trebuchet MS" w:hAnsi="Trebuchet MS"/>
          <w:sz w:val="22"/>
          <w:szCs w:val="22"/>
        </w:rPr>
        <w:t xml:space="preserve"> was proposed for consideration by the State Board of Human Services]</w:t>
      </w:r>
    </w:p>
    <w:p w14:paraId="7000330F" w14:textId="3164FDF4" w:rsidR="00765CB7" w:rsidRDefault="00765CB7" w:rsidP="00F05CDE">
      <w:pPr>
        <w:rPr>
          <w:rFonts w:ascii="Trebuchet MS" w:hAnsi="Trebuchet MS"/>
          <w:sz w:val="22"/>
          <w:szCs w:val="22"/>
        </w:rPr>
      </w:pPr>
      <w:r w:rsidRPr="00FB79CD">
        <w:rPr>
          <w:rFonts w:ascii="Trebuchet MS" w:hAnsi="Trebuchet MS"/>
          <w:sz w:val="22"/>
          <w:szCs w:val="22"/>
        </w:rPr>
        <w:t>The following individuals and/or entities were informed of this rule package: county SNAP administrators, Division of Economic Workforce Support (DEWS), and the Health Care Policy and Finance department (HCPF)</w:t>
      </w:r>
    </w:p>
    <w:p w14:paraId="5002F758" w14:textId="77777777" w:rsidR="00FB79CD" w:rsidRPr="00FB79CD" w:rsidRDefault="00FB79CD" w:rsidP="00F05CDE">
      <w:pPr>
        <w:rPr>
          <w:rFonts w:ascii="Trebuchet MS" w:hAnsi="Trebuchet MS"/>
          <w:sz w:val="22"/>
          <w:szCs w:val="22"/>
        </w:rPr>
      </w:pPr>
    </w:p>
    <w:p w14:paraId="375FC7ED" w14:textId="0049A971" w:rsidR="000C4334" w:rsidRPr="00FB79CD" w:rsidRDefault="000C4334" w:rsidP="0073715E">
      <w:pPr>
        <w:rPr>
          <w:rFonts w:ascii="Trebuchet MS" w:hAnsi="Trebuchet MS"/>
          <w:sz w:val="22"/>
          <w:szCs w:val="22"/>
        </w:rPr>
      </w:pPr>
      <w:r w:rsidRPr="00FB79CD">
        <w:rPr>
          <w:rFonts w:ascii="Trebuchet MS" w:hAnsi="Trebuchet MS"/>
          <w:iCs/>
          <w:sz w:val="22"/>
          <w:szCs w:val="22"/>
        </w:rPr>
        <w:t xml:space="preserve">c) Other State Agencies </w:t>
      </w:r>
      <w:r w:rsidRPr="00FB79CD">
        <w:rPr>
          <w:rFonts w:ascii="Trebuchet MS" w:hAnsi="Trebuchet MS"/>
          <w:sz w:val="22"/>
          <w:szCs w:val="22"/>
        </w:rPr>
        <w:t xml:space="preserve">[NOTE: Are other State Agencies (such as HCPF or CDPHE) impacted by these rules?  If so, have they been contacted and provided input on the proposed rules?] </w:t>
      </w:r>
    </w:p>
    <w:p w14:paraId="69EB5DFC" w14:textId="1C7DB9C3" w:rsidR="00765CB7" w:rsidRPr="00FB79CD" w:rsidRDefault="00765CB7" w:rsidP="00F05CDE">
      <w:pPr>
        <w:rPr>
          <w:rFonts w:ascii="Trebuchet MS" w:hAnsi="Trebuchet MS"/>
          <w:sz w:val="22"/>
          <w:szCs w:val="22"/>
        </w:rPr>
      </w:pPr>
      <w:r w:rsidRPr="00FB79CD">
        <w:rPr>
          <w:rFonts w:ascii="Trebuchet MS" w:hAnsi="Trebuchet MS"/>
          <w:sz w:val="22"/>
          <w:szCs w:val="22"/>
        </w:rPr>
        <w:t xml:space="preserve">HCPF and DEWS </w:t>
      </w:r>
      <w:r w:rsidR="00657135" w:rsidRPr="00FB79CD">
        <w:rPr>
          <w:rFonts w:ascii="Trebuchet MS" w:hAnsi="Trebuchet MS"/>
          <w:sz w:val="22"/>
          <w:szCs w:val="22"/>
        </w:rPr>
        <w:t xml:space="preserve">reviewed </w:t>
      </w:r>
      <w:r w:rsidRPr="00FB79CD">
        <w:rPr>
          <w:rFonts w:ascii="Trebuchet MS" w:hAnsi="Trebuchet MS"/>
          <w:sz w:val="22"/>
          <w:szCs w:val="22"/>
        </w:rPr>
        <w:t xml:space="preserve">this rule package and their comments </w:t>
      </w:r>
      <w:r w:rsidR="00657135" w:rsidRPr="00FB79CD">
        <w:rPr>
          <w:rFonts w:ascii="Trebuchet MS" w:hAnsi="Trebuchet MS"/>
          <w:sz w:val="22"/>
          <w:szCs w:val="22"/>
        </w:rPr>
        <w:t>were</w:t>
      </w:r>
      <w:r w:rsidRPr="00FB79CD">
        <w:rPr>
          <w:rFonts w:ascii="Trebuchet MS" w:hAnsi="Trebuchet MS"/>
          <w:sz w:val="22"/>
          <w:szCs w:val="22"/>
        </w:rPr>
        <w:t xml:space="preserve"> considered.</w:t>
      </w:r>
    </w:p>
    <w:p w14:paraId="7085A2F1" w14:textId="27C96C3A" w:rsidR="000C4334" w:rsidRPr="00FB79CD" w:rsidRDefault="000C4334" w:rsidP="0073715E">
      <w:pPr>
        <w:rPr>
          <w:rFonts w:ascii="Trebuchet MS" w:hAnsi="Trebuchet MS"/>
          <w:sz w:val="22"/>
          <w:szCs w:val="22"/>
        </w:rPr>
      </w:pPr>
      <w:r w:rsidRPr="00FB79CD">
        <w:rPr>
          <w:rFonts w:ascii="Trebuchet MS" w:hAnsi="Trebuchet MS"/>
          <w:sz w:val="22"/>
          <w:szCs w:val="22"/>
        </w:rPr>
        <w:lastRenderedPageBreak/>
        <w:t>d) Sub-Policy Advisory Committee (Sub-PAC) – Subject Matter and Finance</w:t>
      </w:r>
    </w:p>
    <w:p w14:paraId="51C8DB34" w14:textId="6B403A39" w:rsidR="000C4334" w:rsidRPr="00FB79CD" w:rsidRDefault="000C4334" w:rsidP="00F05CDE">
      <w:pPr>
        <w:rPr>
          <w:rFonts w:ascii="Trebuchet MS" w:hAnsi="Trebuchet MS"/>
          <w:sz w:val="22"/>
          <w:szCs w:val="22"/>
        </w:rPr>
      </w:pPr>
      <w:r w:rsidRPr="00FB79CD">
        <w:rPr>
          <w:rFonts w:ascii="Trebuchet MS" w:hAnsi="Trebuchet MS"/>
          <w:sz w:val="22"/>
          <w:szCs w:val="22"/>
        </w:rPr>
        <w:t xml:space="preserve">Have these rules been reviewed by the appropriate Sub-PAC? </w:t>
      </w:r>
      <w:sdt>
        <w:sdtPr>
          <w:rPr>
            <w:rFonts w:ascii="Trebuchet MS" w:hAnsi="Trebuchet MS"/>
            <w:sz w:val="22"/>
            <w:szCs w:val="22"/>
          </w:rPr>
          <w:alias w:val="Sub-PAC Scheduling Status"/>
          <w:id w:val="873054430"/>
          <w:dropDownList>
            <w:listItem w:displayText="INDICATE STATUS ON SUB-PAC SCHEDULING" w:value="INDICATE STATUS ON SUB-PAC SCHEDULING"/>
            <w:listItem w:displayText="Yes" w:value="Yes"/>
            <w:listItem w:displayText="No" w:value="No"/>
            <w:listItem w:displayText="Pending (Indicate date in &quot;Date Presented&quot; field, below)" w:value="Pending (Indicate date in &quot;Date Presented&quot; field, below)"/>
          </w:dropDownList>
        </w:sdtPr>
        <w:sdtContent>
          <w:r w:rsidR="00657135" w:rsidRPr="00FB79CD">
            <w:rPr>
              <w:rFonts w:ascii="Trebuchet MS" w:hAnsi="Trebuchet MS"/>
              <w:sz w:val="22"/>
              <w:szCs w:val="22"/>
            </w:rPr>
            <w:t>Yes</w:t>
          </w:r>
        </w:sdtContent>
      </w:sdt>
    </w:p>
    <w:p w14:paraId="218E4A36" w14:textId="11167769" w:rsidR="000C4334" w:rsidRPr="00FB79CD" w:rsidRDefault="000C4334" w:rsidP="00F05CDE">
      <w:pPr>
        <w:rPr>
          <w:rFonts w:ascii="Trebuchet MS" w:hAnsi="Trebuchet MS"/>
          <w:sz w:val="22"/>
          <w:szCs w:val="22"/>
        </w:rPr>
      </w:pPr>
      <w:r w:rsidRPr="00FB79CD">
        <w:rPr>
          <w:rFonts w:ascii="Trebuchet MS" w:hAnsi="Trebuchet MS"/>
          <w:sz w:val="22"/>
          <w:szCs w:val="22"/>
        </w:rPr>
        <w:t>Date Presented: </w:t>
      </w:r>
      <w:r w:rsidR="00C023E2" w:rsidRPr="00FB79CD">
        <w:rPr>
          <w:rFonts w:ascii="Trebuchet MS" w:hAnsi="Trebuchet MS"/>
          <w:sz w:val="22"/>
          <w:szCs w:val="22"/>
        </w:rPr>
        <w:t>5/7/2026</w:t>
      </w:r>
    </w:p>
    <w:p w14:paraId="6AC1B7CE" w14:textId="49723C14" w:rsidR="000C4334" w:rsidRPr="00FB79CD" w:rsidRDefault="000C4334" w:rsidP="00F05CDE">
      <w:pPr>
        <w:rPr>
          <w:rFonts w:ascii="Trebuchet MS" w:hAnsi="Trebuchet MS"/>
          <w:sz w:val="22"/>
          <w:szCs w:val="22"/>
        </w:rPr>
      </w:pPr>
      <w:r w:rsidRPr="00FB79CD">
        <w:rPr>
          <w:rFonts w:ascii="Trebuchet MS" w:hAnsi="Trebuchet MS"/>
          <w:sz w:val="22"/>
          <w:szCs w:val="22"/>
        </w:rPr>
        <w:t>What issues were raised: </w:t>
      </w:r>
      <w:r w:rsidR="00657135" w:rsidRPr="00FB79CD">
        <w:rPr>
          <w:rFonts w:ascii="Trebuchet MS" w:hAnsi="Trebuchet MS"/>
          <w:sz w:val="22"/>
          <w:szCs w:val="22"/>
        </w:rPr>
        <w:t>None</w:t>
      </w:r>
    </w:p>
    <w:p w14:paraId="24B550E6" w14:textId="5B0F42AE" w:rsidR="000C4334" w:rsidRPr="00FB79CD" w:rsidRDefault="000C4334" w:rsidP="00F05CDE">
      <w:pPr>
        <w:rPr>
          <w:rFonts w:ascii="Trebuchet MS" w:hAnsi="Trebuchet MS"/>
          <w:sz w:val="22"/>
          <w:szCs w:val="22"/>
        </w:rPr>
      </w:pPr>
      <w:r w:rsidRPr="00FB79CD">
        <w:rPr>
          <w:rFonts w:ascii="Trebuchet MS" w:hAnsi="Trebuchet MS"/>
          <w:sz w:val="22"/>
          <w:szCs w:val="22"/>
        </w:rPr>
        <w:t>Vote Count: </w:t>
      </w:r>
      <w:r w:rsidR="00657135" w:rsidRPr="00FB79CD">
        <w:rPr>
          <w:rFonts w:ascii="Trebuchet MS" w:hAnsi="Trebuchet MS"/>
          <w:sz w:val="22"/>
          <w:szCs w:val="22"/>
        </w:rPr>
        <w:t>17 yes</w:t>
      </w:r>
    </w:p>
    <w:p w14:paraId="5AED5315" w14:textId="789C2E78" w:rsidR="000C4334" w:rsidRPr="00FB79CD" w:rsidRDefault="000C4334" w:rsidP="00F05CDE">
      <w:pPr>
        <w:rPr>
          <w:rFonts w:ascii="Trebuchet MS" w:hAnsi="Trebuchet MS"/>
          <w:sz w:val="22"/>
          <w:szCs w:val="22"/>
        </w:rPr>
      </w:pPr>
      <w:r w:rsidRPr="00FB79CD">
        <w:rPr>
          <w:rFonts w:ascii="Trebuchet MS" w:hAnsi="Trebuchet MS"/>
          <w:sz w:val="22"/>
          <w:szCs w:val="22"/>
        </w:rPr>
        <w:t xml:space="preserve">If not Presented, explain why: </w:t>
      </w:r>
    </w:p>
    <w:p w14:paraId="5D992A10" w14:textId="52000311" w:rsidR="000C4334" w:rsidRPr="00FB79CD" w:rsidRDefault="00F05CDE" w:rsidP="00F05CDE">
      <w:pPr>
        <w:rPr>
          <w:rFonts w:ascii="Trebuchet MS" w:hAnsi="Trebuchet MS"/>
          <w:sz w:val="22"/>
          <w:szCs w:val="22"/>
        </w:rPr>
      </w:pPr>
      <w:r w:rsidRPr="00FB79CD">
        <w:rPr>
          <w:rFonts w:ascii="Trebuchet MS" w:hAnsi="Trebuchet MS"/>
          <w:sz w:val="22"/>
          <w:szCs w:val="22"/>
        </w:rPr>
        <w:t>P</w:t>
      </w:r>
      <w:r w:rsidR="000C4334" w:rsidRPr="00FB79CD">
        <w:rPr>
          <w:rFonts w:ascii="Trebuchet MS" w:hAnsi="Trebuchet MS"/>
          <w:sz w:val="22"/>
          <w:szCs w:val="22"/>
        </w:rPr>
        <w:t xml:space="preserve">resented at Finance Sub-PAC? </w:t>
      </w:r>
      <w:sdt>
        <w:sdtPr>
          <w:rPr>
            <w:rFonts w:ascii="Trebuchet MS" w:hAnsi="Trebuchet MS"/>
            <w:sz w:val="22"/>
            <w:szCs w:val="22"/>
          </w:rPr>
          <w:alias w:val="Sub-PAC Scheduling Status"/>
          <w:id w:val="625050121"/>
          <w:dropDownList>
            <w:listItem w:displayText="INDICATE STATUS ON SUB-PAC SCHEDULING" w:value="INDICATE STATUS ON SUB-PAC SCHEDULING"/>
            <w:listItem w:displayText="Yes" w:value="Yes"/>
            <w:listItem w:displayText="No" w:value="No"/>
            <w:listItem w:displayText="Pending (Indicate date in &quot;Date Presented&quot; field, below)" w:value="Pending (Indicate date in &quot;Date Presented&quot; field, below)"/>
          </w:dropDownList>
        </w:sdtPr>
        <w:sdtContent>
          <w:r w:rsidR="000C4334" w:rsidRPr="00FB79CD">
            <w:rPr>
              <w:rFonts w:ascii="Trebuchet MS" w:hAnsi="Trebuchet MS"/>
              <w:sz w:val="22"/>
              <w:szCs w:val="22"/>
            </w:rPr>
            <w:t>INDICATE STATUS ON SUB-PAC SCHEDULING</w:t>
          </w:r>
        </w:sdtContent>
      </w:sdt>
    </w:p>
    <w:p w14:paraId="57EF950F" w14:textId="59E40004" w:rsidR="000C4334" w:rsidRPr="00FB79CD" w:rsidRDefault="000C4334" w:rsidP="00F05CDE">
      <w:pPr>
        <w:rPr>
          <w:rFonts w:ascii="Trebuchet MS" w:hAnsi="Trebuchet MS"/>
          <w:sz w:val="22"/>
          <w:szCs w:val="22"/>
        </w:rPr>
      </w:pPr>
      <w:r w:rsidRPr="00FB79CD">
        <w:rPr>
          <w:rFonts w:ascii="Trebuchet MS" w:hAnsi="Trebuchet MS"/>
          <w:sz w:val="22"/>
          <w:szCs w:val="22"/>
        </w:rPr>
        <w:t>Finance Sub-PAC Date Presented: </w:t>
      </w:r>
      <w:r w:rsidR="00C023E2" w:rsidRPr="00FB79CD">
        <w:rPr>
          <w:rFonts w:ascii="Trebuchet MS" w:hAnsi="Trebuchet MS"/>
          <w:sz w:val="22"/>
          <w:szCs w:val="22"/>
        </w:rPr>
        <w:t xml:space="preserve">June </w:t>
      </w:r>
      <w:r w:rsidR="00657135" w:rsidRPr="00FB79CD">
        <w:rPr>
          <w:rFonts w:ascii="Trebuchet MS" w:hAnsi="Trebuchet MS"/>
          <w:sz w:val="22"/>
          <w:szCs w:val="22"/>
        </w:rPr>
        <w:t xml:space="preserve">6, </w:t>
      </w:r>
      <w:r w:rsidR="00C023E2" w:rsidRPr="00FB79CD">
        <w:rPr>
          <w:rFonts w:ascii="Trebuchet MS" w:hAnsi="Trebuchet MS"/>
          <w:sz w:val="22"/>
          <w:szCs w:val="22"/>
        </w:rPr>
        <w:t>2026</w:t>
      </w:r>
    </w:p>
    <w:p w14:paraId="1D3633D9" w14:textId="440A4725" w:rsidR="000C4334" w:rsidRPr="00FB79CD" w:rsidRDefault="000C4334" w:rsidP="00F05CDE">
      <w:pPr>
        <w:rPr>
          <w:rFonts w:ascii="Trebuchet MS" w:hAnsi="Trebuchet MS"/>
          <w:sz w:val="22"/>
          <w:szCs w:val="22"/>
        </w:rPr>
      </w:pPr>
      <w:r w:rsidRPr="00FB79CD">
        <w:rPr>
          <w:rFonts w:ascii="Trebuchet MS" w:hAnsi="Trebuchet MS"/>
          <w:sz w:val="22"/>
          <w:szCs w:val="22"/>
        </w:rPr>
        <w:t>Finance Sub-PAC issues were raised: </w:t>
      </w:r>
      <w:r w:rsidR="00657135" w:rsidRPr="00FB79CD">
        <w:rPr>
          <w:rFonts w:ascii="Trebuchet MS" w:hAnsi="Trebuchet MS"/>
          <w:sz w:val="22"/>
          <w:szCs w:val="22"/>
        </w:rPr>
        <w:t>None</w:t>
      </w:r>
    </w:p>
    <w:p w14:paraId="436FC5AD" w14:textId="066919A6" w:rsidR="000C4334" w:rsidRPr="00FB79CD" w:rsidRDefault="000C4334" w:rsidP="00F05CDE">
      <w:pPr>
        <w:rPr>
          <w:rFonts w:ascii="Trebuchet MS" w:hAnsi="Trebuchet MS"/>
          <w:sz w:val="22"/>
          <w:szCs w:val="22"/>
        </w:rPr>
      </w:pPr>
      <w:r w:rsidRPr="00FB79CD">
        <w:rPr>
          <w:rFonts w:ascii="Trebuchet MS" w:hAnsi="Trebuchet MS"/>
          <w:sz w:val="22"/>
          <w:szCs w:val="22"/>
        </w:rPr>
        <w:t>Finance Sub-PAC Vote Count: </w:t>
      </w:r>
      <w:r w:rsidR="00657135" w:rsidRPr="00FB79CD">
        <w:rPr>
          <w:rFonts w:ascii="Trebuchet MS" w:hAnsi="Trebuchet MS"/>
          <w:sz w:val="22"/>
          <w:szCs w:val="22"/>
        </w:rPr>
        <w:t>Passed consent agenda</w:t>
      </w:r>
    </w:p>
    <w:p w14:paraId="31FF6061" w14:textId="7A70CA29" w:rsidR="000C4334" w:rsidRPr="00FB79CD" w:rsidRDefault="000C4334" w:rsidP="00F05CDE">
      <w:pPr>
        <w:rPr>
          <w:rFonts w:ascii="Trebuchet MS" w:hAnsi="Trebuchet MS"/>
          <w:sz w:val="22"/>
          <w:szCs w:val="22"/>
        </w:rPr>
      </w:pPr>
      <w:r w:rsidRPr="00FB79CD">
        <w:rPr>
          <w:rFonts w:ascii="Trebuchet MS" w:hAnsi="Trebuchet MS"/>
          <w:sz w:val="22"/>
          <w:szCs w:val="22"/>
        </w:rPr>
        <w:t xml:space="preserve">If not Presented at Finance Sub-PAC explain why: </w:t>
      </w:r>
    </w:p>
    <w:p w14:paraId="2D213D9C" w14:textId="229A58D7" w:rsidR="000C4334" w:rsidRPr="00FB79CD" w:rsidRDefault="00F05CDE" w:rsidP="00F05CDE">
      <w:pPr>
        <w:rPr>
          <w:rFonts w:ascii="Trebuchet MS" w:hAnsi="Trebuchet MS"/>
          <w:sz w:val="22"/>
          <w:szCs w:val="22"/>
        </w:rPr>
      </w:pPr>
      <w:r w:rsidRPr="00FB79CD">
        <w:rPr>
          <w:rFonts w:ascii="Trebuchet MS" w:hAnsi="Trebuchet MS"/>
          <w:sz w:val="22"/>
          <w:szCs w:val="22"/>
        </w:rPr>
        <w:t xml:space="preserve">e) </w:t>
      </w:r>
      <w:r w:rsidR="000C4334" w:rsidRPr="00FB79CD">
        <w:rPr>
          <w:rFonts w:ascii="Trebuchet MS" w:hAnsi="Trebuchet MS"/>
          <w:sz w:val="22"/>
          <w:szCs w:val="22"/>
        </w:rPr>
        <w:t>Policy Advisory Committee (PAC)</w:t>
      </w:r>
    </w:p>
    <w:p w14:paraId="6F455160" w14:textId="519A1DF7" w:rsidR="000C4334" w:rsidRPr="00FB79CD" w:rsidRDefault="000C4334" w:rsidP="00F05CDE">
      <w:pPr>
        <w:rPr>
          <w:rFonts w:ascii="Trebuchet MS" w:hAnsi="Trebuchet MS"/>
          <w:b/>
          <w:i/>
          <w:sz w:val="22"/>
          <w:szCs w:val="22"/>
        </w:rPr>
      </w:pPr>
      <w:r w:rsidRPr="00FB79CD">
        <w:rPr>
          <w:rFonts w:ascii="Trebuchet MS" w:hAnsi="Trebuchet MS"/>
          <w:iCs/>
          <w:sz w:val="22"/>
          <w:szCs w:val="22"/>
        </w:rPr>
        <w:t>Have these rules been approved by PAC?</w:t>
      </w:r>
      <w:r w:rsidRPr="00FB79CD">
        <w:rPr>
          <w:rFonts w:ascii="Trebuchet MS" w:hAnsi="Trebuchet MS"/>
          <w:b/>
          <w:i/>
          <w:sz w:val="22"/>
          <w:szCs w:val="22"/>
        </w:rPr>
        <w:t xml:space="preserve"> </w:t>
      </w:r>
      <w:sdt>
        <w:sdtPr>
          <w:rPr>
            <w:rFonts w:ascii="Trebuchet MS" w:hAnsi="Trebuchet MS"/>
            <w:sz w:val="22"/>
            <w:szCs w:val="22"/>
          </w:rPr>
          <w:alias w:val="PAC Scheduling Status"/>
          <w:id w:val="1193763861"/>
          <w:dropDownList>
            <w:listItem w:displayText="INDICATE STATUS ON PAC SCHEDULING" w:value="INDICATE STATUS ON PAC SCHEDULING"/>
            <w:listItem w:displayText="Yes" w:value="Yes"/>
            <w:listItem w:displayText="No" w:value="No"/>
            <w:listItem w:displayText="Pending (Indicate date in &quot;Date Presented&quot; field, below)" w:value="Pending (Indicate date in &quot;Date Presented&quot; field, below)"/>
          </w:dropDownList>
        </w:sdtPr>
        <w:sdtContent>
          <w:r w:rsidR="00657135" w:rsidRPr="00FB79CD">
            <w:rPr>
              <w:rFonts w:ascii="Trebuchet MS" w:hAnsi="Trebuchet MS"/>
              <w:sz w:val="22"/>
              <w:szCs w:val="22"/>
            </w:rPr>
            <w:t>Pending (Indicate date in "Date Presented" field, below)</w:t>
          </w:r>
        </w:sdtContent>
      </w:sdt>
    </w:p>
    <w:p w14:paraId="514FC98F" w14:textId="23821251" w:rsidR="000C4334" w:rsidRPr="00FB79CD" w:rsidRDefault="000C4334" w:rsidP="00F05CDE">
      <w:pPr>
        <w:rPr>
          <w:rFonts w:ascii="Trebuchet MS" w:hAnsi="Trebuchet MS"/>
          <w:sz w:val="22"/>
          <w:szCs w:val="22"/>
        </w:rPr>
      </w:pPr>
      <w:r w:rsidRPr="00FB79CD">
        <w:rPr>
          <w:rFonts w:ascii="Trebuchet MS" w:hAnsi="Trebuchet MS"/>
          <w:sz w:val="22"/>
          <w:szCs w:val="22"/>
        </w:rPr>
        <w:t>Date Presented: </w:t>
      </w:r>
      <w:r w:rsidR="00657135" w:rsidRPr="00FB79CD">
        <w:rPr>
          <w:rFonts w:ascii="Trebuchet MS" w:hAnsi="Trebuchet MS"/>
          <w:sz w:val="22"/>
          <w:szCs w:val="22"/>
        </w:rPr>
        <w:t>July 2026</w:t>
      </w:r>
    </w:p>
    <w:p w14:paraId="7CF44C2F" w14:textId="5391B595" w:rsidR="000C4334" w:rsidRPr="00FB79CD" w:rsidRDefault="000C4334" w:rsidP="00F05CDE">
      <w:pPr>
        <w:rPr>
          <w:rFonts w:ascii="Trebuchet MS" w:hAnsi="Trebuchet MS"/>
          <w:sz w:val="22"/>
          <w:szCs w:val="22"/>
        </w:rPr>
      </w:pPr>
      <w:r w:rsidRPr="00FB79CD">
        <w:rPr>
          <w:rFonts w:ascii="Trebuchet MS" w:hAnsi="Trebuchet MS"/>
          <w:sz w:val="22"/>
          <w:szCs w:val="22"/>
        </w:rPr>
        <w:t>What issues were raised: </w:t>
      </w:r>
    </w:p>
    <w:p w14:paraId="431BB417" w14:textId="17F009A5" w:rsidR="000C4334" w:rsidRPr="00FB79CD" w:rsidRDefault="000C4334" w:rsidP="00F05CDE">
      <w:pPr>
        <w:rPr>
          <w:rFonts w:ascii="Trebuchet MS" w:hAnsi="Trebuchet MS"/>
          <w:sz w:val="22"/>
          <w:szCs w:val="22"/>
        </w:rPr>
      </w:pPr>
      <w:r w:rsidRPr="00FB79CD">
        <w:rPr>
          <w:rFonts w:ascii="Trebuchet MS" w:hAnsi="Trebuchet MS"/>
          <w:sz w:val="22"/>
          <w:szCs w:val="22"/>
        </w:rPr>
        <w:t xml:space="preserve">Vote Count: </w:t>
      </w:r>
    </w:p>
    <w:p w14:paraId="18D8AA81" w14:textId="5A5A7102" w:rsidR="000C4334" w:rsidRPr="00FB79CD" w:rsidRDefault="000C4334" w:rsidP="0073715E">
      <w:pPr>
        <w:rPr>
          <w:rFonts w:ascii="Trebuchet MS" w:hAnsi="Trebuchet MS"/>
          <w:sz w:val="22"/>
          <w:szCs w:val="22"/>
        </w:rPr>
      </w:pPr>
      <w:r w:rsidRPr="00FB79CD">
        <w:rPr>
          <w:rFonts w:ascii="Trebuchet MS" w:hAnsi="Trebuchet MS"/>
          <w:sz w:val="22"/>
          <w:szCs w:val="22"/>
        </w:rPr>
        <w:t>f) Other Comments</w:t>
      </w:r>
    </w:p>
    <w:p w14:paraId="4B11C9AA" w14:textId="772B0737" w:rsidR="000C4334" w:rsidRPr="00FB79CD" w:rsidRDefault="000C4334" w:rsidP="00F05CDE">
      <w:pPr>
        <w:rPr>
          <w:rFonts w:ascii="Trebuchet MS" w:hAnsi="Trebuchet MS"/>
          <w:sz w:val="22"/>
          <w:szCs w:val="22"/>
        </w:rPr>
      </w:pPr>
      <w:r w:rsidRPr="00FB79CD">
        <w:rPr>
          <w:rFonts w:ascii="Trebuchet MS" w:hAnsi="Trebuchet MS"/>
          <w:sz w:val="22"/>
          <w:szCs w:val="22"/>
        </w:rPr>
        <w:t xml:space="preserve">Were comments received by other stakeholders on the proposed rules? </w:t>
      </w:r>
      <w:sdt>
        <w:sdtPr>
          <w:rPr>
            <w:rFonts w:ascii="Trebuchet MS" w:hAnsi="Trebuchet MS"/>
            <w:sz w:val="22"/>
            <w:szCs w:val="22"/>
          </w:rPr>
          <w:alias w:val="Other Comments"/>
          <w:id w:val="1917251270"/>
          <w:dropDownList>
            <w:listItem w:displayText="INDICATE STATUS ON COMMENTS RECEIVED BY OTHER STAKEHOLDERS" w:value="INDICATE STATUS ON COMMENTS RECEIVED BY OTHER STAKEHOLDERS"/>
            <w:listItem w:displayText="Yes" w:value="Yes"/>
            <w:listItem w:displayText="No" w:value="No"/>
          </w:dropDownList>
        </w:sdtPr>
        <w:sdtContent>
          <w:r w:rsidR="00657135" w:rsidRPr="00FB79CD">
            <w:rPr>
              <w:rFonts w:ascii="Trebuchet MS" w:hAnsi="Trebuchet MS"/>
              <w:sz w:val="22"/>
              <w:szCs w:val="22"/>
            </w:rPr>
            <w:t>No</w:t>
          </w:r>
        </w:sdtContent>
      </w:sdt>
      <w:r w:rsidRPr="00FB79CD">
        <w:rPr>
          <w:rFonts w:ascii="Trebuchet MS" w:hAnsi="Trebuchet MS"/>
          <w:b/>
          <w:i/>
          <w:sz w:val="22"/>
          <w:szCs w:val="22"/>
        </w:rPr>
        <w:t xml:space="preserve">  </w:t>
      </w:r>
      <w:r w:rsidRPr="00FB79CD">
        <w:rPr>
          <w:rFonts w:ascii="Trebuchet MS" w:hAnsi="Trebuchet MS"/>
          <w:sz w:val="22"/>
          <w:szCs w:val="22"/>
        </w:rPr>
        <w:t>[NOTE: If answer is “yes,” please summarize comments below, including stakeholder groups engaged and dates, if applicable.]</w:t>
      </w:r>
    </w:p>
    <w:p w14:paraId="7D1AC4C8" w14:textId="779A2BBF" w:rsidR="00657135" w:rsidRDefault="00657135" w:rsidP="00F05CDE">
      <w:pPr>
        <w:rPr>
          <w:rFonts w:ascii="Trebuchet MS" w:hAnsi="Trebuchet MS"/>
          <w:sz w:val="22"/>
          <w:szCs w:val="22"/>
        </w:rPr>
      </w:pPr>
      <w:r w:rsidRPr="00FB79CD">
        <w:rPr>
          <w:rFonts w:ascii="Trebuchet MS" w:hAnsi="Trebuchet MS"/>
          <w:sz w:val="22"/>
          <w:szCs w:val="22"/>
        </w:rPr>
        <w:t xml:space="preserve">No other comments were received by stakeholder groups. </w:t>
      </w:r>
    </w:p>
    <w:p w14:paraId="0B031B72" w14:textId="77777777" w:rsidR="00FB79CD" w:rsidRDefault="00FB79CD" w:rsidP="00F05CDE">
      <w:pPr>
        <w:rPr>
          <w:rFonts w:ascii="Trebuchet MS" w:hAnsi="Trebuchet MS"/>
          <w:sz w:val="22"/>
          <w:szCs w:val="22"/>
        </w:rPr>
      </w:pPr>
    </w:p>
    <w:p w14:paraId="78B918D9" w14:textId="77777777" w:rsidR="00FB79CD" w:rsidRDefault="00FB79CD" w:rsidP="00F05CDE">
      <w:pPr>
        <w:rPr>
          <w:rFonts w:ascii="Trebuchet MS" w:hAnsi="Trebuchet MS"/>
          <w:sz w:val="22"/>
          <w:szCs w:val="22"/>
        </w:rPr>
      </w:pPr>
    </w:p>
    <w:p w14:paraId="11AC9343" w14:textId="77777777" w:rsidR="00FB79CD" w:rsidRDefault="00FB79CD" w:rsidP="00F05CDE">
      <w:pPr>
        <w:rPr>
          <w:rFonts w:ascii="Trebuchet MS" w:hAnsi="Trebuchet MS"/>
          <w:sz w:val="22"/>
          <w:szCs w:val="22"/>
        </w:rPr>
      </w:pPr>
    </w:p>
    <w:p w14:paraId="49E7A790" w14:textId="77777777" w:rsidR="00FB79CD" w:rsidRDefault="00FB79CD" w:rsidP="00F05CDE">
      <w:pPr>
        <w:rPr>
          <w:rFonts w:ascii="Trebuchet MS" w:hAnsi="Trebuchet MS"/>
          <w:sz w:val="22"/>
          <w:szCs w:val="22"/>
        </w:rPr>
      </w:pPr>
    </w:p>
    <w:p w14:paraId="372D14D3" w14:textId="77777777" w:rsidR="00FB79CD" w:rsidRDefault="00FB79CD" w:rsidP="00F05CDE">
      <w:pPr>
        <w:rPr>
          <w:rFonts w:ascii="Trebuchet MS" w:hAnsi="Trebuchet MS"/>
          <w:sz w:val="22"/>
          <w:szCs w:val="22"/>
        </w:rPr>
      </w:pPr>
    </w:p>
    <w:p w14:paraId="1BAFEEE5" w14:textId="77777777" w:rsidR="00FB79CD" w:rsidRDefault="00FB79CD" w:rsidP="00F05CDE">
      <w:pPr>
        <w:rPr>
          <w:rFonts w:ascii="Trebuchet MS" w:hAnsi="Trebuchet MS"/>
          <w:sz w:val="22"/>
          <w:szCs w:val="22"/>
        </w:rPr>
      </w:pPr>
    </w:p>
    <w:p w14:paraId="29097404" w14:textId="77777777" w:rsidR="00FB79CD" w:rsidRPr="00FB79CD" w:rsidRDefault="00FB79CD" w:rsidP="00F05CDE">
      <w:pPr>
        <w:rPr>
          <w:rFonts w:ascii="Trebuchet MS" w:hAnsi="Trebuchet MS"/>
          <w:sz w:val="22"/>
          <w:szCs w:val="22"/>
        </w:rPr>
      </w:pPr>
    </w:p>
    <w:p w14:paraId="2C7071AE" w14:textId="77777777" w:rsidR="00FB79CD" w:rsidRDefault="00FB79CD" w:rsidP="005E1BED"/>
    <w:p w14:paraId="556B65D8" w14:textId="70C5E451" w:rsidR="0073715E" w:rsidRDefault="0073715E" w:rsidP="00624165">
      <w:pPr>
        <w:pStyle w:val="Heading2"/>
      </w:pPr>
      <w:r>
        <w:t>6. Proposed Rules</w:t>
      </w:r>
    </w:p>
    <w:p w14:paraId="2DA96B21" w14:textId="77777777" w:rsidR="00FB79CD" w:rsidRPr="00FB79CD" w:rsidRDefault="00FB79CD" w:rsidP="00FB79CD"/>
    <w:p w14:paraId="664C1249" w14:textId="77777777" w:rsidR="0073715E" w:rsidRPr="00811C45" w:rsidRDefault="0073715E" w:rsidP="0073715E">
      <w:pPr>
        <w:rPr>
          <w:rFonts w:ascii="Arial" w:hAnsi="Arial" w:cs="Arial"/>
          <w:sz w:val="20"/>
          <w:szCs w:val="20"/>
        </w:rPr>
      </w:pPr>
      <w:r w:rsidRPr="00811C45">
        <w:rPr>
          <w:rFonts w:ascii="Arial" w:hAnsi="Arial" w:cs="Arial"/>
          <w:b/>
          <w:bCs/>
          <w:sz w:val="20"/>
          <w:szCs w:val="20"/>
        </w:rPr>
        <w:t>DEPARTMENT OF HUMAN SERVICES</w:t>
      </w:r>
    </w:p>
    <w:p w14:paraId="0F66570F" w14:textId="77777777" w:rsidR="0073715E" w:rsidRPr="00811C45" w:rsidRDefault="0073715E" w:rsidP="0073715E">
      <w:pPr>
        <w:rPr>
          <w:rFonts w:ascii="Arial" w:hAnsi="Arial" w:cs="Arial"/>
          <w:sz w:val="20"/>
          <w:szCs w:val="20"/>
        </w:rPr>
      </w:pPr>
      <w:r w:rsidRPr="00811C45">
        <w:rPr>
          <w:rFonts w:ascii="Arial" w:hAnsi="Arial" w:cs="Arial"/>
          <w:b/>
          <w:bCs/>
          <w:sz w:val="20"/>
          <w:szCs w:val="20"/>
        </w:rPr>
        <w:t>Supplemental Nutrition Assistance Program (SNAP)</w:t>
      </w:r>
    </w:p>
    <w:p w14:paraId="64269A70" w14:textId="77777777" w:rsidR="0073715E" w:rsidRPr="00811C45" w:rsidRDefault="0073715E" w:rsidP="0073715E">
      <w:pPr>
        <w:rPr>
          <w:rFonts w:ascii="Arial" w:hAnsi="Arial" w:cs="Arial"/>
          <w:b/>
          <w:bCs/>
          <w:sz w:val="20"/>
          <w:szCs w:val="20"/>
        </w:rPr>
      </w:pPr>
      <w:r w:rsidRPr="00811C45">
        <w:rPr>
          <w:rFonts w:ascii="Arial" w:hAnsi="Arial" w:cs="Arial"/>
          <w:b/>
          <w:bCs/>
          <w:sz w:val="20"/>
          <w:szCs w:val="20"/>
        </w:rPr>
        <w:t>RULE MANUAL VOLUME 4, SNAP</w:t>
      </w:r>
    </w:p>
    <w:p w14:paraId="37FF992C" w14:textId="77777777" w:rsidR="0073715E" w:rsidRPr="00811C45" w:rsidRDefault="0073715E" w:rsidP="0073715E">
      <w:pPr>
        <w:rPr>
          <w:rFonts w:ascii="Arial" w:hAnsi="Arial" w:cs="Arial"/>
          <w:sz w:val="20"/>
          <w:szCs w:val="20"/>
        </w:rPr>
      </w:pPr>
      <w:r w:rsidRPr="00811C45">
        <w:rPr>
          <w:rFonts w:ascii="Arial" w:hAnsi="Arial" w:cs="Arial"/>
          <w:b/>
          <w:bCs/>
          <w:sz w:val="20"/>
          <w:szCs w:val="20"/>
        </w:rPr>
        <w:t>10 CCR 2506-1</w:t>
      </w:r>
    </w:p>
    <w:p w14:paraId="63A408B2" w14:textId="77777777" w:rsidR="0073715E" w:rsidRPr="00811C45" w:rsidRDefault="0073715E" w:rsidP="0073715E">
      <w:pPr>
        <w:rPr>
          <w:rFonts w:ascii="Arial" w:hAnsi="Arial" w:cs="Arial"/>
          <w:sz w:val="20"/>
          <w:szCs w:val="20"/>
        </w:rPr>
      </w:pPr>
      <w:r w:rsidRPr="00811C45">
        <w:rPr>
          <w:rFonts w:ascii="Arial" w:hAnsi="Arial" w:cs="Arial"/>
          <w:i/>
          <w:iCs/>
          <w:sz w:val="20"/>
          <w:szCs w:val="20"/>
        </w:rPr>
        <w:t>[Editor’s Notes follow the text of the rules at the end of this CCR Document.]</w:t>
      </w:r>
    </w:p>
    <w:p w14:paraId="26EE7B18" w14:textId="77777777" w:rsidR="0073715E" w:rsidRPr="00811C45" w:rsidRDefault="0073715E" w:rsidP="0073715E">
      <w:pPr>
        <w:rPr>
          <w:rFonts w:ascii="Arial" w:hAnsi="Arial" w:cs="Arial"/>
          <w:sz w:val="20"/>
          <w:szCs w:val="20"/>
        </w:rPr>
      </w:pPr>
      <w:r w:rsidRPr="00811C45">
        <w:rPr>
          <w:rFonts w:ascii="Arial" w:hAnsi="Arial" w:cs="Arial"/>
          <w:sz w:val="20"/>
          <w:szCs w:val="20"/>
        </w:rPr>
        <w:t>_________________________________________________________________________</w:t>
      </w:r>
    </w:p>
    <w:p w14:paraId="25F506CF" w14:textId="77777777" w:rsidR="0073715E" w:rsidRPr="00811C45" w:rsidRDefault="0073715E" w:rsidP="0073715E">
      <w:pPr>
        <w:rPr>
          <w:rFonts w:ascii="Arial" w:hAnsi="Arial" w:cs="Arial"/>
          <w:b/>
          <w:bCs/>
          <w:sz w:val="20"/>
          <w:szCs w:val="20"/>
        </w:rPr>
      </w:pPr>
      <w:r w:rsidRPr="00811C45">
        <w:rPr>
          <w:rFonts w:ascii="Arial" w:hAnsi="Arial" w:cs="Arial"/>
          <w:b/>
          <w:bCs/>
          <w:sz w:val="20"/>
          <w:szCs w:val="20"/>
        </w:rPr>
        <w:t>4.000</w:t>
      </w:r>
      <w:r w:rsidRPr="00811C45">
        <w:rPr>
          <w:rFonts w:ascii="Arial" w:hAnsi="Arial" w:cs="Arial"/>
          <w:b/>
          <w:bCs/>
          <w:sz w:val="20"/>
          <w:szCs w:val="20"/>
        </w:rPr>
        <w:tab/>
        <w:t>SNAP</w:t>
      </w:r>
    </w:p>
    <w:p w14:paraId="44130ACA" w14:textId="77777777" w:rsidR="0073715E" w:rsidRPr="00811C45" w:rsidRDefault="0073715E" w:rsidP="0073715E">
      <w:pPr>
        <w:rPr>
          <w:rFonts w:ascii="Arial" w:hAnsi="Arial" w:cs="Arial"/>
          <w:sz w:val="20"/>
          <w:szCs w:val="20"/>
        </w:rPr>
      </w:pPr>
      <w:r w:rsidRPr="00811C45">
        <w:rPr>
          <w:rFonts w:ascii="Arial" w:hAnsi="Arial" w:cs="Arial"/>
          <w:b/>
          <w:bCs/>
          <w:sz w:val="20"/>
          <w:szCs w:val="20"/>
        </w:rPr>
        <w:t>4.000.1</w:t>
      </w:r>
      <w:r w:rsidRPr="00811C45">
        <w:rPr>
          <w:rFonts w:ascii="Arial" w:hAnsi="Arial" w:cs="Arial"/>
          <w:b/>
          <w:bCs/>
          <w:sz w:val="20"/>
          <w:szCs w:val="20"/>
        </w:rPr>
        <w:tab/>
        <w:t>SNAP DEFINITIONS</w:t>
      </w:r>
    </w:p>
    <w:p w14:paraId="2991CE30" w14:textId="77777777" w:rsidR="0073715E" w:rsidRPr="00811C45" w:rsidRDefault="0073715E" w:rsidP="0073715E">
      <w:pPr>
        <w:rPr>
          <w:rFonts w:ascii="Arial" w:hAnsi="Arial" w:cs="Arial"/>
          <w:sz w:val="20"/>
          <w:szCs w:val="20"/>
        </w:rPr>
      </w:pPr>
      <w:r w:rsidRPr="00811C45">
        <w:rPr>
          <w:rFonts w:ascii="Arial" w:hAnsi="Arial" w:cs="Arial"/>
          <w:sz w:val="20"/>
          <w:szCs w:val="20"/>
        </w:rPr>
        <w:t xml:space="preserve">“Able-Bodied Adult Without Dependents (ABAWD)” means an individual aged eighteen (18) through the age of </w:t>
      </w:r>
      <w:ins w:id="8" w:author="Brett A. Bustos" w:date="2026-03-31T12:43:00Z" w16du:dateUtc="2026-03-31T18:43:00Z">
        <w:r w:rsidRPr="00811C45">
          <w:rPr>
            <w:rFonts w:ascii="Arial" w:hAnsi="Arial" w:cs="Arial"/>
            <w:sz w:val="20"/>
            <w:szCs w:val="20"/>
          </w:rPr>
          <w:t xml:space="preserve">sixty-four (64) </w:t>
        </w:r>
      </w:ins>
      <w:del w:id="9" w:author="Brett A. Bustos" w:date="2026-03-31T12:43:00Z" w16du:dateUtc="2026-03-31T18:43:00Z">
        <w:r w:rsidRPr="00811C45" w:rsidDel="007C2F51">
          <w:rPr>
            <w:rFonts w:ascii="Arial" w:hAnsi="Arial" w:cs="Arial"/>
            <w:sz w:val="20"/>
            <w:szCs w:val="20"/>
          </w:rPr>
          <w:delText xml:space="preserve">fifty-four (54) </w:delText>
        </w:r>
      </w:del>
      <w:r w:rsidRPr="00811C45">
        <w:rPr>
          <w:rFonts w:ascii="Arial" w:hAnsi="Arial" w:cs="Arial"/>
          <w:sz w:val="20"/>
          <w:szCs w:val="20"/>
        </w:rPr>
        <w:t>without a physical or mental disability who lives in a household with no one under the age of eighteen (18).</w:t>
      </w:r>
    </w:p>
    <w:p w14:paraId="599FC301" w14:textId="77777777" w:rsidR="0073715E" w:rsidRPr="00811C45" w:rsidRDefault="0073715E" w:rsidP="0073715E">
      <w:pPr>
        <w:rPr>
          <w:rFonts w:ascii="Arial" w:hAnsi="Arial" w:cs="Arial"/>
          <w:sz w:val="20"/>
          <w:szCs w:val="20"/>
        </w:rPr>
      </w:pPr>
      <w:r w:rsidRPr="00811C45">
        <w:rPr>
          <w:rFonts w:ascii="Arial" w:hAnsi="Arial" w:cs="Arial"/>
          <w:sz w:val="20"/>
          <w:szCs w:val="20"/>
        </w:rPr>
        <w:t>******</w:t>
      </w:r>
    </w:p>
    <w:p w14:paraId="6108E6B6" w14:textId="77777777" w:rsidR="0073715E" w:rsidRPr="00811C45" w:rsidRDefault="0073715E" w:rsidP="0073715E">
      <w:pPr>
        <w:rPr>
          <w:rFonts w:ascii="Arial" w:hAnsi="Arial" w:cs="Arial"/>
          <w:sz w:val="20"/>
          <w:szCs w:val="20"/>
        </w:rPr>
      </w:pPr>
      <w:ins w:id="10" w:author="Brett A. Bustos" w:date="2026-04-09T12:15:00Z" w16du:dateUtc="2026-04-09T18:15:00Z">
        <w:r w:rsidRPr="00811C45">
          <w:rPr>
            <w:rFonts w:ascii="Arial" w:hAnsi="Arial" w:cs="Arial"/>
            <w:sz w:val="20"/>
            <w:szCs w:val="20"/>
          </w:rPr>
          <w:t xml:space="preserve">“American Indian” means any person of Indian descent who is a member of any </w:t>
        </w:r>
      </w:ins>
      <w:ins w:id="11" w:author="Brett A. Bustos" w:date="2026-04-09T12:17:00Z" w16du:dateUtc="2026-04-09T18:17:00Z">
        <w:r w:rsidRPr="00811C45">
          <w:rPr>
            <w:rFonts w:ascii="Arial" w:hAnsi="Arial" w:cs="Arial"/>
            <w:sz w:val="20"/>
            <w:szCs w:val="20"/>
          </w:rPr>
          <w:t>recognized</w:t>
        </w:r>
      </w:ins>
      <w:ins w:id="12" w:author="Brett A. Bustos" w:date="2026-04-09T12:15:00Z" w16du:dateUtc="2026-04-09T18:15:00Z">
        <w:r w:rsidRPr="00811C45">
          <w:rPr>
            <w:rFonts w:ascii="Arial" w:hAnsi="Arial" w:cs="Arial"/>
            <w:sz w:val="20"/>
            <w:szCs w:val="20"/>
          </w:rPr>
          <w:t xml:space="preserve"> Indian tribe now under Federal jurisdiction, and all person</w:t>
        </w:r>
      </w:ins>
      <w:ins w:id="13" w:author="Brett A. Bustos" w:date="2026-04-09T12:16:00Z" w16du:dateUtc="2026-04-09T18:16:00Z">
        <w:r w:rsidRPr="00811C45">
          <w:rPr>
            <w:rFonts w:ascii="Arial" w:hAnsi="Arial" w:cs="Arial"/>
            <w:sz w:val="20"/>
            <w:szCs w:val="20"/>
          </w:rPr>
          <w:t xml:space="preserve">s who are descendants of such members who were, on June 1, </w:t>
        </w:r>
      </w:ins>
      <w:ins w:id="14" w:author="Brett A. Bustos" w:date="2026-04-09T12:17:00Z" w16du:dateUtc="2026-04-09T18:17:00Z">
        <w:r w:rsidRPr="00811C45">
          <w:rPr>
            <w:rFonts w:ascii="Arial" w:hAnsi="Arial" w:cs="Arial"/>
            <w:sz w:val="20"/>
            <w:szCs w:val="20"/>
          </w:rPr>
          <w:t>1934,</w:t>
        </w:r>
      </w:ins>
      <w:ins w:id="15" w:author="Brett A. Bustos" w:date="2026-04-09T12:16:00Z" w16du:dateUtc="2026-04-09T18:16:00Z">
        <w:r w:rsidRPr="00811C45">
          <w:rPr>
            <w:rFonts w:ascii="Arial" w:hAnsi="Arial" w:cs="Arial"/>
            <w:sz w:val="20"/>
            <w:szCs w:val="20"/>
          </w:rPr>
          <w:t xml:space="preserve"> residing within the present boundaries of any Indian reservation, and shall further include all other persons of one-half or more Indian blood. The term tribe refers to any Indian tribe, </w:t>
        </w:r>
      </w:ins>
      <w:ins w:id="16" w:author="Brett A. Bustos" w:date="2026-04-09T12:17:00Z" w16du:dateUtc="2026-04-09T18:17:00Z">
        <w:r w:rsidRPr="00811C45">
          <w:rPr>
            <w:rFonts w:ascii="Arial" w:hAnsi="Arial" w:cs="Arial"/>
            <w:sz w:val="20"/>
            <w:szCs w:val="20"/>
          </w:rPr>
          <w:t>organized band, pueblo, or the Indians residing on one reservation.</w:t>
        </w:r>
      </w:ins>
    </w:p>
    <w:p w14:paraId="2D87BCCB" w14:textId="77777777" w:rsidR="0073715E" w:rsidRPr="00811C45" w:rsidRDefault="0073715E" w:rsidP="0073715E">
      <w:pPr>
        <w:rPr>
          <w:ins w:id="17" w:author="Brett A. Bustos" w:date="2026-04-06T10:51:00Z" w16du:dateUtc="2026-04-06T16:51:00Z"/>
          <w:rFonts w:ascii="Arial" w:hAnsi="Arial" w:cs="Arial"/>
          <w:sz w:val="20"/>
          <w:szCs w:val="20"/>
        </w:rPr>
      </w:pPr>
      <w:r w:rsidRPr="00811C45">
        <w:rPr>
          <w:rFonts w:ascii="Arial" w:hAnsi="Arial" w:cs="Arial"/>
          <w:sz w:val="20"/>
          <w:szCs w:val="20"/>
        </w:rPr>
        <w:t>******</w:t>
      </w:r>
    </w:p>
    <w:p w14:paraId="4B628812" w14:textId="77777777" w:rsidR="0073715E" w:rsidRPr="00811C45" w:rsidRDefault="0073715E" w:rsidP="0073715E">
      <w:pPr>
        <w:rPr>
          <w:rFonts w:ascii="Arial" w:hAnsi="Arial" w:cs="Arial"/>
          <w:b/>
          <w:bCs/>
          <w:sz w:val="20"/>
          <w:szCs w:val="20"/>
        </w:rPr>
      </w:pPr>
      <w:r w:rsidRPr="00811C45">
        <w:rPr>
          <w:rFonts w:ascii="Arial" w:hAnsi="Arial" w:cs="Arial"/>
          <w:b/>
          <w:bCs/>
          <w:sz w:val="20"/>
          <w:szCs w:val="20"/>
        </w:rPr>
        <w:t>4.305</w:t>
      </w:r>
      <w:r w:rsidRPr="00811C45">
        <w:rPr>
          <w:rFonts w:ascii="Arial" w:hAnsi="Arial" w:cs="Arial"/>
          <w:b/>
          <w:bCs/>
          <w:sz w:val="20"/>
          <w:szCs w:val="20"/>
        </w:rPr>
        <w:tab/>
        <w:t>CITIZENSHIP AND NON-CITIZENSHIP STATUS</w:t>
      </w:r>
    </w:p>
    <w:p w14:paraId="1E0AE997" w14:textId="77777777" w:rsidR="0073715E" w:rsidRPr="00811C45" w:rsidDel="00811C45" w:rsidRDefault="0073715E" w:rsidP="0073715E">
      <w:pPr>
        <w:rPr>
          <w:del w:id="18" w:author="Brett A. Bustos" w:date="2026-04-09T15:54:00Z" w16du:dateUtc="2026-04-09T21:54:00Z"/>
          <w:rFonts w:ascii="Arial" w:hAnsi="Arial" w:cs="Arial"/>
          <w:sz w:val="20"/>
          <w:szCs w:val="20"/>
        </w:rPr>
      </w:pPr>
      <w:del w:id="19" w:author="Brett A. Bustos" w:date="2026-04-09T12:18:00Z" w16du:dateUtc="2026-04-09T18:18:00Z">
        <w:r w:rsidRPr="00811C45" w:rsidDel="00360E71">
          <w:rPr>
            <w:rFonts w:ascii="Arial" w:hAnsi="Arial" w:cs="Arial"/>
            <w:sz w:val="20"/>
            <w:szCs w:val="20"/>
          </w:rPr>
          <w:delText>Citizens of the United States are potentially eligible for participation in SNAP, provided they meet other eligibility requirements. Most non-citizens must be in a qualified non-citizen status and meet one (1) additional condition to be eligible for participation in the Program. Some classes of non-citizens are eligible for participation without having to meet an additional condition.</w:delText>
        </w:r>
      </w:del>
      <w:ins w:id="20" w:author="Brett A. Bustos" w:date="2026-04-09T12:18:00Z" w16du:dateUtc="2026-04-09T18:18:00Z">
        <w:r w:rsidRPr="00811C45">
          <w:rPr>
            <w:rFonts w:ascii="Arial" w:hAnsi="Arial" w:cs="Arial"/>
            <w:color w:val="000000"/>
            <w:sz w:val="20"/>
            <w:szCs w:val="20"/>
          </w:rPr>
          <w:t xml:space="preserve"> </w:t>
        </w:r>
      </w:ins>
    </w:p>
    <w:p w14:paraId="23B01189" w14:textId="77777777" w:rsidR="0073715E" w:rsidRPr="00811C45" w:rsidDel="00811C45" w:rsidRDefault="0073715E" w:rsidP="0073715E">
      <w:pPr>
        <w:ind w:left="720" w:hanging="720"/>
        <w:rPr>
          <w:del w:id="21" w:author="Brett A. Bustos" w:date="2026-04-09T15:54:00Z" w16du:dateUtc="2026-04-09T21:54:00Z"/>
          <w:rFonts w:ascii="Arial" w:hAnsi="Arial" w:cs="Arial"/>
          <w:sz w:val="20"/>
          <w:szCs w:val="20"/>
        </w:rPr>
      </w:pPr>
      <w:del w:id="22" w:author="Brett A. Bustos" w:date="2026-04-09T15:54:00Z" w16du:dateUtc="2026-04-09T21:54:00Z">
        <w:r w:rsidRPr="00811C45" w:rsidDel="00811C45">
          <w:rPr>
            <w:rFonts w:ascii="Arial" w:hAnsi="Arial" w:cs="Arial"/>
            <w:sz w:val="20"/>
            <w:szCs w:val="20"/>
          </w:rPr>
          <w:delText>A.</w:delText>
        </w:r>
        <w:r w:rsidRPr="00811C45" w:rsidDel="00811C45">
          <w:rPr>
            <w:rFonts w:ascii="Arial" w:hAnsi="Arial" w:cs="Arial"/>
            <w:sz w:val="20"/>
            <w:szCs w:val="20"/>
          </w:rPr>
          <w:tab/>
        </w:r>
      </w:del>
      <w:del w:id="23" w:author="Brett A. Bustos" w:date="2026-04-09T12:19:00Z" w16du:dateUtc="2026-04-09T18:19:00Z">
        <w:r w:rsidRPr="00811C45" w:rsidDel="00360E71">
          <w:rPr>
            <w:rFonts w:ascii="Arial" w:hAnsi="Arial" w:cs="Arial"/>
            <w:sz w:val="20"/>
            <w:szCs w:val="20"/>
          </w:rPr>
          <w:delText>Citizens and Non-Citizen Nationals</w:delText>
        </w:r>
      </w:del>
    </w:p>
    <w:p w14:paraId="349D79C8" w14:textId="77777777" w:rsidR="0073715E" w:rsidRPr="00811C45" w:rsidDel="00360E71" w:rsidRDefault="0073715E" w:rsidP="0073715E">
      <w:pPr>
        <w:ind w:firstLine="720"/>
        <w:rPr>
          <w:del w:id="24" w:author="Brett A. Bustos" w:date="2026-04-09T12:19:00Z" w16du:dateUtc="2026-04-09T18:19:00Z"/>
          <w:rFonts w:ascii="Arial" w:hAnsi="Arial" w:cs="Arial"/>
          <w:sz w:val="20"/>
          <w:szCs w:val="20"/>
        </w:rPr>
      </w:pPr>
      <w:del w:id="25" w:author="Brett A. Bustos" w:date="2026-04-09T12:19:00Z" w16du:dateUtc="2026-04-09T18:19:00Z">
        <w:r w:rsidRPr="00811C45" w:rsidDel="00360E71">
          <w:rPr>
            <w:rFonts w:ascii="Arial" w:hAnsi="Arial" w:cs="Arial"/>
            <w:sz w:val="20"/>
            <w:szCs w:val="20"/>
          </w:rPr>
          <w:delText>1.</w:delText>
        </w:r>
        <w:r w:rsidRPr="00811C45" w:rsidDel="00360E71">
          <w:rPr>
            <w:rFonts w:ascii="Arial" w:hAnsi="Arial" w:cs="Arial"/>
            <w:sz w:val="20"/>
            <w:szCs w:val="20"/>
          </w:rPr>
          <w:tab/>
          <w:delText>The following individuals are considered United States citizens:</w:delText>
        </w:r>
      </w:del>
    </w:p>
    <w:p w14:paraId="1855AC4D" w14:textId="77777777" w:rsidR="0073715E" w:rsidRPr="00811C45" w:rsidDel="00360E71" w:rsidRDefault="0073715E" w:rsidP="0073715E">
      <w:pPr>
        <w:ind w:left="2160" w:hanging="720"/>
        <w:rPr>
          <w:del w:id="26" w:author="Brett A. Bustos" w:date="2026-04-09T12:19:00Z" w16du:dateUtc="2026-04-09T18:19:00Z"/>
          <w:rFonts w:ascii="Arial" w:hAnsi="Arial" w:cs="Arial"/>
          <w:sz w:val="20"/>
          <w:szCs w:val="20"/>
        </w:rPr>
      </w:pPr>
      <w:del w:id="27" w:author="Brett A. Bustos" w:date="2026-04-09T12:19:00Z" w16du:dateUtc="2026-04-09T18:19:00Z">
        <w:r w:rsidRPr="00811C45" w:rsidDel="00360E71">
          <w:rPr>
            <w:rFonts w:ascii="Arial" w:hAnsi="Arial" w:cs="Arial"/>
            <w:sz w:val="20"/>
            <w:szCs w:val="20"/>
          </w:rPr>
          <w:delText>a.</w:delText>
        </w:r>
        <w:r w:rsidRPr="00811C45" w:rsidDel="00360E71">
          <w:rPr>
            <w:rFonts w:ascii="Arial" w:hAnsi="Arial" w:cs="Arial"/>
            <w:sz w:val="20"/>
            <w:szCs w:val="20"/>
          </w:rPr>
          <w:tab/>
          <w:delText>A person born in the United States or in the District of Columbia, Puerto Rico, Guam, the U.S. Virgin Islands or the Mariana Islands;</w:delText>
        </w:r>
      </w:del>
    </w:p>
    <w:p w14:paraId="29BFB3C1" w14:textId="77777777" w:rsidR="0073715E" w:rsidRPr="00811C45" w:rsidDel="00360E71" w:rsidRDefault="0073715E" w:rsidP="0073715E">
      <w:pPr>
        <w:ind w:left="2160" w:hanging="720"/>
        <w:rPr>
          <w:del w:id="28" w:author="Brett A. Bustos" w:date="2026-04-09T12:19:00Z" w16du:dateUtc="2026-04-09T18:19:00Z"/>
          <w:rFonts w:ascii="Arial" w:hAnsi="Arial" w:cs="Arial"/>
          <w:sz w:val="20"/>
          <w:szCs w:val="20"/>
        </w:rPr>
      </w:pPr>
      <w:del w:id="29" w:author="Brett A. Bustos" w:date="2026-04-09T12:19:00Z" w16du:dateUtc="2026-04-09T18:19:00Z">
        <w:r w:rsidRPr="00811C45" w:rsidDel="00360E71">
          <w:rPr>
            <w:rFonts w:ascii="Arial" w:hAnsi="Arial" w:cs="Arial"/>
            <w:sz w:val="20"/>
            <w:szCs w:val="20"/>
          </w:rPr>
          <w:delText>b.</w:delText>
        </w:r>
        <w:r w:rsidRPr="00811C45" w:rsidDel="00360E71">
          <w:rPr>
            <w:rFonts w:ascii="Arial" w:hAnsi="Arial" w:cs="Arial"/>
            <w:sz w:val="20"/>
            <w:szCs w:val="20"/>
          </w:rPr>
          <w:tab/>
          <w:delText>A person who has become a citizen through the naturalization process;</w:delText>
        </w:r>
      </w:del>
    </w:p>
    <w:p w14:paraId="3A5FCC47" w14:textId="77777777" w:rsidR="0073715E" w:rsidRPr="00811C45" w:rsidDel="00360E71" w:rsidRDefault="0073715E" w:rsidP="0073715E">
      <w:pPr>
        <w:ind w:left="2160" w:hanging="720"/>
        <w:rPr>
          <w:del w:id="30" w:author="Brett A. Bustos" w:date="2026-04-09T12:19:00Z" w16du:dateUtc="2026-04-09T18:19:00Z"/>
          <w:rFonts w:ascii="Arial" w:hAnsi="Arial" w:cs="Arial"/>
          <w:sz w:val="20"/>
          <w:szCs w:val="20"/>
        </w:rPr>
      </w:pPr>
      <w:del w:id="31" w:author="Brett A. Bustos" w:date="2026-04-09T12:19:00Z" w16du:dateUtc="2026-04-09T18:19:00Z">
        <w:r w:rsidRPr="00811C45" w:rsidDel="00360E71">
          <w:rPr>
            <w:rFonts w:ascii="Arial" w:hAnsi="Arial" w:cs="Arial"/>
            <w:sz w:val="20"/>
            <w:szCs w:val="20"/>
          </w:rPr>
          <w:lastRenderedPageBreak/>
          <w:delText>c.</w:delText>
        </w:r>
        <w:r w:rsidRPr="00811C45" w:rsidDel="00360E71">
          <w:rPr>
            <w:rFonts w:ascii="Arial" w:hAnsi="Arial" w:cs="Arial"/>
            <w:sz w:val="20"/>
            <w:szCs w:val="20"/>
          </w:rPr>
          <w:tab/>
          <w:delText>A person born outside of the United States to at least one (1) U.S. citizen parent; and</w:delText>
        </w:r>
      </w:del>
    </w:p>
    <w:p w14:paraId="082C9F7B" w14:textId="77777777" w:rsidR="0073715E" w:rsidRPr="00811C45" w:rsidDel="00360E71" w:rsidRDefault="0073715E" w:rsidP="0073715E">
      <w:pPr>
        <w:ind w:left="2160" w:hanging="720"/>
        <w:rPr>
          <w:del w:id="32" w:author="Brett A. Bustos" w:date="2026-04-09T12:19:00Z" w16du:dateUtc="2026-04-09T18:19:00Z"/>
          <w:rFonts w:ascii="Arial" w:hAnsi="Arial" w:cs="Arial"/>
          <w:sz w:val="20"/>
          <w:szCs w:val="20"/>
        </w:rPr>
      </w:pPr>
      <w:del w:id="33" w:author="Brett A. Bustos" w:date="2026-04-09T12:19:00Z" w16du:dateUtc="2026-04-09T18:19:00Z">
        <w:r w:rsidRPr="00811C45" w:rsidDel="00360E71">
          <w:rPr>
            <w:rFonts w:ascii="Arial" w:hAnsi="Arial" w:cs="Arial"/>
            <w:sz w:val="20"/>
            <w:szCs w:val="20"/>
          </w:rPr>
          <w:delText>d.</w:delText>
        </w:r>
        <w:r w:rsidRPr="00811C45" w:rsidDel="00360E71">
          <w:rPr>
            <w:rFonts w:ascii="Arial" w:hAnsi="Arial" w:cs="Arial"/>
            <w:sz w:val="20"/>
            <w:szCs w:val="20"/>
          </w:rPr>
          <w:tab/>
          <w:delText>A child under eighteen (18) years of age adopted or born outside the U.S. with a parent who is a U. S. citizen, who has been admitted as a lawful permanent resident, and is in the legal and physical custody of a parent who is a U.S. citizen.</w:delText>
        </w:r>
      </w:del>
    </w:p>
    <w:p w14:paraId="32EEE370" w14:textId="77777777" w:rsidR="0073715E" w:rsidRPr="00811C45" w:rsidDel="00360E71" w:rsidRDefault="0073715E" w:rsidP="0073715E">
      <w:pPr>
        <w:ind w:left="1440" w:hanging="720"/>
        <w:rPr>
          <w:del w:id="34" w:author="Brett A. Bustos" w:date="2026-04-09T12:19:00Z" w16du:dateUtc="2026-04-09T18:19:00Z"/>
          <w:rFonts w:ascii="Arial" w:hAnsi="Arial" w:cs="Arial"/>
          <w:sz w:val="20"/>
          <w:szCs w:val="20"/>
        </w:rPr>
      </w:pPr>
      <w:del w:id="35" w:author="Brett A. Bustos" w:date="2026-04-09T12:19:00Z" w16du:dateUtc="2026-04-09T18:19:00Z">
        <w:r w:rsidRPr="00811C45" w:rsidDel="00360E71">
          <w:rPr>
            <w:rFonts w:ascii="Arial" w:hAnsi="Arial" w:cs="Arial"/>
            <w:sz w:val="20"/>
            <w:szCs w:val="20"/>
          </w:rPr>
          <w:delText>2.</w:delText>
        </w:r>
        <w:r w:rsidRPr="00811C45" w:rsidDel="00360E71">
          <w:rPr>
            <w:rFonts w:ascii="Arial" w:hAnsi="Arial" w:cs="Arial"/>
            <w:sz w:val="20"/>
            <w:szCs w:val="20"/>
          </w:rPr>
          <w:tab/>
          <w:delText>Although not considered U.S. citizens, non-citizen nationals have the same potential eligibility for SNAP as U.S. citizens. Non-citizen nationals are those individuals born in an outlying possession of the United States (either American Samoa or Swain’s Island) on or after the date the U.S. acquired the possession, or a person whose parents are U.S. non-citizen nationals.</w:delText>
        </w:r>
      </w:del>
    </w:p>
    <w:p w14:paraId="11980A8B" w14:textId="77777777" w:rsidR="0073715E" w:rsidRPr="00811C45" w:rsidDel="00360E71" w:rsidRDefault="0073715E" w:rsidP="0073715E">
      <w:pPr>
        <w:rPr>
          <w:del w:id="36" w:author="Brett A. Bustos" w:date="2026-04-09T12:21:00Z" w16du:dateUtc="2026-04-09T18:21:00Z"/>
          <w:rFonts w:ascii="Arial" w:hAnsi="Arial" w:cs="Arial"/>
          <w:sz w:val="20"/>
          <w:szCs w:val="20"/>
        </w:rPr>
      </w:pPr>
      <w:del w:id="37" w:author="Brett A. Bustos" w:date="2026-04-09T15:54:00Z" w16du:dateUtc="2026-04-09T21:54:00Z">
        <w:r w:rsidRPr="00811C45" w:rsidDel="00811C45">
          <w:rPr>
            <w:rFonts w:ascii="Arial" w:hAnsi="Arial" w:cs="Arial"/>
            <w:sz w:val="20"/>
            <w:szCs w:val="20"/>
          </w:rPr>
          <w:delText>B.</w:delText>
        </w:r>
        <w:r w:rsidRPr="00811C45" w:rsidDel="00811C45">
          <w:rPr>
            <w:rFonts w:ascii="Arial" w:hAnsi="Arial" w:cs="Arial"/>
            <w:sz w:val="20"/>
            <w:szCs w:val="20"/>
          </w:rPr>
          <w:tab/>
        </w:r>
      </w:del>
      <w:del w:id="38" w:author="Brett A. Bustos" w:date="2026-04-09T12:21:00Z" w16du:dateUtc="2026-04-09T18:21:00Z">
        <w:r w:rsidRPr="00811C45" w:rsidDel="00360E71">
          <w:rPr>
            <w:rFonts w:ascii="Arial" w:hAnsi="Arial" w:cs="Arial"/>
            <w:sz w:val="20"/>
            <w:szCs w:val="20"/>
          </w:rPr>
          <w:delText>Non-Citizens</w:delText>
        </w:r>
      </w:del>
    </w:p>
    <w:p w14:paraId="10D93B95" w14:textId="77777777" w:rsidR="0073715E" w:rsidRPr="00811C45" w:rsidDel="00360E71" w:rsidRDefault="0073715E" w:rsidP="0073715E">
      <w:pPr>
        <w:ind w:left="720"/>
        <w:rPr>
          <w:del w:id="39" w:author="Brett A. Bustos" w:date="2026-04-09T12:21:00Z" w16du:dateUtc="2026-04-09T18:21:00Z"/>
          <w:rFonts w:ascii="Arial" w:hAnsi="Arial" w:cs="Arial"/>
          <w:sz w:val="20"/>
          <w:szCs w:val="20"/>
        </w:rPr>
      </w:pPr>
      <w:del w:id="40" w:author="Brett A. Bustos" w:date="2026-04-09T12:21:00Z" w16du:dateUtc="2026-04-09T18:21:00Z">
        <w:r w:rsidRPr="00811C45" w:rsidDel="00360E71">
          <w:rPr>
            <w:rFonts w:ascii="Arial" w:hAnsi="Arial" w:cs="Arial"/>
            <w:sz w:val="20"/>
            <w:szCs w:val="20"/>
          </w:rPr>
          <w:delText>Qualified non-citizens and certain groups of non-citizens who are not qualified are eligible for participation under certain conditions.</w:delText>
        </w:r>
      </w:del>
    </w:p>
    <w:p w14:paraId="78CF88BC" w14:textId="77777777" w:rsidR="0073715E" w:rsidRPr="00811C45" w:rsidRDefault="0073715E" w:rsidP="0073715E">
      <w:pPr>
        <w:ind w:left="720"/>
        <w:rPr>
          <w:rFonts w:ascii="Arial" w:hAnsi="Arial" w:cs="Arial"/>
          <w:sz w:val="20"/>
          <w:szCs w:val="20"/>
        </w:rPr>
      </w:pPr>
      <w:del w:id="41" w:author="Brett A. Bustos" w:date="2026-04-09T12:21:00Z" w16du:dateUtc="2026-04-09T18:21:00Z">
        <w:r w:rsidRPr="00811C45" w:rsidDel="00360E71">
          <w:rPr>
            <w:rFonts w:ascii="Arial" w:hAnsi="Arial" w:cs="Arial"/>
            <w:sz w:val="20"/>
            <w:szCs w:val="20"/>
          </w:rPr>
          <w:delText>Some qualified non-citizens must also meet an additional condition, as outlined in Section 4.305, B, 3, to be eligible for participation. Each of the following categories of qualified non-citizens stands alone for the purposes of determining eligibility. If eligibility expires under one (1) eligible category, the local office shall determine if eligibility exists under another category.</w:delText>
        </w:r>
      </w:del>
    </w:p>
    <w:p w14:paraId="4CBD8AAF" w14:textId="77777777" w:rsidR="0073715E" w:rsidRPr="00811C45" w:rsidDel="00360E71" w:rsidRDefault="0073715E" w:rsidP="0073715E">
      <w:pPr>
        <w:ind w:firstLine="720"/>
        <w:rPr>
          <w:del w:id="42" w:author="Brett A. Bustos" w:date="2026-04-09T12:21:00Z" w16du:dateUtc="2026-04-09T18:21:00Z"/>
          <w:rFonts w:ascii="Arial" w:hAnsi="Arial" w:cs="Arial"/>
          <w:sz w:val="20"/>
          <w:szCs w:val="20"/>
        </w:rPr>
      </w:pPr>
      <w:del w:id="43" w:author="Brett A. Bustos" w:date="2026-04-09T12:21:00Z" w16du:dateUtc="2026-04-09T18:21:00Z">
        <w:r w:rsidRPr="00811C45" w:rsidDel="00360E71">
          <w:rPr>
            <w:rFonts w:ascii="Arial" w:hAnsi="Arial" w:cs="Arial"/>
            <w:sz w:val="20"/>
            <w:szCs w:val="20"/>
          </w:rPr>
          <w:delText>1.</w:delText>
        </w:r>
        <w:r w:rsidRPr="00811C45" w:rsidDel="00360E71">
          <w:rPr>
            <w:rFonts w:ascii="Arial" w:hAnsi="Arial" w:cs="Arial"/>
            <w:sz w:val="20"/>
            <w:szCs w:val="20"/>
          </w:rPr>
          <w:tab/>
          <w:delText>Qualified Non-Citizen Status</w:delText>
        </w:r>
      </w:del>
    </w:p>
    <w:p w14:paraId="1E7E351E" w14:textId="77777777" w:rsidR="0073715E" w:rsidRPr="00811C45" w:rsidDel="00360E71" w:rsidRDefault="0073715E" w:rsidP="0073715E">
      <w:pPr>
        <w:ind w:left="1440"/>
        <w:rPr>
          <w:del w:id="44" w:author="Brett A. Bustos" w:date="2026-04-09T12:21:00Z" w16du:dateUtc="2026-04-09T18:21:00Z"/>
          <w:rFonts w:ascii="Arial" w:hAnsi="Arial" w:cs="Arial"/>
          <w:sz w:val="20"/>
          <w:szCs w:val="20"/>
        </w:rPr>
      </w:pPr>
      <w:del w:id="45" w:author="Brett A. Bustos" w:date="2026-04-09T12:21:00Z" w16du:dateUtc="2026-04-09T18:21:00Z">
        <w:r w:rsidRPr="00811C45" w:rsidDel="00360E71">
          <w:rPr>
            <w:rFonts w:ascii="Arial" w:hAnsi="Arial" w:cs="Arial"/>
            <w:sz w:val="20"/>
            <w:szCs w:val="20"/>
          </w:rPr>
          <w:delText>The following classes of non-citizens, based on the immigration status of an individual, are defined as a qualified non-citizen. The non-citizen shall be qualified as listed below at the time the non-citizen applies for, receives, or attempts to receive SNAP benefits.</w:delText>
        </w:r>
      </w:del>
    </w:p>
    <w:p w14:paraId="6AC875B2" w14:textId="77777777" w:rsidR="0073715E" w:rsidRPr="00811C45" w:rsidDel="003B71D7" w:rsidRDefault="0073715E" w:rsidP="0073715E">
      <w:pPr>
        <w:ind w:left="1440"/>
        <w:rPr>
          <w:del w:id="46" w:author="Brett A. Bustos" w:date="2026-04-06T11:02:00Z" w16du:dateUtc="2026-04-06T17:02:00Z"/>
          <w:rFonts w:ascii="Arial" w:hAnsi="Arial" w:cs="Arial"/>
          <w:sz w:val="20"/>
          <w:szCs w:val="20"/>
        </w:rPr>
      </w:pPr>
      <w:del w:id="47" w:author="Brett A. Bustos" w:date="2026-04-06T11:02:00Z" w16du:dateUtc="2026-04-06T17:02:00Z">
        <w:r w:rsidRPr="00811C45" w:rsidDel="003B71D7">
          <w:rPr>
            <w:rFonts w:ascii="Arial" w:hAnsi="Arial" w:cs="Arial"/>
            <w:sz w:val="20"/>
            <w:szCs w:val="20"/>
          </w:rPr>
          <w:delText>A non-citizen under the age of eighteen (18) that is in a qualified alien status, as outlined in paragraphs A and B of this subsection, shall be eligible for participation in the program without having to meet an additional requirement. Once the non-citizen turns eighteen (18), the eligibility of the non-citizen shall be reviewed.</w:delText>
        </w:r>
      </w:del>
    </w:p>
    <w:p w14:paraId="2758178A" w14:textId="77777777" w:rsidR="0073715E" w:rsidRPr="00811C45" w:rsidRDefault="0073715E" w:rsidP="0073715E">
      <w:pPr>
        <w:ind w:left="2160" w:hanging="720"/>
        <w:rPr>
          <w:rFonts w:ascii="Arial" w:hAnsi="Arial" w:cs="Arial"/>
          <w:sz w:val="20"/>
          <w:szCs w:val="20"/>
        </w:rPr>
      </w:pPr>
      <w:del w:id="48" w:author="Brett A. Bustos" w:date="2026-04-09T12:21:00Z" w16du:dateUtc="2026-04-09T18:21:00Z">
        <w:r w:rsidRPr="00811C45" w:rsidDel="00360E71">
          <w:rPr>
            <w:rFonts w:ascii="Arial" w:hAnsi="Arial" w:cs="Arial"/>
            <w:sz w:val="20"/>
            <w:szCs w:val="20"/>
          </w:rPr>
          <w:delText>a.</w:delText>
        </w:r>
        <w:r w:rsidRPr="00811C45" w:rsidDel="00360E71">
          <w:rPr>
            <w:rFonts w:ascii="Arial" w:hAnsi="Arial" w:cs="Arial"/>
            <w:sz w:val="20"/>
            <w:szCs w:val="20"/>
          </w:rPr>
          <w:tab/>
          <w:delText xml:space="preserve">A non-citizen in one (1) of the following qualified non-citizen statuses is not required to meet an additional condition to be eligible for participation in </w:delText>
        </w:r>
      </w:del>
      <w:del w:id="49" w:author="Brett A. Bustos" w:date="2026-04-06T11:02:00Z" w16du:dateUtc="2026-04-06T17:02:00Z">
        <w:r w:rsidRPr="00811C45" w:rsidDel="003B71D7">
          <w:rPr>
            <w:rFonts w:ascii="Arial" w:hAnsi="Arial" w:cs="Arial"/>
            <w:sz w:val="20"/>
            <w:szCs w:val="20"/>
          </w:rPr>
          <w:delText xml:space="preserve">the Program </w:delText>
        </w:r>
      </w:del>
      <w:del w:id="50" w:author="Brett A. Bustos" w:date="2026-04-09T12:21:00Z" w16du:dateUtc="2026-04-09T18:21:00Z">
        <w:r w:rsidRPr="00811C45" w:rsidDel="00360E71">
          <w:rPr>
            <w:rFonts w:ascii="Arial" w:hAnsi="Arial" w:cs="Arial"/>
            <w:sz w:val="20"/>
            <w:szCs w:val="20"/>
          </w:rPr>
          <w:delText>and is eligible for participation indefinitely from the date the non-citizen obtains qualified non-citizen status or enters the U.S. in a qualifying status.</w:delText>
        </w:r>
      </w:del>
    </w:p>
    <w:p w14:paraId="798BD5EE" w14:textId="77777777" w:rsidR="0073715E" w:rsidRPr="00811C45" w:rsidDel="003B71D7" w:rsidRDefault="0073715E" w:rsidP="0073715E">
      <w:pPr>
        <w:ind w:left="2880" w:hanging="720"/>
        <w:rPr>
          <w:del w:id="51" w:author="Brett A. Bustos" w:date="2026-04-06T11:02:00Z" w16du:dateUtc="2026-04-06T17:02:00Z"/>
          <w:rFonts w:ascii="Arial" w:hAnsi="Arial" w:cs="Arial"/>
          <w:sz w:val="20"/>
          <w:szCs w:val="20"/>
        </w:rPr>
      </w:pPr>
      <w:del w:id="52" w:author="Brett A. Bustos" w:date="2026-04-06T11:02:00Z" w16du:dateUtc="2026-04-06T17:02:00Z">
        <w:r w:rsidRPr="00811C45" w:rsidDel="003B71D7">
          <w:rPr>
            <w:rFonts w:ascii="Arial" w:hAnsi="Arial" w:cs="Arial"/>
            <w:sz w:val="20"/>
            <w:szCs w:val="20"/>
          </w:rPr>
          <w:delText>1)</w:delText>
        </w:r>
        <w:r w:rsidRPr="00811C45" w:rsidDel="003B71D7">
          <w:rPr>
            <w:rFonts w:ascii="Arial" w:hAnsi="Arial" w:cs="Arial"/>
            <w:sz w:val="20"/>
            <w:szCs w:val="20"/>
          </w:rPr>
          <w:tab/>
          <w:delText>A refugee who is admitted to the United States under 8 U.S.C. 1157.</w:delText>
        </w:r>
      </w:del>
    </w:p>
    <w:p w14:paraId="049B12A3" w14:textId="77777777" w:rsidR="0073715E" w:rsidRPr="00811C45" w:rsidDel="003B71D7" w:rsidRDefault="0073715E" w:rsidP="0073715E">
      <w:pPr>
        <w:ind w:left="3600" w:hanging="720"/>
        <w:rPr>
          <w:del w:id="53" w:author="Brett A. Bustos" w:date="2026-04-06T11:02:00Z" w16du:dateUtc="2026-04-06T17:02:00Z"/>
          <w:rFonts w:ascii="Arial" w:hAnsi="Arial" w:cs="Arial"/>
          <w:sz w:val="20"/>
          <w:szCs w:val="20"/>
        </w:rPr>
      </w:pPr>
      <w:del w:id="54" w:author="Brett A. Bustos" w:date="2026-04-06T11:02:00Z" w16du:dateUtc="2026-04-06T17:02:00Z">
        <w:r w:rsidRPr="00811C45" w:rsidDel="003B71D7">
          <w:rPr>
            <w:rFonts w:ascii="Arial" w:hAnsi="Arial" w:cs="Arial"/>
            <w:sz w:val="20"/>
            <w:szCs w:val="20"/>
          </w:rPr>
          <w:delText>2)</w:delText>
        </w:r>
        <w:r w:rsidRPr="00811C45" w:rsidDel="003B71D7">
          <w:rPr>
            <w:rFonts w:ascii="Arial" w:hAnsi="Arial" w:cs="Arial"/>
            <w:sz w:val="20"/>
            <w:szCs w:val="20"/>
          </w:rPr>
          <w:tab/>
          <w:delText>Victims of trafficking, under the Trafficking Victims Protection Act of 2000, as amended, certified by the U.S. Department of Health and Human Services Office of Refugee Resettlement (ORR). This person shall have a certification letter.</w:delText>
        </w:r>
      </w:del>
    </w:p>
    <w:p w14:paraId="4C269E67" w14:textId="77777777" w:rsidR="0073715E" w:rsidRPr="00811C45" w:rsidDel="003B71D7" w:rsidRDefault="0073715E" w:rsidP="0073715E">
      <w:pPr>
        <w:ind w:left="4320" w:hanging="720"/>
        <w:rPr>
          <w:del w:id="55" w:author="Brett A. Bustos" w:date="2026-04-06T11:02:00Z" w16du:dateUtc="2026-04-06T17:02:00Z"/>
          <w:rFonts w:ascii="Arial" w:hAnsi="Arial" w:cs="Arial"/>
          <w:sz w:val="20"/>
          <w:szCs w:val="20"/>
        </w:rPr>
      </w:pPr>
      <w:del w:id="56" w:author="Brett A. Bustos" w:date="2026-04-06T11:02:00Z" w16du:dateUtc="2026-04-06T17:02:00Z">
        <w:r w:rsidRPr="00811C45" w:rsidDel="003B71D7">
          <w:rPr>
            <w:rFonts w:ascii="Arial" w:hAnsi="Arial" w:cs="Arial"/>
            <w:sz w:val="20"/>
            <w:szCs w:val="20"/>
          </w:rPr>
          <w:delText>a)</w:delText>
        </w:r>
        <w:r w:rsidRPr="00811C45" w:rsidDel="003B71D7">
          <w:rPr>
            <w:rFonts w:ascii="Arial" w:hAnsi="Arial" w:cs="Arial"/>
            <w:sz w:val="20"/>
            <w:szCs w:val="20"/>
          </w:rPr>
          <w:tab/>
          <w:delText>ORR issues a letter of eligibility for adults and children under the age of eighteen (18). A trafficked minor shall have either an interim assistance letter or an eligibility letter from ORR to be eligible for SNAP. The local office shall accept these letters in place of Department of Homeland Security documentation.</w:delText>
        </w:r>
      </w:del>
    </w:p>
    <w:p w14:paraId="0097AF30" w14:textId="77777777" w:rsidR="0073715E" w:rsidRPr="00811C45" w:rsidDel="003B71D7" w:rsidRDefault="0073715E" w:rsidP="0073715E">
      <w:pPr>
        <w:ind w:left="4320" w:hanging="720"/>
        <w:rPr>
          <w:del w:id="57" w:author="Brett A. Bustos" w:date="2026-04-06T11:02:00Z" w16du:dateUtc="2026-04-06T17:02:00Z"/>
          <w:rFonts w:ascii="Arial" w:hAnsi="Arial" w:cs="Arial"/>
          <w:sz w:val="20"/>
          <w:szCs w:val="20"/>
        </w:rPr>
      </w:pPr>
      <w:del w:id="58" w:author="Brett A. Bustos" w:date="2026-04-06T11:02:00Z" w16du:dateUtc="2026-04-06T17:02:00Z">
        <w:r w:rsidRPr="00811C45" w:rsidDel="003B71D7">
          <w:rPr>
            <w:rFonts w:ascii="Arial" w:hAnsi="Arial" w:cs="Arial"/>
            <w:sz w:val="20"/>
            <w:szCs w:val="20"/>
          </w:rPr>
          <w:lastRenderedPageBreak/>
          <w:delText>b)</w:delText>
        </w:r>
        <w:r w:rsidRPr="00811C45" w:rsidDel="003B71D7">
          <w:rPr>
            <w:rFonts w:ascii="Arial" w:hAnsi="Arial" w:cs="Arial"/>
            <w:sz w:val="20"/>
            <w:szCs w:val="20"/>
          </w:rPr>
          <w:tab/>
          <w:delText>Certification letters and eligibility letters do not expire; however, interim assistance letters that are provided to children are valid for ninety (90) calendar days from the effective date of the letter. ORR may extend the interim eligibility an additional thirty (30) calendar days. Children with an interim assistance letter can only receive SNAP benefits until the expiration of the period established in the interim letter.</w:delText>
        </w:r>
      </w:del>
    </w:p>
    <w:p w14:paraId="562868C7" w14:textId="77777777" w:rsidR="0073715E" w:rsidRPr="00811C45" w:rsidDel="003B71D7" w:rsidRDefault="0073715E" w:rsidP="0073715E">
      <w:pPr>
        <w:ind w:left="4320" w:hanging="720"/>
        <w:rPr>
          <w:del w:id="59" w:author="Brett A. Bustos" w:date="2026-04-06T11:02:00Z" w16du:dateUtc="2026-04-06T17:02:00Z"/>
          <w:rFonts w:ascii="Arial" w:hAnsi="Arial" w:cs="Arial"/>
          <w:sz w:val="20"/>
          <w:szCs w:val="20"/>
        </w:rPr>
      </w:pPr>
      <w:del w:id="60" w:author="Brett A. Bustos" w:date="2026-04-06T11:02:00Z" w16du:dateUtc="2026-04-06T17:02:00Z">
        <w:r w:rsidRPr="00811C45" w:rsidDel="003B71D7">
          <w:rPr>
            <w:rFonts w:ascii="Arial" w:hAnsi="Arial" w:cs="Arial"/>
            <w:sz w:val="20"/>
            <w:szCs w:val="20"/>
          </w:rPr>
          <w:delText>c)</w:delText>
        </w:r>
        <w:r w:rsidRPr="00811C45" w:rsidDel="003B71D7">
          <w:rPr>
            <w:rFonts w:ascii="Arial" w:hAnsi="Arial" w:cs="Arial"/>
            <w:sz w:val="20"/>
            <w:szCs w:val="20"/>
          </w:rPr>
          <w:tab/>
          <w:delText>The local office can verify the status of these individuals through SAVE.</w:delText>
        </w:r>
      </w:del>
    </w:p>
    <w:p w14:paraId="674877CD" w14:textId="77777777" w:rsidR="0073715E" w:rsidRPr="00811C45" w:rsidDel="003B71D7" w:rsidRDefault="0073715E" w:rsidP="0073715E">
      <w:pPr>
        <w:ind w:left="3600" w:hanging="720"/>
        <w:rPr>
          <w:del w:id="61" w:author="Brett A. Bustos" w:date="2026-04-06T11:02:00Z" w16du:dateUtc="2026-04-06T17:02:00Z"/>
          <w:rFonts w:ascii="Arial" w:hAnsi="Arial" w:cs="Arial"/>
          <w:sz w:val="20"/>
          <w:szCs w:val="20"/>
        </w:rPr>
      </w:pPr>
      <w:del w:id="62" w:author="Brett A. Bustos" w:date="2026-04-06T11:02:00Z" w16du:dateUtc="2026-04-06T17:02:00Z">
        <w:r w:rsidRPr="00811C45" w:rsidDel="003B71D7">
          <w:rPr>
            <w:rFonts w:ascii="Arial" w:hAnsi="Arial" w:cs="Arial"/>
            <w:sz w:val="20"/>
            <w:szCs w:val="20"/>
          </w:rPr>
          <w:delText>3)</w:delText>
        </w:r>
        <w:r w:rsidRPr="00811C45" w:rsidDel="003B71D7">
          <w:rPr>
            <w:rFonts w:ascii="Arial" w:hAnsi="Arial" w:cs="Arial"/>
            <w:sz w:val="20"/>
            <w:szCs w:val="20"/>
          </w:rPr>
          <w:tab/>
          <w:delText>Asylees granted asylum under Section 208 of the INA, which is codified throughout Title 8 of the United States Code. The U.S. Code does not include any later amendments to or editions of the incorporated material. Copies of the federal laws are available for inspection as defined in 4.000.</w:delText>
        </w:r>
      </w:del>
    </w:p>
    <w:p w14:paraId="6228F326" w14:textId="77777777" w:rsidR="0073715E" w:rsidRPr="00811C45" w:rsidRDefault="0073715E" w:rsidP="0073715E">
      <w:pPr>
        <w:ind w:left="3600" w:hanging="720"/>
        <w:rPr>
          <w:rFonts w:ascii="Arial" w:hAnsi="Arial" w:cs="Arial"/>
          <w:sz w:val="20"/>
          <w:szCs w:val="20"/>
        </w:rPr>
      </w:pPr>
      <w:del w:id="63" w:author="Brett A. Bustos" w:date="2026-04-06T11:02:00Z" w16du:dateUtc="2026-04-06T17:02:00Z">
        <w:r w:rsidRPr="00811C45" w:rsidDel="003B71D7">
          <w:rPr>
            <w:rFonts w:ascii="Arial" w:hAnsi="Arial" w:cs="Arial"/>
            <w:sz w:val="20"/>
            <w:szCs w:val="20"/>
          </w:rPr>
          <w:delText>4)</w:delText>
        </w:r>
        <w:r w:rsidRPr="00811C45" w:rsidDel="003B71D7">
          <w:rPr>
            <w:rFonts w:ascii="Arial" w:hAnsi="Arial" w:cs="Arial"/>
            <w:sz w:val="20"/>
            <w:szCs w:val="20"/>
          </w:rPr>
          <w:tab/>
          <w:delText>A non-citizen whose deportation is being withheld under 8 U.S.C. 1224(H) as in effect prior to April 1, 1997, or whose removal is withheld under 8 U.S.C. 1231(B)(3).</w:delText>
        </w:r>
      </w:del>
    </w:p>
    <w:p w14:paraId="5804E66C" w14:textId="77777777" w:rsidR="0073715E" w:rsidRPr="00811C45" w:rsidDel="003B71D7" w:rsidRDefault="0073715E" w:rsidP="0073715E">
      <w:pPr>
        <w:ind w:left="2880" w:hanging="720"/>
        <w:rPr>
          <w:del w:id="64" w:author="Brett A. Bustos" w:date="2026-04-06T11:03:00Z" w16du:dateUtc="2026-04-06T17:03:00Z"/>
          <w:rFonts w:ascii="Arial" w:hAnsi="Arial" w:cs="Arial"/>
          <w:sz w:val="20"/>
          <w:szCs w:val="20"/>
        </w:rPr>
      </w:pPr>
      <w:del w:id="65" w:author="Brett A. Bustos" w:date="2026-04-06T11:03:00Z" w16du:dateUtc="2026-04-06T17:03:00Z">
        <w:r w:rsidRPr="00811C45" w:rsidDel="003B71D7">
          <w:rPr>
            <w:rFonts w:ascii="Arial" w:hAnsi="Arial" w:cs="Arial"/>
            <w:sz w:val="20"/>
            <w:szCs w:val="20"/>
          </w:rPr>
          <w:delText>6)</w:delText>
        </w:r>
        <w:r w:rsidRPr="00811C45" w:rsidDel="003B71D7">
          <w:rPr>
            <w:rFonts w:ascii="Arial" w:hAnsi="Arial" w:cs="Arial"/>
            <w:sz w:val="20"/>
            <w:szCs w:val="20"/>
          </w:rPr>
          <w:tab/>
          <w:delText>Retroactive to August 22, 1996, Amerasians under 8 U.S.C 1612..</w:delText>
        </w:r>
      </w:del>
    </w:p>
    <w:p w14:paraId="4F08B378" w14:textId="77777777" w:rsidR="0073715E" w:rsidRPr="00811C45" w:rsidDel="003B71D7" w:rsidRDefault="0073715E" w:rsidP="0073715E">
      <w:pPr>
        <w:ind w:left="1440" w:firstLine="720"/>
        <w:rPr>
          <w:del w:id="66" w:author="Brett A. Bustos" w:date="2026-04-06T11:03:00Z" w16du:dateUtc="2026-04-06T17:03:00Z"/>
          <w:rFonts w:ascii="Arial" w:hAnsi="Arial" w:cs="Arial"/>
          <w:sz w:val="20"/>
          <w:szCs w:val="20"/>
        </w:rPr>
      </w:pPr>
      <w:del w:id="67" w:author="Brett A. Bustos" w:date="2026-04-06T11:03:00Z" w16du:dateUtc="2026-04-06T17:03:00Z">
        <w:r w:rsidRPr="00811C45" w:rsidDel="003B71D7">
          <w:rPr>
            <w:rFonts w:ascii="Arial" w:hAnsi="Arial" w:cs="Arial"/>
            <w:sz w:val="20"/>
            <w:szCs w:val="20"/>
          </w:rPr>
          <w:delText>7)</w:delText>
        </w:r>
        <w:r w:rsidRPr="00811C45" w:rsidDel="003B71D7">
          <w:rPr>
            <w:rFonts w:ascii="Arial" w:hAnsi="Arial" w:cs="Arial"/>
            <w:sz w:val="20"/>
            <w:szCs w:val="20"/>
          </w:rPr>
          <w:tab/>
          <w:delText>Iraqi and Afghan Special Immigrants (SIV)</w:delText>
        </w:r>
      </w:del>
    </w:p>
    <w:p w14:paraId="1BD9F490" w14:textId="77777777" w:rsidR="0073715E" w:rsidRPr="00811C45" w:rsidRDefault="0073715E" w:rsidP="0073715E">
      <w:pPr>
        <w:ind w:left="2880"/>
        <w:rPr>
          <w:rFonts w:ascii="Arial" w:hAnsi="Arial" w:cs="Arial"/>
          <w:sz w:val="20"/>
          <w:szCs w:val="20"/>
        </w:rPr>
      </w:pPr>
      <w:del w:id="68" w:author="Brett A. Bustos" w:date="2026-04-06T11:03:00Z" w16du:dateUtc="2026-04-06T17:03:00Z">
        <w:r w:rsidRPr="00811C45" w:rsidDel="003B71D7">
          <w:rPr>
            <w:rFonts w:ascii="Arial" w:hAnsi="Arial" w:cs="Arial"/>
            <w:sz w:val="20"/>
            <w:szCs w:val="20"/>
          </w:rPr>
          <w:delText>Special immigrant status under 8 U.S.C. 1101(A)(27) may be granted to Iraqi and Afghan nationals who have worked on behalf of the U.S. Government in Iraq or Afghanistan. The Department of Defense Appropriations Act of 2010 (DODAA), P.L. 111-118, Section 8120 enacted on December 19, 2009 provides that SIVs are eligible for all benefits to the same extent and the same period as refugees.</w:delText>
        </w:r>
      </w:del>
    </w:p>
    <w:p w14:paraId="1387F65B" w14:textId="77777777" w:rsidR="0073715E" w:rsidRPr="00811C45" w:rsidDel="00811C45" w:rsidRDefault="0073715E" w:rsidP="0073715E">
      <w:pPr>
        <w:ind w:left="2160" w:hanging="720"/>
        <w:rPr>
          <w:del w:id="69" w:author="Brett A. Bustos" w:date="2026-04-09T15:54:00Z" w16du:dateUtc="2026-04-09T21:54:00Z"/>
          <w:rFonts w:ascii="Arial" w:hAnsi="Arial" w:cs="Arial"/>
          <w:sz w:val="20"/>
          <w:szCs w:val="20"/>
        </w:rPr>
      </w:pPr>
      <w:del w:id="70" w:author="Brett A. Bustos" w:date="2026-04-09T15:54:00Z" w16du:dateUtc="2026-04-09T21:54:00Z">
        <w:r w:rsidRPr="00811C45" w:rsidDel="00811C45">
          <w:rPr>
            <w:rFonts w:ascii="Arial" w:hAnsi="Arial" w:cs="Arial"/>
            <w:sz w:val="20"/>
            <w:szCs w:val="20"/>
          </w:rPr>
          <w:delText>b.</w:delText>
        </w:r>
        <w:r w:rsidRPr="00811C45" w:rsidDel="00811C45">
          <w:rPr>
            <w:rFonts w:ascii="Arial" w:hAnsi="Arial" w:cs="Arial"/>
            <w:sz w:val="20"/>
            <w:szCs w:val="20"/>
          </w:rPr>
          <w:tab/>
          <w:delText xml:space="preserve">Non-citizens in one (1) of the following qualified non-citizen statuses are required to meet an additional condition (see Section 4.305, B, 3) to be eligible for participation in </w:delText>
        </w:r>
      </w:del>
      <w:del w:id="71" w:author="Brett A. Bustos" w:date="2026-04-06T11:03:00Z" w16du:dateUtc="2026-04-06T17:03:00Z">
        <w:r w:rsidRPr="00811C45" w:rsidDel="003B71D7">
          <w:rPr>
            <w:rFonts w:ascii="Arial" w:hAnsi="Arial" w:cs="Arial"/>
            <w:sz w:val="20"/>
            <w:szCs w:val="20"/>
          </w:rPr>
          <w:delText>the Program</w:delText>
        </w:r>
      </w:del>
      <w:del w:id="72" w:author="Brett A. Bustos" w:date="2026-04-09T15:54:00Z" w16du:dateUtc="2026-04-09T21:54:00Z">
        <w:r w:rsidRPr="00811C45" w:rsidDel="00811C45">
          <w:rPr>
            <w:rFonts w:ascii="Arial" w:hAnsi="Arial" w:cs="Arial"/>
            <w:sz w:val="20"/>
            <w:szCs w:val="20"/>
          </w:rPr>
          <w:delText>.</w:delText>
        </w:r>
      </w:del>
    </w:p>
    <w:p w14:paraId="6202C3D1" w14:textId="77777777" w:rsidR="0073715E" w:rsidRPr="00811C45" w:rsidDel="00811C45" w:rsidRDefault="0073715E" w:rsidP="0073715E">
      <w:pPr>
        <w:ind w:left="2880" w:hanging="720"/>
        <w:rPr>
          <w:del w:id="73" w:author="Brett A. Bustos" w:date="2026-04-09T15:54:00Z" w16du:dateUtc="2026-04-09T21:54:00Z"/>
          <w:rFonts w:ascii="Arial" w:hAnsi="Arial" w:cs="Arial"/>
          <w:sz w:val="20"/>
          <w:szCs w:val="20"/>
        </w:rPr>
      </w:pPr>
      <w:del w:id="74" w:author="Brett A. Bustos" w:date="2026-04-09T15:54:00Z" w16du:dateUtc="2026-04-09T21:54:00Z">
        <w:r w:rsidRPr="00811C45" w:rsidDel="00811C45">
          <w:rPr>
            <w:rFonts w:ascii="Arial" w:hAnsi="Arial" w:cs="Arial"/>
            <w:sz w:val="20"/>
            <w:szCs w:val="20"/>
          </w:rPr>
          <w:delText>1)</w:delText>
        </w:r>
        <w:r w:rsidRPr="00811C45" w:rsidDel="00811C45">
          <w:rPr>
            <w:rFonts w:ascii="Arial" w:hAnsi="Arial" w:cs="Arial"/>
            <w:sz w:val="20"/>
            <w:szCs w:val="20"/>
          </w:rPr>
          <w:tab/>
          <w:delText>Lawfully Admitted for Permanent Residence (LPRs) under the Immigration and Nationality Act (INA). LPRs are holders of Green Cards. If a non-citizen is in a qualified non-citizen status as outlined in paragraph a. of this section and later adjusts to LPR status, the non-citizen does not have to meet an additional condition to be eligible for participation and shall remain eligible based on the previous qualified status.</w:delText>
        </w:r>
      </w:del>
    </w:p>
    <w:p w14:paraId="1F1F2310" w14:textId="77777777" w:rsidR="0073715E" w:rsidRPr="00811C45" w:rsidDel="00811C45" w:rsidRDefault="0073715E" w:rsidP="0073715E">
      <w:pPr>
        <w:ind w:left="2880" w:hanging="720"/>
        <w:rPr>
          <w:del w:id="75" w:author="Brett A. Bustos" w:date="2026-04-09T15:54:00Z" w16du:dateUtc="2026-04-09T21:54:00Z"/>
          <w:rFonts w:ascii="Arial" w:hAnsi="Arial" w:cs="Arial"/>
          <w:sz w:val="20"/>
          <w:szCs w:val="20"/>
        </w:rPr>
      </w:pPr>
      <w:del w:id="76" w:author="Brett A. Bustos" w:date="2026-04-09T15:54:00Z" w16du:dateUtc="2026-04-09T21:54:00Z">
        <w:r w:rsidRPr="00811C45" w:rsidDel="00811C45">
          <w:rPr>
            <w:rFonts w:ascii="Arial" w:hAnsi="Arial" w:cs="Arial"/>
            <w:sz w:val="20"/>
            <w:szCs w:val="20"/>
          </w:rPr>
          <w:delText>2)</w:delText>
        </w:r>
        <w:r w:rsidRPr="00811C45" w:rsidDel="00811C45">
          <w:rPr>
            <w:rFonts w:ascii="Arial" w:hAnsi="Arial" w:cs="Arial"/>
            <w:sz w:val="20"/>
            <w:szCs w:val="20"/>
          </w:rPr>
          <w:tab/>
          <w:delText>Paroled into the United States under 8 U.S.C. 1182(d)(5) for at least one (1) year.</w:delText>
        </w:r>
      </w:del>
    </w:p>
    <w:p w14:paraId="0890D324" w14:textId="77777777" w:rsidR="0073715E" w:rsidRPr="00811C45" w:rsidDel="00811C45" w:rsidRDefault="0073715E" w:rsidP="0073715E">
      <w:pPr>
        <w:ind w:left="2880" w:hanging="720"/>
        <w:rPr>
          <w:del w:id="77" w:author="Brett A. Bustos" w:date="2026-04-09T15:54:00Z" w16du:dateUtc="2026-04-09T21:54:00Z"/>
          <w:rFonts w:ascii="Arial" w:hAnsi="Arial" w:cs="Arial"/>
          <w:sz w:val="20"/>
          <w:szCs w:val="20"/>
        </w:rPr>
      </w:pPr>
      <w:del w:id="78" w:author="Brett A. Bustos" w:date="2026-04-09T15:54:00Z" w16du:dateUtc="2026-04-09T21:54:00Z">
        <w:r w:rsidRPr="00811C45" w:rsidDel="00811C45">
          <w:rPr>
            <w:rFonts w:ascii="Arial" w:hAnsi="Arial" w:cs="Arial"/>
            <w:sz w:val="20"/>
            <w:szCs w:val="20"/>
          </w:rPr>
          <w:delText>3)</w:delText>
        </w:r>
        <w:r w:rsidRPr="00811C45" w:rsidDel="00811C45">
          <w:rPr>
            <w:rFonts w:ascii="Arial" w:hAnsi="Arial" w:cs="Arial"/>
            <w:sz w:val="20"/>
            <w:szCs w:val="20"/>
          </w:rPr>
          <w:tab/>
          <w:delText>Granted conditional entry pursuant to 8 U.S.C. 1153(a)(7) as in effect before April 1, 1980.</w:delText>
        </w:r>
      </w:del>
    </w:p>
    <w:p w14:paraId="3700B3A4" w14:textId="77777777" w:rsidR="0073715E" w:rsidRPr="00811C45" w:rsidDel="00811C45" w:rsidRDefault="0073715E" w:rsidP="0073715E">
      <w:pPr>
        <w:ind w:left="2880" w:hanging="720"/>
        <w:rPr>
          <w:del w:id="79" w:author="Brett A. Bustos" w:date="2026-04-09T15:54:00Z" w16du:dateUtc="2026-04-09T21:54:00Z"/>
          <w:rFonts w:ascii="Arial" w:hAnsi="Arial" w:cs="Arial"/>
          <w:sz w:val="20"/>
          <w:szCs w:val="20"/>
        </w:rPr>
      </w:pPr>
      <w:del w:id="80" w:author="Brett A. Bustos" w:date="2026-04-09T15:54:00Z" w16du:dateUtc="2026-04-09T21:54:00Z">
        <w:r w:rsidRPr="00811C45" w:rsidDel="00811C45">
          <w:rPr>
            <w:rFonts w:ascii="Arial" w:hAnsi="Arial" w:cs="Arial"/>
            <w:sz w:val="20"/>
            <w:szCs w:val="20"/>
          </w:rPr>
          <w:delText>4)</w:delText>
        </w:r>
        <w:r w:rsidRPr="00811C45" w:rsidDel="00811C45">
          <w:rPr>
            <w:rFonts w:ascii="Arial" w:hAnsi="Arial" w:cs="Arial"/>
            <w:sz w:val="20"/>
            <w:szCs w:val="20"/>
          </w:rPr>
          <w:tab/>
          <w:delText xml:space="preserve">A non-citizen who has been battered or subjected to extreme cruelty in the U.S. by a family member with whom the non-citizen resides, such as by a spouse, a parent, or a member of the spouse or parent's family. This qualified alien status </w:delText>
        </w:r>
        <w:r w:rsidRPr="00811C45" w:rsidDel="00811C45">
          <w:rPr>
            <w:rFonts w:ascii="Arial" w:hAnsi="Arial" w:cs="Arial"/>
            <w:sz w:val="20"/>
            <w:szCs w:val="20"/>
          </w:rPr>
          <w:lastRenderedPageBreak/>
          <w:delText>also extends to a non-citizen whose child has been battered or subjected to battery or cruelty or to a non-citizen child whose parent has been battered.</w:delText>
        </w:r>
      </w:del>
    </w:p>
    <w:p w14:paraId="30F870D2" w14:textId="77777777" w:rsidR="0073715E" w:rsidRPr="00811C45" w:rsidDel="00811C45" w:rsidRDefault="0073715E" w:rsidP="0073715E">
      <w:pPr>
        <w:ind w:left="2880"/>
        <w:rPr>
          <w:del w:id="81" w:author="Brett A. Bustos" w:date="2026-04-09T15:54:00Z" w16du:dateUtc="2026-04-09T21:54:00Z"/>
          <w:rFonts w:ascii="Arial" w:hAnsi="Arial" w:cs="Arial"/>
          <w:sz w:val="20"/>
          <w:szCs w:val="20"/>
        </w:rPr>
      </w:pPr>
      <w:del w:id="82" w:author="Brett A. Bustos" w:date="2026-04-09T15:54:00Z" w16du:dateUtc="2026-04-09T21:54:00Z">
        <w:r w:rsidRPr="00811C45" w:rsidDel="00811C45">
          <w:rPr>
            <w:rFonts w:ascii="Arial" w:hAnsi="Arial" w:cs="Arial"/>
            <w:sz w:val="20"/>
            <w:szCs w:val="20"/>
          </w:rPr>
          <w:delText>To establish eligibility, the local office shall determine that the non-citizen has satisfied three (3) requirements. Spouses and children who have applied for or have been granted protection under the Violence Against Women Act will meet these requirements.</w:delText>
        </w:r>
      </w:del>
    </w:p>
    <w:p w14:paraId="460D04C0" w14:textId="77777777" w:rsidR="0073715E" w:rsidRPr="00811C45" w:rsidDel="00811C45" w:rsidRDefault="0073715E" w:rsidP="0073715E">
      <w:pPr>
        <w:ind w:left="4320" w:hanging="720"/>
        <w:rPr>
          <w:del w:id="83" w:author="Brett A. Bustos" w:date="2026-04-09T15:54:00Z" w16du:dateUtc="2026-04-09T21:54:00Z"/>
          <w:rFonts w:ascii="Arial" w:hAnsi="Arial" w:cs="Arial"/>
          <w:sz w:val="20"/>
          <w:szCs w:val="20"/>
        </w:rPr>
      </w:pPr>
      <w:del w:id="84" w:author="Brett A. Bustos" w:date="2026-04-09T15:54:00Z" w16du:dateUtc="2026-04-09T21:54:00Z">
        <w:r w:rsidRPr="00811C45" w:rsidDel="00811C45">
          <w:rPr>
            <w:rFonts w:ascii="Arial" w:hAnsi="Arial" w:cs="Arial"/>
            <w:sz w:val="20"/>
            <w:szCs w:val="20"/>
          </w:rPr>
          <w:delText>a)</w:delText>
        </w:r>
        <w:r w:rsidRPr="00811C45" w:rsidDel="00811C45">
          <w:rPr>
            <w:rFonts w:ascii="Arial" w:hAnsi="Arial" w:cs="Arial"/>
            <w:sz w:val="20"/>
            <w:szCs w:val="20"/>
          </w:rPr>
          <w:tab/>
          <w:delText>The battered non-citizen(s) shall show that he/he has an approved or pending petition which makes a prima facie case for immigration status in one (1) of the following categories:</w:delText>
        </w:r>
      </w:del>
    </w:p>
    <w:p w14:paraId="7C7C1921" w14:textId="77777777" w:rsidR="0073715E" w:rsidRPr="00811C45" w:rsidDel="00811C45" w:rsidRDefault="0073715E" w:rsidP="0073715E">
      <w:pPr>
        <w:ind w:left="5040" w:hanging="720"/>
        <w:rPr>
          <w:del w:id="85" w:author="Brett A. Bustos" w:date="2026-04-09T15:54:00Z" w16du:dateUtc="2026-04-09T21:54:00Z"/>
          <w:rFonts w:ascii="Arial" w:hAnsi="Arial" w:cs="Arial"/>
          <w:sz w:val="20"/>
          <w:szCs w:val="20"/>
        </w:rPr>
      </w:pPr>
      <w:del w:id="86" w:author="Brett A. Bustos" w:date="2026-04-09T15:54:00Z" w16du:dateUtc="2026-04-09T21:54:00Z">
        <w:r w:rsidRPr="00811C45" w:rsidDel="00811C45">
          <w:rPr>
            <w:rFonts w:ascii="Arial" w:hAnsi="Arial" w:cs="Arial"/>
            <w:sz w:val="20"/>
            <w:szCs w:val="20"/>
          </w:rPr>
          <w:delText>i)</w:delText>
        </w:r>
        <w:r w:rsidRPr="00811C45" w:rsidDel="00811C45">
          <w:rPr>
            <w:rFonts w:ascii="Arial" w:hAnsi="Arial" w:cs="Arial"/>
            <w:sz w:val="20"/>
            <w:szCs w:val="20"/>
          </w:rPr>
          <w:tab/>
          <w:delText>United States Citizenship and Immigration Services (USCIS) Form I-130, last modified July 20, 2021, petition for alien relative, filed by their spouse or the child’s parent, which is incorporated by reference. No later editions or amendments are incorporated. This form is available at no cost from the USCIS at https://www.USCIS.gov/I-130. The form is also available for public inspection and copying at the Food and Energy Assistance Division Director, Colorado Department of Human Services, 1575 Sherman Street, 3rd Floor, Denver, Colorado 80203;</w:delText>
        </w:r>
      </w:del>
    </w:p>
    <w:p w14:paraId="3FDD0FF5" w14:textId="77777777" w:rsidR="0073715E" w:rsidRPr="00811C45" w:rsidDel="00811C45" w:rsidRDefault="0073715E" w:rsidP="0073715E">
      <w:pPr>
        <w:ind w:left="5040" w:hanging="720"/>
        <w:rPr>
          <w:del w:id="87" w:author="Brett A. Bustos" w:date="2026-04-09T15:54:00Z" w16du:dateUtc="2026-04-09T21:54:00Z"/>
          <w:rFonts w:ascii="Arial" w:hAnsi="Arial" w:cs="Arial"/>
          <w:sz w:val="20"/>
          <w:szCs w:val="20"/>
        </w:rPr>
      </w:pPr>
      <w:del w:id="88" w:author="Brett A. Bustos" w:date="2026-04-09T15:54:00Z" w16du:dateUtc="2026-04-09T21:54:00Z">
        <w:r w:rsidRPr="00811C45" w:rsidDel="00811C45">
          <w:rPr>
            <w:rFonts w:ascii="Arial" w:hAnsi="Arial" w:cs="Arial"/>
            <w:sz w:val="20"/>
            <w:szCs w:val="20"/>
          </w:rPr>
          <w:delText>ii)</w:delText>
        </w:r>
        <w:r w:rsidRPr="00811C45" w:rsidDel="00811C45">
          <w:rPr>
            <w:rFonts w:ascii="Arial" w:hAnsi="Arial" w:cs="Arial"/>
            <w:sz w:val="20"/>
            <w:szCs w:val="20"/>
          </w:rPr>
          <w:tab/>
          <w:delText>Form I-130, as incorporated by reference above, petition as a widow(er) of a U.S. citizen;</w:delText>
        </w:r>
      </w:del>
    </w:p>
    <w:p w14:paraId="1EBA0558" w14:textId="77777777" w:rsidR="0073715E" w:rsidRPr="00811C45" w:rsidDel="00811C45" w:rsidRDefault="0073715E" w:rsidP="0073715E">
      <w:pPr>
        <w:ind w:left="5040" w:hanging="720"/>
        <w:rPr>
          <w:del w:id="89" w:author="Brett A. Bustos" w:date="2026-04-09T15:54:00Z" w16du:dateUtc="2026-04-09T21:54:00Z"/>
          <w:rFonts w:ascii="Arial" w:hAnsi="Arial" w:cs="Arial"/>
          <w:sz w:val="20"/>
          <w:szCs w:val="20"/>
        </w:rPr>
      </w:pPr>
      <w:del w:id="90" w:author="Brett A. Bustos" w:date="2026-04-09T15:54:00Z" w16du:dateUtc="2026-04-09T21:54:00Z">
        <w:r w:rsidRPr="00811C45" w:rsidDel="00811C45">
          <w:rPr>
            <w:rFonts w:ascii="Arial" w:hAnsi="Arial" w:cs="Arial"/>
            <w:sz w:val="20"/>
            <w:szCs w:val="20"/>
          </w:rPr>
          <w:delText>iii)</w:delText>
        </w:r>
        <w:r w:rsidRPr="00811C45" w:rsidDel="00811C45">
          <w:rPr>
            <w:rFonts w:ascii="Arial" w:hAnsi="Arial" w:cs="Arial"/>
            <w:sz w:val="20"/>
            <w:szCs w:val="20"/>
          </w:rPr>
          <w:tab/>
          <w:delText>Self-petition under the Violence Against Women Act (including those filed by a parent on behalf of an abused child), USCIS Form I-360, last modified June 9, 2020, which is incorporated by reference. No later editions or amendments are incorporated. This form is available at no cost from the USCIS at https://www.USCIS.gov/I-360. The form is also available for public inspection and copying at the Food and Energy Assistance Division Director, Colorado Department of Human Services, 1575 Sherman Street, 3rd Floor, Denver, Colorado, 80203; or,</w:delText>
        </w:r>
      </w:del>
    </w:p>
    <w:p w14:paraId="616BC48D" w14:textId="77777777" w:rsidR="0073715E" w:rsidRPr="00811C45" w:rsidDel="00811C45" w:rsidRDefault="0073715E" w:rsidP="0073715E">
      <w:pPr>
        <w:ind w:left="4320" w:hanging="720"/>
        <w:rPr>
          <w:del w:id="91" w:author="Brett A. Bustos" w:date="2026-04-09T15:54:00Z" w16du:dateUtc="2026-04-09T21:54:00Z"/>
          <w:rFonts w:ascii="Arial" w:hAnsi="Arial" w:cs="Arial"/>
          <w:sz w:val="20"/>
          <w:szCs w:val="20"/>
        </w:rPr>
      </w:pPr>
      <w:del w:id="92" w:author="Brett A. Bustos" w:date="2026-04-09T15:54:00Z" w16du:dateUtc="2026-04-09T21:54:00Z">
        <w:r w:rsidRPr="00811C45" w:rsidDel="00811C45">
          <w:rPr>
            <w:rFonts w:ascii="Arial" w:hAnsi="Arial" w:cs="Arial"/>
            <w:sz w:val="20"/>
            <w:szCs w:val="20"/>
          </w:rPr>
          <w:delText>iv)</w:delText>
        </w:r>
        <w:r w:rsidRPr="00811C45" w:rsidDel="00811C45">
          <w:rPr>
            <w:rFonts w:ascii="Arial" w:hAnsi="Arial" w:cs="Arial"/>
            <w:sz w:val="20"/>
            <w:szCs w:val="20"/>
          </w:rPr>
          <w:tab/>
          <w:delText>An application for cancellation of removal or suspension of deportation filed as a victim of domestic violence.</w:delText>
        </w:r>
      </w:del>
    </w:p>
    <w:p w14:paraId="7E604F47" w14:textId="77777777" w:rsidR="0073715E" w:rsidRPr="00811C45" w:rsidDel="00811C45" w:rsidRDefault="0073715E" w:rsidP="0073715E">
      <w:pPr>
        <w:ind w:left="3600" w:hanging="720"/>
        <w:rPr>
          <w:del w:id="93" w:author="Brett A. Bustos" w:date="2026-04-09T15:54:00Z" w16du:dateUtc="2026-04-09T21:54:00Z"/>
          <w:rFonts w:ascii="Arial" w:hAnsi="Arial" w:cs="Arial"/>
          <w:sz w:val="20"/>
          <w:szCs w:val="20"/>
        </w:rPr>
      </w:pPr>
      <w:del w:id="94" w:author="Brett A. Bustos" w:date="2026-04-09T15:54:00Z" w16du:dateUtc="2026-04-09T21:54:00Z">
        <w:r w:rsidRPr="00811C45" w:rsidDel="00811C45">
          <w:rPr>
            <w:rFonts w:ascii="Arial" w:hAnsi="Arial" w:cs="Arial"/>
            <w:sz w:val="20"/>
            <w:szCs w:val="20"/>
          </w:rPr>
          <w:delText>b)</w:delText>
        </w:r>
        <w:r w:rsidRPr="00811C45" w:rsidDel="00811C45">
          <w:rPr>
            <w:rFonts w:ascii="Arial" w:hAnsi="Arial" w:cs="Arial"/>
            <w:sz w:val="20"/>
            <w:szCs w:val="20"/>
          </w:rPr>
          <w:tab/>
          <w:delText>There is substantial connection between the battery or extreme cruelty and the need for SNAP benefits; and</w:delText>
        </w:r>
      </w:del>
    </w:p>
    <w:p w14:paraId="4FCE52E0" w14:textId="77777777" w:rsidR="0073715E" w:rsidRPr="00811C45" w:rsidDel="00811C45" w:rsidRDefault="0073715E" w:rsidP="0073715E">
      <w:pPr>
        <w:ind w:left="3600" w:hanging="720"/>
        <w:rPr>
          <w:del w:id="95" w:author="Brett A. Bustos" w:date="2026-04-09T15:54:00Z" w16du:dateUtc="2026-04-09T21:54:00Z"/>
          <w:rFonts w:ascii="Arial" w:hAnsi="Arial" w:cs="Arial"/>
          <w:sz w:val="20"/>
          <w:szCs w:val="20"/>
        </w:rPr>
      </w:pPr>
      <w:del w:id="96" w:author="Brett A. Bustos" w:date="2026-04-09T15:54:00Z" w16du:dateUtc="2026-04-09T21:54:00Z">
        <w:r w:rsidRPr="00811C45" w:rsidDel="00811C45">
          <w:rPr>
            <w:rFonts w:ascii="Arial" w:hAnsi="Arial" w:cs="Arial"/>
            <w:sz w:val="20"/>
            <w:szCs w:val="20"/>
          </w:rPr>
          <w:delText>c)</w:delText>
        </w:r>
        <w:r w:rsidRPr="00811C45" w:rsidDel="00811C45">
          <w:rPr>
            <w:rFonts w:ascii="Arial" w:hAnsi="Arial" w:cs="Arial"/>
            <w:sz w:val="20"/>
            <w:szCs w:val="20"/>
          </w:rPr>
          <w:tab/>
          <w:delText>The battered non-citizen, child, or parent no longer resides in the same home as the abuser.</w:delText>
        </w:r>
      </w:del>
    </w:p>
    <w:p w14:paraId="394E2D6C" w14:textId="77777777" w:rsidR="0073715E" w:rsidRPr="00811C45" w:rsidDel="00811C45" w:rsidRDefault="0073715E" w:rsidP="0073715E">
      <w:pPr>
        <w:ind w:firstLine="720"/>
        <w:rPr>
          <w:del w:id="97" w:author="Brett A. Bustos" w:date="2026-04-09T15:54:00Z" w16du:dateUtc="2026-04-09T21:54:00Z"/>
          <w:rFonts w:ascii="Arial" w:hAnsi="Arial" w:cs="Arial"/>
          <w:sz w:val="20"/>
          <w:szCs w:val="20"/>
        </w:rPr>
      </w:pPr>
      <w:del w:id="98" w:author="Brett A. Bustos" w:date="2026-04-09T15:54:00Z" w16du:dateUtc="2026-04-09T21:54:00Z">
        <w:r w:rsidRPr="00811C45" w:rsidDel="00811C45">
          <w:rPr>
            <w:rFonts w:ascii="Arial" w:hAnsi="Arial" w:cs="Arial"/>
            <w:sz w:val="20"/>
            <w:szCs w:val="20"/>
          </w:rPr>
          <w:delText>2.</w:delText>
        </w:r>
        <w:r w:rsidRPr="00811C45" w:rsidDel="00811C45">
          <w:rPr>
            <w:rFonts w:ascii="Arial" w:hAnsi="Arial" w:cs="Arial"/>
            <w:sz w:val="20"/>
            <w:szCs w:val="20"/>
          </w:rPr>
          <w:tab/>
          <w:delText>Eligible Non-Citizens Not in a Qualified Status:</w:delText>
        </w:r>
      </w:del>
    </w:p>
    <w:p w14:paraId="07315E1B" w14:textId="77777777" w:rsidR="0073715E" w:rsidRPr="00811C45" w:rsidDel="00811C45" w:rsidRDefault="0073715E" w:rsidP="0073715E">
      <w:pPr>
        <w:ind w:left="1440"/>
        <w:rPr>
          <w:del w:id="99" w:author="Brett A. Bustos" w:date="2026-04-09T15:54:00Z" w16du:dateUtc="2026-04-09T21:54:00Z"/>
          <w:rFonts w:ascii="Arial" w:hAnsi="Arial" w:cs="Arial"/>
          <w:sz w:val="20"/>
          <w:szCs w:val="20"/>
        </w:rPr>
      </w:pPr>
      <w:del w:id="100" w:author="Brett A. Bustos" w:date="2026-04-09T15:54:00Z" w16du:dateUtc="2026-04-09T21:54:00Z">
        <w:r w:rsidRPr="00811C45" w:rsidDel="00811C45">
          <w:rPr>
            <w:rFonts w:ascii="Arial" w:hAnsi="Arial" w:cs="Arial"/>
            <w:sz w:val="20"/>
            <w:szCs w:val="20"/>
          </w:rPr>
          <w:lastRenderedPageBreak/>
          <w:delText>The following classes of non-citizens are not defined as having a qualified status but are potentially eligible for participation in SNAP without having to meet an additional condition (see Section 4.305, B, 3). All other classes of non-citizens that are not in a qualified status are not eligible for participation in SNAP.</w:delText>
        </w:r>
      </w:del>
    </w:p>
    <w:p w14:paraId="0BF3EB6F" w14:textId="77777777" w:rsidR="0073715E" w:rsidRPr="00811C45" w:rsidDel="00811C45" w:rsidRDefault="0073715E" w:rsidP="0073715E">
      <w:pPr>
        <w:ind w:left="720" w:firstLine="720"/>
        <w:rPr>
          <w:del w:id="101" w:author="Brett A. Bustos" w:date="2026-04-09T15:54:00Z" w16du:dateUtc="2026-04-09T21:54:00Z"/>
          <w:rFonts w:ascii="Arial" w:hAnsi="Arial" w:cs="Arial"/>
          <w:sz w:val="20"/>
          <w:szCs w:val="20"/>
        </w:rPr>
      </w:pPr>
      <w:del w:id="102" w:author="Brett A. Bustos" w:date="2026-04-09T15:54:00Z" w16du:dateUtc="2026-04-09T21:54:00Z">
        <w:r w:rsidRPr="00811C45" w:rsidDel="00811C45">
          <w:rPr>
            <w:rFonts w:ascii="Arial" w:hAnsi="Arial" w:cs="Arial"/>
            <w:sz w:val="20"/>
            <w:szCs w:val="20"/>
          </w:rPr>
          <w:delText>a.</w:delText>
        </w:r>
        <w:r w:rsidRPr="00811C45" w:rsidDel="00811C45">
          <w:rPr>
            <w:rFonts w:ascii="Arial" w:hAnsi="Arial" w:cs="Arial"/>
            <w:sz w:val="20"/>
            <w:szCs w:val="20"/>
          </w:rPr>
          <w:tab/>
          <w:delText>Certain American Indians Born Abroad</w:delText>
        </w:r>
      </w:del>
    </w:p>
    <w:p w14:paraId="279BA897" w14:textId="77777777" w:rsidR="0073715E" w:rsidRPr="00811C45" w:rsidDel="00811C45" w:rsidRDefault="0073715E" w:rsidP="0073715E">
      <w:pPr>
        <w:ind w:left="2160"/>
        <w:rPr>
          <w:del w:id="103" w:author="Brett A. Bustos" w:date="2026-04-09T15:54:00Z" w16du:dateUtc="2026-04-09T21:54:00Z"/>
          <w:rFonts w:ascii="Arial" w:hAnsi="Arial" w:cs="Arial"/>
          <w:sz w:val="20"/>
          <w:szCs w:val="20"/>
        </w:rPr>
      </w:pPr>
      <w:del w:id="104" w:author="Brett A. Bustos" w:date="2026-04-09T15:54:00Z" w16du:dateUtc="2026-04-09T21:54:00Z">
        <w:r w:rsidRPr="00811C45" w:rsidDel="00811C45">
          <w:rPr>
            <w:rFonts w:ascii="Arial" w:hAnsi="Arial" w:cs="Arial"/>
            <w:sz w:val="20"/>
            <w:szCs w:val="20"/>
          </w:rPr>
          <w:delText>American Indians born abroad in Canada living in the U.S. under Section 289 of the INA or non-citizen members of a federally recognized Indian tribe under Section 4(e) of the Indian Self-Determination and Education Assistance Act (25 U.S.C. 450(B)(E) who are recognized as eligible for the special programs and services provided by the U.S. to Indians because of their status as Indians.</w:delText>
        </w:r>
      </w:del>
    </w:p>
    <w:p w14:paraId="199F633A" w14:textId="77777777" w:rsidR="0073715E" w:rsidRPr="00811C45" w:rsidDel="00811C45" w:rsidRDefault="0073715E" w:rsidP="0073715E">
      <w:pPr>
        <w:ind w:left="2160"/>
        <w:rPr>
          <w:del w:id="105" w:author="Brett A. Bustos" w:date="2026-04-09T15:54:00Z" w16du:dateUtc="2026-04-09T21:54:00Z"/>
          <w:rFonts w:ascii="Arial" w:hAnsi="Arial" w:cs="Arial"/>
          <w:sz w:val="20"/>
          <w:szCs w:val="20"/>
        </w:rPr>
      </w:pPr>
      <w:del w:id="106" w:author="Brett A. Bustos" w:date="2026-04-09T15:54:00Z" w16du:dateUtc="2026-04-09T21:54:00Z">
        <w:r w:rsidRPr="00811C45" w:rsidDel="00811C45">
          <w:rPr>
            <w:rFonts w:ascii="Arial" w:hAnsi="Arial" w:cs="Arial"/>
            <w:sz w:val="20"/>
            <w:szCs w:val="20"/>
          </w:rPr>
          <w:delText>This provision was intended to cover Native Americans who are entitled to cross the U.S. border between Canada and/or Mexico. It was intended to include but is not limited to the St. Regis Band of the Mohawk in New York State, the Micmac (also known as Mi’kmaq) in Maine, the Abenaki in Vermont, and the Kickapoo in Texas.</w:delText>
        </w:r>
      </w:del>
    </w:p>
    <w:p w14:paraId="12AE6EA8" w14:textId="77777777" w:rsidR="0073715E" w:rsidRPr="00811C45" w:rsidDel="00811C45" w:rsidRDefault="0073715E" w:rsidP="0073715E">
      <w:pPr>
        <w:ind w:left="720" w:firstLine="720"/>
        <w:rPr>
          <w:del w:id="107" w:author="Brett A. Bustos" w:date="2026-04-09T15:54:00Z" w16du:dateUtc="2026-04-09T21:54:00Z"/>
          <w:rFonts w:ascii="Arial" w:hAnsi="Arial" w:cs="Arial"/>
          <w:sz w:val="20"/>
          <w:szCs w:val="20"/>
        </w:rPr>
      </w:pPr>
      <w:del w:id="108" w:author="Brett A. Bustos" w:date="2026-04-09T15:54:00Z" w16du:dateUtc="2026-04-09T21:54:00Z">
        <w:r w:rsidRPr="00811C45" w:rsidDel="00811C45">
          <w:rPr>
            <w:rFonts w:ascii="Arial" w:hAnsi="Arial" w:cs="Arial"/>
            <w:sz w:val="20"/>
            <w:szCs w:val="20"/>
          </w:rPr>
          <w:delText>b.</w:delText>
        </w:r>
        <w:r w:rsidRPr="00811C45" w:rsidDel="00811C45">
          <w:rPr>
            <w:rFonts w:ascii="Arial" w:hAnsi="Arial" w:cs="Arial"/>
            <w:sz w:val="20"/>
            <w:szCs w:val="20"/>
          </w:rPr>
          <w:tab/>
          <w:delText>Hmong or Highland Laotian Tribal Members</w:delText>
        </w:r>
      </w:del>
    </w:p>
    <w:p w14:paraId="48D7DA8E" w14:textId="77777777" w:rsidR="0073715E" w:rsidRPr="00811C45" w:rsidDel="00811C45" w:rsidRDefault="0073715E" w:rsidP="0073715E">
      <w:pPr>
        <w:ind w:left="2160"/>
        <w:rPr>
          <w:del w:id="109" w:author="Brett A. Bustos" w:date="2026-04-09T15:54:00Z" w16du:dateUtc="2026-04-09T21:54:00Z"/>
          <w:rFonts w:ascii="Arial" w:hAnsi="Arial" w:cs="Arial"/>
          <w:sz w:val="20"/>
          <w:szCs w:val="20"/>
        </w:rPr>
      </w:pPr>
      <w:del w:id="110" w:author="Brett A. Bustos" w:date="2026-04-09T15:54:00Z" w16du:dateUtc="2026-04-09T21:54:00Z">
        <w:r w:rsidRPr="00811C45" w:rsidDel="00811C45">
          <w:rPr>
            <w:rFonts w:ascii="Arial" w:hAnsi="Arial" w:cs="Arial"/>
            <w:sz w:val="20"/>
            <w:szCs w:val="20"/>
          </w:rPr>
          <w:delText>An individual lawfully residing in the U.S. who was a member of a Hmong or Highland Laotian tribe that rendered assistance to U.S. personnel by taking part in a military or rescue operation during the Vietnam era (August 5, 1964 – May 7, 1975). This category includes:</w:delText>
        </w:r>
      </w:del>
    </w:p>
    <w:p w14:paraId="1BE843EB" w14:textId="77777777" w:rsidR="0073715E" w:rsidRPr="00811C45" w:rsidDel="00811C45" w:rsidRDefault="0073715E" w:rsidP="0073715E">
      <w:pPr>
        <w:ind w:left="3600" w:hanging="720"/>
        <w:rPr>
          <w:del w:id="111" w:author="Brett A. Bustos" w:date="2026-04-09T15:54:00Z" w16du:dateUtc="2026-04-09T21:54:00Z"/>
          <w:rFonts w:ascii="Arial" w:hAnsi="Arial" w:cs="Arial"/>
          <w:sz w:val="20"/>
          <w:szCs w:val="20"/>
        </w:rPr>
      </w:pPr>
      <w:del w:id="112" w:author="Brett A. Bustos" w:date="2026-04-09T15:54:00Z" w16du:dateUtc="2026-04-09T21:54:00Z">
        <w:r w:rsidRPr="00811C45" w:rsidDel="00811C45">
          <w:rPr>
            <w:rFonts w:ascii="Arial" w:hAnsi="Arial" w:cs="Arial"/>
            <w:sz w:val="20"/>
            <w:szCs w:val="20"/>
          </w:rPr>
          <w:delText>1)</w:delText>
        </w:r>
        <w:r w:rsidRPr="00811C45" w:rsidDel="00811C45">
          <w:rPr>
            <w:rFonts w:ascii="Arial" w:hAnsi="Arial" w:cs="Arial"/>
            <w:sz w:val="20"/>
            <w:szCs w:val="20"/>
          </w:rPr>
          <w:tab/>
          <w:delText>Spouse or surviving spouse of a deceased Hmong or Highland Laotian Tribal Member who is not remarried; and/or,</w:delText>
        </w:r>
      </w:del>
    </w:p>
    <w:p w14:paraId="3882490A" w14:textId="77777777" w:rsidR="0073715E" w:rsidRPr="00811C45" w:rsidDel="00811C45" w:rsidRDefault="0073715E" w:rsidP="0073715E">
      <w:pPr>
        <w:ind w:left="3600" w:hanging="720"/>
        <w:rPr>
          <w:del w:id="113" w:author="Brett A. Bustos" w:date="2026-04-09T15:54:00Z" w16du:dateUtc="2026-04-09T21:54:00Z"/>
          <w:rFonts w:ascii="Arial" w:hAnsi="Arial" w:cs="Arial"/>
          <w:sz w:val="20"/>
          <w:szCs w:val="20"/>
        </w:rPr>
      </w:pPr>
      <w:del w:id="114" w:author="Brett A. Bustos" w:date="2026-04-09T15:54:00Z" w16du:dateUtc="2026-04-09T21:54:00Z">
        <w:r w:rsidRPr="00811C45" w:rsidDel="00811C45">
          <w:rPr>
            <w:rFonts w:ascii="Arial" w:hAnsi="Arial" w:cs="Arial"/>
            <w:sz w:val="20"/>
            <w:szCs w:val="20"/>
          </w:rPr>
          <w:delText>2)</w:delText>
        </w:r>
        <w:r w:rsidRPr="00811C45" w:rsidDel="00811C45">
          <w:rPr>
            <w:rFonts w:ascii="Arial" w:hAnsi="Arial" w:cs="Arial"/>
            <w:sz w:val="20"/>
            <w:szCs w:val="20"/>
          </w:rPr>
          <w:tab/>
          <w:delText>Unmarried dependent child of Hmong or Highland Laotian Tribal Member who is: under the age of eighteen (18) or a full-time student under the age of twenty-two (22);</w:delText>
        </w:r>
      </w:del>
    </w:p>
    <w:p w14:paraId="7938E716" w14:textId="77777777" w:rsidR="0073715E" w:rsidRPr="00811C45" w:rsidDel="00811C45" w:rsidRDefault="0073715E" w:rsidP="0073715E">
      <w:pPr>
        <w:ind w:left="3600" w:hanging="720"/>
        <w:rPr>
          <w:del w:id="115" w:author="Brett A. Bustos" w:date="2026-04-09T15:54:00Z" w16du:dateUtc="2026-04-09T21:54:00Z"/>
          <w:rFonts w:ascii="Arial" w:hAnsi="Arial" w:cs="Arial"/>
          <w:sz w:val="20"/>
          <w:szCs w:val="20"/>
        </w:rPr>
      </w:pPr>
      <w:del w:id="116" w:author="Brett A. Bustos" w:date="2026-04-09T15:54:00Z" w16du:dateUtc="2026-04-09T21:54:00Z">
        <w:r w:rsidRPr="00811C45" w:rsidDel="00811C45">
          <w:rPr>
            <w:rFonts w:ascii="Arial" w:hAnsi="Arial" w:cs="Arial"/>
            <w:sz w:val="20"/>
            <w:szCs w:val="20"/>
          </w:rPr>
          <w:delText>3)</w:delText>
        </w:r>
        <w:r w:rsidRPr="00811C45" w:rsidDel="00811C45">
          <w:rPr>
            <w:rFonts w:ascii="Arial" w:hAnsi="Arial" w:cs="Arial"/>
            <w:sz w:val="20"/>
            <w:szCs w:val="20"/>
          </w:rPr>
          <w:tab/>
          <w:delText>Unmarried child under the age of eighteen (18) or a full-time student under the age of twenty-two (22) of a deceased Hmong or Highland Laotian Tribal Member, provided the child was dependent upon them at the time of the Hmong or Highland Laotian tribal member’s death; or,</w:delText>
        </w:r>
      </w:del>
    </w:p>
    <w:p w14:paraId="17062AC2" w14:textId="77777777" w:rsidR="0073715E" w:rsidRPr="00811C45" w:rsidDel="00811C45" w:rsidRDefault="0073715E" w:rsidP="0073715E">
      <w:pPr>
        <w:ind w:left="3600" w:hanging="720"/>
        <w:rPr>
          <w:del w:id="117" w:author="Brett A. Bustos" w:date="2026-04-09T15:54:00Z" w16du:dateUtc="2026-04-09T21:54:00Z"/>
          <w:rFonts w:ascii="Arial" w:hAnsi="Arial" w:cs="Arial"/>
          <w:sz w:val="20"/>
          <w:szCs w:val="20"/>
        </w:rPr>
      </w:pPr>
      <w:del w:id="118" w:author="Brett A. Bustos" w:date="2026-04-09T15:54:00Z" w16du:dateUtc="2026-04-09T21:54:00Z">
        <w:r w:rsidRPr="00811C45" w:rsidDel="00811C45">
          <w:rPr>
            <w:rFonts w:ascii="Arial" w:hAnsi="Arial" w:cs="Arial"/>
            <w:sz w:val="20"/>
            <w:szCs w:val="20"/>
          </w:rPr>
          <w:delText>4)</w:delText>
        </w:r>
        <w:r w:rsidRPr="00811C45" w:rsidDel="00811C45">
          <w:rPr>
            <w:rFonts w:ascii="Arial" w:hAnsi="Arial" w:cs="Arial"/>
            <w:sz w:val="20"/>
            <w:szCs w:val="20"/>
          </w:rPr>
          <w:tab/>
          <w:delText>Unmarried child with disabilities age eighteen (18) or older if the child with disabilities had a disability and was dependent on the person prior to the child's eighteenth (18th) birthday.</w:delText>
        </w:r>
      </w:del>
    </w:p>
    <w:p w14:paraId="62A32061" w14:textId="77777777" w:rsidR="0073715E" w:rsidRPr="00811C45" w:rsidDel="00811C45" w:rsidRDefault="0073715E" w:rsidP="0073715E">
      <w:pPr>
        <w:ind w:left="4320" w:hanging="720"/>
        <w:rPr>
          <w:del w:id="119" w:author="Brett A. Bustos" w:date="2026-04-09T15:54:00Z" w16du:dateUtc="2026-04-09T21:54:00Z"/>
          <w:rFonts w:ascii="Arial" w:hAnsi="Arial" w:cs="Arial"/>
          <w:sz w:val="20"/>
          <w:szCs w:val="20"/>
        </w:rPr>
      </w:pPr>
      <w:del w:id="120" w:author="Brett A. Bustos" w:date="2026-04-09T15:54:00Z" w16du:dateUtc="2026-04-09T21:54:00Z">
        <w:r w:rsidRPr="00811C45" w:rsidDel="00811C45">
          <w:rPr>
            <w:rFonts w:ascii="Arial" w:hAnsi="Arial" w:cs="Arial"/>
            <w:sz w:val="20"/>
            <w:szCs w:val="20"/>
          </w:rPr>
          <w:delText>A)</w:delText>
        </w:r>
        <w:r w:rsidRPr="00811C45" w:rsidDel="00811C45">
          <w:rPr>
            <w:rFonts w:ascii="Arial" w:hAnsi="Arial" w:cs="Arial"/>
            <w:sz w:val="20"/>
            <w:szCs w:val="20"/>
          </w:rPr>
          <w:tab/>
          <w:delText>For purposes of this paragraph, “child” means the legally adopted or biological child of the person described in this section as a Hmong or Highland Laotian Tribal Member.</w:delText>
        </w:r>
      </w:del>
    </w:p>
    <w:p w14:paraId="271E0327" w14:textId="77777777" w:rsidR="0073715E" w:rsidRPr="00811C45" w:rsidDel="00811C45" w:rsidRDefault="0073715E" w:rsidP="0073715E">
      <w:pPr>
        <w:ind w:firstLine="720"/>
        <w:rPr>
          <w:del w:id="121" w:author="Brett A. Bustos" w:date="2026-04-09T15:54:00Z" w16du:dateUtc="2026-04-09T21:54:00Z"/>
          <w:rFonts w:ascii="Arial" w:hAnsi="Arial" w:cs="Arial"/>
          <w:sz w:val="20"/>
          <w:szCs w:val="20"/>
        </w:rPr>
      </w:pPr>
      <w:del w:id="122" w:author="Brett A. Bustos" w:date="2026-04-09T15:54:00Z" w16du:dateUtc="2026-04-09T21:54:00Z">
        <w:r w:rsidRPr="00811C45" w:rsidDel="00811C45">
          <w:rPr>
            <w:rFonts w:ascii="Arial" w:hAnsi="Arial" w:cs="Arial"/>
            <w:sz w:val="20"/>
            <w:szCs w:val="20"/>
          </w:rPr>
          <w:delText>3.</w:delText>
        </w:r>
        <w:r w:rsidRPr="00811C45" w:rsidDel="00811C45">
          <w:rPr>
            <w:rFonts w:ascii="Arial" w:hAnsi="Arial" w:cs="Arial"/>
            <w:sz w:val="20"/>
            <w:szCs w:val="20"/>
          </w:rPr>
          <w:tab/>
          <w:delText>Additional Conditions</w:delText>
        </w:r>
      </w:del>
    </w:p>
    <w:p w14:paraId="456BC7CF" w14:textId="77777777" w:rsidR="0073715E" w:rsidRPr="00811C45" w:rsidDel="00811C45" w:rsidRDefault="0073715E" w:rsidP="0073715E">
      <w:pPr>
        <w:ind w:left="1440"/>
        <w:rPr>
          <w:del w:id="123" w:author="Brett A. Bustos" w:date="2026-04-09T15:54:00Z" w16du:dateUtc="2026-04-09T21:54:00Z"/>
          <w:rFonts w:ascii="Arial" w:hAnsi="Arial" w:cs="Arial"/>
          <w:sz w:val="20"/>
          <w:szCs w:val="20"/>
        </w:rPr>
      </w:pPr>
      <w:del w:id="124" w:author="Brett A. Bustos" w:date="2026-04-09T15:54:00Z" w16du:dateUtc="2026-04-09T21:54:00Z">
        <w:r w:rsidRPr="00811C45" w:rsidDel="00811C45">
          <w:rPr>
            <w:rFonts w:ascii="Arial" w:hAnsi="Arial" w:cs="Arial"/>
            <w:sz w:val="20"/>
            <w:szCs w:val="20"/>
          </w:rPr>
          <w:delText>Non-citizens in a qualified status as outlined in subsection 4.305, B, 1, are required to meet one additional condition to be eligible for participation in the Program. At the time the non-citizen applies for SNAP, they need only satisfy one of the following conditions to be eligible:</w:delText>
        </w:r>
      </w:del>
    </w:p>
    <w:p w14:paraId="52DD2577" w14:textId="77777777" w:rsidR="0073715E" w:rsidRPr="00811C45" w:rsidDel="00811C45" w:rsidRDefault="0073715E" w:rsidP="0073715E">
      <w:pPr>
        <w:ind w:left="720" w:firstLine="720"/>
        <w:rPr>
          <w:del w:id="125" w:author="Brett A. Bustos" w:date="2026-04-09T15:54:00Z" w16du:dateUtc="2026-04-09T21:54:00Z"/>
          <w:rFonts w:ascii="Arial" w:hAnsi="Arial" w:cs="Arial"/>
          <w:sz w:val="20"/>
          <w:szCs w:val="20"/>
        </w:rPr>
      </w:pPr>
      <w:del w:id="126" w:author="Brett A. Bustos" w:date="2026-04-09T15:54:00Z" w16du:dateUtc="2026-04-09T21:54:00Z">
        <w:r w:rsidRPr="00811C45" w:rsidDel="00811C45">
          <w:rPr>
            <w:rFonts w:ascii="Arial" w:hAnsi="Arial" w:cs="Arial"/>
            <w:sz w:val="20"/>
            <w:szCs w:val="20"/>
          </w:rPr>
          <w:lastRenderedPageBreak/>
          <w:delText>a.</w:delText>
        </w:r>
        <w:r w:rsidRPr="00811C45" w:rsidDel="00811C45">
          <w:rPr>
            <w:rFonts w:ascii="Arial" w:hAnsi="Arial" w:cs="Arial"/>
            <w:sz w:val="20"/>
            <w:szCs w:val="20"/>
          </w:rPr>
          <w:tab/>
          <w:delText>Five (5) Years of Residence</w:delText>
        </w:r>
      </w:del>
    </w:p>
    <w:p w14:paraId="08F33B32" w14:textId="77777777" w:rsidR="0073715E" w:rsidRPr="00811C45" w:rsidDel="00811C45" w:rsidRDefault="0073715E" w:rsidP="0073715E">
      <w:pPr>
        <w:ind w:left="2160"/>
        <w:rPr>
          <w:del w:id="127" w:author="Brett A. Bustos" w:date="2026-04-09T15:54:00Z" w16du:dateUtc="2026-04-09T21:54:00Z"/>
          <w:rFonts w:ascii="Arial" w:hAnsi="Arial" w:cs="Arial"/>
          <w:sz w:val="20"/>
          <w:szCs w:val="20"/>
        </w:rPr>
      </w:pPr>
      <w:del w:id="128" w:author="Brett A. Bustos" w:date="2026-04-09T15:54:00Z" w16du:dateUtc="2026-04-09T21:54:00Z">
        <w:r w:rsidRPr="00811C45" w:rsidDel="00811C45">
          <w:rPr>
            <w:rFonts w:ascii="Arial" w:hAnsi="Arial" w:cs="Arial"/>
            <w:sz w:val="20"/>
            <w:szCs w:val="20"/>
          </w:rPr>
          <w:delText>The non-citizen has lived in the U.S. in a qualified non-citizen status for five (5) years. The five (5) year waiting period begins on the date the non-citizen obtains status as a qualified non-citizen or enters the U.S. in a qualifying status.</w:delText>
        </w:r>
      </w:del>
    </w:p>
    <w:p w14:paraId="7632B564" w14:textId="77777777" w:rsidR="0073715E" w:rsidRPr="00811C45" w:rsidDel="00811C45" w:rsidRDefault="0073715E" w:rsidP="0073715E">
      <w:pPr>
        <w:ind w:left="720" w:firstLine="720"/>
        <w:rPr>
          <w:del w:id="129" w:author="Brett A. Bustos" w:date="2026-04-09T15:54:00Z" w16du:dateUtc="2026-04-09T21:54:00Z"/>
          <w:rFonts w:ascii="Arial" w:hAnsi="Arial" w:cs="Arial"/>
          <w:sz w:val="20"/>
          <w:szCs w:val="20"/>
        </w:rPr>
      </w:pPr>
      <w:del w:id="130" w:author="Brett A. Bustos" w:date="2026-04-09T15:54:00Z" w16du:dateUtc="2026-04-09T21:54:00Z">
        <w:r w:rsidRPr="00811C45" w:rsidDel="00811C45">
          <w:rPr>
            <w:rFonts w:ascii="Arial" w:hAnsi="Arial" w:cs="Arial"/>
            <w:sz w:val="20"/>
            <w:szCs w:val="20"/>
          </w:rPr>
          <w:delText>b.</w:delText>
        </w:r>
        <w:r w:rsidRPr="00811C45" w:rsidDel="00811C45">
          <w:rPr>
            <w:rFonts w:ascii="Arial" w:hAnsi="Arial" w:cs="Arial"/>
            <w:sz w:val="20"/>
            <w:szCs w:val="20"/>
          </w:rPr>
          <w:tab/>
          <w:delText>Forty (40) Qualifying Work Quarters</w:delText>
        </w:r>
      </w:del>
    </w:p>
    <w:p w14:paraId="1265C16E" w14:textId="77777777" w:rsidR="0073715E" w:rsidRPr="00811C45" w:rsidDel="00811C45" w:rsidRDefault="0073715E" w:rsidP="0073715E">
      <w:pPr>
        <w:ind w:left="2160"/>
        <w:rPr>
          <w:del w:id="131" w:author="Brett A. Bustos" w:date="2026-04-09T15:54:00Z" w16du:dateUtc="2026-04-09T21:54:00Z"/>
          <w:rFonts w:ascii="Arial" w:hAnsi="Arial" w:cs="Arial"/>
          <w:sz w:val="20"/>
          <w:szCs w:val="20"/>
        </w:rPr>
      </w:pPr>
      <w:del w:id="132" w:author="Brett A. Bustos" w:date="2026-04-09T15:54:00Z" w16du:dateUtc="2026-04-09T21:54:00Z">
        <w:r w:rsidRPr="00811C45" w:rsidDel="00811C45">
          <w:rPr>
            <w:rFonts w:ascii="Arial" w:hAnsi="Arial" w:cs="Arial"/>
            <w:sz w:val="20"/>
            <w:szCs w:val="20"/>
          </w:rPr>
          <w:delText>A person shall have satisfied this additional condition if they are lawfully admitted for permanent residence while already possessing credit for forty (40) qualifying work quarters as defined under Title II of the Social Security Act. In some cases, an applicant may have work from employment that is not covered by Title II of the Social Security Act, but which is countable toward the forty (40) quarters test, and there are also cases in which SSA records do not show current year’s earnings. Such quarters are still countable for the forty (40) quarter test, but the individual non-citizen shall be responsible for providing evidence needed to verify the quarters.</w:delText>
        </w:r>
      </w:del>
    </w:p>
    <w:p w14:paraId="64BA556D" w14:textId="77777777" w:rsidR="0073715E" w:rsidRPr="00811C45" w:rsidDel="00811C45" w:rsidRDefault="0073715E" w:rsidP="0073715E">
      <w:pPr>
        <w:ind w:left="1440" w:firstLine="720"/>
        <w:rPr>
          <w:del w:id="133" w:author="Brett A. Bustos" w:date="2026-04-09T15:54:00Z" w16du:dateUtc="2026-04-09T21:54:00Z"/>
          <w:rFonts w:ascii="Arial" w:hAnsi="Arial" w:cs="Arial"/>
          <w:sz w:val="20"/>
          <w:szCs w:val="20"/>
        </w:rPr>
      </w:pPr>
      <w:del w:id="134" w:author="Brett A. Bustos" w:date="2026-04-09T15:54:00Z" w16du:dateUtc="2026-04-09T21:54:00Z">
        <w:r w:rsidRPr="00811C45" w:rsidDel="00811C45">
          <w:rPr>
            <w:rFonts w:ascii="Arial" w:hAnsi="Arial" w:cs="Arial"/>
            <w:sz w:val="20"/>
            <w:szCs w:val="20"/>
          </w:rPr>
          <w:delText>1)</w:delText>
        </w:r>
        <w:r w:rsidRPr="00811C45" w:rsidDel="00811C45">
          <w:rPr>
            <w:rFonts w:ascii="Arial" w:hAnsi="Arial" w:cs="Arial"/>
            <w:sz w:val="20"/>
            <w:szCs w:val="20"/>
          </w:rPr>
          <w:tab/>
          <w:delText>The sum of work quarters can include:</w:delText>
        </w:r>
      </w:del>
    </w:p>
    <w:p w14:paraId="5B6C26D7" w14:textId="77777777" w:rsidR="0073715E" w:rsidRPr="00811C45" w:rsidDel="00811C45" w:rsidRDefault="0073715E" w:rsidP="0073715E">
      <w:pPr>
        <w:ind w:left="2160" w:firstLine="720"/>
        <w:rPr>
          <w:del w:id="135" w:author="Brett A. Bustos" w:date="2026-04-09T15:54:00Z" w16du:dateUtc="2026-04-09T21:54:00Z"/>
          <w:rFonts w:ascii="Arial" w:hAnsi="Arial" w:cs="Arial"/>
          <w:sz w:val="20"/>
          <w:szCs w:val="20"/>
        </w:rPr>
      </w:pPr>
      <w:del w:id="136" w:author="Brett A. Bustos" w:date="2026-04-09T15:54:00Z" w16du:dateUtc="2026-04-09T21:54:00Z">
        <w:r w:rsidRPr="00811C45" w:rsidDel="00811C45">
          <w:rPr>
            <w:rFonts w:ascii="Arial" w:hAnsi="Arial" w:cs="Arial"/>
            <w:sz w:val="20"/>
            <w:szCs w:val="20"/>
          </w:rPr>
          <w:delText>a)</w:delText>
        </w:r>
        <w:r w:rsidRPr="00811C45" w:rsidDel="00811C45">
          <w:rPr>
            <w:rFonts w:ascii="Arial" w:hAnsi="Arial" w:cs="Arial"/>
            <w:sz w:val="20"/>
            <w:szCs w:val="20"/>
          </w:rPr>
          <w:tab/>
          <w:delText>Quarters the non-citizen worked;</w:delText>
        </w:r>
      </w:del>
    </w:p>
    <w:p w14:paraId="5F1AE3B0" w14:textId="77777777" w:rsidR="0073715E" w:rsidRPr="00811C45" w:rsidDel="00811C45" w:rsidRDefault="0073715E" w:rsidP="0073715E">
      <w:pPr>
        <w:ind w:left="3600" w:hanging="720"/>
        <w:rPr>
          <w:del w:id="137" w:author="Brett A. Bustos" w:date="2026-04-09T15:54:00Z" w16du:dateUtc="2026-04-09T21:54:00Z"/>
          <w:rFonts w:ascii="Arial" w:hAnsi="Arial" w:cs="Arial"/>
          <w:sz w:val="20"/>
          <w:szCs w:val="20"/>
        </w:rPr>
      </w:pPr>
      <w:del w:id="138" w:author="Brett A. Bustos" w:date="2026-04-09T15:54:00Z" w16du:dateUtc="2026-04-09T21:54:00Z">
        <w:r w:rsidRPr="00811C45" w:rsidDel="00811C45">
          <w:rPr>
            <w:rFonts w:ascii="Arial" w:hAnsi="Arial" w:cs="Arial"/>
            <w:sz w:val="20"/>
            <w:szCs w:val="20"/>
          </w:rPr>
          <w:delText>b)</w:delText>
        </w:r>
        <w:r w:rsidRPr="00811C45" w:rsidDel="00811C45">
          <w:rPr>
            <w:rFonts w:ascii="Arial" w:hAnsi="Arial" w:cs="Arial"/>
            <w:sz w:val="20"/>
            <w:szCs w:val="20"/>
          </w:rPr>
          <w:tab/>
          <w:delText>Quarters credited from the work of a parent of such a non-citizen while the non-citizen was under eighteen (18), which includes quarters worked before the non-citizen was born or adopted; or</w:delText>
        </w:r>
      </w:del>
    </w:p>
    <w:p w14:paraId="259DD21F" w14:textId="77777777" w:rsidR="0073715E" w:rsidRPr="00811C45" w:rsidDel="00811C45" w:rsidRDefault="0073715E" w:rsidP="0073715E">
      <w:pPr>
        <w:ind w:left="3600" w:hanging="720"/>
        <w:rPr>
          <w:del w:id="139" w:author="Brett A. Bustos" w:date="2026-04-09T15:54:00Z" w16du:dateUtc="2026-04-09T21:54:00Z"/>
          <w:rFonts w:ascii="Arial" w:hAnsi="Arial" w:cs="Arial"/>
          <w:sz w:val="20"/>
          <w:szCs w:val="20"/>
        </w:rPr>
      </w:pPr>
      <w:del w:id="140" w:author="Brett A. Bustos" w:date="2026-04-09T15:54:00Z" w16du:dateUtc="2026-04-09T21:54:00Z">
        <w:r w:rsidRPr="00811C45" w:rsidDel="00811C45">
          <w:rPr>
            <w:rFonts w:ascii="Arial" w:hAnsi="Arial" w:cs="Arial"/>
            <w:sz w:val="20"/>
            <w:szCs w:val="20"/>
          </w:rPr>
          <w:delText>c)</w:delText>
        </w:r>
        <w:r w:rsidRPr="00811C45" w:rsidDel="00811C45">
          <w:rPr>
            <w:rFonts w:ascii="Arial" w:hAnsi="Arial" w:cs="Arial"/>
            <w:sz w:val="20"/>
            <w:szCs w:val="20"/>
          </w:rPr>
          <w:tab/>
          <w:delText>Quarters credited from the work of the non-citizen’s spouse. Quarters are only creditable to the non-citizen for work performed by his or her spouse if the couple is still legally married, or if the spouse becomes deceased while married to the non-citizen, and the work being credited to the non-citizen was performed after the marriage began.</w:delText>
        </w:r>
      </w:del>
    </w:p>
    <w:p w14:paraId="3292BA6A" w14:textId="77777777" w:rsidR="0073715E" w:rsidRPr="00811C45" w:rsidDel="00811C45" w:rsidRDefault="0073715E" w:rsidP="0073715E">
      <w:pPr>
        <w:ind w:left="3600"/>
        <w:rPr>
          <w:del w:id="141" w:author="Brett A. Bustos" w:date="2026-04-09T15:54:00Z" w16du:dateUtc="2026-04-09T21:54:00Z"/>
          <w:rFonts w:ascii="Arial" w:hAnsi="Arial" w:cs="Arial"/>
          <w:sz w:val="20"/>
          <w:szCs w:val="20"/>
        </w:rPr>
      </w:pPr>
      <w:del w:id="142" w:author="Brett A. Bustos" w:date="2026-04-09T15:54:00Z" w16du:dateUtc="2026-04-09T21:54:00Z">
        <w:r w:rsidRPr="00811C45" w:rsidDel="00811C45">
          <w:rPr>
            <w:rFonts w:ascii="Arial" w:hAnsi="Arial" w:cs="Arial"/>
            <w:sz w:val="20"/>
            <w:szCs w:val="20"/>
          </w:rPr>
          <w:delText>If a couple divorces prior to determination of SNAP eligibility, a spouse may not get credit for quarters of their spouse. However, if the local office determines eligibility of a non-citizen based on the quarters of the spouse, and then the couple divorces, the non-citizen's eligibility continues until the next re-certification. At that time, the local office shall determine the non-citizen's eligibility without crediting the non-citizen with the former spouse's quarters of coverage.</w:delText>
        </w:r>
      </w:del>
    </w:p>
    <w:p w14:paraId="42065577" w14:textId="77777777" w:rsidR="0073715E" w:rsidRPr="00811C45" w:rsidDel="00811C45" w:rsidRDefault="0073715E" w:rsidP="0073715E">
      <w:pPr>
        <w:ind w:left="1440" w:firstLine="720"/>
        <w:rPr>
          <w:del w:id="143" w:author="Brett A. Bustos" w:date="2026-04-09T15:54:00Z" w16du:dateUtc="2026-04-09T21:54:00Z"/>
          <w:rFonts w:ascii="Arial" w:hAnsi="Arial" w:cs="Arial"/>
          <w:sz w:val="20"/>
          <w:szCs w:val="20"/>
        </w:rPr>
      </w:pPr>
      <w:del w:id="144" w:author="Brett A. Bustos" w:date="2026-04-09T15:54:00Z" w16du:dateUtc="2026-04-09T21:54:00Z">
        <w:r w:rsidRPr="00811C45" w:rsidDel="00811C45">
          <w:rPr>
            <w:rFonts w:ascii="Arial" w:hAnsi="Arial" w:cs="Arial"/>
            <w:sz w:val="20"/>
            <w:szCs w:val="20"/>
          </w:rPr>
          <w:delText>2)</w:delText>
        </w:r>
        <w:r w:rsidRPr="00811C45" w:rsidDel="00811C45">
          <w:rPr>
            <w:rFonts w:ascii="Arial" w:hAnsi="Arial" w:cs="Arial"/>
            <w:sz w:val="20"/>
            <w:szCs w:val="20"/>
          </w:rPr>
          <w:tab/>
          <w:delText>The sum of work quarters cannot include:</w:delText>
        </w:r>
      </w:del>
    </w:p>
    <w:p w14:paraId="080991B9" w14:textId="77777777" w:rsidR="0073715E" w:rsidRPr="00811C45" w:rsidDel="00811C45" w:rsidRDefault="0073715E" w:rsidP="0073715E">
      <w:pPr>
        <w:ind w:left="3600" w:hanging="720"/>
        <w:rPr>
          <w:del w:id="145" w:author="Brett A. Bustos" w:date="2026-04-09T15:54:00Z" w16du:dateUtc="2026-04-09T21:54:00Z"/>
          <w:rFonts w:ascii="Arial" w:hAnsi="Arial" w:cs="Arial"/>
          <w:sz w:val="20"/>
          <w:szCs w:val="20"/>
        </w:rPr>
      </w:pPr>
      <w:del w:id="146" w:author="Brett A. Bustos" w:date="2026-04-09T15:54:00Z" w16du:dateUtc="2026-04-09T21:54:00Z">
        <w:r w:rsidRPr="00811C45" w:rsidDel="00811C45">
          <w:rPr>
            <w:rFonts w:ascii="Arial" w:hAnsi="Arial" w:cs="Arial"/>
            <w:sz w:val="20"/>
            <w:szCs w:val="20"/>
          </w:rPr>
          <w:delText>a)</w:delText>
        </w:r>
        <w:r w:rsidRPr="00811C45" w:rsidDel="00811C45">
          <w:rPr>
            <w:rFonts w:ascii="Arial" w:hAnsi="Arial" w:cs="Arial"/>
            <w:sz w:val="20"/>
            <w:szCs w:val="20"/>
          </w:rPr>
          <w:tab/>
          <w:delText>Quarters in which not enough income was earned to qualify, or,</w:delText>
        </w:r>
      </w:del>
    </w:p>
    <w:p w14:paraId="7228115D" w14:textId="77777777" w:rsidR="0073715E" w:rsidRPr="00811C45" w:rsidDel="00811C45" w:rsidRDefault="0073715E" w:rsidP="0073715E">
      <w:pPr>
        <w:ind w:left="3600" w:hanging="720"/>
        <w:rPr>
          <w:del w:id="147" w:author="Brett A. Bustos" w:date="2026-04-09T15:54:00Z" w16du:dateUtc="2026-04-09T21:54:00Z"/>
          <w:rFonts w:ascii="Arial" w:hAnsi="Arial" w:cs="Arial"/>
          <w:sz w:val="20"/>
          <w:szCs w:val="20"/>
        </w:rPr>
      </w:pPr>
      <w:del w:id="148" w:author="Brett A. Bustos" w:date="2026-04-09T15:54:00Z" w16du:dateUtc="2026-04-09T21:54:00Z">
        <w:r w:rsidRPr="00811C45" w:rsidDel="00811C45">
          <w:rPr>
            <w:rFonts w:ascii="Arial" w:hAnsi="Arial" w:cs="Arial"/>
            <w:sz w:val="20"/>
            <w:szCs w:val="20"/>
          </w:rPr>
          <w:delText>b)</w:delText>
        </w:r>
        <w:r w:rsidRPr="00811C45" w:rsidDel="00811C45">
          <w:rPr>
            <w:rFonts w:ascii="Arial" w:hAnsi="Arial" w:cs="Arial"/>
            <w:sz w:val="20"/>
            <w:szCs w:val="20"/>
          </w:rPr>
          <w:tab/>
          <w:delText>Quarters earned after December 31, 1996, cannot be counted if the non-citizen, during the quarter, received SNAP or any other federal means-tested public benefits, such as Medicaid, SSI, TANF, or state Children’s Health Insurance Program.</w:delText>
        </w:r>
      </w:del>
    </w:p>
    <w:p w14:paraId="062F0E9B" w14:textId="77777777" w:rsidR="0073715E" w:rsidRPr="00811C45" w:rsidDel="00811C45" w:rsidRDefault="0073715E" w:rsidP="0073715E">
      <w:pPr>
        <w:ind w:left="720" w:firstLine="720"/>
        <w:rPr>
          <w:del w:id="149" w:author="Brett A. Bustos" w:date="2026-04-09T15:54:00Z" w16du:dateUtc="2026-04-09T21:54:00Z"/>
          <w:rFonts w:ascii="Arial" w:hAnsi="Arial" w:cs="Arial"/>
          <w:sz w:val="20"/>
          <w:szCs w:val="20"/>
        </w:rPr>
      </w:pPr>
      <w:del w:id="150" w:author="Brett A. Bustos" w:date="2026-04-09T15:54:00Z" w16du:dateUtc="2026-04-09T21:54:00Z">
        <w:r w:rsidRPr="00811C45" w:rsidDel="00811C45">
          <w:rPr>
            <w:rFonts w:ascii="Arial" w:hAnsi="Arial" w:cs="Arial"/>
            <w:sz w:val="20"/>
            <w:szCs w:val="20"/>
          </w:rPr>
          <w:delText>c.</w:delText>
        </w:r>
        <w:r w:rsidRPr="00811C45" w:rsidDel="00811C45">
          <w:rPr>
            <w:rFonts w:ascii="Arial" w:hAnsi="Arial" w:cs="Arial"/>
            <w:sz w:val="20"/>
            <w:szCs w:val="20"/>
          </w:rPr>
          <w:tab/>
          <w:delText>Children Under Eighteen (18)</w:delText>
        </w:r>
      </w:del>
    </w:p>
    <w:p w14:paraId="5650007D" w14:textId="77777777" w:rsidR="0073715E" w:rsidRPr="00811C45" w:rsidDel="00811C45" w:rsidRDefault="0073715E" w:rsidP="0073715E">
      <w:pPr>
        <w:ind w:left="2160"/>
        <w:rPr>
          <w:del w:id="151" w:author="Brett A. Bustos" w:date="2026-04-09T15:54:00Z" w16du:dateUtc="2026-04-09T21:54:00Z"/>
          <w:rFonts w:ascii="Arial" w:hAnsi="Arial" w:cs="Arial"/>
          <w:sz w:val="20"/>
          <w:szCs w:val="20"/>
        </w:rPr>
      </w:pPr>
      <w:del w:id="152" w:author="Brett A. Bustos" w:date="2026-04-09T15:54:00Z" w16du:dateUtc="2026-04-09T21:54:00Z">
        <w:r w:rsidRPr="00811C45" w:rsidDel="00811C45">
          <w:rPr>
            <w:rFonts w:ascii="Arial" w:hAnsi="Arial" w:cs="Arial"/>
            <w:sz w:val="20"/>
            <w:szCs w:val="20"/>
          </w:rPr>
          <w:lastRenderedPageBreak/>
          <w:delText>A non-citizen under eighteen (18) years of age in a qualified non-citizen status who lawfully resides in the U.S. When the non-citizen turns eighteen (18), non-citizen eligibility shall be reviewed.</w:delText>
        </w:r>
      </w:del>
    </w:p>
    <w:p w14:paraId="562F8D61" w14:textId="77777777" w:rsidR="0073715E" w:rsidRPr="00811C45" w:rsidDel="00811C45" w:rsidRDefault="0073715E" w:rsidP="0073715E">
      <w:pPr>
        <w:ind w:left="720" w:firstLine="720"/>
        <w:rPr>
          <w:del w:id="153" w:author="Brett A. Bustos" w:date="2026-04-09T15:54:00Z" w16du:dateUtc="2026-04-09T21:54:00Z"/>
          <w:rFonts w:ascii="Arial" w:hAnsi="Arial" w:cs="Arial"/>
          <w:sz w:val="20"/>
          <w:szCs w:val="20"/>
        </w:rPr>
      </w:pPr>
      <w:del w:id="154" w:author="Brett A. Bustos" w:date="2026-04-09T15:54:00Z" w16du:dateUtc="2026-04-09T21:54:00Z">
        <w:r w:rsidRPr="00811C45" w:rsidDel="00811C45">
          <w:rPr>
            <w:rFonts w:ascii="Arial" w:hAnsi="Arial" w:cs="Arial"/>
            <w:sz w:val="20"/>
            <w:szCs w:val="20"/>
          </w:rPr>
          <w:delText>d.</w:delText>
        </w:r>
        <w:r w:rsidRPr="00811C45" w:rsidDel="00811C45">
          <w:rPr>
            <w:rFonts w:ascii="Arial" w:hAnsi="Arial" w:cs="Arial"/>
            <w:sz w:val="20"/>
            <w:szCs w:val="20"/>
          </w:rPr>
          <w:tab/>
          <w:delText>Blind or Person with Disabilities</w:delText>
        </w:r>
      </w:del>
    </w:p>
    <w:p w14:paraId="794FB77F" w14:textId="77777777" w:rsidR="0073715E" w:rsidRPr="00811C45" w:rsidDel="00811C45" w:rsidRDefault="0073715E" w:rsidP="0073715E">
      <w:pPr>
        <w:ind w:left="2160"/>
        <w:rPr>
          <w:del w:id="155" w:author="Brett A. Bustos" w:date="2026-04-09T15:54:00Z" w16du:dateUtc="2026-04-09T21:54:00Z"/>
          <w:rFonts w:ascii="Arial" w:hAnsi="Arial" w:cs="Arial"/>
          <w:sz w:val="20"/>
          <w:szCs w:val="20"/>
        </w:rPr>
      </w:pPr>
      <w:del w:id="156" w:author="Brett A. Bustos" w:date="2026-04-09T15:54:00Z" w16du:dateUtc="2026-04-09T21:54:00Z">
        <w:r w:rsidRPr="00811C45" w:rsidDel="00811C45">
          <w:rPr>
            <w:rFonts w:ascii="Arial" w:hAnsi="Arial" w:cs="Arial"/>
            <w:sz w:val="20"/>
            <w:szCs w:val="20"/>
          </w:rPr>
          <w:delText>A non-citizen who is blind or a person with a disability if the non-citizen is receiving benefits or assistance for their condition regardless of entry date.</w:delText>
        </w:r>
      </w:del>
    </w:p>
    <w:p w14:paraId="023F8D9C" w14:textId="77777777" w:rsidR="0073715E" w:rsidRPr="00811C45" w:rsidDel="00811C45" w:rsidRDefault="0073715E" w:rsidP="0073715E">
      <w:pPr>
        <w:ind w:left="2160" w:hanging="720"/>
        <w:rPr>
          <w:del w:id="157" w:author="Brett A. Bustos" w:date="2026-04-09T15:54:00Z" w16du:dateUtc="2026-04-09T21:54:00Z"/>
          <w:rFonts w:ascii="Arial" w:hAnsi="Arial" w:cs="Arial"/>
          <w:sz w:val="20"/>
          <w:szCs w:val="20"/>
        </w:rPr>
      </w:pPr>
      <w:del w:id="158" w:author="Brett A. Bustos" w:date="2026-04-09T15:54:00Z" w16du:dateUtc="2026-04-09T21:54:00Z">
        <w:r w:rsidRPr="00811C45" w:rsidDel="00811C45">
          <w:rPr>
            <w:rFonts w:ascii="Arial" w:hAnsi="Arial" w:cs="Arial"/>
            <w:sz w:val="20"/>
            <w:szCs w:val="20"/>
          </w:rPr>
          <w:delText>e.</w:delText>
        </w:r>
        <w:r w:rsidRPr="00811C45" w:rsidDel="00811C45">
          <w:rPr>
            <w:rFonts w:ascii="Arial" w:hAnsi="Arial" w:cs="Arial"/>
            <w:sz w:val="20"/>
            <w:szCs w:val="20"/>
          </w:rPr>
          <w:tab/>
          <w:delText>Born on or before August 22, 1931 who lawfully resided in the U.S. on August 22, 1996.</w:delText>
        </w:r>
      </w:del>
    </w:p>
    <w:p w14:paraId="5B28408F" w14:textId="77777777" w:rsidR="0073715E" w:rsidRPr="00811C45" w:rsidDel="00811C45" w:rsidRDefault="0073715E" w:rsidP="0073715E">
      <w:pPr>
        <w:ind w:left="720" w:firstLine="720"/>
        <w:rPr>
          <w:del w:id="159" w:author="Brett A. Bustos" w:date="2026-04-09T15:54:00Z" w16du:dateUtc="2026-04-09T21:54:00Z"/>
          <w:rFonts w:ascii="Arial" w:hAnsi="Arial" w:cs="Arial"/>
          <w:sz w:val="20"/>
          <w:szCs w:val="20"/>
        </w:rPr>
      </w:pPr>
      <w:del w:id="160" w:author="Brett A. Bustos" w:date="2026-04-09T15:54:00Z" w16du:dateUtc="2026-04-09T21:54:00Z">
        <w:r w:rsidRPr="00811C45" w:rsidDel="00811C45">
          <w:rPr>
            <w:rFonts w:ascii="Arial" w:hAnsi="Arial" w:cs="Arial"/>
            <w:sz w:val="20"/>
            <w:szCs w:val="20"/>
          </w:rPr>
          <w:delText>f.</w:delText>
        </w:r>
        <w:r w:rsidRPr="00811C45" w:rsidDel="00811C45">
          <w:rPr>
            <w:rFonts w:ascii="Arial" w:hAnsi="Arial" w:cs="Arial"/>
            <w:sz w:val="20"/>
            <w:szCs w:val="20"/>
          </w:rPr>
          <w:tab/>
          <w:delText>Military Connection</w:delText>
        </w:r>
      </w:del>
    </w:p>
    <w:p w14:paraId="32419235" w14:textId="77777777" w:rsidR="0073715E" w:rsidRPr="00811C45" w:rsidDel="00811C45" w:rsidRDefault="0073715E" w:rsidP="0073715E">
      <w:pPr>
        <w:ind w:left="2880" w:hanging="720"/>
        <w:rPr>
          <w:del w:id="161" w:author="Brett A. Bustos" w:date="2026-04-09T15:54:00Z" w16du:dateUtc="2026-04-09T21:54:00Z"/>
          <w:rFonts w:ascii="Arial" w:hAnsi="Arial" w:cs="Arial"/>
          <w:sz w:val="20"/>
          <w:szCs w:val="20"/>
        </w:rPr>
      </w:pPr>
      <w:del w:id="162" w:author="Brett A. Bustos" w:date="2026-04-09T15:54:00Z" w16du:dateUtc="2026-04-09T21:54:00Z">
        <w:r w:rsidRPr="00811C45" w:rsidDel="00811C45">
          <w:rPr>
            <w:rFonts w:ascii="Arial" w:hAnsi="Arial" w:cs="Arial"/>
            <w:sz w:val="20"/>
            <w:szCs w:val="20"/>
          </w:rPr>
          <w:delText>1)</w:delText>
        </w:r>
        <w:r w:rsidRPr="00811C45" w:rsidDel="00811C45">
          <w:rPr>
            <w:rFonts w:ascii="Arial" w:hAnsi="Arial" w:cs="Arial"/>
            <w:sz w:val="20"/>
            <w:szCs w:val="20"/>
          </w:rPr>
          <w:tab/>
          <w:delText>Qualified non-citizens with a military connection, including an individual who is lawfully residing in a state and is on active duty, other than training, in the military, excluding national guard; or,</w:delText>
        </w:r>
      </w:del>
    </w:p>
    <w:p w14:paraId="1892C716" w14:textId="77777777" w:rsidR="0073715E" w:rsidRPr="00811C45" w:rsidDel="00811C45" w:rsidRDefault="0073715E" w:rsidP="0073715E">
      <w:pPr>
        <w:ind w:left="2880" w:hanging="720"/>
        <w:rPr>
          <w:del w:id="163" w:author="Brett A. Bustos" w:date="2026-04-09T15:54:00Z" w16du:dateUtc="2026-04-09T21:54:00Z"/>
          <w:rFonts w:ascii="Arial" w:hAnsi="Arial" w:cs="Arial"/>
          <w:sz w:val="20"/>
          <w:szCs w:val="20"/>
        </w:rPr>
      </w:pPr>
      <w:del w:id="164" w:author="Brett A. Bustos" w:date="2026-04-09T15:54:00Z" w16du:dateUtc="2026-04-09T21:54:00Z">
        <w:r w:rsidRPr="00811C45" w:rsidDel="00811C45">
          <w:rPr>
            <w:rFonts w:ascii="Arial" w:hAnsi="Arial" w:cs="Arial"/>
            <w:sz w:val="20"/>
            <w:szCs w:val="20"/>
          </w:rPr>
          <w:delText>2)</w:delText>
        </w:r>
        <w:r w:rsidRPr="00811C45" w:rsidDel="00811C45">
          <w:rPr>
            <w:rFonts w:ascii="Arial" w:hAnsi="Arial" w:cs="Arial"/>
            <w:sz w:val="20"/>
            <w:szCs w:val="20"/>
          </w:rPr>
          <w:tab/>
          <w:delText>An honorably discharged veteran, as defined in Section 101 of Title 38, U.S.C, whose discharge is not because of immigration status, who fulfills the minimum active-duty service requirements. This includes an individual who died in active military duty, naval or air service. This provision extends to the spouse, un-remarried surviving spouse, and unmarried dependent children. A discharge “under honorable conditions,” which is not the same as an honorable discharge, does not meet this requirement.</w:delText>
        </w:r>
      </w:del>
    </w:p>
    <w:p w14:paraId="51EC4393" w14:textId="77777777" w:rsidR="0073715E" w:rsidRPr="00811C45" w:rsidDel="00811C45" w:rsidRDefault="0073715E" w:rsidP="0073715E">
      <w:pPr>
        <w:ind w:left="1440" w:firstLine="720"/>
        <w:rPr>
          <w:del w:id="165" w:author="Brett A. Bustos" w:date="2026-04-09T15:54:00Z" w16du:dateUtc="2026-04-09T21:54:00Z"/>
          <w:rFonts w:ascii="Arial" w:hAnsi="Arial" w:cs="Arial"/>
          <w:sz w:val="20"/>
          <w:szCs w:val="20"/>
        </w:rPr>
      </w:pPr>
      <w:del w:id="166" w:author="Brett A. Bustos" w:date="2026-04-09T15:54:00Z" w16du:dateUtc="2026-04-09T21:54:00Z">
        <w:r w:rsidRPr="00811C45" w:rsidDel="00811C45">
          <w:rPr>
            <w:rFonts w:ascii="Arial" w:hAnsi="Arial" w:cs="Arial"/>
            <w:sz w:val="20"/>
            <w:szCs w:val="20"/>
          </w:rPr>
          <w:delText>3)</w:delText>
        </w:r>
        <w:r w:rsidRPr="00811C45" w:rsidDel="00811C45">
          <w:rPr>
            <w:rFonts w:ascii="Arial" w:hAnsi="Arial" w:cs="Arial"/>
            <w:sz w:val="20"/>
            <w:szCs w:val="20"/>
          </w:rPr>
          <w:tab/>
          <w:delText>The definition of “veteran” shall also include:</w:delText>
        </w:r>
      </w:del>
    </w:p>
    <w:p w14:paraId="6FE93B29" w14:textId="77777777" w:rsidR="0073715E" w:rsidRPr="00811C45" w:rsidDel="00811C45" w:rsidRDefault="0073715E" w:rsidP="0073715E">
      <w:pPr>
        <w:ind w:left="3600" w:hanging="720"/>
        <w:rPr>
          <w:del w:id="167" w:author="Brett A. Bustos" w:date="2026-04-09T15:54:00Z" w16du:dateUtc="2026-04-09T21:54:00Z"/>
          <w:rFonts w:ascii="Arial" w:hAnsi="Arial" w:cs="Arial"/>
          <w:sz w:val="20"/>
          <w:szCs w:val="20"/>
        </w:rPr>
      </w:pPr>
      <w:del w:id="168" w:author="Brett A. Bustos" w:date="2026-04-09T15:54:00Z" w16du:dateUtc="2026-04-09T21:54:00Z">
        <w:r w:rsidRPr="00811C45" w:rsidDel="00811C45">
          <w:rPr>
            <w:rFonts w:ascii="Arial" w:hAnsi="Arial" w:cs="Arial"/>
            <w:sz w:val="20"/>
            <w:szCs w:val="20"/>
          </w:rPr>
          <w:delText>a.</w:delText>
        </w:r>
        <w:r w:rsidRPr="00811C45" w:rsidDel="00811C45">
          <w:rPr>
            <w:rFonts w:ascii="Arial" w:hAnsi="Arial" w:cs="Arial"/>
            <w:sz w:val="20"/>
            <w:szCs w:val="20"/>
          </w:rPr>
          <w:tab/>
          <w:delText>An individual who served before July 1, 1946, in the organized military forces of the Commonwealth of the Philippines while such forces were in the service of the Armed Forces of the U.S. or in the Philippine Scouts; or,</w:delText>
        </w:r>
      </w:del>
    </w:p>
    <w:p w14:paraId="618F8F26" w14:textId="77777777" w:rsidR="0073715E" w:rsidRPr="00811C45" w:rsidDel="00811C45" w:rsidRDefault="0073715E" w:rsidP="0073715E">
      <w:pPr>
        <w:ind w:left="3600" w:hanging="720"/>
        <w:rPr>
          <w:del w:id="169" w:author="Brett A. Bustos" w:date="2026-04-09T15:54:00Z" w16du:dateUtc="2026-04-09T21:54:00Z"/>
          <w:rFonts w:ascii="Arial" w:hAnsi="Arial" w:cs="Arial"/>
          <w:sz w:val="20"/>
          <w:szCs w:val="20"/>
        </w:rPr>
      </w:pPr>
      <w:del w:id="170" w:author="Brett A. Bustos" w:date="2026-04-09T15:54:00Z" w16du:dateUtc="2026-04-09T21:54:00Z">
        <w:r w:rsidRPr="00811C45" w:rsidDel="00811C45">
          <w:rPr>
            <w:rFonts w:ascii="Arial" w:hAnsi="Arial" w:cs="Arial"/>
            <w:sz w:val="20"/>
            <w:szCs w:val="20"/>
          </w:rPr>
          <w:delText>b.</w:delText>
        </w:r>
        <w:r w:rsidRPr="00811C45" w:rsidDel="00811C45">
          <w:rPr>
            <w:rFonts w:ascii="Arial" w:hAnsi="Arial" w:cs="Arial"/>
            <w:sz w:val="20"/>
            <w:szCs w:val="20"/>
          </w:rPr>
          <w:tab/>
          <w:delText>An individual who is on active duty (other than active duty for training) in the Armed Forces of the United States, or the spouse of such a person; or,</w:delText>
        </w:r>
      </w:del>
    </w:p>
    <w:p w14:paraId="5B739D5D" w14:textId="77777777" w:rsidR="0073715E" w:rsidRPr="00811C45" w:rsidDel="00811C45" w:rsidRDefault="0073715E" w:rsidP="0073715E">
      <w:pPr>
        <w:ind w:left="2160" w:hanging="720"/>
        <w:rPr>
          <w:del w:id="171" w:author="Brett A. Bustos" w:date="2026-04-09T15:54:00Z" w16du:dateUtc="2026-04-09T21:54:00Z"/>
          <w:rFonts w:ascii="Arial" w:hAnsi="Arial" w:cs="Arial"/>
          <w:sz w:val="20"/>
          <w:szCs w:val="20"/>
        </w:rPr>
      </w:pPr>
      <w:del w:id="172" w:author="Brett A. Bustos" w:date="2026-04-09T15:54:00Z" w16du:dateUtc="2026-04-09T21:54:00Z">
        <w:r w:rsidRPr="00811C45" w:rsidDel="00811C45">
          <w:rPr>
            <w:rFonts w:ascii="Arial" w:hAnsi="Arial" w:cs="Arial"/>
            <w:sz w:val="20"/>
            <w:szCs w:val="20"/>
          </w:rPr>
          <w:delText>c.</w:delText>
        </w:r>
        <w:r w:rsidRPr="00811C45" w:rsidDel="00811C45">
          <w:rPr>
            <w:rFonts w:ascii="Arial" w:hAnsi="Arial" w:cs="Arial"/>
            <w:sz w:val="20"/>
            <w:szCs w:val="20"/>
          </w:rPr>
          <w:tab/>
          <w:delText>The spouse of a veteran who served at least twenty-four (24) months in the Armed Forces. This includes the spouse of a deceased veteran, provided the marriage fulfilled the requirements of 38 U.S.C. 1304, and the spouse has not remarried; or</w:delText>
        </w:r>
      </w:del>
    </w:p>
    <w:p w14:paraId="7D68DC96" w14:textId="77777777" w:rsidR="0073715E" w:rsidRPr="00811C45" w:rsidDel="00811C45" w:rsidRDefault="0073715E" w:rsidP="0073715E">
      <w:pPr>
        <w:ind w:left="2160" w:hanging="720"/>
        <w:rPr>
          <w:del w:id="173" w:author="Brett A. Bustos" w:date="2026-04-09T15:54:00Z" w16du:dateUtc="2026-04-09T21:54:00Z"/>
          <w:rFonts w:ascii="Arial" w:hAnsi="Arial" w:cs="Arial"/>
          <w:sz w:val="20"/>
          <w:szCs w:val="20"/>
        </w:rPr>
      </w:pPr>
      <w:del w:id="174" w:author="Brett A. Bustos" w:date="2026-04-09T15:54:00Z" w16du:dateUtc="2026-04-09T21:54:00Z">
        <w:r w:rsidRPr="00811C45" w:rsidDel="00811C45">
          <w:rPr>
            <w:rFonts w:ascii="Arial" w:hAnsi="Arial" w:cs="Arial"/>
            <w:sz w:val="20"/>
            <w:szCs w:val="20"/>
          </w:rPr>
          <w:delText>d.</w:delText>
        </w:r>
        <w:r w:rsidRPr="00811C45" w:rsidDel="00811C45">
          <w:rPr>
            <w:rFonts w:ascii="Arial" w:hAnsi="Arial" w:cs="Arial"/>
            <w:sz w:val="20"/>
            <w:szCs w:val="20"/>
          </w:rPr>
          <w:tab/>
          <w:delText>An unmarried dependent child of a veteran who is under the age of eighteen (18) or, if a full-time student, under the age of twenty- two (22); or,</w:delText>
        </w:r>
      </w:del>
    </w:p>
    <w:p w14:paraId="3AE36499" w14:textId="77777777" w:rsidR="0073715E" w:rsidRPr="00811C45" w:rsidDel="00811C45" w:rsidRDefault="0073715E" w:rsidP="0073715E">
      <w:pPr>
        <w:ind w:left="2160" w:hanging="720"/>
        <w:rPr>
          <w:del w:id="175" w:author="Brett A. Bustos" w:date="2026-04-09T15:54:00Z" w16du:dateUtc="2026-04-09T21:54:00Z"/>
          <w:rFonts w:ascii="Arial" w:hAnsi="Arial" w:cs="Arial"/>
          <w:sz w:val="20"/>
          <w:szCs w:val="20"/>
        </w:rPr>
      </w:pPr>
      <w:del w:id="176" w:author="Brett A. Bustos" w:date="2026-04-09T15:54:00Z" w16du:dateUtc="2026-04-09T21:54:00Z">
        <w:r w:rsidRPr="00811C45" w:rsidDel="00811C45">
          <w:rPr>
            <w:rFonts w:ascii="Arial" w:hAnsi="Arial" w:cs="Arial"/>
            <w:sz w:val="20"/>
            <w:szCs w:val="20"/>
          </w:rPr>
          <w:delText>e.</w:delText>
        </w:r>
        <w:r w:rsidRPr="00811C45" w:rsidDel="00811C45">
          <w:rPr>
            <w:rFonts w:ascii="Arial" w:hAnsi="Arial" w:cs="Arial"/>
            <w:sz w:val="20"/>
            <w:szCs w:val="20"/>
          </w:rPr>
          <w:tab/>
          <w:delText>Unmarried dependent child of a deceased veteran provided such child was dependent upon the veteran at the time of the veteran's death; or an unmarried child with disabilities age eighteen (18) or older if the child with disabilities was disabled and dependent upon the deceased veteran prior to the child's eighteenth (18th) birthday.</w:delText>
        </w:r>
      </w:del>
    </w:p>
    <w:p w14:paraId="40971008" w14:textId="77777777" w:rsidR="0073715E" w:rsidRPr="00811C45" w:rsidDel="00811C45" w:rsidRDefault="0073715E" w:rsidP="0073715E">
      <w:pPr>
        <w:ind w:left="2880" w:hanging="720"/>
        <w:rPr>
          <w:del w:id="177" w:author="Brett A. Bustos" w:date="2026-04-09T15:54:00Z" w16du:dateUtc="2026-04-09T21:54:00Z"/>
          <w:rFonts w:ascii="Arial" w:hAnsi="Arial" w:cs="Arial"/>
          <w:sz w:val="20"/>
          <w:szCs w:val="20"/>
        </w:rPr>
      </w:pPr>
      <w:del w:id="178" w:author="Brett A. Bustos" w:date="2026-04-09T15:54:00Z" w16du:dateUtc="2026-04-09T21:54:00Z">
        <w:r w:rsidRPr="00811C45" w:rsidDel="00811C45">
          <w:rPr>
            <w:rFonts w:ascii="Arial" w:hAnsi="Arial" w:cs="Arial"/>
            <w:sz w:val="20"/>
            <w:szCs w:val="20"/>
          </w:rPr>
          <w:delText>1.</w:delText>
        </w:r>
        <w:r w:rsidRPr="00811C45" w:rsidDel="00811C45">
          <w:rPr>
            <w:rFonts w:ascii="Arial" w:hAnsi="Arial" w:cs="Arial"/>
            <w:sz w:val="20"/>
            <w:szCs w:val="20"/>
          </w:rPr>
          <w:tab/>
          <w:delText>For purposes of this provision, “child” means the legally adopted or biological child of the veteran.</w:delText>
        </w:r>
      </w:del>
    </w:p>
    <w:p w14:paraId="7E4EE38F" w14:textId="77777777" w:rsidR="0073715E" w:rsidRPr="00811C45" w:rsidRDefault="0073715E" w:rsidP="0073715E">
      <w:pPr>
        <w:spacing w:before="240" w:after="0" w:line="240" w:lineRule="auto"/>
        <w:rPr>
          <w:ins w:id="179" w:author="Brett A. Bustos" w:date="2026-04-09T15:55:00Z" w16du:dateUtc="2026-04-09T21:55:00Z"/>
          <w:rFonts w:ascii="Arial" w:eastAsia="Times New Roman" w:hAnsi="Arial" w:cs="Arial"/>
          <w:kern w:val="0"/>
          <w:sz w:val="20"/>
          <w:szCs w:val="20"/>
          <w14:ligatures w14:val="none"/>
        </w:rPr>
      </w:pPr>
      <w:ins w:id="180" w:author="Brett A. Bustos" w:date="2026-04-09T15:55:00Z" w16du:dateUtc="2026-04-09T21:55:00Z">
        <w:r w:rsidRPr="00811C45">
          <w:rPr>
            <w:rFonts w:ascii="Arial" w:eastAsia="Times New Roman" w:hAnsi="Arial" w:cs="Arial"/>
            <w:color w:val="000000"/>
            <w:kern w:val="0"/>
            <w:sz w:val="20"/>
            <w:szCs w:val="20"/>
            <w14:ligatures w14:val="none"/>
          </w:rPr>
          <w:lastRenderedPageBreak/>
          <w:t>Eligibility to participate in SNAP is limited to United States citizens, non-citizen nationals, and certain non-citizens. An individual's eligibility shall be based upon their citizenship or non-citizen status at the time they apply for SNAP. If an individual’s citizen or non-citizen status changes, eligibility should be determined based on the new status.</w:t>
        </w:r>
      </w:ins>
    </w:p>
    <w:p w14:paraId="337CF14A" w14:textId="77777777" w:rsidR="0073715E" w:rsidRPr="00811C45" w:rsidRDefault="0073715E" w:rsidP="0073715E">
      <w:pPr>
        <w:spacing w:before="240" w:after="0" w:line="240" w:lineRule="auto"/>
        <w:rPr>
          <w:ins w:id="181" w:author="Brett A. Bustos" w:date="2026-04-09T15:55:00Z" w16du:dateUtc="2026-04-09T21:55:00Z"/>
          <w:rFonts w:ascii="Arial" w:eastAsia="Times New Roman" w:hAnsi="Arial" w:cs="Arial"/>
          <w:kern w:val="0"/>
          <w:sz w:val="20"/>
          <w:szCs w:val="20"/>
          <w14:ligatures w14:val="none"/>
        </w:rPr>
      </w:pPr>
      <w:ins w:id="182" w:author="Brett A. Bustos" w:date="2026-04-09T15:55:00Z" w16du:dateUtc="2026-04-09T21:55:00Z">
        <w:r w:rsidRPr="00811C45">
          <w:rPr>
            <w:rFonts w:ascii="Arial" w:eastAsia="Times New Roman" w:hAnsi="Arial" w:cs="Arial"/>
            <w:color w:val="000000"/>
            <w:kern w:val="0"/>
            <w:sz w:val="20"/>
            <w:szCs w:val="20"/>
            <w14:ligatures w14:val="none"/>
          </w:rPr>
          <w:t>A.</w:t>
        </w:r>
        <w:r w:rsidRPr="00811C45">
          <w:rPr>
            <w:rFonts w:ascii="Arial" w:eastAsia="Times New Roman" w:hAnsi="Arial" w:cs="Arial"/>
            <w:color w:val="000000"/>
            <w:kern w:val="0"/>
            <w:sz w:val="20"/>
            <w:szCs w:val="20"/>
            <w14:ligatures w14:val="none"/>
          </w:rPr>
          <w:tab/>
          <w:t xml:space="preserve">Citizens and non-citizen nationals meet the citizenship requirement for SNAP. The following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individuals are considered citizens and non-citizen nationals:</w:t>
        </w:r>
      </w:ins>
    </w:p>
    <w:p w14:paraId="5B4185F6" w14:textId="77777777" w:rsidR="0073715E" w:rsidRPr="00811C45" w:rsidRDefault="0073715E" w:rsidP="0073715E">
      <w:pPr>
        <w:spacing w:before="240" w:after="0" w:line="240" w:lineRule="auto"/>
        <w:ind w:left="1440" w:hanging="720"/>
        <w:rPr>
          <w:ins w:id="183" w:author="Brett A. Bustos" w:date="2026-04-09T15:55:00Z" w16du:dateUtc="2026-04-09T21:55:00Z"/>
          <w:rFonts w:ascii="Arial" w:eastAsia="Times New Roman" w:hAnsi="Arial" w:cs="Arial"/>
          <w:kern w:val="0"/>
          <w:sz w:val="20"/>
          <w:szCs w:val="20"/>
          <w14:ligatures w14:val="none"/>
        </w:rPr>
      </w:pPr>
      <w:ins w:id="184" w:author="Brett A. Bustos" w:date="2026-04-09T15:55:00Z" w16du:dateUtc="2026-04-09T21:55:00Z">
        <w:r w:rsidRPr="00811C45">
          <w:rPr>
            <w:rFonts w:ascii="Arial" w:eastAsia="Times New Roman" w:hAnsi="Arial" w:cs="Arial"/>
            <w:color w:val="000000"/>
            <w:kern w:val="0"/>
            <w:sz w:val="20"/>
            <w:szCs w:val="20"/>
            <w14:ligatures w14:val="none"/>
          </w:rPr>
          <w:t>1.</w:t>
        </w:r>
        <w:r w:rsidRPr="00811C45">
          <w:rPr>
            <w:rFonts w:ascii="Arial" w:eastAsia="Times New Roman" w:hAnsi="Arial" w:cs="Arial"/>
            <w:color w:val="000000"/>
            <w:kern w:val="0"/>
            <w:sz w:val="20"/>
            <w:szCs w:val="20"/>
            <w14:ligatures w14:val="none"/>
          </w:rPr>
          <w:tab/>
          <w:t>A person born in the United States or in the District of Columbia, Puerto Rico, Guam, the U.S. Virgin Islands, or the Mariana Islands;</w:t>
        </w:r>
      </w:ins>
    </w:p>
    <w:p w14:paraId="7BBD25A6" w14:textId="77777777" w:rsidR="0073715E" w:rsidRPr="00811C45" w:rsidRDefault="0073715E" w:rsidP="0073715E">
      <w:pPr>
        <w:spacing w:before="240" w:after="0" w:line="240" w:lineRule="auto"/>
        <w:rPr>
          <w:ins w:id="185" w:author="Brett A. Bustos" w:date="2026-04-09T15:55:00Z" w16du:dateUtc="2026-04-09T21:55:00Z"/>
          <w:rFonts w:ascii="Arial" w:eastAsia="Times New Roman" w:hAnsi="Arial" w:cs="Arial"/>
          <w:kern w:val="0"/>
          <w:sz w:val="20"/>
          <w:szCs w:val="20"/>
          <w14:ligatures w14:val="none"/>
        </w:rPr>
      </w:pPr>
      <w:ins w:id="186" w:author="Brett A. Bustos" w:date="2026-04-09T15:55:00Z" w16du:dateUtc="2026-04-09T21:55:00Z">
        <w:r w:rsidRPr="00811C45">
          <w:rPr>
            <w:rFonts w:ascii="Arial" w:eastAsia="Times New Roman" w:hAnsi="Arial" w:cs="Arial"/>
            <w:color w:val="000000"/>
            <w:kern w:val="0"/>
            <w:sz w:val="20"/>
            <w:szCs w:val="20"/>
            <w14:ligatures w14:val="none"/>
          </w:rPr>
          <w:tab/>
          <w:t>2.</w:t>
        </w:r>
        <w:r w:rsidRPr="00811C45">
          <w:rPr>
            <w:rFonts w:ascii="Arial" w:eastAsia="Times New Roman" w:hAnsi="Arial" w:cs="Arial"/>
            <w:color w:val="000000"/>
            <w:kern w:val="0"/>
            <w:sz w:val="20"/>
            <w:szCs w:val="20"/>
            <w14:ligatures w14:val="none"/>
          </w:rPr>
          <w:tab/>
          <w:t>A person who has become a citizen through the naturalization process;</w:t>
        </w:r>
      </w:ins>
    </w:p>
    <w:p w14:paraId="225A581A" w14:textId="77777777" w:rsidR="0073715E" w:rsidRPr="00811C45" w:rsidRDefault="0073715E" w:rsidP="0073715E">
      <w:pPr>
        <w:spacing w:before="240" w:after="0" w:line="240" w:lineRule="auto"/>
        <w:rPr>
          <w:ins w:id="187" w:author="Brett A. Bustos" w:date="2026-04-09T15:55:00Z" w16du:dateUtc="2026-04-09T21:55:00Z"/>
          <w:rFonts w:ascii="Arial" w:eastAsia="Times New Roman" w:hAnsi="Arial" w:cs="Arial"/>
          <w:kern w:val="0"/>
          <w:sz w:val="20"/>
          <w:szCs w:val="20"/>
          <w14:ligatures w14:val="none"/>
        </w:rPr>
      </w:pPr>
      <w:ins w:id="188" w:author="Brett A. Bustos" w:date="2026-04-09T15:55:00Z" w16du:dateUtc="2026-04-09T21:55:00Z">
        <w:r w:rsidRPr="00811C45">
          <w:rPr>
            <w:rFonts w:ascii="Arial" w:eastAsia="Times New Roman" w:hAnsi="Arial" w:cs="Arial"/>
            <w:color w:val="000000"/>
            <w:kern w:val="0"/>
            <w:sz w:val="20"/>
            <w:szCs w:val="20"/>
            <w14:ligatures w14:val="none"/>
          </w:rPr>
          <w:tab/>
          <w:t>3.</w:t>
        </w:r>
        <w:r w:rsidRPr="00811C45">
          <w:rPr>
            <w:rFonts w:ascii="Arial" w:eastAsia="Times New Roman" w:hAnsi="Arial" w:cs="Arial"/>
            <w:color w:val="000000"/>
            <w:kern w:val="0"/>
            <w:sz w:val="20"/>
            <w:szCs w:val="20"/>
            <w14:ligatures w14:val="none"/>
          </w:rPr>
          <w:tab/>
          <w:t>A person born outside of the United States to at least one (1) U.S. citizen parent; </w:t>
        </w:r>
      </w:ins>
    </w:p>
    <w:p w14:paraId="7EF2AE97" w14:textId="77777777" w:rsidR="0073715E" w:rsidRPr="00811C45" w:rsidRDefault="0073715E" w:rsidP="0073715E">
      <w:pPr>
        <w:spacing w:before="240" w:after="0" w:line="240" w:lineRule="auto"/>
        <w:rPr>
          <w:ins w:id="189" w:author="Brett A. Bustos" w:date="2026-04-09T15:55:00Z" w16du:dateUtc="2026-04-09T21:55:00Z"/>
          <w:rFonts w:ascii="Arial" w:eastAsia="Times New Roman" w:hAnsi="Arial" w:cs="Arial"/>
          <w:kern w:val="0"/>
          <w:sz w:val="20"/>
          <w:szCs w:val="20"/>
          <w14:ligatures w14:val="none"/>
        </w:rPr>
      </w:pPr>
      <w:ins w:id="190" w:author="Brett A. Bustos" w:date="2026-04-09T15:55:00Z" w16du:dateUtc="2026-04-09T21:55:00Z">
        <w:r w:rsidRPr="00811C45">
          <w:rPr>
            <w:rFonts w:ascii="Arial" w:eastAsia="Times New Roman" w:hAnsi="Arial" w:cs="Arial"/>
            <w:color w:val="000000"/>
            <w:kern w:val="0"/>
            <w:sz w:val="20"/>
            <w:szCs w:val="20"/>
            <w14:ligatures w14:val="none"/>
          </w:rPr>
          <w:tab/>
          <w:t>4.</w:t>
        </w:r>
        <w:r w:rsidRPr="00811C45">
          <w:rPr>
            <w:rFonts w:ascii="Arial" w:eastAsia="Times New Roman" w:hAnsi="Arial" w:cs="Arial"/>
            <w:color w:val="000000"/>
            <w:kern w:val="0"/>
            <w:sz w:val="20"/>
            <w:szCs w:val="20"/>
            <w14:ligatures w14:val="none"/>
          </w:rPr>
          <w:tab/>
          <w:t xml:space="preserve">A child under eighteen (18) years of age adopted or born outside the U.S. with a parent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 xml:space="preserve">who is a U. S. citizen, who has been admitted as a lawful permanent resident, and is in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the legal and physical custody of a parent who is a U.S. citizen; and</w:t>
        </w:r>
      </w:ins>
    </w:p>
    <w:p w14:paraId="3F20CC32" w14:textId="77777777" w:rsidR="0073715E" w:rsidRPr="00811C45" w:rsidRDefault="0073715E" w:rsidP="0073715E">
      <w:pPr>
        <w:spacing w:before="240" w:after="0" w:line="240" w:lineRule="auto"/>
        <w:ind w:left="1440" w:hanging="720"/>
        <w:rPr>
          <w:ins w:id="191" w:author="Brett A. Bustos" w:date="2026-04-09T15:55:00Z" w16du:dateUtc="2026-04-09T21:55:00Z"/>
          <w:rFonts w:ascii="Arial" w:eastAsia="Times New Roman" w:hAnsi="Arial" w:cs="Arial"/>
          <w:kern w:val="0"/>
          <w:sz w:val="20"/>
          <w:szCs w:val="20"/>
          <w14:ligatures w14:val="none"/>
        </w:rPr>
      </w:pPr>
      <w:ins w:id="192" w:author="Brett A. Bustos" w:date="2026-04-09T15:55:00Z" w16du:dateUtc="2026-04-09T21:55:00Z">
        <w:r w:rsidRPr="00811C45">
          <w:rPr>
            <w:rFonts w:ascii="Arial" w:eastAsia="Times New Roman" w:hAnsi="Arial" w:cs="Arial"/>
            <w:color w:val="000000"/>
            <w:kern w:val="0"/>
            <w:sz w:val="20"/>
            <w:szCs w:val="20"/>
            <w14:ligatures w14:val="none"/>
          </w:rPr>
          <w:t>5.</w:t>
        </w:r>
        <w:r w:rsidRPr="00811C45">
          <w:rPr>
            <w:rFonts w:ascii="Arial" w:eastAsia="Times New Roman" w:hAnsi="Arial" w:cs="Arial"/>
            <w:color w:val="000000"/>
            <w:kern w:val="0"/>
            <w:sz w:val="20"/>
            <w:szCs w:val="20"/>
            <w14:ligatures w14:val="none"/>
          </w:rPr>
          <w:tab/>
          <w:t>Individuals born in an outlying possession of the United States (either American Samoa or Swain’s Island) on or after the date the U.S. acquired the possession, or a person whose parents are U.S. non-citizen nationals. These individuals are considered non-citizen nationals.</w:t>
        </w:r>
      </w:ins>
    </w:p>
    <w:p w14:paraId="68465F05" w14:textId="77777777" w:rsidR="0073715E" w:rsidRPr="00811C45" w:rsidRDefault="0073715E" w:rsidP="0073715E">
      <w:pPr>
        <w:spacing w:before="240" w:after="0" w:line="240" w:lineRule="auto"/>
        <w:ind w:left="720" w:hanging="720"/>
        <w:rPr>
          <w:ins w:id="193" w:author="Brett A. Bustos" w:date="2026-04-09T15:55:00Z" w16du:dateUtc="2026-04-09T21:55:00Z"/>
          <w:rFonts w:ascii="Arial" w:eastAsia="Times New Roman" w:hAnsi="Arial" w:cs="Arial"/>
          <w:kern w:val="0"/>
          <w:sz w:val="20"/>
          <w:szCs w:val="20"/>
          <w14:ligatures w14:val="none"/>
        </w:rPr>
      </w:pPr>
      <w:ins w:id="194" w:author="Brett A. Bustos" w:date="2026-04-09T15:55:00Z" w16du:dateUtc="2026-04-09T21:55:00Z">
        <w:r w:rsidRPr="00811C45">
          <w:rPr>
            <w:rFonts w:ascii="Arial" w:eastAsia="Times New Roman" w:hAnsi="Arial" w:cs="Arial"/>
            <w:color w:val="000000"/>
            <w:kern w:val="0"/>
            <w:sz w:val="20"/>
            <w:szCs w:val="20"/>
            <w14:ligatures w14:val="none"/>
          </w:rPr>
          <w:t>B.</w:t>
        </w:r>
        <w:r w:rsidRPr="00811C45">
          <w:rPr>
            <w:rFonts w:ascii="Arial" w:eastAsia="Times New Roman" w:hAnsi="Arial" w:cs="Arial"/>
            <w:color w:val="000000"/>
            <w:kern w:val="0"/>
            <w:sz w:val="20"/>
            <w:szCs w:val="20"/>
            <w14:ligatures w14:val="none"/>
          </w:rPr>
          <w:tab/>
          <w:t>Certain non-citizens are eligible for SNAP without meeting an additional condition. The following non-citizen statuses are considered qualified statuses and are immediately eligible to participate in SNAP:</w:t>
        </w:r>
      </w:ins>
    </w:p>
    <w:p w14:paraId="6EB8403E" w14:textId="77777777" w:rsidR="0073715E" w:rsidRPr="00811C45" w:rsidRDefault="0073715E" w:rsidP="0073715E">
      <w:pPr>
        <w:spacing w:before="240" w:after="0" w:line="240" w:lineRule="auto"/>
        <w:ind w:left="720"/>
        <w:rPr>
          <w:ins w:id="195" w:author="Brett A. Bustos" w:date="2026-04-09T15:55:00Z" w16du:dateUtc="2026-04-09T21:55:00Z"/>
          <w:rFonts w:ascii="Arial" w:eastAsia="Times New Roman" w:hAnsi="Arial" w:cs="Arial"/>
          <w:kern w:val="0"/>
          <w:sz w:val="20"/>
          <w:szCs w:val="20"/>
          <w14:ligatures w14:val="none"/>
        </w:rPr>
      </w:pPr>
      <w:ins w:id="196" w:author="Brett A. Bustos" w:date="2026-04-09T15:55:00Z" w16du:dateUtc="2026-04-09T21:55:00Z">
        <w:r w:rsidRPr="00811C45">
          <w:rPr>
            <w:rFonts w:ascii="Arial" w:eastAsia="Times New Roman" w:hAnsi="Arial" w:cs="Arial"/>
            <w:color w:val="000000"/>
            <w:kern w:val="0"/>
            <w:sz w:val="20"/>
            <w:szCs w:val="20"/>
            <w14:ligatures w14:val="none"/>
          </w:rPr>
          <w:t>1.</w:t>
        </w:r>
        <w:r w:rsidRPr="00811C45">
          <w:rPr>
            <w:rFonts w:ascii="Arial" w:eastAsia="Times New Roman" w:hAnsi="Arial" w:cs="Arial"/>
            <w:color w:val="000000"/>
            <w:kern w:val="0"/>
            <w:sz w:val="20"/>
            <w:szCs w:val="20"/>
            <w14:ligatures w14:val="none"/>
          </w:rPr>
          <w:tab/>
          <w:t xml:space="preserve">Cuban or Haitian Entrants under 8 U.S.C. 1522(E) (retroactive to August 22,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1996); and</w:t>
        </w:r>
      </w:ins>
    </w:p>
    <w:p w14:paraId="2D858D46" w14:textId="77777777" w:rsidR="0073715E" w:rsidRPr="00811C45" w:rsidRDefault="0073715E" w:rsidP="0073715E">
      <w:pPr>
        <w:spacing w:before="240" w:after="0" w:line="240" w:lineRule="auto"/>
        <w:rPr>
          <w:ins w:id="197" w:author="Brett A. Bustos" w:date="2026-04-09T15:55:00Z" w16du:dateUtc="2026-04-09T21:55:00Z"/>
          <w:rFonts w:ascii="Arial" w:eastAsia="Times New Roman" w:hAnsi="Arial" w:cs="Arial"/>
          <w:kern w:val="0"/>
          <w:sz w:val="20"/>
          <w:szCs w:val="20"/>
          <w14:ligatures w14:val="none"/>
        </w:rPr>
      </w:pPr>
      <w:ins w:id="198" w:author="Brett A. Bustos" w:date="2026-04-09T15:55:00Z" w16du:dateUtc="2026-04-09T21:55:00Z">
        <w:r w:rsidRPr="00811C45">
          <w:rPr>
            <w:rFonts w:ascii="Arial" w:eastAsia="Times New Roman" w:hAnsi="Arial" w:cs="Arial"/>
            <w:color w:val="000000"/>
            <w:kern w:val="0"/>
            <w:sz w:val="20"/>
            <w:szCs w:val="20"/>
            <w14:ligatures w14:val="none"/>
          </w:rPr>
          <w:tab/>
          <w:t>2.</w:t>
        </w:r>
        <w:r w:rsidRPr="00811C45">
          <w:rPr>
            <w:rFonts w:ascii="Arial" w:eastAsia="Times New Roman" w:hAnsi="Arial" w:cs="Arial"/>
            <w:color w:val="000000"/>
            <w:kern w:val="0"/>
            <w:sz w:val="20"/>
            <w:szCs w:val="20"/>
            <w14:ligatures w14:val="none"/>
          </w:rPr>
          <w:tab/>
          <w:t xml:space="preserve">Citizens of nations under Compact of Free Association agreements (Palau,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Micronesia, and the Marshall Islands); and</w:t>
        </w:r>
      </w:ins>
    </w:p>
    <w:p w14:paraId="77898EEB" w14:textId="77777777" w:rsidR="0073715E" w:rsidRPr="00811C45" w:rsidRDefault="0073715E" w:rsidP="0073715E">
      <w:pPr>
        <w:spacing w:before="240" w:after="0" w:line="240" w:lineRule="auto"/>
        <w:rPr>
          <w:ins w:id="199" w:author="Brett A. Bustos" w:date="2026-04-09T15:55:00Z" w16du:dateUtc="2026-04-09T21:55:00Z"/>
          <w:rFonts w:ascii="Arial" w:eastAsia="Times New Roman" w:hAnsi="Arial" w:cs="Arial"/>
          <w:kern w:val="0"/>
          <w:sz w:val="20"/>
          <w:szCs w:val="20"/>
          <w14:ligatures w14:val="none"/>
        </w:rPr>
      </w:pPr>
      <w:ins w:id="200" w:author="Brett A. Bustos" w:date="2026-04-09T15:55:00Z" w16du:dateUtc="2026-04-09T21:55:00Z">
        <w:r w:rsidRPr="00811C45">
          <w:rPr>
            <w:rFonts w:ascii="Arial" w:eastAsia="Times New Roman" w:hAnsi="Arial" w:cs="Arial"/>
            <w:color w:val="000000"/>
            <w:kern w:val="0"/>
            <w:sz w:val="20"/>
            <w:szCs w:val="20"/>
            <w14:ligatures w14:val="none"/>
          </w:rPr>
          <w:tab/>
          <w:t>3.</w:t>
        </w:r>
        <w:r w:rsidRPr="00811C45">
          <w:rPr>
            <w:rFonts w:ascii="Arial" w:eastAsia="Times New Roman" w:hAnsi="Arial" w:cs="Arial"/>
            <w:color w:val="000000"/>
            <w:kern w:val="0"/>
            <w:sz w:val="20"/>
            <w:szCs w:val="20"/>
            <w14:ligatures w14:val="none"/>
          </w:rPr>
          <w:tab/>
          <w:t xml:space="preserve">Lawful Permanent Residents (LPR) under the Immigration and Nationality Act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(INA) whose non-citizen status prior to adjusting to an LPR was:</w:t>
        </w:r>
      </w:ins>
    </w:p>
    <w:p w14:paraId="733CBB10" w14:textId="77777777" w:rsidR="0073715E" w:rsidRPr="00811C45" w:rsidRDefault="0073715E" w:rsidP="0073715E">
      <w:pPr>
        <w:spacing w:before="240" w:after="0" w:line="240" w:lineRule="auto"/>
        <w:ind w:left="1440"/>
        <w:rPr>
          <w:ins w:id="201" w:author="Brett A. Bustos" w:date="2026-04-09T15:55:00Z" w16du:dateUtc="2026-04-09T21:55:00Z"/>
          <w:rFonts w:ascii="Arial" w:eastAsia="Times New Roman" w:hAnsi="Arial" w:cs="Arial"/>
          <w:kern w:val="0"/>
          <w:sz w:val="20"/>
          <w:szCs w:val="20"/>
          <w14:ligatures w14:val="none"/>
        </w:rPr>
      </w:pPr>
      <w:ins w:id="202" w:author="Brett A. Bustos" w:date="2026-04-09T15:55:00Z" w16du:dateUtc="2026-04-09T21:55:00Z">
        <w:r w:rsidRPr="00811C45">
          <w:rPr>
            <w:rFonts w:ascii="Arial" w:eastAsia="Times New Roman" w:hAnsi="Arial" w:cs="Arial"/>
            <w:color w:val="000000"/>
            <w:kern w:val="0"/>
            <w:sz w:val="20"/>
            <w:szCs w:val="20"/>
            <w14:ligatures w14:val="none"/>
          </w:rPr>
          <w:t>a.</w:t>
        </w:r>
        <w:r w:rsidRPr="00811C45">
          <w:rPr>
            <w:rFonts w:ascii="Arial" w:eastAsia="Times New Roman" w:hAnsi="Arial" w:cs="Arial"/>
            <w:color w:val="000000"/>
            <w:kern w:val="0"/>
            <w:sz w:val="20"/>
            <w:szCs w:val="20"/>
            <w14:ligatures w14:val="none"/>
          </w:rPr>
          <w:tab/>
          <w:t>A refugee who is admitted to the United States under 8 U.S.C. 1157; or</w:t>
        </w:r>
      </w:ins>
    </w:p>
    <w:p w14:paraId="7BE15204" w14:textId="77777777" w:rsidR="0073715E" w:rsidRPr="00811C45" w:rsidRDefault="0073715E" w:rsidP="0073715E">
      <w:pPr>
        <w:spacing w:before="240" w:after="0" w:line="240" w:lineRule="auto"/>
        <w:ind w:left="1440"/>
        <w:rPr>
          <w:ins w:id="203" w:author="Brett A. Bustos" w:date="2026-04-09T15:55:00Z" w16du:dateUtc="2026-04-09T21:55:00Z"/>
          <w:rFonts w:ascii="Arial" w:eastAsia="Times New Roman" w:hAnsi="Arial" w:cs="Arial"/>
          <w:kern w:val="0"/>
          <w:sz w:val="20"/>
          <w:szCs w:val="20"/>
          <w14:ligatures w14:val="none"/>
        </w:rPr>
      </w:pPr>
      <w:ins w:id="204" w:author="Brett A. Bustos" w:date="2026-04-09T15:55:00Z" w16du:dateUtc="2026-04-09T21:55:00Z">
        <w:r w:rsidRPr="00811C45">
          <w:rPr>
            <w:rFonts w:ascii="Arial" w:eastAsia="Times New Roman" w:hAnsi="Arial" w:cs="Arial"/>
            <w:color w:val="000000"/>
            <w:kern w:val="0"/>
            <w:sz w:val="20"/>
            <w:szCs w:val="20"/>
            <w14:ligatures w14:val="none"/>
          </w:rPr>
          <w:t>b.</w:t>
        </w:r>
        <w:r w:rsidRPr="00811C45">
          <w:rPr>
            <w:rFonts w:ascii="Arial" w:eastAsia="Times New Roman" w:hAnsi="Arial" w:cs="Arial"/>
            <w:color w:val="000000"/>
            <w:kern w:val="0"/>
            <w:sz w:val="20"/>
            <w:szCs w:val="20"/>
            <w14:ligatures w14:val="none"/>
          </w:rPr>
          <w:tab/>
          <w:t xml:space="preserve">A victim of trafficking, under the Trafficking Victims Protection Act of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 xml:space="preserve">2000, as amended, certified by the U.S. Department of Health and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Human Services Office of Refugee Resettlement (ORR);</w:t>
        </w:r>
      </w:ins>
    </w:p>
    <w:p w14:paraId="0E145160" w14:textId="77777777" w:rsidR="0073715E" w:rsidRPr="00811C45" w:rsidRDefault="0073715E" w:rsidP="0073715E">
      <w:pPr>
        <w:spacing w:before="240" w:after="0" w:line="240" w:lineRule="auto"/>
        <w:ind w:left="1440"/>
        <w:rPr>
          <w:ins w:id="205" w:author="Brett A. Bustos" w:date="2026-04-09T15:55:00Z" w16du:dateUtc="2026-04-09T21:55:00Z"/>
          <w:rFonts w:ascii="Arial" w:eastAsia="Times New Roman" w:hAnsi="Arial" w:cs="Arial"/>
          <w:kern w:val="0"/>
          <w:sz w:val="20"/>
          <w:szCs w:val="20"/>
          <w14:ligatures w14:val="none"/>
        </w:rPr>
      </w:pPr>
      <w:ins w:id="206" w:author="Brett A. Bustos" w:date="2026-04-09T15:55:00Z" w16du:dateUtc="2026-04-09T21:55:00Z">
        <w:r w:rsidRPr="00811C45">
          <w:rPr>
            <w:rFonts w:ascii="Arial" w:eastAsia="Times New Roman" w:hAnsi="Arial" w:cs="Arial"/>
            <w:color w:val="000000"/>
            <w:kern w:val="0"/>
            <w:sz w:val="20"/>
            <w:szCs w:val="20"/>
            <w14:ligatures w14:val="none"/>
          </w:rPr>
          <w:t>c.</w:t>
        </w:r>
        <w:r w:rsidRPr="00811C45">
          <w:rPr>
            <w:rFonts w:ascii="Arial" w:eastAsia="Times New Roman" w:hAnsi="Arial" w:cs="Arial"/>
            <w:color w:val="000000"/>
            <w:kern w:val="0"/>
            <w:sz w:val="20"/>
            <w:szCs w:val="20"/>
            <w14:ligatures w14:val="none"/>
          </w:rPr>
          <w:tab/>
          <w:t>An asylee granted asylum under Section 208 of the INA. </w:t>
        </w:r>
      </w:ins>
    </w:p>
    <w:p w14:paraId="3C829556" w14:textId="77777777" w:rsidR="0073715E" w:rsidRPr="00811C45" w:rsidRDefault="0073715E" w:rsidP="0073715E">
      <w:pPr>
        <w:spacing w:before="240" w:after="0" w:line="240" w:lineRule="auto"/>
        <w:ind w:left="1440"/>
        <w:rPr>
          <w:ins w:id="207" w:author="Brett A. Bustos" w:date="2026-04-09T15:55:00Z" w16du:dateUtc="2026-04-09T21:55:00Z"/>
          <w:rFonts w:ascii="Arial" w:eastAsia="Times New Roman" w:hAnsi="Arial" w:cs="Arial"/>
          <w:kern w:val="0"/>
          <w:sz w:val="20"/>
          <w:szCs w:val="20"/>
          <w14:ligatures w14:val="none"/>
        </w:rPr>
      </w:pPr>
      <w:ins w:id="208" w:author="Brett A. Bustos" w:date="2026-04-09T15:55:00Z" w16du:dateUtc="2026-04-09T21:55:00Z">
        <w:r w:rsidRPr="00811C45">
          <w:rPr>
            <w:rFonts w:ascii="Arial" w:eastAsia="Times New Roman" w:hAnsi="Arial" w:cs="Arial"/>
            <w:color w:val="000000"/>
            <w:kern w:val="0"/>
            <w:sz w:val="20"/>
            <w:szCs w:val="20"/>
            <w14:ligatures w14:val="none"/>
          </w:rPr>
          <w:t>d.</w:t>
        </w:r>
        <w:r w:rsidRPr="00811C45">
          <w:rPr>
            <w:rFonts w:ascii="Arial" w:eastAsia="Times New Roman" w:hAnsi="Arial" w:cs="Arial"/>
            <w:color w:val="000000"/>
            <w:kern w:val="0"/>
            <w:sz w:val="20"/>
            <w:szCs w:val="20"/>
            <w14:ligatures w14:val="none"/>
          </w:rPr>
          <w:tab/>
          <w:t xml:space="preserve">A non-citizen whose deportation is being withheld under 8 U.S.C.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 xml:space="preserve">1224(H) as in effect prior to April 1, </w:t>
        </w:r>
      </w:ins>
      <w:ins w:id="209" w:author="Brett A. Bustos" w:date="2026-05-06T11:00:00Z" w16du:dateUtc="2026-05-06T17:00:00Z">
        <w:r>
          <w:rPr>
            <w:rFonts w:ascii="Arial" w:eastAsia="Times New Roman" w:hAnsi="Arial" w:cs="Arial"/>
            <w:color w:val="000000"/>
            <w:kern w:val="0"/>
            <w:sz w:val="20"/>
            <w:szCs w:val="20"/>
            <w14:ligatures w14:val="none"/>
          </w:rPr>
          <w:t>1997</w:t>
        </w:r>
      </w:ins>
      <w:ins w:id="210" w:author="Brett A. Bustos" w:date="2026-04-09T15:55:00Z" w16du:dateUtc="2026-04-09T21:55:00Z">
        <w:r w:rsidRPr="00811C45">
          <w:rPr>
            <w:rFonts w:ascii="Arial" w:eastAsia="Times New Roman" w:hAnsi="Arial" w:cs="Arial"/>
            <w:color w:val="000000"/>
            <w:kern w:val="0"/>
            <w:sz w:val="20"/>
            <w:szCs w:val="20"/>
            <w14:ligatures w14:val="none"/>
          </w:rPr>
          <w:t xml:space="preserve">, or whose removal is withheld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under 8 U.S.C. 1231(B)(3).</w:t>
        </w:r>
      </w:ins>
    </w:p>
    <w:p w14:paraId="78A7C653" w14:textId="77777777" w:rsidR="0073715E" w:rsidRPr="00811C45" w:rsidRDefault="0073715E" w:rsidP="0073715E">
      <w:pPr>
        <w:spacing w:before="240" w:after="0" w:line="240" w:lineRule="auto"/>
        <w:ind w:left="1440"/>
        <w:rPr>
          <w:ins w:id="211" w:author="Brett A. Bustos" w:date="2026-04-09T15:55:00Z" w16du:dateUtc="2026-04-09T21:55:00Z"/>
          <w:rFonts w:ascii="Arial" w:eastAsia="Times New Roman" w:hAnsi="Arial" w:cs="Arial"/>
          <w:kern w:val="0"/>
          <w:sz w:val="20"/>
          <w:szCs w:val="20"/>
          <w14:ligatures w14:val="none"/>
        </w:rPr>
      </w:pPr>
      <w:ins w:id="212" w:author="Brett A. Bustos" w:date="2026-04-09T15:55:00Z" w16du:dateUtc="2026-04-09T21:55:00Z">
        <w:r w:rsidRPr="00811C45">
          <w:rPr>
            <w:rFonts w:ascii="Arial" w:eastAsia="Times New Roman" w:hAnsi="Arial" w:cs="Arial"/>
            <w:color w:val="000000"/>
            <w:kern w:val="0"/>
            <w:sz w:val="20"/>
            <w:szCs w:val="20"/>
            <w14:ligatures w14:val="none"/>
          </w:rPr>
          <w:t>e.</w:t>
        </w:r>
        <w:r w:rsidRPr="00811C45">
          <w:rPr>
            <w:rFonts w:ascii="Arial" w:eastAsia="Times New Roman" w:hAnsi="Arial" w:cs="Arial"/>
            <w:color w:val="000000"/>
            <w:kern w:val="0"/>
            <w:sz w:val="20"/>
            <w:szCs w:val="20"/>
            <w14:ligatures w14:val="none"/>
          </w:rPr>
          <w:tab/>
          <w:t>An Amerasian under 8 U.S.C. 1612 (retroactive to August 22, 1996)</w:t>
        </w:r>
      </w:ins>
    </w:p>
    <w:p w14:paraId="5770664C" w14:textId="77777777" w:rsidR="0073715E" w:rsidRPr="00811C45" w:rsidRDefault="0073715E" w:rsidP="0073715E">
      <w:pPr>
        <w:spacing w:before="240" w:after="0" w:line="240" w:lineRule="auto"/>
        <w:rPr>
          <w:ins w:id="213" w:author="Brett A. Bustos" w:date="2026-04-09T15:55:00Z" w16du:dateUtc="2026-04-09T21:55:00Z"/>
          <w:rFonts w:ascii="Arial" w:eastAsia="Times New Roman" w:hAnsi="Arial" w:cs="Arial"/>
          <w:kern w:val="0"/>
          <w:sz w:val="20"/>
          <w:szCs w:val="20"/>
          <w14:ligatures w14:val="none"/>
        </w:rPr>
      </w:pPr>
      <w:ins w:id="214" w:author="Brett A. Bustos" w:date="2026-04-09T15:55:00Z" w16du:dateUtc="2026-04-09T21:55:00Z">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f.</w:t>
        </w:r>
        <w:r w:rsidRPr="00811C45">
          <w:rPr>
            <w:rFonts w:ascii="Arial" w:eastAsia="Times New Roman" w:hAnsi="Arial" w:cs="Arial"/>
            <w:color w:val="000000"/>
            <w:kern w:val="0"/>
            <w:sz w:val="20"/>
            <w:szCs w:val="20"/>
            <w14:ligatures w14:val="none"/>
          </w:rPr>
          <w:tab/>
          <w:t>An Iraqi and Afghan Special Immigrant (SIV) under 8 U.S.C. 1101(A)(27)</w:t>
        </w:r>
      </w:ins>
    </w:p>
    <w:p w14:paraId="0E114D1A" w14:textId="77777777" w:rsidR="0073715E" w:rsidRPr="00811C45" w:rsidRDefault="0073715E" w:rsidP="0073715E">
      <w:pPr>
        <w:spacing w:before="240" w:after="0" w:line="240" w:lineRule="auto"/>
        <w:ind w:left="1440"/>
        <w:rPr>
          <w:ins w:id="215" w:author="Brett A. Bustos" w:date="2026-04-09T15:55:00Z" w16du:dateUtc="2026-04-09T21:55:00Z"/>
          <w:rFonts w:ascii="Arial" w:eastAsia="Times New Roman" w:hAnsi="Arial" w:cs="Arial"/>
          <w:kern w:val="0"/>
          <w:sz w:val="20"/>
          <w:szCs w:val="20"/>
          <w14:ligatures w14:val="none"/>
        </w:rPr>
      </w:pPr>
      <w:ins w:id="216" w:author="Brett A. Bustos" w:date="2026-04-09T15:55:00Z" w16du:dateUtc="2026-04-09T21:55:00Z">
        <w:r w:rsidRPr="00811C45">
          <w:rPr>
            <w:rFonts w:ascii="Arial" w:eastAsia="Times New Roman" w:hAnsi="Arial" w:cs="Arial"/>
            <w:color w:val="000000"/>
            <w:kern w:val="0"/>
            <w:sz w:val="20"/>
            <w:szCs w:val="20"/>
            <w14:ligatures w14:val="none"/>
          </w:rPr>
          <w:lastRenderedPageBreak/>
          <w:t>g.</w:t>
        </w:r>
        <w:r w:rsidRPr="00811C45">
          <w:rPr>
            <w:rFonts w:ascii="Arial" w:eastAsia="Times New Roman" w:hAnsi="Arial" w:cs="Arial"/>
            <w:color w:val="000000"/>
            <w:kern w:val="0"/>
            <w:sz w:val="20"/>
            <w:szCs w:val="20"/>
            <w14:ligatures w14:val="none"/>
          </w:rPr>
          <w:tab/>
          <w:t xml:space="preserve">Paroled into the United States under 8 U.S.C. 1182(d)(5) for at least one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(1) year</w:t>
        </w:r>
      </w:ins>
    </w:p>
    <w:p w14:paraId="48C7899B" w14:textId="77777777" w:rsidR="0073715E" w:rsidRPr="00811C45" w:rsidRDefault="0073715E" w:rsidP="0073715E">
      <w:pPr>
        <w:spacing w:before="240" w:after="0" w:line="240" w:lineRule="auto"/>
        <w:ind w:left="1440"/>
        <w:rPr>
          <w:ins w:id="217" w:author="Brett A. Bustos" w:date="2026-04-09T15:55:00Z" w16du:dateUtc="2026-04-09T21:55:00Z"/>
          <w:rFonts w:ascii="Arial" w:eastAsia="Times New Roman" w:hAnsi="Arial" w:cs="Arial"/>
          <w:kern w:val="0"/>
          <w:sz w:val="20"/>
          <w:szCs w:val="20"/>
          <w14:ligatures w14:val="none"/>
        </w:rPr>
      </w:pPr>
      <w:ins w:id="218" w:author="Brett A. Bustos" w:date="2026-04-09T15:55:00Z" w16du:dateUtc="2026-04-09T21:55:00Z">
        <w:r w:rsidRPr="00811C45">
          <w:rPr>
            <w:rFonts w:ascii="Arial" w:eastAsia="Times New Roman" w:hAnsi="Arial" w:cs="Arial"/>
            <w:color w:val="000000"/>
            <w:kern w:val="0"/>
            <w:sz w:val="20"/>
            <w:szCs w:val="20"/>
            <w14:ligatures w14:val="none"/>
          </w:rPr>
          <w:t>h.</w:t>
        </w:r>
        <w:r w:rsidRPr="00811C45">
          <w:rPr>
            <w:rFonts w:ascii="Arial" w:eastAsia="Times New Roman" w:hAnsi="Arial" w:cs="Arial"/>
            <w:color w:val="000000"/>
            <w:kern w:val="0"/>
            <w:sz w:val="20"/>
            <w:szCs w:val="20"/>
            <w14:ligatures w14:val="none"/>
          </w:rPr>
          <w:tab/>
          <w:t xml:space="preserve">Granted conditional entry pursuant to 8 U.S.C. 1153(a)(7) as in effect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before April 1, 1980</w:t>
        </w:r>
      </w:ins>
    </w:p>
    <w:p w14:paraId="29F6CAC3" w14:textId="77777777" w:rsidR="0073715E" w:rsidRPr="00811C45" w:rsidRDefault="0073715E" w:rsidP="0073715E">
      <w:pPr>
        <w:spacing w:before="240" w:after="0" w:line="240" w:lineRule="auto"/>
        <w:ind w:left="1440"/>
        <w:rPr>
          <w:ins w:id="219" w:author="Brett A. Bustos" w:date="2026-04-09T15:55:00Z" w16du:dateUtc="2026-04-09T21:55:00Z"/>
          <w:rFonts w:ascii="Arial" w:eastAsia="Times New Roman" w:hAnsi="Arial" w:cs="Arial"/>
          <w:kern w:val="0"/>
          <w:sz w:val="20"/>
          <w:szCs w:val="20"/>
          <w14:ligatures w14:val="none"/>
        </w:rPr>
      </w:pPr>
      <w:proofErr w:type="spellStart"/>
      <w:ins w:id="220" w:author="Brett A. Bustos" w:date="2026-04-09T15:55:00Z" w16du:dateUtc="2026-04-09T21:55:00Z">
        <w:r w:rsidRPr="00811C45">
          <w:rPr>
            <w:rFonts w:ascii="Arial" w:eastAsia="Times New Roman" w:hAnsi="Arial" w:cs="Arial"/>
            <w:color w:val="000000"/>
            <w:kern w:val="0"/>
            <w:sz w:val="20"/>
            <w:szCs w:val="20"/>
            <w14:ligatures w14:val="none"/>
          </w:rPr>
          <w:t>i</w:t>
        </w:r>
        <w:proofErr w:type="spellEnd"/>
        <w:r w:rsidRPr="00811C45">
          <w:rPr>
            <w:rFonts w:ascii="Arial" w:eastAsia="Times New Roman" w:hAnsi="Arial" w:cs="Arial"/>
            <w:color w:val="000000"/>
            <w:kern w:val="0"/>
            <w:sz w:val="20"/>
            <w:szCs w:val="20"/>
            <w14:ligatures w14:val="none"/>
          </w:rPr>
          <w:t>.</w:t>
        </w:r>
        <w:r w:rsidRPr="00811C45">
          <w:rPr>
            <w:rFonts w:ascii="Arial" w:eastAsia="Times New Roman" w:hAnsi="Arial" w:cs="Arial"/>
            <w:color w:val="000000"/>
            <w:kern w:val="0"/>
            <w:sz w:val="20"/>
            <w:szCs w:val="20"/>
            <w14:ligatures w14:val="none"/>
          </w:rPr>
          <w:tab/>
          <w:t xml:space="preserve">Battered or subject to extreme cruelty in the U.S. by a family member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 xml:space="preserve">with whom the non-citizen resides, such as by a spouse, a parent, or a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member of the spouse's or parent’s family</w:t>
        </w:r>
      </w:ins>
    </w:p>
    <w:p w14:paraId="7BCD714E" w14:textId="77777777" w:rsidR="0073715E" w:rsidRPr="00811C45" w:rsidRDefault="0073715E" w:rsidP="0073715E">
      <w:pPr>
        <w:spacing w:before="240" w:after="0" w:line="240" w:lineRule="auto"/>
        <w:ind w:left="1440"/>
        <w:rPr>
          <w:ins w:id="221" w:author="Brett A. Bustos" w:date="2026-04-09T15:55:00Z" w16du:dateUtc="2026-04-09T21:55:00Z"/>
          <w:rFonts w:ascii="Arial" w:eastAsia="Times New Roman" w:hAnsi="Arial" w:cs="Arial"/>
          <w:kern w:val="0"/>
          <w:sz w:val="20"/>
          <w:szCs w:val="20"/>
          <w14:ligatures w14:val="none"/>
        </w:rPr>
      </w:pPr>
      <w:ins w:id="222" w:author="Brett A. Bustos" w:date="2026-04-09T15:55:00Z" w16du:dateUtc="2026-04-09T21:55:00Z">
        <w:r w:rsidRPr="00811C45">
          <w:rPr>
            <w:rFonts w:ascii="Arial" w:eastAsia="Times New Roman" w:hAnsi="Arial" w:cs="Arial"/>
            <w:color w:val="000000"/>
            <w:kern w:val="0"/>
            <w:sz w:val="20"/>
            <w:szCs w:val="20"/>
            <w14:ligatures w14:val="none"/>
          </w:rPr>
          <w:t>j.</w:t>
        </w:r>
        <w:r w:rsidRPr="00811C45">
          <w:rPr>
            <w:rFonts w:ascii="Arial" w:eastAsia="Times New Roman" w:hAnsi="Arial" w:cs="Arial"/>
            <w:color w:val="000000"/>
            <w:kern w:val="0"/>
            <w:sz w:val="20"/>
            <w:szCs w:val="20"/>
            <w14:ligatures w14:val="none"/>
          </w:rPr>
          <w:tab/>
          <w:t>Certain American Indians born abroad</w:t>
        </w:r>
      </w:ins>
    </w:p>
    <w:p w14:paraId="1380AEB5" w14:textId="77777777" w:rsidR="0073715E" w:rsidRPr="00811C45" w:rsidRDefault="0073715E" w:rsidP="0073715E">
      <w:pPr>
        <w:spacing w:before="240" w:after="0" w:line="240" w:lineRule="auto"/>
        <w:ind w:left="1440"/>
        <w:rPr>
          <w:ins w:id="223" w:author="Brett A. Bustos" w:date="2026-04-09T15:55:00Z" w16du:dateUtc="2026-04-09T21:55:00Z"/>
          <w:rFonts w:ascii="Arial" w:eastAsia="Times New Roman" w:hAnsi="Arial" w:cs="Arial"/>
          <w:kern w:val="0"/>
          <w:sz w:val="20"/>
          <w:szCs w:val="20"/>
          <w14:ligatures w14:val="none"/>
        </w:rPr>
      </w:pPr>
      <w:ins w:id="224" w:author="Brett A. Bustos" w:date="2026-04-09T15:55:00Z" w16du:dateUtc="2026-04-09T21:55:00Z">
        <w:r w:rsidRPr="00811C45">
          <w:rPr>
            <w:rFonts w:ascii="Arial" w:eastAsia="Times New Roman" w:hAnsi="Arial" w:cs="Arial"/>
            <w:color w:val="000000"/>
            <w:kern w:val="0"/>
            <w:sz w:val="20"/>
            <w:szCs w:val="20"/>
            <w14:ligatures w14:val="none"/>
          </w:rPr>
          <w:t>k.</w:t>
        </w:r>
        <w:r w:rsidRPr="00811C45">
          <w:rPr>
            <w:rFonts w:ascii="Arial" w:eastAsia="Times New Roman" w:hAnsi="Arial" w:cs="Arial"/>
            <w:color w:val="000000"/>
            <w:kern w:val="0"/>
            <w:sz w:val="20"/>
            <w:szCs w:val="20"/>
            <w14:ligatures w14:val="none"/>
          </w:rPr>
          <w:tab/>
          <w:t>Hmong or Highland Laotian Tribal Members</w:t>
        </w:r>
      </w:ins>
    </w:p>
    <w:p w14:paraId="4ABB027C" w14:textId="77777777" w:rsidR="0073715E" w:rsidRPr="00811C45" w:rsidRDefault="0073715E" w:rsidP="0073715E">
      <w:pPr>
        <w:spacing w:before="240" w:after="0" w:line="240" w:lineRule="auto"/>
        <w:rPr>
          <w:ins w:id="225" w:author="Brett A. Bustos" w:date="2026-04-09T15:55:00Z" w16du:dateUtc="2026-04-09T21:55:00Z"/>
          <w:rFonts w:ascii="Arial" w:eastAsia="Times New Roman" w:hAnsi="Arial" w:cs="Arial"/>
          <w:kern w:val="0"/>
          <w:sz w:val="20"/>
          <w:szCs w:val="20"/>
          <w14:ligatures w14:val="none"/>
        </w:rPr>
      </w:pPr>
      <w:ins w:id="226" w:author="Brett A. Bustos" w:date="2026-04-09T15:55:00Z" w16du:dateUtc="2026-04-09T21:55:00Z">
        <w:r w:rsidRPr="00811C45">
          <w:rPr>
            <w:rFonts w:ascii="Arial" w:eastAsia="Times New Roman" w:hAnsi="Arial" w:cs="Arial"/>
            <w:color w:val="000000"/>
            <w:kern w:val="0"/>
            <w:sz w:val="20"/>
            <w:szCs w:val="20"/>
            <w14:ligatures w14:val="none"/>
          </w:rPr>
          <w:tab/>
          <w:t>4.</w:t>
        </w:r>
        <w:r w:rsidRPr="00811C45">
          <w:rPr>
            <w:rFonts w:ascii="Arial" w:eastAsia="Times New Roman" w:hAnsi="Arial" w:cs="Arial"/>
            <w:color w:val="000000"/>
            <w:kern w:val="0"/>
            <w:sz w:val="20"/>
            <w:szCs w:val="20"/>
            <w14:ligatures w14:val="none"/>
          </w:rPr>
          <w:tab/>
          <w:t xml:space="preserve">Lawful Permanent Residents (LPR) under the Immigration and Nationality Act (INA)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 xml:space="preserve">who </w:t>
        </w:r>
      </w:ins>
      <w:ins w:id="227" w:author="Brett A. Bustos" w:date="2026-05-04T10:25:00Z" w16du:dateUtc="2026-05-04T16:25:00Z">
        <w:r>
          <w:rPr>
            <w:rFonts w:ascii="Arial" w:eastAsia="Times New Roman" w:hAnsi="Arial" w:cs="Arial"/>
            <w:color w:val="000000"/>
            <w:kern w:val="0"/>
            <w:sz w:val="20"/>
            <w:szCs w:val="20"/>
            <w14:ligatures w14:val="none"/>
          </w:rPr>
          <w:t>meet one of the additional conditions</w:t>
        </w:r>
      </w:ins>
      <w:ins w:id="228" w:author="Brett A. Bustos" w:date="2026-05-04T15:25:00Z" w16du:dateUtc="2026-05-04T21:25:00Z">
        <w:r>
          <w:rPr>
            <w:rFonts w:ascii="Arial" w:eastAsia="Times New Roman" w:hAnsi="Arial" w:cs="Arial"/>
            <w:color w:val="000000"/>
            <w:kern w:val="0"/>
            <w:sz w:val="20"/>
            <w:szCs w:val="20"/>
            <w14:ligatures w14:val="none"/>
          </w:rPr>
          <w:t xml:space="preserve"> listed in Section D.</w:t>
        </w:r>
      </w:ins>
    </w:p>
    <w:p w14:paraId="035B39C0" w14:textId="77777777" w:rsidR="0073715E" w:rsidRPr="00811C45" w:rsidRDefault="0073715E" w:rsidP="0073715E">
      <w:pPr>
        <w:spacing w:before="240" w:after="0" w:line="240" w:lineRule="auto"/>
        <w:rPr>
          <w:ins w:id="229" w:author="Brett A. Bustos" w:date="2026-04-09T15:55:00Z" w16du:dateUtc="2026-04-09T21:55:00Z"/>
          <w:rFonts w:ascii="Arial" w:eastAsia="Times New Roman" w:hAnsi="Arial" w:cs="Arial"/>
          <w:kern w:val="0"/>
          <w:sz w:val="20"/>
          <w:szCs w:val="20"/>
          <w14:ligatures w14:val="none"/>
        </w:rPr>
      </w:pPr>
      <w:ins w:id="230" w:author="Brett A. Bustos" w:date="2026-04-09T15:55:00Z" w16du:dateUtc="2026-04-09T21:55:00Z">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a.</w:t>
        </w:r>
        <w:r w:rsidRPr="00811C45">
          <w:rPr>
            <w:rFonts w:ascii="Arial" w:eastAsia="Times New Roman" w:hAnsi="Arial" w:cs="Arial"/>
            <w:color w:val="000000"/>
            <w:kern w:val="0"/>
            <w:sz w:val="20"/>
            <w:szCs w:val="20"/>
            <w14:ligatures w14:val="none"/>
          </w:rPr>
          <w:tab/>
        </w:r>
      </w:ins>
      <w:ins w:id="231" w:author="Brett A. Bustos" w:date="2026-05-04T10:25:00Z" w16du:dateUtc="2026-05-04T16:25:00Z">
        <w:r>
          <w:rPr>
            <w:rFonts w:ascii="Arial" w:eastAsia="Times New Roman" w:hAnsi="Arial" w:cs="Arial"/>
            <w:color w:val="000000"/>
            <w:kern w:val="0"/>
            <w:sz w:val="20"/>
            <w:szCs w:val="20"/>
            <w14:ligatures w14:val="none"/>
          </w:rPr>
          <w:t>Are</w:t>
        </w:r>
      </w:ins>
      <w:ins w:id="232" w:author="Brett A. Bustos" w:date="2026-05-04T10:26:00Z" w16du:dateUtc="2026-05-04T16:26:00Z">
        <w:r>
          <w:rPr>
            <w:rFonts w:ascii="Arial" w:eastAsia="Times New Roman" w:hAnsi="Arial" w:cs="Arial"/>
            <w:color w:val="000000"/>
            <w:kern w:val="0"/>
            <w:sz w:val="20"/>
            <w:szCs w:val="20"/>
            <w14:ligatures w14:val="none"/>
          </w:rPr>
          <w:t xml:space="preserve"> b</w:t>
        </w:r>
      </w:ins>
      <w:ins w:id="233" w:author="Brett A. Bustos" w:date="2026-04-09T15:55:00Z" w16du:dateUtc="2026-04-09T21:55:00Z">
        <w:r w:rsidRPr="00811C45">
          <w:rPr>
            <w:rFonts w:ascii="Arial" w:eastAsia="Times New Roman" w:hAnsi="Arial" w:cs="Arial"/>
            <w:color w:val="000000"/>
            <w:kern w:val="0"/>
            <w:sz w:val="20"/>
            <w:szCs w:val="20"/>
            <w14:ligatures w14:val="none"/>
          </w:rPr>
          <w:t xml:space="preserve">lind or disabled and receiving benefits or assistance for their condition,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regardless of their entry date;</w:t>
        </w:r>
      </w:ins>
    </w:p>
    <w:p w14:paraId="5DC32109" w14:textId="77777777" w:rsidR="0073715E" w:rsidRPr="00811C45" w:rsidRDefault="0073715E" w:rsidP="0073715E">
      <w:pPr>
        <w:spacing w:before="240" w:after="0" w:line="240" w:lineRule="auto"/>
        <w:ind w:left="2160" w:hanging="720"/>
        <w:rPr>
          <w:ins w:id="234" w:author="Brett A. Bustos" w:date="2026-04-09T15:55:00Z" w16du:dateUtc="2026-04-09T21:55:00Z"/>
          <w:rFonts w:ascii="Arial" w:eastAsia="Times New Roman" w:hAnsi="Arial" w:cs="Arial"/>
          <w:kern w:val="0"/>
          <w:sz w:val="20"/>
          <w:szCs w:val="20"/>
          <w14:ligatures w14:val="none"/>
        </w:rPr>
      </w:pPr>
      <w:ins w:id="235" w:author="Brett A. Bustos" w:date="2026-04-09T15:55:00Z" w16du:dateUtc="2026-04-09T21:55:00Z">
        <w:r w:rsidRPr="00811C45">
          <w:rPr>
            <w:rFonts w:ascii="Arial" w:eastAsia="Times New Roman" w:hAnsi="Arial" w:cs="Arial"/>
            <w:color w:val="000000"/>
            <w:kern w:val="0"/>
            <w:sz w:val="20"/>
            <w:szCs w:val="20"/>
            <w14:ligatures w14:val="none"/>
          </w:rPr>
          <w:t>b.</w:t>
        </w:r>
        <w:r w:rsidRPr="00811C45">
          <w:rPr>
            <w:rFonts w:ascii="Arial" w:eastAsia="Times New Roman" w:hAnsi="Arial" w:cs="Arial"/>
            <w:color w:val="000000"/>
            <w:kern w:val="0"/>
            <w:sz w:val="20"/>
            <w:szCs w:val="20"/>
            <w14:ligatures w14:val="none"/>
          </w:rPr>
          <w:tab/>
        </w:r>
      </w:ins>
      <w:ins w:id="236" w:author="Brett A. Bustos" w:date="2026-05-04T10:26:00Z" w16du:dateUtc="2026-05-04T16:26:00Z">
        <w:r>
          <w:rPr>
            <w:rFonts w:ascii="Arial" w:eastAsia="Times New Roman" w:hAnsi="Arial" w:cs="Arial"/>
            <w:color w:val="000000"/>
            <w:kern w:val="0"/>
            <w:sz w:val="20"/>
            <w:szCs w:val="20"/>
            <w14:ligatures w14:val="none"/>
          </w:rPr>
          <w:t>Was b</w:t>
        </w:r>
      </w:ins>
      <w:ins w:id="237" w:author="Brett A. Bustos" w:date="2026-04-09T15:55:00Z" w16du:dateUtc="2026-04-09T21:55:00Z">
        <w:r w:rsidRPr="00811C45">
          <w:rPr>
            <w:rFonts w:ascii="Arial" w:eastAsia="Times New Roman" w:hAnsi="Arial" w:cs="Arial"/>
            <w:color w:val="000000"/>
            <w:kern w:val="0"/>
            <w:sz w:val="20"/>
            <w:szCs w:val="20"/>
            <w14:ligatures w14:val="none"/>
          </w:rPr>
          <w:t xml:space="preserve">orn on or before August 22, 1931, who lawfully resided in the U.S. on August </w:t>
        </w:r>
        <w:r w:rsidRPr="00811C45">
          <w:rPr>
            <w:rFonts w:ascii="Arial" w:eastAsia="Times New Roman" w:hAnsi="Arial" w:cs="Arial"/>
            <w:color w:val="000000"/>
            <w:kern w:val="0"/>
            <w:sz w:val="20"/>
            <w:szCs w:val="20"/>
            <w14:ligatures w14:val="none"/>
          </w:rPr>
          <w:tab/>
          <w:t>22, 1996</w:t>
        </w:r>
      </w:ins>
    </w:p>
    <w:p w14:paraId="21D74F81" w14:textId="77777777" w:rsidR="0073715E" w:rsidRPr="00811C45" w:rsidRDefault="0073715E" w:rsidP="0073715E">
      <w:pPr>
        <w:spacing w:before="240" w:after="0" w:line="240" w:lineRule="auto"/>
        <w:rPr>
          <w:ins w:id="238" w:author="Brett A. Bustos" w:date="2026-04-09T15:55:00Z" w16du:dateUtc="2026-04-09T21:55:00Z"/>
          <w:rFonts w:ascii="Arial" w:eastAsia="Times New Roman" w:hAnsi="Arial" w:cs="Arial"/>
          <w:kern w:val="0"/>
          <w:sz w:val="20"/>
          <w:szCs w:val="20"/>
          <w14:ligatures w14:val="none"/>
        </w:rPr>
      </w:pPr>
      <w:ins w:id="239" w:author="Brett A. Bustos" w:date="2026-04-09T15:55:00Z" w16du:dateUtc="2026-04-09T21:55:00Z">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c.</w:t>
        </w:r>
        <w:r w:rsidRPr="00811C45">
          <w:rPr>
            <w:rFonts w:ascii="Arial" w:eastAsia="Times New Roman" w:hAnsi="Arial" w:cs="Arial"/>
            <w:color w:val="000000"/>
            <w:kern w:val="0"/>
            <w:sz w:val="20"/>
            <w:szCs w:val="20"/>
            <w14:ligatures w14:val="none"/>
          </w:rPr>
          <w:tab/>
        </w:r>
      </w:ins>
      <w:ins w:id="240" w:author="Brett A. Bustos" w:date="2026-05-04T10:26:00Z" w16du:dateUtc="2026-05-04T16:26:00Z">
        <w:r>
          <w:rPr>
            <w:rFonts w:ascii="Arial" w:eastAsia="Times New Roman" w:hAnsi="Arial" w:cs="Arial"/>
            <w:color w:val="000000"/>
            <w:kern w:val="0"/>
            <w:sz w:val="20"/>
            <w:szCs w:val="20"/>
            <w14:ligatures w14:val="none"/>
          </w:rPr>
          <w:t>Is c</w:t>
        </w:r>
      </w:ins>
      <w:ins w:id="241" w:author="Brett A. Bustos" w:date="2026-04-09T15:55:00Z" w16du:dateUtc="2026-04-09T21:55:00Z">
        <w:r w:rsidRPr="00811C45">
          <w:rPr>
            <w:rFonts w:ascii="Arial" w:eastAsia="Times New Roman" w:hAnsi="Arial" w:cs="Arial"/>
            <w:color w:val="000000"/>
            <w:kern w:val="0"/>
            <w:sz w:val="20"/>
            <w:szCs w:val="20"/>
            <w14:ligatures w14:val="none"/>
          </w:rPr>
          <w:t>onnected to the U.S. military</w:t>
        </w:r>
      </w:ins>
    </w:p>
    <w:p w14:paraId="5C11DDA8" w14:textId="77777777" w:rsidR="0073715E" w:rsidRPr="00811C45" w:rsidRDefault="0073715E" w:rsidP="0073715E">
      <w:pPr>
        <w:spacing w:before="240" w:after="0" w:line="240" w:lineRule="auto"/>
        <w:ind w:left="2160" w:hanging="720"/>
        <w:rPr>
          <w:ins w:id="242" w:author="Brett A. Bustos" w:date="2026-04-09T15:55:00Z" w16du:dateUtc="2026-04-09T21:55:00Z"/>
          <w:rFonts w:ascii="Arial" w:eastAsia="Times New Roman" w:hAnsi="Arial" w:cs="Arial"/>
          <w:kern w:val="0"/>
          <w:sz w:val="20"/>
          <w:szCs w:val="20"/>
          <w14:ligatures w14:val="none"/>
        </w:rPr>
      </w:pPr>
      <w:ins w:id="243" w:author="Brett A. Bustos" w:date="2026-04-09T15:55:00Z" w16du:dateUtc="2026-04-09T21:55:00Z">
        <w:r w:rsidRPr="00811C45">
          <w:rPr>
            <w:rFonts w:ascii="Arial" w:eastAsia="Times New Roman" w:hAnsi="Arial" w:cs="Arial"/>
            <w:color w:val="000000"/>
            <w:kern w:val="0"/>
            <w:sz w:val="20"/>
            <w:szCs w:val="20"/>
            <w14:ligatures w14:val="none"/>
          </w:rPr>
          <w:t>d.</w:t>
        </w:r>
        <w:r w:rsidRPr="00811C45">
          <w:rPr>
            <w:rFonts w:ascii="Arial" w:eastAsia="Times New Roman" w:hAnsi="Arial" w:cs="Arial"/>
            <w:color w:val="000000"/>
            <w:kern w:val="0"/>
            <w:sz w:val="20"/>
            <w:szCs w:val="20"/>
            <w14:ligatures w14:val="none"/>
          </w:rPr>
          <w:tab/>
        </w:r>
      </w:ins>
      <w:ins w:id="244" w:author="Brett A. Bustos" w:date="2026-05-04T10:26:00Z" w16du:dateUtc="2026-05-04T16:26:00Z">
        <w:r>
          <w:rPr>
            <w:rFonts w:ascii="Arial" w:eastAsia="Times New Roman" w:hAnsi="Arial" w:cs="Arial"/>
            <w:color w:val="000000"/>
            <w:kern w:val="0"/>
            <w:sz w:val="20"/>
            <w:szCs w:val="20"/>
            <w14:ligatures w14:val="none"/>
          </w:rPr>
          <w:t xml:space="preserve">Is </w:t>
        </w:r>
      </w:ins>
      <w:ins w:id="245" w:author="Brett A. Bustos" w:date="2026-04-09T15:55:00Z" w16du:dateUtc="2026-04-09T21:55:00Z">
        <w:r w:rsidRPr="00811C45">
          <w:rPr>
            <w:rFonts w:ascii="Arial" w:eastAsia="Times New Roman" w:hAnsi="Arial" w:cs="Arial"/>
            <w:color w:val="000000"/>
            <w:kern w:val="0"/>
            <w:sz w:val="20"/>
            <w:szCs w:val="20"/>
            <w14:ligatures w14:val="none"/>
          </w:rPr>
          <w:t>under eighteen (18) years of age in a qualified non-citizen status who lawfully resides in the U.S. When the non-citizen turns eighteen (18), non-citizen eligibility shall be reviewed.</w:t>
        </w:r>
      </w:ins>
    </w:p>
    <w:p w14:paraId="34714F0C" w14:textId="77777777" w:rsidR="0073715E" w:rsidRPr="00811C45" w:rsidRDefault="0073715E" w:rsidP="0073715E">
      <w:pPr>
        <w:spacing w:before="240" w:after="0" w:line="240" w:lineRule="auto"/>
        <w:rPr>
          <w:ins w:id="246" w:author="Brett A. Bustos" w:date="2026-04-09T15:55:00Z" w16du:dateUtc="2026-04-09T21:55:00Z"/>
          <w:rFonts w:ascii="Arial" w:eastAsia="Times New Roman" w:hAnsi="Arial" w:cs="Arial"/>
          <w:kern w:val="0"/>
          <w:sz w:val="20"/>
          <w:szCs w:val="20"/>
          <w14:ligatures w14:val="none"/>
        </w:rPr>
      </w:pPr>
      <w:ins w:id="247" w:author="Brett A. Bustos" w:date="2026-04-09T15:55:00Z" w16du:dateUtc="2026-04-09T21:55:00Z">
        <w:r w:rsidRPr="00811C45">
          <w:rPr>
            <w:rFonts w:ascii="Arial" w:eastAsia="Times New Roman" w:hAnsi="Arial" w:cs="Arial"/>
            <w:color w:val="000000"/>
            <w:kern w:val="0"/>
            <w:sz w:val="20"/>
            <w:szCs w:val="20"/>
            <w14:ligatures w14:val="none"/>
          </w:rPr>
          <w:t>C.</w:t>
        </w:r>
        <w:r w:rsidRPr="00811C45">
          <w:rPr>
            <w:rFonts w:ascii="Arial" w:eastAsia="Times New Roman" w:hAnsi="Arial" w:cs="Arial"/>
            <w:color w:val="000000"/>
            <w:kern w:val="0"/>
            <w:sz w:val="20"/>
            <w:szCs w:val="20"/>
            <w14:ligatures w14:val="none"/>
          </w:rPr>
          <w:tab/>
          <w:t xml:space="preserve">Certain non-citizens are required to meet an additional condition prior to being eligible to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 xml:space="preserve">participate in SNAP. The following statuses are considered eligible for SNAP only after meeting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an additional condition:</w:t>
        </w:r>
      </w:ins>
    </w:p>
    <w:p w14:paraId="79F2511A" w14:textId="77777777" w:rsidR="0073715E" w:rsidRPr="00811C45" w:rsidRDefault="0073715E" w:rsidP="0073715E">
      <w:pPr>
        <w:spacing w:before="240" w:after="0" w:line="240" w:lineRule="auto"/>
        <w:rPr>
          <w:ins w:id="248" w:author="Brett A. Bustos" w:date="2026-04-09T15:55:00Z" w16du:dateUtc="2026-04-09T21:55:00Z"/>
          <w:rFonts w:ascii="Arial" w:eastAsia="Times New Roman" w:hAnsi="Arial" w:cs="Arial"/>
          <w:kern w:val="0"/>
          <w:sz w:val="20"/>
          <w:szCs w:val="20"/>
          <w14:ligatures w14:val="none"/>
        </w:rPr>
      </w:pPr>
      <w:ins w:id="249" w:author="Brett A. Bustos" w:date="2026-04-09T15:55:00Z" w16du:dateUtc="2026-04-09T21:55:00Z">
        <w:r w:rsidRPr="00811C45">
          <w:rPr>
            <w:rFonts w:ascii="Arial" w:eastAsia="Times New Roman" w:hAnsi="Arial" w:cs="Arial"/>
            <w:color w:val="000000"/>
            <w:kern w:val="0"/>
            <w:sz w:val="20"/>
            <w:szCs w:val="20"/>
            <w14:ligatures w14:val="none"/>
          </w:rPr>
          <w:tab/>
          <w:t>1.</w:t>
        </w:r>
        <w:r w:rsidRPr="00811C45">
          <w:rPr>
            <w:rFonts w:ascii="Arial" w:eastAsia="Times New Roman" w:hAnsi="Arial" w:cs="Arial"/>
            <w:color w:val="000000"/>
            <w:kern w:val="0"/>
            <w:sz w:val="20"/>
            <w:szCs w:val="20"/>
            <w14:ligatures w14:val="none"/>
          </w:rPr>
          <w:tab/>
          <w:t xml:space="preserve">Lawful Permanent Residents (LPR) under the Immigration and Nationality Act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(INA) whose non-citizen status prior to adjusting to an LPR was:</w:t>
        </w:r>
      </w:ins>
    </w:p>
    <w:p w14:paraId="601E592A" w14:textId="77777777" w:rsidR="0073715E" w:rsidRPr="00811C45" w:rsidRDefault="0073715E" w:rsidP="0073715E">
      <w:pPr>
        <w:spacing w:before="240" w:after="0" w:line="240" w:lineRule="auto"/>
        <w:rPr>
          <w:ins w:id="250" w:author="Brett A. Bustos" w:date="2026-04-09T15:55:00Z" w16du:dateUtc="2026-04-09T21:55:00Z"/>
          <w:rFonts w:ascii="Arial" w:eastAsia="Times New Roman" w:hAnsi="Arial" w:cs="Arial"/>
          <w:kern w:val="0"/>
          <w:sz w:val="20"/>
          <w:szCs w:val="20"/>
          <w14:ligatures w14:val="none"/>
        </w:rPr>
      </w:pPr>
      <w:ins w:id="251" w:author="Brett A. Bustos" w:date="2026-04-09T15:55:00Z" w16du:dateUtc="2026-04-09T21:55:00Z">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a.</w:t>
        </w:r>
        <w:r w:rsidRPr="00811C45">
          <w:rPr>
            <w:rFonts w:ascii="Arial" w:eastAsia="Times New Roman" w:hAnsi="Arial" w:cs="Arial"/>
            <w:color w:val="000000"/>
            <w:kern w:val="0"/>
            <w:sz w:val="20"/>
            <w:szCs w:val="20"/>
            <w14:ligatures w14:val="none"/>
          </w:rPr>
          <w:tab/>
          <w:t>A battered non-citizen</w:t>
        </w:r>
      </w:ins>
    </w:p>
    <w:p w14:paraId="074F90E1" w14:textId="77777777" w:rsidR="0073715E" w:rsidRPr="00811C45" w:rsidRDefault="0073715E" w:rsidP="0073715E">
      <w:pPr>
        <w:spacing w:before="240" w:after="0" w:line="240" w:lineRule="auto"/>
        <w:rPr>
          <w:ins w:id="252" w:author="Brett A. Bustos" w:date="2026-04-09T15:55:00Z" w16du:dateUtc="2026-04-09T21:55:00Z"/>
          <w:rFonts w:ascii="Arial" w:eastAsia="Times New Roman" w:hAnsi="Arial" w:cs="Arial"/>
          <w:kern w:val="0"/>
          <w:sz w:val="20"/>
          <w:szCs w:val="20"/>
          <w14:ligatures w14:val="none"/>
        </w:rPr>
      </w:pPr>
      <w:ins w:id="253" w:author="Brett A. Bustos" w:date="2026-04-09T15:55:00Z" w16du:dateUtc="2026-04-09T21:55:00Z">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b.</w:t>
        </w:r>
        <w:r w:rsidRPr="00811C45">
          <w:rPr>
            <w:rFonts w:ascii="Arial" w:eastAsia="Times New Roman" w:hAnsi="Arial" w:cs="Arial"/>
            <w:color w:val="000000"/>
            <w:kern w:val="0"/>
            <w:sz w:val="20"/>
            <w:szCs w:val="20"/>
            <w14:ligatures w14:val="none"/>
          </w:rPr>
          <w:tab/>
          <w:t xml:space="preserve">A conditional entrant present under Section 203(a)(7) of the INA as in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effect before 04/01/1980</w:t>
        </w:r>
      </w:ins>
    </w:p>
    <w:p w14:paraId="1275BB71" w14:textId="77777777" w:rsidR="0073715E" w:rsidRPr="00811C45" w:rsidRDefault="0073715E" w:rsidP="0073715E">
      <w:pPr>
        <w:spacing w:before="240" w:after="0" w:line="240" w:lineRule="auto"/>
        <w:rPr>
          <w:ins w:id="254" w:author="Brett A. Bustos" w:date="2026-04-09T15:55:00Z" w16du:dateUtc="2026-04-09T21:55:00Z"/>
          <w:rFonts w:ascii="Arial" w:eastAsia="Times New Roman" w:hAnsi="Arial" w:cs="Arial"/>
          <w:kern w:val="0"/>
          <w:sz w:val="20"/>
          <w:szCs w:val="20"/>
          <w14:ligatures w14:val="none"/>
        </w:rPr>
      </w:pPr>
      <w:ins w:id="255" w:author="Brett A. Bustos" w:date="2026-04-09T15:55:00Z" w16du:dateUtc="2026-04-09T21:55:00Z">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c.</w:t>
        </w:r>
        <w:r w:rsidRPr="00811C45">
          <w:rPr>
            <w:rFonts w:ascii="Arial" w:eastAsia="Times New Roman" w:hAnsi="Arial" w:cs="Arial"/>
            <w:color w:val="000000"/>
            <w:kern w:val="0"/>
            <w:sz w:val="20"/>
            <w:szCs w:val="20"/>
            <w14:ligatures w14:val="none"/>
          </w:rPr>
          <w:tab/>
          <w:t>Individuals granted parole for a period of at least one year</w:t>
        </w:r>
      </w:ins>
    </w:p>
    <w:p w14:paraId="49A49E44" w14:textId="77777777" w:rsidR="0073715E" w:rsidRPr="00811C45" w:rsidRDefault="0073715E" w:rsidP="0073715E">
      <w:pPr>
        <w:spacing w:before="240" w:after="0" w:line="240" w:lineRule="auto"/>
        <w:rPr>
          <w:ins w:id="256" w:author="Brett A. Bustos" w:date="2026-04-09T15:55:00Z" w16du:dateUtc="2026-04-09T21:55:00Z"/>
          <w:rFonts w:ascii="Arial" w:eastAsia="Times New Roman" w:hAnsi="Arial" w:cs="Arial"/>
          <w:kern w:val="0"/>
          <w:sz w:val="20"/>
          <w:szCs w:val="20"/>
          <w14:ligatures w14:val="none"/>
        </w:rPr>
      </w:pPr>
      <w:ins w:id="257" w:author="Brett A. Bustos" w:date="2026-04-09T15:55:00Z" w16du:dateUtc="2026-04-09T21:55:00Z">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d.</w:t>
        </w:r>
        <w:r w:rsidRPr="00811C45">
          <w:rPr>
            <w:rFonts w:ascii="Arial" w:eastAsia="Times New Roman" w:hAnsi="Arial" w:cs="Arial"/>
            <w:color w:val="000000"/>
            <w:kern w:val="0"/>
            <w:sz w:val="20"/>
            <w:szCs w:val="20"/>
            <w14:ligatures w14:val="none"/>
          </w:rPr>
          <w:tab/>
          <w:t>All other non-citizen statuses not listed in Section C or B.</w:t>
        </w:r>
      </w:ins>
    </w:p>
    <w:p w14:paraId="4B5863BB" w14:textId="77777777" w:rsidR="0073715E" w:rsidRPr="00811C45" w:rsidRDefault="0073715E" w:rsidP="0073715E">
      <w:pPr>
        <w:spacing w:before="240" w:after="0" w:line="240" w:lineRule="auto"/>
        <w:rPr>
          <w:ins w:id="258" w:author="Brett A. Bustos" w:date="2026-04-09T15:55:00Z" w16du:dateUtc="2026-04-09T21:55:00Z"/>
          <w:rFonts w:ascii="Arial" w:eastAsia="Times New Roman" w:hAnsi="Arial" w:cs="Arial"/>
          <w:kern w:val="0"/>
          <w:sz w:val="20"/>
          <w:szCs w:val="20"/>
          <w14:ligatures w14:val="none"/>
        </w:rPr>
      </w:pPr>
      <w:ins w:id="259" w:author="Brett A. Bustos" w:date="2026-05-04T11:26:00Z" w16du:dateUtc="2026-05-04T17:26:00Z">
        <w:r>
          <w:rPr>
            <w:rFonts w:ascii="Arial" w:eastAsia="Times New Roman" w:hAnsi="Arial" w:cs="Arial"/>
            <w:color w:val="000000"/>
            <w:kern w:val="0"/>
            <w:sz w:val="20"/>
            <w:szCs w:val="20"/>
            <w14:ligatures w14:val="none"/>
          </w:rPr>
          <w:t>D.</w:t>
        </w:r>
        <w:r>
          <w:rPr>
            <w:rFonts w:ascii="Arial" w:eastAsia="Times New Roman" w:hAnsi="Arial" w:cs="Arial"/>
            <w:color w:val="000000"/>
            <w:kern w:val="0"/>
            <w:sz w:val="20"/>
            <w:szCs w:val="20"/>
            <w14:ligatures w14:val="none"/>
          </w:rPr>
          <w:tab/>
        </w:r>
      </w:ins>
      <w:ins w:id="260" w:author="Brett A. Bustos" w:date="2026-04-09T15:55:00Z" w16du:dateUtc="2026-04-09T21:55:00Z">
        <w:r w:rsidRPr="00811C45">
          <w:rPr>
            <w:rFonts w:ascii="Arial" w:eastAsia="Times New Roman" w:hAnsi="Arial" w:cs="Arial"/>
            <w:color w:val="000000"/>
            <w:kern w:val="0"/>
            <w:sz w:val="20"/>
            <w:szCs w:val="20"/>
            <w14:ligatures w14:val="none"/>
          </w:rPr>
          <w:t>Additional Conditions</w:t>
        </w:r>
      </w:ins>
    </w:p>
    <w:p w14:paraId="18F6CC49" w14:textId="77777777" w:rsidR="0073715E" w:rsidRPr="00811C45" w:rsidRDefault="0073715E" w:rsidP="0073715E">
      <w:pPr>
        <w:spacing w:before="240" w:after="0" w:line="240" w:lineRule="auto"/>
        <w:rPr>
          <w:ins w:id="261" w:author="Brett A. Bustos" w:date="2026-04-09T15:55:00Z" w16du:dateUtc="2026-04-09T21:55:00Z"/>
          <w:rFonts w:ascii="Arial" w:eastAsia="Times New Roman" w:hAnsi="Arial" w:cs="Arial"/>
          <w:kern w:val="0"/>
          <w:sz w:val="20"/>
          <w:szCs w:val="20"/>
          <w14:ligatures w14:val="none"/>
        </w:rPr>
      </w:pPr>
      <w:ins w:id="262" w:author="Brett A. Bustos" w:date="2026-04-09T15:55:00Z" w16du:dateUtc="2026-04-09T21:55:00Z">
        <w:r w:rsidRPr="00811C45">
          <w:rPr>
            <w:rFonts w:ascii="Arial" w:eastAsia="Times New Roman" w:hAnsi="Arial" w:cs="Arial"/>
            <w:color w:val="000000"/>
            <w:kern w:val="0"/>
            <w:sz w:val="20"/>
            <w:szCs w:val="20"/>
            <w14:ligatures w14:val="none"/>
          </w:rPr>
          <w:tab/>
          <w:t xml:space="preserve">Non-citizens in a qualified status as outlined in subsection 4.305, </w:t>
        </w:r>
      </w:ins>
      <w:ins w:id="263" w:author="Brett A. Bustos" w:date="2026-06-08T13:00:00Z" w16du:dateUtc="2026-06-08T19:00:00Z">
        <w:r>
          <w:rPr>
            <w:rFonts w:ascii="Arial" w:eastAsia="Times New Roman" w:hAnsi="Arial" w:cs="Arial"/>
            <w:color w:val="000000"/>
            <w:kern w:val="0"/>
            <w:sz w:val="20"/>
            <w:szCs w:val="20"/>
            <w14:ligatures w14:val="none"/>
          </w:rPr>
          <w:t>C,</w:t>
        </w:r>
      </w:ins>
      <w:ins w:id="264" w:author="Brett A. Bustos" w:date="2026-04-09T15:55:00Z" w16du:dateUtc="2026-04-09T21:55:00Z">
        <w:r w:rsidRPr="00811C45">
          <w:rPr>
            <w:rFonts w:ascii="Arial" w:eastAsia="Times New Roman" w:hAnsi="Arial" w:cs="Arial"/>
            <w:color w:val="000000"/>
            <w:kern w:val="0"/>
            <w:sz w:val="20"/>
            <w:szCs w:val="20"/>
            <w14:ligatures w14:val="none"/>
          </w:rPr>
          <w:t xml:space="preserve"> 1, are required to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 xml:space="preserve">meet one additional condition to be eligible for participation in </w:t>
        </w:r>
      </w:ins>
      <w:ins w:id="265" w:author="Brett A. Bustos" w:date="2026-05-04T11:26:00Z" w16du:dateUtc="2026-05-04T17:26:00Z">
        <w:r>
          <w:rPr>
            <w:rFonts w:ascii="Arial" w:eastAsia="Times New Roman" w:hAnsi="Arial" w:cs="Arial"/>
            <w:color w:val="000000"/>
            <w:kern w:val="0"/>
            <w:sz w:val="20"/>
            <w:szCs w:val="20"/>
            <w14:ligatures w14:val="none"/>
          </w:rPr>
          <w:t>SNAP</w:t>
        </w:r>
      </w:ins>
      <w:ins w:id="266" w:author="Brett A. Bustos" w:date="2026-04-09T15:55:00Z" w16du:dateUtc="2026-04-09T21:55:00Z">
        <w:r w:rsidRPr="00811C45">
          <w:rPr>
            <w:rFonts w:ascii="Arial" w:eastAsia="Times New Roman" w:hAnsi="Arial" w:cs="Arial"/>
            <w:color w:val="000000"/>
            <w:kern w:val="0"/>
            <w:sz w:val="20"/>
            <w:szCs w:val="20"/>
            <w14:ligatures w14:val="none"/>
          </w:rPr>
          <w:t xml:space="preserve">. At the time </w:t>
        </w:r>
        <w:proofErr w:type="gramStart"/>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the non</w:t>
        </w:r>
        <w:proofErr w:type="gramEnd"/>
        <w:r w:rsidRPr="00811C45">
          <w:rPr>
            <w:rFonts w:ascii="Arial" w:eastAsia="Times New Roman" w:hAnsi="Arial" w:cs="Arial"/>
            <w:color w:val="000000"/>
            <w:kern w:val="0"/>
            <w:sz w:val="20"/>
            <w:szCs w:val="20"/>
            <w14:ligatures w14:val="none"/>
          </w:rPr>
          <w:t>-</w:t>
        </w:r>
        <w:proofErr w:type="gramStart"/>
        <w:r w:rsidRPr="00811C45">
          <w:rPr>
            <w:rFonts w:ascii="Arial" w:eastAsia="Times New Roman" w:hAnsi="Arial" w:cs="Arial"/>
            <w:color w:val="000000"/>
            <w:kern w:val="0"/>
            <w:sz w:val="20"/>
            <w:szCs w:val="20"/>
            <w14:ligatures w14:val="none"/>
          </w:rPr>
          <w:t>citizen applies</w:t>
        </w:r>
        <w:proofErr w:type="gramEnd"/>
        <w:r w:rsidRPr="00811C45">
          <w:rPr>
            <w:rFonts w:ascii="Arial" w:eastAsia="Times New Roman" w:hAnsi="Arial" w:cs="Arial"/>
            <w:color w:val="000000"/>
            <w:kern w:val="0"/>
            <w:sz w:val="20"/>
            <w:szCs w:val="20"/>
            <w14:ligatures w14:val="none"/>
          </w:rPr>
          <w:t xml:space="preserve"> for SNAP, they need only satisfy one of the following conditions to </w:t>
        </w:r>
        <w:r w:rsidRPr="00811C45">
          <w:rPr>
            <w:rFonts w:ascii="Arial" w:eastAsia="Times New Roman" w:hAnsi="Arial" w:cs="Arial"/>
            <w:color w:val="000000"/>
            <w:kern w:val="0"/>
            <w:sz w:val="20"/>
            <w:szCs w:val="20"/>
            <w14:ligatures w14:val="none"/>
          </w:rPr>
          <w:tab/>
        </w:r>
        <w:r w:rsidRPr="00811C45">
          <w:rPr>
            <w:rFonts w:ascii="Arial" w:eastAsia="Times New Roman" w:hAnsi="Arial" w:cs="Arial"/>
            <w:color w:val="000000"/>
            <w:kern w:val="0"/>
            <w:sz w:val="20"/>
            <w:szCs w:val="20"/>
            <w14:ligatures w14:val="none"/>
          </w:rPr>
          <w:tab/>
          <w:t>be eligible:</w:t>
        </w:r>
      </w:ins>
    </w:p>
    <w:p w14:paraId="4F07CDB5" w14:textId="77777777" w:rsidR="0073715E" w:rsidRPr="00811C45" w:rsidRDefault="0073715E" w:rsidP="0073715E">
      <w:pPr>
        <w:spacing w:before="240" w:after="0" w:line="240" w:lineRule="auto"/>
        <w:ind w:firstLine="720"/>
        <w:rPr>
          <w:ins w:id="267" w:author="Brett A. Bustos" w:date="2026-04-09T15:55:00Z" w16du:dateUtc="2026-04-09T21:55:00Z"/>
          <w:rFonts w:ascii="Arial" w:eastAsia="Times New Roman" w:hAnsi="Arial" w:cs="Arial"/>
          <w:kern w:val="0"/>
          <w:sz w:val="20"/>
          <w:szCs w:val="20"/>
          <w14:ligatures w14:val="none"/>
        </w:rPr>
      </w:pPr>
      <w:ins w:id="268" w:author="Brett A. Bustos" w:date="2026-05-04T11:26:00Z" w16du:dateUtc="2026-05-04T17:26:00Z">
        <w:r>
          <w:rPr>
            <w:rFonts w:ascii="Arial" w:eastAsia="Times New Roman" w:hAnsi="Arial" w:cs="Arial"/>
            <w:color w:val="000000"/>
            <w:kern w:val="0"/>
            <w:sz w:val="20"/>
            <w:szCs w:val="20"/>
            <w14:ligatures w14:val="none"/>
          </w:rPr>
          <w:t>1</w:t>
        </w:r>
      </w:ins>
      <w:ins w:id="269" w:author="Brett A. Bustos" w:date="2026-04-09T15:55:00Z" w16du:dateUtc="2026-04-09T21:55:00Z">
        <w:r w:rsidRPr="00811C45">
          <w:rPr>
            <w:rFonts w:ascii="Arial" w:eastAsia="Times New Roman" w:hAnsi="Arial" w:cs="Arial"/>
            <w:color w:val="000000"/>
            <w:kern w:val="0"/>
            <w:sz w:val="20"/>
            <w:szCs w:val="20"/>
            <w14:ligatures w14:val="none"/>
          </w:rPr>
          <w:t>.</w:t>
        </w:r>
        <w:r w:rsidRPr="00811C45">
          <w:rPr>
            <w:rFonts w:ascii="Arial" w:eastAsia="Times New Roman" w:hAnsi="Arial" w:cs="Arial"/>
            <w:color w:val="000000"/>
            <w:kern w:val="0"/>
            <w:sz w:val="20"/>
            <w:szCs w:val="20"/>
            <w14:ligatures w14:val="none"/>
          </w:rPr>
          <w:tab/>
          <w:t>Five (5) Years of Residence</w:t>
        </w:r>
      </w:ins>
    </w:p>
    <w:p w14:paraId="796B73A4" w14:textId="77777777" w:rsidR="0073715E" w:rsidRPr="00811C45" w:rsidRDefault="0073715E" w:rsidP="0073715E">
      <w:pPr>
        <w:spacing w:before="240" w:after="0" w:line="240" w:lineRule="auto"/>
        <w:ind w:left="1440"/>
        <w:rPr>
          <w:ins w:id="270" w:author="Brett A. Bustos" w:date="2026-04-09T15:55:00Z" w16du:dateUtc="2026-04-09T21:55:00Z"/>
          <w:rFonts w:ascii="Arial" w:eastAsia="Times New Roman" w:hAnsi="Arial" w:cs="Arial"/>
          <w:kern w:val="0"/>
          <w:sz w:val="20"/>
          <w:szCs w:val="20"/>
          <w14:ligatures w14:val="none"/>
        </w:rPr>
      </w:pPr>
      <w:ins w:id="271" w:author="Brett A. Bustos" w:date="2026-04-09T15:55:00Z" w16du:dateUtc="2026-04-09T21:55:00Z">
        <w:r w:rsidRPr="00811C45">
          <w:rPr>
            <w:rFonts w:ascii="Arial" w:eastAsia="Times New Roman" w:hAnsi="Arial" w:cs="Arial"/>
            <w:color w:val="000000"/>
            <w:kern w:val="0"/>
            <w:sz w:val="20"/>
            <w:szCs w:val="20"/>
            <w14:ligatures w14:val="none"/>
          </w:rPr>
          <w:lastRenderedPageBreak/>
          <w:t>The non-citizen has lived in the U.S. in a qualified non-citizen status for five (5) years. The five (5) year waiting period begins on the date the non-citizen obtains status as a qualified non-citizen or enters the U.S. in a qualifying status.</w:t>
        </w:r>
      </w:ins>
    </w:p>
    <w:p w14:paraId="2A404115" w14:textId="77777777" w:rsidR="0073715E" w:rsidRPr="00811C45" w:rsidRDefault="0073715E" w:rsidP="0073715E">
      <w:pPr>
        <w:spacing w:before="240" w:after="0" w:line="240" w:lineRule="auto"/>
        <w:ind w:firstLine="720"/>
        <w:rPr>
          <w:ins w:id="272" w:author="Brett A. Bustos" w:date="2026-04-09T15:55:00Z" w16du:dateUtc="2026-04-09T21:55:00Z"/>
          <w:rFonts w:ascii="Arial" w:eastAsia="Times New Roman" w:hAnsi="Arial" w:cs="Arial"/>
          <w:kern w:val="0"/>
          <w:sz w:val="20"/>
          <w:szCs w:val="20"/>
          <w14:ligatures w14:val="none"/>
        </w:rPr>
      </w:pPr>
      <w:ins w:id="273" w:author="Brett A. Bustos" w:date="2026-05-04T11:27:00Z" w16du:dateUtc="2026-05-04T17:27:00Z">
        <w:r>
          <w:rPr>
            <w:rFonts w:ascii="Arial" w:eastAsia="Times New Roman" w:hAnsi="Arial" w:cs="Arial"/>
            <w:color w:val="000000"/>
            <w:kern w:val="0"/>
            <w:sz w:val="20"/>
            <w:szCs w:val="20"/>
            <w14:ligatures w14:val="none"/>
          </w:rPr>
          <w:t>2</w:t>
        </w:r>
      </w:ins>
      <w:ins w:id="274" w:author="Brett A. Bustos" w:date="2026-04-09T15:55:00Z" w16du:dateUtc="2026-04-09T21:55:00Z">
        <w:r w:rsidRPr="00811C45">
          <w:rPr>
            <w:rFonts w:ascii="Arial" w:eastAsia="Times New Roman" w:hAnsi="Arial" w:cs="Arial"/>
            <w:color w:val="000000"/>
            <w:kern w:val="0"/>
            <w:sz w:val="20"/>
            <w:szCs w:val="20"/>
            <w14:ligatures w14:val="none"/>
          </w:rPr>
          <w:t>.</w:t>
        </w:r>
        <w:r w:rsidRPr="00811C45">
          <w:rPr>
            <w:rFonts w:ascii="Arial" w:eastAsia="Times New Roman" w:hAnsi="Arial" w:cs="Arial"/>
            <w:color w:val="000000"/>
            <w:kern w:val="0"/>
            <w:sz w:val="20"/>
            <w:szCs w:val="20"/>
            <w14:ligatures w14:val="none"/>
          </w:rPr>
          <w:tab/>
          <w:t>Forty (40) Qualifying Work Quarters</w:t>
        </w:r>
      </w:ins>
    </w:p>
    <w:p w14:paraId="7E0D88AF" w14:textId="77777777" w:rsidR="0073715E" w:rsidRPr="00811C45" w:rsidRDefault="0073715E" w:rsidP="0073715E">
      <w:pPr>
        <w:spacing w:before="240" w:after="0" w:line="240" w:lineRule="auto"/>
        <w:ind w:left="1440"/>
        <w:rPr>
          <w:ins w:id="275" w:author="Brett A. Bustos" w:date="2026-04-09T15:55:00Z" w16du:dateUtc="2026-04-09T21:55:00Z"/>
          <w:rFonts w:ascii="Arial" w:eastAsia="Times New Roman" w:hAnsi="Arial" w:cs="Arial"/>
          <w:kern w:val="0"/>
          <w:sz w:val="20"/>
          <w:szCs w:val="20"/>
          <w14:ligatures w14:val="none"/>
        </w:rPr>
      </w:pPr>
      <w:ins w:id="276" w:author="Brett A. Bustos" w:date="2026-04-09T15:55:00Z" w16du:dateUtc="2026-04-09T21:55:00Z">
        <w:r w:rsidRPr="00811C45">
          <w:rPr>
            <w:rFonts w:ascii="Arial" w:eastAsia="Times New Roman" w:hAnsi="Arial" w:cs="Arial"/>
            <w:color w:val="000000"/>
            <w:kern w:val="0"/>
            <w:sz w:val="20"/>
            <w:szCs w:val="20"/>
            <w14:ligatures w14:val="none"/>
          </w:rPr>
          <w:t>A person shall have satisfied this additional condition if they are lawfully admitted for permanent residence while already possessing credit for forty (40) qualifying work quarters as defined under Title II of the Social Security Act. In some cases, an applicant may have work from employment that is not covered by Title II of the Social Security Act, but which is countable toward the forty (40) quarters test, and there are also cases in which SSA records do not show current year’s earnings. Such quarters are still countable for the forty (40) quarter test, but the individual non-citizen shall be responsible for providing evidence needed to verify the quarters.</w:t>
        </w:r>
      </w:ins>
    </w:p>
    <w:p w14:paraId="68419B68" w14:textId="77777777" w:rsidR="0073715E" w:rsidRPr="00811C45" w:rsidRDefault="0073715E" w:rsidP="0073715E">
      <w:pPr>
        <w:spacing w:before="240" w:after="0" w:line="240" w:lineRule="auto"/>
        <w:ind w:left="720" w:firstLine="720"/>
        <w:rPr>
          <w:ins w:id="277" w:author="Brett A. Bustos" w:date="2026-04-09T15:55:00Z" w16du:dateUtc="2026-04-09T21:55:00Z"/>
          <w:rFonts w:ascii="Arial" w:eastAsia="Times New Roman" w:hAnsi="Arial" w:cs="Arial"/>
          <w:kern w:val="0"/>
          <w:sz w:val="20"/>
          <w:szCs w:val="20"/>
          <w14:ligatures w14:val="none"/>
        </w:rPr>
      </w:pPr>
      <w:ins w:id="278" w:author="Brett A. Bustos" w:date="2026-05-04T11:27:00Z" w16du:dateUtc="2026-05-04T17:27:00Z">
        <w:r>
          <w:rPr>
            <w:rFonts w:ascii="Arial" w:eastAsia="Times New Roman" w:hAnsi="Arial" w:cs="Arial"/>
            <w:color w:val="000000"/>
            <w:kern w:val="0"/>
            <w:sz w:val="20"/>
            <w:szCs w:val="20"/>
            <w14:ligatures w14:val="none"/>
          </w:rPr>
          <w:t>a.</w:t>
        </w:r>
      </w:ins>
      <w:ins w:id="279" w:author="Brett A. Bustos" w:date="2026-04-09T15:55:00Z" w16du:dateUtc="2026-04-09T21:55:00Z">
        <w:r w:rsidRPr="00811C45">
          <w:rPr>
            <w:rFonts w:ascii="Arial" w:eastAsia="Times New Roman" w:hAnsi="Arial" w:cs="Arial"/>
            <w:color w:val="000000"/>
            <w:kern w:val="0"/>
            <w:sz w:val="20"/>
            <w:szCs w:val="20"/>
            <w14:ligatures w14:val="none"/>
          </w:rPr>
          <w:tab/>
          <w:t>The sum of work quarters can include:</w:t>
        </w:r>
      </w:ins>
    </w:p>
    <w:p w14:paraId="37F3CC1C" w14:textId="77777777" w:rsidR="0073715E" w:rsidRPr="00811C45" w:rsidRDefault="0073715E" w:rsidP="0073715E">
      <w:pPr>
        <w:spacing w:before="240" w:after="0" w:line="240" w:lineRule="auto"/>
        <w:ind w:left="1440" w:firstLine="720"/>
        <w:rPr>
          <w:ins w:id="280" w:author="Brett A. Bustos" w:date="2026-04-09T15:55:00Z" w16du:dateUtc="2026-04-09T21:55:00Z"/>
          <w:rFonts w:ascii="Arial" w:eastAsia="Times New Roman" w:hAnsi="Arial" w:cs="Arial"/>
          <w:kern w:val="0"/>
          <w:sz w:val="20"/>
          <w:szCs w:val="20"/>
          <w14:ligatures w14:val="none"/>
        </w:rPr>
      </w:pPr>
      <w:proofErr w:type="spellStart"/>
      <w:ins w:id="281" w:author="Brett A. Bustos" w:date="2026-05-04T11:29:00Z" w16du:dateUtc="2026-05-04T17:29:00Z">
        <w:r>
          <w:rPr>
            <w:rFonts w:ascii="Arial" w:eastAsia="Times New Roman" w:hAnsi="Arial" w:cs="Arial"/>
            <w:color w:val="000000"/>
            <w:kern w:val="0"/>
            <w:sz w:val="20"/>
            <w:szCs w:val="20"/>
            <w14:ligatures w14:val="none"/>
          </w:rPr>
          <w:t>i</w:t>
        </w:r>
        <w:proofErr w:type="spellEnd"/>
        <w:r>
          <w:rPr>
            <w:rFonts w:ascii="Arial" w:eastAsia="Times New Roman" w:hAnsi="Arial" w:cs="Arial"/>
            <w:color w:val="000000"/>
            <w:kern w:val="0"/>
            <w:sz w:val="20"/>
            <w:szCs w:val="20"/>
            <w14:ligatures w14:val="none"/>
          </w:rPr>
          <w:t>.</w:t>
        </w:r>
      </w:ins>
      <w:ins w:id="282" w:author="Brett A. Bustos" w:date="2026-04-09T15:55:00Z" w16du:dateUtc="2026-04-09T21:55:00Z">
        <w:r w:rsidRPr="00811C45">
          <w:rPr>
            <w:rFonts w:ascii="Arial" w:eastAsia="Times New Roman" w:hAnsi="Arial" w:cs="Arial"/>
            <w:color w:val="000000"/>
            <w:kern w:val="0"/>
            <w:sz w:val="20"/>
            <w:szCs w:val="20"/>
            <w14:ligatures w14:val="none"/>
          </w:rPr>
          <w:tab/>
          <w:t>Quarters the non-citizen worked;</w:t>
        </w:r>
      </w:ins>
    </w:p>
    <w:p w14:paraId="1EEA1428" w14:textId="77777777" w:rsidR="0073715E" w:rsidRPr="00811C45" w:rsidRDefault="0073715E" w:rsidP="0073715E">
      <w:pPr>
        <w:spacing w:before="240" w:after="0" w:line="240" w:lineRule="auto"/>
        <w:ind w:left="2880" w:hanging="720"/>
        <w:rPr>
          <w:ins w:id="283" w:author="Brett A. Bustos" w:date="2026-04-09T15:55:00Z" w16du:dateUtc="2026-04-09T21:55:00Z"/>
          <w:rFonts w:ascii="Arial" w:eastAsia="Times New Roman" w:hAnsi="Arial" w:cs="Arial"/>
          <w:kern w:val="0"/>
          <w:sz w:val="20"/>
          <w:szCs w:val="20"/>
          <w14:ligatures w14:val="none"/>
        </w:rPr>
      </w:pPr>
      <w:ins w:id="284" w:author="Brett A. Bustos" w:date="2026-05-04T11:29:00Z" w16du:dateUtc="2026-05-04T17:29:00Z">
        <w:r>
          <w:rPr>
            <w:rFonts w:ascii="Arial" w:eastAsia="Times New Roman" w:hAnsi="Arial" w:cs="Arial"/>
            <w:color w:val="000000"/>
            <w:kern w:val="0"/>
            <w:sz w:val="20"/>
            <w:szCs w:val="20"/>
            <w14:ligatures w14:val="none"/>
          </w:rPr>
          <w:t>ii.</w:t>
        </w:r>
      </w:ins>
      <w:ins w:id="285" w:author="Brett A. Bustos" w:date="2026-04-09T15:55:00Z" w16du:dateUtc="2026-04-09T21:55:00Z">
        <w:r w:rsidRPr="00811C45">
          <w:rPr>
            <w:rFonts w:ascii="Arial" w:eastAsia="Times New Roman" w:hAnsi="Arial" w:cs="Arial"/>
            <w:color w:val="000000"/>
            <w:kern w:val="0"/>
            <w:sz w:val="20"/>
            <w:szCs w:val="20"/>
            <w14:ligatures w14:val="none"/>
          </w:rPr>
          <w:tab/>
          <w:t>Quarters credited from the work of a parent of such a non-citizen while the non-citizen was under eighteen (18), which includes quarters worked before the non-citizen was born or adopted; or</w:t>
        </w:r>
      </w:ins>
    </w:p>
    <w:p w14:paraId="15140F09" w14:textId="77777777" w:rsidR="0073715E" w:rsidRPr="00811C45" w:rsidRDefault="0073715E" w:rsidP="0073715E">
      <w:pPr>
        <w:spacing w:before="240" w:after="0" w:line="240" w:lineRule="auto"/>
        <w:ind w:left="2880" w:hanging="720"/>
        <w:rPr>
          <w:ins w:id="286" w:author="Brett A. Bustos" w:date="2026-04-09T15:55:00Z" w16du:dateUtc="2026-04-09T21:55:00Z"/>
          <w:rFonts w:ascii="Arial" w:eastAsia="Times New Roman" w:hAnsi="Arial" w:cs="Arial"/>
          <w:kern w:val="0"/>
          <w:sz w:val="20"/>
          <w:szCs w:val="20"/>
          <w14:ligatures w14:val="none"/>
        </w:rPr>
      </w:pPr>
      <w:ins w:id="287" w:author="Brett A. Bustos" w:date="2026-05-04T11:29:00Z" w16du:dateUtc="2026-05-04T17:29:00Z">
        <w:r>
          <w:rPr>
            <w:rFonts w:ascii="Arial" w:eastAsia="Times New Roman" w:hAnsi="Arial" w:cs="Arial"/>
            <w:color w:val="000000"/>
            <w:kern w:val="0"/>
            <w:sz w:val="20"/>
            <w:szCs w:val="20"/>
            <w14:ligatures w14:val="none"/>
          </w:rPr>
          <w:t>iii.</w:t>
        </w:r>
      </w:ins>
      <w:ins w:id="288" w:author="Brett A. Bustos" w:date="2026-04-09T15:55:00Z" w16du:dateUtc="2026-04-09T21:55:00Z">
        <w:r w:rsidRPr="00811C45">
          <w:rPr>
            <w:rFonts w:ascii="Arial" w:eastAsia="Times New Roman" w:hAnsi="Arial" w:cs="Arial"/>
            <w:color w:val="000000"/>
            <w:kern w:val="0"/>
            <w:sz w:val="20"/>
            <w:szCs w:val="20"/>
            <w14:ligatures w14:val="none"/>
          </w:rPr>
          <w:tab/>
          <w:t xml:space="preserve">Quarters </w:t>
        </w:r>
        <w:proofErr w:type="gramStart"/>
        <w:r w:rsidRPr="00811C45">
          <w:rPr>
            <w:rFonts w:ascii="Arial" w:eastAsia="Times New Roman" w:hAnsi="Arial" w:cs="Arial"/>
            <w:color w:val="000000"/>
            <w:kern w:val="0"/>
            <w:sz w:val="20"/>
            <w:szCs w:val="20"/>
            <w14:ligatures w14:val="none"/>
          </w:rPr>
          <w:t>credited</w:t>
        </w:r>
        <w:proofErr w:type="gramEnd"/>
        <w:r w:rsidRPr="00811C45">
          <w:rPr>
            <w:rFonts w:ascii="Arial" w:eastAsia="Times New Roman" w:hAnsi="Arial" w:cs="Arial"/>
            <w:color w:val="000000"/>
            <w:kern w:val="0"/>
            <w:sz w:val="20"/>
            <w:szCs w:val="20"/>
            <w14:ligatures w14:val="none"/>
          </w:rPr>
          <w:t xml:space="preserve"> </w:t>
        </w:r>
        <w:proofErr w:type="gramStart"/>
        <w:r w:rsidRPr="00811C45">
          <w:rPr>
            <w:rFonts w:ascii="Arial" w:eastAsia="Times New Roman" w:hAnsi="Arial" w:cs="Arial"/>
            <w:color w:val="000000"/>
            <w:kern w:val="0"/>
            <w:sz w:val="20"/>
            <w:szCs w:val="20"/>
            <w14:ligatures w14:val="none"/>
          </w:rPr>
          <w:t>from</w:t>
        </w:r>
        <w:proofErr w:type="gramEnd"/>
        <w:r w:rsidRPr="00811C45">
          <w:rPr>
            <w:rFonts w:ascii="Arial" w:eastAsia="Times New Roman" w:hAnsi="Arial" w:cs="Arial"/>
            <w:color w:val="000000"/>
            <w:kern w:val="0"/>
            <w:sz w:val="20"/>
            <w:szCs w:val="20"/>
            <w14:ligatures w14:val="none"/>
          </w:rPr>
          <w:t xml:space="preserve"> the work of the non-citizen’s spouse. Quarters are only creditable to the non-citizen for work performed by his or her spouse if the couple is still legally married, or if the spouse becomes deceased while married to the non-citizen, and the work being credited to the non-citizen was performed after the marriage began.</w:t>
        </w:r>
      </w:ins>
    </w:p>
    <w:p w14:paraId="3D919134" w14:textId="77777777" w:rsidR="0073715E" w:rsidRPr="00811C45" w:rsidRDefault="0073715E" w:rsidP="0073715E">
      <w:pPr>
        <w:spacing w:before="240" w:after="0" w:line="240" w:lineRule="auto"/>
        <w:ind w:left="2880"/>
        <w:rPr>
          <w:ins w:id="289" w:author="Brett A. Bustos" w:date="2026-04-09T15:55:00Z" w16du:dateUtc="2026-04-09T21:55:00Z"/>
          <w:rFonts w:ascii="Arial" w:eastAsia="Times New Roman" w:hAnsi="Arial" w:cs="Arial"/>
          <w:kern w:val="0"/>
          <w:sz w:val="20"/>
          <w:szCs w:val="20"/>
          <w14:ligatures w14:val="none"/>
        </w:rPr>
      </w:pPr>
      <w:ins w:id="290" w:author="Brett A. Bustos" w:date="2026-04-09T15:55:00Z" w16du:dateUtc="2026-04-09T21:55:00Z">
        <w:r w:rsidRPr="00811C45">
          <w:rPr>
            <w:rFonts w:ascii="Arial" w:eastAsia="Times New Roman" w:hAnsi="Arial" w:cs="Arial"/>
            <w:color w:val="000000"/>
            <w:kern w:val="0"/>
            <w:sz w:val="20"/>
            <w:szCs w:val="20"/>
            <w14:ligatures w14:val="none"/>
          </w:rPr>
          <w:t>If a couple divorces prior to the determination of SNAP eligibility, a spouse may not get credit for quarters of their spouse. However, if the local office determines eligibility of a non-citizen based on the quarters of the spouse, and then the couple divorces, the non-citizen's eligibility continues until the next re-certification. At that time, the local office shall determine the non-citizen's eligibility without crediting the non-citizen with the former spouse's quarters of coverage.</w:t>
        </w:r>
      </w:ins>
    </w:p>
    <w:p w14:paraId="147C55EE" w14:textId="77777777" w:rsidR="0073715E" w:rsidRPr="00811C45" w:rsidRDefault="0073715E" w:rsidP="0073715E">
      <w:pPr>
        <w:spacing w:before="240" w:after="0" w:line="240" w:lineRule="auto"/>
        <w:ind w:left="720" w:firstLine="720"/>
        <w:rPr>
          <w:ins w:id="291" w:author="Brett A. Bustos" w:date="2026-04-09T15:55:00Z" w16du:dateUtc="2026-04-09T21:55:00Z"/>
          <w:rFonts w:ascii="Arial" w:eastAsia="Times New Roman" w:hAnsi="Arial" w:cs="Arial"/>
          <w:kern w:val="0"/>
          <w:sz w:val="20"/>
          <w:szCs w:val="20"/>
          <w14:ligatures w14:val="none"/>
        </w:rPr>
      </w:pPr>
      <w:ins w:id="292" w:author="Brett A. Bustos" w:date="2026-05-04T11:29:00Z" w16du:dateUtc="2026-05-04T17:29:00Z">
        <w:r>
          <w:rPr>
            <w:rFonts w:ascii="Arial" w:eastAsia="Times New Roman" w:hAnsi="Arial" w:cs="Arial"/>
            <w:color w:val="000000"/>
            <w:kern w:val="0"/>
            <w:sz w:val="20"/>
            <w:szCs w:val="20"/>
            <w14:ligatures w14:val="none"/>
          </w:rPr>
          <w:t>b.</w:t>
        </w:r>
      </w:ins>
      <w:ins w:id="293" w:author="Brett A. Bustos" w:date="2026-04-09T15:55:00Z" w16du:dateUtc="2026-04-09T21:55:00Z">
        <w:r w:rsidRPr="00811C45">
          <w:rPr>
            <w:rFonts w:ascii="Arial" w:eastAsia="Times New Roman" w:hAnsi="Arial" w:cs="Arial"/>
            <w:color w:val="000000"/>
            <w:kern w:val="0"/>
            <w:sz w:val="20"/>
            <w:szCs w:val="20"/>
            <w14:ligatures w14:val="none"/>
          </w:rPr>
          <w:tab/>
          <w:t>The sum of work quarters cannot include:</w:t>
        </w:r>
      </w:ins>
    </w:p>
    <w:p w14:paraId="00F93D5E" w14:textId="77777777" w:rsidR="0073715E" w:rsidRPr="00811C45" w:rsidRDefault="0073715E" w:rsidP="0073715E">
      <w:pPr>
        <w:spacing w:before="240" w:after="0" w:line="240" w:lineRule="auto"/>
        <w:ind w:left="1440" w:firstLine="720"/>
        <w:rPr>
          <w:rFonts w:ascii="Arial" w:eastAsia="Times New Roman" w:hAnsi="Arial" w:cs="Arial"/>
          <w:kern w:val="0"/>
          <w:sz w:val="20"/>
          <w:szCs w:val="20"/>
          <w14:ligatures w14:val="none"/>
        </w:rPr>
      </w:pPr>
      <w:proofErr w:type="spellStart"/>
      <w:ins w:id="294" w:author="Brett A. Bustos" w:date="2026-05-04T11:29:00Z" w16du:dateUtc="2026-05-04T17:29:00Z">
        <w:r>
          <w:rPr>
            <w:rFonts w:ascii="Arial" w:eastAsia="Times New Roman" w:hAnsi="Arial" w:cs="Arial"/>
            <w:color w:val="000000"/>
            <w:kern w:val="0"/>
            <w:sz w:val="20"/>
            <w:szCs w:val="20"/>
            <w14:ligatures w14:val="none"/>
          </w:rPr>
          <w:t>i</w:t>
        </w:r>
        <w:proofErr w:type="spellEnd"/>
        <w:r>
          <w:rPr>
            <w:rFonts w:ascii="Arial" w:eastAsia="Times New Roman" w:hAnsi="Arial" w:cs="Arial"/>
            <w:color w:val="000000"/>
            <w:kern w:val="0"/>
            <w:sz w:val="20"/>
            <w:szCs w:val="20"/>
            <w14:ligatures w14:val="none"/>
          </w:rPr>
          <w:t>.</w:t>
        </w:r>
      </w:ins>
      <w:ins w:id="295" w:author="Brett A. Bustos" w:date="2026-04-09T15:55:00Z" w16du:dateUtc="2026-04-09T21:55:00Z">
        <w:r w:rsidRPr="00811C45">
          <w:rPr>
            <w:rFonts w:ascii="Arial" w:eastAsia="Times New Roman" w:hAnsi="Arial" w:cs="Arial"/>
            <w:color w:val="000000"/>
            <w:kern w:val="0"/>
            <w:sz w:val="20"/>
            <w:szCs w:val="20"/>
            <w14:ligatures w14:val="none"/>
          </w:rPr>
          <w:tab/>
          <w:t>Quarters in which not enough income was earned to qualify, or,</w:t>
        </w:r>
      </w:ins>
    </w:p>
    <w:p w14:paraId="74B3F193" w14:textId="77777777" w:rsidR="0073715E" w:rsidRDefault="0073715E" w:rsidP="0073715E">
      <w:pPr>
        <w:spacing w:before="240" w:after="0" w:line="240" w:lineRule="auto"/>
        <w:ind w:left="2880" w:hanging="720"/>
        <w:rPr>
          <w:ins w:id="296" w:author="Brett A. Bustos" w:date="2026-05-04T15:25:00Z" w16du:dateUtc="2026-05-04T21:25:00Z"/>
          <w:rFonts w:ascii="Arial" w:eastAsia="Times New Roman" w:hAnsi="Arial" w:cs="Arial"/>
          <w:color w:val="000000"/>
          <w:kern w:val="0"/>
          <w:sz w:val="20"/>
          <w:szCs w:val="20"/>
          <w14:ligatures w14:val="none"/>
        </w:rPr>
      </w:pPr>
      <w:ins w:id="297" w:author="Brett A. Bustos" w:date="2026-05-04T11:29:00Z" w16du:dateUtc="2026-05-04T17:29:00Z">
        <w:r>
          <w:rPr>
            <w:rFonts w:ascii="Arial" w:eastAsia="Times New Roman" w:hAnsi="Arial" w:cs="Arial"/>
            <w:color w:val="000000"/>
            <w:kern w:val="0"/>
            <w:sz w:val="20"/>
            <w:szCs w:val="20"/>
            <w14:ligatures w14:val="none"/>
          </w:rPr>
          <w:t>ii.</w:t>
        </w:r>
      </w:ins>
      <w:ins w:id="298" w:author="Brett A. Bustos" w:date="2026-04-09T15:55:00Z" w16du:dateUtc="2026-04-09T21:55:00Z">
        <w:r w:rsidRPr="00811C45">
          <w:rPr>
            <w:rFonts w:ascii="Arial" w:eastAsia="Times New Roman" w:hAnsi="Arial" w:cs="Arial"/>
            <w:color w:val="000000"/>
            <w:kern w:val="0"/>
            <w:sz w:val="20"/>
            <w:szCs w:val="20"/>
            <w14:ligatures w14:val="none"/>
          </w:rPr>
          <w:tab/>
          <w:t>Quarters earned after December 31, 1996, cannot be counted if the non-citizen, during the quarter, received SNAP or any other federal means-tested public benefits, such as Medicaid, SSI, TANF, or state Children’s Health Insurance Program.</w:t>
        </w:r>
      </w:ins>
    </w:p>
    <w:p w14:paraId="3647779C" w14:textId="77777777" w:rsidR="0073715E" w:rsidRDefault="0073715E" w:rsidP="0073715E">
      <w:pPr>
        <w:pStyle w:val="NormalWeb"/>
        <w:spacing w:before="240" w:beforeAutospacing="0" w:after="0" w:afterAutospacing="0"/>
        <w:ind w:left="1440" w:hanging="720"/>
        <w:rPr>
          <w:ins w:id="299" w:author="Brett A. Bustos" w:date="2026-05-04T15:26:00Z" w16du:dateUtc="2026-05-04T21:26:00Z"/>
        </w:rPr>
      </w:pPr>
      <w:ins w:id="300" w:author="Brett A. Bustos" w:date="2026-05-04T15:26:00Z" w16du:dateUtc="2026-05-04T21:26:00Z">
        <w:r>
          <w:rPr>
            <w:rFonts w:ascii="Arial" w:hAnsi="Arial" w:cs="Arial"/>
            <w:color w:val="000000"/>
            <w:sz w:val="20"/>
            <w:szCs w:val="20"/>
          </w:rPr>
          <w:t>3.</w:t>
        </w:r>
        <w:r>
          <w:rPr>
            <w:rFonts w:ascii="Arial" w:hAnsi="Arial" w:cs="Arial"/>
            <w:color w:val="000000"/>
            <w:sz w:val="20"/>
            <w:szCs w:val="20"/>
          </w:rPr>
          <w:tab/>
          <w:t>Children Under Eighteen (18)</w:t>
        </w:r>
      </w:ins>
    </w:p>
    <w:p w14:paraId="6EC46D91" w14:textId="77777777" w:rsidR="0073715E" w:rsidRDefault="0073715E" w:rsidP="0073715E">
      <w:pPr>
        <w:pStyle w:val="NormalWeb"/>
        <w:spacing w:before="240" w:beforeAutospacing="0" w:after="0" w:afterAutospacing="0"/>
        <w:ind w:left="1440"/>
        <w:rPr>
          <w:ins w:id="301" w:author="Brett A. Bustos" w:date="2026-05-04T15:26:00Z" w16du:dateUtc="2026-05-04T21:26:00Z"/>
        </w:rPr>
      </w:pPr>
      <w:ins w:id="302" w:author="Brett A. Bustos" w:date="2026-05-04T15:26:00Z" w16du:dateUtc="2026-05-04T21:26:00Z">
        <w:r>
          <w:rPr>
            <w:rFonts w:ascii="Arial" w:hAnsi="Arial" w:cs="Arial"/>
            <w:color w:val="000000"/>
            <w:sz w:val="20"/>
            <w:szCs w:val="20"/>
          </w:rPr>
          <w:t>A non-citizen under eighteen (18) years of age in a qualified non-citizen status who lawfully resides in the U.S. When the non-citizen turns eighteen (18), non-citizen eligibility shall be reviewed.</w:t>
        </w:r>
      </w:ins>
    </w:p>
    <w:p w14:paraId="00AC41F9" w14:textId="77777777" w:rsidR="0073715E" w:rsidRDefault="0073715E" w:rsidP="0073715E">
      <w:pPr>
        <w:pStyle w:val="NormalWeb"/>
        <w:spacing w:before="240" w:beforeAutospacing="0" w:after="0" w:afterAutospacing="0"/>
        <w:ind w:left="1440" w:hanging="720"/>
        <w:rPr>
          <w:ins w:id="303" w:author="Brett A. Bustos" w:date="2026-05-04T15:26:00Z" w16du:dateUtc="2026-05-04T21:26:00Z"/>
        </w:rPr>
      </w:pPr>
      <w:ins w:id="304" w:author="Brett A. Bustos" w:date="2026-05-04T15:27:00Z" w16du:dateUtc="2026-05-04T21:27:00Z">
        <w:r>
          <w:rPr>
            <w:rFonts w:ascii="Arial" w:hAnsi="Arial" w:cs="Arial"/>
            <w:color w:val="000000"/>
            <w:sz w:val="20"/>
            <w:szCs w:val="20"/>
          </w:rPr>
          <w:t>4</w:t>
        </w:r>
      </w:ins>
      <w:ins w:id="305" w:author="Brett A. Bustos" w:date="2026-05-04T15:26:00Z" w16du:dateUtc="2026-05-04T21:26:00Z">
        <w:r>
          <w:rPr>
            <w:rFonts w:ascii="Arial" w:hAnsi="Arial" w:cs="Arial"/>
            <w:color w:val="000000"/>
            <w:sz w:val="20"/>
            <w:szCs w:val="20"/>
          </w:rPr>
          <w:t>.</w:t>
        </w:r>
        <w:r>
          <w:rPr>
            <w:rStyle w:val="apple-tab-span"/>
            <w:rFonts w:ascii="Arial" w:eastAsiaTheme="majorEastAsia" w:hAnsi="Arial" w:cs="Arial"/>
            <w:color w:val="000000"/>
            <w:sz w:val="20"/>
            <w:szCs w:val="20"/>
          </w:rPr>
          <w:tab/>
        </w:r>
        <w:r>
          <w:rPr>
            <w:rFonts w:ascii="Arial" w:hAnsi="Arial" w:cs="Arial"/>
            <w:color w:val="000000"/>
            <w:sz w:val="20"/>
            <w:szCs w:val="20"/>
          </w:rPr>
          <w:t>Blind or Person with Disabilities</w:t>
        </w:r>
      </w:ins>
    </w:p>
    <w:p w14:paraId="6B6BAF51" w14:textId="77777777" w:rsidR="0073715E" w:rsidRDefault="0073715E" w:rsidP="0073715E">
      <w:pPr>
        <w:pStyle w:val="NormalWeb"/>
        <w:spacing w:before="240" w:beforeAutospacing="0" w:after="0" w:afterAutospacing="0"/>
        <w:ind w:left="1440"/>
        <w:rPr>
          <w:ins w:id="306" w:author="Brett A. Bustos" w:date="2026-05-04T15:26:00Z" w16du:dateUtc="2026-05-04T21:26:00Z"/>
        </w:rPr>
      </w:pPr>
      <w:ins w:id="307" w:author="Brett A. Bustos" w:date="2026-05-04T15:26:00Z" w16du:dateUtc="2026-05-04T21:26:00Z">
        <w:r>
          <w:rPr>
            <w:rFonts w:ascii="Arial" w:hAnsi="Arial" w:cs="Arial"/>
            <w:color w:val="000000"/>
            <w:sz w:val="20"/>
            <w:szCs w:val="20"/>
          </w:rPr>
          <w:lastRenderedPageBreak/>
          <w:t>A non-citizen who is blind or a person with a disability if the non-citizen is receiving benefits or assistance for their condition regardless of entry date.</w:t>
        </w:r>
      </w:ins>
    </w:p>
    <w:p w14:paraId="1D31A9AB" w14:textId="77777777" w:rsidR="0073715E" w:rsidRDefault="0073715E" w:rsidP="0073715E">
      <w:pPr>
        <w:pStyle w:val="NormalWeb"/>
        <w:spacing w:before="240" w:beforeAutospacing="0" w:after="0" w:afterAutospacing="0"/>
        <w:ind w:left="1440" w:hanging="720"/>
        <w:rPr>
          <w:ins w:id="308" w:author="Brett A. Bustos" w:date="2026-05-04T15:26:00Z" w16du:dateUtc="2026-05-04T21:26:00Z"/>
        </w:rPr>
      </w:pPr>
      <w:ins w:id="309" w:author="Brett A. Bustos" w:date="2026-05-04T15:27:00Z" w16du:dateUtc="2026-05-04T21:27:00Z">
        <w:r>
          <w:rPr>
            <w:rFonts w:ascii="Arial" w:hAnsi="Arial" w:cs="Arial"/>
            <w:color w:val="000000"/>
            <w:sz w:val="20"/>
            <w:szCs w:val="20"/>
          </w:rPr>
          <w:t>5</w:t>
        </w:r>
      </w:ins>
      <w:ins w:id="310" w:author="Brett A. Bustos" w:date="2026-05-04T15:26:00Z" w16du:dateUtc="2026-05-04T21:26:00Z">
        <w:r>
          <w:rPr>
            <w:rFonts w:ascii="Arial" w:hAnsi="Arial" w:cs="Arial"/>
            <w:color w:val="000000"/>
            <w:sz w:val="20"/>
            <w:szCs w:val="20"/>
          </w:rPr>
          <w:t>.</w:t>
        </w:r>
        <w:r>
          <w:rPr>
            <w:rStyle w:val="apple-tab-span"/>
            <w:rFonts w:ascii="Arial" w:eastAsiaTheme="majorEastAsia" w:hAnsi="Arial" w:cs="Arial"/>
            <w:color w:val="000000"/>
            <w:sz w:val="20"/>
            <w:szCs w:val="20"/>
          </w:rPr>
          <w:tab/>
        </w:r>
        <w:r>
          <w:rPr>
            <w:rFonts w:ascii="Arial" w:hAnsi="Arial" w:cs="Arial"/>
            <w:color w:val="000000"/>
            <w:sz w:val="20"/>
            <w:szCs w:val="20"/>
          </w:rPr>
          <w:t xml:space="preserve">Born on or before August 22, </w:t>
        </w:r>
        <w:proofErr w:type="gramStart"/>
        <w:r>
          <w:rPr>
            <w:rFonts w:ascii="Arial" w:hAnsi="Arial" w:cs="Arial"/>
            <w:color w:val="000000"/>
            <w:sz w:val="20"/>
            <w:szCs w:val="20"/>
          </w:rPr>
          <w:t>1931</w:t>
        </w:r>
        <w:proofErr w:type="gramEnd"/>
        <w:r>
          <w:rPr>
            <w:rFonts w:ascii="Arial" w:hAnsi="Arial" w:cs="Arial"/>
            <w:color w:val="000000"/>
            <w:sz w:val="20"/>
            <w:szCs w:val="20"/>
          </w:rPr>
          <w:t xml:space="preserve"> who lawfully resided in the U.S. on August 22, 1996.</w:t>
        </w:r>
      </w:ins>
    </w:p>
    <w:p w14:paraId="1546D213" w14:textId="77777777" w:rsidR="0073715E" w:rsidRDefault="0073715E" w:rsidP="0073715E">
      <w:pPr>
        <w:pStyle w:val="NormalWeb"/>
        <w:spacing w:before="240" w:beforeAutospacing="0" w:after="0" w:afterAutospacing="0"/>
        <w:ind w:left="1440" w:hanging="720"/>
        <w:rPr>
          <w:ins w:id="311" w:author="Brett A. Bustos" w:date="2026-05-04T15:26:00Z" w16du:dateUtc="2026-05-04T21:26:00Z"/>
        </w:rPr>
      </w:pPr>
      <w:ins w:id="312" w:author="Brett A. Bustos" w:date="2026-05-04T15:27:00Z" w16du:dateUtc="2026-05-04T21:27:00Z">
        <w:r>
          <w:rPr>
            <w:rFonts w:ascii="Arial" w:hAnsi="Arial" w:cs="Arial"/>
            <w:color w:val="000000"/>
            <w:sz w:val="20"/>
            <w:szCs w:val="20"/>
          </w:rPr>
          <w:t>6</w:t>
        </w:r>
      </w:ins>
      <w:ins w:id="313" w:author="Brett A. Bustos" w:date="2026-05-04T15:26:00Z" w16du:dateUtc="2026-05-04T21:26:00Z">
        <w:r>
          <w:rPr>
            <w:rFonts w:ascii="Arial" w:hAnsi="Arial" w:cs="Arial"/>
            <w:color w:val="000000"/>
            <w:sz w:val="20"/>
            <w:szCs w:val="20"/>
          </w:rPr>
          <w:t>.</w:t>
        </w:r>
        <w:r>
          <w:rPr>
            <w:rStyle w:val="apple-tab-span"/>
            <w:rFonts w:ascii="Arial" w:eastAsiaTheme="majorEastAsia" w:hAnsi="Arial" w:cs="Arial"/>
            <w:color w:val="000000"/>
            <w:sz w:val="20"/>
            <w:szCs w:val="20"/>
          </w:rPr>
          <w:tab/>
        </w:r>
        <w:r>
          <w:rPr>
            <w:rFonts w:ascii="Arial" w:hAnsi="Arial" w:cs="Arial"/>
            <w:color w:val="000000"/>
            <w:sz w:val="20"/>
            <w:szCs w:val="20"/>
          </w:rPr>
          <w:t>Military Connection</w:t>
        </w:r>
      </w:ins>
    </w:p>
    <w:p w14:paraId="58F5EB48" w14:textId="77777777" w:rsidR="0073715E" w:rsidRDefault="0073715E" w:rsidP="0073715E">
      <w:pPr>
        <w:pStyle w:val="NormalWeb"/>
        <w:spacing w:before="240" w:beforeAutospacing="0" w:after="0" w:afterAutospacing="0"/>
        <w:ind w:left="2160" w:hanging="720"/>
        <w:rPr>
          <w:ins w:id="314" w:author="Brett A. Bustos" w:date="2026-05-04T15:26:00Z" w16du:dateUtc="2026-05-04T21:26:00Z"/>
        </w:rPr>
      </w:pPr>
      <w:ins w:id="315" w:author="Brett A. Bustos" w:date="2026-05-04T15:28:00Z" w16du:dateUtc="2026-05-04T21:28:00Z">
        <w:r>
          <w:rPr>
            <w:rFonts w:ascii="Arial" w:hAnsi="Arial" w:cs="Arial"/>
            <w:color w:val="000000"/>
            <w:sz w:val="20"/>
            <w:szCs w:val="20"/>
          </w:rPr>
          <w:t>a.</w:t>
        </w:r>
      </w:ins>
      <w:ins w:id="316" w:author="Brett A. Bustos" w:date="2026-05-04T15:26:00Z" w16du:dateUtc="2026-05-04T21:26:00Z">
        <w:r>
          <w:rPr>
            <w:rStyle w:val="apple-tab-span"/>
            <w:rFonts w:ascii="Arial" w:eastAsiaTheme="majorEastAsia" w:hAnsi="Arial" w:cs="Arial"/>
            <w:color w:val="000000"/>
            <w:sz w:val="20"/>
            <w:szCs w:val="20"/>
          </w:rPr>
          <w:tab/>
        </w:r>
        <w:r>
          <w:rPr>
            <w:rFonts w:ascii="Arial" w:hAnsi="Arial" w:cs="Arial"/>
            <w:color w:val="000000"/>
            <w:sz w:val="20"/>
            <w:szCs w:val="20"/>
          </w:rPr>
          <w:t>Qualified non-citizens with a military connection, including an individual who is lawfully residing in a state and is on active duty, other than training, in the military, excluding national guard; or,</w:t>
        </w:r>
      </w:ins>
    </w:p>
    <w:p w14:paraId="6D5014D3" w14:textId="77777777" w:rsidR="0073715E" w:rsidRDefault="0073715E" w:rsidP="0073715E">
      <w:pPr>
        <w:pStyle w:val="NormalWeb"/>
        <w:spacing w:before="240" w:beforeAutospacing="0" w:after="0" w:afterAutospacing="0"/>
        <w:ind w:left="2160" w:hanging="720"/>
        <w:rPr>
          <w:ins w:id="317" w:author="Brett A. Bustos" w:date="2026-05-04T15:26:00Z" w16du:dateUtc="2026-05-04T21:26:00Z"/>
        </w:rPr>
      </w:pPr>
      <w:ins w:id="318" w:author="Brett A. Bustos" w:date="2026-05-04T15:28:00Z" w16du:dateUtc="2026-05-04T21:28:00Z">
        <w:r>
          <w:rPr>
            <w:rStyle w:val="apple-tab-span"/>
            <w:rFonts w:ascii="Arial" w:eastAsiaTheme="majorEastAsia" w:hAnsi="Arial" w:cs="Arial"/>
            <w:color w:val="000000"/>
            <w:sz w:val="20"/>
            <w:szCs w:val="20"/>
          </w:rPr>
          <w:t>b.</w:t>
        </w:r>
      </w:ins>
      <w:ins w:id="319" w:author="Brett A. Bustos" w:date="2026-05-04T15:26:00Z" w16du:dateUtc="2026-05-04T21:26:00Z">
        <w:r>
          <w:rPr>
            <w:rStyle w:val="apple-tab-span"/>
            <w:rFonts w:ascii="Arial" w:eastAsiaTheme="majorEastAsia" w:hAnsi="Arial" w:cs="Arial"/>
            <w:color w:val="000000"/>
            <w:sz w:val="20"/>
            <w:szCs w:val="20"/>
          </w:rPr>
          <w:tab/>
        </w:r>
        <w:r>
          <w:rPr>
            <w:rFonts w:ascii="Arial" w:hAnsi="Arial" w:cs="Arial"/>
            <w:color w:val="000000"/>
            <w:sz w:val="20"/>
            <w:szCs w:val="20"/>
          </w:rPr>
          <w:t>An honorably discharged veteran, as defined in Section 101 of Title 38, U.S.C, whose discharge is not because of immigration status, who fulfills the minimum active-duty service requirements. This includes an individual who died in active military duty, naval or air service. This provision extends to the spouse, un-remarried surviving spouse, and unmarried dependent children. A discharge “under honorable conditions,” which is not the same as an honorable discharge, does not meet this requirement.</w:t>
        </w:r>
      </w:ins>
    </w:p>
    <w:p w14:paraId="343BE388" w14:textId="77777777" w:rsidR="0073715E" w:rsidRDefault="0073715E" w:rsidP="0073715E">
      <w:pPr>
        <w:pStyle w:val="NormalWeb"/>
        <w:spacing w:before="240" w:beforeAutospacing="0" w:after="0" w:afterAutospacing="0"/>
        <w:ind w:left="720" w:firstLine="720"/>
        <w:rPr>
          <w:ins w:id="320" w:author="Brett A. Bustos" w:date="2026-05-04T15:26:00Z" w16du:dateUtc="2026-05-04T21:26:00Z"/>
        </w:rPr>
      </w:pPr>
      <w:ins w:id="321" w:author="Brett A. Bustos" w:date="2026-05-04T15:28:00Z" w16du:dateUtc="2026-05-04T21:28:00Z">
        <w:r>
          <w:rPr>
            <w:rFonts w:ascii="Arial" w:hAnsi="Arial" w:cs="Arial"/>
            <w:color w:val="000000"/>
            <w:sz w:val="20"/>
            <w:szCs w:val="20"/>
          </w:rPr>
          <w:t>c.</w:t>
        </w:r>
      </w:ins>
      <w:ins w:id="322" w:author="Brett A. Bustos" w:date="2026-05-04T15:26:00Z" w16du:dateUtc="2026-05-04T21:26:00Z">
        <w:r>
          <w:rPr>
            <w:rStyle w:val="apple-tab-span"/>
            <w:rFonts w:ascii="Arial" w:eastAsiaTheme="majorEastAsia" w:hAnsi="Arial" w:cs="Arial"/>
            <w:color w:val="000000"/>
            <w:sz w:val="20"/>
            <w:szCs w:val="20"/>
          </w:rPr>
          <w:tab/>
        </w:r>
        <w:r>
          <w:rPr>
            <w:rFonts w:ascii="Arial" w:hAnsi="Arial" w:cs="Arial"/>
            <w:color w:val="000000"/>
            <w:sz w:val="20"/>
            <w:szCs w:val="20"/>
          </w:rPr>
          <w:t>The definition of “veteran” shall also include:</w:t>
        </w:r>
      </w:ins>
    </w:p>
    <w:p w14:paraId="78949C10" w14:textId="77777777" w:rsidR="0073715E" w:rsidRDefault="0073715E" w:rsidP="0073715E">
      <w:pPr>
        <w:pStyle w:val="NormalWeb"/>
        <w:spacing w:before="240" w:beforeAutospacing="0" w:after="0" w:afterAutospacing="0"/>
        <w:ind w:left="2880" w:hanging="720"/>
        <w:rPr>
          <w:ins w:id="323" w:author="Brett A. Bustos" w:date="2026-05-04T15:26:00Z" w16du:dateUtc="2026-05-04T21:26:00Z"/>
        </w:rPr>
      </w:pPr>
      <w:proofErr w:type="spellStart"/>
      <w:ins w:id="324" w:author="Brett A. Bustos" w:date="2026-05-04T15:28:00Z" w16du:dateUtc="2026-05-04T21:28:00Z">
        <w:r>
          <w:rPr>
            <w:rFonts w:ascii="Arial" w:hAnsi="Arial" w:cs="Arial"/>
            <w:color w:val="000000"/>
            <w:sz w:val="20"/>
            <w:szCs w:val="20"/>
          </w:rPr>
          <w:t>i</w:t>
        </w:r>
      </w:ins>
      <w:proofErr w:type="spellEnd"/>
      <w:ins w:id="325" w:author="Brett A. Bustos" w:date="2026-05-04T15:26:00Z" w16du:dateUtc="2026-05-04T21:26:00Z">
        <w:r>
          <w:rPr>
            <w:rFonts w:ascii="Arial" w:hAnsi="Arial" w:cs="Arial"/>
            <w:color w:val="000000"/>
            <w:sz w:val="20"/>
            <w:szCs w:val="20"/>
          </w:rPr>
          <w:t>.</w:t>
        </w:r>
        <w:r>
          <w:rPr>
            <w:rStyle w:val="apple-tab-span"/>
            <w:rFonts w:ascii="Arial" w:eastAsiaTheme="majorEastAsia" w:hAnsi="Arial" w:cs="Arial"/>
            <w:color w:val="000000"/>
            <w:sz w:val="20"/>
            <w:szCs w:val="20"/>
          </w:rPr>
          <w:tab/>
        </w:r>
        <w:r>
          <w:rPr>
            <w:rFonts w:ascii="Arial" w:hAnsi="Arial" w:cs="Arial"/>
            <w:color w:val="000000"/>
            <w:sz w:val="20"/>
            <w:szCs w:val="20"/>
          </w:rPr>
          <w:t>An individual who served before July 1, 1946, in the organized military forces of the Commonwealth of the Philippines while such forces were in the service of the Armed Forces of the U.S. or in the Philippine Scouts; or,</w:t>
        </w:r>
      </w:ins>
    </w:p>
    <w:p w14:paraId="783412D6" w14:textId="77777777" w:rsidR="0073715E" w:rsidRDefault="0073715E" w:rsidP="0073715E">
      <w:pPr>
        <w:pStyle w:val="NormalWeb"/>
        <w:spacing w:before="240" w:beforeAutospacing="0" w:after="0" w:afterAutospacing="0"/>
        <w:ind w:left="2880" w:hanging="720"/>
        <w:rPr>
          <w:ins w:id="326" w:author="Brett A. Bustos" w:date="2026-05-04T15:26:00Z" w16du:dateUtc="2026-05-04T21:26:00Z"/>
        </w:rPr>
      </w:pPr>
      <w:ins w:id="327" w:author="Brett A. Bustos" w:date="2026-05-04T15:28:00Z" w16du:dateUtc="2026-05-04T21:28:00Z">
        <w:r>
          <w:rPr>
            <w:rFonts w:ascii="Arial" w:hAnsi="Arial" w:cs="Arial"/>
            <w:color w:val="000000"/>
            <w:sz w:val="20"/>
            <w:szCs w:val="20"/>
          </w:rPr>
          <w:t>ii</w:t>
        </w:r>
      </w:ins>
      <w:ins w:id="328" w:author="Brett A. Bustos" w:date="2026-05-04T15:26:00Z" w16du:dateUtc="2026-05-04T21:26:00Z">
        <w:r>
          <w:rPr>
            <w:rFonts w:ascii="Arial" w:hAnsi="Arial" w:cs="Arial"/>
            <w:color w:val="000000"/>
            <w:sz w:val="20"/>
            <w:szCs w:val="20"/>
          </w:rPr>
          <w:t>.</w:t>
        </w:r>
        <w:r>
          <w:rPr>
            <w:rStyle w:val="apple-tab-span"/>
            <w:rFonts w:ascii="Arial" w:eastAsiaTheme="majorEastAsia" w:hAnsi="Arial" w:cs="Arial"/>
            <w:color w:val="000000"/>
            <w:sz w:val="20"/>
            <w:szCs w:val="20"/>
          </w:rPr>
          <w:tab/>
        </w:r>
        <w:r>
          <w:rPr>
            <w:rFonts w:ascii="Arial" w:hAnsi="Arial" w:cs="Arial"/>
            <w:color w:val="000000"/>
            <w:sz w:val="20"/>
            <w:szCs w:val="20"/>
          </w:rPr>
          <w:t>An individual who is on active duty (other than active duty for training) in the Armed Forces of the United States, or the spouse of such a person; or,</w:t>
        </w:r>
      </w:ins>
    </w:p>
    <w:p w14:paraId="00C393DB" w14:textId="77777777" w:rsidR="0073715E" w:rsidRDefault="0073715E" w:rsidP="0073715E">
      <w:pPr>
        <w:pStyle w:val="NormalWeb"/>
        <w:spacing w:before="240" w:beforeAutospacing="0" w:after="0" w:afterAutospacing="0"/>
        <w:ind w:left="2880" w:hanging="720"/>
        <w:rPr>
          <w:ins w:id="329" w:author="Brett A. Bustos" w:date="2026-05-04T15:26:00Z" w16du:dateUtc="2026-05-04T21:26:00Z"/>
        </w:rPr>
      </w:pPr>
      <w:ins w:id="330" w:author="Brett A. Bustos" w:date="2026-05-04T15:29:00Z" w16du:dateUtc="2026-05-04T21:29:00Z">
        <w:r>
          <w:rPr>
            <w:rFonts w:ascii="Arial" w:hAnsi="Arial" w:cs="Arial"/>
            <w:color w:val="000000"/>
            <w:sz w:val="20"/>
            <w:szCs w:val="20"/>
          </w:rPr>
          <w:t>iii</w:t>
        </w:r>
      </w:ins>
      <w:ins w:id="331" w:author="Brett A. Bustos" w:date="2026-05-04T15:26:00Z" w16du:dateUtc="2026-05-04T21:26:00Z">
        <w:r>
          <w:rPr>
            <w:rFonts w:ascii="Arial" w:hAnsi="Arial" w:cs="Arial"/>
            <w:color w:val="000000"/>
            <w:sz w:val="20"/>
            <w:szCs w:val="20"/>
          </w:rPr>
          <w:t>.</w:t>
        </w:r>
        <w:r>
          <w:rPr>
            <w:rStyle w:val="apple-tab-span"/>
            <w:rFonts w:ascii="Arial" w:eastAsiaTheme="majorEastAsia" w:hAnsi="Arial" w:cs="Arial"/>
            <w:color w:val="000000"/>
            <w:sz w:val="20"/>
            <w:szCs w:val="20"/>
          </w:rPr>
          <w:tab/>
        </w:r>
        <w:r>
          <w:rPr>
            <w:rFonts w:ascii="Arial" w:hAnsi="Arial" w:cs="Arial"/>
            <w:color w:val="000000"/>
            <w:sz w:val="20"/>
            <w:szCs w:val="20"/>
          </w:rPr>
          <w:t>The spouse of a veteran who served at least twenty-four (24) months in the Armed Forces. This includes the spouse of a deceased veteran, provided the marriage fulfilled the requirements of 38 U.S.C. 1304, and the spouse has not remarried; or</w:t>
        </w:r>
      </w:ins>
    </w:p>
    <w:p w14:paraId="6A0BF2A0" w14:textId="77777777" w:rsidR="0073715E" w:rsidRDefault="0073715E" w:rsidP="0073715E">
      <w:pPr>
        <w:pStyle w:val="NormalWeb"/>
        <w:spacing w:before="240" w:beforeAutospacing="0" w:after="0" w:afterAutospacing="0"/>
        <w:ind w:left="2880" w:hanging="720"/>
        <w:rPr>
          <w:ins w:id="332" w:author="Brett A. Bustos" w:date="2026-05-04T15:26:00Z" w16du:dateUtc="2026-05-04T21:26:00Z"/>
        </w:rPr>
      </w:pPr>
      <w:ins w:id="333" w:author="Brett A. Bustos" w:date="2026-05-04T15:29:00Z" w16du:dateUtc="2026-05-04T21:29:00Z">
        <w:r>
          <w:rPr>
            <w:rFonts w:ascii="Arial" w:hAnsi="Arial" w:cs="Arial"/>
            <w:color w:val="000000"/>
            <w:sz w:val="20"/>
            <w:szCs w:val="20"/>
          </w:rPr>
          <w:t>iv</w:t>
        </w:r>
      </w:ins>
      <w:ins w:id="334" w:author="Brett A. Bustos" w:date="2026-05-04T15:26:00Z" w16du:dateUtc="2026-05-04T21:26:00Z">
        <w:r>
          <w:rPr>
            <w:rFonts w:ascii="Arial" w:hAnsi="Arial" w:cs="Arial"/>
            <w:color w:val="000000"/>
            <w:sz w:val="20"/>
            <w:szCs w:val="20"/>
          </w:rPr>
          <w:t>.</w:t>
        </w:r>
        <w:r>
          <w:rPr>
            <w:rStyle w:val="apple-tab-span"/>
            <w:rFonts w:ascii="Arial" w:eastAsiaTheme="majorEastAsia" w:hAnsi="Arial" w:cs="Arial"/>
            <w:color w:val="000000"/>
            <w:sz w:val="20"/>
            <w:szCs w:val="20"/>
          </w:rPr>
          <w:tab/>
        </w:r>
        <w:r>
          <w:rPr>
            <w:rFonts w:ascii="Arial" w:hAnsi="Arial" w:cs="Arial"/>
            <w:color w:val="000000"/>
            <w:sz w:val="20"/>
            <w:szCs w:val="20"/>
          </w:rPr>
          <w:t>An unmarried dependent child of a veteran who is under the age of eighteen (18) or, if a full-time student, under the age of twenty- two (22); or,</w:t>
        </w:r>
      </w:ins>
    </w:p>
    <w:p w14:paraId="6767DB8F" w14:textId="77777777" w:rsidR="0073715E" w:rsidRDefault="0073715E" w:rsidP="0073715E">
      <w:pPr>
        <w:pStyle w:val="NormalWeb"/>
        <w:spacing w:before="240" w:beforeAutospacing="0" w:after="0" w:afterAutospacing="0"/>
        <w:ind w:left="2880" w:hanging="720"/>
        <w:rPr>
          <w:ins w:id="335" w:author="Brett A. Bustos" w:date="2026-05-04T15:26:00Z" w16du:dateUtc="2026-05-04T21:26:00Z"/>
        </w:rPr>
      </w:pPr>
      <w:ins w:id="336" w:author="Brett A. Bustos" w:date="2026-05-04T15:29:00Z" w16du:dateUtc="2026-05-04T21:29:00Z">
        <w:r>
          <w:rPr>
            <w:rFonts w:ascii="Arial" w:hAnsi="Arial" w:cs="Arial"/>
            <w:color w:val="000000"/>
            <w:sz w:val="20"/>
            <w:szCs w:val="20"/>
          </w:rPr>
          <w:t>v</w:t>
        </w:r>
      </w:ins>
      <w:ins w:id="337" w:author="Brett A. Bustos" w:date="2026-05-04T15:26:00Z" w16du:dateUtc="2026-05-04T21:26:00Z">
        <w:r>
          <w:rPr>
            <w:rFonts w:ascii="Arial" w:hAnsi="Arial" w:cs="Arial"/>
            <w:color w:val="000000"/>
            <w:sz w:val="20"/>
            <w:szCs w:val="20"/>
          </w:rPr>
          <w:t>.</w:t>
        </w:r>
        <w:r>
          <w:rPr>
            <w:rStyle w:val="apple-tab-span"/>
            <w:rFonts w:ascii="Arial" w:eastAsiaTheme="majorEastAsia" w:hAnsi="Arial" w:cs="Arial"/>
            <w:color w:val="000000"/>
            <w:sz w:val="20"/>
            <w:szCs w:val="20"/>
          </w:rPr>
          <w:tab/>
        </w:r>
        <w:r>
          <w:rPr>
            <w:rFonts w:ascii="Arial" w:hAnsi="Arial" w:cs="Arial"/>
            <w:color w:val="000000"/>
            <w:sz w:val="20"/>
            <w:szCs w:val="20"/>
          </w:rPr>
          <w:t>Unmarried dependent child of a deceased veteran provided such child was dependent upon the veteran at the time of the veteran's death; or an unmarried child with disabilities age eighteen (18) or older if the child with disabilities was disabled and dependent upon the deceased veteran prior to the child's eighteenth (18th) birthday.</w:t>
        </w:r>
      </w:ins>
      <w:ins w:id="338" w:author="Brett A. Bustos" w:date="2026-05-04T15:29:00Z" w16du:dateUtc="2026-05-04T21:29:00Z">
        <w:r>
          <w:rPr>
            <w:rFonts w:ascii="Arial" w:hAnsi="Arial" w:cs="Arial"/>
            <w:color w:val="000000"/>
            <w:sz w:val="20"/>
            <w:szCs w:val="20"/>
          </w:rPr>
          <w:t xml:space="preserve"> </w:t>
        </w:r>
      </w:ins>
      <w:ins w:id="339" w:author="Brett A. Bustos" w:date="2026-05-04T15:26:00Z" w16du:dateUtc="2026-05-04T21:26:00Z">
        <w:r>
          <w:rPr>
            <w:rFonts w:ascii="Arial" w:hAnsi="Arial" w:cs="Arial"/>
            <w:color w:val="000000"/>
            <w:sz w:val="20"/>
            <w:szCs w:val="20"/>
          </w:rPr>
          <w:t>For purposes of this provision, “child” means the legally adopted or biological child of the veteran.</w:t>
        </w:r>
      </w:ins>
    </w:p>
    <w:p w14:paraId="165EF6C9" w14:textId="77777777" w:rsidR="0073715E" w:rsidRPr="00811C45" w:rsidRDefault="0073715E" w:rsidP="0073715E">
      <w:pPr>
        <w:spacing w:before="240" w:after="0" w:line="240" w:lineRule="auto"/>
        <w:rPr>
          <w:rFonts w:ascii="Arial" w:eastAsia="Times New Roman" w:hAnsi="Arial" w:cs="Arial"/>
          <w:kern w:val="0"/>
          <w:sz w:val="20"/>
          <w:szCs w:val="20"/>
          <w14:ligatures w14:val="none"/>
        </w:rPr>
      </w:pPr>
    </w:p>
    <w:p w14:paraId="542E3DD5" w14:textId="77777777" w:rsidR="0073715E" w:rsidRPr="00811C45" w:rsidRDefault="0073715E" w:rsidP="0073715E">
      <w:pPr>
        <w:rPr>
          <w:rFonts w:ascii="Arial" w:hAnsi="Arial" w:cs="Arial"/>
          <w:sz w:val="20"/>
          <w:szCs w:val="20"/>
        </w:rPr>
      </w:pPr>
      <w:r w:rsidRPr="00811C45">
        <w:rPr>
          <w:rFonts w:ascii="Arial" w:hAnsi="Arial" w:cs="Arial"/>
          <w:b/>
          <w:bCs/>
          <w:sz w:val="20"/>
          <w:szCs w:val="20"/>
        </w:rPr>
        <w:t>4.305.1</w:t>
      </w:r>
      <w:r w:rsidRPr="00811C45">
        <w:rPr>
          <w:rFonts w:ascii="Arial" w:hAnsi="Arial" w:cs="Arial"/>
          <w:b/>
          <w:bCs/>
          <w:sz w:val="20"/>
          <w:szCs w:val="20"/>
        </w:rPr>
        <w:tab/>
        <w:t>Non-Citizens Ineligible for Participation in SNAP</w:t>
      </w:r>
    </w:p>
    <w:p w14:paraId="0D06F2CB" w14:textId="77777777" w:rsidR="0073715E" w:rsidRPr="00811C45" w:rsidRDefault="0073715E" w:rsidP="0073715E">
      <w:pPr>
        <w:rPr>
          <w:rFonts w:ascii="Arial" w:hAnsi="Arial" w:cs="Arial"/>
          <w:sz w:val="20"/>
          <w:szCs w:val="20"/>
        </w:rPr>
      </w:pPr>
      <w:r w:rsidRPr="00811C45">
        <w:rPr>
          <w:rFonts w:ascii="Arial" w:hAnsi="Arial" w:cs="Arial"/>
          <w:sz w:val="20"/>
          <w:szCs w:val="20"/>
        </w:rPr>
        <w:t>The following non-citizens are not eligible to participate in SNAP as a member of any household.</w:t>
      </w:r>
    </w:p>
    <w:p w14:paraId="5E9D0420" w14:textId="77777777" w:rsidR="0073715E" w:rsidRPr="00811C45" w:rsidRDefault="0073715E" w:rsidP="0073715E">
      <w:pPr>
        <w:ind w:left="720" w:hanging="720"/>
        <w:rPr>
          <w:rFonts w:ascii="Arial" w:hAnsi="Arial" w:cs="Arial"/>
          <w:sz w:val="20"/>
          <w:szCs w:val="20"/>
        </w:rPr>
      </w:pPr>
      <w:r w:rsidRPr="00811C45">
        <w:rPr>
          <w:rFonts w:ascii="Arial" w:hAnsi="Arial" w:cs="Arial"/>
          <w:sz w:val="20"/>
          <w:szCs w:val="20"/>
        </w:rPr>
        <w:t>A.</w:t>
      </w:r>
      <w:r w:rsidRPr="00811C45">
        <w:rPr>
          <w:rFonts w:ascii="Arial" w:hAnsi="Arial" w:cs="Arial"/>
          <w:sz w:val="20"/>
          <w:szCs w:val="20"/>
        </w:rPr>
        <w:tab/>
        <w:t>Non-citizens who are lawfully present in the U.S. but not in a qualified status, such a</w:t>
      </w:r>
      <w:r>
        <w:rPr>
          <w:rFonts w:ascii="Arial" w:hAnsi="Arial" w:cs="Arial"/>
          <w:sz w:val="20"/>
          <w:szCs w:val="20"/>
        </w:rPr>
        <w:t>s</w:t>
      </w:r>
      <w:ins w:id="340" w:author="Brett A. Bustos" w:date="2026-05-04T14:21:00Z" w16du:dateUtc="2026-05-04T20:21:00Z">
        <w:r>
          <w:rPr>
            <w:rFonts w:ascii="Arial" w:hAnsi="Arial" w:cs="Arial"/>
            <w:sz w:val="20"/>
            <w:szCs w:val="20"/>
          </w:rPr>
          <w:t xml:space="preserve"> refugees, parolees,</w:t>
        </w:r>
      </w:ins>
      <w:r w:rsidRPr="00811C45">
        <w:rPr>
          <w:rFonts w:ascii="Arial" w:hAnsi="Arial" w:cs="Arial"/>
          <w:sz w:val="20"/>
          <w:szCs w:val="20"/>
        </w:rPr>
        <w:t xml:space="preserve"> students</w:t>
      </w:r>
      <w:ins w:id="341" w:author="Brett A. Bustos" w:date="2026-05-04T14:21:00Z" w16du:dateUtc="2026-05-04T20:21:00Z">
        <w:r>
          <w:rPr>
            <w:rFonts w:ascii="Arial" w:hAnsi="Arial" w:cs="Arial"/>
            <w:sz w:val="20"/>
            <w:szCs w:val="20"/>
          </w:rPr>
          <w:t>,</w:t>
        </w:r>
      </w:ins>
      <w:r w:rsidRPr="00811C45">
        <w:rPr>
          <w:rFonts w:ascii="Arial" w:hAnsi="Arial" w:cs="Arial"/>
          <w:sz w:val="20"/>
          <w:szCs w:val="20"/>
        </w:rPr>
        <w:t xml:space="preserve"> and H-1B Visa workers</w:t>
      </w:r>
      <w:ins w:id="342" w:author="Brett A. Bustos" w:date="2026-05-04T14:17:00Z" w16du:dateUtc="2026-05-04T20:17:00Z">
        <w:r>
          <w:rPr>
            <w:rFonts w:ascii="Arial" w:hAnsi="Arial" w:cs="Arial"/>
            <w:sz w:val="20"/>
            <w:szCs w:val="20"/>
          </w:rPr>
          <w:t xml:space="preserve">. Qualified statuses are listed in </w:t>
        </w:r>
      </w:ins>
      <w:ins w:id="343" w:author="Brett A. Bustos" w:date="2026-05-04T14:18:00Z" w16du:dateUtc="2026-05-04T20:18:00Z">
        <w:r>
          <w:rPr>
            <w:rFonts w:ascii="Arial" w:hAnsi="Arial" w:cs="Arial"/>
            <w:sz w:val="20"/>
            <w:szCs w:val="20"/>
          </w:rPr>
          <w:t>4.305(B)</w:t>
        </w:r>
      </w:ins>
      <w:r w:rsidRPr="00811C45">
        <w:rPr>
          <w:rFonts w:ascii="Arial" w:hAnsi="Arial" w:cs="Arial"/>
          <w:sz w:val="20"/>
          <w:szCs w:val="20"/>
        </w:rPr>
        <w:t>;</w:t>
      </w:r>
    </w:p>
    <w:p w14:paraId="48B42A2C" w14:textId="77777777" w:rsidR="0073715E" w:rsidRPr="00811C45" w:rsidRDefault="0073715E" w:rsidP="0073715E">
      <w:pPr>
        <w:ind w:left="720" w:hanging="720"/>
        <w:rPr>
          <w:rFonts w:ascii="Arial" w:hAnsi="Arial" w:cs="Arial"/>
          <w:sz w:val="20"/>
          <w:szCs w:val="20"/>
        </w:rPr>
      </w:pPr>
      <w:r w:rsidRPr="00811C45">
        <w:rPr>
          <w:rFonts w:ascii="Arial" w:hAnsi="Arial" w:cs="Arial"/>
          <w:sz w:val="20"/>
          <w:szCs w:val="20"/>
        </w:rPr>
        <w:t>B.</w:t>
      </w:r>
      <w:r w:rsidRPr="00811C45">
        <w:rPr>
          <w:rFonts w:ascii="Arial" w:hAnsi="Arial" w:cs="Arial"/>
          <w:sz w:val="20"/>
          <w:szCs w:val="20"/>
        </w:rPr>
        <w:tab/>
        <w:t>Undocumented non-citizens (e.g., individuals who entered the country as temporary residents and overstayed their visas or who entered without a visa);</w:t>
      </w:r>
    </w:p>
    <w:p w14:paraId="42C2BF10" w14:textId="77777777" w:rsidR="0073715E" w:rsidRPr="00811C45" w:rsidRDefault="0073715E" w:rsidP="0073715E">
      <w:pPr>
        <w:rPr>
          <w:rFonts w:ascii="Arial" w:hAnsi="Arial" w:cs="Arial"/>
          <w:sz w:val="20"/>
          <w:szCs w:val="20"/>
        </w:rPr>
      </w:pPr>
      <w:r w:rsidRPr="00811C45">
        <w:rPr>
          <w:rFonts w:ascii="Arial" w:hAnsi="Arial" w:cs="Arial"/>
          <w:sz w:val="20"/>
          <w:szCs w:val="20"/>
        </w:rPr>
        <w:lastRenderedPageBreak/>
        <w:t>C.</w:t>
      </w:r>
      <w:r w:rsidRPr="00811C45">
        <w:rPr>
          <w:rFonts w:ascii="Arial" w:hAnsi="Arial" w:cs="Arial"/>
          <w:sz w:val="20"/>
          <w:szCs w:val="20"/>
        </w:rPr>
        <w:tab/>
        <w:t>Non-citizen visitors;</w:t>
      </w:r>
    </w:p>
    <w:p w14:paraId="4428A3ED" w14:textId="77777777" w:rsidR="0073715E" w:rsidRPr="00811C45" w:rsidRDefault="0073715E" w:rsidP="0073715E">
      <w:pPr>
        <w:rPr>
          <w:rFonts w:ascii="Arial" w:hAnsi="Arial" w:cs="Arial"/>
          <w:sz w:val="20"/>
          <w:szCs w:val="20"/>
        </w:rPr>
      </w:pPr>
      <w:r w:rsidRPr="00811C45">
        <w:rPr>
          <w:rFonts w:ascii="Arial" w:hAnsi="Arial" w:cs="Arial"/>
          <w:sz w:val="20"/>
          <w:szCs w:val="20"/>
        </w:rPr>
        <w:t>D.</w:t>
      </w:r>
      <w:r w:rsidRPr="00811C45">
        <w:rPr>
          <w:rFonts w:ascii="Arial" w:hAnsi="Arial" w:cs="Arial"/>
          <w:sz w:val="20"/>
          <w:szCs w:val="20"/>
        </w:rPr>
        <w:tab/>
        <w:t>Tourists;</w:t>
      </w:r>
    </w:p>
    <w:p w14:paraId="66259024" w14:textId="77777777" w:rsidR="0073715E" w:rsidRPr="00811C45" w:rsidRDefault="0073715E" w:rsidP="0073715E">
      <w:pPr>
        <w:rPr>
          <w:rFonts w:ascii="Arial" w:hAnsi="Arial" w:cs="Arial"/>
          <w:sz w:val="20"/>
          <w:szCs w:val="20"/>
        </w:rPr>
      </w:pPr>
      <w:r w:rsidRPr="00811C45">
        <w:rPr>
          <w:rFonts w:ascii="Arial" w:hAnsi="Arial" w:cs="Arial"/>
          <w:sz w:val="20"/>
          <w:szCs w:val="20"/>
        </w:rPr>
        <w:t>E.</w:t>
      </w:r>
      <w:r w:rsidRPr="00811C45">
        <w:rPr>
          <w:rFonts w:ascii="Arial" w:hAnsi="Arial" w:cs="Arial"/>
          <w:sz w:val="20"/>
          <w:szCs w:val="20"/>
        </w:rPr>
        <w:tab/>
        <w:t>Diplomats;</w:t>
      </w:r>
    </w:p>
    <w:p w14:paraId="4A179523" w14:textId="77777777" w:rsidR="0073715E" w:rsidRPr="00811C45" w:rsidRDefault="0073715E" w:rsidP="0073715E">
      <w:pPr>
        <w:ind w:left="720" w:hanging="720"/>
        <w:rPr>
          <w:rFonts w:ascii="Arial" w:hAnsi="Arial" w:cs="Arial"/>
          <w:sz w:val="20"/>
          <w:szCs w:val="20"/>
        </w:rPr>
      </w:pPr>
      <w:r w:rsidRPr="00811C45">
        <w:rPr>
          <w:rFonts w:ascii="Arial" w:hAnsi="Arial" w:cs="Arial"/>
          <w:sz w:val="20"/>
          <w:szCs w:val="20"/>
        </w:rPr>
        <w:t>F.</w:t>
      </w:r>
      <w:r w:rsidRPr="00811C45">
        <w:rPr>
          <w:rFonts w:ascii="Arial" w:hAnsi="Arial" w:cs="Arial"/>
          <w:sz w:val="20"/>
          <w:szCs w:val="20"/>
        </w:rPr>
        <w:tab/>
        <w:t>Students who enter the U.S. temporarily with no intention of abandoning their residence in a foreign country;</w:t>
      </w:r>
    </w:p>
    <w:p w14:paraId="05C13450" w14:textId="77777777" w:rsidR="0073715E" w:rsidRPr="00811C45" w:rsidRDefault="0073715E" w:rsidP="0073715E">
      <w:pPr>
        <w:ind w:left="720" w:hanging="720"/>
        <w:rPr>
          <w:rFonts w:ascii="Arial" w:hAnsi="Arial" w:cs="Arial"/>
          <w:sz w:val="20"/>
          <w:szCs w:val="20"/>
        </w:rPr>
      </w:pPr>
      <w:r w:rsidRPr="00811C45">
        <w:rPr>
          <w:rFonts w:ascii="Arial" w:hAnsi="Arial" w:cs="Arial"/>
          <w:sz w:val="20"/>
          <w:szCs w:val="20"/>
        </w:rPr>
        <w:t>G.</w:t>
      </w:r>
      <w:r w:rsidRPr="00811C45">
        <w:rPr>
          <w:rFonts w:ascii="Arial" w:hAnsi="Arial" w:cs="Arial"/>
          <w:sz w:val="20"/>
          <w:szCs w:val="20"/>
        </w:rPr>
        <w:tab/>
        <w:t>Individuals granted temporary protection status (TPS), unless in some other qualifying status;</w:t>
      </w:r>
    </w:p>
    <w:p w14:paraId="6000974F" w14:textId="77777777" w:rsidR="0073715E" w:rsidRPr="00811C45" w:rsidDel="0063036B" w:rsidRDefault="0073715E" w:rsidP="0073715E">
      <w:pPr>
        <w:ind w:left="720" w:hanging="720"/>
        <w:rPr>
          <w:del w:id="344" w:author="Brett A. Bustos" w:date="2026-05-04T11:02:00Z" w16du:dateUtc="2026-05-04T17:02:00Z"/>
          <w:rFonts w:ascii="Arial" w:hAnsi="Arial" w:cs="Arial"/>
          <w:sz w:val="20"/>
          <w:szCs w:val="20"/>
        </w:rPr>
      </w:pPr>
      <w:del w:id="345" w:author="Brett A. Bustos" w:date="2026-05-04T11:02:00Z" w16du:dateUtc="2026-05-04T17:02:00Z">
        <w:r w:rsidRPr="00811C45" w:rsidDel="0063036B">
          <w:rPr>
            <w:rFonts w:ascii="Arial" w:hAnsi="Arial" w:cs="Arial"/>
            <w:sz w:val="20"/>
            <w:szCs w:val="20"/>
          </w:rPr>
          <w:delText>H.</w:delText>
        </w:r>
        <w:r w:rsidRPr="00811C45" w:rsidDel="0063036B">
          <w:rPr>
            <w:rFonts w:ascii="Arial" w:hAnsi="Arial" w:cs="Arial"/>
            <w:sz w:val="20"/>
            <w:szCs w:val="20"/>
          </w:rPr>
          <w:tab/>
          <w:delText>Citizens of nations under Compact of Free Association agreements (Palau, Micronesia, and the Marshall Islands) who have been admitted under those agreements are not qualified non-citizens. These individuals may otherwise reside, work, and study in the U.S.; and,</w:delText>
        </w:r>
      </w:del>
    </w:p>
    <w:p w14:paraId="11B99F06" w14:textId="77777777" w:rsidR="0073715E" w:rsidRPr="00E25E38" w:rsidRDefault="0073715E" w:rsidP="0073715E">
      <w:pPr>
        <w:ind w:left="720" w:hanging="720"/>
        <w:rPr>
          <w:rFonts w:ascii="Arial" w:hAnsi="Arial" w:cs="Arial"/>
          <w:sz w:val="20"/>
          <w:szCs w:val="20"/>
        </w:rPr>
      </w:pPr>
      <w:del w:id="346" w:author="Brett A. Bustos" w:date="2026-05-04T11:02:00Z" w16du:dateUtc="2026-05-04T17:02:00Z">
        <w:r w:rsidRPr="00811C45" w:rsidDel="0063036B">
          <w:rPr>
            <w:rFonts w:ascii="Arial" w:hAnsi="Arial" w:cs="Arial"/>
            <w:sz w:val="20"/>
            <w:szCs w:val="20"/>
          </w:rPr>
          <w:delText>I</w:delText>
        </w:r>
      </w:del>
      <w:ins w:id="347" w:author="Brett A. Bustos" w:date="2026-05-04T11:02:00Z" w16du:dateUtc="2026-05-04T17:02:00Z">
        <w:r>
          <w:rPr>
            <w:rFonts w:ascii="Arial" w:hAnsi="Arial" w:cs="Arial"/>
            <w:sz w:val="20"/>
            <w:szCs w:val="20"/>
          </w:rPr>
          <w:t>H</w:t>
        </w:r>
      </w:ins>
      <w:r w:rsidRPr="00811C45">
        <w:rPr>
          <w:rFonts w:ascii="Arial" w:hAnsi="Arial" w:cs="Arial"/>
          <w:sz w:val="20"/>
          <w:szCs w:val="20"/>
        </w:rPr>
        <w:t>.</w:t>
      </w:r>
      <w:r w:rsidRPr="00811C45">
        <w:rPr>
          <w:rFonts w:ascii="Arial" w:hAnsi="Arial" w:cs="Arial"/>
          <w:sz w:val="20"/>
          <w:szCs w:val="20"/>
        </w:rPr>
        <w:tab/>
        <w:t>Individuals with U Visas, including minor children under the age of eighteen (18), are ineligible as they have temporary status and are not considered qualified non-citizens. However, if the individual adjusts to qualified non-citizen status, such as LPR</w:t>
      </w:r>
      <w:del w:id="348" w:author="Brett A. Bustos" w:date="2026-05-06T10:59:00Z" w16du:dateUtc="2026-05-06T16:59:00Z">
        <w:r w:rsidRPr="00811C45" w:rsidDel="00120BF9">
          <w:rPr>
            <w:rFonts w:ascii="Arial" w:hAnsi="Arial" w:cs="Arial"/>
            <w:sz w:val="20"/>
            <w:szCs w:val="20"/>
          </w:rPr>
          <w:delText xml:space="preserve"> or battered immigrant status</w:delText>
        </w:r>
      </w:del>
      <w:r w:rsidRPr="00811C45">
        <w:rPr>
          <w:rFonts w:ascii="Arial" w:hAnsi="Arial" w:cs="Arial"/>
          <w:sz w:val="20"/>
          <w:szCs w:val="20"/>
        </w:rPr>
        <w:t>, then the individual’s non-citizen eligibility shall be reviewed under the new status.</w:t>
      </w:r>
    </w:p>
    <w:p w14:paraId="19165D2F" w14:textId="77777777" w:rsidR="0073715E" w:rsidRPr="00811C45" w:rsidRDefault="0073715E" w:rsidP="0073715E">
      <w:pPr>
        <w:rPr>
          <w:rFonts w:ascii="Arial" w:hAnsi="Arial" w:cs="Arial"/>
          <w:sz w:val="20"/>
          <w:szCs w:val="20"/>
        </w:rPr>
      </w:pPr>
      <w:r>
        <w:rPr>
          <w:rFonts w:ascii="Arial" w:hAnsi="Arial" w:cs="Arial"/>
          <w:sz w:val="20"/>
          <w:szCs w:val="20"/>
        </w:rPr>
        <w:t>*****</w:t>
      </w:r>
    </w:p>
    <w:p w14:paraId="0A0189CD" w14:textId="77777777" w:rsidR="0073715E" w:rsidRPr="00811C45" w:rsidRDefault="0073715E" w:rsidP="0073715E">
      <w:pPr>
        <w:rPr>
          <w:rFonts w:ascii="Arial" w:hAnsi="Arial" w:cs="Arial"/>
          <w:b/>
          <w:bCs/>
          <w:sz w:val="20"/>
          <w:szCs w:val="20"/>
        </w:rPr>
      </w:pPr>
      <w:r w:rsidRPr="00811C45">
        <w:rPr>
          <w:rFonts w:ascii="Arial" w:hAnsi="Arial" w:cs="Arial"/>
          <w:b/>
          <w:bCs/>
          <w:sz w:val="20"/>
          <w:szCs w:val="20"/>
        </w:rPr>
        <w:t>4.310</w:t>
      </w:r>
      <w:r w:rsidRPr="00811C45">
        <w:rPr>
          <w:rFonts w:ascii="Arial" w:hAnsi="Arial" w:cs="Arial"/>
          <w:b/>
          <w:bCs/>
          <w:sz w:val="20"/>
          <w:szCs w:val="20"/>
        </w:rPr>
        <w:tab/>
        <w:t>GENERAL WORK REQUIREMENTS</w:t>
      </w:r>
    </w:p>
    <w:p w14:paraId="78103A03" w14:textId="77777777" w:rsidR="0073715E" w:rsidRPr="00811C45" w:rsidRDefault="0073715E" w:rsidP="0073715E">
      <w:pPr>
        <w:rPr>
          <w:rFonts w:ascii="Arial" w:hAnsi="Arial" w:cs="Arial"/>
          <w:sz w:val="20"/>
          <w:szCs w:val="20"/>
        </w:rPr>
      </w:pPr>
      <w:r w:rsidRPr="00811C45">
        <w:rPr>
          <w:rFonts w:ascii="Arial" w:hAnsi="Arial" w:cs="Arial"/>
          <w:sz w:val="20"/>
          <w:szCs w:val="20"/>
        </w:rPr>
        <w:t>As a condition of eligibility for SNAP, each household member not determined to be exempt must comply with the following work requirements:</w:t>
      </w:r>
    </w:p>
    <w:p w14:paraId="218E7C4E" w14:textId="77777777" w:rsidR="0073715E" w:rsidRPr="00811C45" w:rsidRDefault="0073715E" w:rsidP="0073715E">
      <w:pPr>
        <w:ind w:left="720" w:hanging="720"/>
        <w:rPr>
          <w:rFonts w:ascii="Arial" w:hAnsi="Arial" w:cs="Arial"/>
          <w:sz w:val="20"/>
          <w:szCs w:val="20"/>
        </w:rPr>
      </w:pPr>
      <w:r w:rsidRPr="00811C45">
        <w:rPr>
          <w:rFonts w:ascii="Arial" w:hAnsi="Arial" w:cs="Arial"/>
          <w:sz w:val="20"/>
          <w:szCs w:val="20"/>
        </w:rPr>
        <w:t>A.</w:t>
      </w:r>
      <w:r w:rsidRPr="00811C45">
        <w:rPr>
          <w:rFonts w:ascii="Arial" w:hAnsi="Arial" w:cs="Arial"/>
          <w:sz w:val="20"/>
          <w:szCs w:val="20"/>
        </w:rPr>
        <w:tab/>
        <w:t xml:space="preserve">Register for work at the time of initial application and at every recertification by signing the application </w:t>
      </w:r>
      <w:del w:id="349" w:author="Brett A. Bustos" w:date="2026-04-06T10:25:00Z" w16du:dateUtc="2026-04-06T16:25:00Z">
        <w:r w:rsidRPr="00811C45" w:rsidDel="004B69BD">
          <w:rPr>
            <w:rFonts w:ascii="Arial" w:hAnsi="Arial" w:cs="Arial"/>
            <w:sz w:val="20"/>
            <w:szCs w:val="20"/>
          </w:rPr>
          <w:delText xml:space="preserve">for assistance </w:delText>
        </w:r>
      </w:del>
      <w:r w:rsidRPr="00811C45">
        <w:rPr>
          <w:rFonts w:ascii="Arial" w:hAnsi="Arial" w:cs="Arial"/>
          <w:sz w:val="20"/>
          <w:szCs w:val="20"/>
        </w:rPr>
        <w:t>or recertification. The application must be signed by the member required to register, an authorized representative, or by another adult household member; and</w:t>
      </w:r>
    </w:p>
    <w:p w14:paraId="72436F82" w14:textId="77777777" w:rsidR="0073715E" w:rsidRPr="00811C45" w:rsidRDefault="0073715E" w:rsidP="0073715E">
      <w:pPr>
        <w:ind w:left="720" w:hanging="720"/>
        <w:rPr>
          <w:rFonts w:ascii="Arial" w:hAnsi="Arial" w:cs="Arial"/>
          <w:sz w:val="20"/>
          <w:szCs w:val="20"/>
        </w:rPr>
      </w:pPr>
      <w:r w:rsidRPr="00811C45">
        <w:rPr>
          <w:rFonts w:ascii="Arial" w:hAnsi="Arial" w:cs="Arial"/>
          <w:sz w:val="20"/>
          <w:szCs w:val="20"/>
        </w:rPr>
        <w:t>B.</w:t>
      </w:r>
      <w:r w:rsidRPr="00811C45">
        <w:rPr>
          <w:rFonts w:ascii="Arial" w:hAnsi="Arial" w:cs="Arial"/>
          <w:sz w:val="20"/>
          <w:szCs w:val="20"/>
        </w:rPr>
        <w:tab/>
        <w:t xml:space="preserve">Provide the eligibility </w:t>
      </w:r>
      <w:ins w:id="350" w:author="Brett A. Bustos" w:date="2026-03-31T12:47:00Z" w16du:dateUtc="2026-03-31T18:47:00Z">
        <w:r w:rsidRPr="00811C45">
          <w:rPr>
            <w:rFonts w:ascii="Arial" w:hAnsi="Arial" w:cs="Arial"/>
            <w:sz w:val="20"/>
            <w:szCs w:val="20"/>
          </w:rPr>
          <w:t xml:space="preserve">technician </w:t>
        </w:r>
      </w:ins>
      <w:del w:id="351" w:author="Brett A. Bustos" w:date="2026-03-31T12:47:00Z" w16du:dateUtc="2026-03-31T18:47:00Z">
        <w:r w:rsidRPr="00811C45" w:rsidDel="007C2F51">
          <w:rPr>
            <w:rFonts w:ascii="Arial" w:hAnsi="Arial" w:cs="Arial"/>
            <w:sz w:val="20"/>
            <w:szCs w:val="20"/>
          </w:rPr>
          <w:delText xml:space="preserve">techncian </w:delText>
        </w:r>
      </w:del>
      <w:r w:rsidRPr="00811C45">
        <w:rPr>
          <w:rFonts w:ascii="Arial" w:hAnsi="Arial" w:cs="Arial"/>
          <w:sz w:val="20"/>
          <w:szCs w:val="20"/>
        </w:rPr>
        <w:t>with sufficient information regarding employment status or availability for work; and</w:t>
      </w:r>
    </w:p>
    <w:p w14:paraId="2019D0C1" w14:textId="77777777" w:rsidR="0073715E" w:rsidRPr="00811C45" w:rsidRDefault="0073715E" w:rsidP="0073715E">
      <w:pPr>
        <w:rPr>
          <w:rFonts w:ascii="Arial" w:hAnsi="Arial" w:cs="Arial"/>
          <w:sz w:val="20"/>
          <w:szCs w:val="20"/>
        </w:rPr>
      </w:pPr>
      <w:r w:rsidRPr="00811C45">
        <w:rPr>
          <w:rFonts w:ascii="Arial" w:hAnsi="Arial" w:cs="Arial"/>
          <w:sz w:val="20"/>
          <w:szCs w:val="20"/>
        </w:rPr>
        <w:t>C.</w:t>
      </w:r>
      <w:r w:rsidRPr="00811C45">
        <w:rPr>
          <w:rFonts w:ascii="Arial" w:hAnsi="Arial" w:cs="Arial"/>
          <w:sz w:val="20"/>
          <w:szCs w:val="20"/>
        </w:rPr>
        <w:tab/>
        <w:t>Cannot commit an act of voluntary quit; and</w:t>
      </w:r>
    </w:p>
    <w:p w14:paraId="196A3FC7" w14:textId="77777777" w:rsidR="0073715E" w:rsidRPr="00811C45" w:rsidRDefault="0073715E" w:rsidP="0073715E">
      <w:pPr>
        <w:rPr>
          <w:rFonts w:ascii="Arial" w:hAnsi="Arial" w:cs="Arial"/>
          <w:sz w:val="20"/>
          <w:szCs w:val="20"/>
        </w:rPr>
      </w:pPr>
      <w:r w:rsidRPr="00811C45">
        <w:rPr>
          <w:rFonts w:ascii="Arial" w:hAnsi="Arial" w:cs="Arial"/>
          <w:sz w:val="20"/>
          <w:szCs w:val="20"/>
        </w:rPr>
        <w:t>D.</w:t>
      </w:r>
      <w:r w:rsidRPr="00811C45">
        <w:rPr>
          <w:rFonts w:ascii="Arial" w:hAnsi="Arial" w:cs="Arial"/>
          <w:sz w:val="20"/>
          <w:szCs w:val="20"/>
        </w:rPr>
        <w:tab/>
        <w:t>Accept an offer of suitable employment; and</w:t>
      </w:r>
    </w:p>
    <w:p w14:paraId="1C1D6998" w14:textId="77777777" w:rsidR="0073715E" w:rsidRPr="00811C45" w:rsidRDefault="0073715E" w:rsidP="0073715E">
      <w:pPr>
        <w:ind w:left="720" w:hanging="720"/>
        <w:rPr>
          <w:rFonts w:ascii="Arial" w:hAnsi="Arial" w:cs="Arial"/>
          <w:sz w:val="20"/>
          <w:szCs w:val="20"/>
        </w:rPr>
      </w:pPr>
      <w:r w:rsidRPr="00811C45">
        <w:rPr>
          <w:rFonts w:ascii="Arial" w:hAnsi="Arial" w:cs="Arial"/>
          <w:sz w:val="20"/>
          <w:szCs w:val="20"/>
        </w:rPr>
        <w:t>E.</w:t>
      </w:r>
      <w:r w:rsidRPr="00811C45">
        <w:rPr>
          <w:rFonts w:ascii="Arial" w:hAnsi="Arial" w:cs="Arial"/>
          <w:sz w:val="20"/>
          <w:szCs w:val="20"/>
        </w:rPr>
        <w:tab/>
        <w:t>Report to a</w:t>
      </w:r>
      <w:del w:id="352" w:author="Brett A. Bustos" w:date="2026-03-31T12:48:00Z" w16du:dateUtc="2026-03-31T18:48:00Z">
        <w:r w:rsidRPr="00811C45" w:rsidDel="007C2F51">
          <w:rPr>
            <w:rFonts w:ascii="Arial" w:hAnsi="Arial" w:cs="Arial"/>
            <w:sz w:val="20"/>
            <w:szCs w:val="20"/>
          </w:rPr>
          <w:delText>n</w:delText>
        </w:r>
      </w:del>
      <w:ins w:id="353" w:author="Brett A. Bustos" w:date="2026-03-31T12:48:00Z" w16du:dateUtc="2026-03-31T18:48:00Z">
        <w:r w:rsidRPr="00811C45">
          <w:rPr>
            <w:rFonts w:ascii="Arial" w:hAnsi="Arial" w:cs="Arial"/>
            <w:sz w:val="20"/>
            <w:szCs w:val="20"/>
          </w:rPr>
          <w:t xml:space="preserve"> suitable</w:t>
        </w:r>
      </w:ins>
      <w:r w:rsidRPr="00811C45">
        <w:rPr>
          <w:rFonts w:ascii="Arial" w:hAnsi="Arial" w:cs="Arial"/>
          <w:sz w:val="20"/>
          <w:szCs w:val="20"/>
        </w:rPr>
        <w:t xml:space="preserve"> employer if referred </w:t>
      </w:r>
      <w:ins w:id="354" w:author="Brett A. Bustos" w:date="2026-03-31T12:48:00Z" w16du:dateUtc="2026-03-31T18:48:00Z">
        <w:r w:rsidRPr="00811C45">
          <w:rPr>
            <w:rFonts w:ascii="Arial" w:hAnsi="Arial" w:cs="Arial"/>
            <w:sz w:val="20"/>
            <w:szCs w:val="20"/>
          </w:rPr>
          <w:t xml:space="preserve">to </w:t>
        </w:r>
      </w:ins>
      <w:r w:rsidRPr="00811C45">
        <w:rPr>
          <w:rFonts w:ascii="Arial" w:hAnsi="Arial" w:cs="Arial"/>
          <w:sz w:val="20"/>
          <w:szCs w:val="20"/>
        </w:rPr>
        <w:t>by the local office</w:t>
      </w:r>
      <w:del w:id="355" w:author="Brett A. Bustos" w:date="2026-03-31T12:48:00Z" w16du:dateUtc="2026-03-31T18:48:00Z">
        <w:r w:rsidRPr="00811C45" w:rsidDel="007C2F51">
          <w:rPr>
            <w:rFonts w:ascii="Arial" w:hAnsi="Arial" w:cs="Arial"/>
            <w:sz w:val="20"/>
            <w:szCs w:val="20"/>
          </w:rPr>
          <w:delText xml:space="preserve"> if the potential employment is suitable employment</w:delText>
        </w:r>
      </w:del>
      <w:r w:rsidRPr="00811C45">
        <w:rPr>
          <w:rFonts w:ascii="Arial" w:hAnsi="Arial" w:cs="Arial"/>
          <w:sz w:val="20"/>
          <w:szCs w:val="20"/>
        </w:rPr>
        <w:t>.</w:t>
      </w:r>
    </w:p>
    <w:p w14:paraId="2F68BDD1" w14:textId="77777777" w:rsidR="0073715E" w:rsidRPr="00811C45" w:rsidRDefault="0073715E" w:rsidP="0073715E">
      <w:pPr>
        <w:ind w:left="720" w:hanging="720"/>
        <w:rPr>
          <w:rFonts w:ascii="Arial" w:hAnsi="Arial" w:cs="Arial"/>
          <w:sz w:val="20"/>
          <w:szCs w:val="20"/>
        </w:rPr>
      </w:pPr>
      <w:r w:rsidRPr="00811C45">
        <w:rPr>
          <w:rFonts w:ascii="Arial" w:hAnsi="Arial" w:cs="Arial"/>
          <w:sz w:val="20"/>
          <w:szCs w:val="20"/>
        </w:rPr>
        <w:t>*****</w:t>
      </w:r>
    </w:p>
    <w:p w14:paraId="6046CD58" w14:textId="77777777" w:rsidR="0073715E" w:rsidRPr="00811C45" w:rsidRDefault="0073715E" w:rsidP="0073715E">
      <w:pPr>
        <w:ind w:left="720" w:hanging="720"/>
        <w:rPr>
          <w:rFonts w:ascii="Arial" w:hAnsi="Arial" w:cs="Arial"/>
          <w:sz w:val="20"/>
          <w:szCs w:val="20"/>
        </w:rPr>
      </w:pPr>
      <w:r w:rsidRPr="00811C45">
        <w:rPr>
          <w:rFonts w:ascii="Arial" w:hAnsi="Arial" w:cs="Arial"/>
          <w:b/>
          <w:bCs/>
          <w:sz w:val="20"/>
          <w:szCs w:val="20"/>
        </w:rPr>
        <w:t>4.310.1 Work Requirements and Verification</w:t>
      </w:r>
    </w:p>
    <w:p w14:paraId="1740A1AE" w14:textId="77777777" w:rsidR="0073715E" w:rsidRPr="00811C45" w:rsidDel="003F146A" w:rsidRDefault="0073715E" w:rsidP="0073715E">
      <w:pPr>
        <w:ind w:left="720" w:hanging="720"/>
        <w:rPr>
          <w:del w:id="356" w:author="Brett A. Bustos" w:date="2026-04-13T13:53:00Z" w16du:dateUtc="2026-04-13T19:53:00Z"/>
          <w:rFonts w:ascii="Arial" w:hAnsi="Arial" w:cs="Arial"/>
          <w:sz w:val="20"/>
          <w:szCs w:val="20"/>
        </w:rPr>
      </w:pPr>
      <w:ins w:id="357" w:author="Brett A. Bustos" w:date="2026-04-13T13:53:00Z" w16du:dateUtc="2026-04-13T19:53:00Z">
        <w:r>
          <w:rPr>
            <w:rFonts w:ascii="Arial" w:hAnsi="Arial" w:cs="Arial"/>
            <w:sz w:val="20"/>
            <w:szCs w:val="20"/>
          </w:rPr>
          <w:t xml:space="preserve">Exemptions can be granted to an individual based upon the </w:t>
        </w:r>
        <w:proofErr w:type="gramStart"/>
        <w:r>
          <w:rPr>
            <w:rFonts w:ascii="Arial" w:hAnsi="Arial" w:cs="Arial"/>
            <w:sz w:val="20"/>
            <w:szCs w:val="20"/>
          </w:rPr>
          <w:t>households</w:t>
        </w:r>
        <w:proofErr w:type="gramEnd"/>
        <w:r>
          <w:rPr>
            <w:rFonts w:ascii="Arial" w:hAnsi="Arial" w:cs="Arial"/>
            <w:sz w:val="20"/>
            <w:szCs w:val="20"/>
          </w:rPr>
          <w:t xml:space="preserve"> statements. </w:t>
        </w:r>
      </w:ins>
      <w:del w:id="358" w:author="Brett A. Bustos" w:date="2026-04-13T13:53:00Z" w16du:dateUtc="2026-04-13T19:53:00Z">
        <w:r w:rsidRPr="00811C45" w:rsidDel="003F146A">
          <w:rPr>
            <w:rFonts w:ascii="Arial" w:hAnsi="Arial" w:cs="Arial"/>
            <w:sz w:val="20"/>
            <w:szCs w:val="20"/>
          </w:rPr>
          <w:delText>Client statements are considered acceptable verification unless questionable.</w:delText>
        </w:r>
      </w:del>
    </w:p>
    <w:p w14:paraId="25875B97" w14:textId="77777777" w:rsidR="0073715E" w:rsidRPr="00811C45" w:rsidRDefault="0073715E" w:rsidP="0073715E">
      <w:pPr>
        <w:rPr>
          <w:rFonts w:ascii="Arial" w:hAnsi="Arial" w:cs="Arial"/>
          <w:sz w:val="20"/>
          <w:szCs w:val="20"/>
        </w:rPr>
      </w:pPr>
      <w:r w:rsidRPr="00811C45">
        <w:rPr>
          <w:rFonts w:ascii="Arial" w:hAnsi="Arial" w:cs="Arial"/>
          <w:sz w:val="20"/>
          <w:szCs w:val="20"/>
        </w:rPr>
        <w:t>If verification is requested from the client because client statement is considered questionable, case documentation must thoroughly explain why the original client statement was considered questionable.</w:t>
      </w:r>
    </w:p>
    <w:p w14:paraId="54D17F5A" w14:textId="77777777" w:rsidR="0073715E" w:rsidRDefault="0073715E" w:rsidP="0073715E">
      <w:pPr>
        <w:ind w:left="720" w:hanging="720"/>
        <w:rPr>
          <w:rFonts w:ascii="Arial" w:hAnsi="Arial" w:cs="Arial"/>
          <w:sz w:val="20"/>
          <w:szCs w:val="20"/>
        </w:rPr>
      </w:pPr>
      <w:r>
        <w:rPr>
          <w:rFonts w:ascii="Arial" w:hAnsi="Arial" w:cs="Arial"/>
          <w:sz w:val="20"/>
          <w:szCs w:val="20"/>
        </w:rPr>
        <w:t>***</w:t>
      </w:r>
    </w:p>
    <w:p w14:paraId="040F9530" w14:textId="77777777" w:rsidR="0073715E" w:rsidRPr="00811C45" w:rsidRDefault="0073715E" w:rsidP="0073715E">
      <w:pPr>
        <w:ind w:left="720" w:hanging="720"/>
        <w:rPr>
          <w:rFonts w:ascii="Arial" w:hAnsi="Arial" w:cs="Arial"/>
          <w:sz w:val="20"/>
          <w:szCs w:val="20"/>
        </w:rPr>
      </w:pPr>
      <w:r w:rsidRPr="00811C45">
        <w:rPr>
          <w:rFonts w:ascii="Arial" w:hAnsi="Arial" w:cs="Arial"/>
          <w:b/>
          <w:bCs/>
          <w:sz w:val="20"/>
          <w:szCs w:val="20"/>
        </w:rPr>
        <w:lastRenderedPageBreak/>
        <w:t>4.310.2 Informing the Household of General Work Requirements</w:t>
      </w:r>
    </w:p>
    <w:p w14:paraId="64DAFEB8" w14:textId="77777777" w:rsidR="0073715E" w:rsidRPr="00811C45" w:rsidRDefault="0073715E" w:rsidP="0073715E">
      <w:pPr>
        <w:rPr>
          <w:ins w:id="359" w:author="Brett A. Bustos" w:date="2026-03-31T12:53:00Z" w16du:dateUtc="2026-03-31T18:53:00Z"/>
          <w:rFonts w:ascii="Arial" w:hAnsi="Arial" w:cs="Arial"/>
          <w:sz w:val="20"/>
          <w:szCs w:val="20"/>
        </w:rPr>
      </w:pPr>
      <w:r w:rsidRPr="00811C45">
        <w:rPr>
          <w:rFonts w:ascii="Arial" w:hAnsi="Arial" w:cs="Arial"/>
          <w:sz w:val="20"/>
          <w:szCs w:val="20"/>
        </w:rPr>
        <w:t>At the point of initial application</w:t>
      </w:r>
      <w:ins w:id="360" w:author="Brett A. Bustos" w:date="2026-03-31T12:51:00Z" w16du:dateUtc="2026-03-31T18:51:00Z">
        <w:r w:rsidRPr="00811C45">
          <w:rPr>
            <w:rFonts w:ascii="Arial" w:hAnsi="Arial" w:cs="Arial"/>
            <w:sz w:val="20"/>
            <w:szCs w:val="20"/>
          </w:rPr>
          <w:t>,</w:t>
        </w:r>
      </w:ins>
      <w:r w:rsidRPr="00811C45">
        <w:rPr>
          <w:rFonts w:ascii="Arial" w:hAnsi="Arial" w:cs="Arial"/>
          <w:sz w:val="20"/>
          <w:szCs w:val="20"/>
        </w:rPr>
        <w:t xml:space="preserve"> </w:t>
      </w:r>
      <w:del w:id="361" w:author="Brett A. Bustos" w:date="2026-03-31T12:51:00Z" w16du:dateUtc="2026-03-31T18:51:00Z">
        <w:r w:rsidRPr="00811C45" w:rsidDel="007C2F51">
          <w:rPr>
            <w:rFonts w:ascii="Arial" w:hAnsi="Arial" w:cs="Arial"/>
            <w:sz w:val="20"/>
            <w:szCs w:val="20"/>
          </w:rPr>
          <w:delText xml:space="preserve">and </w:delText>
        </w:r>
      </w:del>
      <w:r w:rsidRPr="00811C45">
        <w:rPr>
          <w:rFonts w:ascii="Arial" w:hAnsi="Arial" w:cs="Arial"/>
          <w:sz w:val="20"/>
          <w:szCs w:val="20"/>
        </w:rPr>
        <w:t xml:space="preserve">recertification, </w:t>
      </w:r>
      <w:ins w:id="362" w:author="Brett A. Bustos" w:date="2026-03-31T12:51:00Z" w16du:dateUtc="2026-03-31T18:51:00Z">
        <w:r w:rsidRPr="00811C45">
          <w:rPr>
            <w:rFonts w:ascii="Arial" w:hAnsi="Arial" w:cs="Arial"/>
            <w:sz w:val="20"/>
            <w:szCs w:val="20"/>
          </w:rPr>
          <w:t>and when processing a reported change that impacts any household member’s work requirement status or exemptions</w:t>
        </w:r>
      </w:ins>
      <w:del w:id="363" w:author="Brett A. Bustos" w:date="2026-03-31T12:52:00Z" w16du:dateUtc="2026-03-31T18:52:00Z">
        <w:r w:rsidRPr="00811C45" w:rsidDel="00096DCF">
          <w:rPr>
            <w:rFonts w:ascii="Arial" w:hAnsi="Arial" w:cs="Arial"/>
            <w:sz w:val="20"/>
            <w:szCs w:val="20"/>
          </w:rPr>
          <w:delText>when an interview is required</w:delText>
        </w:r>
      </w:del>
      <w:r w:rsidRPr="00811C45">
        <w:rPr>
          <w:rFonts w:ascii="Arial" w:hAnsi="Arial" w:cs="Arial"/>
          <w:sz w:val="20"/>
          <w:szCs w:val="20"/>
        </w:rPr>
        <w:t xml:space="preserve">, SNAP households must receive </w:t>
      </w:r>
      <w:del w:id="364" w:author="Brett A. Bustos" w:date="2026-03-31T12:52:00Z" w16du:dateUtc="2026-03-31T18:52:00Z">
        <w:r w:rsidRPr="00811C45" w:rsidDel="00096DCF">
          <w:rPr>
            <w:rFonts w:ascii="Arial" w:hAnsi="Arial" w:cs="Arial"/>
            <w:sz w:val="20"/>
            <w:szCs w:val="20"/>
          </w:rPr>
          <w:delText xml:space="preserve">from the eligibility technician </w:delText>
        </w:r>
      </w:del>
      <w:r w:rsidRPr="00811C45">
        <w:rPr>
          <w:rFonts w:ascii="Arial" w:hAnsi="Arial" w:cs="Arial"/>
          <w:sz w:val="20"/>
          <w:szCs w:val="20"/>
        </w:rPr>
        <w:t>a written notice and a</w:t>
      </w:r>
      <w:ins w:id="365" w:author="Brett A. Bustos" w:date="2026-04-09T08:51:00Z" w16du:dateUtc="2026-04-09T14:51:00Z">
        <w:r w:rsidRPr="00811C45">
          <w:rPr>
            <w:rFonts w:ascii="Arial" w:hAnsi="Arial" w:cs="Arial"/>
            <w:sz w:val="20"/>
            <w:szCs w:val="20"/>
          </w:rPr>
          <w:t>n</w:t>
        </w:r>
      </w:ins>
      <w:r w:rsidRPr="00811C45">
        <w:rPr>
          <w:rFonts w:ascii="Arial" w:hAnsi="Arial" w:cs="Arial"/>
          <w:sz w:val="20"/>
          <w:szCs w:val="20"/>
        </w:rPr>
        <w:t xml:space="preserve"> </w:t>
      </w:r>
      <w:ins w:id="366" w:author="Brett A. Bustos" w:date="2026-04-06T10:28:00Z" w16du:dateUtc="2026-04-06T16:28:00Z">
        <w:r w:rsidRPr="00811C45">
          <w:rPr>
            <w:rFonts w:ascii="Arial" w:hAnsi="Arial" w:cs="Arial"/>
            <w:sz w:val="20"/>
            <w:szCs w:val="20"/>
          </w:rPr>
          <w:t xml:space="preserve">oral </w:t>
        </w:r>
      </w:ins>
      <w:del w:id="367" w:author="Brett A. Bustos" w:date="2026-04-06T10:28:00Z" w16du:dateUtc="2026-04-06T16:28:00Z">
        <w:r w:rsidRPr="00811C45" w:rsidDel="004B69BD">
          <w:rPr>
            <w:rFonts w:ascii="Arial" w:hAnsi="Arial" w:cs="Arial"/>
            <w:sz w:val="20"/>
            <w:szCs w:val="20"/>
          </w:rPr>
          <w:delText xml:space="preserve">verbal </w:delText>
        </w:r>
      </w:del>
      <w:r w:rsidRPr="00811C45">
        <w:rPr>
          <w:rFonts w:ascii="Arial" w:hAnsi="Arial" w:cs="Arial"/>
          <w:sz w:val="20"/>
          <w:szCs w:val="20"/>
        </w:rPr>
        <w:t>explanation of</w:t>
      </w:r>
      <w:ins w:id="368" w:author="Brett A. Bustos" w:date="2026-03-31T12:52:00Z" w16du:dateUtc="2026-03-31T18:52:00Z">
        <w:r w:rsidRPr="00811C45">
          <w:rPr>
            <w:rFonts w:ascii="Arial" w:hAnsi="Arial" w:cs="Arial"/>
            <w:sz w:val="20"/>
            <w:szCs w:val="20"/>
          </w:rPr>
          <w:t xml:space="preserve"> the applicable work rules they are </w:t>
        </w:r>
      </w:ins>
      <w:ins w:id="369" w:author="Brett A. Bustos" w:date="2026-03-31T12:53:00Z" w16du:dateUtc="2026-03-31T18:53:00Z">
        <w:r w:rsidRPr="00811C45">
          <w:rPr>
            <w:rFonts w:ascii="Arial" w:hAnsi="Arial" w:cs="Arial"/>
            <w:sz w:val="20"/>
            <w:szCs w:val="20"/>
          </w:rPr>
          <w:t xml:space="preserve">subject to. </w:t>
        </w:r>
      </w:ins>
    </w:p>
    <w:p w14:paraId="406AC018" w14:textId="77777777" w:rsidR="0073715E" w:rsidRPr="00811C45" w:rsidRDefault="0073715E" w:rsidP="0073715E">
      <w:pPr>
        <w:rPr>
          <w:rFonts w:ascii="Arial" w:hAnsi="Arial" w:cs="Arial"/>
          <w:sz w:val="20"/>
          <w:szCs w:val="20"/>
        </w:rPr>
      </w:pPr>
      <w:ins w:id="370" w:author="Brett A. Bustos" w:date="2026-03-31T12:53:00Z" w16du:dateUtc="2026-03-31T18:53:00Z">
        <w:r w:rsidRPr="00811C45">
          <w:rPr>
            <w:rFonts w:ascii="Arial" w:hAnsi="Arial" w:cs="Arial"/>
            <w:sz w:val="20"/>
            <w:szCs w:val="20"/>
          </w:rPr>
          <w:t xml:space="preserve">If a household is unable to be reached during a recertification </w:t>
        </w:r>
      </w:ins>
      <w:ins w:id="371" w:author="Brett A. Bustos" w:date="2026-04-06T10:28:00Z" w16du:dateUtc="2026-04-06T16:28:00Z">
        <w:r w:rsidRPr="00811C45">
          <w:rPr>
            <w:rFonts w:ascii="Arial" w:hAnsi="Arial" w:cs="Arial"/>
            <w:sz w:val="20"/>
            <w:szCs w:val="20"/>
          </w:rPr>
          <w:t xml:space="preserve">(where no </w:t>
        </w:r>
      </w:ins>
      <w:ins w:id="372" w:author="Brett A. Bustos" w:date="2026-03-31T12:53:00Z" w16du:dateUtc="2026-03-31T18:53:00Z">
        <w:r w:rsidRPr="00811C45">
          <w:rPr>
            <w:rFonts w:ascii="Arial" w:hAnsi="Arial" w:cs="Arial"/>
            <w:sz w:val="20"/>
            <w:szCs w:val="20"/>
          </w:rPr>
          <w:t xml:space="preserve">interview </w:t>
        </w:r>
      </w:ins>
      <w:ins w:id="373" w:author="Brett A. Bustos" w:date="2026-04-06T10:28:00Z" w16du:dateUtc="2026-04-06T16:28:00Z">
        <w:r w:rsidRPr="00811C45">
          <w:rPr>
            <w:rFonts w:ascii="Arial" w:hAnsi="Arial" w:cs="Arial"/>
            <w:sz w:val="20"/>
            <w:szCs w:val="20"/>
          </w:rPr>
          <w:t>is required) or</w:t>
        </w:r>
      </w:ins>
      <w:ins w:id="374" w:author="Brett A. Bustos" w:date="2026-03-31T12:53:00Z" w16du:dateUtc="2026-03-31T18:53:00Z">
        <w:r w:rsidRPr="00811C45">
          <w:rPr>
            <w:rFonts w:ascii="Arial" w:hAnsi="Arial" w:cs="Arial"/>
            <w:sz w:val="20"/>
            <w:szCs w:val="20"/>
          </w:rPr>
          <w:t xml:space="preserve"> when processing a reported change, the eligibility technician must document the attempt to </w:t>
        </w:r>
      </w:ins>
      <w:ins w:id="375" w:author="Brett A. Bustos" w:date="2026-03-31T12:54:00Z" w16du:dateUtc="2026-03-31T18:54:00Z">
        <w:r w:rsidRPr="00811C45">
          <w:rPr>
            <w:rFonts w:ascii="Arial" w:hAnsi="Arial" w:cs="Arial"/>
            <w:sz w:val="20"/>
            <w:szCs w:val="20"/>
          </w:rPr>
          <w:t xml:space="preserve">orally </w:t>
        </w:r>
      </w:ins>
      <w:ins w:id="376" w:author="Brett A. Bustos" w:date="2026-04-06T10:28:00Z" w16du:dateUtc="2026-04-06T16:28:00Z">
        <w:r w:rsidRPr="00811C45">
          <w:rPr>
            <w:rFonts w:ascii="Arial" w:hAnsi="Arial" w:cs="Arial"/>
            <w:sz w:val="20"/>
            <w:szCs w:val="20"/>
          </w:rPr>
          <w:t>review</w:t>
        </w:r>
      </w:ins>
      <w:ins w:id="377" w:author="Brett A. Bustos" w:date="2026-03-31T12:54:00Z" w16du:dateUtc="2026-03-31T18:54:00Z">
        <w:r w:rsidRPr="00811C45">
          <w:rPr>
            <w:rFonts w:ascii="Arial" w:hAnsi="Arial" w:cs="Arial"/>
            <w:sz w:val="20"/>
            <w:szCs w:val="20"/>
          </w:rPr>
          <w:t xml:space="preserve"> the work rules</w:t>
        </w:r>
      </w:ins>
      <w:ins w:id="378" w:author="Brett A. Bustos" w:date="2026-04-13T13:54:00Z" w16du:dateUtc="2026-04-13T19:54:00Z">
        <w:r>
          <w:rPr>
            <w:rFonts w:ascii="Arial" w:hAnsi="Arial" w:cs="Arial"/>
            <w:sz w:val="20"/>
            <w:szCs w:val="20"/>
          </w:rPr>
          <w:t xml:space="preserve"> with the household</w:t>
        </w:r>
      </w:ins>
      <w:ins w:id="379" w:author="Brett A. Bustos" w:date="2026-03-31T12:54:00Z" w16du:dateUtc="2026-03-31T18:54:00Z">
        <w:r w:rsidRPr="00811C45">
          <w:rPr>
            <w:rFonts w:ascii="Arial" w:hAnsi="Arial" w:cs="Arial"/>
            <w:sz w:val="20"/>
            <w:szCs w:val="20"/>
          </w:rPr>
          <w:t>.</w:t>
        </w:r>
      </w:ins>
      <w:ins w:id="380" w:author="Brett A. Bustos" w:date="2026-04-13T13:54:00Z" w16du:dateUtc="2026-04-13T19:54:00Z">
        <w:r>
          <w:rPr>
            <w:rFonts w:ascii="Arial" w:hAnsi="Arial" w:cs="Arial"/>
            <w:sz w:val="20"/>
            <w:szCs w:val="20"/>
          </w:rPr>
          <w:t xml:space="preserve"> There mu</w:t>
        </w:r>
      </w:ins>
      <w:ins w:id="381" w:author="Brett A. Bustos" w:date="2026-04-13T13:55:00Z" w16du:dateUtc="2026-04-13T19:55:00Z">
        <w:r>
          <w:rPr>
            <w:rFonts w:ascii="Arial" w:hAnsi="Arial" w:cs="Arial"/>
            <w:sz w:val="20"/>
            <w:szCs w:val="20"/>
          </w:rPr>
          <w:t xml:space="preserve">st be at </w:t>
        </w:r>
      </w:ins>
      <w:ins w:id="382" w:author="Brett A. Bustos" w:date="2026-05-06T10:58:00Z" w16du:dateUtc="2026-05-06T16:58:00Z">
        <w:r>
          <w:rPr>
            <w:rFonts w:ascii="Arial" w:hAnsi="Arial" w:cs="Arial"/>
            <w:sz w:val="20"/>
            <w:szCs w:val="20"/>
          </w:rPr>
          <w:t>least one</w:t>
        </w:r>
      </w:ins>
      <w:ins w:id="383" w:author="Brett A. Bustos" w:date="2026-04-13T13:55:00Z" w16du:dateUtc="2026-04-13T19:55:00Z">
        <w:r>
          <w:rPr>
            <w:rFonts w:ascii="Arial" w:hAnsi="Arial" w:cs="Arial"/>
            <w:sz w:val="20"/>
            <w:szCs w:val="20"/>
          </w:rPr>
          <w:t xml:space="preserve"> attempt made.</w:t>
        </w:r>
      </w:ins>
      <w:ins w:id="384" w:author="Brett A. Bustos" w:date="2026-03-31T12:54:00Z" w16du:dateUtc="2026-03-31T18:54:00Z">
        <w:r w:rsidRPr="00811C45">
          <w:rPr>
            <w:rFonts w:ascii="Arial" w:hAnsi="Arial" w:cs="Arial"/>
            <w:sz w:val="20"/>
            <w:szCs w:val="20"/>
          </w:rPr>
          <w:t xml:space="preserve"> The </w:t>
        </w:r>
      </w:ins>
      <w:ins w:id="385" w:author="Brett A. Bustos" w:date="2026-04-06T10:28:00Z" w16du:dateUtc="2026-04-06T16:28:00Z">
        <w:r w:rsidRPr="00811C45">
          <w:rPr>
            <w:rFonts w:ascii="Arial" w:hAnsi="Arial" w:cs="Arial"/>
            <w:sz w:val="20"/>
            <w:szCs w:val="20"/>
          </w:rPr>
          <w:t>oral review</w:t>
        </w:r>
      </w:ins>
      <w:ins w:id="386" w:author="Brett A. Bustos" w:date="2026-03-31T12:54:00Z" w16du:dateUtc="2026-03-31T18:54:00Z">
        <w:r w:rsidRPr="00811C45">
          <w:rPr>
            <w:rFonts w:ascii="Arial" w:hAnsi="Arial" w:cs="Arial"/>
            <w:sz w:val="20"/>
            <w:szCs w:val="20"/>
          </w:rPr>
          <w:t xml:space="preserve"> must </w:t>
        </w:r>
      </w:ins>
      <w:ins w:id="387" w:author="Brett A. Bustos" w:date="2026-05-06T10:58:00Z" w16du:dateUtc="2026-05-06T16:58:00Z">
        <w:r>
          <w:rPr>
            <w:rFonts w:ascii="Arial" w:hAnsi="Arial" w:cs="Arial"/>
            <w:sz w:val="20"/>
            <w:szCs w:val="20"/>
          </w:rPr>
          <w:t>discuss the following</w:t>
        </w:r>
      </w:ins>
      <w:r w:rsidRPr="00811C45">
        <w:rPr>
          <w:rFonts w:ascii="Arial" w:hAnsi="Arial" w:cs="Arial"/>
          <w:sz w:val="20"/>
          <w:szCs w:val="20"/>
        </w:rPr>
        <w:t>:</w:t>
      </w:r>
    </w:p>
    <w:p w14:paraId="5A583E18" w14:textId="77777777" w:rsidR="0073715E" w:rsidRPr="00811C45" w:rsidRDefault="0073715E" w:rsidP="0073715E">
      <w:pPr>
        <w:ind w:left="720" w:hanging="720"/>
        <w:rPr>
          <w:rFonts w:ascii="Arial" w:hAnsi="Arial" w:cs="Arial"/>
          <w:sz w:val="20"/>
          <w:szCs w:val="20"/>
        </w:rPr>
      </w:pPr>
      <w:r w:rsidRPr="00811C45">
        <w:rPr>
          <w:rFonts w:ascii="Arial" w:hAnsi="Arial" w:cs="Arial"/>
          <w:sz w:val="20"/>
          <w:szCs w:val="20"/>
        </w:rPr>
        <w:t>A.</w:t>
      </w:r>
      <w:r w:rsidRPr="00811C45">
        <w:rPr>
          <w:rFonts w:ascii="Arial" w:hAnsi="Arial" w:cs="Arial"/>
          <w:sz w:val="20"/>
          <w:szCs w:val="20"/>
        </w:rPr>
        <w:tab/>
        <w:t>The SNAP general work requirements;</w:t>
      </w:r>
    </w:p>
    <w:p w14:paraId="065315B5" w14:textId="77777777" w:rsidR="0073715E" w:rsidRPr="00811C45" w:rsidRDefault="0073715E" w:rsidP="0073715E">
      <w:pPr>
        <w:ind w:left="720" w:hanging="720"/>
        <w:rPr>
          <w:rFonts w:ascii="Arial" w:hAnsi="Arial" w:cs="Arial"/>
          <w:sz w:val="20"/>
          <w:szCs w:val="20"/>
        </w:rPr>
      </w:pPr>
      <w:r w:rsidRPr="00811C45">
        <w:rPr>
          <w:rFonts w:ascii="Arial" w:hAnsi="Arial" w:cs="Arial"/>
          <w:sz w:val="20"/>
          <w:szCs w:val="20"/>
        </w:rPr>
        <w:t>B.</w:t>
      </w:r>
      <w:r w:rsidRPr="00811C45">
        <w:rPr>
          <w:rFonts w:ascii="Arial" w:hAnsi="Arial" w:cs="Arial"/>
          <w:sz w:val="20"/>
          <w:szCs w:val="20"/>
        </w:rPr>
        <w:tab/>
        <w:t>The rights and responsibilities of household members subject to work requirements;</w:t>
      </w:r>
    </w:p>
    <w:p w14:paraId="3C748550" w14:textId="77777777" w:rsidR="0073715E" w:rsidRPr="00811C45" w:rsidRDefault="0073715E" w:rsidP="0073715E">
      <w:pPr>
        <w:ind w:left="720" w:hanging="720"/>
        <w:rPr>
          <w:rFonts w:ascii="Arial" w:hAnsi="Arial" w:cs="Arial"/>
          <w:sz w:val="20"/>
          <w:szCs w:val="20"/>
        </w:rPr>
      </w:pPr>
      <w:r w:rsidRPr="00811C45">
        <w:rPr>
          <w:rFonts w:ascii="Arial" w:hAnsi="Arial" w:cs="Arial"/>
          <w:sz w:val="20"/>
          <w:szCs w:val="20"/>
        </w:rPr>
        <w:t>C.</w:t>
      </w:r>
      <w:r w:rsidRPr="00811C45">
        <w:rPr>
          <w:rFonts w:ascii="Arial" w:hAnsi="Arial" w:cs="Arial"/>
          <w:sz w:val="20"/>
          <w:szCs w:val="20"/>
        </w:rPr>
        <w:tab/>
        <w:t>The consequences of failure to comply with these work requirements; and</w:t>
      </w:r>
    </w:p>
    <w:p w14:paraId="5D2B2F9E" w14:textId="77777777" w:rsidR="0073715E" w:rsidRPr="00811C45" w:rsidRDefault="0073715E" w:rsidP="0073715E">
      <w:pPr>
        <w:ind w:left="720" w:hanging="720"/>
        <w:rPr>
          <w:rFonts w:ascii="Arial" w:hAnsi="Arial" w:cs="Arial"/>
          <w:sz w:val="20"/>
          <w:szCs w:val="20"/>
        </w:rPr>
      </w:pPr>
      <w:r w:rsidRPr="00811C45">
        <w:rPr>
          <w:rFonts w:ascii="Arial" w:hAnsi="Arial" w:cs="Arial"/>
          <w:sz w:val="20"/>
          <w:szCs w:val="20"/>
        </w:rPr>
        <w:t>D.</w:t>
      </w:r>
      <w:r w:rsidRPr="00811C45">
        <w:rPr>
          <w:rFonts w:ascii="Arial" w:hAnsi="Arial" w:cs="Arial"/>
          <w:sz w:val="20"/>
          <w:szCs w:val="20"/>
        </w:rPr>
        <w:tab/>
        <w:t>The availability of additional employment and training programs and services, outside of Employment First (EF), within their community.</w:t>
      </w:r>
    </w:p>
    <w:p w14:paraId="5CCEAD45" w14:textId="77777777" w:rsidR="0073715E" w:rsidRPr="00811C45" w:rsidDel="00096DCF" w:rsidRDefault="0073715E" w:rsidP="0073715E">
      <w:pPr>
        <w:rPr>
          <w:del w:id="388" w:author="Brett A. Bustos" w:date="2026-03-31T12:55:00Z" w16du:dateUtc="2026-03-31T18:55:00Z"/>
          <w:rFonts w:ascii="Arial" w:hAnsi="Arial" w:cs="Arial"/>
          <w:sz w:val="20"/>
          <w:szCs w:val="20"/>
        </w:rPr>
      </w:pPr>
      <w:del w:id="389" w:author="Brett A. Bustos" w:date="2026-03-31T12:55:00Z" w16du:dateUtc="2026-03-31T18:55:00Z">
        <w:r w:rsidRPr="00811C45" w:rsidDel="00096DCF">
          <w:rPr>
            <w:rFonts w:ascii="Arial" w:hAnsi="Arial" w:cs="Arial"/>
            <w:sz w:val="20"/>
            <w:szCs w:val="20"/>
          </w:rPr>
          <w:delText>When an interview is not required at recertification, the written statement of these requirements to the work registrants in the household is sufficient.</w:delText>
        </w:r>
      </w:del>
    </w:p>
    <w:p w14:paraId="7FDA06FB" w14:textId="77777777" w:rsidR="0073715E" w:rsidRDefault="0073715E" w:rsidP="0073715E">
      <w:pPr>
        <w:ind w:left="720" w:hanging="720"/>
        <w:rPr>
          <w:rFonts w:ascii="Arial" w:hAnsi="Arial" w:cs="Arial"/>
          <w:b/>
          <w:bCs/>
          <w:sz w:val="20"/>
          <w:szCs w:val="20"/>
        </w:rPr>
      </w:pPr>
      <w:r w:rsidRPr="00811C45">
        <w:rPr>
          <w:rFonts w:ascii="Arial" w:hAnsi="Arial" w:cs="Arial"/>
          <w:b/>
          <w:bCs/>
          <w:sz w:val="20"/>
          <w:szCs w:val="20"/>
        </w:rPr>
        <w:t>***</w:t>
      </w:r>
    </w:p>
    <w:p w14:paraId="6A4ABFFF" w14:textId="77777777" w:rsidR="0073715E" w:rsidRPr="00DD0767" w:rsidRDefault="0073715E" w:rsidP="0073715E">
      <w:pPr>
        <w:ind w:left="720" w:hanging="720"/>
        <w:rPr>
          <w:rFonts w:ascii="Arial" w:hAnsi="Arial" w:cs="Arial"/>
          <w:b/>
          <w:bCs/>
          <w:sz w:val="20"/>
          <w:szCs w:val="20"/>
        </w:rPr>
      </w:pPr>
      <w:r w:rsidRPr="00DD0767">
        <w:rPr>
          <w:rFonts w:ascii="Arial" w:hAnsi="Arial" w:cs="Arial"/>
          <w:b/>
          <w:bCs/>
          <w:sz w:val="20"/>
          <w:szCs w:val="20"/>
        </w:rPr>
        <w:t>4.310.8</w:t>
      </w:r>
      <w:r w:rsidRPr="00DD0767">
        <w:rPr>
          <w:rFonts w:ascii="Arial" w:hAnsi="Arial" w:cs="Arial"/>
          <w:b/>
          <w:bCs/>
          <w:sz w:val="20"/>
          <w:szCs w:val="20"/>
        </w:rPr>
        <w:tab/>
      </w:r>
      <w:del w:id="390" w:author="Brett A. Bustos" w:date="2026-05-04T14:28:00Z" w16du:dateUtc="2026-05-04T20:28:00Z">
        <w:r w:rsidRPr="00DD0767" w:rsidDel="00DD0767">
          <w:rPr>
            <w:rFonts w:ascii="Arial" w:hAnsi="Arial" w:cs="Arial"/>
            <w:b/>
            <w:bCs/>
            <w:sz w:val="20"/>
            <w:szCs w:val="20"/>
          </w:rPr>
          <w:delText>Level Sanction Periods</w:delText>
        </w:r>
      </w:del>
      <w:ins w:id="391" w:author="Brett A. Bustos" w:date="2026-05-04T14:28:00Z" w16du:dateUtc="2026-05-04T20:28:00Z">
        <w:r>
          <w:rPr>
            <w:rFonts w:ascii="Arial" w:hAnsi="Arial" w:cs="Arial"/>
            <w:b/>
            <w:bCs/>
            <w:sz w:val="20"/>
            <w:szCs w:val="20"/>
          </w:rPr>
          <w:t>General Work Requirement Sanctions</w:t>
        </w:r>
      </w:ins>
    </w:p>
    <w:p w14:paraId="50B47A5E" w14:textId="77777777" w:rsidR="0073715E" w:rsidRDefault="0073715E" w:rsidP="0073715E">
      <w:pPr>
        <w:ind w:left="720" w:hanging="720"/>
        <w:rPr>
          <w:rFonts w:ascii="Arial" w:hAnsi="Arial" w:cs="Arial"/>
          <w:sz w:val="20"/>
          <w:szCs w:val="20"/>
        </w:rPr>
      </w:pPr>
      <w:r w:rsidRPr="00DD0767">
        <w:rPr>
          <w:rFonts w:ascii="Arial" w:hAnsi="Arial" w:cs="Arial"/>
          <w:sz w:val="20"/>
          <w:szCs w:val="20"/>
        </w:rPr>
        <w:t>A.</w:t>
      </w:r>
      <w:r w:rsidRPr="00DD0767">
        <w:rPr>
          <w:rFonts w:ascii="Arial" w:hAnsi="Arial" w:cs="Arial"/>
          <w:sz w:val="20"/>
          <w:szCs w:val="20"/>
        </w:rPr>
        <w:tab/>
        <w:t xml:space="preserve">If the local office determines that an individual has voluntarily quit or failed to accept suitable employment without good cause, that individual shall </w:t>
      </w:r>
      <w:ins w:id="392" w:author="Brett A. Bustos" w:date="2026-06-04T07:53:00Z" w16du:dateUtc="2026-06-04T13:53:00Z">
        <w:r>
          <w:rPr>
            <w:rFonts w:ascii="Arial" w:hAnsi="Arial" w:cs="Arial"/>
            <w:sz w:val="20"/>
            <w:szCs w:val="20"/>
          </w:rPr>
          <w:t xml:space="preserve">be </w:t>
        </w:r>
      </w:ins>
      <w:ins w:id="393" w:author="Brett A. Bustos" w:date="2026-05-04T14:36:00Z" w16du:dateUtc="2026-05-04T20:36:00Z">
        <w:r>
          <w:rPr>
            <w:rFonts w:ascii="Arial" w:hAnsi="Arial" w:cs="Arial"/>
            <w:sz w:val="20"/>
            <w:szCs w:val="20"/>
          </w:rPr>
          <w:t>sanctioned for failing to meet the general work requirements. These are referred to as level sanction periods. Sanctioned individuals are</w:t>
        </w:r>
      </w:ins>
      <w:del w:id="394" w:author="Brett A. Bustos" w:date="2026-05-04T14:36:00Z" w16du:dateUtc="2026-05-04T20:36:00Z">
        <w:r w:rsidRPr="00DD0767" w:rsidDel="00DD0767">
          <w:rPr>
            <w:rFonts w:ascii="Arial" w:hAnsi="Arial" w:cs="Arial"/>
            <w:sz w:val="20"/>
            <w:szCs w:val="20"/>
          </w:rPr>
          <w:delText>be</w:delText>
        </w:r>
      </w:del>
      <w:r w:rsidRPr="00DD0767">
        <w:rPr>
          <w:rFonts w:ascii="Arial" w:hAnsi="Arial" w:cs="Arial"/>
          <w:sz w:val="20"/>
          <w:szCs w:val="20"/>
        </w:rPr>
        <w:t xml:space="preserve"> ineligible to participate in SNAP</w:t>
      </w:r>
      <w:ins w:id="395" w:author="Brett A. Bustos" w:date="2026-05-04T14:37:00Z" w16du:dateUtc="2026-05-04T20:37:00Z">
        <w:r>
          <w:rPr>
            <w:rFonts w:ascii="Arial" w:hAnsi="Arial" w:cs="Arial"/>
            <w:sz w:val="20"/>
            <w:szCs w:val="20"/>
          </w:rPr>
          <w:t xml:space="preserve"> for a defined </w:t>
        </w:r>
      </w:ins>
      <w:ins w:id="396" w:author="Brett A. Bustos" w:date="2026-05-06T10:58:00Z" w16du:dateUtc="2026-05-06T16:58:00Z">
        <w:r>
          <w:rPr>
            <w:rFonts w:ascii="Arial" w:hAnsi="Arial" w:cs="Arial"/>
            <w:sz w:val="20"/>
            <w:szCs w:val="20"/>
          </w:rPr>
          <w:t>period</w:t>
        </w:r>
      </w:ins>
      <w:r w:rsidRPr="00DD0767">
        <w:rPr>
          <w:rFonts w:ascii="Arial" w:hAnsi="Arial" w:cs="Arial"/>
          <w:sz w:val="20"/>
          <w:szCs w:val="20"/>
        </w:rPr>
        <w:t xml:space="preserve"> and shall be treated as a disqualified </w:t>
      </w:r>
      <w:proofErr w:type="gramStart"/>
      <w:r w:rsidRPr="00DD0767">
        <w:rPr>
          <w:rFonts w:ascii="Arial" w:hAnsi="Arial" w:cs="Arial"/>
          <w:sz w:val="20"/>
          <w:szCs w:val="20"/>
        </w:rPr>
        <w:t>member</w:t>
      </w:r>
      <w:ins w:id="397" w:author="Brett A. Bustos" w:date="2026-05-04T14:37:00Z" w16du:dateUtc="2026-05-04T20:37:00Z">
        <w:r>
          <w:rPr>
            <w:rFonts w:ascii="Arial" w:hAnsi="Arial" w:cs="Arial"/>
            <w:sz w:val="20"/>
            <w:szCs w:val="20"/>
          </w:rPr>
          <w:t xml:space="preserve"> in</w:t>
        </w:r>
        <w:proofErr w:type="gramEnd"/>
        <w:r>
          <w:rPr>
            <w:rFonts w:ascii="Arial" w:hAnsi="Arial" w:cs="Arial"/>
            <w:sz w:val="20"/>
            <w:szCs w:val="20"/>
          </w:rPr>
          <w:t xml:space="preserve"> considering the entire household’s eligibility</w:t>
        </w:r>
      </w:ins>
      <w:r w:rsidRPr="00DD0767">
        <w:rPr>
          <w:rFonts w:ascii="Arial" w:hAnsi="Arial" w:cs="Arial"/>
          <w:sz w:val="20"/>
          <w:szCs w:val="20"/>
        </w:rPr>
        <w:t>. If the disqualified member joins another household, the disqualification period for that individual shall continue until the disqualification period is completed.</w:t>
      </w:r>
    </w:p>
    <w:p w14:paraId="36C75518" w14:textId="77777777" w:rsidR="0073715E" w:rsidRPr="00DD0767" w:rsidRDefault="0073715E" w:rsidP="0073715E">
      <w:pPr>
        <w:ind w:left="720" w:hanging="720"/>
        <w:rPr>
          <w:rFonts w:ascii="Arial" w:hAnsi="Arial" w:cs="Arial"/>
          <w:sz w:val="20"/>
          <w:szCs w:val="20"/>
        </w:rPr>
      </w:pPr>
      <w:r>
        <w:rPr>
          <w:rFonts w:ascii="Arial" w:hAnsi="Arial" w:cs="Arial"/>
          <w:sz w:val="20"/>
          <w:szCs w:val="20"/>
        </w:rPr>
        <w:t>*****</w:t>
      </w:r>
    </w:p>
    <w:p w14:paraId="1818579B" w14:textId="77777777" w:rsidR="0073715E" w:rsidRPr="00811C45" w:rsidRDefault="0073715E" w:rsidP="0073715E">
      <w:pPr>
        <w:ind w:left="720" w:hanging="720"/>
        <w:rPr>
          <w:rFonts w:ascii="Arial" w:hAnsi="Arial" w:cs="Arial"/>
          <w:b/>
          <w:bCs/>
          <w:sz w:val="20"/>
          <w:szCs w:val="20"/>
        </w:rPr>
      </w:pPr>
      <w:r w:rsidRPr="00811C45">
        <w:rPr>
          <w:rFonts w:ascii="Arial" w:hAnsi="Arial" w:cs="Arial"/>
          <w:b/>
          <w:bCs/>
          <w:sz w:val="20"/>
          <w:szCs w:val="20"/>
        </w:rPr>
        <w:t>4.311</w:t>
      </w:r>
      <w:r w:rsidRPr="00811C45">
        <w:rPr>
          <w:rFonts w:ascii="Arial" w:hAnsi="Arial" w:cs="Arial"/>
          <w:b/>
          <w:bCs/>
          <w:sz w:val="20"/>
          <w:szCs w:val="20"/>
        </w:rPr>
        <w:tab/>
        <w:t>ABAWD WORK REQUIREMENTS</w:t>
      </w:r>
    </w:p>
    <w:p w14:paraId="78E59FA2" w14:textId="77777777" w:rsidR="0073715E" w:rsidRPr="00811C45" w:rsidRDefault="0073715E" w:rsidP="0073715E">
      <w:pPr>
        <w:rPr>
          <w:rFonts w:ascii="Arial" w:hAnsi="Arial" w:cs="Arial"/>
          <w:sz w:val="20"/>
          <w:szCs w:val="20"/>
        </w:rPr>
      </w:pPr>
      <w:r w:rsidRPr="00811C45">
        <w:rPr>
          <w:rFonts w:ascii="Arial" w:hAnsi="Arial" w:cs="Arial"/>
          <w:sz w:val="20"/>
          <w:szCs w:val="20"/>
        </w:rPr>
        <w:t xml:space="preserve">ABAWDs must fulfill </w:t>
      </w:r>
      <w:del w:id="398" w:author="Brett A. Bustos" w:date="2026-04-06T10:32:00Z" w16du:dateUtc="2026-04-06T16:32:00Z">
        <w:r w:rsidRPr="00811C45" w:rsidDel="004B69BD">
          <w:rPr>
            <w:rFonts w:ascii="Arial" w:hAnsi="Arial" w:cs="Arial"/>
            <w:sz w:val="20"/>
            <w:szCs w:val="20"/>
          </w:rPr>
          <w:delText xml:space="preserve">an </w:delText>
        </w:r>
      </w:del>
      <w:ins w:id="399" w:author="Brett A. Bustos" w:date="2026-04-06T10:32:00Z" w16du:dateUtc="2026-04-06T16:32:00Z">
        <w:r w:rsidRPr="00811C45">
          <w:rPr>
            <w:rFonts w:ascii="Arial" w:hAnsi="Arial" w:cs="Arial"/>
            <w:sz w:val="20"/>
            <w:szCs w:val="20"/>
          </w:rPr>
          <w:t xml:space="preserve">the </w:t>
        </w:r>
      </w:ins>
      <w:r w:rsidRPr="00811C45">
        <w:rPr>
          <w:rFonts w:ascii="Arial" w:hAnsi="Arial" w:cs="Arial"/>
          <w:sz w:val="20"/>
          <w:szCs w:val="20"/>
        </w:rPr>
        <w:t xml:space="preserve">ABAWD work requirement in addition to the general work requirements. </w:t>
      </w:r>
      <w:del w:id="400" w:author="Brett A. Bustos" w:date="2026-04-06T10:32:00Z" w16du:dateUtc="2026-04-06T16:32:00Z">
        <w:r w:rsidRPr="00811C45" w:rsidDel="004B69BD">
          <w:rPr>
            <w:rFonts w:ascii="Arial" w:hAnsi="Arial" w:cs="Arial"/>
            <w:sz w:val="20"/>
            <w:szCs w:val="20"/>
          </w:rPr>
          <w:delText>For the remainder of this section, client statement is considered acceptable verification unless questionable. If verification is requested from the client, case documentation must thoroughly explain why the original client statement was considered questionable.</w:delText>
        </w:r>
      </w:del>
    </w:p>
    <w:p w14:paraId="1C2A1140" w14:textId="77777777" w:rsidR="0073715E" w:rsidRPr="00811C45" w:rsidRDefault="0073715E" w:rsidP="0073715E">
      <w:pPr>
        <w:ind w:left="720" w:hanging="720"/>
        <w:rPr>
          <w:rFonts w:ascii="Arial" w:hAnsi="Arial" w:cs="Arial"/>
          <w:sz w:val="20"/>
          <w:szCs w:val="20"/>
        </w:rPr>
      </w:pPr>
      <w:r w:rsidRPr="00811C45">
        <w:rPr>
          <w:rFonts w:ascii="Arial" w:hAnsi="Arial" w:cs="Arial"/>
          <w:sz w:val="20"/>
          <w:szCs w:val="20"/>
        </w:rPr>
        <w:t>A.</w:t>
      </w:r>
      <w:r w:rsidRPr="00811C45">
        <w:rPr>
          <w:rFonts w:ascii="Arial" w:hAnsi="Arial" w:cs="Arial"/>
          <w:sz w:val="20"/>
          <w:szCs w:val="20"/>
        </w:rPr>
        <w:tab/>
        <w:t>The following individuals are</w:t>
      </w:r>
      <w:ins w:id="401" w:author="Brett A. Bustos" w:date="2026-04-06T10:33:00Z" w16du:dateUtc="2026-04-06T16:33:00Z">
        <w:r w:rsidRPr="00811C45">
          <w:rPr>
            <w:rFonts w:ascii="Arial" w:hAnsi="Arial" w:cs="Arial"/>
            <w:sz w:val="20"/>
            <w:szCs w:val="20"/>
          </w:rPr>
          <w:t>, by definition,</w:t>
        </w:r>
      </w:ins>
      <w:r w:rsidRPr="00811C45">
        <w:rPr>
          <w:rFonts w:ascii="Arial" w:hAnsi="Arial" w:cs="Arial"/>
          <w:sz w:val="20"/>
          <w:szCs w:val="20"/>
        </w:rPr>
        <w:t xml:space="preserve"> not considered ABAWDs and are therefore not subject to the ABAWD work requirement:</w:t>
      </w:r>
    </w:p>
    <w:p w14:paraId="14E4806C" w14:textId="77777777" w:rsidR="0073715E" w:rsidRPr="00811C45" w:rsidRDefault="0073715E" w:rsidP="0073715E">
      <w:pPr>
        <w:ind w:left="720"/>
        <w:rPr>
          <w:rFonts w:ascii="Arial" w:hAnsi="Arial" w:cs="Arial"/>
          <w:sz w:val="20"/>
          <w:szCs w:val="20"/>
        </w:rPr>
      </w:pPr>
      <w:r w:rsidRPr="00811C45">
        <w:rPr>
          <w:rFonts w:ascii="Arial" w:hAnsi="Arial" w:cs="Arial"/>
          <w:sz w:val="20"/>
          <w:szCs w:val="20"/>
        </w:rPr>
        <w:t>1.</w:t>
      </w:r>
      <w:r w:rsidRPr="00811C45">
        <w:rPr>
          <w:rFonts w:ascii="Arial" w:hAnsi="Arial" w:cs="Arial"/>
          <w:sz w:val="20"/>
          <w:szCs w:val="20"/>
        </w:rPr>
        <w:tab/>
        <w:t>Aged seventeen (17) or younger.</w:t>
      </w:r>
    </w:p>
    <w:p w14:paraId="1D1F5D3E" w14:textId="77777777" w:rsidR="0073715E" w:rsidRPr="00811C45" w:rsidRDefault="0073715E" w:rsidP="0073715E">
      <w:pPr>
        <w:ind w:left="720"/>
        <w:rPr>
          <w:rFonts w:ascii="Arial" w:hAnsi="Arial" w:cs="Arial"/>
          <w:sz w:val="20"/>
          <w:szCs w:val="20"/>
        </w:rPr>
      </w:pPr>
      <w:r w:rsidRPr="00811C45">
        <w:rPr>
          <w:rFonts w:ascii="Arial" w:hAnsi="Arial" w:cs="Arial"/>
          <w:sz w:val="20"/>
          <w:szCs w:val="20"/>
        </w:rPr>
        <w:t>2.</w:t>
      </w:r>
      <w:r w:rsidRPr="00811C45">
        <w:rPr>
          <w:rFonts w:ascii="Arial" w:hAnsi="Arial" w:cs="Arial"/>
          <w:sz w:val="20"/>
          <w:szCs w:val="20"/>
        </w:rPr>
        <w:tab/>
        <w:t xml:space="preserve">Aged </w:t>
      </w:r>
      <w:ins w:id="402" w:author="Brett A. Bustos" w:date="2026-04-06T10:33:00Z" w16du:dateUtc="2026-04-06T16:33:00Z">
        <w:r w:rsidRPr="00811C45">
          <w:rPr>
            <w:rFonts w:ascii="Arial" w:hAnsi="Arial" w:cs="Arial"/>
            <w:sz w:val="20"/>
            <w:szCs w:val="20"/>
          </w:rPr>
          <w:t xml:space="preserve">sixty-five (65) </w:t>
        </w:r>
      </w:ins>
      <w:del w:id="403" w:author="Brett A. Bustos" w:date="2026-04-06T10:33:00Z" w16du:dateUtc="2026-04-06T16:33:00Z">
        <w:r w:rsidRPr="00811C45" w:rsidDel="004B69BD">
          <w:rPr>
            <w:rFonts w:ascii="Arial" w:hAnsi="Arial" w:cs="Arial"/>
            <w:sz w:val="20"/>
            <w:szCs w:val="20"/>
          </w:rPr>
          <w:delText xml:space="preserve">fifty-five (55) </w:delText>
        </w:r>
      </w:del>
      <w:r w:rsidRPr="00811C45">
        <w:rPr>
          <w:rFonts w:ascii="Arial" w:hAnsi="Arial" w:cs="Arial"/>
          <w:sz w:val="20"/>
          <w:szCs w:val="20"/>
        </w:rPr>
        <w:t>or older.</w:t>
      </w:r>
    </w:p>
    <w:p w14:paraId="5748DB3B" w14:textId="77777777" w:rsidR="0073715E" w:rsidRPr="00811C45" w:rsidRDefault="0073715E" w:rsidP="0073715E">
      <w:pPr>
        <w:ind w:left="1440" w:hanging="720"/>
        <w:rPr>
          <w:rFonts w:ascii="Arial" w:hAnsi="Arial" w:cs="Arial"/>
          <w:sz w:val="20"/>
          <w:szCs w:val="20"/>
        </w:rPr>
      </w:pPr>
      <w:r w:rsidRPr="00811C45">
        <w:rPr>
          <w:rFonts w:ascii="Arial" w:hAnsi="Arial" w:cs="Arial"/>
          <w:sz w:val="20"/>
          <w:szCs w:val="20"/>
        </w:rPr>
        <w:t>3.</w:t>
      </w:r>
      <w:r w:rsidRPr="00811C45">
        <w:rPr>
          <w:rFonts w:ascii="Arial" w:hAnsi="Arial" w:cs="Arial"/>
          <w:sz w:val="20"/>
          <w:szCs w:val="20"/>
        </w:rPr>
        <w:tab/>
        <w:t>Determined to be medically certified as physically or mentally unfit for employment. An individual is medically certified as physically or mentally unfit for employment if they:</w:t>
      </w:r>
    </w:p>
    <w:p w14:paraId="210F39C2" w14:textId="77777777" w:rsidR="0073715E" w:rsidRPr="00811C45" w:rsidRDefault="0073715E" w:rsidP="0073715E">
      <w:pPr>
        <w:ind w:left="2160" w:hanging="720"/>
        <w:rPr>
          <w:rFonts w:ascii="Arial" w:hAnsi="Arial" w:cs="Arial"/>
          <w:sz w:val="20"/>
          <w:szCs w:val="20"/>
        </w:rPr>
      </w:pPr>
      <w:r w:rsidRPr="00811C45">
        <w:rPr>
          <w:rFonts w:ascii="Arial" w:hAnsi="Arial" w:cs="Arial"/>
          <w:sz w:val="20"/>
          <w:szCs w:val="20"/>
        </w:rPr>
        <w:lastRenderedPageBreak/>
        <w:t>A.</w:t>
      </w:r>
      <w:r w:rsidRPr="00811C45">
        <w:rPr>
          <w:rFonts w:ascii="Arial" w:hAnsi="Arial" w:cs="Arial"/>
          <w:sz w:val="20"/>
          <w:szCs w:val="20"/>
        </w:rPr>
        <w:tab/>
        <w:t>Are receiving temporary or permanent disability benefits issued by governmental or private sources;</w:t>
      </w:r>
    </w:p>
    <w:p w14:paraId="60277A5A" w14:textId="77777777" w:rsidR="0073715E" w:rsidRPr="00811C45" w:rsidRDefault="0073715E" w:rsidP="0073715E">
      <w:pPr>
        <w:ind w:left="2160" w:hanging="720"/>
        <w:rPr>
          <w:rFonts w:ascii="Arial" w:hAnsi="Arial" w:cs="Arial"/>
          <w:sz w:val="20"/>
          <w:szCs w:val="20"/>
        </w:rPr>
      </w:pPr>
      <w:r w:rsidRPr="00811C45">
        <w:rPr>
          <w:rFonts w:ascii="Arial" w:hAnsi="Arial" w:cs="Arial"/>
          <w:sz w:val="20"/>
          <w:szCs w:val="20"/>
        </w:rPr>
        <w:t>B.</w:t>
      </w:r>
      <w:r w:rsidRPr="00811C45">
        <w:rPr>
          <w:rFonts w:ascii="Arial" w:hAnsi="Arial" w:cs="Arial"/>
          <w:sz w:val="20"/>
          <w:szCs w:val="20"/>
        </w:rPr>
        <w:tab/>
        <w:t xml:space="preserve">Are </w:t>
      </w:r>
      <w:del w:id="404" w:author="Brett A. Bustos" w:date="2026-05-04T15:09:00Z" w16du:dateUtc="2026-05-04T21:09:00Z">
        <w:r w:rsidRPr="00811C45" w:rsidDel="00765CB7">
          <w:rPr>
            <w:rFonts w:ascii="Arial" w:hAnsi="Arial" w:cs="Arial"/>
            <w:sz w:val="20"/>
            <w:szCs w:val="20"/>
          </w:rPr>
          <w:delText xml:space="preserve">obviously </w:delText>
        </w:r>
      </w:del>
      <w:r w:rsidRPr="00811C45">
        <w:rPr>
          <w:rFonts w:ascii="Arial" w:hAnsi="Arial" w:cs="Arial"/>
          <w:sz w:val="20"/>
          <w:szCs w:val="20"/>
        </w:rPr>
        <w:t>mentally or physically unfit for employment as determined by the local office</w:t>
      </w:r>
      <w:ins w:id="405" w:author="Brett A. Bustos" w:date="2026-05-04T15:09:00Z" w16du:dateUtc="2026-05-04T21:09:00Z">
        <w:r>
          <w:rPr>
            <w:rFonts w:ascii="Arial" w:hAnsi="Arial" w:cs="Arial"/>
            <w:sz w:val="20"/>
            <w:szCs w:val="20"/>
          </w:rPr>
          <w:t xml:space="preserve"> through </w:t>
        </w:r>
      </w:ins>
      <w:ins w:id="406" w:author="Brett A. Bustos" w:date="2026-05-04T15:10:00Z" w16du:dateUtc="2026-05-04T21:10:00Z">
        <w:r>
          <w:rPr>
            <w:rFonts w:ascii="Arial" w:hAnsi="Arial" w:cs="Arial"/>
            <w:sz w:val="20"/>
            <w:szCs w:val="20"/>
          </w:rPr>
          <w:t>observation</w:t>
        </w:r>
      </w:ins>
      <w:r w:rsidRPr="00811C45">
        <w:rPr>
          <w:rFonts w:ascii="Arial" w:hAnsi="Arial" w:cs="Arial"/>
          <w:sz w:val="20"/>
          <w:szCs w:val="20"/>
        </w:rPr>
        <w:t>; or</w:t>
      </w:r>
    </w:p>
    <w:p w14:paraId="658DB558" w14:textId="77777777" w:rsidR="0073715E" w:rsidRPr="00811C45" w:rsidRDefault="0073715E" w:rsidP="0073715E">
      <w:pPr>
        <w:ind w:left="2160" w:hanging="720"/>
        <w:rPr>
          <w:rFonts w:ascii="Arial" w:hAnsi="Arial" w:cs="Arial"/>
          <w:sz w:val="20"/>
          <w:szCs w:val="20"/>
        </w:rPr>
      </w:pPr>
      <w:r w:rsidRPr="00811C45">
        <w:rPr>
          <w:rFonts w:ascii="Arial" w:hAnsi="Arial" w:cs="Arial"/>
          <w:sz w:val="20"/>
          <w:szCs w:val="20"/>
        </w:rPr>
        <w:t>C.</w:t>
      </w:r>
      <w:r w:rsidRPr="00811C45">
        <w:rPr>
          <w:rFonts w:ascii="Arial" w:hAnsi="Arial" w:cs="Arial"/>
          <w:sz w:val="20"/>
          <w:szCs w:val="20"/>
        </w:rPr>
        <w:tab/>
        <w:t>Provide a statement from a physician, physician’s assistant, nurse, nurse practitioner, designated representative of the physician’s office, a licensed or certified psychologist, a social worker, or any other qualified health professional as defined in 12-200-101 through 12-315-126, C.R.S., that the client is physically or mentally unfit for employment.</w:t>
      </w:r>
    </w:p>
    <w:p w14:paraId="0872EB55" w14:textId="77777777" w:rsidR="0073715E" w:rsidRPr="00811C45" w:rsidRDefault="0073715E" w:rsidP="0073715E">
      <w:pPr>
        <w:ind w:left="1440" w:hanging="720"/>
        <w:rPr>
          <w:rFonts w:ascii="Arial" w:hAnsi="Arial" w:cs="Arial"/>
          <w:sz w:val="20"/>
          <w:szCs w:val="20"/>
        </w:rPr>
      </w:pPr>
      <w:r w:rsidRPr="00811C45">
        <w:rPr>
          <w:rFonts w:ascii="Arial" w:hAnsi="Arial" w:cs="Arial"/>
          <w:sz w:val="20"/>
          <w:szCs w:val="20"/>
        </w:rPr>
        <w:t>4.</w:t>
      </w:r>
      <w:r w:rsidRPr="00811C45">
        <w:rPr>
          <w:rFonts w:ascii="Arial" w:hAnsi="Arial" w:cs="Arial"/>
          <w:sz w:val="20"/>
          <w:szCs w:val="20"/>
        </w:rPr>
        <w:tab/>
      </w:r>
      <w:del w:id="407" w:author="Brett A. Bustos" w:date="2026-05-04T15:08:00Z" w16du:dateUtc="2026-05-04T21:08:00Z">
        <w:r w:rsidRPr="00811C45" w:rsidDel="00765CB7">
          <w:rPr>
            <w:rFonts w:ascii="Arial" w:hAnsi="Arial" w:cs="Arial"/>
            <w:sz w:val="20"/>
            <w:szCs w:val="20"/>
          </w:rPr>
          <w:delText>Residing in the same physical household with an individual</w:delText>
        </w:r>
      </w:del>
      <w:ins w:id="408" w:author="Brett A. Bustos" w:date="2026-05-04T15:08:00Z" w16du:dateUtc="2026-05-04T21:08:00Z">
        <w:r>
          <w:rPr>
            <w:rFonts w:ascii="Arial" w:hAnsi="Arial" w:cs="Arial"/>
            <w:sz w:val="20"/>
            <w:szCs w:val="20"/>
          </w:rPr>
          <w:t>Exerting parental control over a child</w:t>
        </w:r>
      </w:ins>
      <w:r w:rsidRPr="00811C45">
        <w:rPr>
          <w:rFonts w:ascii="Arial" w:hAnsi="Arial" w:cs="Arial"/>
          <w:sz w:val="20"/>
          <w:szCs w:val="20"/>
        </w:rPr>
        <w:t xml:space="preserve"> who is under the age of </w:t>
      </w:r>
      <w:del w:id="409" w:author="Brett A. Bustos" w:date="2026-05-04T15:08:00Z" w16du:dateUtc="2026-05-04T21:08:00Z">
        <w:r w:rsidRPr="00811C45" w:rsidDel="00765CB7">
          <w:rPr>
            <w:rFonts w:ascii="Arial" w:hAnsi="Arial" w:cs="Arial"/>
            <w:sz w:val="20"/>
            <w:szCs w:val="20"/>
          </w:rPr>
          <w:delText xml:space="preserve">eighteen </w:delText>
        </w:r>
      </w:del>
      <w:ins w:id="410" w:author="Brett A. Bustos" w:date="2026-05-04T15:08:00Z" w16du:dateUtc="2026-05-04T21:08:00Z">
        <w:r>
          <w:rPr>
            <w:rFonts w:ascii="Arial" w:hAnsi="Arial" w:cs="Arial"/>
            <w:sz w:val="20"/>
            <w:szCs w:val="20"/>
          </w:rPr>
          <w:t>fourteen</w:t>
        </w:r>
        <w:r w:rsidRPr="00811C45">
          <w:rPr>
            <w:rFonts w:ascii="Arial" w:hAnsi="Arial" w:cs="Arial"/>
            <w:sz w:val="20"/>
            <w:szCs w:val="20"/>
          </w:rPr>
          <w:t xml:space="preserve"> </w:t>
        </w:r>
      </w:ins>
      <w:r w:rsidRPr="00811C45">
        <w:rPr>
          <w:rFonts w:ascii="Arial" w:hAnsi="Arial" w:cs="Arial"/>
          <w:sz w:val="20"/>
          <w:szCs w:val="20"/>
        </w:rPr>
        <w:t>(</w:t>
      </w:r>
      <w:del w:id="411" w:author="Brett A. Bustos" w:date="2026-05-04T15:09:00Z" w16du:dateUtc="2026-05-04T21:09:00Z">
        <w:r w:rsidRPr="00811C45" w:rsidDel="00765CB7">
          <w:rPr>
            <w:rFonts w:ascii="Arial" w:hAnsi="Arial" w:cs="Arial"/>
            <w:sz w:val="20"/>
            <w:szCs w:val="20"/>
          </w:rPr>
          <w:delText>18</w:delText>
        </w:r>
      </w:del>
      <w:ins w:id="412" w:author="Brett A. Bustos" w:date="2026-05-04T15:09:00Z" w16du:dateUtc="2026-05-04T21:09:00Z">
        <w:r>
          <w:rPr>
            <w:rFonts w:ascii="Arial" w:hAnsi="Arial" w:cs="Arial"/>
            <w:sz w:val="20"/>
            <w:szCs w:val="20"/>
          </w:rPr>
          <w:t>14</w:t>
        </w:r>
      </w:ins>
      <w:r w:rsidRPr="00811C45">
        <w:rPr>
          <w:rFonts w:ascii="Arial" w:hAnsi="Arial" w:cs="Arial"/>
          <w:sz w:val="20"/>
          <w:szCs w:val="20"/>
        </w:rPr>
        <w:t xml:space="preserve">). </w:t>
      </w:r>
      <w:del w:id="413" w:author="Brett A. Bustos" w:date="2026-05-04T15:09:00Z" w16du:dateUtc="2026-05-04T21:09:00Z">
        <w:r w:rsidRPr="00811C45" w:rsidDel="00765CB7">
          <w:rPr>
            <w:rFonts w:ascii="Arial" w:hAnsi="Arial" w:cs="Arial"/>
            <w:sz w:val="20"/>
            <w:szCs w:val="20"/>
          </w:rPr>
          <w:delText>The minor individual does not have to be included in the same SNAP household for this exclusion to apply.</w:delText>
        </w:r>
      </w:del>
    </w:p>
    <w:p w14:paraId="3BBAC0BF" w14:textId="77777777" w:rsidR="0073715E" w:rsidRPr="00811C45" w:rsidRDefault="0073715E" w:rsidP="0073715E">
      <w:pPr>
        <w:ind w:left="720" w:hanging="720"/>
        <w:rPr>
          <w:rFonts w:ascii="Arial" w:hAnsi="Arial" w:cs="Arial"/>
          <w:sz w:val="20"/>
          <w:szCs w:val="20"/>
        </w:rPr>
      </w:pPr>
      <w:r w:rsidRPr="00811C45">
        <w:rPr>
          <w:rFonts w:ascii="Arial" w:hAnsi="Arial" w:cs="Arial"/>
          <w:sz w:val="20"/>
          <w:szCs w:val="20"/>
        </w:rPr>
        <w:t>B.</w:t>
      </w:r>
      <w:r w:rsidRPr="00811C45">
        <w:rPr>
          <w:rFonts w:ascii="Arial" w:hAnsi="Arial" w:cs="Arial"/>
          <w:sz w:val="20"/>
          <w:szCs w:val="20"/>
        </w:rPr>
        <w:tab/>
        <w:t>To fulfill the ABAWD work requirement, the ABAWD must be</w:t>
      </w:r>
      <w:ins w:id="414" w:author="Brett A. Bustos" w:date="2026-04-06T10:34:00Z" w16du:dateUtc="2026-04-06T16:34:00Z">
        <w:r w:rsidRPr="00811C45">
          <w:rPr>
            <w:rFonts w:ascii="Arial" w:hAnsi="Arial" w:cs="Arial"/>
            <w:sz w:val="20"/>
            <w:szCs w:val="20"/>
          </w:rPr>
          <w:t xml:space="preserve"> engaged in one of the following work activities for twenty (20) hours per week, averaged monthly for a total of eighty (80) hours per month</w:t>
        </w:r>
      </w:ins>
      <w:r w:rsidRPr="00811C45">
        <w:rPr>
          <w:rFonts w:ascii="Arial" w:hAnsi="Arial" w:cs="Arial"/>
          <w:sz w:val="20"/>
          <w:szCs w:val="20"/>
        </w:rPr>
        <w:t>:</w:t>
      </w:r>
    </w:p>
    <w:p w14:paraId="068120F4" w14:textId="77777777" w:rsidR="0073715E" w:rsidRPr="00811C45" w:rsidRDefault="0073715E" w:rsidP="0073715E">
      <w:pPr>
        <w:ind w:left="1440" w:hanging="720"/>
        <w:rPr>
          <w:rFonts w:ascii="Arial" w:hAnsi="Arial" w:cs="Arial"/>
          <w:sz w:val="20"/>
          <w:szCs w:val="20"/>
        </w:rPr>
      </w:pPr>
      <w:r w:rsidRPr="00811C45">
        <w:rPr>
          <w:rFonts w:ascii="Arial" w:hAnsi="Arial" w:cs="Arial"/>
          <w:sz w:val="20"/>
          <w:szCs w:val="20"/>
        </w:rPr>
        <w:t>1.</w:t>
      </w:r>
      <w:r w:rsidRPr="00811C45">
        <w:rPr>
          <w:rFonts w:ascii="Arial" w:hAnsi="Arial" w:cs="Arial"/>
          <w:sz w:val="20"/>
          <w:szCs w:val="20"/>
        </w:rPr>
        <w:tab/>
      </w:r>
      <w:ins w:id="415" w:author="Brett A. Bustos" w:date="2026-04-06T10:35:00Z" w16du:dateUtc="2026-04-06T16:35:00Z">
        <w:r w:rsidRPr="00811C45">
          <w:rPr>
            <w:rFonts w:ascii="Arial" w:hAnsi="Arial" w:cs="Arial"/>
            <w:sz w:val="20"/>
            <w:szCs w:val="20"/>
          </w:rPr>
          <w:t>Paid Work</w:t>
        </w:r>
      </w:ins>
      <w:del w:id="416" w:author="Brett A. Bustos" w:date="2026-04-06T10:35:00Z" w16du:dateUtc="2026-04-06T16:35:00Z">
        <w:r w:rsidRPr="00811C45" w:rsidDel="004B69BD">
          <w:rPr>
            <w:rFonts w:ascii="Arial" w:hAnsi="Arial" w:cs="Arial"/>
            <w:sz w:val="20"/>
            <w:szCs w:val="20"/>
          </w:rPr>
          <w:delText>Working 20 hours per week or averaged monthly for a total of 80 hours a month</w:delText>
        </w:r>
      </w:del>
      <w:r w:rsidRPr="00811C45">
        <w:rPr>
          <w:rFonts w:ascii="Arial" w:hAnsi="Arial" w:cs="Arial"/>
          <w:sz w:val="20"/>
          <w:szCs w:val="20"/>
        </w:rPr>
        <w:t>; or</w:t>
      </w:r>
    </w:p>
    <w:p w14:paraId="22D9E1A5" w14:textId="77777777" w:rsidR="0073715E" w:rsidRPr="00811C45" w:rsidDel="003A201F" w:rsidRDefault="0073715E" w:rsidP="0073715E">
      <w:pPr>
        <w:ind w:left="720" w:firstLine="720"/>
        <w:rPr>
          <w:del w:id="417" w:author="Brett A. Bustos" w:date="2026-04-06T10:35:00Z" w16du:dateUtc="2026-04-06T16:35:00Z"/>
          <w:rFonts w:ascii="Arial" w:hAnsi="Arial" w:cs="Arial"/>
          <w:sz w:val="20"/>
          <w:szCs w:val="20"/>
        </w:rPr>
      </w:pPr>
      <w:del w:id="418" w:author="Brett A. Bustos" w:date="2026-04-06T10:35:00Z" w16du:dateUtc="2026-04-06T16:35:00Z">
        <w:r w:rsidRPr="00811C45" w:rsidDel="003A201F">
          <w:rPr>
            <w:rFonts w:ascii="Arial" w:hAnsi="Arial" w:cs="Arial"/>
            <w:sz w:val="20"/>
            <w:szCs w:val="20"/>
          </w:rPr>
          <w:delText>a.</w:delText>
        </w:r>
        <w:r w:rsidRPr="00811C45" w:rsidDel="003A201F">
          <w:rPr>
            <w:rFonts w:ascii="Arial" w:hAnsi="Arial" w:cs="Arial"/>
            <w:sz w:val="20"/>
            <w:szCs w:val="20"/>
          </w:rPr>
          <w:tab/>
          <w:delText>Working includes:</w:delText>
        </w:r>
      </w:del>
    </w:p>
    <w:p w14:paraId="1BB248D7" w14:textId="77777777" w:rsidR="0073715E" w:rsidRPr="00811C45" w:rsidDel="003A201F" w:rsidRDefault="0073715E" w:rsidP="0073715E">
      <w:pPr>
        <w:ind w:left="2880" w:hanging="720"/>
        <w:rPr>
          <w:del w:id="419" w:author="Brett A. Bustos" w:date="2026-04-06T10:35:00Z" w16du:dateUtc="2026-04-06T16:35:00Z"/>
          <w:rFonts w:ascii="Arial" w:hAnsi="Arial" w:cs="Arial"/>
          <w:sz w:val="20"/>
          <w:szCs w:val="20"/>
        </w:rPr>
      </w:pPr>
      <w:del w:id="420" w:author="Brett A. Bustos" w:date="2026-04-06T10:35:00Z" w16du:dateUtc="2026-04-06T16:35:00Z">
        <w:r w:rsidRPr="00811C45" w:rsidDel="003A201F">
          <w:rPr>
            <w:rFonts w:ascii="Arial" w:hAnsi="Arial" w:cs="Arial"/>
            <w:sz w:val="20"/>
            <w:szCs w:val="20"/>
          </w:rPr>
          <w:delText>i.</w:delText>
        </w:r>
        <w:r w:rsidRPr="00811C45" w:rsidDel="003A201F">
          <w:rPr>
            <w:rFonts w:ascii="Arial" w:hAnsi="Arial" w:cs="Arial"/>
            <w:sz w:val="20"/>
            <w:szCs w:val="20"/>
          </w:rPr>
          <w:tab/>
          <w:delText>Work completed in exchange for money (compensated work); or</w:delText>
        </w:r>
      </w:del>
    </w:p>
    <w:p w14:paraId="21A1280A" w14:textId="77777777" w:rsidR="0073715E" w:rsidRPr="00811C45" w:rsidDel="003A201F" w:rsidRDefault="0073715E" w:rsidP="0073715E">
      <w:pPr>
        <w:ind w:left="2880" w:hanging="720"/>
        <w:rPr>
          <w:del w:id="421" w:author="Brett A. Bustos" w:date="2026-04-06T10:35:00Z" w16du:dateUtc="2026-04-06T16:35:00Z"/>
          <w:rFonts w:ascii="Arial" w:hAnsi="Arial" w:cs="Arial"/>
          <w:sz w:val="20"/>
          <w:szCs w:val="20"/>
        </w:rPr>
      </w:pPr>
      <w:del w:id="422" w:author="Brett A. Bustos" w:date="2026-04-06T10:35:00Z" w16du:dateUtc="2026-04-06T16:35:00Z">
        <w:r w:rsidRPr="00811C45" w:rsidDel="003A201F">
          <w:rPr>
            <w:rFonts w:ascii="Arial" w:hAnsi="Arial" w:cs="Arial"/>
            <w:sz w:val="20"/>
            <w:szCs w:val="20"/>
          </w:rPr>
          <w:delText>ii.</w:delText>
        </w:r>
        <w:r w:rsidRPr="00811C45" w:rsidDel="003A201F">
          <w:rPr>
            <w:rFonts w:ascii="Arial" w:hAnsi="Arial" w:cs="Arial"/>
            <w:sz w:val="20"/>
            <w:szCs w:val="20"/>
          </w:rPr>
          <w:tab/>
          <w:delText>Work completed in exchange for goods or services (in-kind work); or</w:delText>
        </w:r>
      </w:del>
    </w:p>
    <w:p w14:paraId="3E89C97F" w14:textId="77777777" w:rsidR="0073715E" w:rsidRPr="00811C45" w:rsidDel="003A201F" w:rsidRDefault="0073715E" w:rsidP="0073715E">
      <w:pPr>
        <w:ind w:left="1440" w:firstLine="720"/>
        <w:rPr>
          <w:del w:id="423" w:author="Brett A. Bustos" w:date="2026-04-06T10:35:00Z" w16du:dateUtc="2026-04-06T16:35:00Z"/>
          <w:rFonts w:ascii="Arial" w:hAnsi="Arial" w:cs="Arial"/>
          <w:sz w:val="20"/>
          <w:szCs w:val="20"/>
        </w:rPr>
      </w:pPr>
      <w:del w:id="424" w:author="Brett A. Bustos" w:date="2026-04-06T10:35:00Z" w16du:dateUtc="2026-04-06T16:35:00Z">
        <w:r w:rsidRPr="00811C45" w:rsidDel="003A201F">
          <w:rPr>
            <w:rFonts w:ascii="Arial" w:hAnsi="Arial" w:cs="Arial"/>
            <w:sz w:val="20"/>
            <w:szCs w:val="20"/>
          </w:rPr>
          <w:delText>iii.</w:delText>
        </w:r>
        <w:r w:rsidRPr="00811C45" w:rsidDel="003A201F">
          <w:rPr>
            <w:rFonts w:ascii="Arial" w:hAnsi="Arial" w:cs="Arial"/>
            <w:sz w:val="20"/>
            <w:szCs w:val="20"/>
          </w:rPr>
          <w:tab/>
          <w:delText>Unpaid work verified by the provider of the unpaid work; or</w:delText>
        </w:r>
      </w:del>
    </w:p>
    <w:p w14:paraId="4703DA03" w14:textId="77777777" w:rsidR="0073715E" w:rsidRPr="00811C45" w:rsidDel="003A201F" w:rsidRDefault="0073715E" w:rsidP="0073715E">
      <w:pPr>
        <w:ind w:left="2880" w:hanging="720"/>
        <w:rPr>
          <w:del w:id="425" w:author="Brett A. Bustos" w:date="2026-04-06T10:35:00Z" w16du:dateUtc="2026-04-06T16:35:00Z"/>
          <w:rFonts w:ascii="Arial" w:hAnsi="Arial" w:cs="Arial"/>
          <w:sz w:val="20"/>
          <w:szCs w:val="20"/>
        </w:rPr>
      </w:pPr>
      <w:del w:id="426" w:author="Brett A. Bustos" w:date="2026-04-06T10:35:00Z" w16du:dateUtc="2026-04-06T16:35:00Z">
        <w:r w:rsidRPr="00811C45" w:rsidDel="003A201F">
          <w:rPr>
            <w:rFonts w:ascii="Arial" w:hAnsi="Arial" w:cs="Arial"/>
            <w:sz w:val="20"/>
            <w:szCs w:val="20"/>
          </w:rPr>
          <w:delText>iv.</w:delText>
        </w:r>
        <w:r w:rsidRPr="00811C45" w:rsidDel="003A201F">
          <w:rPr>
            <w:rFonts w:ascii="Arial" w:hAnsi="Arial" w:cs="Arial"/>
            <w:sz w:val="20"/>
            <w:szCs w:val="20"/>
          </w:rPr>
          <w:tab/>
          <w:delText>Any combination of compensated work, unpaid work, or in-kind work.</w:delText>
        </w:r>
      </w:del>
    </w:p>
    <w:p w14:paraId="79CF8CDD" w14:textId="77777777" w:rsidR="0073715E" w:rsidRPr="00811C45" w:rsidRDefault="0073715E" w:rsidP="0073715E">
      <w:pPr>
        <w:rPr>
          <w:ins w:id="427" w:author="Brett A. Bustos" w:date="2026-04-06T10:36:00Z" w16du:dateUtc="2026-04-06T16:36:00Z"/>
          <w:rFonts w:ascii="Arial" w:hAnsi="Arial" w:cs="Arial"/>
          <w:sz w:val="20"/>
          <w:szCs w:val="20"/>
        </w:rPr>
      </w:pPr>
      <w:r w:rsidRPr="00811C45">
        <w:rPr>
          <w:rFonts w:ascii="Arial" w:hAnsi="Arial" w:cs="Arial"/>
          <w:sz w:val="20"/>
          <w:szCs w:val="20"/>
        </w:rPr>
        <w:tab/>
      </w:r>
      <w:ins w:id="428" w:author="Brett A. Bustos" w:date="2026-04-06T10:36:00Z" w16du:dateUtc="2026-04-06T16:36:00Z">
        <w:r w:rsidRPr="00811C45">
          <w:rPr>
            <w:rFonts w:ascii="Arial" w:hAnsi="Arial" w:cs="Arial"/>
            <w:sz w:val="20"/>
            <w:szCs w:val="20"/>
          </w:rPr>
          <w:t>2.</w:t>
        </w:r>
        <w:r w:rsidRPr="00811C45">
          <w:rPr>
            <w:rFonts w:ascii="Arial" w:hAnsi="Arial" w:cs="Arial"/>
            <w:sz w:val="20"/>
            <w:szCs w:val="20"/>
          </w:rPr>
          <w:tab/>
          <w:t>Unpaid work, which includes:</w:t>
        </w:r>
      </w:ins>
    </w:p>
    <w:p w14:paraId="2A5BEA14" w14:textId="77777777" w:rsidR="0073715E" w:rsidRPr="00811C45" w:rsidRDefault="0073715E" w:rsidP="0073715E">
      <w:pPr>
        <w:ind w:left="2160" w:hanging="720"/>
        <w:rPr>
          <w:ins w:id="429" w:author="Brett A. Bustos" w:date="2026-04-06T10:37:00Z" w16du:dateUtc="2026-04-06T16:37:00Z"/>
          <w:rFonts w:ascii="Arial" w:hAnsi="Arial" w:cs="Arial"/>
          <w:sz w:val="20"/>
          <w:szCs w:val="20"/>
        </w:rPr>
      </w:pPr>
      <w:ins w:id="430" w:author="Brett A. Bustos" w:date="2026-04-06T10:36:00Z" w16du:dateUtc="2026-04-06T16:36:00Z">
        <w:r w:rsidRPr="00811C45">
          <w:rPr>
            <w:rFonts w:ascii="Arial" w:hAnsi="Arial" w:cs="Arial"/>
            <w:sz w:val="20"/>
            <w:szCs w:val="20"/>
          </w:rPr>
          <w:t>a.</w:t>
        </w:r>
        <w:r w:rsidRPr="00811C45">
          <w:rPr>
            <w:rFonts w:ascii="Arial" w:hAnsi="Arial" w:cs="Arial"/>
            <w:sz w:val="20"/>
            <w:szCs w:val="20"/>
          </w:rPr>
          <w:tab/>
          <w:t>Work completed in exchange for goods and/or services (in-kind work)</w:t>
        </w:r>
      </w:ins>
      <w:ins w:id="431" w:author="Brett A. Bustos" w:date="2026-04-06T10:37:00Z" w16du:dateUtc="2026-04-06T16:37:00Z">
        <w:r w:rsidRPr="00811C45">
          <w:rPr>
            <w:rFonts w:ascii="Arial" w:hAnsi="Arial" w:cs="Arial"/>
            <w:sz w:val="20"/>
            <w:szCs w:val="20"/>
          </w:rPr>
          <w:t>; or</w:t>
        </w:r>
      </w:ins>
    </w:p>
    <w:p w14:paraId="232FDB68" w14:textId="77777777" w:rsidR="0073715E" w:rsidRPr="00811C45" w:rsidRDefault="0073715E" w:rsidP="0073715E">
      <w:pPr>
        <w:ind w:left="2160" w:hanging="720"/>
        <w:rPr>
          <w:ins w:id="432" w:author="Brett A. Bustos" w:date="2026-04-06T10:35:00Z" w16du:dateUtc="2026-04-06T16:35:00Z"/>
          <w:rFonts w:ascii="Arial" w:hAnsi="Arial" w:cs="Arial"/>
          <w:sz w:val="20"/>
          <w:szCs w:val="20"/>
        </w:rPr>
      </w:pPr>
      <w:ins w:id="433" w:author="Brett A. Bustos" w:date="2026-04-06T10:37:00Z" w16du:dateUtc="2026-04-06T16:37:00Z">
        <w:r w:rsidRPr="00811C45">
          <w:rPr>
            <w:rFonts w:ascii="Arial" w:hAnsi="Arial" w:cs="Arial"/>
            <w:sz w:val="20"/>
            <w:szCs w:val="20"/>
          </w:rPr>
          <w:t>b.</w:t>
        </w:r>
        <w:r w:rsidRPr="00811C45">
          <w:rPr>
            <w:rFonts w:ascii="Arial" w:hAnsi="Arial" w:cs="Arial"/>
            <w:sz w:val="20"/>
            <w:szCs w:val="20"/>
          </w:rPr>
          <w:tab/>
          <w:t xml:space="preserve">Volunteering for an individual or </w:t>
        </w:r>
      </w:ins>
      <w:ins w:id="434" w:author="Brett A. Bustos" w:date="2026-06-04T07:53:00Z" w16du:dateUtc="2026-06-04T13:53:00Z">
        <w:r w:rsidRPr="00811C45">
          <w:rPr>
            <w:rFonts w:ascii="Arial" w:hAnsi="Arial" w:cs="Arial"/>
            <w:sz w:val="20"/>
            <w:szCs w:val="20"/>
          </w:rPr>
          <w:t>organization</w:t>
        </w:r>
      </w:ins>
    </w:p>
    <w:p w14:paraId="7E00EBF6" w14:textId="77777777" w:rsidR="0073715E" w:rsidRPr="00811C45" w:rsidRDefault="0073715E" w:rsidP="0073715E">
      <w:pPr>
        <w:ind w:left="1440" w:hanging="720"/>
        <w:rPr>
          <w:rFonts w:ascii="Arial" w:hAnsi="Arial" w:cs="Arial"/>
          <w:sz w:val="20"/>
          <w:szCs w:val="20"/>
        </w:rPr>
      </w:pPr>
      <w:ins w:id="435" w:author="Brett A. Bustos" w:date="2026-04-06T10:38:00Z" w16du:dateUtc="2026-04-06T16:38:00Z">
        <w:r w:rsidRPr="00811C45">
          <w:rPr>
            <w:rFonts w:ascii="Arial" w:hAnsi="Arial" w:cs="Arial"/>
            <w:sz w:val="20"/>
            <w:szCs w:val="20"/>
          </w:rPr>
          <w:t>3</w:t>
        </w:r>
      </w:ins>
      <w:del w:id="436" w:author="Brett A. Bustos" w:date="2026-04-06T10:38:00Z" w16du:dateUtc="2026-04-06T16:38:00Z">
        <w:r w:rsidRPr="00811C45" w:rsidDel="003A201F">
          <w:rPr>
            <w:rFonts w:ascii="Arial" w:hAnsi="Arial" w:cs="Arial"/>
            <w:sz w:val="20"/>
            <w:szCs w:val="20"/>
          </w:rPr>
          <w:delText>2</w:delText>
        </w:r>
      </w:del>
      <w:r w:rsidRPr="00811C45">
        <w:rPr>
          <w:rFonts w:ascii="Arial" w:hAnsi="Arial" w:cs="Arial"/>
          <w:sz w:val="20"/>
          <w:szCs w:val="20"/>
        </w:rPr>
        <w:t>.</w:t>
      </w:r>
      <w:r w:rsidRPr="00811C45">
        <w:rPr>
          <w:rFonts w:ascii="Arial" w:hAnsi="Arial" w:cs="Arial"/>
          <w:sz w:val="20"/>
          <w:szCs w:val="20"/>
        </w:rPr>
        <w:tab/>
        <w:t xml:space="preserve">Participating in and complying with the requirements of a work program </w:t>
      </w:r>
      <w:del w:id="437" w:author="Brett A. Bustos" w:date="2026-04-06T10:38:00Z" w16du:dateUtc="2026-04-06T16:38:00Z">
        <w:r w:rsidRPr="00811C45" w:rsidDel="003A201F">
          <w:rPr>
            <w:rFonts w:ascii="Arial" w:hAnsi="Arial" w:cs="Arial"/>
            <w:sz w:val="20"/>
            <w:szCs w:val="20"/>
          </w:rPr>
          <w:delText>20 hours per week or averaged monthly for a total of 80 hours a month</w:delText>
        </w:r>
      </w:del>
      <w:r w:rsidRPr="00811C45">
        <w:rPr>
          <w:rFonts w:ascii="Arial" w:hAnsi="Arial" w:cs="Arial"/>
          <w:sz w:val="20"/>
          <w:szCs w:val="20"/>
        </w:rPr>
        <w:t>; or</w:t>
      </w:r>
    </w:p>
    <w:p w14:paraId="04692BA4" w14:textId="77777777" w:rsidR="0073715E" w:rsidRPr="00811C45" w:rsidRDefault="0073715E" w:rsidP="0073715E">
      <w:pPr>
        <w:ind w:left="720" w:firstLine="720"/>
        <w:rPr>
          <w:rFonts w:ascii="Arial" w:hAnsi="Arial" w:cs="Arial"/>
          <w:sz w:val="20"/>
          <w:szCs w:val="20"/>
        </w:rPr>
      </w:pPr>
      <w:r w:rsidRPr="00811C45">
        <w:rPr>
          <w:rFonts w:ascii="Arial" w:hAnsi="Arial" w:cs="Arial"/>
          <w:sz w:val="20"/>
          <w:szCs w:val="20"/>
        </w:rPr>
        <w:t>a.</w:t>
      </w:r>
      <w:r w:rsidRPr="00811C45">
        <w:rPr>
          <w:rFonts w:ascii="Arial" w:hAnsi="Arial" w:cs="Arial"/>
          <w:sz w:val="20"/>
          <w:szCs w:val="20"/>
        </w:rPr>
        <w:tab/>
        <w:t>A work program includes:</w:t>
      </w:r>
    </w:p>
    <w:p w14:paraId="51BBDC03" w14:textId="77777777" w:rsidR="0073715E" w:rsidRPr="00811C45" w:rsidRDefault="0073715E" w:rsidP="0073715E">
      <w:pPr>
        <w:ind w:left="2880" w:hanging="720"/>
        <w:rPr>
          <w:rFonts w:ascii="Arial" w:hAnsi="Arial" w:cs="Arial"/>
          <w:sz w:val="20"/>
          <w:szCs w:val="20"/>
        </w:rPr>
      </w:pPr>
      <w:proofErr w:type="spellStart"/>
      <w:r w:rsidRPr="00811C45">
        <w:rPr>
          <w:rFonts w:ascii="Arial" w:hAnsi="Arial" w:cs="Arial"/>
          <w:sz w:val="20"/>
          <w:szCs w:val="20"/>
        </w:rPr>
        <w:t>i</w:t>
      </w:r>
      <w:proofErr w:type="spellEnd"/>
      <w:r w:rsidRPr="00811C45">
        <w:rPr>
          <w:rFonts w:ascii="Arial" w:hAnsi="Arial" w:cs="Arial"/>
          <w:sz w:val="20"/>
          <w:szCs w:val="20"/>
        </w:rPr>
        <w:t>.</w:t>
      </w:r>
      <w:r w:rsidRPr="00811C45">
        <w:rPr>
          <w:rFonts w:ascii="Arial" w:hAnsi="Arial" w:cs="Arial"/>
          <w:sz w:val="20"/>
          <w:szCs w:val="20"/>
        </w:rPr>
        <w:tab/>
      </w:r>
      <w:ins w:id="438" w:author="Brett A. Bustos" w:date="2026-04-06T10:38:00Z" w16du:dateUtc="2026-04-06T16:38:00Z">
        <w:r w:rsidRPr="00811C45">
          <w:rPr>
            <w:rFonts w:ascii="Arial" w:hAnsi="Arial" w:cs="Arial"/>
            <w:sz w:val="20"/>
            <w:szCs w:val="20"/>
          </w:rPr>
          <w:t>The Employment First program</w:t>
        </w:r>
      </w:ins>
      <w:del w:id="439" w:author="Brett A. Bustos" w:date="2026-04-06T10:39:00Z" w16du:dateUtc="2026-04-06T16:39:00Z">
        <w:r w:rsidRPr="00811C45" w:rsidDel="003A201F">
          <w:rPr>
            <w:rFonts w:ascii="Arial" w:hAnsi="Arial" w:cs="Arial"/>
            <w:sz w:val="20"/>
            <w:szCs w:val="20"/>
          </w:rPr>
          <w:delText>A program of employment and training operated or supervised by the CDHS program other than a job search program or a job search training program</w:delText>
        </w:r>
      </w:del>
      <w:r w:rsidRPr="00811C45">
        <w:rPr>
          <w:rFonts w:ascii="Arial" w:hAnsi="Arial" w:cs="Arial"/>
          <w:sz w:val="20"/>
          <w:szCs w:val="20"/>
        </w:rPr>
        <w:t>;</w:t>
      </w:r>
    </w:p>
    <w:p w14:paraId="2EF44A17" w14:textId="77777777" w:rsidR="0073715E" w:rsidRPr="00811C45" w:rsidRDefault="0073715E" w:rsidP="0073715E">
      <w:pPr>
        <w:ind w:left="2880" w:hanging="720"/>
        <w:rPr>
          <w:rFonts w:ascii="Arial" w:hAnsi="Arial" w:cs="Arial"/>
          <w:sz w:val="20"/>
          <w:szCs w:val="20"/>
        </w:rPr>
      </w:pPr>
      <w:r w:rsidRPr="00811C45">
        <w:rPr>
          <w:rFonts w:ascii="Arial" w:hAnsi="Arial" w:cs="Arial"/>
          <w:sz w:val="20"/>
          <w:szCs w:val="20"/>
        </w:rPr>
        <w:t>ii.</w:t>
      </w:r>
      <w:r w:rsidRPr="00811C45">
        <w:rPr>
          <w:rFonts w:ascii="Arial" w:hAnsi="Arial" w:cs="Arial"/>
          <w:sz w:val="20"/>
          <w:szCs w:val="20"/>
        </w:rPr>
        <w:tab/>
        <w:t>A program under the Workforce Innovation and Opportunity Act (WIOA);</w:t>
      </w:r>
    </w:p>
    <w:p w14:paraId="6CCB1684" w14:textId="77777777" w:rsidR="0073715E" w:rsidRPr="00811C45" w:rsidRDefault="0073715E" w:rsidP="0073715E">
      <w:pPr>
        <w:ind w:left="2880" w:hanging="720"/>
        <w:rPr>
          <w:ins w:id="440" w:author="Brett A. Bustos" w:date="2026-04-06T10:40:00Z" w16du:dateUtc="2026-04-06T16:40:00Z"/>
          <w:rFonts w:ascii="Arial" w:hAnsi="Arial" w:cs="Arial"/>
          <w:sz w:val="20"/>
          <w:szCs w:val="20"/>
        </w:rPr>
      </w:pPr>
      <w:r w:rsidRPr="00811C45">
        <w:rPr>
          <w:rFonts w:ascii="Arial" w:hAnsi="Arial" w:cs="Arial"/>
          <w:sz w:val="20"/>
          <w:szCs w:val="20"/>
        </w:rPr>
        <w:t>iii.</w:t>
      </w:r>
      <w:r w:rsidRPr="00811C45">
        <w:rPr>
          <w:rFonts w:ascii="Arial" w:hAnsi="Arial" w:cs="Arial"/>
          <w:sz w:val="20"/>
          <w:szCs w:val="20"/>
        </w:rPr>
        <w:tab/>
        <w:t>A program under Section 236 of the Trade Act of 1974 (19 USC 2296, “Trade Adjustment Assistance”)</w:t>
      </w:r>
      <w:ins w:id="441" w:author="Brett A. Bustos" w:date="2026-04-06T10:40:00Z" w16du:dateUtc="2026-04-06T16:40:00Z">
        <w:r w:rsidRPr="00811C45">
          <w:rPr>
            <w:rFonts w:ascii="Arial" w:hAnsi="Arial" w:cs="Arial"/>
            <w:sz w:val="20"/>
            <w:szCs w:val="20"/>
          </w:rPr>
          <w:t>;</w:t>
        </w:r>
      </w:ins>
      <w:del w:id="442" w:author="Brett A. Bustos" w:date="2026-04-06T10:40:00Z" w16du:dateUtc="2026-04-06T16:40:00Z">
        <w:r w:rsidRPr="00811C45" w:rsidDel="003A201F">
          <w:rPr>
            <w:rFonts w:ascii="Arial" w:hAnsi="Arial" w:cs="Arial"/>
            <w:sz w:val="20"/>
            <w:szCs w:val="20"/>
          </w:rPr>
          <w:delText>.</w:delText>
        </w:r>
      </w:del>
    </w:p>
    <w:p w14:paraId="462BAEB4" w14:textId="77777777" w:rsidR="0073715E" w:rsidRPr="00811C45" w:rsidRDefault="0073715E" w:rsidP="0073715E">
      <w:pPr>
        <w:ind w:left="2880" w:hanging="720"/>
        <w:rPr>
          <w:ins w:id="443" w:author="Brett A. Bustos" w:date="2026-04-06T10:41:00Z" w16du:dateUtc="2026-04-06T16:41:00Z"/>
          <w:rFonts w:ascii="Arial" w:hAnsi="Arial" w:cs="Arial"/>
          <w:sz w:val="20"/>
          <w:szCs w:val="20"/>
        </w:rPr>
      </w:pPr>
      <w:ins w:id="444" w:author="Brett A. Bustos" w:date="2026-04-06T10:40:00Z" w16du:dateUtc="2026-04-06T16:40:00Z">
        <w:r w:rsidRPr="00811C45">
          <w:rPr>
            <w:rFonts w:ascii="Arial" w:hAnsi="Arial" w:cs="Arial"/>
            <w:sz w:val="20"/>
            <w:szCs w:val="20"/>
          </w:rPr>
          <w:t>iv.</w:t>
        </w:r>
        <w:r w:rsidRPr="00811C45">
          <w:rPr>
            <w:rFonts w:ascii="Arial" w:hAnsi="Arial" w:cs="Arial"/>
            <w:sz w:val="20"/>
            <w:szCs w:val="20"/>
          </w:rPr>
          <w:tab/>
          <w:t>Any employment and training program for veterans operated by the Department of Labor or the Department of Veterans Affairs;</w:t>
        </w:r>
      </w:ins>
      <w:ins w:id="445" w:author="Brett A. Bustos" w:date="2026-04-06T10:41:00Z" w16du:dateUtc="2026-04-06T16:41:00Z">
        <w:r w:rsidRPr="00811C45">
          <w:rPr>
            <w:rFonts w:ascii="Arial" w:hAnsi="Arial" w:cs="Arial"/>
            <w:sz w:val="20"/>
            <w:szCs w:val="20"/>
          </w:rPr>
          <w:t xml:space="preserve"> or</w:t>
        </w:r>
      </w:ins>
    </w:p>
    <w:p w14:paraId="14DA06D6" w14:textId="77777777" w:rsidR="0073715E" w:rsidRPr="00811C45" w:rsidRDefault="0073715E" w:rsidP="0073715E">
      <w:pPr>
        <w:ind w:left="2880" w:hanging="720"/>
        <w:rPr>
          <w:rFonts w:ascii="Arial" w:hAnsi="Arial" w:cs="Arial"/>
          <w:sz w:val="20"/>
          <w:szCs w:val="20"/>
        </w:rPr>
      </w:pPr>
      <w:ins w:id="446" w:author="Brett A. Bustos" w:date="2026-04-06T10:41:00Z" w16du:dateUtc="2026-04-06T16:41:00Z">
        <w:r w:rsidRPr="00811C45">
          <w:rPr>
            <w:rFonts w:ascii="Arial" w:hAnsi="Arial" w:cs="Arial"/>
            <w:sz w:val="20"/>
            <w:szCs w:val="20"/>
          </w:rPr>
          <w:lastRenderedPageBreak/>
          <w:t>v.</w:t>
        </w:r>
        <w:r w:rsidRPr="00811C45">
          <w:rPr>
            <w:rFonts w:ascii="Arial" w:hAnsi="Arial" w:cs="Arial"/>
            <w:sz w:val="20"/>
            <w:szCs w:val="20"/>
          </w:rPr>
          <w:tab/>
          <w:t>The Colorado Workfare Program</w:t>
        </w:r>
      </w:ins>
    </w:p>
    <w:p w14:paraId="0B44F23F" w14:textId="77777777" w:rsidR="0073715E" w:rsidRPr="00811C45" w:rsidRDefault="0073715E" w:rsidP="0073715E">
      <w:pPr>
        <w:ind w:left="1440" w:hanging="720"/>
        <w:rPr>
          <w:rFonts w:ascii="Arial" w:hAnsi="Arial" w:cs="Arial"/>
          <w:sz w:val="20"/>
          <w:szCs w:val="20"/>
        </w:rPr>
      </w:pPr>
      <w:ins w:id="447" w:author="Brett A. Bustos" w:date="2026-04-06T10:41:00Z" w16du:dateUtc="2026-04-06T16:41:00Z">
        <w:r w:rsidRPr="00811C45">
          <w:rPr>
            <w:rFonts w:ascii="Arial" w:hAnsi="Arial" w:cs="Arial"/>
            <w:sz w:val="20"/>
            <w:szCs w:val="20"/>
          </w:rPr>
          <w:t>3.</w:t>
        </w:r>
        <w:r w:rsidRPr="00811C45">
          <w:rPr>
            <w:rFonts w:ascii="Arial" w:hAnsi="Arial" w:cs="Arial"/>
            <w:sz w:val="20"/>
            <w:szCs w:val="20"/>
          </w:rPr>
          <w:tab/>
          <w:t xml:space="preserve">Any combination of paid work, unpaid work, and participation </w:t>
        </w:r>
      </w:ins>
      <w:ins w:id="448" w:author="Brett A. Bustos" w:date="2026-04-06T10:42:00Z" w16du:dateUtc="2026-04-06T16:42:00Z">
        <w:r w:rsidRPr="00811C45">
          <w:rPr>
            <w:rFonts w:ascii="Arial" w:hAnsi="Arial" w:cs="Arial"/>
            <w:sz w:val="20"/>
            <w:szCs w:val="20"/>
          </w:rPr>
          <w:t>in a work program as defined in Section B, 1, 2, 3 that equals the total required monthly hours</w:t>
        </w:r>
      </w:ins>
      <w:ins w:id="449" w:author="Brett A. Bustos" w:date="2026-04-06T10:43:00Z" w16du:dateUtc="2026-04-06T16:43:00Z">
        <w:r w:rsidRPr="00811C45">
          <w:rPr>
            <w:rFonts w:ascii="Arial" w:hAnsi="Arial" w:cs="Arial"/>
            <w:sz w:val="20"/>
            <w:szCs w:val="20"/>
          </w:rPr>
          <w:t>.</w:t>
        </w:r>
      </w:ins>
    </w:p>
    <w:p w14:paraId="6F0E1EB2" w14:textId="77777777" w:rsidR="0073715E" w:rsidRPr="00811C45" w:rsidRDefault="0073715E" w:rsidP="0073715E">
      <w:pPr>
        <w:ind w:left="1440" w:hanging="720"/>
        <w:rPr>
          <w:rFonts w:ascii="Arial" w:hAnsi="Arial" w:cs="Arial"/>
          <w:sz w:val="20"/>
          <w:szCs w:val="20"/>
        </w:rPr>
      </w:pPr>
      <w:del w:id="450" w:author="Brett A. Bustos" w:date="2026-04-06T10:41:00Z" w16du:dateUtc="2026-04-06T16:41:00Z">
        <w:r w:rsidRPr="00811C45" w:rsidDel="003A201F">
          <w:rPr>
            <w:rFonts w:ascii="Arial" w:hAnsi="Arial" w:cs="Arial"/>
            <w:sz w:val="20"/>
            <w:szCs w:val="20"/>
          </w:rPr>
          <w:delText>3.</w:delText>
        </w:r>
        <w:r w:rsidRPr="00811C45" w:rsidDel="003A201F">
          <w:rPr>
            <w:rFonts w:ascii="Arial" w:hAnsi="Arial" w:cs="Arial"/>
            <w:sz w:val="20"/>
            <w:szCs w:val="20"/>
          </w:rPr>
          <w:tab/>
          <w:delText>In any combination of working and participating in a work program for a total of 20 hours per week or averaged monthly for a total of 80 hours a month; or</w:delText>
        </w:r>
      </w:del>
    </w:p>
    <w:p w14:paraId="0BBC7B44" w14:textId="77777777" w:rsidR="0073715E" w:rsidRPr="00811C45" w:rsidDel="003A201F" w:rsidRDefault="0073715E" w:rsidP="0073715E">
      <w:pPr>
        <w:ind w:left="720"/>
        <w:rPr>
          <w:del w:id="451" w:author="Brett A. Bustos" w:date="2026-04-06T10:41:00Z" w16du:dateUtc="2026-04-06T16:41:00Z"/>
          <w:rFonts w:ascii="Arial" w:hAnsi="Arial" w:cs="Arial"/>
          <w:sz w:val="20"/>
          <w:szCs w:val="20"/>
        </w:rPr>
      </w:pPr>
      <w:del w:id="452" w:author="Brett A. Bustos" w:date="2026-04-06T10:41:00Z" w16du:dateUtc="2026-04-06T16:41:00Z">
        <w:r w:rsidRPr="00811C45" w:rsidDel="003A201F">
          <w:rPr>
            <w:rFonts w:ascii="Arial" w:hAnsi="Arial" w:cs="Arial"/>
            <w:sz w:val="20"/>
            <w:szCs w:val="20"/>
          </w:rPr>
          <w:delText>4.</w:delText>
        </w:r>
        <w:r w:rsidRPr="00811C45" w:rsidDel="003A201F">
          <w:rPr>
            <w:rFonts w:ascii="Arial" w:hAnsi="Arial" w:cs="Arial"/>
            <w:sz w:val="20"/>
            <w:szCs w:val="20"/>
          </w:rPr>
          <w:tab/>
          <w:delText>Participating in and complying with the Colorado Workfare program.</w:delText>
        </w:r>
      </w:del>
    </w:p>
    <w:p w14:paraId="58D1A90F" w14:textId="77777777" w:rsidR="0073715E" w:rsidRPr="00811C45" w:rsidDel="003A201F" w:rsidRDefault="0073715E" w:rsidP="0073715E">
      <w:pPr>
        <w:rPr>
          <w:del w:id="453" w:author="Brett A. Bustos" w:date="2026-04-06T10:41:00Z" w16du:dateUtc="2026-04-06T16:41:00Z"/>
          <w:rFonts w:ascii="Arial" w:hAnsi="Arial" w:cs="Arial"/>
          <w:sz w:val="20"/>
          <w:szCs w:val="20"/>
        </w:rPr>
      </w:pPr>
      <w:del w:id="454" w:author="Brett A. Bustos" w:date="2026-04-06T10:41:00Z" w16du:dateUtc="2026-04-06T16:41:00Z">
        <w:r w:rsidRPr="00811C45" w:rsidDel="003A201F">
          <w:rPr>
            <w:rFonts w:ascii="Arial" w:hAnsi="Arial" w:cs="Arial"/>
            <w:sz w:val="20"/>
            <w:szCs w:val="20"/>
          </w:rPr>
          <w:delText>Failure to meet the ABAWD work requirement will result in the ABAWD losing eligibility if they accrue three countable months within a thirty-six (36) calendar month period.</w:delText>
        </w:r>
      </w:del>
    </w:p>
    <w:p w14:paraId="7E4F779E" w14:textId="77777777" w:rsidR="0073715E" w:rsidRPr="00811C45" w:rsidRDefault="0073715E" w:rsidP="0073715E">
      <w:pPr>
        <w:ind w:left="720" w:hanging="720"/>
        <w:rPr>
          <w:rFonts w:ascii="Arial" w:hAnsi="Arial" w:cs="Arial"/>
          <w:sz w:val="20"/>
          <w:szCs w:val="20"/>
        </w:rPr>
      </w:pPr>
      <w:r w:rsidRPr="00811C45">
        <w:rPr>
          <w:rFonts w:ascii="Arial" w:hAnsi="Arial" w:cs="Arial"/>
          <w:b/>
          <w:bCs/>
          <w:sz w:val="20"/>
          <w:szCs w:val="20"/>
        </w:rPr>
        <w:t>4.311.1</w:t>
      </w:r>
      <w:ins w:id="455" w:author="Brett A. Bustos" w:date="2026-04-06T10:43:00Z" w16du:dateUtc="2026-04-06T16:43:00Z">
        <w:r w:rsidRPr="00811C45">
          <w:rPr>
            <w:rFonts w:ascii="Arial" w:hAnsi="Arial" w:cs="Arial"/>
            <w:b/>
            <w:bCs/>
            <w:sz w:val="20"/>
            <w:szCs w:val="20"/>
          </w:rPr>
          <w:t xml:space="preserve"> </w:t>
        </w:r>
      </w:ins>
      <w:del w:id="456" w:author="Brett A. Bustos" w:date="2026-04-06T10:43:00Z" w16du:dateUtc="2026-04-06T16:43:00Z">
        <w:r w:rsidRPr="00811C45" w:rsidDel="003A201F">
          <w:rPr>
            <w:rFonts w:ascii="Arial" w:hAnsi="Arial" w:cs="Arial"/>
            <w:b/>
            <w:bCs/>
            <w:sz w:val="20"/>
            <w:szCs w:val="20"/>
          </w:rPr>
          <w:tab/>
        </w:r>
      </w:del>
      <w:r w:rsidRPr="00811C45">
        <w:rPr>
          <w:rFonts w:ascii="Arial" w:hAnsi="Arial" w:cs="Arial"/>
          <w:b/>
          <w:bCs/>
          <w:sz w:val="20"/>
          <w:szCs w:val="20"/>
        </w:rPr>
        <w:t>ABAWD Exemptions</w:t>
      </w:r>
    </w:p>
    <w:p w14:paraId="49ACDA10" w14:textId="77777777" w:rsidR="0073715E" w:rsidRPr="00811C45" w:rsidRDefault="0073715E" w:rsidP="0073715E">
      <w:pPr>
        <w:rPr>
          <w:rFonts w:ascii="Arial" w:hAnsi="Arial" w:cs="Arial"/>
          <w:sz w:val="20"/>
          <w:szCs w:val="20"/>
        </w:rPr>
      </w:pPr>
      <w:r w:rsidRPr="00811C45">
        <w:rPr>
          <w:rFonts w:ascii="Arial" w:hAnsi="Arial" w:cs="Arial"/>
          <w:sz w:val="20"/>
          <w:szCs w:val="20"/>
        </w:rPr>
        <w:t>Any individual who meets the definition of an ABAWD can be exempt from the ABAWD work requirement by meeting one of the follow</w:t>
      </w:r>
      <w:ins w:id="457" w:author="Brett A. Bustos" w:date="2026-04-06T10:43:00Z" w16du:dateUtc="2026-04-06T16:43:00Z">
        <w:r w:rsidRPr="00811C45">
          <w:rPr>
            <w:rFonts w:ascii="Arial" w:hAnsi="Arial" w:cs="Arial"/>
            <w:sz w:val="20"/>
            <w:szCs w:val="20"/>
          </w:rPr>
          <w:t>ing</w:t>
        </w:r>
      </w:ins>
      <w:r w:rsidRPr="00811C45">
        <w:rPr>
          <w:rFonts w:ascii="Arial" w:hAnsi="Arial" w:cs="Arial"/>
          <w:sz w:val="20"/>
          <w:szCs w:val="20"/>
        </w:rPr>
        <w:t xml:space="preserve"> exemptions:</w:t>
      </w:r>
    </w:p>
    <w:p w14:paraId="073686C9" w14:textId="77777777" w:rsidR="0073715E" w:rsidRPr="00811C45" w:rsidRDefault="0073715E" w:rsidP="0073715E">
      <w:pPr>
        <w:ind w:left="720" w:hanging="720"/>
        <w:rPr>
          <w:ins w:id="458" w:author="Brett A. Bustos" w:date="2026-04-06T10:44:00Z" w16du:dateUtc="2026-04-06T16:44:00Z"/>
          <w:rFonts w:ascii="Arial" w:hAnsi="Arial" w:cs="Arial"/>
          <w:sz w:val="20"/>
          <w:szCs w:val="20"/>
        </w:rPr>
      </w:pPr>
      <w:r w:rsidRPr="00811C45">
        <w:rPr>
          <w:rFonts w:ascii="Arial" w:hAnsi="Arial" w:cs="Arial"/>
          <w:sz w:val="20"/>
          <w:szCs w:val="20"/>
        </w:rPr>
        <w:t>A.</w:t>
      </w:r>
      <w:r w:rsidRPr="00811C45">
        <w:rPr>
          <w:rFonts w:ascii="Arial" w:hAnsi="Arial" w:cs="Arial"/>
          <w:sz w:val="20"/>
          <w:szCs w:val="20"/>
        </w:rPr>
        <w:tab/>
        <w:t>Exempt from the general work requirements;</w:t>
      </w:r>
    </w:p>
    <w:p w14:paraId="51DD80DF" w14:textId="77777777" w:rsidR="0073715E" w:rsidRPr="00811C45" w:rsidRDefault="0073715E" w:rsidP="0073715E">
      <w:pPr>
        <w:ind w:left="1440" w:hanging="720"/>
        <w:rPr>
          <w:rFonts w:ascii="Arial" w:hAnsi="Arial" w:cs="Arial"/>
          <w:sz w:val="20"/>
          <w:szCs w:val="20"/>
        </w:rPr>
      </w:pPr>
      <w:ins w:id="459" w:author="Brett A. Bustos" w:date="2026-04-06T10:44:00Z" w16du:dateUtc="2026-04-06T16:44:00Z">
        <w:r w:rsidRPr="00811C45">
          <w:rPr>
            <w:rFonts w:ascii="Arial" w:hAnsi="Arial" w:cs="Arial"/>
            <w:sz w:val="20"/>
            <w:szCs w:val="20"/>
          </w:rPr>
          <w:t>1.</w:t>
        </w:r>
        <w:r w:rsidRPr="00811C45">
          <w:rPr>
            <w:rFonts w:ascii="Arial" w:hAnsi="Arial" w:cs="Arial"/>
            <w:sz w:val="20"/>
            <w:szCs w:val="20"/>
          </w:rPr>
          <w:tab/>
          <w:t xml:space="preserve">ABAWDs between the age of sixty (60) and sixty-four (64) are not exempt from the </w:t>
        </w:r>
      </w:ins>
      <w:ins w:id="460" w:author="Brett A. Bustos" w:date="2026-04-06T10:45:00Z" w16du:dateUtc="2026-04-06T16:45:00Z">
        <w:r w:rsidRPr="00811C45">
          <w:rPr>
            <w:rFonts w:ascii="Arial" w:hAnsi="Arial" w:cs="Arial"/>
            <w:sz w:val="20"/>
            <w:szCs w:val="20"/>
          </w:rPr>
          <w:t xml:space="preserve">ABAWD work requirement based upon them being exempt from the general work requirement due to their age. They must be eligible for another general work requirement exemption for </w:t>
        </w:r>
      </w:ins>
      <w:ins w:id="461" w:author="Brett A. Bustos" w:date="2026-05-27T08:33:00Z" w16du:dateUtc="2026-05-27T14:33:00Z">
        <w:r>
          <w:rPr>
            <w:rFonts w:ascii="Arial" w:hAnsi="Arial" w:cs="Arial"/>
            <w:sz w:val="20"/>
            <w:szCs w:val="20"/>
          </w:rPr>
          <w:t>this</w:t>
        </w:r>
      </w:ins>
      <w:ins w:id="462" w:author="Brett A. Bustos" w:date="2026-04-06T10:45:00Z" w16du:dateUtc="2026-04-06T16:45:00Z">
        <w:r w:rsidRPr="00811C45">
          <w:rPr>
            <w:rFonts w:ascii="Arial" w:hAnsi="Arial" w:cs="Arial"/>
            <w:sz w:val="20"/>
            <w:szCs w:val="20"/>
          </w:rPr>
          <w:t xml:space="preserve"> exemption to apply to the ABAWD work requirement.</w:t>
        </w:r>
      </w:ins>
    </w:p>
    <w:p w14:paraId="39A5B92A" w14:textId="77777777" w:rsidR="0073715E" w:rsidRPr="00811C45" w:rsidRDefault="0073715E" w:rsidP="0073715E">
      <w:pPr>
        <w:ind w:left="720" w:hanging="720"/>
        <w:rPr>
          <w:rFonts w:ascii="Arial" w:hAnsi="Arial" w:cs="Arial"/>
          <w:sz w:val="20"/>
          <w:szCs w:val="20"/>
        </w:rPr>
      </w:pPr>
      <w:r w:rsidRPr="00811C45">
        <w:rPr>
          <w:rFonts w:ascii="Arial" w:hAnsi="Arial" w:cs="Arial"/>
          <w:sz w:val="20"/>
          <w:szCs w:val="20"/>
        </w:rPr>
        <w:t>B.</w:t>
      </w:r>
      <w:r w:rsidRPr="00811C45">
        <w:rPr>
          <w:rFonts w:ascii="Arial" w:hAnsi="Arial" w:cs="Arial"/>
          <w:sz w:val="20"/>
          <w:szCs w:val="20"/>
        </w:rPr>
        <w:tab/>
        <w:t>Pregnancy;</w:t>
      </w:r>
    </w:p>
    <w:p w14:paraId="25BD450B" w14:textId="77777777" w:rsidR="0073715E" w:rsidRPr="00811C45" w:rsidDel="00D768BE" w:rsidRDefault="0073715E" w:rsidP="0073715E">
      <w:pPr>
        <w:ind w:left="720" w:hanging="720"/>
        <w:rPr>
          <w:del w:id="463" w:author="Brett A. Bustos" w:date="2026-04-06T10:46:00Z" w16du:dateUtc="2026-04-06T16:46:00Z"/>
          <w:rFonts w:ascii="Arial" w:hAnsi="Arial" w:cs="Arial"/>
          <w:sz w:val="20"/>
          <w:szCs w:val="20"/>
        </w:rPr>
      </w:pPr>
      <w:r w:rsidRPr="00811C45">
        <w:rPr>
          <w:rFonts w:ascii="Arial" w:hAnsi="Arial" w:cs="Arial"/>
          <w:sz w:val="20"/>
          <w:szCs w:val="20"/>
        </w:rPr>
        <w:t>C.</w:t>
      </w:r>
      <w:r w:rsidRPr="00811C45">
        <w:rPr>
          <w:rFonts w:ascii="Arial" w:hAnsi="Arial" w:cs="Arial"/>
          <w:sz w:val="20"/>
          <w:szCs w:val="20"/>
        </w:rPr>
        <w:tab/>
      </w:r>
      <w:ins w:id="464" w:author="Brett A. Bustos" w:date="2026-04-06T10:46:00Z" w16du:dateUtc="2026-04-06T16:46:00Z">
        <w:r w:rsidRPr="00811C45">
          <w:rPr>
            <w:rFonts w:ascii="Arial" w:hAnsi="Arial" w:cs="Arial"/>
            <w:sz w:val="20"/>
            <w:szCs w:val="20"/>
          </w:rPr>
          <w:t xml:space="preserve">Member of an Indian tribe </w:t>
        </w:r>
      </w:ins>
      <w:del w:id="465" w:author="Brett A. Bustos" w:date="2026-04-06T10:46:00Z" w16du:dateUtc="2026-04-06T16:46:00Z">
        <w:r w:rsidRPr="00811C45" w:rsidDel="00D768BE">
          <w:rPr>
            <w:rFonts w:ascii="Arial" w:hAnsi="Arial" w:cs="Arial"/>
            <w:sz w:val="20"/>
            <w:szCs w:val="20"/>
          </w:rPr>
          <w:delText>A person experiencing homelessness, as defined in Section 4.000.1;</w:delText>
        </w:r>
      </w:del>
    </w:p>
    <w:p w14:paraId="690E8718" w14:textId="77777777" w:rsidR="0073715E" w:rsidRPr="00811C45" w:rsidDel="00D768BE" w:rsidRDefault="0073715E" w:rsidP="0073715E">
      <w:pPr>
        <w:ind w:left="720" w:hanging="720"/>
        <w:rPr>
          <w:del w:id="466" w:author="Brett A. Bustos" w:date="2026-04-06T10:46:00Z" w16du:dateUtc="2026-04-06T16:46:00Z"/>
          <w:rFonts w:ascii="Arial" w:hAnsi="Arial" w:cs="Arial"/>
          <w:sz w:val="20"/>
          <w:szCs w:val="20"/>
        </w:rPr>
      </w:pPr>
      <w:del w:id="467" w:author="Brett A. Bustos" w:date="2026-04-06T10:46:00Z" w16du:dateUtc="2026-04-06T16:46:00Z">
        <w:r w:rsidRPr="00811C45" w:rsidDel="00D768BE">
          <w:rPr>
            <w:rFonts w:ascii="Arial" w:hAnsi="Arial" w:cs="Arial"/>
            <w:sz w:val="20"/>
            <w:szCs w:val="20"/>
          </w:rPr>
          <w:delText>D.</w:delText>
        </w:r>
        <w:r w:rsidRPr="00811C45" w:rsidDel="00D768BE">
          <w:rPr>
            <w:rFonts w:ascii="Arial" w:hAnsi="Arial" w:cs="Arial"/>
            <w:sz w:val="20"/>
            <w:szCs w:val="20"/>
          </w:rPr>
          <w:tab/>
          <w:delText>Veterans;</w:delText>
        </w:r>
      </w:del>
    </w:p>
    <w:p w14:paraId="6D618439" w14:textId="77777777" w:rsidR="0073715E" w:rsidRPr="00811C45" w:rsidRDefault="0073715E" w:rsidP="0073715E">
      <w:pPr>
        <w:ind w:left="720" w:hanging="720"/>
        <w:rPr>
          <w:rFonts w:ascii="Arial" w:hAnsi="Arial" w:cs="Arial"/>
          <w:sz w:val="20"/>
          <w:szCs w:val="20"/>
        </w:rPr>
      </w:pPr>
      <w:del w:id="468" w:author="Brett A. Bustos" w:date="2026-04-06T10:46:00Z" w16du:dateUtc="2026-04-06T16:46:00Z">
        <w:r w:rsidRPr="00811C45" w:rsidDel="00D768BE">
          <w:rPr>
            <w:rFonts w:ascii="Arial" w:hAnsi="Arial" w:cs="Arial"/>
            <w:sz w:val="20"/>
            <w:szCs w:val="20"/>
          </w:rPr>
          <w:delText>E.</w:delText>
        </w:r>
        <w:r w:rsidRPr="00811C45" w:rsidDel="00D768BE">
          <w:rPr>
            <w:rFonts w:ascii="Arial" w:hAnsi="Arial" w:cs="Arial"/>
            <w:sz w:val="20"/>
            <w:szCs w:val="20"/>
          </w:rPr>
          <w:tab/>
          <w:delText>Aged twenty-four (24) years and younger and in Foster Care on their eighteenth (18th) birthday;</w:delText>
        </w:r>
      </w:del>
    </w:p>
    <w:p w14:paraId="511A7D1C" w14:textId="77777777" w:rsidR="0073715E" w:rsidRPr="00811C45" w:rsidRDefault="0073715E" w:rsidP="0073715E">
      <w:pPr>
        <w:ind w:left="720" w:hanging="720"/>
        <w:rPr>
          <w:rFonts w:ascii="Arial" w:hAnsi="Arial" w:cs="Arial"/>
          <w:sz w:val="20"/>
          <w:szCs w:val="20"/>
        </w:rPr>
      </w:pPr>
      <w:ins w:id="469" w:author="Brett A. Bustos" w:date="2026-04-06T10:46:00Z" w16du:dateUtc="2026-04-06T16:46:00Z">
        <w:r w:rsidRPr="00811C45">
          <w:rPr>
            <w:rFonts w:ascii="Arial" w:hAnsi="Arial" w:cs="Arial"/>
            <w:sz w:val="20"/>
            <w:szCs w:val="20"/>
          </w:rPr>
          <w:t>D</w:t>
        </w:r>
      </w:ins>
      <w:del w:id="470" w:author="Brett A. Bustos" w:date="2026-04-06T10:46:00Z" w16du:dateUtc="2026-04-06T16:46:00Z">
        <w:r w:rsidRPr="00811C45" w:rsidDel="00D768BE">
          <w:rPr>
            <w:rFonts w:ascii="Arial" w:hAnsi="Arial" w:cs="Arial"/>
            <w:sz w:val="20"/>
            <w:szCs w:val="20"/>
          </w:rPr>
          <w:delText>F</w:delText>
        </w:r>
      </w:del>
      <w:r w:rsidRPr="00811C45">
        <w:rPr>
          <w:rFonts w:ascii="Arial" w:hAnsi="Arial" w:cs="Arial"/>
          <w:sz w:val="20"/>
          <w:szCs w:val="20"/>
        </w:rPr>
        <w:t>.</w:t>
      </w:r>
      <w:r w:rsidRPr="00811C45">
        <w:rPr>
          <w:rFonts w:ascii="Arial" w:hAnsi="Arial" w:cs="Arial"/>
          <w:sz w:val="20"/>
          <w:szCs w:val="20"/>
        </w:rPr>
        <w:tab/>
        <w:t>Exempt under a waiver approved by the USDA, FNS; or</w:t>
      </w:r>
    </w:p>
    <w:p w14:paraId="003E8580" w14:textId="77777777" w:rsidR="0073715E" w:rsidRPr="00811C45" w:rsidRDefault="0073715E" w:rsidP="0073715E">
      <w:pPr>
        <w:ind w:left="720" w:hanging="720"/>
        <w:rPr>
          <w:rFonts w:ascii="Arial" w:hAnsi="Arial" w:cs="Arial"/>
          <w:sz w:val="20"/>
          <w:szCs w:val="20"/>
        </w:rPr>
      </w:pPr>
      <w:ins w:id="471" w:author="Brett A. Bustos" w:date="2026-04-06T10:46:00Z" w16du:dateUtc="2026-04-06T16:46:00Z">
        <w:r w:rsidRPr="00811C45">
          <w:rPr>
            <w:rFonts w:ascii="Arial" w:hAnsi="Arial" w:cs="Arial"/>
            <w:sz w:val="20"/>
            <w:szCs w:val="20"/>
          </w:rPr>
          <w:t>E</w:t>
        </w:r>
      </w:ins>
      <w:del w:id="472" w:author="Brett A. Bustos" w:date="2026-04-06T10:46:00Z" w16du:dateUtc="2026-04-06T16:46:00Z">
        <w:r w:rsidRPr="00811C45" w:rsidDel="00D768BE">
          <w:rPr>
            <w:rFonts w:ascii="Arial" w:hAnsi="Arial" w:cs="Arial"/>
            <w:sz w:val="20"/>
            <w:szCs w:val="20"/>
          </w:rPr>
          <w:delText>G</w:delText>
        </w:r>
      </w:del>
      <w:r w:rsidRPr="00811C45">
        <w:rPr>
          <w:rFonts w:ascii="Arial" w:hAnsi="Arial" w:cs="Arial"/>
          <w:sz w:val="20"/>
          <w:szCs w:val="20"/>
        </w:rPr>
        <w:t>.</w:t>
      </w:r>
      <w:r w:rsidRPr="00811C45">
        <w:rPr>
          <w:rFonts w:ascii="Arial" w:hAnsi="Arial" w:cs="Arial"/>
          <w:sz w:val="20"/>
          <w:szCs w:val="20"/>
        </w:rPr>
        <w:tab/>
        <w:t>Exempt using Colorado defined state exemptions as identified in the current SNAP Employment and Training State Plan.</w:t>
      </w:r>
    </w:p>
    <w:p w14:paraId="7994294F" w14:textId="77777777" w:rsidR="0073715E" w:rsidRDefault="0073715E" w:rsidP="0073715E">
      <w:pPr>
        <w:rPr>
          <w:rFonts w:ascii="Arial" w:hAnsi="Arial" w:cs="Arial"/>
          <w:b/>
          <w:bCs/>
          <w:sz w:val="20"/>
          <w:szCs w:val="20"/>
        </w:rPr>
      </w:pPr>
      <w:r w:rsidRPr="00811C45">
        <w:rPr>
          <w:rFonts w:ascii="Arial" w:hAnsi="Arial" w:cs="Arial"/>
          <w:b/>
          <w:bCs/>
          <w:sz w:val="20"/>
          <w:szCs w:val="20"/>
        </w:rPr>
        <w:t>****</w:t>
      </w:r>
    </w:p>
    <w:p w14:paraId="4401A32D" w14:textId="77777777" w:rsidR="0073715E" w:rsidRDefault="0073715E" w:rsidP="0073715E">
      <w:pPr>
        <w:pStyle w:val="NormalWeb"/>
        <w:spacing w:before="240" w:beforeAutospacing="0" w:after="0" w:afterAutospacing="0"/>
        <w:ind w:hanging="720"/>
      </w:pPr>
      <w:r>
        <w:rPr>
          <w:rFonts w:ascii="Arial" w:hAnsi="Arial" w:cs="Arial"/>
          <w:b/>
          <w:bCs/>
          <w:color w:val="000000"/>
          <w:sz w:val="20"/>
          <w:szCs w:val="20"/>
        </w:rPr>
        <w:t>4.407.31</w:t>
      </w:r>
      <w:ins w:id="473" w:author="Brett A. Bustos" w:date="2026-04-13T14:00:00Z" w16du:dateUtc="2026-04-13T20:00:00Z">
        <w:r>
          <w:rPr>
            <w:rStyle w:val="apple-tab-span"/>
            <w:rFonts w:ascii="Arial" w:eastAsiaTheme="majorEastAsia" w:hAnsi="Arial" w:cs="Arial"/>
            <w:b/>
            <w:bCs/>
            <w:color w:val="000000"/>
            <w:sz w:val="20"/>
            <w:szCs w:val="20"/>
          </w:rPr>
          <w:t xml:space="preserve"> </w:t>
        </w:r>
      </w:ins>
      <w:del w:id="474" w:author="Brett A. Bustos" w:date="2026-04-13T14:00:00Z" w16du:dateUtc="2026-04-13T20:00:00Z">
        <w:r w:rsidDel="003F146A">
          <w:rPr>
            <w:rStyle w:val="apple-tab-span"/>
            <w:rFonts w:ascii="Arial" w:eastAsiaTheme="majorEastAsia" w:hAnsi="Arial" w:cs="Arial"/>
            <w:b/>
            <w:bCs/>
            <w:color w:val="000000"/>
            <w:sz w:val="20"/>
            <w:szCs w:val="20"/>
          </w:rPr>
          <w:tab/>
        </w:r>
      </w:del>
      <w:r>
        <w:rPr>
          <w:rFonts w:ascii="Arial" w:hAnsi="Arial" w:cs="Arial"/>
          <w:b/>
          <w:bCs/>
          <w:color w:val="000000"/>
          <w:sz w:val="20"/>
          <w:szCs w:val="20"/>
        </w:rPr>
        <w:t>Four-Tiered Mandatory Standard Utility Allowance</w:t>
      </w:r>
    </w:p>
    <w:p w14:paraId="0DDDD7BB" w14:textId="77777777" w:rsidR="0073715E" w:rsidRDefault="0073715E" w:rsidP="0073715E">
      <w:pPr>
        <w:pStyle w:val="NormalWeb"/>
        <w:spacing w:before="240" w:beforeAutospacing="0" w:after="0" w:afterAutospacing="0"/>
      </w:pPr>
      <w:del w:id="475" w:author="Brett A. Bustos" w:date="2026-04-13T14:00:00Z" w16du:dateUtc="2026-04-13T20:00:00Z">
        <w:r w:rsidDel="003F146A">
          <w:rPr>
            <w:rFonts w:ascii="Arial" w:hAnsi="Arial" w:cs="Arial"/>
            <w:color w:val="000000"/>
            <w:sz w:val="20"/>
            <w:szCs w:val="20"/>
          </w:rPr>
          <w:delText xml:space="preserve">Effective October 1, 2008, a four-tiered mandatory standard utility allowance deduction was implemented in determining a household’s excess shelter deduction. </w:delText>
        </w:r>
      </w:del>
      <w:r>
        <w:rPr>
          <w:rFonts w:ascii="Arial" w:hAnsi="Arial" w:cs="Arial"/>
          <w:color w:val="000000"/>
          <w:sz w:val="20"/>
          <w:szCs w:val="20"/>
        </w:rPr>
        <w:t>Households cannot claim actual utility expenses and are only entitled to one (1) of the four (4) utility allowances. The four (4) utility allowances shall be reviewed annually and adjusted each year, based on federal approval, to reflect Colorado's cost of utilities. No utility expenses can be allowed as an income exclusion for self-employed households when a mandatory utility allowance is given to the household.</w:t>
      </w:r>
    </w:p>
    <w:p w14:paraId="12A9E75F" w14:textId="77777777" w:rsidR="0073715E" w:rsidRDefault="0073715E" w:rsidP="0073715E">
      <w:pPr>
        <w:pStyle w:val="NormalWeb"/>
        <w:spacing w:before="240" w:beforeAutospacing="0" w:after="0" w:afterAutospacing="0"/>
      </w:pPr>
      <w:r>
        <w:rPr>
          <w:rFonts w:ascii="Arial" w:hAnsi="Arial" w:cs="Arial"/>
          <w:color w:val="000000"/>
          <w:sz w:val="20"/>
          <w:szCs w:val="20"/>
        </w:rPr>
        <w:t>When determining expedited eligibility, the appropriate utility allowance shall be applied when establishing the household’s shelter costs.</w:t>
      </w:r>
    </w:p>
    <w:p w14:paraId="1B1DD119" w14:textId="77777777" w:rsidR="0073715E" w:rsidRDefault="0073715E" w:rsidP="0073715E">
      <w:pPr>
        <w:pStyle w:val="NormalWeb"/>
        <w:spacing w:before="240" w:beforeAutospacing="0" w:after="0" w:afterAutospacing="0"/>
      </w:pPr>
      <w:r>
        <w:rPr>
          <w:rFonts w:ascii="Arial" w:hAnsi="Arial" w:cs="Arial"/>
          <w:color w:val="000000"/>
          <w:sz w:val="20"/>
          <w:szCs w:val="20"/>
        </w:rPr>
        <w:lastRenderedPageBreak/>
        <w:t>The four (4) allowances are as follows:</w:t>
      </w:r>
    </w:p>
    <w:p w14:paraId="61EB7EA7" w14:textId="77777777" w:rsidR="0073715E" w:rsidRDefault="0073715E" w:rsidP="0073715E">
      <w:pPr>
        <w:pStyle w:val="NormalWeb"/>
        <w:spacing w:before="240" w:beforeAutospacing="0" w:after="0" w:afterAutospacing="0"/>
        <w:ind w:hanging="720"/>
      </w:pPr>
      <w:r>
        <w:rPr>
          <w:rFonts w:ascii="Arial" w:hAnsi="Arial" w:cs="Arial"/>
          <w:color w:val="000000"/>
          <w:sz w:val="20"/>
          <w:szCs w:val="20"/>
        </w:rPr>
        <w:t>A.</w:t>
      </w:r>
      <w:r>
        <w:rPr>
          <w:rStyle w:val="apple-tab-span"/>
          <w:rFonts w:ascii="Arial" w:eastAsiaTheme="majorEastAsia" w:hAnsi="Arial" w:cs="Arial"/>
          <w:color w:val="000000"/>
          <w:sz w:val="20"/>
          <w:szCs w:val="20"/>
        </w:rPr>
        <w:tab/>
      </w:r>
      <w:r>
        <w:rPr>
          <w:rFonts w:ascii="Arial" w:hAnsi="Arial" w:cs="Arial"/>
          <w:color w:val="000000"/>
          <w:sz w:val="20"/>
          <w:szCs w:val="20"/>
        </w:rPr>
        <w:t>Heating and Cooling Utility Allowance (HCUA)</w:t>
      </w:r>
    </w:p>
    <w:p w14:paraId="2266ACF4" w14:textId="77777777" w:rsidR="0073715E" w:rsidRDefault="0073715E" w:rsidP="0073715E">
      <w:pPr>
        <w:pStyle w:val="NormalWeb"/>
        <w:spacing w:before="240" w:beforeAutospacing="0" w:after="0" w:afterAutospacing="0"/>
        <w:ind w:left="720" w:hanging="720"/>
      </w:pPr>
      <w:r>
        <w:rPr>
          <w:rFonts w:ascii="Arial" w:hAnsi="Arial" w:cs="Arial"/>
          <w:color w:val="000000"/>
          <w:sz w:val="20"/>
          <w:szCs w:val="20"/>
        </w:rPr>
        <w:t>1.</w:t>
      </w:r>
      <w:r>
        <w:rPr>
          <w:rStyle w:val="apple-tab-span"/>
          <w:rFonts w:ascii="Arial" w:eastAsiaTheme="majorEastAsia" w:hAnsi="Arial" w:cs="Arial"/>
          <w:color w:val="000000"/>
          <w:sz w:val="20"/>
          <w:szCs w:val="20"/>
        </w:rPr>
        <w:tab/>
      </w:r>
      <w:r>
        <w:rPr>
          <w:rFonts w:ascii="Arial" w:hAnsi="Arial" w:cs="Arial"/>
          <w:color w:val="000000"/>
          <w:sz w:val="20"/>
          <w:szCs w:val="20"/>
        </w:rPr>
        <w:t>“Cooling costs” are defined as utility costs relating to the operation of air conditioning systems, room air conditioners, swamp coolers, or evaporative coolers. Fans are not an allowable cooling cost. A heating and cooling utility allowance (HCUA) is available only to households that:</w:t>
      </w:r>
    </w:p>
    <w:p w14:paraId="5805CFC6" w14:textId="77777777" w:rsidR="0073715E" w:rsidRDefault="0073715E" w:rsidP="0073715E">
      <w:pPr>
        <w:pStyle w:val="NormalWeb"/>
        <w:spacing w:before="240" w:beforeAutospacing="0" w:after="0" w:afterAutospacing="0"/>
        <w:ind w:left="1440" w:hanging="720"/>
      </w:pPr>
      <w:r>
        <w:rPr>
          <w:rFonts w:ascii="Arial" w:hAnsi="Arial" w:cs="Arial"/>
          <w:color w:val="000000"/>
          <w:sz w:val="20"/>
          <w:szCs w:val="20"/>
        </w:rPr>
        <w:t>a.</w:t>
      </w:r>
      <w:r>
        <w:rPr>
          <w:rStyle w:val="apple-tab-span"/>
          <w:rFonts w:ascii="Arial" w:eastAsiaTheme="majorEastAsia" w:hAnsi="Arial" w:cs="Arial"/>
          <w:color w:val="000000"/>
          <w:sz w:val="20"/>
          <w:szCs w:val="20"/>
        </w:rPr>
        <w:tab/>
      </w:r>
      <w:r>
        <w:rPr>
          <w:rFonts w:ascii="Arial" w:hAnsi="Arial" w:cs="Arial"/>
          <w:color w:val="000000"/>
          <w:sz w:val="20"/>
          <w:szCs w:val="20"/>
        </w:rPr>
        <w:t>Incur or anticipate heating or cooling costs separate and apart from their rent or mortgage;</w:t>
      </w:r>
    </w:p>
    <w:p w14:paraId="7200D58A" w14:textId="77777777" w:rsidR="0073715E" w:rsidRDefault="0073715E" w:rsidP="0073715E">
      <w:pPr>
        <w:pStyle w:val="NormalWeb"/>
        <w:spacing w:before="240" w:beforeAutospacing="0" w:after="0" w:afterAutospacing="0"/>
        <w:ind w:left="1440" w:hanging="720"/>
      </w:pPr>
      <w:r>
        <w:rPr>
          <w:rFonts w:ascii="Arial" w:hAnsi="Arial" w:cs="Arial"/>
          <w:color w:val="000000"/>
          <w:sz w:val="20"/>
          <w:szCs w:val="20"/>
        </w:rPr>
        <w:t>b.</w:t>
      </w:r>
      <w:r>
        <w:rPr>
          <w:rStyle w:val="apple-tab-span"/>
          <w:rFonts w:ascii="Arial" w:eastAsiaTheme="majorEastAsia" w:hAnsi="Arial" w:cs="Arial"/>
          <w:color w:val="000000"/>
          <w:sz w:val="20"/>
          <w:szCs w:val="20"/>
        </w:rPr>
        <w:tab/>
      </w:r>
      <w:r>
        <w:rPr>
          <w:rFonts w:ascii="Arial" w:hAnsi="Arial" w:cs="Arial"/>
          <w:color w:val="000000"/>
          <w:sz w:val="20"/>
          <w:szCs w:val="20"/>
        </w:rPr>
        <w:t>Received a Low-Income Energy Assistance Program (LEAP) or an Energy Electronic Benefit Transfer (E-EBT) payment within the previous twelve (12) month period, regardless of whether the individual is still residing at the address for which they received the LEAP or E-EBT payment</w:t>
      </w:r>
      <w:ins w:id="476" w:author="Brett A. Bustos" w:date="2026-04-13T14:01:00Z" w16du:dateUtc="2026-04-13T20:01:00Z">
        <w:r>
          <w:rPr>
            <w:rFonts w:ascii="Arial" w:hAnsi="Arial" w:cs="Arial"/>
            <w:color w:val="000000"/>
            <w:sz w:val="20"/>
            <w:szCs w:val="20"/>
          </w:rPr>
          <w:t xml:space="preserve"> and contains an elderly or disabled household member</w:t>
        </w:r>
      </w:ins>
      <w:r>
        <w:rPr>
          <w:rFonts w:ascii="Arial" w:hAnsi="Arial" w:cs="Arial"/>
          <w:color w:val="000000"/>
          <w:sz w:val="20"/>
          <w:szCs w:val="20"/>
        </w:rPr>
        <w:t>;</w:t>
      </w:r>
    </w:p>
    <w:p w14:paraId="250CFD94" w14:textId="77777777" w:rsidR="0073715E" w:rsidRDefault="0073715E" w:rsidP="0073715E">
      <w:pPr>
        <w:pStyle w:val="NormalWeb"/>
        <w:spacing w:before="240" w:beforeAutospacing="0" w:after="0" w:afterAutospacing="0"/>
        <w:ind w:left="1440" w:hanging="720"/>
      </w:pPr>
      <w:r>
        <w:rPr>
          <w:rFonts w:ascii="Arial" w:hAnsi="Arial" w:cs="Arial"/>
          <w:color w:val="000000"/>
          <w:sz w:val="20"/>
          <w:szCs w:val="20"/>
        </w:rPr>
        <w:t>c.</w:t>
      </w:r>
      <w:r>
        <w:rPr>
          <w:rStyle w:val="apple-tab-span"/>
          <w:rFonts w:ascii="Arial" w:eastAsiaTheme="majorEastAsia" w:hAnsi="Arial" w:cs="Arial"/>
          <w:color w:val="000000"/>
          <w:sz w:val="20"/>
          <w:szCs w:val="20"/>
        </w:rPr>
        <w:tab/>
      </w:r>
      <w:r>
        <w:rPr>
          <w:rFonts w:ascii="Arial" w:hAnsi="Arial" w:cs="Arial"/>
          <w:color w:val="000000"/>
          <w:sz w:val="20"/>
          <w:szCs w:val="20"/>
        </w:rPr>
        <w:t xml:space="preserve">Live in private rental housing and are billed by their landlords </w:t>
      </w:r>
      <w:del w:id="477" w:author="Brett A. Bustos" w:date="2026-04-13T14:03:00Z" w16du:dateUtc="2026-04-13T20:03:00Z">
        <w:r w:rsidDel="00885EBB">
          <w:rPr>
            <w:rFonts w:ascii="Arial" w:hAnsi="Arial" w:cs="Arial"/>
            <w:color w:val="000000"/>
            <w:sz w:val="20"/>
            <w:szCs w:val="20"/>
          </w:rPr>
          <w:delText>on the basis of</w:delText>
        </w:r>
      </w:del>
      <w:ins w:id="478" w:author="Brett A. Bustos" w:date="2026-04-13T14:03:00Z" w16du:dateUtc="2026-04-13T20:03:00Z">
        <w:r>
          <w:rPr>
            <w:rFonts w:ascii="Arial" w:hAnsi="Arial" w:cs="Arial"/>
            <w:color w:val="000000"/>
            <w:sz w:val="20"/>
            <w:szCs w:val="20"/>
          </w:rPr>
          <w:t>based on</w:t>
        </w:r>
      </w:ins>
      <w:r>
        <w:rPr>
          <w:rFonts w:ascii="Arial" w:hAnsi="Arial" w:cs="Arial"/>
          <w:color w:val="000000"/>
          <w:sz w:val="20"/>
          <w:szCs w:val="20"/>
        </w:rPr>
        <w:t xml:space="preserve"> individual usage or charged a flat rate separately from their rent for heating and cooling;</w:t>
      </w:r>
    </w:p>
    <w:p w14:paraId="7E68E6B6" w14:textId="77777777" w:rsidR="0073715E" w:rsidRDefault="0073715E" w:rsidP="0073715E">
      <w:pPr>
        <w:pStyle w:val="NormalWeb"/>
        <w:spacing w:before="240" w:beforeAutospacing="0" w:after="0" w:afterAutospacing="0"/>
        <w:ind w:left="1440" w:hanging="720"/>
      </w:pPr>
      <w:r>
        <w:rPr>
          <w:rFonts w:ascii="Arial" w:hAnsi="Arial" w:cs="Arial"/>
          <w:color w:val="000000"/>
          <w:sz w:val="20"/>
          <w:szCs w:val="20"/>
        </w:rPr>
        <w:t>d.</w:t>
      </w:r>
      <w:r>
        <w:rPr>
          <w:rStyle w:val="apple-tab-span"/>
          <w:rFonts w:ascii="Arial" w:eastAsiaTheme="majorEastAsia" w:hAnsi="Arial" w:cs="Arial"/>
          <w:color w:val="000000"/>
          <w:sz w:val="20"/>
          <w:szCs w:val="20"/>
        </w:rPr>
        <w:tab/>
      </w:r>
      <w:r>
        <w:rPr>
          <w:rFonts w:ascii="Arial" w:hAnsi="Arial" w:cs="Arial"/>
          <w:color w:val="000000"/>
          <w:sz w:val="20"/>
          <w:szCs w:val="20"/>
        </w:rPr>
        <w:t>Share a residence and incur at least a portion of the heating or cooling cost, in which case each household will be entitled to the full HCUA; or,</w:t>
      </w:r>
    </w:p>
    <w:p w14:paraId="1967CD0E" w14:textId="77777777" w:rsidR="0073715E" w:rsidRDefault="0073715E" w:rsidP="0073715E">
      <w:pPr>
        <w:pStyle w:val="NormalWeb"/>
        <w:spacing w:before="240" w:beforeAutospacing="0" w:after="0" w:afterAutospacing="0"/>
        <w:ind w:left="1440" w:hanging="720"/>
      </w:pPr>
      <w:r>
        <w:rPr>
          <w:rFonts w:ascii="Arial" w:hAnsi="Arial" w:cs="Arial"/>
          <w:color w:val="000000"/>
          <w:sz w:val="20"/>
          <w:szCs w:val="20"/>
        </w:rPr>
        <w:t>e.</w:t>
      </w:r>
      <w:r>
        <w:rPr>
          <w:rStyle w:val="apple-tab-span"/>
          <w:rFonts w:ascii="Arial" w:eastAsiaTheme="majorEastAsia" w:hAnsi="Arial" w:cs="Arial"/>
          <w:color w:val="000000"/>
          <w:sz w:val="20"/>
          <w:szCs w:val="20"/>
        </w:rPr>
        <w:tab/>
      </w:r>
      <w:r>
        <w:rPr>
          <w:rFonts w:ascii="Arial" w:hAnsi="Arial" w:cs="Arial"/>
          <w:color w:val="000000"/>
          <w:sz w:val="20"/>
          <w:szCs w:val="20"/>
        </w:rPr>
        <w:t>Live in public housing and are responsible for excess heating and/or cooling costs.</w:t>
      </w:r>
    </w:p>
    <w:p w14:paraId="3E324C28" w14:textId="77777777" w:rsidR="0073715E" w:rsidRDefault="0073715E" w:rsidP="0073715E">
      <w:pPr>
        <w:pStyle w:val="NormalWeb"/>
        <w:spacing w:before="240" w:beforeAutospacing="0" w:after="0" w:afterAutospacing="0"/>
        <w:ind w:left="720" w:hanging="720"/>
      </w:pPr>
      <w:r>
        <w:rPr>
          <w:rFonts w:ascii="Arial" w:hAnsi="Arial" w:cs="Arial"/>
          <w:color w:val="000000"/>
          <w:sz w:val="20"/>
          <w:szCs w:val="20"/>
        </w:rPr>
        <w:t>2.</w:t>
      </w:r>
      <w:r>
        <w:rPr>
          <w:rStyle w:val="apple-tab-span"/>
          <w:rFonts w:ascii="Arial" w:eastAsiaTheme="majorEastAsia" w:hAnsi="Arial" w:cs="Arial"/>
          <w:color w:val="000000"/>
          <w:sz w:val="20"/>
          <w:szCs w:val="20"/>
        </w:rPr>
        <w:tab/>
      </w:r>
      <w:r>
        <w:rPr>
          <w:rFonts w:ascii="Arial" w:hAnsi="Arial" w:cs="Arial"/>
          <w:color w:val="000000"/>
          <w:sz w:val="20"/>
          <w:szCs w:val="20"/>
        </w:rPr>
        <w:t>A SNAP household, which incurs or anticipates heating or cooling costs on an irregular basis, may continue to receive the HCUA between billing periods.</w:t>
      </w:r>
    </w:p>
    <w:p w14:paraId="2AA06B9B" w14:textId="77777777" w:rsidR="0073715E" w:rsidRDefault="0073715E" w:rsidP="0073715E">
      <w:pPr>
        <w:pStyle w:val="NormalWeb"/>
        <w:spacing w:before="240" w:beforeAutospacing="0" w:after="0" w:afterAutospacing="0"/>
        <w:ind w:left="720" w:hanging="720"/>
      </w:pPr>
      <w:r>
        <w:rPr>
          <w:rFonts w:ascii="Arial" w:hAnsi="Arial" w:cs="Arial"/>
          <w:color w:val="000000"/>
          <w:sz w:val="20"/>
          <w:szCs w:val="20"/>
        </w:rPr>
        <w:t>3.</w:t>
      </w:r>
      <w:r>
        <w:rPr>
          <w:rStyle w:val="apple-tab-span"/>
          <w:rFonts w:ascii="Arial" w:eastAsiaTheme="majorEastAsia" w:hAnsi="Arial" w:cs="Arial"/>
          <w:color w:val="000000"/>
          <w:sz w:val="20"/>
          <w:szCs w:val="20"/>
        </w:rPr>
        <w:tab/>
      </w:r>
      <w:r>
        <w:rPr>
          <w:rFonts w:ascii="Arial" w:hAnsi="Arial" w:cs="Arial"/>
          <w:color w:val="000000"/>
          <w:sz w:val="20"/>
          <w:szCs w:val="20"/>
        </w:rPr>
        <w:t>The operation of a space heater, electric blanket, heat lamp, cooking stove, and similar appliances, as a supplemental heating source, are allowable costs when determining eligibility for the basic utility allowance (BUA), but do not qualify a household for the HCUA.</w:t>
      </w:r>
    </w:p>
    <w:p w14:paraId="674CE150" w14:textId="77777777" w:rsidR="0073715E" w:rsidRPr="00811C45" w:rsidRDefault="0073715E" w:rsidP="0073715E">
      <w:pPr>
        <w:ind w:left="720" w:hanging="720"/>
        <w:rPr>
          <w:rFonts w:ascii="Arial" w:hAnsi="Arial" w:cs="Arial"/>
          <w:b/>
          <w:bCs/>
          <w:sz w:val="20"/>
          <w:szCs w:val="20"/>
        </w:rPr>
      </w:pPr>
    </w:p>
    <w:p w14:paraId="0B6CA942" w14:textId="77777777" w:rsidR="0073715E" w:rsidRPr="00811C45" w:rsidRDefault="0073715E" w:rsidP="0073715E">
      <w:pPr>
        <w:ind w:left="720" w:hanging="720"/>
        <w:rPr>
          <w:rFonts w:ascii="Arial" w:hAnsi="Arial" w:cs="Arial"/>
          <w:b/>
          <w:bCs/>
          <w:sz w:val="20"/>
          <w:szCs w:val="20"/>
        </w:rPr>
      </w:pPr>
      <w:r w:rsidRPr="00811C45">
        <w:rPr>
          <w:rFonts w:ascii="Arial" w:hAnsi="Arial" w:cs="Arial"/>
          <w:b/>
          <w:bCs/>
          <w:sz w:val="20"/>
          <w:szCs w:val="20"/>
        </w:rPr>
        <w:t>4.604</w:t>
      </w:r>
      <w:r w:rsidRPr="00811C45">
        <w:rPr>
          <w:rFonts w:ascii="Arial" w:hAnsi="Arial" w:cs="Arial"/>
          <w:b/>
          <w:bCs/>
          <w:sz w:val="20"/>
          <w:szCs w:val="20"/>
        </w:rPr>
        <w:tab/>
        <w:t>ACTION ON REPORTED CHANGES</w:t>
      </w:r>
    </w:p>
    <w:p w14:paraId="62A611BB" w14:textId="77777777" w:rsidR="0073715E" w:rsidRPr="00811C45" w:rsidRDefault="0073715E" w:rsidP="0073715E">
      <w:pPr>
        <w:rPr>
          <w:rFonts w:ascii="Arial" w:hAnsi="Arial" w:cs="Arial"/>
          <w:b/>
          <w:bCs/>
          <w:sz w:val="20"/>
          <w:szCs w:val="20"/>
        </w:rPr>
      </w:pPr>
      <w:r w:rsidRPr="00811C45">
        <w:rPr>
          <w:rFonts w:ascii="Arial" w:hAnsi="Arial" w:cs="Arial"/>
          <w:b/>
          <w:bCs/>
          <w:sz w:val="20"/>
          <w:szCs w:val="20"/>
        </w:rPr>
        <w:t>****</w:t>
      </w:r>
    </w:p>
    <w:p w14:paraId="18031B16" w14:textId="77777777" w:rsidR="0073715E" w:rsidRPr="00811C45" w:rsidRDefault="0073715E" w:rsidP="0073715E">
      <w:pPr>
        <w:ind w:left="720" w:hanging="720"/>
        <w:rPr>
          <w:rFonts w:ascii="Arial" w:hAnsi="Arial" w:cs="Arial"/>
          <w:sz w:val="20"/>
          <w:szCs w:val="20"/>
        </w:rPr>
      </w:pPr>
      <w:r w:rsidRPr="00811C45">
        <w:rPr>
          <w:rFonts w:ascii="Arial" w:hAnsi="Arial" w:cs="Arial"/>
          <w:sz w:val="20"/>
          <w:szCs w:val="20"/>
        </w:rPr>
        <w:t>D.</w:t>
      </w:r>
      <w:r w:rsidRPr="00811C45">
        <w:rPr>
          <w:rFonts w:ascii="Arial" w:hAnsi="Arial" w:cs="Arial"/>
          <w:sz w:val="20"/>
          <w:szCs w:val="20"/>
        </w:rPr>
        <w:tab/>
        <w:t>Changes Resulting in Allotment Decreases</w:t>
      </w:r>
    </w:p>
    <w:p w14:paraId="4A32E0E6" w14:textId="77777777" w:rsidR="0073715E" w:rsidRPr="00C575FA" w:rsidRDefault="0073715E" w:rsidP="0073715E">
      <w:pPr>
        <w:ind w:left="720"/>
        <w:rPr>
          <w:rFonts w:ascii="Arial" w:hAnsi="Arial" w:cs="Arial"/>
          <w:sz w:val="20"/>
          <w:szCs w:val="20"/>
        </w:rPr>
      </w:pPr>
      <w:r w:rsidRPr="00C575FA">
        <w:rPr>
          <w:rFonts w:ascii="Arial" w:hAnsi="Arial" w:cs="Arial"/>
          <w:sz w:val="20"/>
          <w:szCs w:val="20"/>
        </w:rPr>
        <w:t xml:space="preserve">Changes that result in a decreased allotment shall be processed within ten (10) calendar days from the date the change is considered reported and made effective on the last day of the month in which the advance Notice of Adverse Action (NOAA) expires. </w:t>
      </w:r>
      <w:proofErr w:type="gramStart"/>
      <w:r w:rsidRPr="00C575FA">
        <w:rPr>
          <w:rFonts w:ascii="Arial" w:hAnsi="Arial" w:cs="Arial"/>
          <w:sz w:val="20"/>
          <w:szCs w:val="20"/>
        </w:rPr>
        <w:t>The NOAA</w:t>
      </w:r>
      <w:proofErr w:type="gramEnd"/>
      <w:r w:rsidRPr="00C575FA">
        <w:rPr>
          <w:rFonts w:ascii="Arial" w:hAnsi="Arial" w:cs="Arial"/>
          <w:sz w:val="20"/>
          <w:szCs w:val="20"/>
        </w:rPr>
        <w:t xml:space="preserve"> expires eleven (11) calendar days from the date it is issued or fifteen (15) calendar days for households participating in the address confidentiality program (ACP).</w:t>
      </w:r>
    </w:p>
    <w:p w14:paraId="1CEAC374" w14:textId="77777777" w:rsidR="0073715E" w:rsidRPr="00811C45" w:rsidRDefault="0073715E" w:rsidP="0073715E">
      <w:pPr>
        <w:ind w:left="720"/>
        <w:rPr>
          <w:rFonts w:ascii="Arial" w:hAnsi="Arial" w:cs="Arial"/>
          <w:sz w:val="20"/>
          <w:szCs w:val="20"/>
        </w:rPr>
      </w:pPr>
      <w:r w:rsidRPr="00C575FA">
        <w:rPr>
          <w:rFonts w:ascii="Arial" w:hAnsi="Arial" w:cs="Arial"/>
          <w:sz w:val="20"/>
          <w:szCs w:val="20"/>
        </w:rPr>
        <w:t>The county local office shall not act on changes during the certification period that would decrease benefits, unless:</w:t>
      </w:r>
    </w:p>
    <w:p w14:paraId="75590231" w14:textId="77777777" w:rsidR="0073715E" w:rsidRPr="00811C45" w:rsidRDefault="0073715E" w:rsidP="0073715E">
      <w:pPr>
        <w:rPr>
          <w:rFonts w:ascii="Arial" w:hAnsi="Arial" w:cs="Arial"/>
          <w:sz w:val="20"/>
          <w:szCs w:val="20"/>
        </w:rPr>
      </w:pPr>
      <w:r w:rsidRPr="00811C45">
        <w:rPr>
          <w:rFonts w:ascii="Arial" w:hAnsi="Arial" w:cs="Arial"/>
          <w:sz w:val="20"/>
          <w:szCs w:val="20"/>
        </w:rPr>
        <w:t>***</w:t>
      </w:r>
    </w:p>
    <w:p w14:paraId="72B615D2" w14:textId="77777777" w:rsidR="0073715E" w:rsidRPr="00811C45" w:rsidRDefault="0073715E" w:rsidP="0073715E">
      <w:pPr>
        <w:ind w:left="1440" w:hanging="720"/>
        <w:rPr>
          <w:rFonts w:ascii="Arial" w:hAnsi="Arial" w:cs="Arial"/>
          <w:sz w:val="20"/>
          <w:szCs w:val="20"/>
        </w:rPr>
      </w:pPr>
      <w:ins w:id="479" w:author="Brett A. Bustos" w:date="2026-04-09T08:40:00Z" w16du:dateUtc="2026-04-09T14:40:00Z">
        <w:r w:rsidRPr="00811C45">
          <w:rPr>
            <w:rFonts w:ascii="Arial" w:hAnsi="Arial" w:cs="Arial"/>
            <w:sz w:val="20"/>
            <w:szCs w:val="20"/>
          </w:rPr>
          <w:t>10.</w:t>
        </w:r>
        <w:r w:rsidRPr="00811C45">
          <w:rPr>
            <w:rFonts w:ascii="Arial" w:hAnsi="Arial" w:cs="Arial"/>
            <w:sz w:val="20"/>
            <w:szCs w:val="20"/>
          </w:rPr>
          <w:tab/>
          <w:t>The household reports a change in residence but fails to provide information regarding the associated changes in shelter and utility costs (phone excluded) and fails to respond to the notice requesting more infor</w:t>
        </w:r>
      </w:ins>
      <w:ins w:id="480" w:author="Brett A. Bustos" w:date="2026-04-09T08:41:00Z" w16du:dateUtc="2026-04-09T14:41:00Z">
        <w:r w:rsidRPr="00811C45">
          <w:rPr>
            <w:rFonts w:ascii="Arial" w:hAnsi="Arial" w:cs="Arial"/>
            <w:sz w:val="20"/>
            <w:szCs w:val="20"/>
          </w:rPr>
          <w:t>mation about the household’s new shelter and utility expenses.</w:t>
        </w:r>
      </w:ins>
    </w:p>
    <w:p w14:paraId="4E701B97" w14:textId="77777777" w:rsidR="0073715E" w:rsidRPr="00811C45" w:rsidRDefault="0073715E" w:rsidP="0073715E">
      <w:pPr>
        <w:rPr>
          <w:rFonts w:ascii="Arial" w:hAnsi="Arial" w:cs="Arial"/>
          <w:sz w:val="20"/>
          <w:szCs w:val="20"/>
        </w:rPr>
      </w:pPr>
      <w:r w:rsidRPr="00811C45">
        <w:rPr>
          <w:rFonts w:ascii="Arial" w:hAnsi="Arial" w:cs="Arial"/>
          <w:sz w:val="20"/>
          <w:szCs w:val="20"/>
        </w:rPr>
        <w:lastRenderedPageBreak/>
        <w:t>***</w:t>
      </w:r>
    </w:p>
    <w:p w14:paraId="3DDF44E6" w14:textId="77777777" w:rsidR="0073715E" w:rsidRDefault="0073715E" w:rsidP="0073715E">
      <w:pPr>
        <w:rPr>
          <w:rFonts w:ascii="Arial" w:hAnsi="Arial" w:cs="Arial"/>
          <w:sz w:val="20"/>
          <w:szCs w:val="20"/>
        </w:rPr>
      </w:pPr>
      <w:ins w:id="481" w:author="Brett A. Bustos" w:date="2026-04-13T14:51:00Z" w16du:dateUtc="2026-04-13T20:51:00Z">
        <w:r>
          <w:rPr>
            <w:rFonts w:ascii="Arial" w:hAnsi="Arial" w:cs="Arial"/>
            <w:sz w:val="20"/>
            <w:szCs w:val="20"/>
          </w:rPr>
          <w:t>I.</w:t>
        </w:r>
        <w:r>
          <w:rPr>
            <w:rFonts w:ascii="Arial" w:hAnsi="Arial" w:cs="Arial"/>
            <w:sz w:val="20"/>
            <w:szCs w:val="20"/>
          </w:rPr>
          <w:tab/>
        </w:r>
      </w:ins>
      <w:ins w:id="482" w:author="Brett A. Bustos" w:date="2026-04-09T08:42:00Z" w16du:dateUtc="2026-04-09T14:42:00Z">
        <w:r w:rsidRPr="00FA1B03">
          <w:rPr>
            <w:rFonts w:ascii="Arial" w:hAnsi="Arial" w:cs="Arial"/>
            <w:sz w:val="20"/>
            <w:szCs w:val="20"/>
          </w:rPr>
          <w:t>Change of Residence</w:t>
        </w:r>
      </w:ins>
    </w:p>
    <w:p w14:paraId="39630B9D" w14:textId="77777777" w:rsidR="0073715E" w:rsidRPr="00FA1B03" w:rsidRDefault="0073715E" w:rsidP="0073715E">
      <w:pPr>
        <w:ind w:left="720"/>
        <w:rPr>
          <w:rFonts w:ascii="Arial" w:hAnsi="Arial" w:cs="Arial"/>
          <w:sz w:val="20"/>
          <w:szCs w:val="20"/>
        </w:rPr>
      </w:pPr>
      <w:ins w:id="483" w:author="Brett A. Bustos" w:date="2026-04-09T08:42:00Z" w16du:dateUtc="2026-04-09T14:42:00Z">
        <w:r w:rsidRPr="00FA1B03">
          <w:rPr>
            <w:rFonts w:ascii="Arial" w:hAnsi="Arial" w:cs="Arial"/>
            <w:sz w:val="20"/>
            <w:szCs w:val="20"/>
          </w:rPr>
          <w:t>The local county office must act mid-certification on a change of residence reported by the household, whi</w:t>
        </w:r>
      </w:ins>
      <w:ins w:id="484" w:author="Brett A. Bustos" w:date="2026-04-09T08:43:00Z" w16du:dateUtc="2026-04-09T14:43:00Z">
        <w:r w:rsidRPr="00FA1B03">
          <w:rPr>
            <w:rFonts w:ascii="Arial" w:hAnsi="Arial" w:cs="Arial"/>
            <w:sz w:val="20"/>
            <w:szCs w:val="20"/>
          </w:rPr>
          <w:t xml:space="preserve">ch may result in changes to shelter and utility costs. When a household reports a change of residential address, the local county office must investigate and </w:t>
        </w:r>
      </w:ins>
      <w:ins w:id="485" w:author="Brett A. Bustos" w:date="2026-04-13T14:51:00Z" w16du:dateUtc="2026-04-13T20:51:00Z">
        <w:r>
          <w:rPr>
            <w:rFonts w:ascii="Arial" w:hAnsi="Arial" w:cs="Arial"/>
            <w:sz w:val="20"/>
            <w:szCs w:val="20"/>
          </w:rPr>
          <w:t>act</w:t>
        </w:r>
      </w:ins>
      <w:ins w:id="486" w:author="Brett A. Bustos" w:date="2026-04-09T08:43:00Z" w16du:dateUtc="2026-04-09T14:43:00Z">
        <w:r w:rsidRPr="00FA1B03">
          <w:rPr>
            <w:rFonts w:ascii="Arial" w:hAnsi="Arial" w:cs="Arial"/>
            <w:sz w:val="20"/>
            <w:szCs w:val="20"/>
          </w:rPr>
          <w:t xml:space="preserve"> on any potential changes in shelter and utility expenses resulting from the move. If the household does not provide </w:t>
        </w:r>
      </w:ins>
      <w:ins w:id="487" w:author="Brett A. Bustos" w:date="2026-04-09T08:44:00Z" w16du:dateUtc="2026-04-09T14:44:00Z">
        <w:r w:rsidRPr="00FA1B03">
          <w:rPr>
            <w:rFonts w:ascii="Arial" w:hAnsi="Arial" w:cs="Arial"/>
            <w:sz w:val="20"/>
            <w:szCs w:val="20"/>
          </w:rPr>
          <w:t xml:space="preserve">updated shelter and utility costs at the time of </w:t>
        </w:r>
      </w:ins>
      <w:ins w:id="488" w:author="Brett A. Bustos" w:date="2026-04-13T14:50:00Z" w16du:dateUtc="2026-04-13T20:50:00Z">
        <w:r w:rsidRPr="00FA1B03">
          <w:rPr>
            <w:rFonts w:ascii="Arial" w:hAnsi="Arial" w:cs="Arial"/>
            <w:sz w:val="20"/>
            <w:szCs w:val="20"/>
          </w:rPr>
          <w:t>reporting</w:t>
        </w:r>
      </w:ins>
      <w:ins w:id="489" w:author="Brett A. Bustos" w:date="2026-04-09T08:45:00Z" w16du:dateUtc="2026-04-09T14:45:00Z">
        <w:r w:rsidRPr="00FA1B03">
          <w:rPr>
            <w:rFonts w:ascii="Arial" w:hAnsi="Arial" w:cs="Arial"/>
            <w:sz w:val="20"/>
            <w:szCs w:val="20"/>
          </w:rPr>
          <w:t xml:space="preserve"> the address change, the local office must send a notice requesting more information. If the household fails to respond to the notice </w:t>
        </w:r>
      </w:ins>
      <w:ins w:id="490" w:author="Brett A. Bustos" w:date="2026-04-09T08:43:00Z" w16du:dateUtc="2026-04-09T14:43:00Z">
        <w:r w:rsidRPr="00FA1B03">
          <w:rPr>
            <w:rFonts w:ascii="Arial" w:hAnsi="Arial" w:cs="Arial"/>
            <w:sz w:val="20"/>
            <w:szCs w:val="20"/>
          </w:rPr>
          <w:t>within ten (10) days of t</w:t>
        </w:r>
      </w:ins>
      <w:ins w:id="491" w:author="Brett A. Bustos" w:date="2026-04-09T08:44:00Z" w16du:dateUtc="2026-04-09T14:44:00Z">
        <w:r w:rsidRPr="00FA1B03">
          <w:rPr>
            <w:rFonts w:ascii="Arial" w:hAnsi="Arial" w:cs="Arial"/>
            <w:sz w:val="20"/>
            <w:szCs w:val="20"/>
          </w:rPr>
          <w:t xml:space="preserve">he request for more information, the local office must </w:t>
        </w:r>
      </w:ins>
      <w:ins w:id="492" w:author="Brett A. Bustos" w:date="2026-04-09T08:45:00Z" w16du:dateUtc="2026-04-09T14:45:00Z">
        <w:r w:rsidRPr="00FA1B03">
          <w:rPr>
            <w:rFonts w:ascii="Arial" w:hAnsi="Arial" w:cs="Arial"/>
            <w:sz w:val="20"/>
            <w:szCs w:val="20"/>
          </w:rPr>
          <w:t>remove the outdated shelter and utility costs and redetermine the household’s eligibility. Any reduction in benef</w:t>
        </w:r>
      </w:ins>
      <w:ins w:id="493" w:author="Brett A. Bustos" w:date="2026-04-09T08:46:00Z" w16du:dateUtc="2026-04-09T14:46:00Z">
        <w:r w:rsidRPr="00FA1B03">
          <w:rPr>
            <w:rFonts w:ascii="Arial" w:hAnsi="Arial" w:cs="Arial"/>
            <w:sz w:val="20"/>
            <w:szCs w:val="20"/>
          </w:rPr>
          <w:t xml:space="preserve">its or termination must happen after the adverse action period. </w:t>
        </w:r>
      </w:ins>
    </w:p>
    <w:p w14:paraId="27C15AA2" w14:textId="77777777" w:rsidR="0073715E" w:rsidRPr="00811C45" w:rsidRDefault="0073715E" w:rsidP="0073715E">
      <w:pPr>
        <w:ind w:left="720" w:hanging="720"/>
        <w:rPr>
          <w:ins w:id="494" w:author="Brett A. Bustos" w:date="2026-04-09T08:53:00Z" w16du:dateUtc="2026-04-09T14:53:00Z"/>
          <w:rFonts w:ascii="Arial" w:hAnsi="Arial" w:cs="Arial"/>
          <w:sz w:val="20"/>
          <w:szCs w:val="20"/>
        </w:rPr>
      </w:pPr>
    </w:p>
    <w:p w14:paraId="3FBEAF1A" w14:textId="77777777" w:rsidR="0073715E" w:rsidRPr="00811C45" w:rsidRDefault="0073715E" w:rsidP="0073715E">
      <w:pPr>
        <w:ind w:left="720" w:hanging="720"/>
        <w:rPr>
          <w:rFonts w:ascii="Arial" w:hAnsi="Arial" w:cs="Arial"/>
          <w:sz w:val="20"/>
          <w:szCs w:val="20"/>
        </w:rPr>
      </w:pPr>
    </w:p>
    <w:p w14:paraId="04725E72" w14:textId="77777777" w:rsidR="000C4334" w:rsidRPr="000C4334" w:rsidRDefault="000C4334" w:rsidP="000C4334">
      <w:pPr>
        <w:suppressAutoHyphens/>
        <w:spacing w:before="240" w:after="240" w:line="240" w:lineRule="auto"/>
        <w:textDirection w:val="btLr"/>
        <w:textAlignment w:val="top"/>
        <w:outlineLvl w:val="0"/>
        <w:rPr>
          <w:rFonts w:ascii="Trebuchet MS" w:eastAsia="Arial" w:hAnsi="Trebuchet MS" w:cs="Arial"/>
          <w:kern w:val="0"/>
          <w:position w:val="-1"/>
          <w:sz w:val="22"/>
          <w:szCs w:val="22"/>
          <w14:ligatures w14:val="none"/>
        </w:rPr>
      </w:pPr>
    </w:p>
    <w:p w14:paraId="329DED2B" w14:textId="77777777" w:rsidR="000C4334" w:rsidRPr="000C4334" w:rsidRDefault="000C4334" w:rsidP="000C4334">
      <w:pPr>
        <w:suppressAutoHyphens/>
        <w:spacing w:before="240" w:after="240" w:line="360" w:lineRule="auto"/>
        <w:ind w:leftChars="-1" w:hangingChars="1" w:hanging="2"/>
        <w:textDirection w:val="btLr"/>
        <w:textAlignment w:val="top"/>
        <w:outlineLvl w:val="0"/>
        <w:rPr>
          <w:rFonts w:ascii="Trebuchet MS" w:eastAsia="Arial" w:hAnsi="Trebuchet MS" w:cs="Arial"/>
          <w:i/>
          <w:kern w:val="0"/>
          <w:position w:val="-1"/>
          <w:sz w:val="22"/>
          <w:szCs w:val="22"/>
          <w14:ligatures w14:val="none"/>
        </w:rPr>
      </w:pPr>
    </w:p>
    <w:p w14:paraId="6FA05579" w14:textId="77777777" w:rsidR="000C4334" w:rsidRPr="000C4334" w:rsidRDefault="000C4334" w:rsidP="000C4334">
      <w:pPr>
        <w:suppressAutoHyphens/>
        <w:spacing w:before="240" w:after="240" w:line="360" w:lineRule="auto"/>
        <w:ind w:leftChars="-1" w:hangingChars="1" w:hanging="2"/>
        <w:textDirection w:val="btLr"/>
        <w:textAlignment w:val="top"/>
        <w:outlineLvl w:val="0"/>
        <w:rPr>
          <w:rFonts w:ascii="Trebuchet MS" w:eastAsia="Arial" w:hAnsi="Trebuchet MS" w:cs="Arial"/>
          <w:i/>
          <w:kern w:val="0"/>
          <w:position w:val="-1"/>
          <w:sz w:val="22"/>
          <w:szCs w:val="22"/>
          <w14:ligatures w14:val="none"/>
        </w:rPr>
      </w:pPr>
    </w:p>
    <w:p w14:paraId="74FBEE67" w14:textId="77777777" w:rsidR="000C4334" w:rsidRPr="000C4334" w:rsidRDefault="000C4334" w:rsidP="000C4334">
      <w:pPr>
        <w:suppressAutoHyphens/>
        <w:spacing w:before="240" w:after="240" w:line="1" w:lineRule="atLeast"/>
        <w:ind w:leftChars="-1" w:hangingChars="1" w:hanging="2"/>
        <w:textDirection w:val="btLr"/>
        <w:textAlignment w:val="top"/>
        <w:outlineLvl w:val="0"/>
        <w:rPr>
          <w:rFonts w:ascii="Arial" w:eastAsia="Arial" w:hAnsi="Arial" w:cs="Arial"/>
          <w:i/>
          <w:kern w:val="0"/>
          <w:position w:val="-1"/>
          <w:sz w:val="22"/>
          <w:szCs w:val="22"/>
          <w14:ligatures w14:val="none"/>
        </w:rPr>
      </w:pPr>
    </w:p>
    <w:p w14:paraId="7FF5D189" w14:textId="77777777" w:rsidR="000C4334" w:rsidRPr="000C4334" w:rsidRDefault="000C4334" w:rsidP="000C4334">
      <w:pPr>
        <w:suppressAutoHyphens/>
        <w:spacing w:after="0" w:line="1" w:lineRule="atLeast"/>
        <w:ind w:leftChars="-1" w:hangingChars="1" w:hanging="2"/>
        <w:textDirection w:val="btLr"/>
        <w:textAlignment w:val="top"/>
        <w:outlineLvl w:val="0"/>
        <w:rPr>
          <w:rFonts w:ascii="Arial" w:eastAsia="Arial" w:hAnsi="Arial" w:cs="Arial"/>
          <w:kern w:val="0"/>
          <w:position w:val="-1"/>
          <w14:ligatures w14:val="none"/>
        </w:rPr>
        <w:sectPr w:rsidR="000C4334" w:rsidRPr="000C4334" w:rsidSect="000C4334">
          <w:headerReference w:type="even" r:id="rId8"/>
          <w:headerReference w:type="default" r:id="rId9"/>
          <w:footerReference w:type="even" r:id="rId10"/>
          <w:footerReference w:type="default" r:id="rId11"/>
          <w:headerReference w:type="first" r:id="rId12"/>
          <w:footerReference w:type="first" r:id="rId13"/>
          <w:pgSz w:w="12240" w:h="15840"/>
          <w:pgMar w:top="720" w:right="1008" w:bottom="720" w:left="1008" w:header="720" w:footer="720" w:gutter="0"/>
          <w:pgNumType w:start="1"/>
          <w:cols w:space="720"/>
        </w:sectPr>
      </w:pPr>
    </w:p>
    <w:p w14:paraId="1474792C" w14:textId="77777777" w:rsidR="000C4334" w:rsidRPr="000C4334" w:rsidRDefault="000C4334" w:rsidP="000C4334">
      <w:pPr>
        <w:suppressAutoHyphens/>
        <w:spacing w:after="0" w:line="1" w:lineRule="atLeast"/>
        <w:ind w:leftChars="-1" w:hangingChars="1" w:hanging="2"/>
        <w:textDirection w:val="btLr"/>
        <w:textAlignment w:val="top"/>
        <w:outlineLvl w:val="0"/>
        <w:rPr>
          <w:rFonts w:ascii="Arial" w:eastAsia="Arial" w:hAnsi="Arial" w:cs="Arial"/>
          <w:kern w:val="0"/>
          <w:position w:val="-1"/>
          <w:sz w:val="22"/>
          <w:szCs w:val="22"/>
          <w14:ligatures w14:val="none"/>
        </w:rPr>
      </w:pPr>
      <w:r w:rsidRPr="000C4334">
        <w:rPr>
          <w:rFonts w:ascii="Arial" w:eastAsia="Arial" w:hAnsi="Arial" w:cs="Arial"/>
          <w:kern w:val="0"/>
          <w:position w:val="-1"/>
          <w:sz w:val="22"/>
          <w:szCs w:val="22"/>
          <w14:ligatures w14:val="none"/>
        </w:rPr>
        <w:lastRenderedPageBreak/>
        <w:t xml:space="preserve"> </w:t>
      </w:r>
    </w:p>
    <w:sectPr w:rsidR="000C4334" w:rsidRPr="000C43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58643" w14:textId="77777777" w:rsidR="00923CEC" w:rsidRDefault="00923CEC" w:rsidP="000C4334">
      <w:pPr>
        <w:spacing w:after="0" w:line="240" w:lineRule="auto"/>
      </w:pPr>
      <w:r>
        <w:separator/>
      </w:r>
    </w:p>
  </w:endnote>
  <w:endnote w:type="continuationSeparator" w:id="0">
    <w:p w14:paraId="26C84622" w14:textId="77777777" w:rsidR="00923CEC" w:rsidRDefault="00923CEC" w:rsidP="000C4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6B0E6" w14:textId="77777777" w:rsidR="000C4334" w:rsidRDefault="000C4334">
    <w:pPr>
      <w:pStyle w:val="Footer"/>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EFCB" w14:textId="77777777" w:rsidR="000C4334" w:rsidRDefault="000C4334">
    <w:pPr>
      <w:pBdr>
        <w:top w:val="nil"/>
        <w:left w:val="nil"/>
        <w:bottom w:val="nil"/>
        <w:right w:val="nil"/>
        <w:between w:val="nil"/>
      </w:pBdr>
      <w:tabs>
        <w:tab w:val="center" w:pos="4320"/>
        <w:tab w:val="right" w:pos="8640"/>
      </w:tabs>
      <w:spacing w:line="240" w:lineRule="auto"/>
      <w:ind w:hanging="2"/>
      <w:jc w:val="center"/>
      <w:rPr>
        <w:color w:val="000000"/>
        <w:sz w:val="22"/>
        <w:szCs w:val="22"/>
      </w:rPr>
    </w:pPr>
    <w:r>
      <w:rPr>
        <w:color w:val="000000"/>
        <w:sz w:val="22"/>
        <w:szCs w:val="22"/>
      </w:rPr>
      <w:t xml:space="preserve">Analysis Page </w:t>
    </w:r>
    <w:r>
      <w:rPr>
        <w:b/>
        <w:color w:val="000000"/>
        <w:sz w:val="22"/>
        <w:szCs w:val="22"/>
      </w:rPr>
      <w:fldChar w:fldCharType="begin"/>
    </w:r>
    <w:r>
      <w:rPr>
        <w:b/>
        <w:color w:val="000000"/>
        <w:sz w:val="22"/>
        <w:szCs w:val="22"/>
      </w:rPr>
      <w:instrText>PAGE</w:instrText>
    </w:r>
    <w:r>
      <w:rPr>
        <w:b/>
        <w:color w:val="000000"/>
        <w:sz w:val="22"/>
        <w:szCs w:val="22"/>
      </w:rPr>
      <w:fldChar w:fldCharType="separate"/>
    </w:r>
    <w:r>
      <w:rPr>
        <w:b/>
        <w:noProof/>
        <w:color w:val="000000"/>
        <w:sz w:val="22"/>
        <w:szCs w:val="22"/>
      </w:rPr>
      <w:t>1</w:t>
    </w:r>
    <w:r>
      <w:rPr>
        <w:b/>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42D3A" w14:textId="77777777" w:rsidR="000C4334" w:rsidRDefault="000C4334">
    <w:pPr>
      <w:pStyle w:val="Footer"/>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69534" w14:textId="77777777" w:rsidR="00923CEC" w:rsidRDefault="00923CEC" w:rsidP="000C4334">
      <w:pPr>
        <w:spacing w:after="0" w:line="240" w:lineRule="auto"/>
      </w:pPr>
      <w:r>
        <w:separator/>
      </w:r>
    </w:p>
  </w:footnote>
  <w:footnote w:type="continuationSeparator" w:id="0">
    <w:p w14:paraId="72290634" w14:textId="77777777" w:rsidR="00923CEC" w:rsidRDefault="00923CEC" w:rsidP="000C43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F1FE" w14:textId="77777777" w:rsidR="000C4334" w:rsidRDefault="000C4334">
    <w:pPr>
      <w:pStyle w:val="Heade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FB817" w14:textId="77777777" w:rsidR="000C4334" w:rsidRPr="00274667" w:rsidRDefault="000C4334" w:rsidP="00274667">
    <w:pPr>
      <w:pStyle w:val="Header"/>
      <w:ind w:hanging="2"/>
      <w:rPr>
        <w:rFonts w:ascii="Trebuchet MS" w:hAnsi="Trebuchet MS"/>
      </w:rPr>
    </w:pPr>
    <w:r w:rsidRPr="00274667">
      <w:rPr>
        <w:rFonts w:ascii="Trebuchet MS" w:hAnsi="Trebuchet MS"/>
        <w:b/>
        <w:bCs/>
      </w:rPr>
      <w:t>Title of Proposed Rule</w:t>
    </w:r>
    <w:r w:rsidRPr="00274667">
      <w:rPr>
        <w:rFonts w:ascii="Trebuchet MS" w:hAnsi="Trebuchet MS"/>
      </w:rPr>
      <w:t xml:space="preserve">: </w:t>
    </w:r>
    <w:r>
      <w:rPr>
        <w:rFonts w:ascii="Trebuchet MS" w:hAnsi="Trebuchet MS"/>
      </w:rPr>
      <w:t>SNAP Federal Updates (H.R.1)</w:t>
    </w:r>
    <w:r w:rsidRPr="00274667">
      <w:rPr>
        <w:rFonts w:ascii="Trebuchet MS" w:hAnsi="Trebuchet MS"/>
      </w:rPr>
      <w:t xml:space="preserve">                      </w:t>
    </w:r>
  </w:p>
  <w:p w14:paraId="4126179B" w14:textId="77777777" w:rsidR="000C4334" w:rsidRPr="00274667" w:rsidRDefault="000C4334" w:rsidP="00274667">
    <w:pPr>
      <w:pStyle w:val="Header"/>
      <w:ind w:hanging="2"/>
      <w:rPr>
        <w:rFonts w:ascii="Trebuchet MS" w:hAnsi="Trebuchet MS"/>
      </w:rPr>
    </w:pPr>
    <w:r w:rsidRPr="00274667">
      <w:rPr>
        <w:rFonts w:ascii="Trebuchet MS" w:hAnsi="Trebuchet MS"/>
        <w:b/>
        <w:bCs/>
      </w:rPr>
      <w:t>CDHS Tracking #</w:t>
    </w:r>
    <w:r w:rsidRPr="00274667">
      <w:rPr>
        <w:rFonts w:ascii="Trebuchet MS" w:hAnsi="Trebuchet MS"/>
      </w:rPr>
      <w:t xml:space="preserve">: </w:t>
    </w:r>
    <w:r>
      <w:rPr>
        <w:rFonts w:ascii="Trebuchet MS" w:hAnsi="Trebuchet MS"/>
      </w:rPr>
      <w:t>25-11-21-01</w:t>
    </w:r>
  </w:p>
  <w:p w14:paraId="6D64798F" w14:textId="77777777" w:rsidR="000C4334" w:rsidRPr="00274667" w:rsidRDefault="000C4334" w:rsidP="00274667">
    <w:pPr>
      <w:pStyle w:val="Header"/>
      <w:ind w:hanging="2"/>
      <w:rPr>
        <w:rFonts w:ascii="Trebuchet MS" w:hAnsi="Trebuchet MS"/>
      </w:rPr>
    </w:pPr>
  </w:p>
  <w:p w14:paraId="42986480" w14:textId="77777777" w:rsidR="000C4334" w:rsidRPr="00274667" w:rsidRDefault="000C4334" w:rsidP="00274667">
    <w:pPr>
      <w:pStyle w:val="Header"/>
      <w:ind w:hanging="2"/>
      <w:rPr>
        <w:rFonts w:ascii="Trebuchet MS" w:hAnsi="Trebuchet MS"/>
      </w:rPr>
    </w:pPr>
    <w:r w:rsidRPr="00274667">
      <w:rPr>
        <w:rFonts w:ascii="Trebuchet MS" w:hAnsi="Trebuchet MS"/>
      </w:rPr>
      <w:t xml:space="preserve">Office, Division &amp; Program: </w:t>
    </w:r>
    <w:r>
      <w:rPr>
        <w:rFonts w:ascii="Trebuchet MS" w:hAnsi="Trebuchet MS"/>
      </w:rPr>
      <w:t>Office of Economic Security, Food and Energy Assistance Division, Supplemental Nutrition Assistance Program</w:t>
    </w:r>
    <w:r w:rsidRPr="00274667">
      <w:rPr>
        <w:rFonts w:ascii="Trebuchet MS" w:hAnsi="Trebuchet MS"/>
      </w:rPr>
      <w:t xml:space="preserve">                              Rule Author: </w:t>
    </w:r>
    <w:r>
      <w:rPr>
        <w:rFonts w:ascii="Trebuchet MS" w:hAnsi="Trebuchet MS"/>
      </w:rPr>
      <w:t>Brett Bustos</w:t>
    </w:r>
  </w:p>
  <w:p w14:paraId="6B545E96" w14:textId="77777777" w:rsidR="000C4334" w:rsidRPr="00274667" w:rsidRDefault="000C4334" w:rsidP="00274667">
    <w:pPr>
      <w:pStyle w:val="Header"/>
      <w:ind w:hanging="2"/>
      <w:rPr>
        <w:rFonts w:ascii="Trebuchet MS" w:hAnsi="Trebuchet MS"/>
      </w:rPr>
    </w:pPr>
    <w:r w:rsidRPr="00274667">
      <w:rPr>
        <w:rFonts w:ascii="Trebuchet MS" w:hAnsi="Trebuchet MS"/>
      </w:rPr>
      <w:t xml:space="preserve">CCR Series Amended: </w:t>
    </w:r>
    <w:sdt>
      <w:sdtPr>
        <w:rPr>
          <w:rFonts w:ascii="Trebuchet MS" w:eastAsia="Trebuchet MS" w:hAnsi="Trebuchet MS" w:cs="Trebuchet MS"/>
        </w:rPr>
        <w:alias w:val="SELECT CCR SERIES"/>
        <w:tag w:val="SELECT CCR SERIES"/>
        <w:id w:val="-316888781"/>
        <w:dropDownList>
          <w:listItem w:value="RESPONSE REQUIRED"/>
          <w:listItem w:displayText="2 CCR 502-1" w:value="2 CCR 502-1"/>
          <w:listItem w:displayText="2 CCR 502-5" w:value="2 CCR 502-5"/>
          <w:listItem w:displayText="2 CCR 502-6" w:value="2 CCR 502-6"/>
          <w:listItem w:displayText="2 CCR 504-1" w:value="2 CCR 504-1"/>
          <w:listItem w:displayText="2 CCR 505-1" w:value="2 CCR 505-1"/>
          <w:listItem w:displayText="9 CCR 2501-1" w:value="9 CCR 2501-1"/>
          <w:listItem w:displayText="9 CCR 2502-1" w:value="9 CCR 2502-1"/>
          <w:listItem w:displayText="9 CCR 2503-1" w:value="9 CCR 2503-1"/>
          <w:listItem w:displayText="9 CCR 2503-2" w:value="9 CCR 2503-2"/>
          <w:listItem w:displayText="9 CCR 2503-3" w:value="9 CCR 2503-3"/>
          <w:listItem w:displayText="9 CCR 2503-4" w:value="9 CCR 2503-4"/>
          <w:listItem w:displayText="9 CCR 2503-5" w:value="9 CCR 2503-5"/>
          <w:listItem w:displayText="9 CCR 2503-6" w:value="9 CCR 2503-6"/>
          <w:listItem w:displayText="9 CCR 2503-7" w:value="9 CCR 2503-7"/>
          <w:listItem w:displayText="9 CCR 2503-8" w:value="9 CCR 2503-8"/>
          <w:listItem w:displayText="9 CCR 2503-10" w:value="9 CCR 2503-10"/>
          <w:listItem w:displayText="9 CCR 2504-1" w:value="9 CCR 2504-1"/>
          <w:listItem w:displayText="10 CCR 2506-1" w:value="10 CCR 2506-1"/>
          <w:listItem w:displayText="11 CCR 2508-1" w:value="11 CCR 2508-1"/>
          <w:listItem w:displayText="12 CCR 2509-1" w:value="12 CCR 2509-1"/>
          <w:listItem w:displayText="12 CCR 2509-2" w:value="12 CCR 2509-2"/>
          <w:listItem w:displayText="12 CCR 2509-3" w:value="12 CCR 2509-3"/>
          <w:listItem w:displayText="12 CCR 2509-4" w:value="12 CCR 2509-4"/>
          <w:listItem w:displayText="12 CCR 2509-5" w:value="12 CCR 2509-5"/>
          <w:listItem w:displayText="12 CCR 2509-6" w:value="12 CCR 2509-6"/>
          <w:listItem w:displayText="12 CCR 2509-7" w:value="12 CCR 2509-7"/>
          <w:listItem w:displayText="12 CCR 2509-8" w:value="12 CCR 2509-8"/>
          <w:listItem w:displayText="12 CCR 2509-9" w:value="12 CCR 2509-9"/>
          <w:listItem w:displayText="12 CCR 2510-1" w:value="12 CCR 2510-1"/>
          <w:listItem w:displayText="12 CCR 2511-1" w:value="12 CCR 2511-1"/>
          <w:listItem w:displayText="12 CCR 2512-2" w:value="12 CCR 2512-2"/>
          <w:listItem w:displayText="12 CCR 2515-1" w:value="12 CCR 2515-1"/>
          <w:listItem w:displayText="12 CCR 2516-1" w:value="12 CCR 2516-1"/>
          <w:listItem w:displayText="12 CCR 2517-1" w:value="12 CCR 2517-1"/>
          <w:listItem w:displayText="12 CCR 2518-1" w:value="12 CCR 2518-1"/>
        </w:dropDownList>
      </w:sdtPr>
      <w:sdtContent>
        <w:r>
          <w:rPr>
            <w:rFonts w:ascii="Trebuchet MS" w:eastAsia="Trebuchet MS" w:hAnsi="Trebuchet MS" w:cs="Trebuchet MS"/>
          </w:rPr>
          <w:t>9 CCR 2504-1</w:t>
        </w:r>
      </w:sdtContent>
    </w:sdt>
    <w:r w:rsidRPr="00274667">
      <w:rPr>
        <w:rFonts w:ascii="Trebuchet MS" w:eastAsia="Trebuchet MS" w:hAnsi="Trebuchet MS" w:cs="Trebuchet MS"/>
      </w:rPr>
      <w:t xml:space="preserve">                           Phone/Email: </w:t>
    </w:r>
    <w:r>
      <w:rPr>
        <w:rFonts w:ascii="Trebuchet MS" w:hAnsi="Trebuchet MS"/>
      </w:rPr>
      <w:t>720-760-2894, brett.bustos@state.co.us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8415F" w14:textId="77777777" w:rsidR="000C4334" w:rsidRDefault="000C4334">
    <w:pPr>
      <w:pStyle w:val="Header"/>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D0EFF"/>
    <w:multiLevelType w:val="multilevel"/>
    <w:tmpl w:val="24DC69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E35043D"/>
    <w:multiLevelType w:val="hybridMultilevel"/>
    <w:tmpl w:val="D1263734"/>
    <w:lvl w:ilvl="0" w:tplc="FFFFFFFF">
      <w:start w:val="1"/>
      <w:numFmt w:val="upperRoman"/>
      <w:lvlText w:val="%1."/>
      <w:lvlJc w:val="left"/>
      <w:pPr>
        <w:ind w:left="1080" w:hanging="720"/>
      </w:pPr>
      <w:rPr>
        <w:rFonts w:ascii="Arial" w:eastAsiaTheme="minorHAnsi"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1320B93"/>
    <w:multiLevelType w:val="hybridMultilevel"/>
    <w:tmpl w:val="AB08DA5A"/>
    <w:lvl w:ilvl="0" w:tplc="96D625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3C2B5C"/>
    <w:multiLevelType w:val="hybridMultilevel"/>
    <w:tmpl w:val="F2426112"/>
    <w:lvl w:ilvl="0" w:tplc="BAEC83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200714"/>
    <w:multiLevelType w:val="hybridMultilevel"/>
    <w:tmpl w:val="ECD8AC12"/>
    <w:lvl w:ilvl="0" w:tplc="16B20CA8">
      <w:start w:val="10"/>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187420"/>
    <w:multiLevelType w:val="hybridMultilevel"/>
    <w:tmpl w:val="480E8ED2"/>
    <w:lvl w:ilvl="0" w:tplc="FFFFFFFF">
      <w:start w:val="1"/>
      <w:numFmt w:val="upperRoman"/>
      <w:lvlText w:val="%1."/>
      <w:lvlJc w:val="left"/>
      <w:pPr>
        <w:ind w:left="1080" w:hanging="72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11D26CF"/>
    <w:multiLevelType w:val="hybridMultilevel"/>
    <w:tmpl w:val="6A1E9E06"/>
    <w:lvl w:ilvl="0" w:tplc="B9B25E0A">
      <w:start w:val="1"/>
      <w:numFmt w:val="upperRoman"/>
      <w:lvlText w:val="%1."/>
      <w:lvlJc w:val="left"/>
      <w:pPr>
        <w:ind w:left="1080" w:hanging="72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930F32"/>
    <w:multiLevelType w:val="hybridMultilevel"/>
    <w:tmpl w:val="D71A9E90"/>
    <w:lvl w:ilvl="0" w:tplc="CE24D5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5590551">
    <w:abstractNumId w:val="3"/>
  </w:num>
  <w:num w:numId="2" w16cid:durableId="722868242">
    <w:abstractNumId w:val="0"/>
  </w:num>
  <w:num w:numId="3" w16cid:durableId="829953593">
    <w:abstractNumId w:val="6"/>
  </w:num>
  <w:num w:numId="4" w16cid:durableId="1336298527">
    <w:abstractNumId w:val="5"/>
  </w:num>
  <w:num w:numId="5" w16cid:durableId="1256011055">
    <w:abstractNumId w:val="4"/>
  </w:num>
  <w:num w:numId="6" w16cid:durableId="1089809638">
    <w:abstractNumId w:val="1"/>
  </w:num>
  <w:num w:numId="7" w16cid:durableId="1842501189">
    <w:abstractNumId w:val="7"/>
  </w:num>
  <w:num w:numId="8" w16cid:durableId="768225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ett A. Bustos">
    <w15:presenceInfo w15:providerId="AD" w15:userId="S::BustosBA@cdhs.state.co.us::7c5d05f3-d071-4071-8727-df9cee03c8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51"/>
    <w:rsid w:val="00017684"/>
    <w:rsid w:val="00037E4C"/>
    <w:rsid w:val="00096DCF"/>
    <w:rsid w:val="000C4334"/>
    <w:rsid w:val="00120BF9"/>
    <w:rsid w:val="001C6821"/>
    <w:rsid w:val="001D5DEB"/>
    <w:rsid w:val="00222296"/>
    <w:rsid w:val="002440D6"/>
    <w:rsid w:val="00261F5F"/>
    <w:rsid w:val="002A32A2"/>
    <w:rsid w:val="002D3FDD"/>
    <w:rsid w:val="002D5B07"/>
    <w:rsid w:val="0035102C"/>
    <w:rsid w:val="00360E71"/>
    <w:rsid w:val="003A201F"/>
    <w:rsid w:val="003B41B1"/>
    <w:rsid w:val="003B71D7"/>
    <w:rsid w:val="003C1E96"/>
    <w:rsid w:val="003C4E8C"/>
    <w:rsid w:val="003E67B2"/>
    <w:rsid w:val="003F146A"/>
    <w:rsid w:val="004B69BD"/>
    <w:rsid w:val="0050738F"/>
    <w:rsid w:val="005E1BED"/>
    <w:rsid w:val="005F77A3"/>
    <w:rsid w:val="00624165"/>
    <w:rsid w:val="0063036B"/>
    <w:rsid w:val="00657135"/>
    <w:rsid w:val="00664C52"/>
    <w:rsid w:val="006E4F1B"/>
    <w:rsid w:val="0073715E"/>
    <w:rsid w:val="00763564"/>
    <w:rsid w:val="00765CB7"/>
    <w:rsid w:val="007C1BD4"/>
    <w:rsid w:val="007C2F51"/>
    <w:rsid w:val="007C5E6E"/>
    <w:rsid w:val="00811C45"/>
    <w:rsid w:val="00835871"/>
    <w:rsid w:val="00845E3F"/>
    <w:rsid w:val="00885EBB"/>
    <w:rsid w:val="00923CEC"/>
    <w:rsid w:val="009876E0"/>
    <w:rsid w:val="009E4922"/>
    <w:rsid w:val="00A378A5"/>
    <w:rsid w:val="00A646F2"/>
    <w:rsid w:val="00A74EAE"/>
    <w:rsid w:val="00AC366C"/>
    <w:rsid w:val="00AC692B"/>
    <w:rsid w:val="00AF5C74"/>
    <w:rsid w:val="00B3336A"/>
    <w:rsid w:val="00C023E2"/>
    <w:rsid w:val="00C27931"/>
    <w:rsid w:val="00C575FA"/>
    <w:rsid w:val="00CC188A"/>
    <w:rsid w:val="00CD5BAC"/>
    <w:rsid w:val="00D2214A"/>
    <w:rsid w:val="00D768BE"/>
    <w:rsid w:val="00DD0767"/>
    <w:rsid w:val="00E25E38"/>
    <w:rsid w:val="00EB3643"/>
    <w:rsid w:val="00EE17B5"/>
    <w:rsid w:val="00F05CDE"/>
    <w:rsid w:val="00F43A04"/>
    <w:rsid w:val="00F5052B"/>
    <w:rsid w:val="00F76FFD"/>
    <w:rsid w:val="00F9316E"/>
    <w:rsid w:val="00FA1B03"/>
    <w:rsid w:val="00FB7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D6D95"/>
  <w15:chartTrackingRefBased/>
  <w15:docId w15:val="{30D63BCF-BA73-4CEB-BD33-11C22AE94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F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F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F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F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F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F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F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F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F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F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F51"/>
    <w:rPr>
      <w:rFonts w:eastAsiaTheme="majorEastAsia" w:cstheme="majorBidi"/>
      <w:color w:val="272727" w:themeColor="text1" w:themeTint="D8"/>
    </w:rPr>
  </w:style>
  <w:style w:type="paragraph" w:styleId="Title">
    <w:name w:val="Title"/>
    <w:basedOn w:val="Normal"/>
    <w:next w:val="Normal"/>
    <w:link w:val="TitleChar"/>
    <w:uiPriority w:val="10"/>
    <w:qFormat/>
    <w:rsid w:val="007C2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F51"/>
    <w:pPr>
      <w:spacing w:before="160"/>
      <w:jc w:val="center"/>
    </w:pPr>
    <w:rPr>
      <w:i/>
      <w:iCs/>
      <w:color w:val="404040" w:themeColor="text1" w:themeTint="BF"/>
    </w:rPr>
  </w:style>
  <w:style w:type="character" w:customStyle="1" w:styleId="QuoteChar">
    <w:name w:val="Quote Char"/>
    <w:basedOn w:val="DefaultParagraphFont"/>
    <w:link w:val="Quote"/>
    <w:uiPriority w:val="29"/>
    <w:rsid w:val="007C2F51"/>
    <w:rPr>
      <w:i/>
      <w:iCs/>
      <w:color w:val="404040" w:themeColor="text1" w:themeTint="BF"/>
    </w:rPr>
  </w:style>
  <w:style w:type="paragraph" w:styleId="ListParagraph">
    <w:name w:val="List Paragraph"/>
    <w:basedOn w:val="Normal"/>
    <w:uiPriority w:val="34"/>
    <w:qFormat/>
    <w:rsid w:val="007C2F51"/>
    <w:pPr>
      <w:ind w:left="720"/>
      <w:contextualSpacing/>
    </w:pPr>
  </w:style>
  <w:style w:type="character" w:styleId="IntenseEmphasis">
    <w:name w:val="Intense Emphasis"/>
    <w:basedOn w:val="DefaultParagraphFont"/>
    <w:uiPriority w:val="21"/>
    <w:qFormat/>
    <w:rsid w:val="007C2F51"/>
    <w:rPr>
      <w:i/>
      <w:iCs/>
      <w:color w:val="0F4761" w:themeColor="accent1" w:themeShade="BF"/>
    </w:rPr>
  </w:style>
  <w:style w:type="paragraph" w:styleId="IntenseQuote">
    <w:name w:val="Intense Quote"/>
    <w:basedOn w:val="Normal"/>
    <w:next w:val="Normal"/>
    <w:link w:val="IntenseQuoteChar"/>
    <w:uiPriority w:val="30"/>
    <w:qFormat/>
    <w:rsid w:val="007C2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F51"/>
    <w:rPr>
      <w:i/>
      <w:iCs/>
      <w:color w:val="0F4761" w:themeColor="accent1" w:themeShade="BF"/>
    </w:rPr>
  </w:style>
  <w:style w:type="character" w:styleId="IntenseReference">
    <w:name w:val="Intense Reference"/>
    <w:basedOn w:val="DefaultParagraphFont"/>
    <w:uiPriority w:val="32"/>
    <w:qFormat/>
    <w:rsid w:val="007C2F51"/>
    <w:rPr>
      <w:b/>
      <w:bCs/>
      <w:smallCaps/>
      <w:color w:val="0F4761" w:themeColor="accent1" w:themeShade="BF"/>
      <w:spacing w:val="5"/>
    </w:rPr>
  </w:style>
  <w:style w:type="paragraph" w:styleId="Revision">
    <w:name w:val="Revision"/>
    <w:hidden/>
    <w:uiPriority w:val="99"/>
    <w:semiHidden/>
    <w:rsid w:val="007C2F51"/>
    <w:pPr>
      <w:spacing w:after="0" w:line="240" w:lineRule="auto"/>
    </w:pPr>
  </w:style>
  <w:style w:type="paragraph" w:styleId="NormalWeb">
    <w:name w:val="Normal (Web)"/>
    <w:basedOn w:val="Normal"/>
    <w:uiPriority w:val="99"/>
    <w:semiHidden/>
    <w:unhideWhenUsed/>
    <w:rsid w:val="003F14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3F146A"/>
  </w:style>
  <w:style w:type="paragraph" w:styleId="Header">
    <w:name w:val="header"/>
    <w:basedOn w:val="Normal"/>
    <w:link w:val="HeaderChar"/>
    <w:uiPriority w:val="99"/>
    <w:semiHidden/>
    <w:unhideWhenUsed/>
    <w:rsid w:val="000C43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4334"/>
  </w:style>
  <w:style w:type="paragraph" w:styleId="Footer">
    <w:name w:val="footer"/>
    <w:basedOn w:val="Normal"/>
    <w:link w:val="FooterChar"/>
    <w:uiPriority w:val="99"/>
    <w:semiHidden/>
    <w:unhideWhenUsed/>
    <w:rsid w:val="000C43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C4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C6E44-89EB-4CDA-A6B4-996F8EFAA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4867</TotalTime>
  <Pages>23</Pages>
  <Words>7428</Words>
  <Characters>42346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CDHS</Company>
  <LinksUpToDate>false</LinksUpToDate>
  <CharactersWithSpaces>49675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A. Bustos</dc:creator>
  <cp:keywords/>
  <dc:description/>
  <cp:lastModifiedBy>Kyle Zinth</cp:lastModifiedBy>
  <cp:revision>14</cp:revision>
  <dcterms:created xsi:type="dcterms:W3CDTF">2026-05-04T21:31:00Z</dcterms:created>
  <dcterms:modified xsi:type="dcterms:W3CDTF">2026-07-02T19:27:00Z</dcterms:modified>
</cp:coreProperties>
</file>