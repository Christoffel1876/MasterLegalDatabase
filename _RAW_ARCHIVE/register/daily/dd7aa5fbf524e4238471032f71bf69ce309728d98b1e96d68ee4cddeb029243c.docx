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0DD8E" w14:textId="77777777" w:rsidR="00EE7100" w:rsidRPr="0031636E" w:rsidRDefault="00EE7100" w:rsidP="0031636E">
      <w:pPr>
        <w:pStyle w:val="Heading1"/>
        <w:rPr>
          <w:sz w:val="20"/>
          <w:szCs w:val="20"/>
        </w:rPr>
      </w:pPr>
      <w:r w:rsidRPr="0031636E">
        <w:rPr>
          <w:sz w:val="20"/>
          <w:szCs w:val="20"/>
        </w:rPr>
        <w:t>DEPARTMENT OF REGULATORY AGENCIES</w:t>
      </w:r>
    </w:p>
    <w:p w14:paraId="69704EC6" w14:textId="77777777" w:rsidR="00EE7100" w:rsidRPr="005705DA" w:rsidRDefault="00EE7100" w:rsidP="00EE7100">
      <w:pPr>
        <w:pStyle w:val="upar1"/>
        <w:rPr>
          <w:b/>
          <w:bCs/>
        </w:rPr>
      </w:pPr>
      <w:r w:rsidRPr="005705DA">
        <w:rPr>
          <w:b/>
          <w:bCs/>
        </w:rPr>
        <w:t>Office of Barber and Cosmetology Licensure</w:t>
      </w:r>
    </w:p>
    <w:p w14:paraId="148AF8FE" w14:textId="77777777" w:rsidR="00EE7100" w:rsidRPr="0031636E" w:rsidRDefault="00241D68" w:rsidP="0031636E">
      <w:pPr>
        <w:pStyle w:val="Heading2"/>
        <w:rPr>
          <w:i w:val="0"/>
          <w:iCs w:val="0"/>
          <w:sz w:val="20"/>
          <w:szCs w:val="20"/>
        </w:rPr>
      </w:pPr>
      <w:r w:rsidRPr="0031636E">
        <w:rPr>
          <w:i w:val="0"/>
          <w:iCs w:val="0"/>
          <w:sz w:val="20"/>
          <w:szCs w:val="20"/>
        </w:rPr>
        <w:t>BARBER AND COSMETOLOGY LICENSURE RULES AND REGULATIONS</w:t>
      </w:r>
    </w:p>
    <w:p w14:paraId="327EF3CD" w14:textId="77777777" w:rsidR="00EE7100" w:rsidRPr="000160CA" w:rsidRDefault="00EE7100" w:rsidP="00EE7100">
      <w:pPr>
        <w:pStyle w:val="upar1"/>
        <w:rPr>
          <w:b/>
          <w:bCs/>
        </w:rPr>
      </w:pPr>
      <w:r>
        <w:rPr>
          <w:b/>
          <w:bCs/>
        </w:rPr>
        <w:t>4 CCR 731-1</w:t>
      </w:r>
    </w:p>
    <w:p w14:paraId="4B5BDCE8" w14:textId="77777777" w:rsidR="00EE7100" w:rsidRPr="00D436EF" w:rsidRDefault="00EE7100" w:rsidP="00EE7100">
      <w:pPr>
        <w:pStyle w:val="Footnote"/>
        <w:rPr>
          <w:i/>
          <w:iCs/>
        </w:rPr>
      </w:pPr>
      <w:r w:rsidRPr="00D436EF">
        <w:rPr>
          <w:i/>
        </w:rPr>
        <w:t>[Editor’s Notes follow the text of the rules at the end of this CCR Document.]</w:t>
      </w:r>
    </w:p>
    <w:p w14:paraId="1E369D87" w14:textId="77777777" w:rsidR="00EE7100" w:rsidRDefault="00EE7100" w:rsidP="00EE7100">
      <w:pPr>
        <w:pStyle w:val="upar1"/>
      </w:pPr>
      <w:r w:rsidRPr="007741DC">
        <w:t>_________________________________________________________________________</w:t>
      </w:r>
    </w:p>
    <w:p w14:paraId="30461770" w14:textId="77777777" w:rsidR="003E18D9" w:rsidRDefault="0061358C" w:rsidP="0061358C">
      <w:pPr>
        <w:jc w:val="center"/>
      </w:pPr>
      <w:commentRangeStart w:id="0"/>
      <w:commentRangeStart w:id="1"/>
      <w:commentRangeStart w:id="2"/>
      <w:r>
        <w:t>…</w:t>
      </w:r>
      <w:commentRangeEnd w:id="0"/>
      <w:r w:rsidR="004B46C4">
        <w:rPr>
          <w:rStyle w:val="CommentReference"/>
          <w:sz w:val="20"/>
          <w:szCs w:val="20"/>
        </w:rPr>
        <w:commentReference w:id="0"/>
      </w:r>
      <w:commentRangeEnd w:id="1"/>
      <w:r w:rsidR="00350190">
        <w:rPr>
          <w:rStyle w:val="CommentReference"/>
          <w:sz w:val="20"/>
          <w:szCs w:val="20"/>
        </w:rPr>
        <w:commentReference w:id="1"/>
      </w:r>
      <w:commentRangeEnd w:id="2"/>
      <w:r w:rsidR="004678F8">
        <w:rPr>
          <w:rStyle w:val="CommentReference"/>
          <w:sz w:val="20"/>
          <w:szCs w:val="20"/>
        </w:rPr>
        <w:commentReference w:id="2"/>
      </w:r>
    </w:p>
    <w:p w14:paraId="4A2CE5E1" w14:textId="2386E165" w:rsidR="0031636E" w:rsidRDefault="0031636E" w:rsidP="0031636E">
      <w:pPr>
        <w:pStyle w:val="Heading2"/>
        <w:rPr>
          <w:i w:val="0"/>
          <w:iCs w:val="0"/>
          <w:sz w:val="20"/>
          <w:szCs w:val="20"/>
        </w:rPr>
      </w:pPr>
      <w:commentRangeStart w:id="3"/>
      <w:commentRangeStart w:id="4"/>
      <w:r>
        <w:rPr>
          <w:i w:val="0"/>
          <w:iCs w:val="0"/>
          <w:sz w:val="20"/>
          <w:szCs w:val="20"/>
        </w:rPr>
        <w:t>1.1</w:t>
      </w:r>
      <w:commentRangeEnd w:id="3"/>
      <w:r w:rsidR="003813AB">
        <w:rPr>
          <w:rStyle w:val="CommentReference"/>
          <w:i w:val="0"/>
          <w:iCs w:val="0"/>
          <w:sz w:val="20"/>
          <w:szCs w:val="20"/>
        </w:rPr>
        <w:commentReference w:id="3"/>
      </w:r>
      <w:commentRangeEnd w:id="4"/>
      <w:r w:rsidR="00D243AF">
        <w:rPr>
          <w:rStyle w:val="CommentReference"/>
          <w:i w:val="0"/>
          <w:iCs w:val="0"/>
          <w:sz w:val="20"/>
          <w:szCs w:val="20"/>
        </w:rPr>
        <w:commentReference w:id="4"/>
      </w:r>
      <w:r>
        <w:rPr>
          <w:i w:val="0"/>
          <w:iCs w:val="0"/>
          <w:sz w:val="20"/>
          <w:szCs w:val="20"/>
        </w:rPr>
        <w:tab/>
      </w:r>
      <w:r w:rsidRPr="0031636E">
        <w:rPr>
          <w:i w:val="0"/>
          <w:iCs w:val="0"/>
          <w:sz w:val="20"/>
          <w:szCs w:val="20"/>
        </w:rPr>
        <w:t>ABBREVIATIONS AND DEFINITIONS</w:t>
      </w:r>
    </w:p>
    <w:p w14:paraId="69A24AAF" w14:textId="42017F8A" w:rsidR="0031636E" w:rsidRDefault="0031636E" w:rsidP="0031636E">
      <w:pPr>
        <w:pStyle w:val="par1"/>
        <w:rPr>
          <w:b/>
          <w:bCs/>
        </w:rPr>
      </w:pPr>
      <w:r w:rsidRPr="0031636E">
        <w:rPr>
          <w:b/>
          <w:bCs/>
        </w:rPr>
        <w:t>A.</w:t>
      </w:r>
      <w:r w:rsidRPr="0031636E">
        <w:rPr>
          <w:b/>
          <w:bCs/>
        </w:rPr>
        <w:tab/>
        <w:t>ABBREVIATIONS</w:t>
      </w:r>
    </w:p>
    <w:p w14:paraId="6A88DF9E" w14:textId="30673139" w:rsidR="0031636E" w:rsidRDefault="0031636E" w:rsidP="0031636E">
      <w:pPr>
        <w:pStyle w:val="par2"/>
      </w:pPr>
      <w:r>
        <w:t>1.</w:t>
      </w:r>
      <w:r>
        <w:tab/>
      </w:r>
      <w:r w:rsidRPr="0031636E">
        <w:t>AICE: Association of International Credential Evaluation, Inc.</w:t>
      </w:r>
    </w:p>
    <w:p w14:paraId="5B429870" w14:textId="2819294E" w:rsidR="0031636E" w:rsidRDefault="0031636E" w:rsidP="0031636E">
      <w:pPr>
        <w:pStyle w:val="par2"/>
      </w:pPr>
      <w:r>
        <w:t>2.</w:t>
      </w:r>
      <w:r>
        <w:tab/>
      </w:r>
      <w:r w:rsidRPr="0031636E">
        <w:t>CCCS: Colorado Community College System, within the Colorado Department of Education.</w:t>
      </w:r>
    </w:p>
    <w:p w14:paraId="395852DF" w14:textId="1E2B4F7A" w:rsidR="0031636E" w:rsidRDefault="0031636E" w:rsidP="0031636E">
      <w:pPr>
        <w:pStyle w:val="par2"/>
      </w:pPr>
      <w:r>
        <w:t>3.</w:t>
      </w:r>
      <w:r>
        <w:tab/>
      </w:r>
      <w:r w:rsidRPr="0031636E">
        <w:t>C.R.S.: Colorado Revised Statutes.</w:t>
      </w:r>
    </w:p>
    <w:p w14:paraId="62932731" w14:textId="402C3170" w:rsidR="0031636E" w:rsidRDefault="0031636E" w:rsidP="0031636E">
      <w:pPr>
        <w:pStyle w:val="par2"/>
      </w:pPr>
      <w:r>
        <w:t>4.</w:t>
      </w:r>
      <w:r>
        <w:tab/>
      </w:r>
      <w:r w:rsidRPr="0031636E">
        <w:t>DPOS: Division of Private Occupational Schools, within the Colorado Department of Higher Education.</w:t>
      </w:r>
    </w:p>
    <w:p w14:paraId="3AA96122" w14:textId="7A716F99" w:rsidR="0031636E" w:rsidRDefault="0031636E" w:rsidP="0031636E">
      <w:pPr>
        <w:pStyle w:val="par2"/>
      </w:pPr>
      <w:r>
        <w:t>5.</w:t>
      </w:r>
      <w:r>
        <w:tab/>
      </w:r>
      <w:r w:rsidRPr="0031636E">
        <w:t>NACES: National Association of Credential Evaluations Services.</w:t>
      </w:r>
    </w:p>
    <w:p w14:paraId="00388FF1" w14:textId="61A8FC1E" w:rsidR="00916AF3" w:rsidRDefault="0031636E" w:rsidP="0031636E">
      <w:pPr>
        <w:pStyle w:val="par2"/>
        <w:rPr>
          <w:ins w:id="5" w:author="Rascon Arana, Maria" w:date="2026-09-15T14:33:00Z" w16du:dateUtc="2026-09-15T20:33:00Z"/>
        </w:rPr>
      </w:pPr>
      <w:r>
        <w:t>6.</w:t>
      </w:r>
      <w:r>
        <w:tab/>
      </w:r>
      <w:ins w:id="6" w:author="Rascon Arana, Maria" w:date="2026-09-15T14:33:00Z" w16du:dateUtc="2026-09-15T20:33:00Z">
        <w:r w:rsidR="00916AF3">
          <w:t xml:space="preserve">SAA: State </w:t>
        </w:r>
      </w:ins>
      <w:ins w:id="7" w:author="Rascon Arana, Maria" w:date="2026-09-15T14:34:00Z" w16du:dateUtc="2026-09-15T20:34:00Z">
        <w:r w:rsidR="00916AF3">
          <w:t>Apprenticeship Agency.</w:t>
        </w:r>
      </w:ins>
    </w:p>
    <w:p w14:paraId="055F7523" w14:textId="3BA0B51A" w:rsidR="0031636E" w:rsidRDefault="00916AF3" w:rsidP="0031636E">
      <w:pPr>
        <w:pStyle w:val="par2"/>
      </w:pPr>
      <w:ins w:id="8" w:author="Rascon Arana, Maria" w:date="2026-09-15T14:33:00Z" w16du:dateUtc="2026-09-15T20:33:00Z">
        <w:r>
          <w:t>7.</w:t>
        </w:r>
        <w:r>
          <w:tab/>
        </w:r>
      </w:ins>
      <w:r w:rsidR="0031636E" w:rsidRPr="0031636E">
        <w:t>SDS: Safety Data Sheets.</w:t>
      </w:r>
    </w:p>
    <w:p w14:paraId="09432888" w14:textId="5C04DDE3" w:rsidR="0031636E" w:rsidRDefault="0031636E" w:rsidP="0031636E">
      <w:pPr>
        <w:pStyle w:val="par1"/>
        <w:rPr>
          <w:b/>
          <w:bCs/>
        </w:rPr>
      </w:pPr>
      <w:r w:rsidRPr="0031636E">
        <w:rPr>
          <w:b/>
          <w:bCs/>
        </w:rPr>
        <w:t>B.</w:t>
      </w:r>
      <w:r w:rsidRPr="0031636E">
        <w:rPr>
          <w:b/>
          <w:bCs/>
        </w:rPr>
        <w:tab/>
        <w:t>DEFINITIONS</w:t>
      </w:r>
    </w:p>
    <w:p w14:paraId="7830CF7F" w14:textId="39F2E662" w:rsidR="00E97B12" w:rsidRDefault="00E97B12" w:rsidP="00E97B12">
      <w:pPr>
        <w:pStyle w:val="upar1"/>
      </w:pPr>
      <w:r w:rsidRPr="00E97B12">
        <w:t>In addition to the definitions found in section 12-105-104, C.R.S., the following definitions apply for the purpose of these rules. Additional definitions may be found in each Rule.</w:t>
      </w:r>
    </w:p>
    <w:p w14:paraId="17AC4B88" w14:textId="4C615B1B" w:rsidR="00E97B12" w:rsidRDefault="00E97B12" w:rsidP="00E97B12">
      <w:pPr>
        <w:pStyle w:val="par2"/>
      </w:pPr>
      <w:r>
        <w:t>1.</w:t>
      </w:r>
      <w:r>
        <w:tab/>
      </w:r>
      <w:r w:rsidRPr="004A4E0A">
        <w:rPr>
          <w:b/>
          <w:bCs/>
        </w:rPr>
        <w:t xml:space="preserve">Act (or Practice Act): </w:t>
      </w:r>
      <w:r w:rsidRPr="00E97B12">
        <w:t>the law authorizing licensing and regulation of barbers, cosmetologist</w:t>
      </w:r>
      <w:ins w:id="9" w:author="Rascon Arana, Maria" w:date="2026-08-12T08:42:00Z" w16du:dateUtc="2026-08-12T14:42:00Z">
        <w:r w:rsidR="004A4E0A">
          <w:t>s</w:t>
        </w:r>
      </w:ins>
      <w:r w:rsidRPr="00E97B12">
        <w:t>, estheticians, hair stylists and nail technicians. The Act may be found in sections 12-105-101, et. seq., of the Colorado Revised Statutes.</w:t>
      </w:r>
    </w:p>
    <w:p w14:paraId="37BAAE8C" w14:textId="2BA18063" w:rsidR="00676D76" w:rsidRDefault="00676D76" w:rsidP="00E97B12">
      <w:pPr>
        <w:pStyle w:val="par2"/>
      </w:pPr>
      <w:r>
        <w:t>2.</w:t>
      </w:r>
      <w:r>
        <w:tab/>
      </w:r>
      <w:r w:rsidRPr="004A4E0A">
        <w:rPr>
          <w:b/>
          <w:bCs/>
        </w:rPr>
        <w:t>Active/Valid:</w:t>
      </w:r>
      <w:r w:rsidRPr="00676D76">
        <w:t xml:space="preserve"> a license or registration status that permits a licensee or registrant to practice on the public or be open for business.</w:t>
      </w:r>
    </w:p>
    <w:p w14:paraId="7A70270C" w14:textId="50680A42" w:rsidR="004A4E0A" w:rsidRDefault="00676D76" w:rsidP="00E97B12">
      <w:pPr>
        <w:pStyle w:val="par2"/>
        <w:rPr>
          <w:ins w:id="10" w:author="Rascon Arana, Maria" w:date="2026-08-12T08:43:00Z" w16du:dateUtc="2026-08-12T14:43:00Z"/>
        </w:rPr>
      </w:pPr>
      <w:r>
        <w:t>3.</w:t>
      </w:r>
      <w:r>
        <w:tab/>
      </w:r>
      <w:ins w:id="11" w:author="Rascon Arana, Maria" w:date="2026-08-12T08:43:00Z" w16du:dateUtc="2026-08-12T14:43:00Z">
        <w:r w:rsidR="004A4E0A" w:rsidRPr="004A4E0A">
          <w:rPr>
            <w:b/>
            <w:bCs/>
            <w:rPrChange w:id="12" w:author="Rascon Arana, Maria" w:date="2026-08-12T08:45:00Z" w16du:dateUtc="2026-08-12T14:45:00Z">
              <w:rPr/>
            </w:rPrChange>
          </w:rPr>
          <w:t>Active With Conditions:</w:t>
        </w:r>
        <w:r w:rsidR="004A4E0A" w:rsidRPr="004A4E0A">
          <w:t xml:space="preserve"> </w:t>
        </w:r>
        <w:r w:rsidR="004A4E0A">
          <w:t>a license or registration status that must follow specific restrictions, reporting, or oversight requirements.</w:t>
        </w:r>
      </w:ins>
    </w:p>
    <w:p w14:paraId="0B14DF72" w14:textId="62CD0D68" w:rsidR="00676D76" w:rsidRDefault="004A4E0A" w:rsidP="00E97B12">
      <w:pPr>
        <w:pStyle w:val="par2"/>
      </w:pPr>
      <w:ins w:id="13" w:author="Rascon Arana, Maria" w:date="2026-08-12T08:43:00Z" w16du:dateUtc="2026-08-12T14:43:00Z">
        <w:r>
          <w:t>4.</w:t>
        </w:r>
        <w:r>
          <w:tab/>
        </w:r>
      </w:ins>
      <w:r w:rsidR="00676D76" w:rsidRPr="004A4E0A">
        <w:rPr>
          <w:b/>
          <w:bCs/>
        </w:rPr>
        <w:t xml:space="preserve">Applicant: </w:t>
      </w:r>
      <w:r w:rsidR="00676D76" w:rsidRPr="00676D76">
        <w:t>an individual or a shop owner who submits an original application, an application for renewal, or an application for reinstatement.</w:t>
      </w:r>
    </w:p>
    <w:p w14:paraId="6ABBC21D" w14:textId="5DF72804" w:rsidR="00676D76" w:rsidRDefault="004A4E0A" w:rsidP="00E97B12">
      <w:pPr>
        <w:pStyle w:val="par2"/>
      </w:pPr>
      <w:ins w:id="14" w:author="Rascon Arana, Maria" w:date="2026-08-12T08:43:00Z" w16du:dateUtc="2026-08-12T14:43:00Z">
        <w:r>
          <w:t>5</w:t>
        </w:r>
      </w:ins>
      <w:del w:id="15" w:author="Rascon Arana, Maria" w:date="2026-08-12T08:43:00Z" w16du:dateUtc="2026-08-12T14:43:00Z">
        <w:r w:rsidR="00676D76" w:rsidDel="004A4E0A">
          <w:delText>4</w:delText>
        </w:r>
      </w:del>
      <w:r w:rsidR="00676D76">
        <w:t>.</w:t>
      </w:r>
      <w:r w:rsidR="00676D76">
        <w:tab/>
      </w:r>
      <w:r w:rsidR="00676D76" w:rsidRPr="004A4E0A">
        <w:rPr>
          <w:b/>
          <w:bCs/>
        </w:rPr>
        <w:t>Approved Program:</w:t>
      </w:r>
      <w:r w:rsidR="00676D76" w:rsidRPr="00676D76">
        <w:t xml:space="preserve"> a program approved by the Colorado Division of Private Occupational Schools (DPOS) or the Colorado Community Colleges System (CCCS)</w:t>
      </w:r>
    </w:p>
    <w:p w14:paraId="764CBE17" w14:textId="3D0B7240" w:rsidR="00676D76" w:rsidRDefault="004A4E0A" w:rsidP="00E97B12">
      <w:pPr>
        <w:pStyle w:val="par2"/>
      </w:pPr>
      <w:ins w:id="16" w:author="Rascon Arana, Maria" w:date="2026-08-12T08:44:00Z" w16du:dateUtc="2026-08-12T14:44:00Z">
        <w:r>
          <w:lastRenderedPageBreak/>
          <w:t>6</w:t>
        </w:r>
      </w:ins>
      <w:del w:id="17" w:author="Rascon Arana, Maria" w:date="2026-08-12T08:44:00Z" w16du:dateUtc="2026-08-12T14:44:00Z">
        <w:r w:rsidR="00676D76" w:rsidDel="004A4E0A">
          <w:delText>5</w:delText>
        </w:r>
      </w:del>
      <w:r w:rsidR="00676D76">
        <w:t>.</w:t>
      </w:r>
      <w:r w:rsidR="00676D76">
        <w:tab/>
      </w:r>
      <w:r w:rsidR="00676D76" w:rsidRPr="004A4E0A">
        <w:rPr>
          <w:b/>
          <w:bCs/>
        </w:rPr>
        <w:t>Attest:</w:t>
      </w:r>
      <w:r w:rsidR="00676D76" w:rsidRPr="00676D76">
        <w:t xml:space="preserve"> swear under penalty of perjury.</w:t>
      </w:r>
    </w:p>
    <w:p w14:paraId="65180FF0" w14:textId="61E7CA1D" w:rsidR="00676D76" w:rsidRDefault="004A4E0A" w:rsidP="00E97B12">
      <w:pPr>
        <w:pStyle w:val="par2"/>
      </w:pPr>
      <w:ins w:id="18" w:author="Rascon Arana, Maria" w:date="2026-08-12T08:44:00Z" w16du:dateUtc="2026-08-12T14:44:00Z">
        <w:r>
          <w:t>7</w:t>
        </w:r>
      </w:ins>
      <w:del w:id="19" w:author="Rascon Arana, Maria" w:date="2026-08-12T08:44:00Z" w16du:dateUtc="2026-08-12T14:44:00Z">
        <w:r w:rsidR="00676D76" w:rsidDel="004A4E0A">
          <w:delText>6</w:delText>
        </w:r>
      </w:del>
      <w:r w:rsidR="00676D76">
        <w:t>.</w:t>
      </w:r>
      <w:r w:rsidR="00676D76">
        <w:tab/>
      </w:r>
      <w:r w:rsidR="00676D76" w:rsidRPr="004A4E0A">
        <w:rPr>
          <w:b/>
          <w:bCs/>
        </w:rPr>
        <w:t>Conspicuously displayed:</w:t>
      </w:r>
      <w:r w:rsidR="00676D76" w:rsidRPr="00676D76">
        <w:t xml:space="preserve"> posting a license or a shop registration in public view.</w:t>
      </w:r>
    </w:p>
    <w:p w14:paraId="7B2789B5" w14:textId="3D721341" w:rsidR="00676D76" w:rsidRDefault="004A4E0A" w:rsidP="00E97B12">
      <w:pPr>
        <w:pStyle w:val="par2"/>
      </w:pPr>
      <w:ins w:id="20" w:author="Rascon Arana, Maria" w:date="2026-08-12T08:44:00Z" w16du:dateUtc="2026-08-12T14:44:00Z">
        <w:r>
          <w:t>8</w:t>
        </w:r>
      </w:ins>
      <w:del w:id="21" w:author="Rascon Arana, Maria" w:date="2026-08-12T08:44:00Z" w16du:dateUtc="2026-08-12T14:44:00Z">
        <w:r w:rsidR="00676D76" w:rsidDel="004A4E0A">
          <w:delText>7</w:delText>
        </w:r>
      </w:del>
      <w:r w:rsidR="00676D76">
        <w:t>.</w:t>
      </w:r>
      <w:r w:rsidR="00676D76">
        <w:tab/>
      </w:r>
      <w:r w:rsidR="00676D76" w:rsidRPr="004A4E0A">
        <w:rPr>
          <w:b/>
          <w:bCs/>
        </w:rPr>
        <w:t xml:space="preserve">Contact hour: </w:t>
      </w:r>
      <w:r w:rsidR="00676D76" w:rsidRPr="00676D76">
        <w:t>a minimum of fifty minutes of instruction with at least a five-minute break between hours. For purposes of these rules, Clock or Contact hour have the same meaning.</w:t>
      </w:r>
    </w:p>
    <w:p w14:paraId="7BCEA77D" w14:textId="33B5D3A0" w:rsidR="00676D76" w:rsidRDefault="004A4E0A" w:rsidP="00E97B12">
      <w:pPr>
        <w:pStyle w:val="par2"/>
      </w:pPr>
      <w:ins w:id="22" w:author="Rascon Arana, Maria" w:date="2026-08-12T08:44:00Z" w16du:dateUtc="2026-08-12T14:44:00Z">
        <w:r>
          <w:t>9</w:t>
        </w:r>
      </w:ins>
      <w:del w:id="23" w:author="Rascon Arana, Maria" w:date="2026-08-12T08:44:00Z" w16du:dateUtc="2026-08-12T14:44:00Z">
        <w:r w:rsidR="00676D76" w:rsidDel="004A4E0A">
          <w:delText>8</w:delText>
        </w:r>
      </w:del>
      <w:r w:rsidR="00676D76">
        <w:t>.</w:t>
      </w:r>
      <w:r w:rsidR="00676D76">
        <w:tab/>
      </w:r>
      <w:r w:rsidR="00676D76" w:rsidRPr="004A4E0A">
        <w:rPr>
          <w:b/>
          <w:bCs/>
        </w:rPr>
        <w:t>Credit hour:</w:t>
      </w:r>
      <w:r w:rsidR="00676D76" w:rsidRPr="00676D76">
        <w:t xml:space="preserve"> credit given for course instruction provided by a school</w:t>
      </w:r>
      <w:ins w:id="24" w:author="Rascon Arana, Maria" w:date="2026-08-12T08:51:00Z" w16du:dateUtc="2026-08-12T14:51:00Z">
        <w:r w:rsidR="0073330D">
          <w:t xml:space="preserve"> and/or </w:t>
        </w:r>
      </w:ins>
      <w:ins w:id="25" w:author="Rascon Arana, Maria" w:date="2026-09-15T14:34:00Z" w16du:dateUtc="2026-09-15T20:34:00Z">
        <w:r w:rsidR="00916AF3">
          <w:t xml:space="preserve">a registered </w:t>
        </w:r>
      </w:ins>
      <w:ins w:id="26" w:author="Rascon Arana, Maria" w:date="2026-08-12T08:51:00Z" w16du:dateUtc="2026-08-12T14:51:00Z">
        <w:r w:rsidR="0073330D">
          <w:t>apprenticeship program</w:t>
        </w:r>
      </w:ins>
      <w:r w:rsidR="00676D76" w:rsidRPr="00676D76">
        <w:t>.</w:t>
      </w:r>
    </w:p>
    <w:p w14:paraId="36854BBD" w14:textId="0346ED2F" w:rsidR="00676D76" w:rsidRDefault="004A4E0A" w:rsidP="00E97B12">
      <w:pPr>
        <w:pStyle w:val="par2"/>
      </w:pPr>
      <w:ins w:id="27" w:author="Rascon Arana, Maria" w:date="2026-08-12T08:44:00Z" w16du:dateUtc="2026-08-12T14:44:00Z">
        <w:r>
          <w:t>10</w:t>
        </w:r>
      </w:ins>
      <w:del w:id="28" w:author="Rascon Arana, Maria" w:date="2026-08-12T08:44:00Z" w16du:dateUtc="2026-08-12T14:44:00Z">
        <w:r w:rsidR="00676D76" w:rsidDel="004A4E0A">
          <w:delText>9</w:delText>
        </w:r>
      </w:del>
      <w:r w:rsidR="00676D76">
        <w:t>.</w:t>
      </w:r>
      <w:r w:rsidR="00676D76">
        <w:tab/>
      </w:r>
      <w:r w:rsidR="00676D76" w:rsidRPr="004A4E0A">
        <w:rPr>
          <w:b/>
          <w:bCs/>
        </w:rPr>
        <w:t>Director:</w:t>
      </w:r>
      <w:r w:rsidR="00676D76" w:rsidRPr="00676D76">
        <w:t xml:space="preserve"> Director of the Division of Professions and Occupations, a division of the Department of Regulatory Agencies (DORA).</w:t>
      </w:r>
    </w:p>
    <w:p w14:paraId="0E12D7AA" w14:textId="5E6ADEAA" w:rsidR="0073330D" w:rsidRDefault="004A4E0A" w:rsidP="00E97B12">
      <w:pPr>
        <w:pStyle w:val="par2"/>
        <w:rPr>
          <w:ins w:id="29" w:author="Rascon Arana, Maria" w:date="2026-08-12T08:51:00Z" w16du:dateUtc="2026-08-12T14:51:00Z"/>
        </w:rPr>
      </w:pPr>
      <w:ins w:id="30" w:author="Rascon Arana, Maria" w:date="2026-08-12T08:44:00Z" w16du:dateUtc="2026-08-12T14:44:00Z">
        <w:r>
          <w:t>1</w:t>
        </w:r>
      </w:ins>
      <w:r w:rsidR="00676D76">
        <w:t>1</w:t>
      </w:r>
      <w:del w:id="31" w:author="Rascon Arana, Maria" w:date="2026-08-12T08:44:00Z" w16du:dateUtc="2026-08-12T14:44:00Z">
        <w:r w:rsidR="00676D76" w:rsidDel="004A4E0A">
          <w:delText>0</w:delText>
        </w:r>
      </w:del>
      <w:r w:rsidR="00676D76">
        <w:t>.</w:t>
      </w:r>
      <w:r w:rsidR="00676D76">
        <w:tab/>
      </w:r>
      <w:ins w:id="32" w:author="Rascon Arana, Maria" w:date="2026-08-12T08:52:00Z" w16du:dateUtc="2026-08-12T14:52:00Z">
        <w:r w:rsidR="0073330D" w:rsidRPr="0073330D">
          <w:rPr>
            <w:b/>
            <w:bCs/>
            <w:rPrChange w:id="33" w:author="Rascon Arana, Maria" w:date="2026-08-12T08:52:00Z" w16du:dateUtc="2026-08-12T14:52:00Z">
              <w:rPr/>
            </w:rPrChange>
          </w:rPr>
          <w:t xml:space="preserve">Direct Supervision: </w:t>
        </w:r>
        <w:r w:rsidR="0073330D">
          <w:t>Qualified instructor or professional physically present during a service, closely monitoring, and immediately available to intervene or provide instruction and guidance.</w:t>
        </w:r>
      </w:ins>
    </w:p>
    <w:p w14:paraId="54DCE1F7" w14:textId="52D78130" w:rsidR="00676D76" w:rsidRDefault="0073330D" w:rsidP="00E97B12">
      <w:pPr>
        <w:pStyle w:val="par2"/>
      </w:pPr>
      <w:ins w:id="34" w:author="Rascon Arana, Maria" w:date="2026-08-12T08:51:00Z" w16du:dateUtc="2026-08-12T14:51:00Z">
        <w:r>
          <w:t>12.</w:t>
        </w:r>
        <w:r>
          <w:tab/>
        </w:r>
      </w:ins>
      <w:r w:rsidR="00676D76" w:rsidRPr="004A4E0A">
        <w:rPr>
          <w:b/>
          <w:bCs/>
        </w:rPr>
        <w:t xml:space="preserve">Expired: </w:t>
      </w:r>
      <w:r w:rsidR="00676D76" w:rsidRPr="00676D76">
        <w:t>the status of a license or registration following a failure to renew the license or registration by the expiration date.</w:t>
      </w:r>
    </w:p>
    <w:p w14:paraId="718EB1D8" w14:textId="1DA16E62" w:rsidR="00676D76" w:rsidRDefault="00676D76" w:rsidP="00E97B12">
      <w:pPr>
        <w:pStyle w:val="par2"/>
      </w:pPr>
      <w:r>
        <w:t>1</w:t>
      </w:r>
      <w:ins w:id="35" w:author="Rascon Arana, Maria" w:date="2026-08-12T08:51:00Z" w16du:dateUtc="2026-08-12T14:51:00Z">
        <w:r w:rsidR="0073330D">
          <w:t>3</w:t>
        </w:r>
      </w:ins>
      <w:del w:id="36" w:author="Rascon Arana, Maria" w:date="2026-08-12T08:44:00Z" w16du:dateUtc="2026-08-12T14:44:00Z">
        <w:r w:rsidDel="004A4E0A">
          <w:delText>1</w:delText>
        </w:r>
      </w:del>
      <w:r>
        <w:t>.</w:t>
      </w:r>
      <w:r>
        <w:tab/>
      </w:r>
      <w:r w:rsidRPr="004A4E0A">
        <w:rPr>
          <w:b/>
          <w:bCs/>
        </w:rPr>
        <w:t xml:space="preserve">Licensee: </w:t>
      </w:r>
      <w:r w:rsidRPr="00676D76">
        <w:t>a person holding a license to practice pursuant to the Act.</w:t>
      </w:r>
    </w:p>
    <w:p w14:paraId="5CB42301" w14:textId="67CAA948" w:rsidR="00676D76" w:rsidRDefault="00676D76" w:rsidP="00E97B12">
      <w:pPr>
        <w:pStyle w:val="par2"/>
        <w:rPr>
          <w:ins w:id="37" w:author="Rascon Arana, Maria" w:date="2026-09-15T14:37:00Z" w16du:dateUtc="2026-09-15T20:37:00Z"/>
        </w:rPr>
      </w:pPr>
      <w:r>
        <w:t>1</w:t>
      </w:r>
      <w:ins w:id="38" w:author="Rascon Arana, Maria" w:date="2026-08-12T08:51:00Z" w16du:dateUtc="2026-08-12T14:51:00Z">
        <w:r w:rsidR="0073330D">
          <w:t>4</w:t>
        </w:r>
      </w:ins>
      <w:del w:id="39" w:author="Rascon Arana, Maria" w:date="2026-08-12T08:44:00Z" w16du:dateUtc="2026-08-12T14:44:00Z">
        <w:r w:rsidDel="004A4E0A">
          <w:delText>2</w:delText>
        </w:r>
      </w:del>
      <w:r>
        <w:t>.</w:t>
      </w:r>
      <w:r>
        <w:tab/>
      </w:r>
      <w:r w:rsidRPr="004A4E0A">
        <w:rPr>
          <w:b/>
          <w:bCs/>
        </w:rPr>
        <w:t xml:space="preserve">Registrant: </w:t>
      </w:r>
      <w:r w:rsidRPr="00676D76">
        <w:t>a business holding a registration to provide services pursuant to the Act.</w:t>
      </w:r>
    </w:p>
    <w:p w14:paraId="05732050" w14:textId="2652443F" w:rsidR="00315B3F" w:rsidRDefault="00315B3F" w:rsidP="00E97B12">
      <w:pPr>
        <w:pStyle w:val="par2"/>
      </w:pPr>
      <w:ins w:id="40" w:author="Rascon Arana, Maria" w:date="2026-09-15T14:37:00Z" w16du:dateUtc="2026-09-15T20:37:00Z">
        <w:r>
          <w:t>15.</w:t>
        </w:r>
        <w:r>
          <w:tab/>
          <w:t>Registered</w:t>
        </w:r>
      </w:ins>
      <w:ins w:id="41" w:author="Rascon Arana, Maria" w:date="2026-09-15T14:38:00Z" w16du:dateUtc="2026-09-15T20:38:00Z">
        <w:r>
          <w:t xml:space="preserve"> Apprenticeship Program: means an </w:t>
        </w:r>
        <w:r>
          <w:rPr>
            <w:rPrChange w:id="42" w:author="Kathryn Duran - DORA" w:date="2026-09-14T21:50:00Z">
              <w:rPr>
                <w:color w:val="000000"/>
              </w:rPr>
            </w:rPrChange>
          </w:rPr>
          <w:t>apprenticeship program that is registered by the Colorado State Apprenticeship Agency or the federal Office of Apprenticesh</w:t>
        </w:r>
        <w:r>
          <w:t>ip.</w:t>
        </w:r>
      </w:ins>
    </w:p>
    <w:p w14:paraId="7171210E" w14:textId="6E8A2175" w:rsidR="00676D76" w:rsidRDefault="00676D76" w:rsidP="00676D76">
      <w:pPr>
        <w:pStyle w:val="Heading2"/>
        <w:rPr>
          <w:i w:val="0"/>
          <w:iCs w:val="0"/>
          <w:sz w:val="20"/>
          <w:szCs w:val="20"/>
        </w:rPr>
      </w:pPr>
      <w:commentRangeStart w:id="43"/>
      <w:commentRangeStart w:id="44"/>
      <w:r>
        <w:rPr>
          <w:i w:val="0"/>
          <w:iCs w:val="0"/>
          <w:sz w:val="20"/>
          <w:szCs w:val="20"/>
        </w:rPr>
        <w:t>1.2</w:t>
      </w:r>
      <w:commentRangeEnd w:id="43"/>
      <w:r w:rsidR="00F3691F">
        <w:rPr>
          <w:rStyle w:val="CommentReference"/>
          <w:i w:val="0"/>
          <w:iCs w:val="0"/>
          <w:sz w:val="20"/>
          <w:szCs w:val="20"/>
        </w:rPr>
        <w:commentReference w:id="43"/>
      </w:r>
      <w:commentRangeEnd w:id="44"/>
      <w:r w:rsidR="00AA56B2">
        <w:rPr>
          <w:rStyle w:val="CommentReference"/>
          <w:i w:val="0"/>
          <w:iCs w:val="0"/>
          <w:sz w:val="20"/>
          <w:szCs w:val="20"/>
        </w:rPr>
        <w:commentReference w:id="44"/>
      </w:r>
      <w:r>
        <w:rPr>
          <w:i w:val="0"/>
          <w:iCs w:val="0"/>
          <w:sz w:val="20"/>
          <w:szCs w:val="20"/>
        </w:rPr>
        <w:tab/>
        <w:t>LICENSURE BY EXAMINATION</w:t>
      </w:r>
    </w:p>
    <w:p w14:paraId="0297B3E9" w14:textId="29B4C556" w:rsidR="00105461" w:rsidRDefault="00105461" w:rsidP="00105461">
      <w:pPr>
        <w:pStyle w:val="upar1"/>
      </w:pPr>
      <w:r w:rsidRPr="00105461">
        <w:t>This Rule clarifies the requirements necessary for an applicant’s eligibility for examination pursuant to sections 12-105-106(1)(e) and 12-105-111(3), C.R.S.</w:t>
      </w:r>
    </w:p>
    <w:p w14:paraId="74925067" w14:textId="72423126" w:rsidR="00105461" w:rsidRDefault="00105461" w:rsidP="00105461">
      <w:pPr>
        <w:pStyle w:val="par1"/>
        <w:rPr>
          <w:b/>
          <w:bCs/>
        </w:rPr>
      </w:pPr>
      <w:commentRangeStart w:id="45"/>
      <w:commentRangeStart w:id="46"/>
      <w:commentRangeStart w:id="47"/>
      <w:r w:rsidRPr="00105461">
        <w:rPr>
          <w:b/>
          <w:bCs/>
        </w:rPr>
        <w:t>A.</w:t>
      </w:r>
      <w:commentRangeEnd w:id="45"/>
      <w:r w:rsidR="004B46C4" w:rsidRPr="00105461">
        <w:rPr>
          <w:rStyle w:val="CommentReference"/>
          <w:b/>
          <w:bCs/>
          <w:sz w:val="20"/>
          <w:szCs w:val="24"/>
        </w:rPr>
        <w:commentReference w:id="45"/>
      </w:r>
      <w:commentRangeEnd w:id="46"/>
      <w:r w:rsidR="002125F2" w:rsidRPr="00105461">
        <w:rPr>
          <w:rStyle w:val="CommentReference"/>
          <w:b/>
          <w:bCs/>
          <w:sz w:val="20"/>
          <w:szCs w:val="24"/>
        </w:rPr>
        <w:commentReference w:id="46"/>
      </w:r>
      <w:commentRangeEnd w:id="47"/>
      <w:r w:rsidR="00AF3B0A" w:rsidRPr="00105461">
        <w:rPr>
          <w:rStyle w:val="CommentReference"/>
          <w:b/>
          <w:bCs/>
          <w:sz w:val="20"/>
          <w:szCs w:val="24"/>
        </w:rPr>
        <w:commentReference w:id="47"/>
      </w:r>
      <w:r w:rsidRPr="00105461">
        <w:rPr>
          <w:b/>
          <w:bCs/>
        </w:rPr>
        <w:tab/>
        <w:t>TRAINING REQUIREMENTS</w:t>
      </w:r>
    </w:p>
    <w:p w14:paraId="3AF45FD0" w14:textId="522E3370" w:rsidR="00105461" w:rsidRDefault="00105461" w:rsidP="00105461">
      <w:pPr>
        <w:pStyle w:val="par2"/>
      </w:pPr>
      <w:r>
        <w:t>1.</w:t>
      </w:r>
      <w:r>
        <w:tab/>
      </w:r>
      <w:r w:rsidRPr="00105461">
        <w:t>To be considered for licensure by examination, an applicant must submit a completed application form, all requested documentation, and the appropriate fee to the Director’s examination vendor. To be eligible for licensure by examination, the applicant must provide proof of training as listed in Rule 1.2(A)(2).</w:t>
      </w:r>
    </w:p>
    <w:p w14:paraId="0B92DE10" w14:textId="750AF355" w:rsidR="00105461" w:rsidDel="00427A23" w:rsidRDefault="00105461">
      <w:pPr>
        <w:pStyle w:val="par2"/>
        <w:rPr>
          <w:del w:id="48" w:author="Rascon Arana, Maria" w:date="2026-08-12T10:35:00Z" w16du:dateUtc="2026-08-12T16:35:00Z"/>
        </w:rPr>
        <w:pPrChange w:id="49" w:author="Rascon Arana, Maria" w:date="2026-09-15T14:51:00Z" w16du:dateUtc="2026-09-15T20:51:00Z">
          <w:pPr>
            <w:pStyle w:val="par4"/>
          </w:pPr>
        </w:pPrChange>
      </w:pPr>
      <w:r>
        <w:t>2.</w:t>
      </w:r>
      <w:r>
        <w:tab/>
      </w:r>
      <w:ins w:id="50" w:author="Rascon Arana, Maria" w:date="2026-09-15T14:47:00Z" w16du:dateUtc="2026-09-15T20:47:00Z">
        <w:r w:rsidR="00427A23">
          <w:t>To meet licensing examination eligibility and/or licensing eligibility an approved educational program or course must cover the minimum core topics outlined in Rule 1.2(A)(</w:t>
        </w:r>
      </w:ins>
      <w:ins w:id="51" w:author="Rascon Arana, Maria" w:date="2026-09-15T14:48:00Z" w16du:dateUtc="2026-09-15T20:48:00Z">
        <w:r w:rsidR="00427A23">
          <w:t>2)(b),</w:t>
        </w:r>
      </w:ins>
      <w:ins w:id="52" w:author="Rascon Arana, Maria" w:date="2026-09-29T13:28:00Z" w16du:dateUtc="2026-09-29T19:28:00Z">
        <w:r w:rsidR="00DB2FC6">
          <w:t xml:space="preserve"> </w:t>
        </w:r>
      </w:ins>
      <w:ins w:id="53" w:author="Rascon Arana, Maria" w:date="2026-09-15T14:48:00Z" w16du:dateUtc="2026-09-15T20:48:00Z">
        <w:r w:rsidR="00427A23">
          <w:t>(c),</w:t>
        </w:r>
      </w:ins>
      <w:ins w:id="54" w:author="Rascon Arana, Maria" w:date="2026-09-29T13:28:00Z" w16du:dateUtc="2026-09-29T19:28:00Z">
        <w:r w:rsidR="00DB2FC6">
          <w:t xml:space="preserve"> </w:t>
        </w:r>
      </w:ins>
      <w:ins w:id="55" w:author="Rascon Arana, Maria" w:date="2026-09-15T14:48:00Z" w16du:dateUtc="2026-09-15T20:48:00Z">
        <w:r w:rsidR="00427A23">
          <w:t>(d), and (e).</w:t>
        </w:r>
      </w:ins>
      <w:del w:id="56" w:author="Rascon Arana, Maria" w:date="2026-08-12T10:35:00Z" w16du:dateUtc="2026-08-12T16:35:00Z">
        <w:r w:rsidRPr="00105461" w:rsidDel="00A975C8">
          <w:delText>An applicant for examination enrolling in school before February 28, 2018 must successfully complete an approved program, and furnish proof of minimum training for each license type:</w:delText>
        </w:r>
      </w:del>
    </w:p>
    <w:p w14:paraId="0DB69AEF" w14:textId="77777777" w:rsidR="00427A23" w:rsidRDefault="00427A23" w:rsidP="00A975C8">
      <w:pPr>
        <w:pStyle w:val="par2"/>
        <w:rPr>
          <w:ins w:id="57" w:author="Rascon Arana, Maria" w:date="2026-09-15T14:51:00Z" w16du:dateUtc="2026-09-15T20:51:00Z"/>
        </w:rPr>
      </w:pPr>
    </w:p>
    <w:p w14:paraId="481DACE8" w14:textId="0AC40E10" w:rsidR="00105461" w:rsidDel="00427A23" w:rsidRDefault="00105461" w:rsidP="00427A23">
      <w:pPr>
        <w:pStyle w:val="par4"/>
        <w:rPr>
          <w:del w:id="58" w:author="Rascon Arana, Maria" w:date="2026-08-12T10:35:00Z" w16du:dateUtc="2026-08-12T16:35:00Z"/>
        </w:rPr>
      </w:pPr>
      <w:r>
        <w:t>a.</w:t>
      </w:r>
      <w:r>
        <w:tab/>
      </w:r>
      <w:ins w:id="59" w:author="Rascon Arana, Maria" w:date="2026-09-15T14:49:00Z" w16du:dateUtc="2026-09-15T20:49:00Z">
        <w:r w:rsidR="00427A23">
          <w:t>Educational facilities are solely responsible for developing full course curricula, determining appropriate credit or contact hour allocat</w:t>
        </w:r>
      </w:ins>
      <w:ins w:id="60" w:author="Rascon Arana, Maria" w:date="2026-09-15T14:50:00Z" w16du:dateUtc="2026-09-15T20:50:00Z">
        <w:r w:rsidR="00427A23">
          <w:t>ions, and securing necessary approval from CCCS, DPOS, and/or a registered sponsor with SAA.</w:t>
        </w:r>
      </w:ins>
      <w:del w:id="61" w:author="Rascon Arana, Maria" w:date="2026-08-12T10:35:00Z" w16du:dateUtc="2026-08-12T16:35:00Z">
        <w:r w:rsidRPr="00105461" w:rsidDel="00A975C8">
          <w:rPr>
            <w:b/>
            <w:bCs/>
          </w:rPr>
          <w:delText xml:space="preserve">BARBER: </w:delText>
        </w:r>
        <w:r w:rsidRPr="00105461" w:rsidDel="00A975C8">
          <w:delText>Must complete a minimum of fifty credit hours or 1500 contact hours with the following minimum credit or contact hours:</w:delText>
        </w:r>
      </w:del>
    </w:p>
    <w:p w14:paraId="6DD8DA41" w14:textId="77777777" w:rsidR="00427A23" w:rsidRDefault="00427A23" w:rsidP="00427A23">
      <w:pPr>
        <w:pStyle w:val="par3"/>
        <w:rPr>
          <w:ins w:id="62" w:author="Rascon Arana, Maria" w:date="2026-09-15T14:51:00Z" w16du:dateUtc="2026-09-15T20:51:00Z"/>
        </w:rPr>
      </w:pPr>
    </w:p>
    <w:p w14:paraId="75444841" w14:textId="6C7A0942" w:rsidR="00427A23" w:rsidRDefault="00427A23">
      <w:pPr>
        <w:pStyle w:val="par4"/>
        <w:rPr>
          <w:ins w:id="63" w:author="Rascon Arana, Maria" w:date="2026-09-15T14:50:00Z" w16du:dateUtc="2026-09-15T20:50:00Z"/>
        </w:rPr>
        <w:pPrChange w:id="64" w:author="Rascon Arana, Maria" w:date="2026-09-15T14:50:00Z" w16du:dateUtc="2026-09-15T20:50:00Z">
          <w:pPr>
            <w:pStyle w:val="par3"/>
          </w:pPr>
        </w:pPrChange>
      </w:pPr>
      <w:ins w:id="65" w:author="Rascon Arana, Maria" w:date="2026-09-15T14:50:00Z" w16du:dateUtc="2026-09-15T20:50:00Z">
        <w:r>
          <w:t>(1)</w:t>
        </w:r>
        <w:r>
          <w:tab/>
          <w:t>Required course topics must be reviewed, approved, and granted by a</w:t>
        </w:r>
      </w:ins>
      <w:ins w:id="66" w:author="Rascon Arana, Maria" w:date="2026-09-15T14:51:00Z" w16du:dateUtc="2026-09-15T20:51:00Z">
        <w:r>
          <w:t>n CCCS, DPOS, and/or a registered sponsor with SAA.</w:t>
        </w:r>
      </w:ins>
    </w:p>
    <w:p w14:paraId="64CCD705" w14:textId="12F124B3" w:rsidR="00BF0DEB" w:rsidDel="00A975C8" w:rsidRDefault="00BF0DEB">
      <w:pPr>
        <w:pStyle w:val="par2"/>
        <w:rPr>
          <w:del w:id="67" w:author="Rascon Arana, Maria" w:date="2026-08-12T10:35:00Z" w16du:dateUtc="2026-08-12T16:35:00Z"/>
        </w:rPr>
        <w:pPrChange w:id="68" w:author="Rascon Arana, Maria" w:date="2026-08-12T10:35:00Z" w16du:dateUtc="2026-08-12T16:35:00Z">
          <w:pPr>
            <w:pStyle w:val="par3"/>
          </w:pPr>
        </w:pPrChange>
      </w:pPr>
    </w:p>
    <w:tbl>
      <w:tblPr>
        <w:tblStyle w:val="TableGrid"/>
        <w:tblW w:w="0" w:type="auto"/>
        <w:tblInd w:w="1662" w:type="dxa"/>
        <w:tblLook w:val="04A0" w:firstRow="1" w:lastRow="0" w:firstColumn="1" w:lastColumn="0" w:noHBand="0" w:noVBand="1"/>
      </w:tblPr>
      <w:tblGrid>
        <w:gridCol w:w="2723"/>
        <w:gridCol w:w="2350"/>
        <w:gridCol w:w="2615"/>
      </w:tblGrid>
      <w:tr w:rsidR="00BF0DEB" w:rsidDel="00A975C8" w14:paraId="3F338360" w14:textId="59D9F0B2" w:rsidTr="0028724D">
        <w:trPr>
          <w:trHeight w:val="593"/>
          <w:del w:id="69" w:author="Rascon Arana, Maria" w:date="2026-08-12T10:35:00Z"/>
        </w:trPr>
        <w:tc>
          <w:tcPr>
            <w:tcW w:w="4273" w:type="dxa"/>
          </w:tcPr>
          <w:p w14:paraId="4998FF37" w14:textId="196B96FC" w:rsidR="00BF0DEB" w:rsidRPr="0028724D" w:rsidDel="00A975C8" w:rsidRDefault="00BF0DEB">
            <w:pPr>
              <w:pStyle w:val="par2"/>
              <w:rPr>
                <w:del w:id="70" w:author="Rascon Arana, Maria" w:date="2026-08-12T10:35:00Z" w16du:dateUtc="2026-08-12T16:35:00Z"/>
              </w:rPr>
              <w:pPrChange w:id="71" w:author="Rascon Arana, Maria" w:date="2026-08-12T10:35:00Z" w16du:dateUtc="2026-08-12T16:35:00Z">
                <w:pPr>
                  <w:pStyle w:val="par3"/>
                  <w:spacing w:before="0"/>
                  <w:ind w:left="0" w:firstLine="0"/>
                </w:pPr>
              </w:pPrChange>
            </w:pPr>
            <w:del w:id="72" w:author="Rascon Arana, Maria" w:date="2026-08-12T10:35:00Z" w16du:dateUtc="2026-08-12T16:35:00Z">
              <w:r w:rsidRPr="0028724D" w:rsidDel="00A975C8">
                <w:delText>SUBJECT AREA</w:delText>
              </w:r>
            </w:del>
          </w:p>
        </w:tc>
        <w:tc>
          <w:tcPr>
            <w:tcW w:w="961" w:type="dxa"/>
          </w:tcPr>
          <w:p w14:paraId="0D83CB88" w14:textId="4B48CA8D" w:rsidR="00BF0DEB" w:rsidRPr="0028724D" w:rsidDel="00A975C8" w:rsidRDefault="00BF0DEB">
            <w:pPr>
              <w:pStyle w:val="par2"/>
              <w:rPr>
                <w:del w:id="73" w:author="Rascon Arana, Maria" w:date="2026-08-12T10:35:00Z" w16du:dateUtc="2026-08-12T16:35:00Z"/>
              </w:rPr>
              <w:pPrChange w:id="74" w:author="Rascon Arana, Maria" w:date="2026-08-12T10:35:00Z" w16du:dateUtc="2026-08-12T16:35:00Z">
                <w:pPr>
                  <w:pStyle w:val="par3"/>
                  <w:spacing w:before="0"/>
                  <w:ind w:left="0" w:firstLine="0"/>
                </w:pPr>
              </w:pPrChange>
            </w:pPr>
            <w:del w:id="75" w:author="Rascon Arana, Maria" w:date="2026-08-12T10:35:00Z" w16du:dateUtc="2026-08-12T16:35:00Z">
              <w:r w:rsidRPr="0028724D" w:rsidDel="00A975C8">
                <w:delText>CREDIT HOURS</w:delText>
              </w:r>
            </w:del>
          </w:p>
        </w:tc>
        <w:tc>
          <w:tcPr>
            <w:tcW w:w="2017" w:type="dxa"/>
          </w:tcPr>
          <w:p w14:paraId="1423DF20" w14:textId="13FFDD50" w:rsidR="00BF0DEB" w:rsidRPr="0028724D" w:rsidDel="00A975C8" w:rsidRDefault="00BF0DEB">
            <w:pPr>
              <w:pStyle w:val="par2"/>
              <w:rPr>
                <w:del w:id="76" w:author="Rascon Arana, Maria" w:date="2026-08-12T10:35:00Z" w16du:dateUtc="2026-08-12T16:35:00Z"/>
              </w:rPr>
              <w:pPrChange w:id="77" w:author="Rascon Arana, Maria" w:date="2026-08-12T10:35:00Z" w16du:dateUtc="2026-08-12T16:35:00Z">
                <w:pPr>
                  <w:pStyle w:val="par3"/>
                  <w:spacing w:before="0"/>
                  <w:ind w:left="0" w:firstLine="0"/>
                </w:pPr>
              </w:pPrChange>
            </w:pPr>
            <w:del w:id="78" w:author="Rascon Arana, Maria" w:date="2026-08-12T10:35:00Z" w16du:dateUtc="2026-08-12T16:35:00Z">
              <w:r w:rsidRPr="0028724D" w:rsidDel="00A975C8">
                <w:delText>CLOCK/CONTACT HOURS</w:delText>
              </w:r>
            </w:del>
          </w:p>
        </w:tc>
      </w:tr>
      <w:tr w:rsidR="00BF0DEB" w:rsidDel="00A975C8" w14:paraId="23A84933" w14:textId="460BA316" w:rsidTr="0028724D">
        <w:trPr>
          <w:del w:id="79" w:author="Rascon Arana, Maria" w:date="2026-08-12T10:35:00Z"/>
        </w:trPr>
        <w:tc>
          <w:tcPr>
            <w:tcW w:w="4273" w:type="dxa"/>
          </w:tcPr>
          <w:p w14:paraId="3643CEEB" w14:textId="5AB58D20" w:rsidR="00BF0DEB" w:rsidRPr="0073330D" w:rsidDel="00A975C8" w:rsidRDefault="00BF0DEB">
            <w:pPr>
              <w:pStyle w:val="par2"/>
              <w:rPr>
                <w:del w:id="80" w:author="Rascon Arana, Maria" w:date="2026-08-12T10:35:00Z" w16du:dateUtc="2026-08-12T16:35:00Z"/>
                <w:sz w:val="18"/>
                <w:szCs w:val="22"/>
              </w:rPr>
              <w:pPrChange w:id="81" w:author="Rascon Arana, Maria" w:date="2026-08-12T10:35:00Z" w16du:dateUtc="2026-08-12T16:35:00Z">
                <w:pPr>
                  <w:pStyle w:val="par3"/>
                  <w:spacing w:before="0"/>
                  <w:ind w:left="0" w:firstLine="0"/>
                </w:pPr>
              </w:pPrChange>
            </w:pPr>
            <w:del w:id="82" w:author="Rascon Arana, Maria" w:date="2026-08-12T10:35:00Z" w16du:dateUtc="2026-08-12T16:35:00Z">
              <w:r w:rsidRPr="0073330D" w:rsidDel="00A975C8">
                <w:rPr>
                  <w:sz w:val="18"/>
                  <w:szCs w:val="22"/>
                </w:rPr>
                <w:delText>Treatment of Hair &amp; Scalp</w:delText>
              </w:r>
            </w:del>
          </w:p>
        </w:tc>
        <w:tc>
          <w:tcPr>
            <w:tcW w:w="961" w:type="dxa"/>
          </w:tcPr>
          <w:p w14:paraId="6265ED6D" w14:textId="06CC48D3" w:rsidR="00BF0DEB" w:rsidRPr="0073330D" w:rsidDel="00A975C8" w:rsidRDefault="00BF0DEB">
            <w:pPr>
              <w:pStyle w:val="par2"/>
              <w:rPr>
                <w:del w:id="83" w:author="Rascon Arana, Maria" w:date="2026-08-12T10:35:00Z" w16du:dateUtc="2026-08-12T16:35:00Z"/>
                <w:sz w:val="18"/>
                <w:szCs w:val="22"/>
              </w:rPr>
              <w:pPrChange w:id="84" w:author="Rascon Arana, Maria" w:date="2026-08-12T10:35:00Z" w16du:dateUtc="2026-08-12T16:35:00Z">
                <w:pPr>
                  <w:pStyle w:val="par3"/>
                  <w:spacing w:before="0"/>
                  <w:ind w:left="0" w:firstLine="0"/>
                </w:pPr>
              </w:pPrChange>
            </w:pPr>
            <w:del w:id="85" w:author="Rascon Arana, Maria" w:date="2026-08-12T10:35:00Z" w16du:dateUtc="2026-08-12T16:35:00Z">
              <w:r w:rsidRPr="0073330D" w:rsidDel="00A975C8">
                <w:rPr>
                  <w:sz w:val="18"/>
                  <w:szCs w:val="22"/>
                </w:rPr>
                <w:delText>2</w:delText>
              </w:r>
            </w:del>
          </w:p>
        </w:tc>
        <w:tc>
          <w:tcPr>
            <w:tcW w:w="2017" w:type="dxa"/>
          </w:tcPr>
          <w:p w14:paraId="7B52698D" w14:textId="6DFE0B7D" w:rsidR="00BF0DEB" w:rsidRPr="0073330D" w:rsidDel="00A975C8" w:rsidRDefault="00BF0DEB">
            <w:pPr>
              <w:pStyle w:val="par2"/>
              <w:rPr>
                <w:del w:id="86" w:author="Rascon Arana, Maria" w:date="2026-08-12T10:35:00Z" w16du:dateUtc="2026-08-12T16:35:00Z"/>
                <w:sz w:val="18"/>
                <w:szCs w:val="22"/>
              </w:rPr>
              <w:pPrChange w:id="87" w:author="Rascon Arana, Maria" w:date="2026-08-12T10:35:00Z" w16du:dateUtc="2026-08-12T16:35:00Z">
                <w:pPr>
                  <w:pStyle w:val="par3"/>
                  <w:spacing w:before="0"/>
                  <w:ind w:left="0" w:firstLine="0"/>
                </w:pPr>
              </w:pPrChange>
            </w:pPr>
            <w:del w:id="88" w:author="Rascon Arana, Maria" w:date="2026-08-12T10:35:00Z" w16du:dateUtc="2026-08-12T16:35:00Z">
              <w:r w:rsidRPr="0073330D" w:rsidDel="00A975C8">
                <w:rPr>
                  <w:sz w:val="18"/>
                  <w:szCs w:val="22"/>
                </w:rPr>
                <w:delText>60</w:delText>
              </w:r>
            </w:del>
          </w:p>
        </w:tc>
      </w:tr>
      <w:tr w:rsidR="00BF0DEB" w:rsidDel="00A975C8" w14:paraId="226AC957" w14:textId="7164695D" w:rsidTr="0028724D">
        <w:trPr>
          <w:del w:id="89" w:author="Rascon Arana, Maria" w:date="2026-08-12T10:35:00Z"/>
        </w:trPr>
        <w:tc>
          <w:tcPr>
            <w:tcW w:w="4273" w:type="dxa"/>
          </w:tcPr>
          <w:p w14:paraId="0A0CF07D" w14:textId="0797F959" w:rsidR="00BF0DEB" w:rsidRPr="0073330D" w:rsidDel="00A975C8" w:rsidRDefault="00BF0DEB">
            <w:pPr>
              <w:pStyle w:val="par2"/>
              <w:rPr>
                <w:del w:id="90" w:author="Rascon Arana, Maria" w:date="2026-08-12T10:35:00Z" w16du:dateUtc="2026-08-12T16:35:00Z"/>
                <w:sz w:val="18"/>
                <w:szCs w:val="22"/>
              </w:rPr>
              <w:pPrChange w:id="91" w:author="Rascon Arana, Maria" w:date="2026-08-12T10:35:00Z" w16du:dateUtc="2026-08-12T16:35:00Z">
                <w:pPr>
                  <w:pStyle w:val="par3"/>
                  <w:spacing w:before="0"/>
                  <w:ind w:left="0" w:firstLine="0"/>
                </w:pPr>
              </w:pPrChange>
            </w:pPr>
            <w:del w:id="92" w:author="Rascon Arana, Maria" w:date="2026-08-12T10:35:00Z" w16du:dateUtc="2026-08-12T16:35:00Z">
              <w:r w:rsidRPr="0073330D" w:rsidDel="00A975C8">
                <w:rPr>
                  <w:sz w:val="18"/>
                  <w:szCs w:val="22"/>
                </w:rPr>
                <w:delText>Facial Massage &amp; Treatments</w:delText>
              </w:r>
            </w:del>
          </w:p>
        </w:tc>
        <w:tc>
          <w:tcPr>
            <w:tcW w:w="961" w:type="dxa"/>
          </w:tcPr>
          <w:p w14:paraId="2D729F69" w14:textId="4420FA36" w:rsidR="00BF0DEB" w:rsidRPr="0073330D" w:rsidDel="00A975C8" w:rsidRDefault="00BF0DEB">
            <w:pPr>
              <w:pStyle w:val="par2"/>
              <w:rPr>
                <w:del w:id="93" w:author="Rascon Arana, Maria" w:date="2026-08-12T10:35:00Z" w16du:dateUtc="2026-08-12T16:35:00Z"/>
                <w:sz w:val="18"/>
                <w:szCs w:val="22"/>
              </w:rPr>
              <w:pPrChange w:id="94" w:author="Rascon Arana, Maria" w:date="2026-08-12T10:35:00Z" w16du:dateUtc="2026-08-12T16:35:00Z">
                <w:pPr>
                  <w:pStyle w:val="par3"/>
                  <w:spacing w:before="0"/>
                  <w:ind w:left="0" w:firstLine="0"/>
                </w:pPr>
              </w:pPrChange>
            </w:pPr>
            <w:del w:id="95" w:author="Rascon Arana, Maria" w:date="2026-08-12T10:35:00Z" w16du:dateUtc="2026-08-12T16:35:00Z">
              <w:r w:rsidRPr="0073330D" w:rsidDel="00A975C8">
                <w:rPr>
                  <w:sz w:val="18"/>
                  <w:szCs w:val="22"/>
                </w:rPr>
                <w:delText>3</w:delText>
              </w:r>
            </w:del>
          </w:p>
        </w:tc>
        <w:tc>
          <w:tcPr>
            <w:tcW w:w="2017" w:type="dxa"/>
          </w:tcPr>
          <w:p w14:paraId="215A5B3C" w14:textId="6B2123B9" w:rsidR="00BF0DEB" w:rsidRPr="0073330D" w:rsidDel="00A975C8" w:rsidRDefault="00BF0DEB">
            <w:pPr>
              <w:pStyle w:val="par2"/>
              <w:rPr>
                <w:del w:id="96" w:author="Rascon Arana, Maria" w:date="2026-08-12T10:35:00Z" w16du:dateUtc="2026-08-12T16:35:00Z"/>
                <w:sz w:val="18"/>
                <w:szCs w:val="22"/>
              </w:rPr>
              <w:pPrChange w:id="97" w:author="Rascon Arana, Maria" w:date="2026-08-12T10:35:00Z" w16du:dateUtc="2026-08-12T16:35:00Z">
                <w:pPr>
                  <w:pStyle w:val="par3"/>
                  <w:spacing w:before="0"/>
                  <w:ind w:left="0" w:firstLine="0"/>
                </w:pPr>
              </w:pPrChange>
            </w:pPr>
            <w:del w:id="98" w:author="Rascon Arana, Maria" w:date="2026-08-12T10:35:00Z" w16du:dateUtc="2026-08-12T16:35:00Z">
              <w:r w:rsidRPr="0073330D" w:rsidDel="00A975C8">
                <w:rPr>
                  <w:sz w:val="18"/>
                  <w:szCs w:val="22"/>
                </w:rPr>
                <w:delText>90</w:delText>
              </w:r>
            </w:del>
          </w:p>
        </w:tc>
      </w:tr>
      <w:tr w:rsidR="00BF0DEB" w:rsidDel="00A975C8" w14:paraId="0AA2FD3D" w14:textId="5F17514F" w:rsidTr="0028724D">
        <w:trPr>
          <w:del w:id="99" w:author="Rascon Arana, Maria" w:date="2026-08-12T10:35:00Z"/>
        </w:trPr>
        <w:tc>
          <w:tcPr>
            <w:tcW w:w="4273" w:type="dxa"/>
          </w:tcPr>
          <w:p w14:paraId="75BADF73" w14:textId="722D5289" w:rsidR="00BF0DEB" w:rsidRPr="0073330D" w:rsidDel="00A975C8" w:rsidRDefault="00BF0DEB">
            <w:pPr>
              <w:pStyle w:val="par2"/>
              <w:rPr>
                <w:del w:id="100" w:author="Rascon Arana, Maria" w:date="2026-08-12T10:35:00Z" w16du:dateUtc="2026-08-12T16:35:00Z"/>
                <w:sz w:val="18"/>
                <w:szCs w:val="22"/>
              </w:rPr>
              <w:pPrChange w:id="101" w:author="Rascon Arana, Maria" w:date="2026-08-12T10:35:00Z" w16du:dateUtc="2026-08-12T16:35:00Z">
                <w:pPr>
                  <w:pStyle w:val="par3"/>
                  <w:spacing w:before="0"/>
                  <w:ind w:left="0" w:firstLine="0"/>
                </w:pPr>
              </w:pPrChange>
            </w:pPr>
            <w:del w:id="102" w:author="Rascon Arana, Maria" w:date="2026-08-12T10:35:00Z" w16du:dateUtc="2026-08-12T16:35:00Z">
              <w:r w:rsidRPr="0073330D" w:rsidDel="00A975C8">
                <w:rPr>
                  <w:sz w:val="18"/>
                  <w:szCs w:val="22"/>
                </w:rPr>
                <w:delText>Shaving</w:delText>
              </w:r>
            </w:del>
          </w:p>
        </w:tc>
        <w:tc>
          <w:tcPr>
            <w:tcW w:w="961" w:type="dxa"/>
          </w:tcPr>
          <w:p w14:paraId="1D1B3E9C" w14:textId="38B1F8D4" w:rsidR="00BF0DEB" w:rsidRPr="0073330D" w:rsidDel="00A975C8" w:rsidRDefault="00BF0DEB">
            <w:pPr>
              <w:pStyle w:val="par2"/>
              <w:rPr>
                <w:del w:id="103" w:author="Rascon Arana, Maria" w:date="2026-08-12T10:35:00Z" w16du:dateUtc="2026-08-12T16:35:00Z"/>
                <w:sz w:val="18"/>
                <w:szCs w:val="22"/>
              </w:rPr>
              <w:pPrChange w:id="104" w:author="Rascon Arana, Maria" w:date="2026-08-12T10:35:00Z" w16du:dateUtc="2026-08-12T16:35:00Z">
                <w:pPr>
                  <w:pStyle w:val="par3"/>
                  <w:spacing w:before="0"/>
                  <w:ind w:left="0" w:firstLine="0"/>
                </w:pPr>
              </w:pPrChange>
            </w:pPr>
            <w:del w:id="105" w:author="Rascon Arana, Maria" w:date="2026-08-12T10:35:00Z" w16du:dateUtc="2026-08-12T16:35:00Z">
              <w:r w:rsidRPr="0073330D" w:rsidDel="00A975C8">
                <w:rPr>
                  <w:sz w:val="18"/>
                  <w:szCs w:val="22"/>
                </w:rPr>
                <w:delText>3</w:delText>
              </w:r>
            </w:del>
          </w:p>
        </w:tc>
        <w:tc>
          <w:tcPr>
            <w:tcW w:w="2017" w:type="dxa"/>
          </w:tcPr>
          <w:p w14:paraId="393D95A7" w14:textId="09ECDE42" w:rsidR="00BF0DEB" w:rsidRPr="0073330D" w:rsidDel="00A975C8" w:rsidRDefault="00BF0DEB">
            <w:pPr>
              <w:pStyle w:val="par2"/>
              <w:rPr>
                <w:del w:id="106" w:author="Rascon Arana, Maria" w:date="2026-08-12T10:35:00Z" w16du:dateUtc="2026-08-12T16:35:00Z"/>
                <w:sz w:val="18"/>
                <w:szCs w:val="22"/>
              </w:rPr>
              <w:pPrChange w:id="107" w:author="Rascon Arana, Maria" w:date="2026-08-12T10:35:00Z" w16du:dateUtc="2026-08-12T16:35:00Z">
                <w:pPr>
                  <w:pStyle w:val="par3"/>
                  <w:spacing w:before="0"/>
                  <w:ind w:left="0" w:firstLine="0"/>
                </w:pPr>
              </w:pPrChange>
            </w:pPr>
            <w:del w:id="108" w:author="Rascon Arana, Maria" w:date="2026-08-12T10:35:00Z" w16du:dateUtc="2026-08-12T16:35:00Z">
              <w:r w:rsidRPr="0073330D" w:rsidDel="00A975C8">
                <w:rPr>
                  <w:sz w:val="18"/>
                  <w:szCs w:val="22"/>
                </w:rPr>
                <w:delText>90</w:delText>
              </w:r>
            </w:del>
          </w:p>
        </w:tc>
      </w:tr>
      <w:tr w:rsidR="00BF0DEB" w:rsidDel="00A975C8" w14:paraId="0C73E3CD" w14:textId="575554BF" w:rsidTr="0028724D">
        <w:trPr>
          <w:del w:id="109" w:author="Rascon Arana, Maria" w:date="2026-08-12T10:35:00Z"/>
        </w:trPr>
        <w:tc>
          <w:tcPr>
            <w:tcW w:w="4273" w:type="dxa"/>
          </w:tcPr>
          <w:p w14:paraId="29D9D146" w14:textId="6BE20DFA" w:rsidR="00BF0DEB" w:rsidRPr="0073330D" w:rsidDel="00A975C8" w:rsidRDefault="00BF0DEB">
            <w:pPr>
              <w:pStyle w:val="par2"/>
              <w:rPr>
                <w:del w:id="110" w:author="Rascon Arana, Maria" w:date="2026-08-12T10:35:00Z" w16du:dateUtc="2026-08-12T16:35:00Z"/>
                <w:sz w:val="18"/>
                <w:szCs w:val="22"/>
              </w:rPr>
              <w:pPrChange w:id="111" w:author="Rascon Arana, Maria" w:date="2026-08-12T10:35:00Z" w16du:dateUtc="2026-08-12T16:35:00Z">
                <w:pPr>
                  <w:pStyle w:val="par3"/>
                  <w:spacing w:before="0"/>
                  <w:ind w:left="0" w:firstLine="0"/>
                </w:pPr>
              </w:pPrChange>
            </w:pPr>
            <w:del w:id="112" w:author="Rascon Arana, Maria" w:date="2026-08-12T10:35:00Z" w16du:dateUtc="2026-08-12T16:35:00Z">
              <w:r w:rsidRPr="0073330D" w:rsidDel="00A975C8">
                <w:rPr>
                  <w:sz w:val="18"/>
                  <w:szCs w:val="22"/>
                </w:rPr>
                <w:delText>Haircutting</w:delText>
              </w:r>
            </w:del>
          </w:p>
        </w:tc>
        <w:tc>
          <w:tcPr>
            <w:tcW w:w="961" w:type="dxa"/>
          </w:tcPr>
          <w:p w14:paraId="243E222E" w14:textId="41061743" w:rsidR="00BF0DEB" w:rsidRPr="0073330D" w:rsidDel="00A975C8" w:rsidRDefault="00BF0DEB">
            <w:pPr>
              <w:pStyle w:val="par2"/>
              <w:rPr>
                <w:del w:id="113" w:author="Rascon Arana, Maria" w:date="2026-08-12T10:35:00Z" w16du:dateUtc="2026-08-12T16:35:00Z"/>
                <w:sz w:val="18"/>
                <w:szCs w:val="22"/>
              </w:rPr>
              <w:pPrChange w:id="114" w:author="Rascon Arana, Maria" w:date="2026-08-12T10:35:00Z" w16du:dateUtc="2026-08-12T16:35:00Z">
                <w:pPr>
                  <w:pStyle w:val="par3"/>
                  <w:spacing w:before="0"/>
                  <w:ind w:left="0" w:firstLine="0"/>
                </w:pPr>
              </w:pPrChange>
            </w:pPr>
            <w:del w:id="115" w:author="Rascon Arana, Maria" w:date="2026-08-12T10:35:00Z" w16du:dateUtc="2026-08-12T16:35:00Z">
              <w:r w:rsidRPr="0073330D" w:rsidDel="00A975C8">
                <w:rPr>
                  <w:sz w:val="18"/>
                  <w:szCs w:val="22"/>
                </w:rPr>
                <w:delText>9</w:delText>
              </w:r>
            </w:del>
          </w:p>
        </w:tc>
        <w:tc>
          <w:tcPr>
            <w:tcW w:w="2017" w:type="dxa"/>
          </w:tcPr>
          <w:p w14:paraId="7EB1F794" w14:textId="0B0B9B66" w:rsidR="00BF0DEB" w:rsidRPr="0073330D" w:rsidDel="00A975C8" w:rsidRDefault="00BF0DEB">
            <w:pPr>
              <w:pStyle w:val="par2"/>
              <w:rPr>
                <w:del w:id="116" w:author="Rascon Arana, Maria" w:date="2026-08-12T10:35:00Z" w16du:dateUtc="2026-08-12T16:35:00Z"/>
                <w:sz w:val="18"/>
                <w:szCs w:val="22"/>
              </w:rPr>
              <w:pPrChange w:id="117" w:author="Rascon Arana, Maria" w:date="2026-08-12T10:35:00Z" w16du:dateUtc="2026-08-12T16:35:00Z">
                <w:pPr>
                  <w:pStyle w:val="par3"/>
                  <w:spacing w:before="0"/>
                  <w:ind w:left="0" w:firstLine="0"/>
                </w:pPr>
              </w:pPrChange>
            </w:pPr>
            <w:del w:id="118" w:author="Rascon Arana, Maria" w:date="2026-08-12T10:35:00Z" w16du:dateUtc="2026-08-12T16:35:00Z">
              <w:r w:rsidRPr="0073330D" w:rsidDel="00A975C8">
                <w:rPr>
                  <w:sz w:val="18"/>
                  <w:szCs w:val="22"/>
                </w:rPr>
                <w:delText>270</w:delText>
              </w:r>
            </w:del>
          </w:p>
        </w:tc>
      </w:tr>
      <w:tr w:rsidR="00BF0DEB" w:rsidDel="00A975C8" w14:paraId="05EFDD1E" w14:textId="72C66D1A" w:rsidTr="0028724D">
        <w:trPr>
          <w:del w:id="119" w:author="Rascon Arana, Maria" w:date="2026-08-12T10:35:00Z"/>
        </w:trPr>
        <w:tc>
          <w:tcPr>
            <w:tcW w:w="4273" w:type="dxa"/>
          </w:tcPr>
          <w:p w14:paraId="54F6ECD7" w14:textId="5EDD2335" w:rsidR="00BF0DEB" w:rsidRPr="0073330D" w:rsidDel="00A975C8" w:rsidRDefault="00BF0DEB">
            <w:pPr>
              <w:pStyle w:val="par2"/>
              <w:rPr>
                <w:del w:id="120" w:author="Rascon Arana, Maria" w:date="2026-08-12T10:35:00Z" w16du:dateUtc="2026-08-12T16:35:00Z"/>
                <w:sz w:val="18"/>
                <w:szCs w:val="22"/>
              </w:rPr>
              <w:pPrChange w:id="121" w:author="Rascon Arana, Maria" w:date="2026-08-12T10:35:00Z" w16du:dateUtc="2026-08-12T16:35:00Z">
                <w:pPr>
                  <w:pStyle w:val="par3"/>
                  <w:spacing w:before="0"/>
                  <w:ind w:left="0" w:firstLine="0"/>
                </w:pPr>
              </w:pPrChange>
            </w:pPr>
            <w:del w:id="122" w:author="Rascon Arana, Maria" w:date="2026-08-12T10:35:00Z" w16du:dateUtc="2026-08-12T16:35:00Z">
              <w:r w:rsidRPr="0073330D" w:rsidDel="00A975C8">
                <w:rPr>
                  <w:sz w:val="18"/>
                  <w:szCs w:val="22"/>
                </w:rPr>
                <w:delText>Hairstyling</w:delText>
              </w:r>
            </w:del>
          </w:p>
        </w:tc>
        <w:tc>
          <w:tcPr>
            <w:tcW w:w="961" w:type="dxa"/>
          </w:tcPr>
          <w:p w14:paraId="1FE8C4E1" w14:textId="62A22B1D" w:rsidR="00BF0DEB" w:rsidRPr="0073330D" w:rsidDel="00A975C8" w:rsidRDefault="00BF0DEB">
            <w:pPr>
              <w:pStyle w:val="par2"/>
              <w:rPr>
                <w:del w:id="123" w:author="Rascon Arana, Maria" w:date="2026-08-12T10:35:00Z" w16du:dateUtc="2026-08-12T16:35:00Z"/>
                <w:sz w:val="18"/>
                <w:szCs w:val="22"/>
              </w:rPr>
              <w:pPrChange w:id="124" w:author="Rascon Arana, Maria" w:date="2026-08-12T10:35:00Z" w16du:dateUtc="2026-08-12T16:35:00Z">
                <w:pPr>
                  <w:pStyle w:val="par3"/>
                  <w:spacing w:before="0"/>
                  <w:ind w:left="0" w:firstLine="0"/>
                </w:pPr>
              </w:pPrChange>
            </w:pPr>
            <w:del w:id="125" w:author="Rascon Arana, Maria" w:date="2026-08-12T10:35:00Z" w16du:dateUtc="2026-08-12T16:35:00Z">
              <w:r w:rsidRPr="0073330D" w:rsidDel="00A975C8">
                <w:rPr>
                  <w:sz w:val="18"/>
                  <w:szCs w:val="22"/>
                </w:rPr>
                <w:delText>9</w:delText>
              </w:r>
            </w:del>
          </w:p>
        </w:tc>
        <w:tc>
          <w:tcPr>
            <w:tcW w:w="2017" w:type="dxa"/>
          </w:tcPr>
          <w:p w14:paraId="3FD5BE3C" w14:textId="41263B86" w:rsidR="00BF0DEB" w:rsidRPr="0073330D" w:rsidDel="00A975C8" w:rsidRDefault="00BF0DEB">
            <w:pPr>
              <w:pStyle w:val="par2"/>
              <w:rPr>
                <w:del w:id="126" w:author="Rascon Arana, Maria" w:date="2026-08-12T10:35:00Z" w16du:dateUtc="2026-08-12T16:35:00Z"/>
                <w:sz w:val="18"/>
                <w:szCs w:val="22"/>
              </w:rPr>
              <w:pPrChange w:id="127" w:author="Rascon Arana, Maria" w:date="2026-08-12T10:35:00Z" w16du:dateUtc="2026-08-12T16:35:00Z">
                <w:pPr>
                  <w:pStyle w:val="par3"/>
                  <w:spacing w:before="0"/>
                  <w:ind w:left="0" w:firstLine="0"/>
                </w:pPr>
              </w:pPrChange>
            </w:pPr>
            <w:del w:id="128" w:author="Rascon Arana, Maria" w:date="2026-08-12T10:35:00Z" w16du:dateUtc="2026-08-12T16:35:00Z">
              <w:r w:rsidRPr="0073330D" w:rsidDel="00A975C8">
                <w:rPr>
                  <w:sz w:val="18"/>
                  <w:szCs w:val="22"/>
                </w:rPr>
                <w:delText>270</w:delText>
              </w:r>
            </w:del>
          </w:p>
        </w:tc>
      </w:tr>
      <w:tr w:rsidR="00BF0DEB" w:rsidDel="00A975C8" w14:paraId="1ACEF231" w14:textId="699716A5" w:rsidTr="0028724D">
        <w:trPr>
          <w:del w:id="129" w:author="Rascon Arana, Maria" w:date="2026-08-12T10:35:00Z"/>
        </w:trPr>
        <w:tc>
          <w:tcPr>
            <w:tcW w:w="4273" w:type="dxa"/>
          </w:tcPr>
          <w:p w14:paraId="5E0268CA" w14:textId="6282ACED" w:rsidR="00BF0DEB" w:rsidRPr="0073330D" w:rsidDel="00A975C8" w:rsidRDefault="00BF0DEB">
            <w:pPr>
              <w:pStyle w:val="par2"/>
              <w:rPr>
                <w:del w:id="130" w:author="Rascon Arana, Maria" w:date="2026-08-12T10:35:00Z" w16du:dateUtc="2026-08-12T16:35:00Z"/>
                <w:sz w:val="18"/>
                <w:szCs w:val="22"/>
              </w:rPr>
              <w:pPrChange w:id="131" w:author="Rascon Arana, Maria" w:date="2026-08-12T10:35:00Z" w16du:dateUtc="2026-08-12T16:35:00Z">
                <w:pPr>
                  <w:pStyle w:val="par3"/>
                  <w:spacing w:before="0"/>
                  <w:ind w:left="0" w:firstLine="0"/>
                </w:pPr>
              </w:pPrChange>
            </w:pPr>
            <w:del w:id="132" w:author="Rascon Arana, Maria" w:date="2026-08-12T10:35:00Z" w16du:dateUtc="2026-08-12T16:35:00Z">
              <w:r w:rsidRPr="0073330D" w:rsidDel="00A975C8">
                <w:rPr>
                  <w:sz w:val="18"/>
                  <w:szCs w:val="22"/>
                </w:rPr>
                <w:delText>Chemical Hair Services</w:delText>
              </w:r>
            </w:del>
          </w:p>
        </w:tc>
        <w:tc>
          <w:tcPr>
            <w:tcW w:w="961" w:type="dxa"/>
          </w:tcPr>
          <w:p w14:paraId="1D7B039F" w14:textId="5480C02C" w:rsidR="00BF0DEB" w:rsidRPr="0073330D" w:rsidDel="00A975C8" w:rsidRDefault="00BF0DEB">
            <w:pPr>
              <w:pStyle w:val="par2"/>
              <w:rPr>
                <w:del w:id="133" w:author="Rascon Arana, Maria" w:date="2026-08-12T10:35:00Z" w16du:dateUtc="2026-08-12T16:35:00Z"/>
                <w:sz w:val="18"/>
                <w:szCs w:val="22"/>
              </w:rPr>
              <w:pPrChange w:id="134" w:author="Rascon Arana, Maria" w:date="2026-08-12T10:35:00Z" w16du:dateUtc="2026-08-12T16:35:00Z">
                <w:pPr>
                  <w:pStyle w:val="par3"/>
                  <w:spacing w:before="0"/>
                  <w:ind w:left="0" w:firstLine="0"/>
                </w:pPr>
              </w:pPrChange>
            </w:pPr>
            <w:del w:id="135" w:author="Rascon Arana, Maria" w:date="2026-08-12T10:35:00Z" w16du:dateUtc="2026-08-12T16:35:00Z">
              <w:r w:rsidRPr="0073330D" w:rsidDel="00A975C8">
                <w:rPr>
                  <w:sz w:val="18"/>
                  <w:szCs w:val="22"/>
                </w:rPr>
                <w:delText>8</w:delText>
              </w:r>
            </w:del>
          </w:p>
        </w:tc>
        <w:tc>
          <w:tcPr>
            <w:tcW w:w="2017" w:type="dxa"/>
          </w:tcPr>
          <w:p w14:paraId="1346B65E" w14:textId="79666E01" w:rsidR="00BF0DEB" w:rsidRPr="0073330D" w:rsidDel="00A975C8" w:rsidRDefault="00BF0DEB">
            <w:pPr>
              <w:pStyle w:val="par2"/>
              <w:rPr>
                <w:del w:id="136" w:author="Rascon Arana, Maria" w:date="2026-08-12T10:35:00Z" w16du:dateUtc="2026-08-12T16:35:00Z"/>
                <w:sz w:val="18"/>
                <w:szCs w:val="22"/>
              </w:rPr>
              <w:pPrChange w:id="137" w:author="Rascon Arana, Maria" w:date="2026-08-12T10:35:00Z" w16du:dateUtc="2026-08-12T16:35:00Z">
                <w:pPr>
                  <w:pStyle w:val="par3"/>
                  <w:spacing w:before="0"/>
                  <w:ind w:left="0" w:firstLine="0"/>
                </w:pPr>
              </w:pPrChange>
            </w:pPr>
            <w:del w:id="138" w:author="Rascon Arana, Maria" w:date="2026-08-12T10:35:00Z" w16du:dateUtc="2026-08-12T16:35:00Z">
              <w:r w:rsidRPr="0073330D" w:rsidDel="00A975C8">
                <w:rPr>
                  <w:sz w:val="18"/>
                  <w:szCs w:val="22"/>
                </w:rPr>
                <w:delText>240</w:delText>
              </w:r>
            </w:del>
          </w:p>
        </w:tc>
      </w:tr>
      <w:tr w:rsidR="00BF0DEB" w:rsidDel="00A975C8" w14:paraId="2D07675A" w14:textId="001C37A8" w:rsidTr="0028724D">
        <w:trPr>
          <w:del w:id="139" w:author="Rascon Arana, Maria" w:date="2026-08-12T10:35:00Z"/>
        </w:trPr>
        <w:tc>
          <w:tcPr>
            <w:tcW w:w="4273" w:type="dxa"/>
          </w:tcPr>
          <w:p w14:paraId="102E0491" w14:textId="6B055A5B" w:rsidR="00BF0DEB" w:rsidRPr="0073330D" w:rsidDel="00A975C8" w:rsidRDefault="00BF0DEB">
            <w:pPr>
              <w:pStyle w:val="par2"/>
              <w:rPr>
                <w:del w:id="140" w:author="Rascon Arana, Maria" w:date="2026-08-12T10:35:00Z" w16du:dateUtc="2026-08-12T16:35:00Z"/>
                <w:sz w:val="18"/>
                <w:szCs w:val="22"/>
              </w:rPr>
              <w:pPrChange w:id="141" w:author="Rascon Arana, Maria" w:date="2026-08-12T10:35:00Z" w16du:dateUtc="2026-08-12T16:35:00Z">
                <w:pPr>
                  <w:pStyle w:val="par3"/>
                  <w:spacing w:before="0"/>
                  <w:ind w:left="0" w:firstLine="0"/>
                </w:pPr>
              </w:pPrChange>
            </w:pPr>
            <w:del w:id="142" w:author="Rascon Arana, Maria" w:date="2026-08-12T10:35:00Z" w16du:dateUtc="2026-08-12T16:35:00Z">
              <w:r w:rsidRPr="0073330D" w:rsidDel="00A975C8">
                <w:rPr>
                  <w:sz w:val="18"/>
                  <w:szCs w:val="22"/>
                </w:rPr>
                <w:delText>Hair Coloring &amp; Hair Tinting</w:delText>
              </w:r>
            </w:del>
          </w:p>
        </w:tc>
        <w:tc>
          <w:tcPr>
            <w:tcW w:w="961" w:type="dxa"/>
          </w:tcPr>
          <w:p w14:paraId="5071DC15" w14:textId="082E8201" w:rsidR="00BF0DEB" w:rsidRPr="0073330D" w:rsidDel="00A975C8" w:rsidRDefault="00BF0DEB">
            <w:pPr>
              <w:pStyle w:val="par2"/>
              <w:rPr>
                <w:del w:id="143" w:author="Rascon Arana, Maria" w:date="2026-08-12T10:35:00Z" w16du:dateUtc="2026-08-12T16:35:00Z"/>
                <w:sz w:val="18"/>
                <w:szCs w:val="22"/>
              </w:rPr>
              <w:pPrChange w:id="144" w:author="Rascon Arana, Maria" w:date="2026-08-12T10:35:00Z" w16du:dateUtc="2026-08-12T16:35:00Z">
                <w:pPr>
                  <w:pStyle w:val="par3"/>
                  <w:spacing w:before="0"/>
                  <w:ind w:left="0" w:firstLine="0"/>
                </w:pPr>
              </w:pPrChange>
            </w:pPr>
            <w:del w:id="145" w:author="Rascon Arana, Maria" w:date="2026-08-12T10:35:00Z" w16du:dateUtc="2026-08-12T16:35:00Z">
              <w:r w:rsidRPr="0073330D" w:rsidDel="00A975C8">
                <w:rPr>
                  <w:sz w:val="18"/>
                  <w:szCs w:val="22"/>
                </w:rPr>
                <w:delText>8</w:delText>
              </w:r>
            </w:del>
          </w:p>
        </w:tc>
        <w:tc>
          <w:tcPr>
            <w:tcW w:w="2017" w:type="dxa"/>
          </w:tcPr>
          <w:p w14:paraId="3B14EE51" w14:textId="18FEC019" w:rsidR="00BF0DEB" w:rsidRPr="0073330D" w:rsidDel="00A975C8" w:rsidRDefault="00BF0DEB">
            <w:pPr>
              <w:pStyle w:val="par2"/>
              <w:rPr>
                <w:del w:id="146" w:author="Rascon Arana, Maria" w:date="2026-08-12T10:35:00Z" w16du:dateUtc="2026-08-12T16:35:00Z"/>
                <w:sz w:val="18"/>
                <w:szCs w:val="22"/>
              </w:rPr>
              <w:pPrChange w:id="147" w:author="Rascon Arana, Maria" w:date="2026-08-12T10:35:00Z" w16du:dateUtc="2026-08-12T16:35:00Z">
                <w:pPr>
                  <w:pStyle w:val="par3"/>
                  <w:spacing w:before="0"/>
                  <w:ind w:left="0" w:firstLine="0"/>
                </w:pPr>
              </w:pPrChange>
            </w:pPr>
            <w:del w:id="148" w:author="Rascon Arana, Maria" w:date="2026-08-12T10:35:00Z" w16du:dateUtc="2026-08-12T16:35:00Z">
              <w:r w:rsidRPr="0073330D" w:rsidDel="00A975C8">
                <w:rPr>
                  <w:sz w:val="18"/>
                  <w:szCs w:val="22"/>
                </w:rPr>
                <w:delText>240</w:delText>
              </w:r>
            </w:del>
          </w:p>
        </w:tc>
      </w:tr>
      <w:tr w:rsidR="00BF0DEB" w:rsidDel="00A975C8" w14:paraId="2F64018B" w14:textId="2725E9C2" w:rsidTr="0028724D">
        <w:trPr>
          <w:del w:id="149" w:author="Rascon Arana, Maria" w:date="2026-08-12T10:35:00Z"/>
        </w:trPr>
        <w:tc>
          <w:tcPr>
            <w:tcW w:w="4273" w:type="dxa"/>
          </w:tcPr>
          <w:p w14:paraId="1014BDF1" w14:textId="0BB0F2B9" w:rsidR="00BF0DEB" w:rsidRPr="0073330D" w:rsidDel="00A975C8" w:rsidRDefault="00BF0DEB">
            <w:pPr>
              <w:pStyle w:val="par2"/>
              <w:rPr>
                <w:del w:id="150" w:author="Rascon Arana, Maria" w:date="2026-08-12T10:35:00Z" w16du:dateUtc="2026-08-12T16:35:00Z"/>
                <w:sz w:val="18"/>
                <w:szCs w:val="22"/>
              </w:rPr>
              <w:pPrChange w:id="151" w:author="Rascon Arana, Maria" w:date="2026-08-12T10:35:00Z" w16du:dateUtc="2026-08-12T16:35:00Z">
                <w:pPr>
                  <w:pStyle w:val="par3"/>
                  <w:spacing w:before="0"/>
                  <w:ind w:left="0" w:firstLine="0"/>
                </w:pPr>
              </w:pPrChange>
            </w:pPr>
            <w:del w:id="152" w:author="Rascon Arana, Maria" w:date="2026-08-12T10:35:00Z" w16du:dateUtc="2026-08-12T16:35:00Z">
              <w:r w:rsidRPr="0073330D" w:rsidDel="00A975C8">
                <w:rPr>
                  <w:sz w:val="18"/>
                  <w:szCs w:val="22"/>
                </w:rPr>
                <w:delText xml:space="preserve">Law, Rules &amp; Regulations </w:delText>
              </w:r>
            </w:del>
          </w:p>
        </w:tc>
        <w:tc>
          <w:tcPr>
            <w:tcW w:w="961" w:type="dxa"/>
          </w:tcPr>
          <w:p w14:paraId="06C77CA7" w14:textId="55F23AB4" w:rsidR="00BF0DEB" w:rsidRPr="0073330D" w:rsidDel="00A975C8" w:rsidRDefault="00BF0DEB">
            <w:pPr>
              <w:pStyle w:val="par2"/>
              <w:rPr>
                <w:del w:id="153" w:author="Rascon Arana, Maria" w:date="2026-08-12T10:35:00Z" w16du:dateUtc="2026-08-12T16:35:00Z"/>
                <w:sz w:val="18"/>
                <w:szCs w:val="22"/>
              </w:rPr>
              <w:pPrChange w:id="154" w:author="Rascon Arana, Maria" w:date="2026-08-12T10:35:00Z" w16du:dateUtc="2026-08-12T16:35:00Z">
                <w:pPr>
                  <w:pStyle w:val="par3"/>
                  <w:spacing w:before="0"/>
                  <w:ind w:left="0" w:firstLine="0"/>
                </w:pPr>
              </w:pPrChange>
            </w:pPr>
            <w:del w:id="155" w:author="Rascon Arana, Maria" w:date="2026-08-12T10:35:00Z" w16du:dateUtc="2026-08-12T16:35:00Z">
              <w:r w:rsidRPr="0073330D" w:rsidDel="00A975C8">
                <w:rPr>
                  <w:sz w:val="18"/>
                  <w:szCs w:val="22"/>
                </w:rPr>
                <w:delText>1</w:delText>
              </w:r>
            </w:del>
          </w:p>
        </w:tc>
        <w:tc>
          <w:tcPr>
            <w:tcW w:w="2017" w:type="dxa"/>
          </w:tcPr>
          <w:p w14:paraId="2E05CBB1" w14:textId="7AB259A4" w:rsidR="00BF0DEB" w:rsidRPr="0073330D" w:rsidDel="00A975C8" w:rsidRDefault="00BF0DEB">
            <w:pPr>
              <w:pStyle w:val="par2"/>
              <w:rPr>
                <w:del w:id="156" w:author="Rascon Arana, Maria" w:date="2026-08-12T10:35:00Z" w16du:dateUtc="2026-08-12T16:35:00Z"/>
                <w:sz w:val="18"/>
                <w:szCs w:val="22"/>
              </w:rPr>
              <w:pPrChange w:id="157" w:author="Rascon Arana, Maria" w:date="2026-08-12T10:35:00Z" w16du:dateUtc="2026-08-12T16:35:00Z">
                <w:pPr>
                  <w:pStyle w:val="par3"/>
                  <w:spacing w:before="0"/>
                  <w:ind w:left="0" w:firstLine="0"/>
                </w:pPr>
              </w:pPrChange>
            </w:pPr>
            <w:del w:id="158" w:author="Rascon Arana, Maria" w:date="2026-08-12T10:35:00Z" w16du:dateUtc="2026-08-12T16:35:00Z">
              <w:r w:rsidRPr="0073330D" w:rsidDel="00A975C8">
                <w:rPr>
                  <w:sz w:val="18"/>
                  <w:szCs w:val="22"/>
                </w:rPr>
                <w:delText>30</w:delText>
              </w:r>
            </w:del>
          </w:p>
        </w:tc>
      </w:tr>
      <w:tr w:rsidR="00BF0DEB" w:rsidDel="00A975C8" w14:paraId="35ECE856" w14:textId="0BEF748E" w:rsidTr="0028724D">
        <w:trPr>
          <w:del w:id="159" w:author="Rascon Arana, Maria" w:date="2026-08-12T10:35:00Z"/>
        </w:trPr>
        <w:tc>
          <w:tcPr>
            <w:tcW w:w="4273" w:type="dxa"/>
          </w:tcPr>
          <w:p w14:paraId="2A9C0CD6" w14:textId="3E3F5A7C" w:rsidR="00BF0DEB" w:rsidRPr="0073330D" w:rsidDel="00A975C8" w:rsidRDefault="004D33F0">
            <w:pPr>
              <w:pStyle w:val="par2"/>
              <w:rPr>
                <w:del w:id="160" w:author="Rascon Arana, Maria" w:date="2026-08-12T10:35:00Z" w16du:dateUtc="2026-08-12T16:35:00Z"/>
                <w:sz w:val="18"/>
                <w:szCs w:val="22"/>
              </w:rPr>
              <w:pPrChange w:id="161" w:author="Rascon Arana, Maria" w:date="2026-08-12T10:35:00Z" w16du:dateUtc="2026-08-12T16:35:00Z">
                <w:pPr>
                  <w:pStyle w:val="par3"/>
                  <w:spacing w:before="0"/>
                  <w:ind w:left="0" w:firstLine="0"/>
                </w:pPr>
              </w:pPrChange>
            </w:pPr>
            <w:del w:id="162" w:author="Rascon Arana, Maria" w:date="2026-08-12T10:35:00Z" w16du:dateUtc="2026-08-12T16:35:00Z">
              <w:r w:rsidRPr="0073330D" w:rsidDel="00A975C8">
                <w:rPr>
                  <w:sz w:val="18"/>
                  <w:szCs w:val="22"/>
                </w:rPr>
                <w:delText>Management, ethics, interpersonal skills &amp; salesmanship</w:delText>
              </w:r>
            </w:del>
          </w:p>
        </w:tc>
        <w:tc>
          <w:tcPr>
            <w:tcW w:w="961" w:type="dxa"/>
          </w:tcPr>
          <w:p w14:paraId="3FA53154" w14:textId="6A208184" w:rsidR="00BF0DEB" w:rsidRPr="0073330D" w:rsidDel="00A975C8" w:rsidRDefault="004D33F0">
            <w:pPr>
              <w:pStyle w:val="par2"/>
              <w:rPr>
                <w:del w:id="163" w:author="Rascon Arana, Maria" w:date="2026-08-12T10:35:00Z" w16du:dateUtc="2026-08-12T16:35:00Z"/>
                <w:sz w:val="18"/>
                <w:szCs w:val="22"/>
              </w:rPr>
              <w:pPrChange w:id="164" w:author="Rascon Arana, Maria" w:date="2026-08-12T10:35:00Z" w16du:dateUtc="2026-08-12T16:35:00Z">
                <w:pPr>
                  <w:pStyle w:val="par3"/>
                  <w:spacing w:before="0"/>
                  <w:ind w:left="0" w:firstLine="0"/>
                </w:pPr>
              </w:pPrChange>
            </w:pPr>
            <w:del w:id="165" w:author="Rascon Arana, Maria" w:date="2026-08-12T10:35:00Z" w16du:dateUtc="2026-08-12T16:35:00Z">
              <w:r w:rsidRPr="0073330D" w:rsidDel="00A975C8">
                <w:rPr>
                  <w:sz w:val="18"/>
                  <w:szCs w:val="22"/>
                </w:rPr>
                <w:delText>1</w:delText>
              </w:r>
            </w:del>
          </w:p>
        </w:tc>
        <w:tc>
          <w:tcPr>
            <w:tcW w:w="2017" w:type="dxa"/>
          </w:tcPr>
          <w:p w14:paraId="3F623736" w14:textId="6237A630" w:rsidR="00BF0DEB" w:rsidRPr="0073330D" w:rsidDel="00A975C8" w:rsidRDefault="004D33F0">
            <w:pPr>
              <w:pStyle w:val="par2"/>
              <w:rPr>
                <w:del w:id="166" w:author="Rascon Arana, Maria" w:date="2026-08-12T10:35:00Z" w16du:dateUtc="2026-08-12T16:35:00Z"/>
                <w:sz w:val="18"/>
                <w:szCs w:val="22"/>
              </w:rPr>
              <w:pPrChange w:id="167" w:author="Rascon Arana, Maria" w:date="2026-08-12T10:35:00Z" w16du:dateUtc="2026-08-12T16:35:00Z">
                <w:pPr>
                  <w:pStyle w:val="par3"/>
                  <w:spacing w:before="0"/>
                  <w:ind w:left="0" w:firstLine="0"/>
                </w:pPr>
              </w:pPrChange>
            </w:pPr>
            <w:del w:id="168" w:author="Rascon Arana, Maria" w:date="2026-08-12T10:35:00Z" w16du:dateUtc="2026-08-12T16:35:00Z">
              <w:r w:rsidRPr="0073330D" w:rsidDel="00A975C8">
                <w:rPr>
                  <w:sz w:val="18"/>
                  <w:szCs w:val="22"/>
                </w:rPr>
                <w:delText>30</w:delText>
              </w:r>
            </w:del>
          </w:p>
        </w:tc>
      </w:tr>
      <w:tr w:rsidR="00BF0DEB" w:rsidDel="00A975C8" w14:paraId="4E7627EC" w14:textId="748A209B" w:rsidTr="0028724D">
        <w:trPr>
          <w:del w:id="169" w:author="Rascon Arana, Maria" w:date="2026-08-12T10:35:00Z"/>
        </w:trPr>
        <w:tc>
          <w:tcPr>
            <w:tcW w:w="4273" w:type="dxa"/>
          </w:tcPr>
          <w:p w14:paraId="5C99FD4A" w14:textId="34C2A0D3" w:rsidR="00BF0DEB" w:rsidRPr="0073330D" w:rsidDel="00A975C8" w:rsidRDefault="004D33F0">
            <w:pPr>
              <w:pStyle w:val="par2"/>
              <w:rPr>
                <w:del w:id="170" w:author="Rascon Arana, Maria" w:date="2026-08-12T10:35:00Z" w16du:dateUtc="2026-08-12T16:35:00Z"/>
                <w:sz w:val="18"/>
                <w:szCs w:val="22"/>
              </w:rPr>
              <w:pPrChange w:id="171" w:author="Rascon Arana, Maria" w:date="2026-08-12T10:35:00Z" w16du:dateUtc="2026-08-12T16:35:00Z">
                <w:pPr>
                  <w:pStyle w:val="par3"/>
                  <w:spacing w:before="0"/>
                  <w:ind w:left="0" w:firstLine="0"/>
                </w:pPr>
              </w:pPrChange>
            </w:pPr>
            <w:del w:id="172" w:author="Rascon Arana, Maria" w:date="2026-08-12T10:35:00Z" w16du:dateUtc="2026-08-12T16:35:00Z">
              <w:r w:rsidRPr="0073330D" w:rsidDel="00A975C8">
                <w:rPr>
                  <w:sz w:val="18"/>
                  <w:szCs w:val="22"/>
                </w:rPr>
                <w:delText>Disinfection, Cleaning &amp; Safe work practices</w:delText>
              </w:r>
            </w:del>
          </w:p>
        </w:tc>
        <w:tc>
          <w:tcPr>
            <w:tcW w:w="961" w:type="dxa"/>
          </w:tcPr>
          <w:p w14:paraId="1A96D5C1" w14:textId="0CBCDCDA" w:rsidR="00BF0DEB" w:rsidRPr="0073330D" w:rsidDel="00A975C8" w:rsidRDefault="004D33F0">
            <w:pPr>
              <w:pStyle w:val="par2"/>
              <w:rPr>
                <w:del w:id="173" w:author="Rascon Arana, Maria" w:date="2026-08-12T10:35:00Z" w16du:dateUtc="2026-08-12T16:35:00Z"/>
                <w:sz w:val="18"/>
                <w:szCs w:val="22"/>
              </w:rPr>
              <w:pPrChange w:id="174" w:author="Rascon Arana, Maria" w:date="2026-08-12T10:35:00Z" w16du:dateUtc="2026-08-12T16:35:00Z">
                <w:pPr>
                  <w:pStyle w:val="par3"/>
                  <w:spacing w:before="0"/>
                  <w:ind w:left="0" w:firstLine="0"/>
                </w:pPr>
              </w:pPrChange>
            </w:pPr>
            <w:del w:id="175" w:author="Rascon Arana, Maria" w:date="2026-08-12T10:35:00Z" w16du:dateUtc="2026-08-12T16:35:00Z">
              <w:r w:rsidRPr="0073330D" w:rsidDel="00A975C8">
                <w:rPr>
                  <w:sz w:val="18"/>
                  <w:szCs w:val="22"/>
                </w:rPr>
                <w:delText>6</w:delText>
              </w:r>
            </w:del>
          </w:p>
        </w:tc>
        <w:tc>
          <w:tcPr>
            <w:tcW w:w="2017" w:type="dxa"/>
          </w:tcPr>
          <w:p w14:paraId="279306BC" w14:textId="496CF89B" w:rsidR="00BF0DEB" w:rsidRPr="0073330D" w:rsidDel="00A975C8" w:rsidRDefault="004D33F0">
            <w:pPr>
              <w:pStyle w:val="par2"/>
              <w:rPr>
                <w:del w:id="176" w:author="Rascon Arana, Maria" w:date="2026-08-12T10:35:00Z" w16du:dateUtc="2026-08-12T16:35:00Z"/>
                <w:sz w:val="18"/>
                <w:szCs w:val="22"/>
              </w:rPr>
              <w:pPrChange w:id="177" w:author="Rascon Arana, Maria" w:date="2026-08-12T10:35:00Z" w16du:dateUtc="2026-08-12T16:35:00Z">
                <w:pPr>
                  <w:pStyle w:val="par3"/>
                  <w:spacing w:before="0"/>
                  <w:ind w:left="0" w:firstLine="0"/>
                </w:pPr>
              </w:pPrChange>
            </w:pPr>
            <w:del w:id="178" w:author="Rascon Arana, Maria" w:date="2026-08-12T10:35:00Z" w16du:dateUtc="2026-08-12T16:35:00Z">
              <w:r w:rsidRPr="0073330D" w:rsidDel="00A975C8">
                <w:rPr>
                  <w:sz w:val="18"/>
                  <w:szCs w:val="22"/>
                </w:rPr>
                <w:delText>180</w:delText>
              </w:r>
            </w:del>
          </w:p>
        </w:tc>
      </w:tr>
      <w:tr w:rsidR="00BF0DEB" w:rsidDel="00A975C8" w14:paraId="6345D320" w14:textId="151857BD" w:rsidTr="0028724D">
        <w:trPr>
          <w:del w:id="179" w:author="Rascon Arana, Maria" w:date="2026-08-12T10:35:00Z"/>
        </w:trPr>
        <w:tc>
          <w:tcPr>
            <w:tcW w:w="4273" w:type="dxa"/>
          </w:tcPr>
          <w:p w14:paraId="25E66978" w14:textId="30E7918D" w:rsidR="00BF0DEB" w:rsidRPr="0073330D" w:rsidDel="00A975C8" w:rsidRDefault="004D33F0">
            <w:pPr>
              <w:pStyle w:val="par2"/>
              <w:rPr>
                <w:del w:id="180" w:author="Rascon Arana, Maria" w:date="2026-08-12T10:35:00Z" w16du:dateUtc="2026-08-12T16:35:00Z"/>
                <w:b/>
                <w:bCs/>
                <w:sz w:val="18"/>
                <w:szCs w:val="22"/>
              </w:rPr>
              <w:pPrChange w:id="181" w:author="Rascon Arana, Maria" w:date="2026-08-12T10:35:00Z" w16du:dateUtc="2026-08-12T16:35:00Z">
                <w:pPr>
                  <w:pStyle w:val="par3"/>
                  <w:spacing w:before="0"/>
                  <w:ind w:left="0" w:firstLine="0"/>
                </w:pPr>
              </w:pPrChange>
            </w:pPr>
            <w:del w:id="182" w:author="Rascon Arana, Maria" w:date="2026-08-12T10:35:00Z" w16du:dateUtc="2026-08-12T16:35:00Z">
              <w:r w:rsidRPr="0073330D" w:rsidDel="00A975C8">
                <w:rPr>
                  <w:b/>
                  <w:bCs/>
                  <w:sz w:val="18"/>
                  <w:szCs w:val="22"/>
                </w:rPr>
                <w:delText>TOTAL</w:delText>
              </w:r>
            </w:del>
          </w:p>
        </w:tc>
        <w:tc>
          <w:tcPr>
            <w:tcW w:w="961" w:type="dxa"/>
          </w:tcPr>
          <w:p w14:paraId="1368E72E" w14:textId="07E6F4C5" w:rsidR="00BF0DEB" w:rsidRPr="0073330D" w:rsidDel="00A975C8" w:rsidRDefault="004D33F0">
            <w:pPr>
              <w:pStyle w:val="par2"/>
              <w:rPr>
                <w:del w:id="183" w:author="Rascon Arana, Maria" w:date="2026-08-12T10:35:00Z" w16du:dateUtc="2026-08-12T16:35:00Z"/>
                <w:b/>
                <w:bCs/>
                <w:sz w:val="18"/>
                <w:szCs w:val="22"/>
              </w:rPr>
              <w:pPrChange w:id="184" w:author="Rascon Arana, Maria" w:date="2026-08-12T10:35:00Z" w16du:dateUtc="2026-08-12T16:35:00Z">
                <w:pPr>
                  <w:pStyle w:val="par3"/>
                  <w:spacing w:before="0"/>
                  <w:ind w:left="0" w:firstLine="0"/>
                </w:pPr>
              </w:pPrChange>
            </w:pPr>
            <w:del w:id="185" w:author="Rascon Arana, Maria" w:date="2026-08-12T10:35:00Z" w16du:dateUtc="2026-08-12T16:35:00Z">
              <w:r w:rsidRPr="0073330D" w:rsidDel="00A975C8">
                <w:rPr>
                  <w:b/>
                  <w:bCs/>
                  <w:sz w:val="18"/>
                  <w:szCs w:val="22"/>
                </w:rPr>
                <w:delText>50</w:delText>
              </w:r>
            </w:del>
          </w:p>
        </w:tc>
        <w:tc>
          <w:tcPr>
            <w:tcW w:w="2017" w:type="dxa"/>
          </w:tcPr>
          <w:p w14:paraId="3A79873C" w14:textId="01BEF061" w:rsidR="00BF0DEB" w:rsidRPr="0073330D" w:rsidDel="00A975C8" w:rsidRDefault="004D33F0">
            <w:pPr>
              <w:pStyle w:val="par2"/>
              <w:rPr>
                <w:del w:id="186" w:author="Rascon Arana, Maria" w:date="2026-08-12T10:35:00Z" w16du:dateUtc="2026-08-12T16:35:00Z"/>
                <w:b/>
                <w:bCs/>
                <w:sz w:val="18"/>
                <w:szCs w:val="22"/>
              </w:rPr>
              <w:pPrChange w:id="187" w:author="Rascon Arana, Maria" w:date="2026-08-12T10:35:00Z" w16du:dateUtc="2026-08-12T16:35:00Z">
                <w:pPr>
                  <w:pStyle w:val="par3"/>
                  <w:spacing w:before="0"/>
                  <w:ind w:left="0" w:firstLine="0"/>
                </w:pPr>
              </w:pPrChange>
            </w:pPr>
            <w:del w:id="188" w:author="Rascon Arana, Maria" w:date="2026-08-12T10:35:00Z" w16du:dateUtc="2026-08-12T16:35:00Z">
              <w:r w:rsidRPr="0073330D" w:rsidDel="00A975C8">
                <w:rPr>
                  <w:b/>
                  <w:bCs/>
                  <w:sz w:val="18"/>
                  <w:szCs w:val="22"/>
                </w:rPr>
                <w:delText>1500</w:delText>
              </w:r>
            </w:del>
          </w:p>
        </w:tc>
      </w:tr>
    </w:tbl>
    <w:p w14:paraId="0EF7DFBB" w14:textId="45E81E37" w:rsidR="00BF0DEB" w:rsidDel="00A975C8" w:rsidRDefault="0073330D">
      <w:pPr>
        <w:pStyle w:val="par2"/>
        <w:rPr>
          <w:del w:id="189" w:author="Rascon Arana, Maria" w:date="2026-08-12T10:35:00Z" w16du:dateUtc="2026-08-12T16:35:00Z"/>
        </w:rPr>
        <w:pPrChange w:id="190" w:author="Rascon Arana, Maria" w:date="2026-08-12T10:35:00Z" w16du:dateUtc="2026-08-12T16:35:00Z">
          <w:pPr>
            <w:pStyle w:val="par3"/>
          </w:pPr>
        </w:pPrChange>
      </w:pPr>
      <w:del w:id="191" w:author="Rascon Arana, Maria" w:date="2026-08-12T10:35:00Z" w16du:dateUtc="2026-08-12T16:35:00Z">
        <w:r w:rsidDel="00A975C8">
          <w:delText>b.</w:delText>
        </w:r>
        <w:r w:rsidDel="00A975C8">
          <w:tab/>
        </w:r>
        <w:r w:rsidRPr="0073330D" w:rsidDel="00A975C8">
          <w:rPr>
            <w:b/>
            <w:bCs/>
          </w:rPr>
          <w:delText xml:space="preserve">COSMETOLOGIST: </w:delText>
        </w:r>
        <w:r w:rsidRPr="0073330D" w:rsidDel="00A975C8">
          <w:delText>Must complete a minimum of fifty (50) credit hours or 1500 contact hours with the following minimum credit or contact hours:</w:delText>
        </w:r>
      </w:del>
    </w:p>
    <w:p w14:paraId="688B7778" w14:textId="74DC0A68" w:rsidR="001001FA" w:rsidDel="00A975C8" w:rsidRDefault="001001FA">
      <w:pPr>
        <w:pStyle w:val="par2"/>
        <w:rPr>
          <w:del w:id="192" w:author="Rascon Arana, Maria" w:date="2026-08-12T10:35:00Z" w16du:dateUtc="2026-08-12T16:35:00Z"/>
        </w:rPr>
        <w:pPrChange w:id="193" w:author="Rascon Arana, Maria" w:date="2026-08-12T10:35:00Z" w16du:dateUtc="2026-08-12T16:35:00Z">
          <w:pPr>
            <w:pStyle w:val="par3"/>
          </w:pPr>
        </w:pPrChange>
      </w:pPr>
    </w:p>
    <w:tbl>
      <w:tblPr>
        <w:tblStyle w:val="TableGrid"/>
        <w:tblW w:w="0" w:type="auto"/>
        <w:tblInd w:w="1635" w:type="dxa"/>
        <w:tblLook w:val="04A0" w:firstRow="1" w:lastRow="0" w:firstColumn="1" w:lastColumn="0" w:noHBand="0" w:noVBand="1"/>
      </w:tblPr>
      <w:tblGrid>
        <w:gridCol w:w="2745"/>
        <w:gridCol w:w="2352"/>
        <w:gridCol w:w="2618"/>
      </w:tblGrid>
      <w:tr w:rsidR="001001FA" w:rsidDel="00A975C8" w14:paraId="46899A65" w14:textId="3165CE9A" w:rsidTr="0028724D">
        <w:trPr>
          <w:del w:id="194" w:author="Rascon Arana, Maria" w:date="2026-08-12T10:35:00Z"/>
        </w:trPr>
        <w:tc>
          <w:tcPr>
            <w:tcW w:w="4300" w:type="dxa"/>
          </w:tcPr>
          <w:p w14:paraId="3F61B584" w14:textId="58D65E89" w:rsidR="001001FA" w:rsidDel="00A975C8" w:rsidRDefault="001001FA">
            <w:pPr>
              <w:pStyle w:val="par2"/>
              <w:rPr>
                <w:del w:id="195" w:author="Rascon Arana, Maria" w:date="2026-08-12T10:35:00Z" w16du:dateUtc="2026-08-12T16:35:00Z"/>
              </w:rPr>
              <w:pPrChange w:id="196" w:author="Rascon Arana, Maria" w:date="2026-08-12T10:35:00Z" w16du:dateUtc="2026-08-12T16:35:00Z">
                <w:pPr>
                  <w:pStyle w:val="par3"/>
                  <w:spacing w:before="0"/>
                  <w:ind w:left="0" w:firstLine="0"/>
                </w:pPr>
              </w:pPrChange>
            </w:pPr>
            <w:del w:id="197" w:author="Rascon Arana, Maria" w:date="2026-08-12T10:35:00Z" w16du:dateUtc="2026-08-12T16:35:00Z">
              <w:r w:rsidDel="00A975C8">
                <w:delText>SUBJECT AREA</w:delText>
              </w:r>
            </w:del>
          </w:p>
        </w:tc>
        <w:tc>
          <w:tcPr>
            <w:tcW w:w="540" w:type="dxa"/>
          </w:tcPr>
          <w:p w14:paraId="227D55AF" w14:textId="14682EEB" w:rsidR="001001FA" w:rsidDel="00A975C8" w:rsidRDefault="001001FA">
            <w:pPr>
              <w:pStyle w:val="par2"/>
              <w:rPr>
                <w:del w:id="198" w:author="Rascon Arana, Maria" w:date="2026-08-12T10:35:00Z" w16du:dateUtc="2026-08-12T16:35:00Z"/>
              </w:rPr>
              <w:pPrChange w:id="199" w:author="Rascon Arana, Maria" w:date="2026-08-12T10:35:00Z" w16du:dateUtc="2026-08-12T16:35:00Z">
                <w:pPr>
                  <w:pStyle w:val="par3"/>
                  <w:spacing w:before="0"/>
                  <w:ind w:left="0" w:firstLine="0"/>
                </w:pPr>
              </w:pPrChange>
            </w:pPr>
            <w:del w:id="200" w:author="Rascon Arana, Maria" w:date="2026-08-12T10:35:00Z" w16du:dateUtc="2026-08-12T16:35:00Z">
              <w:r w:rsidDel="00A975C8">
                <w:delText>CREDIT HOURS</w:delText>
              </w:r>
            </w:del>
          </w:p>
        </w:tc>
        <w:tc>
          <w:tcPr>
            <w:tcW w:w="2350" w:type="dxa"/>
          </w:tcPr>
          <w:p w14:paraId="3D4CCE0D" w14:textId="5C833A70" w:rsidR="001001FA" w:rsidDel="00A975C8" w:rsidRDefault="001001FA">
            <w:pPr>
              <w:pStyle w:val="par2"/>
              <w:rPr>
                <w:del w:id="201" w:author="Rascon Arana, Maria" w:date="2026-08-12T10:35:00Z" w16du:dateUtc="2026-08-12T16:35:00Z"/>
              </w:rPr>
              <w:pPrChange w:id="202" w:author="Rascon Arana, Maria" w:date="2026-08-12T10:35:00Z" w16du:dateUtc="2026-08-12T16:35:00Z">
                <w:pPr>
                  <w:pStyle w:val="par3"/>
                  <w:spacing w:before="0"/>
                  <w:ind w:left="0" w:firstLine="0"/>
                </w:pPr>
              </w:pPrChange>
            </w:pPr>
            <w:del w:id="203" w:author="Rascon Arana, Maria" w:date="2026-08-12T10:35:00Z" w16du:dateUtc="2026-08-12T16:35:00Z">
              <w:r w:rsidDel="00A975C8">
                <w:delText>CLOCK/CONTACT HOUR</w:delText>
              </w:r>
            </w:del>
          </w:p>
        </w:tc>
      </w:tr>
      <w:tr w:rsidR="001001FA" w:rsidDel="00A975C8" w14:paraId="5E9E431D" w14:textId="35CCB6B9" w:rsidTr="0028724D">
        <w:trPr>
          <w:del w:id="204" w:author="Rascon Arana, Maria" w:date="2026-08-12T10:35:00Z"/>
        </w:trPr>
        <w:tc>
          <w:tcPr>
            <w:tcW w:w="4300" w:type="dxa"/>
          </w:tcPr>
          <w:p w14:paraId="27F4EE15" w14:textId="7067E7D1" w:rsidR="001001FA" w:rsidRPr="001001FA" w:rsidDel="00A975C8" w:rsidRDefault="001001FA">
            <w:pPr>
              <w:pStyle w:val="par2"/>
              <w:rPr>
                <w:del w:id="205" w:author="Rascon Arana, Maria" w:date="2026-08-12T10:35:00Z" w16du:dateUtc="2026-08-12T16:35:00Z"/>
                <w:sz w:val="18"/>
                <w:szCs w:val="22"/>
              </w:rPr>
              <w:pPrChange w:id="206" w:author="Rascon Arana, Maria" w:date="2026-08-12T10:35:00Z" w16du:dateUtc="2026-08-12T16:35:00Z">
                <w:pPr>
                  <w:pStyle w:val="par3"/>
                  <w:spacing w:before="0"/>
                  <w:ind w:left="0" w:firstLine="0"/>
                </w:pPr>
              </w:pPrChange>
            </w:pPr>
            <w:del w:id="207" w:author="Rascon Arana, Maria" w:date="2026-08-12T10:35:00Z" w16du:dateUtc="2026-08-12T16:35:00Z">
              <w:r w:rsidRPr="001001FA" w:rsidDel="00A975C8">
                <w:rPr>
                  <w:sz w:val="18"/>
                  <w:szCs w:val="22"/>
                </w:rPr>
                <w:delText>Scalp Care (Shampooing, rinsing &amp; conditioning)</w:delText>
              </w:r>
            </w:del>
          </w:p>
        </w:tc>
        <w:tc>
          <w:tcPr>
            <w:tcW w:w="540" w:type="dxa"/>
          </w:tcPr>
          <w:p w14:paraId="7A5E69DA" w14:textId="5F03C652" w:rsidR="001001FA" w:rsidRPr="001001FA" w:rsidDel="00A975C8" w:rsidRDefault="001001FA">
            <w:pPr>
              <w:pStyle w:val="par2"/>
              <w:rPr>
                <w:del w:id="208" w:author="Rascon Arana, Maria" w:date="2026-08-12T10:35:00Z" w16du:dateUtc="2026-08-12T16:35:00Z"/>
                <w:sz w:val="18"/>
                <w:szCs w:val="22"/>
              </w:rPr>
              <w:pPrChange w:id="209" w:author="Rascon Arana, Maria" w:date="2026-08-12T10:35:00Z" w16du:dateUtc="2026-08-12T16:35:00Z">
                <w:pPr>
                  <w:pStyle w:val="par3"/>
                  <w:spacing w:before="0"/>
                  <w:ind w:left="0" w:firstLine="0"/>
                </w:pPr>
              </w:pPrChange>
            </w:pPr>
            <w:del w:id="210" w:author="Rascon Arana, Maria" w:date="2026-08-12T10:35:00Z" w16du:dateUtc="2026-08-12T16:35:00Z">
              <w:r w:rsidDel="00A975C8">
                <w:rPr>
                  <w:sz w:val="18"/>
                  <w:szCs w:val="22"/>
                </w:rPr>
                <w:delText>1.3</w:delText>
              </w:r>
            </w:del>
          </w:p>
        </w:tc>
        <w:tc>
          <w:tcPr>
            <w:tcW w:w="2350" w:type="dxa"/>
          </w:tcPr>
          <w:p w14:paraId="130FC250" w14:textId="4FC78F2E" w:rsidR="001001FA" w:rsidRPr="001001FA" w:rsidDel="00A975C8" w:rsidRDefault="001001FA">
            <w:pPr>
              <w:pStyle w:val="par2"/>
              <w:rPr>
                <w:del w:id="211" w:author="Rascon Arana, Maria" w:date="2026-08-12T10:35:00Z" w16du:dateUtc="2026-08-12T16:35:00Z"/>
                <w:sz w:val="18"/>
                <w:szCs w:val="22"/>
              </w:rPr>
              <w:pPrChange w:id="212" w:author="Rascon Arana, Maria" w:date="2026-08-12T10:35:00Z" w16du:dateUtc="2026-08-12T16:35:00Z">
                <w:pPr>
                  <w:pStyle w:val="par3"/>
                  <w:spacing w:before="0"/>
                  <w:ind w:left="0" w:firstLine="0"/>
                </w:pPr>
              </w:pPrChange>
            </w:pPr>
            <w:del w:id="213" w:author="Rascon Arana, Maria" w:date="2026-08-12T10:35:00Z" w16du:dateUtc="2026-08-12T16:35:00Z">
              <w:r w:rsidDel="00A975C8">
                <w:rPr>
                  <w:sz w:val="18"/>
                  <w:szCs w:val="22"/>
                </w:rPr>
                <w:delText>50</w:delText>
              </w:r>
            </w:del>
          </w:p>
        </w:tc>
      </w:tr>
      <w:tr w:rsidR="001001FA" w:rsidDel="00A975C8" w14:paraId="06E96044" w14:textId="053EDCD2" w:rsidTr="0028724D">
        <w:trPr>
          <w:del w:id="214" w:author="Rascon Arana, Maria" w:date="2026-08-12T10:35:00Z"/>
        </w:trPr>
        <w:tc>
          <w:tcPr>
            <w:tcW w:w="4300" w:type="dxa"/>
          </w:tcPr>
          <w:p w14:paraId="78819762" w14:textId="24CE980A" w:rsidR="001001FA" w:rsidRPr="001001FA" w:rsidDel="00A975C8" w:rsidRDefault="001001FA">
            <w:pPr>
              <w:pStyle w:val="par2"/>
              <w:rPr>
                <w:del w:id="215" w:author="Rascon Arana, Maria" w:date="2026-08-12T10:35:00Z" w16du:dateUtc="2026-08-12T16:35:00Z"/>
                <w:sz w:val="18"/>
                <w:szCs w:val="22"/>
              </w:rPr>
              <w:pPrChange w:id="216" w:author="Rascon Arana, Maria" w:date="2026-08-12T10:35:00Z" w16du:dateUtc="2026-08-12T16:35:00Z">
                <w:pPr>
                  <w:pStyle w:val="par3"/>
                  <w:spacing w:before="0"/>
                  <w:ind w:left="0" w:firstLine="0"/>
                </w:pPr>
              </w:pPrChange>
            </w:pPr>
            <w:del w:id="217" w:author="Rascon Arana, Maria" w:date="2026-08-12T10:35:00Z" w16du:dateUtc="2026-08-12T16:35:00Z">
              <w:r w:rsidRPr="001001FA" w:rsidDel="00A975C8">
                <w:rPr>
                  <w:sz w:val="18"/>
                  <w:szCs w:val="22"/>
                </w:rPr>
                <w:lastRenderedPageBreak/>
                <w:delText>Hair Coloring or Hair Tinting &amp; Bleaching</w:delText>
              </w:r>
            </w:del>
          </w:p>
        </w:tc>
        <w:tc>
          <w:tcPr>
            <w:tcW w:w="540" w:type="dxa"/>
          </w:tcPr>
          <w:p w14:paraId="1E99815E" w14:textId="615B0A45" w:rsidR="001001FA" w:rsidRPr="001001FA" w:rsidDel="00A975C8" w:rsidRDefault="001001FA">
            <w:pPr>
              <w:pStyle w:val="par2"/>
              <w:rPr>
                <w:del w:id="218" w:author="Rascon Arana, Maria" w:date="2026-08-12T10:35:00Z" w16du:dateUtc="2026-08-12T16:35:00Z"/>
                <w:sz w:val="18"/>
                <w:szCs w:val="22"/>
              </w:rPr>
              <w:pPrChange w:id="219" w:author="Rascon Arana, Maria" w:date="2026-08-12T10:35:00Z" w16du:dateUtc="2026-08-12T16:35:00Z">
                <w:pPr>
                  <w:pStyle w:val="par3"/>
                  <w:spacing w:before="0"/>
                  <w:ind w:left="0" w:firstLine="0"/>
                </w:pPr>
              </w:pPrChange>
            </w:pPr>
            <w:del w:id="220" w:author="Rascon Arana, Maria" w:date="2026-08-12T10:35:00Z" w16du:dateUtc="2026-08-12T16:35:00Z">
              <w:r w:rsidDel="00A975C8">
                <w:rPr>
                  <w:sz w:val="18"/>
                  <w:szCs w:val="22"/>
                </w:rPr>
                <w:delText>6.6</w:delText>
              </w:r>
            </w:del>
          </w:p>
        </w:tc>
        <w:tc>
          <w:tcPr>
            <w:tcW w:w="2350" w:type="dxa"/>
          </w:tcPr>
          <w:p w14:paraId="0204A2E2" w14:textId="03EBB9AD" w:rsidR="001001FA" w:rsidRPr="001001FA" w:rsidDel="00A975C8" w:rsidRDefault="001001FA">
            <w:pPr>
              <w:pStyle w:val="par2"/>
              <w:rPr>
                <w:del w:id="221" w:author="Rascon Arana, Maria" w:date="2026-08-12T10:35:00Z" w16du:dateUtc="2026-08-12T16:35:00Z"/>
                <w:sz w:val="18"/>
                <w:szCs w:val="22"/>
              </w:rPr>
              <w:pPrChange w:id="222" w:author="Rascon Arana, Maria" w:date="2026-08-12T10:35:00Z" w16du:dateUtc="2026-08-12T16:35:00Z">
                <w:pPr>
                  <w:pStyle w:val="par3"/>
                  <w:spacing w:before="0"/>
                  <w:ind w:left="0" w:firstLine="0"/>
                </w:pPr>
              </w:pPrChange>
            </w:pPr>
            <w:del w:id="223" w:author="Rascon Arana, Maria" w:date="2026-08-12T10:35:00Z" w16du:dateUtc="2026-08-12T16:35:00Z">
              <w:r w:rsidDel="00A975C8">
                <w:rPr>
                  <w:sz w:val="18"/>
                  <w:szCs w:val="22"/>
                </w:rPr>
                <w:delText>200</w:delText>
              </w:r>
            </w:del>
          </w:p>
        </w:tc>
      </w:tr>
      <w:tr w:rsidR="001001FA" w:rsidDel="00A975C8" w14:paraId="1375C10E" w14:textId="728BD686" w:rsidTr="0028724D">
        <w:trPr>
          <w:del w:id="224" w:author="Rascon Arana, Maria" w:date="2026-08-12T10:35:00Z"/>
        </w:trPr>
        <w:tc>
          <w:tcPr>
            <w:tcW w:w="4300" w:type="dxa"/>
          </w:tcPr>
          <w:p w14:paraId="421ED1F8" w14:textId="3316AF1C" w:rsidR="001001FA" w:rsidRPr="001001FA" w:rsidDel="00A975C8" w:rsidRDefault="001001FA">
            <w:pPr>
              <w:pStyle w:val="par2"/>
              <w:rPr>
                <w:del w:id="225" w:author="Rascon Arana, Maria" w:date="2026-08-12T10:35:00Z" w16du:dateUtc="2026-08-12T16:35:00Z"/>
                <w:sz w:val="18"/>
                <w:szCs w:val="22"/>
              </w:rPr>
              <w:pPrChange w:id="226" w:author="Rascon Arana, Maria" w:date="2026-08-12T10:35:00Z" w16du:dateUtc="2026-08-12T16:35:00Z">
                <w:pPr>
                  <w:pStyle w:val="par3"/>
                  <w:spacing w:before="0"/>
                  <w:ind w:left="0" w:firstLine="0"/>
                </w:pPr>
              </w:pPrChange>
            </w:pPr>
            <w:del w:id="227" w:author="Rascon Arana, Maria" w:date="2026-08-12T10:35:00Z" w16du:dateUtc="2026-08-12T16:35:00Z">
              <w:r w:rsidRPr="001001FA" w:rsidDel="00A975C8">
                <w:rPr>
                  <w:sz w:val="18"/>
                  <w:szCs w:val="22"/>
                </w:rPr>
                <w:delText>Haircutting</w:delText>
              </w:r>
            </w:del>
          </w:p>
        </w:tc>
        <w:tc>
          <w:tcPr>
            <w:tcW w:w="540" w:type="dxa"/>
          </w:tcPr>
          <w:p w14:paraId="3369E995" w14:textId="6328FD5B" w:rsidR="001001FA" w:rsidRPr="001001FA" w:rsidDel="00A975C8" w:rsidRDefault="001001FA">
            <w:pPr>
              <w:pStyle w:val="par2"/>
              <w:rPr>
                <w:del w:id="228" w:author="Rascon Arana, Maria" w:date="2026-08-12T10:35:00Z" w16du:dateUtc="2026-08-12T16:35:00Z"/>
                <w:sz w:val="18"/>
                <w:szCs w:val="22"/>
              </w:rPr>
              <w:pPrChange w:id="229" w:author="Rascon Arana, Maria" w:date="2026-08-12T10:35:00Z" w16du:dateUtc="2026-08-12T16:35:00Z">
                <w:pPr>
                  <w:pStyle w:val="par3"/>
                  <w:spacing w:before="0"/>
                  <w:ind w:left="0" w:firstLine="0"/>
                </w:pPr>
              </w:pPrChange>
            </w:pPr>
            <w:del w:id="230" w:author="Rascon Arana, Maria" w:date="2026-08-12T10:35:00Z" w16du:dateUtc="2026-08-12T16:35:00Z">
              <w:r w:rsidDel="00A975C8">
                <w:rPr>
                  <w:sz w:val="18"/>
                  <w:szCs w:val="22"/>
                </w:rPr>
                <w:delText>6.5</w:delText>
              </w:r>
            </w:del>
          </w:p>
        </w:tc>
        <w:tc>
          <w:tcPr>
            <w:tcW w:w="2350" w:type="dxa"/>
          </w:tcPr>
          <w:p w14:paraId="0132C32A" w14:textId="48835CCC" w:rsidR="001001FA" w:rsidRPr="001001FA" w:rsidDel="00A975C8" w:rsidRDefault="001001FA">
            <w:pPr>
              <w:pStyle w:val="par2"/>
              <w:rPr>
                <w:del w:id="231" w:author="Rascon Arana, Maria" w:date="2026-08-12T10:35:00Z" w16du:dateUtc="2026-08-12T16:35:00Z"/>
                <w:sz w:val="18"/>
                <w:szCs w:val="22"/>
              </w:rPr>
              <w:pPrChange w:id="232" w:author="Rascon Arana, Maria" w:date="2026-08-12T10:35:00Z" w16du:dateUtc="2026-08-12T16:35:00Z">
                <w:pPr>
                  <w:pStyle w:val="par3"/>
                  <w:spacing w:before="0"/>
                  <w:ind w:left="0" w:firstLine="0"/>
                </w:pPr>
              </w:pPrChange>
            </w:pPr>
            <w:del w:id="233" w:author="Rascon Arana, Maria" w:date="2026-08-12T10:35:00Z" w16du:dateUtc="2026-08-12T16:35:00Z">
              <w:r w:rsidDel="00A975C8">
                <w:rPr>
                  <w:sz w:val="18"/>
                  <w:szCs w:val="22"/>
                </w:rPr>
                <w:delText>200</w:delText>
              </w:r>
            </w:del>
          </w:p>
        </w:tc>
      </w:tr>
      <w:tr w:rsidR="001001FA" w:rsidDel="00A975C8" w14:paraId="1BD6BD85" w14:textId="64F6F9DB" w:rsidTr="0028724D">
        <w:trPr>
          <w:del w:id="234" w:author="Rascon Arana, Maria" w:date="2026-08-12T10:35:00Z"/>
        </w:trPr>
        <w:tc>
          <w:tcPr>
            <w:tcW w:w="4300" w:type="dxa"/>
          </w:tcPr>
          <w:p w14:paraId="277C02AA" w14:textId="3222A5D2" w:rsidR="001001FA" w:rsidRPr="001001FA" w:rsidDel="00A975C8" w:rsidRDefault="001001FA">
            <w:pPr>
              <w:pStyle w:val="par2"/>
              <w:rPr>
                <w:del w:id="235" w:author="Rascon Arana, Maria" w:date="2026-08-12T10:35:00Z" w16du:dateUtc="2026-08-12T16:35:00Z"/>
                <w:sz w:val="18"/>
                <w:szCs w:val="22"/>
              </w:rPr>
              <w:pPrChange w:id="236" w:author="Rascon Arana, Maria" w:date="2026-08-12T10:35:00Z" w16du:dateUtc="2026-08-12T16:35:00Z">
                <w:pPr>
                  <w:pStyle w:val="par3"/>
                  <w:spacing w:before="0"/>
                  <w:ind w:left="0" w:firstLine="0"/>
                </w:pPr>
              </w:pPrChange>
            </w:pPr>
            <w:del w:id="237" w:author="Rascon Arana, Maria" w:date="2026-08-12T10:35:00Z" w16du:dateUtc="2026-08-12T16:35:00Z">
              <w:r w:rsidRPr="001001FA" w:rsidDel="00A975C8">
                <w:rPr>
                  <w:sz w:val="18"/>
                  <w:szCs w:val="22"/>
                </w:rPr>
                <w:delText>Hairstyling</w:delText>
              </w:r>
            </w:del>
          </w:p>
        </w:tc>
        <w:tc>
          <w:tcPr>
            <w:tcW w:w="540" w:type="dxa"/>
          </w:tcPr>
          <w:p w14:paraId="5B7F0B29" w14:textId="189BAED6" w:rsidR="001001FA" w:rsidRPr="001001FA" w:rsidDel="00A975C8" w:rsidRDefault="001001FA">
            <w:pPr>
              <w:pStyle w:val="par2"/>
              <w:rPr>
                <w:del w:id="238" w:author="Rascon Arana, Maria" w:date="2026-08-12T10:35:00Z" w16du:dateUtc="2026-08-12T16:35:00Z"/>
                <w:sz w:val="18"/>
                <w:szCs w:val="22"/>
              </w:rPr>
              <w:pPrChange w:id="239" w:author="Rascon Arana, Maria" w:date="2026-08-12T10:35:00Z" w16du:dateUtc="2026-08-12T16:35:00Z">
                <w:pPr>
                  <w:pStyle w:val="par3"/>
                  <w:spacing w:before="0"/>
                  <w:ind w:left="0" w:firstLine="0"/>
                </w:pPr>
              </w:pPrChange>
            </w:pPr>
            <w:del w:id="240" w:author="Rascon Arana, Maria" w:date="2026-08-12T10:35:00Z" w16du:dateUtc="2026-08-12T16:35:00Z">
              <w:r w:rsidDel="00A975C8">
                <w:rPr>
                  <w:sz w:val="18"/>
                  <w:szCs w:val="22"/>
                </w:rPr>
                <w:delText>5.8</w:delText>
              </w:r>
            </w:del>
          </w:p>
        </w:tc>
        <w:tc>
          <w:tcPr>
            <w:tcW w:w="2350" w:type="dxa"/>
          </w:tcPr>
          <w:p w14:paraId="33DC0C75" w14:textId="3798335B" w:rsidR="001001FA" w:rsidRPr="001001FA" w:rsidDel="00A975C8" w:rsidRDefault="001001FA">
            <w:pPr>
              <w:pStyle w:val="par2"/>
              <w:rPr>
                <w:del w:id="241" w:author="Rascon Arana, Maria" w:date="2026-08-12T10:35:00Z" w16du:dateUtc="2026-08-12T16:35:00Z"/>
                <w:sz w:val="18"/>
                <w:szCs w:val="22"/>
              </w:rPr>
              <w:pPrChange w:id="242" w:author="Rascon Arana, Maria" w:date="2026-08-12T10:35:00Z" w16du:dateUtc="2026-08-12T16:35:00Z">
                <w:pPr>
                  <w:pStyle w:val="par3"/>
                  <w:spacing w:before="0"/>
                  <w:ind w:left="0" w:firstLine="0"/>
                </w:pPr>
              </w:pPrChange>
            </w:pPr>
            <w:del w:id="243" w:author="Rascon Arana, Maria" w:date="2026-08-12T10:35:00Z" w16du:dateUtc="2026-08-12T16:35:00Z">
              <w:r w:rsidDel="00A975C8">
                <w:rPr>
                  <w:sz w:val="18"/>
                  <w:szCs w:val="22"/>
                </w:rPr>
                <w:delText>175</w:delText>
              </w:r>
            </w:del>
          </w:p>
        </w:tc>
      </w:tr>
      <w:tr w:rsidR="001001FA" w:rsidDel="00A975C8" w14:paraId="2F51DB7C" w14:textId="61D6ACD1" w:rsidTr="0028724D">
        <w:trPr>
          <w:del w:id="244" w:author="Rascon Arana, Maria" w:date="2026-08-12T10:35:00Z"/>
        </w:trPr>
        <w:tc>
          <w:tcPr>
            <w:tcW w:w="4300" w:type="dxa"/>
          </w:tcPr>
          <w:p w14:paraId="18316911" w14:textId="2765FD1D" w:rsidR="001001FA" w:rsidRPr="001001FA" w:rsidDel="00A975C8" w:rsidRDefault="001001FA">
            <w:pPr>
              <w:pStyle w:val="par2"/>
              <w:rPr>
                <w:del w:id="245" w:author="Rascon Arana, Maria" w:date="2026-08-12T10:35:00Z" w16du:dateUtc="2026-08-12T16:35:00Z"/>
                <w:sz w:val="18"/>
                <w:szCs w:val="22"/>
              </w:rPr>
              <w:pPrChange w:id="246" w:author="Rascon Arana, Maria" w:date="2026-08-12T10:35:00Z" w16du:dateUtc="2026-08-12T16:35:00Z">
                <w:pPr>
                  <w:pStyle w:val="par3"/>
                  <w:spacing w:before="0"/>
                  <w:ind w:left="0" w:firstLine="0"/>
                </w:pPr>
              </w:pPrChange>
            </w:pPr>
            <w:del w:id="247" w:author="Rascon Arana, Maria" w:date="2026-08-12T10:35:00Z" w16du:dateUtc="2026-08-12T16:35:00Z">
              <w:r w:rsidRPr="001001FA" w:rsidDel="00A975C8">
                <w:rPr>
                  <w:sz w:val="18"/>
                  <w:szCs w:val="22"/>
                </w:rPr>
                <w:delText>Chemical Texture Services</w:delText>
              </w:r>
            </w:del>
          </w:p>
        </w:tc>
        <w:tc>
          <w:tcPr>
            <w:tcW w:w="540" w:type="dxa"/>
          </w:tcPr>
          <w:p w14:paraId="3A986B2C" w14:textId="78222BE5" w:rsidR="001001FA" w:rsidRPr="001001FA" w:rsidDel="00A975C8" w:rsidRDefault="001001FA">
            <w:pPr>
              <w:pStyle w:val="par2"/>
              <w:rPr>
                <w:del w:id="248" w:author="Rascon Arana, Maria" w:date="2026-08-12T10:35:00Z" w16du:dateUtc="2026-08-12T16:35:00Z"/>
                <w:sz w:val="18"/>
                <w:szCs w:val="22"/>
              </w:rPr>
              <w:pPrChange w:id="249" w:author="Rascon Arana, Maria" w:date="2026-08-12T10:35:00Z" w16du:dateUtc="2026-08-12T16:35:00Z">
                <w:pPr>
                  <w:pStyle w:val="par3"/>
                  <w:spacing w:before="0"/>
                  <w:ind w:left="0" w:firstLine="0"/>
                </w:pPr>
              </w:pPrChange>
            </w:pPr>
            <w:del w:id="250" w:author="Rascon Arana, Maria" w:date="2026-08-12T10:35:00Z" w16du:dateUtc="2026-08-12T16:35:00Z">
              <w:r w:rsidDel="00A975C8">
                <w:rPr>
                  <w:sz w:val="18"/>
                  <w:szCs w:val="22"/>
                </w:rPr>
                <w:delText>3.5</w:delText>
              </w:r>
            </w:del>
          </w:p>
        </w:tc>
        <w:tc>
          <w:tcPr>
            <w:tcW w:w="2350" w:type="dxa"/>
          </w:tcPr>
          <w:p w14:paraId="04544118" w14:textId="200B054A" w:rsidR="001001FA" w:rsidRPr="001001FA" w:rsidDel="00A975C8" w:rsidRDefault="001001FA">
            <w:pPr>
              <w:pStyle w:val="par2"/>
              <w:rPr>
                <w:del w:id="251" w:author="Rascon Arana, Maria" w:date="2026-08-12T10:35:00Z" w16du:dateUtc="2026-08-12T16:35:00Z"/>
                <w:sz w:val="18"/>
                <w:szCs w:val="22"/>
              </w:rPr>
              <w:pPrChange w:id="252" w:author="Rascon Arana, Maria" w:date="2026-08-12T10:35:00Z" w16du:dateUtc="2026-08-12T16:35:00Z">
                <w:pPr>
                  <w:pStyle w:val="par3"/>
                  <w:spacing w:before="0"/>
                  <w:ind w:left="0" w:firstLine="0"/>
                </w:pPr>
              </w:pPrChange>
            </w:pPr>
            <w:del w:id="253" w:author="Rascon Arana, Maria" w:date="2026-08-12T10:35:00Z" w16du:dateUtc="2026-08-12T16:35:00Z">
              <w:r w:rsidDel="00A975C8">
                <w:rPr>
                  <w:sz w:val="18"/>
                  <w:szCs w:val="22"/>
                </w:rPr>
                <w:delText>100</w:delText>
              </w:r>
            </w:del>
          </w:p>
        </w:tc>
      </w:tr>
      <w:tr w:rsidR="001001FA" w:rsidDel="00A975C8" w14:paraId="695299BB" w14:textId="55C0B309" w:rsidTr="0028724D">
        <w:trPr>
          <w:del w:id="254" w:author="Rascon Arana, Maria" w:date="2026-08-12T10:35:00Z"/>
        </w:trPr>
        <w:tc>
          <w:tcPr>
            <w:tcW w:w="4300" w:type="dxa"/>
          </w:tcPr>
          <w:p w14:paraId="725DEC80" w14:textId="2BC1D4A2" w:rsidR="001001FA" w:rsidRPr="001001FA" w:rsidDel="00A975C8" w:rsidRDefault="001001FA">
            <w:pPr>
              <w:pStyle w:val="par2"/>
              <w:rPr>
                <w:del w:id="255" w:author="Rascon Arana, Maria" w:date="2026-08-12T10:35:00Z" w16du:dateUtc="2026-08-12T16:35:00Z"/>
                <w:sz w:val="18"/>
                <w:szCs w:val="22"/>
              </w:rPr>
              <w:pPrChange w:id="256" w:author="Rascon Arana, Maria" w:date="2026-08-12T10:35:00Z" w16du:dateUtc="2026-08-12T16:35:00Z">
                <w:pPr>
                  <w:pStyle w:val="par3"/>
                  <w:spacing w:before="0"/>
                  <w:ind w:left="0" w:firstLine="0"/>
                </w:pPr>
              </w:pPrChange>
            </w:pPr>
            <w:del w:id="257" w:author="Rascon Arana, Maria" w:date="2026-08-12T10:35:00Z" w16du:dateUtc="2026-08-12T16:35:00Z">
              <w:r w:rsidRPr="001001FA" w:rsidDel="00A975C8">
                <w:rPr>
                  <w:sz w:val="18"/>
                  <w:szCs w:val="22"/>
                </w:rPr>
                <w:delText>Manicuring &amp; Pedicuring</w:delText>
              </w:r>
            </w:del>
          </w:p>
        </w:tc>
        <w:tc>
          <w:tcPr>
            <w:tcW w:w="540" w:type="dxa"/>
          </w:tcPr>
          <w:p w14:paraId="1846DD25" w14:textId="1AEF2DC9" w:rsidR="001001FA" w:rsidRPr="001001FA" w:rsidDel="00A975C8" w:rsidRDefault="001001FA">
            <w:pPr>
              <w:pStyle w:val="par2"/>
              <w:rPr>
                <w:del w:id="258" w:author="Rascon Arana, Maria" w:date="2026-08-12T10:35:00Z" w16du:dateUtc="2026-08-12T16:35:00Z"/>
                <w:sz w:val="18"/>
                <w:szCs w:val="22"/>
              </w:rPr>
              <w:pPrChange w:id="259" w:author="Rascon Arana, Maria" w:date="2026-08-12T10:35:00Z" w16du:dateUtc="2026-08-12T16:35:00Z">
                <w:pPr>
                  <w:pStyle w:val="par3"/>
                  <w:spacing w:before="0"/>
                  <w:ind w:left="0" w:firstLine="0"/>
                </w:pPr>
              </w:pPrChange>
            </w:pPr>
            <w:del w:id="260" w:author="Rascon Arana, Maria" w:date="2026-08-12T10:35:00Z" w16du:dateUtc="2026-08-12T16:35:00Z">
              <w:r w:rsidDel="00A975C8">
                <w:rPr>
                  <w:sz w:val="18"/>
                  <w:szCs w:val="22"/>
                </w:rPr>
                <w:delText>5.8</w:delText>
              </w:r>
            </w:del>
          </w:p>
        </w:tc>
        <w:tc>
          <w:tcPr>
            <w:tcW w:w="2350" w:type="dxa"/>
          </w:tcPr>
          <w:p w14:paraId="719E849E" w14:textId="24B1D838" w:rsidR="001001FA" w:rsidRPr="001001FA" w:rsidDel="00A975C8" w:rsidRDefault="001001FA">
            <w:pPr>
              <w:pStyle w:val="par2"/>
              <w:rPr>
                <w:del w:id="261" w:author="Rascon Arana, Maria" w:date="2026-08-12T10:35:00Z" w16du:dateUtc="2026-08-12T16:35:00Z"/>
                <w:sz w:val="18"/>
                <w:szCs w:val="22"/>
              </w:rPr>
              <w:pPrChange w:id="262" w:author="Rascon Arana, Maria" w:date="2026-08-12T10:35:00Z" w16du:dateUtc="2026-08-12T16:35:00Z">
                <w:pPr>
                  <w:pStyle w:val="par3"/>
                  <w:spacing w:before="0"/>
                  <w:ind w:left="0" w:firstLine="0"/>
                </w:pPr>
              </w:pPrChange>
            </w:pPr>
            <w:del w:id="263" w:author="Rascon Arana, Maria" w:date="2026-08-12T10:35:00Z" w16du:dateUtc="2026-08-12T16:35:00Z">
              <w:r w:rsidDel="00A975C8">
                <w:rPr>
                  <w:sz w:val="18"/>
                  <w:szCs w:val="22"/>
                </w:rPr>
                <w:delText>175</w:delText>
              </w:r>
            </w:del>
          </w:p>
        </w:tc>
      </w:tr>
      <w:tr w:rsidR="001001FA" w:rsidDel="00A975C8" w14:paraId="1AAF7E17" w14:textId="28E5417E" w:rsidTr="0028724D">
        <w:trPr>
          <w:del w:id="264" w:author="Rascon Arana, Maria" w:date="2026-08-12T10:35:00Z"/>
        </w:trPr>
        <w:tc>
          <w:tcPr>
            <w:tcW w:w="4300" w:type="dxa"/>
          </w:tcPr>
          <w:p w14:paraId="20E09059" w14:textId="3127EB5F" w:rsidR="001001FA" w:rsidRPr="001001FA" w:rsidDel="00A975C8" w:rsidRDefault="001001FA">
            <w:pPr>
              <w:pStyle w:val="par2"/>
              <w:rPr>
                <w:del w:id="265" w:author="Rascon Arana, Maria" w:date="2026-08-12T10:35:00Z" w16du:dateUtc="2026-08-12T16:35:00Z"/>
                <w:sz w:val="18"/>
                <w:szCs w:val="22"/>
              </w:rPr>
              <w:pPrChange w:id="266" w:author="Rascon Arana, Maria" w:date="2026-08-12T10:35:00Z" w16du:dateUtc="2026-08-12T16:35:00Z">
                <w:pPr>
                  <w:pStyle w:val="par3"/>
                  <w:spacing w:before="0"/>
                  <w:ind w:left="0" w:firstLine="0"/>
                </w:pPr>
              </w:pPrChange>
            </w:pPr>
            <w:del w:id="267" w:author="Rascon Arana, Maria" w:date="2026-08-12T10:35:00Z" w16du:dateUtc="2026-08-12T16:35:00Z">
              <w:r w:rsidRPr="001001FA" w:rsidDel="00A975C8">
                <w:rPr>
                  <w:sz w:val="18"/>
                  <w:szCs w:val="22"/>
                </w:rPr>
                <w:delText>Application of Artificial Nails</w:delText>
              </w:r>
            </w:del>
          </w:p>
        </w:tc>
        <w:tc>
          <w:tcPr>
            <w:tcW w:w="540" w:type="dxa"/>
          </w:tcPr>
          <w:p w14:paraId="620E7202" w14:textId="5AF29E92" w:rsidR="001001FA" w:rsidRPr="001001FA" w:rsidDel="00A975C8" w:rsidRDefault="001001FA">
            <w:pPr>
              <w:pStyle w:val="par2"/>
              <w:rPr>
                <w:del w:id="268" w:author="Rascon Arana, Maria" w:date="2026-08-12T10:35:00Z" w16du:dateUtc="2026-08-12T16:35:00Z"/>
                <w:sz w:val="18"/>
                <w:szCs w:val="22"/>
              </w:rPr>
              <w:pPrChange w:id="269" w:author="Rascon Arana, Maria" w:date="2026-08-12T10:35:00Z" w16du:dateUtc="2026-08-12T16:35:00Z">
                <w:pPr>
                  <w:pStyle w:val="par3"/>
                  <w:spacing w:before="0"/>
                  <w:ind w:left="0" w:firstLine="0"/>
                </w:pPr>
              </w:pPrChange>
            </w:pPr>
            <w:del w:id="270" w:author="Rascon Arana, Maria" w:date="2026-08-12T10:35:00Z" w16du:dateUtc="2026-08-12T16:35:00Z">
              <w:r w:rsidDel="00A975C8">
                <w:rPr>
                  <w:sz w:val="18"/>
                  <w:szCs w:val="22"/>
                </w:rPr>
                <w:delText>4.2</w:delText>
              </w:r>
            </w:del>
          </w:p>
        </w:tc>
        <w:tc>
          <w:tcPr>
            <w:tcW w:w="2350" w:type="dxa"/>
          </w:tcPr>
          <w:p w14:paraId="5F38A219" w14:textId="08AE7C5A" w:rsidR="001001FA" w:rsidRPr="001001FA" w:rsidDel="00A975C8" w:rsidRDefault="001001FA">
            <w:pPr>
              <w:pStyle w:val="par2"/>
              <w:rPr>
                <w:del w:id="271" w:author="Rascon Arana, Maria" w:date="2026-08-12T10:35:00Z" w16du:dateUtc="2026-08-12T16:35:00Z"/>
                <w:sz w:val="18"/>
                <w:szCs w:val="22"/>
              </w:rPr>
              <w:pPrChange w:id="272" w:author="Rascon Arana, Maria" w:date="2026-08-12T10:35:00Z" w16du:dateUtc="2026-08-12T16:35:00Z">
                <w:pPr>
                  <w:pStyle w:val="par3"/>
                  <w:spacing w:before="0"/>
                  <w:ind w:left="0" w:firstLine="0"/>
                </w:pPr>
              </w:pPrChange>
            </w:pPr>
            <w:del w:id="273" w:author="Rascon Arana, Maria" w:date="2026-08-12T10:35:00Z" w16du:dateUtc="2026-08-12T16:35:00Z">
              <w:r w:rsidDel="00A975C8">
                <w:rPr>
                  <w:sz w:val="18"/>
                  <w:szCs w:val="22"/>
                </w:rPr>
                <w:delText>125</w:delText>
              </w:r>
            </w:del>
          </w:p>
        </w:tc>
      </w:tr>
      <w:tr w:rsidR="001001FA" w:rsidDel="00A975C8" w14:paraId="4FEB6F59" w14:textId="65A8A68E" w:rsidTr="0028724D">
        <w:trPr>
          <w:del w:id="274" w:author="Rascon Arana, Maria" w:date="2026-08-12T10:35:00Z"/>
        </w:trPr>
        <w:tc>
          <w:tcPr>
            <w:tcW w:w="4300" w:type="dxa"/>
          </w:tcPr>
          <w:p w14:paraId="5984E623" w14:textId="0598A5A9" w:rsidR="001001FA" w:rsidRPr="001001FA" w:rsidDel="00A975C8" w:rsidRDefault="001001FA">
            <w:pPr>
              <w:pStyle w:val="par2"/>
              <w:rPr>
                <w:del w:id="275" w:author="Rascon Arana, Maria" w:date="2026-08-12T10:35:00Z" w16du:dateUtc="2026-08-12T16:35:00Z"/>
                <w:sz w:val="18"/>
                <w:szCs w:val="22"/>
              </w:rPr>
              <w:pPrChange w:id="276" w:author="Rascon Arana, Maria" w:date="2026-08-12T10:35:00Z" w16du:dateUtc="2026-08-12T16:35:00Z">
                <w:pPr>
                  <w:pStyle w:val="par3"/>
                  <w:spacing w:before="0"/>
                  <w:ind w:left="0" w:firstLine="0"/>
                </w:pPr>
              </w:pPrChange>
            </w:pPr>
            <w:del w:id="277" w:author="Rascon Arana, Maria" w:date="2026-08-12T10:35:00Z" w16du:dateUtc="2026-08-12T16:35:00Z">
              <w:r w:rsidRPr="001001FA" w:rsidDel="00A975C8">
                <w:rPr>
                  <w:sz w:val="18"/>
                  <w:szCs w:val="22"/>
                </w:rPr>
                <w:delText>Facials &amp; Skin care</w:delText>
              </w:r>
            </w:del>
          </w:p>
        </w:tc>
        <w:tc>
          <w:tcPr>
            <w:tcW w:w="540" w:type="dxa"/>
          </w:tcPr>
          <w:p w14:paraId="5A7DA5E1" w14:textId="50CBDDD1" w:rsidR="001001FA" w:rsidRPr="001001FA" w:rsidDel="00A975C8" w:rsidRDefault="001001FA">
            <w:pPr>
              <w:pStyle w:val="par2"/>
              <w:rPr>
                <w:del w:id="278" w:author="Rascon Arana, Maria" w:date="2026-08-12T10:35:00Z" w16du:dateUtc="2026-08-12T16:35:00Z"/>
                <w:sz w:val="18"/>
                <w:szCs w:val="22"/>
              </w:rPr>
              <w:pPrChange w:id="279" w:author="Rascon Arana, Maria" w:date="2026-08-12T10:35:00Z" w16du:dateUtc="2026-08-12T16:35:00Z">
                <w:pPr>
                  <w:pStyle w:val="par3"/>
                  <w:spacing w:before="0"/>
                  <w:ind w:left="0" w:firstLine="0"/>
                </w:pPr>
              </w:pPrChange>
            </w:pPr>
            <w:del w:id="280" w:author="Rascon Arana, Maria" w:date="2026-08-12T10:35:00Z" w16du:dateUtc="2026-08-12T16:35:00Z">
              <w:r w:rsidDel="00A975C8">
                <w:rPr>
                  <w:sz w:val="18"/>
                  <w:szCs w:val="22"/>
                </w:rPr>
                <w:delText>5.8</w:delText>
              </w:r>
            </w:del>
          </w:p>
        </w:tc>
        <w:tc>
          <w:tcPr>
            <w:tcW w:w="2350" w:type="dxa"/>
          </w:tcPr>
          <w:p w14:paraId="2151886D" w14:textId="60B6F382" w:rsidR="001001FA" w:rsidRPr="001001FA" w:rsidDel="00A975C8" w:rsidRDefault="001001FA">
            <w:pPr>
              <w:pStyle w:val="par2"/>
              <w:rPr>
                <w:del w:id="281" w:author="Rascon Arana, Maria" w:date="2026-08-12T10:35:00Z" w16du:dateUtc="2026-08-12T16:35:00Z"/>
                <w:sz w:val="18"/>
                <w:szCs w:val="22"/>
              </w:rPr>
              <w:pPrChange w:id="282" w:author="Rascon Arana, Maria" w:date="2026-08-12T10:35:00Z" w16du:dateUtc="2026-08-12T16:35:00Z">
                <w:pPr>
                  <w:pStyle w:val="par3"/>
                  <w:spacing w:before="0"/>
                  <w:ind w:left="0" w:firstLine="0"/>
                </w:pPr>
              </w:pPrChange>
            </w:pPr>
            <w:del w:id="283" w:author="Rascon Arana, Maria" w:date="2026-08-12T10:35:00Z" w16du:dateUtc="2026-08-12T16:35:00Z">
              <w:r w:rsidDel="00A975C8">
                <w:rPr>
                  <w:sz w:val="18"/>
                  <w:szCs w:val="22"/>
                </w:rPr>
                <w:delText>175</w:delText>
              </w:r>
            </w:del>
          </w:p>
        </w:tc>
      </w:tr>
      <w:tr w:rsidR="001001FA" w:rsidDel="00A975C8" w14:paraId="7576EAB8" w14:textId="0700CB0A" w:rsidTr="0028724D">
        <w:trPr>
          <w:del w:id="284" w:author="Rascon Arana, Maria" w:date="2026-08-12T10:35:00Z"/>
        </w:trPr>
        <w:tc>
          <w:tcPr>
            <w:tcW w:w="4300" w:type="dxa"/>
          </w:tcPr>
          <w:p w14:paraId="161B9A8D" w14:textId="36A08BEA" w:rsidR="001001FA" w:rsidRPr="001001FA" w:rsidDel="00A975C8" w:rsidRDefault="001001FA">
            <w:pPr>
              <w:pStyle w:val="par2"/>
              <w:rPr>
                <w:del w:id="285" w:author="Rascon Arana, Maria" w:date="2026-08-12T10:35:00Z" w16du:dateUtc="2026-08-12T16:35:00Z"/>
                <w:sz w:val="18"/>
                <w:szCs w:val="22"/>
              </w:rPr>
              <w:pPrChange w:id="286" w:author="Rascon Arana, Maria" w:date="2026-08-12T10:35:00Z" w16du:dateUtc="2026-08-12T16:35:00Z">
                <w:pPr>
                  <w:pStyle w:val="par3"/>
                  <w:spacing w:before="0"/>
                  <w:ind w:left="0" w:firstLine="0"/>
                </w:pPr>
              </w:pPrChange>
            </w:pPr>
            <w:del w:id="287" w:author="Rascon Arana, Maria" w:date="2026-08-12T10:35:00Z" w16du:dateUtc="2026-08-12T16:35:00Z">
              <w:r w:rsidRPr="001001FA" w:rsidDel="00A975C8">
                <w:rPr>
                  <w:sz w:val="18"/>
                  <w:szCs w:val="22"/>
                </w:rPr>
                <w:delText>Facial Makeup</w:delText>
              </w:r>
            </w:del>
          </w:p>
        </w:tc>
        <w:tc>
          <w:tcPr>
            <w:tcW w:w="540" w:type="dxa"/>
          </w:tcPr>
          <w:p w14:paraId="3C04D84F" w14:textId="385C573D" w:rsidR="001001FA" w:rsidRPr="001001FA" w:rsidDel="00A975C8" w:rsidRDefault="001001FA">
            <w:pPr>
              <w:pStyle w:val="par2"/>
              <w:rPr>
                <w:del w:id="288" w:author="Rascon Arana, Maria" w:date="2026-08-12T10:35:00Z" w16du:dateUtc="2026-08-12T16:35:00Z"/>
                <w:sz w:val="18"/>
                <w:szCs w:val="22"/>
              </w:rPr>
              <w:pPrChange w:id="289" w:author="Rascon Arana, Maria" w:date="2026-08-12T10:35:00Z" w16du:dateUtc="2026-08-12T16:35:00Z">
                <w:pPr>
                  <w:pStyle w:val="par3"/>
                  <w:spacing w:before="0"/>
                  <w:ind w:left="0" w:firstLine="0"/>
                </w:pPr>
              </w:pPrChange>
            </w:pPr>
            <w:del w:id="290" w:author="Rascon Arana, Maria" w:date="2026-08-12T10:35:00Z" w16du:dateUtc="2026-08-12T16:35:00Z">
              <w:r w:rsidDel="00A975C8">
                <w:rPr>
                  <w:sz w:val="18"/>
                  <w:szCs w:val="22"/>
                </w:rPr>
                <w:delText>1</w:delText>
              </w:r>
            </w:del>
          </w:p>
        </w:tc>
        <w:tc>
          <w:tcPr>
            <w:tcW w:w="2350" w:type="dxa"/>
          </w:tcPr>
          <w:p w14:paraId="20EB144F" w14:textId="08462B89" w:rsidR="001001FA" w:rsidRPr="001001FA" w:rsidDel="00A975C8" w:rsidRDefault="001001FA">
            <w:pPr>
              <w:pStyle w:val="par2"/>
              <w:rPr>
                <w:del w:id="291" w:author="Rascon Arana, Maria" w:date="2026-08-12T10:35:00Z" w16du:dateUtc="2026-08-12T16:35:00Z"/>
                <w:sz w:val="18"/>
                <w:szCs w:val="22"/>
              </w:rPr>
              <w:pPrChange w:id="292" w:author="Rascon Arana, Maria" w:date="2026-08-12T10:35:00Z" w16du:dateUtc="2026-08-12T16:35:00Z">
                <w:pPr>
                  <w:pStyle w:val="par3"/>
                  <w:spacing w:before="0"/>
                  <w:ind w:left="0" w:firstLine="0"/>
                </w:pPr>
              </w:pPrChange>
            </w:pPr>
            <w:del w:id="293" w:author="Rascon Arana, Maria" w:date="2026-08-12T10:35:00Z" w16du:dateUtc="2026-08-12T16:35:00Z">
              <w:r w:rsidDel="00A975C8">
                <w:rPr>
                  <w:sz w:val="18"/>
                  <w:szCs w:val="22"/>
                </w:rPr>
                <w:delText>25</w:delText>
              </w:r>
            </w:del>
          </w:p>
        </w:tc>
      </w:tr>
      <w:tr w:rsidR="001001FA" w:rsidDel="00A975C8" w14:paraId="33108DC9" w14:textId="616D662F" w:rsidTr="0028724D">
        <w:trPr>
          <w:del w:id="294" w:author="Rascon Arana, Maria" w:date="2026-08-12T10:35:00Z"/>
        </w:trPr>
        <w:tc>
          <w:tcPr>
            <w:tcW w:w="4300" w:type="dxa"/>
          </w:tcPr>
          <w:p w14:paraId="6E1794BE" w14:textId="14CB7389" w:rsidR="001001FA" w:rsidRPr="001001FA" w:rsidDel="00A975C8" w:rsidRDefault="001001FA">
            <w:pPr>
              <w:pStyle w:val="par2"/>
              <w:rPr>
                <w:del w:id="295" w:author="Rascon Arana, Maria" w:date="2026-08-12T10:35:00Z" w16du:dateUtc="2026-08-12T16:35:00Z"/>
                <w:sz w:val="18"/>
                <w:szCs w:val="22"/>
              </w:rPr>
              <w:pPrChange w:id="296" w:author="Rascon Arana, Maria" w:date="2026-08-12T10:35:00Z" w16du:dateUtc="2026-08-12T16:35:00Z">
                <w:pPr>
                  <w:pStyle w:val="par3"/>
                  <w:spacing w:before="0"/>
                  <w:ind w:left="0" w:firstLine="0"/>
                </w:pPr>
              </w:pPrChange>
            </w:pPr>
            <w:del w:id="297" w:author="Rascon Arana, Maria" w:date="2026-08-12T10:35:00Z" w16du:dateUtc="2026-08-12T16:35:00Z">
              <w:r w:rsidRPr="001001FA" w:rsidDel="00A975C8">
                <w:rPr>
                  <w:sz w:val="18"/>
                  <w:szCs w:val="22"/>
                </w:rPr>
                <w:delText>Hair Removal</w:delText>
              </w:r>
            </w:del>
          </w:p>
        </w:tc>
        <w:tc>
          <w:tcPr>
            <w:tcW w:w="540" w:type="dxa"/>
          </w:tcPr>
          <w:p w14:paraId="19B23FA0" w14:textId="3DAB0D3A" w:rsidR="001001FA" w:rsidRPr="001001FA" w:rsidDel="00A975C8" w:rsidRDefault="001001FA">
            <w:pPr>
              <w:pStyle w:val="par2"/>
              <w:rPr>
                <w:del w:id="298" w:author="Rascon Arana, Maria" w:date="2026-08-12T10:35:00Z" w16du:dateUtc="2026-08-12T16:35:00Z"/>
                <w:sz w:val="18"/>
                <w:szCs w:val="22"/>
              </w:rPr>
              <w:pPrChange w:id="299" w:author="Rascon Arana, Maria" w:date="2026-08-12T10:35:00Z" w16du:dateUtc="2026-08-12T16:35:00Z">
                <w:pPr>
                  <w:pStyle w:val="par3"/>
                  <w:spacing w:before="0"/>
                  <w:ind w:left="0" w:firstLine="0"/>
                </w:pPr>
              </w:pPrChange>
            </w:pPr>
            <w:del w:id="300" w:author="Rascon Arana, Maria" w:date="2026-08-12T10:35:00Z" w16du:dateUtc="2026-08-12T16:35:00Z">
              <w:r w:rsidDel="00A975C8">
                <w:rPr>
                  <w:sz w:val="18"/>
                  <w:szCs w:val="22"/>
                </w:rPr>
                <w:delText>2.5</w:delText>
              </w:r>
            </w:del>
          </w:p>
        </w:tc>
        <w:tc>
          <w:tcPr>
            <w:tcW w:w="2350" w:type="dxa"/>
          </w:tcPr>
          <w:p w14:paraId="663FA7AD" w14:textId="0982290C" w:rsidR="001001FA" w:rsidRPr="001001FA" w:rsidDel="00A975C8" w:rsidRDefault="001001FA">
            <w:pPr>
              <w:pStyle w:val="par2"/>
              <w:rPr>
                <w:del w:id="301" w:author="Rascon Arana, Maria" w:date="2026-08-12T10:35:00Z" w16du:dateUtc="2026-08-12T16:35:00Z"/>
                <w:sz w:val="18"/>
                <w:szCs w:val="22"/>
              </w:rPr>
              <w:pPrChange w:id="302" w:author="Rascon Arana, Maria" w:date="2026-08-12T10:35:00Z" w16du:dateUtc="2026-08-12T16:35:00Z">
                <w:pPr>
                  <w:pStyle w:val="par3"/>
                  <w:spacing w:before="0"/>
                  <w:ind w:left="0" w:firstLine="0"/>
                </w:pPr>
              </w:pPrChange>
            </w:pPr>
            <w:del w:id="303" w:author="Rascon Arana, Maria" w:date="2026-08-12T10:35:00Z" w16du:dateUtc="2026-08-12T16:35:00Z">
              <w:r w:rsidDel="00A975C8">
                <w:rPr>
                  <w:sz w:val="18"/>
                  <w:szCs w:val="22"/>
                </w:rPr>
                <w:delText>75</w:delText>
              </w:r>
            </w:del>
          </w:p>
        </w:tc>
      </w:tr>
      <w:tr w:rsidR="001001FA" w:rsidDel="00A975C8" w14:paraId="321A6AC3" w14:textId="1221A594" w:rsidTr="0028724D">
        <w:trPr>
          <w:del w:id="304" w:author="Rascon Arana, Maria" w:date="2026-08-12T10:35:00Z"/>
        </w:trPr>
        <w:tc>
          <w:tcPr>
            <w:tcW w:w="4300" w:type="dxa"/>
          </w:tcPr>
          <w:p w14:paraId="1D1C2E1D" w14:textId="42C828EE" w:rsidR="001001FA" w:rsidRPr="001001FA" w:rsidDel="00A975C8" w:rsidRDefault="001001FA">
            <w:pPr>
              <w:pStyle w:val="par2"/>
              <w:rPr>
                <w:del w:id="305" w:author="Rascon Arana, Maria" w:date="2026-08-12T10:35:00Z" w16du:dateUtc="2026-08-12T16:35:00Z"/>
                <w:sz w:val="18"/>
                <w:szCs w:val="22"/>
              </w:rPr>
              <w:pPrChange w:id="306" w:author="Rascon Arana, Maria" w:date="2026-08-12T10:35:00Z" w16du:dateUtc="2026-08-12T16:35:00Z">
                <w:pPr>
                  <w:pStyle w:val="par3"/>
                  <w:spacing w:before="0"/>
                  <w:ind w:left="0" w:firstLine="0"/>
                </w:pPr>
              </w:pPrChange>
            </w:pPr>
            <w:del w:id="307" w:author="Rascon Arana, Maria" w:date="2026-08-12T10:35:00Z" w16du:dateUtc="2026-08-12T16:35:00Z">
              <w:r w:rsidRPr="001001FA" w:rsidDel="00A975C8">
                <w:rPr>
                  <w:sz w:val="18"/>
                  <w:szCs w:val="22"/>
                </w:rPr>
                <w:delText>Law, Rules &amp; Regulations</w:delText>
              </w:r>
            </w:del>
          </w:p>
        </w:tc>
        <w:tc>
          <w:tcPr>
            <w:tcW w:w="540" w:type="dxa"/>
          </w:tcPr>
          <w:p w14:paraId="5D21DD0F" w14:textId="3B44E00D" w:rsidR="001001FA" w:rsidRPr="001001FA" w:rsidDel="00A975C8" w:rsidRDefault="001001FA">
            <w:pPr>
              <w:pStyle w:val="par2"/>
              <w:rPr>
                <w:del w:id="308" w:author="Rascon Arana, Maria" w:date="2026-08-12T10:35:00Z" w16du:dateUtc="2026-08-12T16:35:00Z"/>
                <w:sz w:val="18"/>
                <w:szCs w:val="22"/>
              </w:rPr>
              <w:pPrChange w:id="309" w:author="Rascon Arana, Maria" w:date="2026-08-12T10:35:00Z" w16du:dateUtc="2026-08-12T16:35:00Z">
                <w:pPr>
                  <w:pStyle w:val="par3"/>
                  <w:spacing w:before="0"/>
                  <w:ind w:left="0" w:firstLine="0"/>
                </w:pPr>
              </w:pPrChange>
            </w:pPr>
            <w:del w:id="310" w:author="Rascon Arana, Maria" w:date="2026-08-12T10:35:00Z" w16du:dateUtc="2026-08-12T16:35:00Z">
              <w:r w:rsidDel="00A975C8">
                <w:rPr>
                  <w:sz w:val="18"/>
                  <w:szCs w:val="22"/>
                </w:rPr>
                <w:delText>1</w:delText>
              </w:r>
            </w:del>
          </w:p>
        </w:tc>
        <w:tc>
          <w:tcPr>
            <w:tcW w:w="2350" w:type="dxa"/>
          </w:tcPr>
          <w:p w14:paraId="772A7012" w14:textId="241343ED" w:rsidR="001001FA" w:rsidRPr="001001FA" w:rsidDel="00A975C8" w:rsidRDefault="001001FA">
            <w:pPr>
              <w:pStyle w:val="par2"/>
              <w:rPr>
                <w:del w:id="311" w:author="Rascon Arana, Maria" w:date="2026-08-12T10:35:00Z" w16du:dateUtc="2026-08-12T16:35:00Z"/>
                <w:sz w:val="18"/>
                <w:szCs w:val="22"/>
              </w:rPr>
              <w:pPrChange w:id="312" w:author="Rascon Arana, Maria" w:date="2026-08-12T10:35:00Z" w16du:dateUtc="2026-08-12T16:35:00Z">
                <w:pPr>
                  <w:pStyle w:val="par3"/>
                  <w:spacing w:before="0"/>
                  <w:ind w:left="0" w:firstLine="0"/>
                </w:pPr>
              </w:pPrChange>
            </w:pPr>
            <w:del w:id="313" w:author="Rascon Arana, Maria" w:date="2026-08-12T10:35:00Z" w16du:dateUtc="2026-08-12T16:35:00Z">
              <w:r w:rsidDel="00A975C8">
                <w:rPr>
                  <w:sz w:val="18"/>
                  <w:szCs w:val="22"/>
                </w:rPr>
                <w:delText>25</w:delText>
              </w:r>
            </w:del>
          </w:p>
        </w:tc>
      </w:tr>
      <w:tr w:rsidR="001001FA" w:rsidDel="00A975C8" w14:paraId="782C02B3" w14:textId="09FC9BDC" w:rsidTr="0028724D">
        <w:trPr>
          <w:del w:id="314" w:author="Rascon Arana, Maria" w:date="2026-08-12T10:35:00Z"/>
        </w:trPr>
        <w:tc>
          <w:tcPr>
            <w:tcW w:w="4300" w:type="dxa"/>
          </w:tcPr>
          <w:p w14:paraId="3A7E7702" w14:textId="558E01B9" w:rsidR="001001FA" w:rsidRPr="001001FA" w:rsidDel="00A975C8" w:rsidRDefault="001001FA">
            <w:pPr>
              <w:pStyle w:val="par2"/>
              <w:rPr>
                <w:del w:id="315" w:author="Rascon Arana, Maria" w:date="2026-08-12T10:35:00Z" w16du:dateUtc="2026-08-12T16:35:00Z"/>
                <w:sz w:val="18"/>
                <w:szCs w:val="22"/>
              </w:rPr>
              <w:pPrChange w:id="316" w:author="Rascon Arana, Maria" w:date="2026-08-12T10:35:00Z" w16du:dateUtc="2026-08-12T16:35:00Z">
                <w:pPr>
                  <w:pStyle w:val="par3"/>
                  <w:spacing w:before="0"/>
                  <w:ind w:left="0" w:firstLine="0"/>
                </w:pPr>
              </w:pPrChange>
            </w:pPr>
            <w:del w:id="317" w:author="Rascon Arana, Maria" w:date="2026-08-12T10:35:00Z" w16du:dateUtc="2026-08-12T16:35:00Z">
              <w:r w:rsidRPr="001001FA" w:rsidDel="00A975C8">
                <w:rPr>
                  <w:sz w:val="18"/>
                  <w:szCs w:val="22"/>
                </w:rPr>
                <w:delText>Management, ethics, interpersonal skills &amp; salesmanship</w:delText>
              </w:r>
            </w:del>
          </w:p>
        </w:tc>
        <w:tc>
          <w:tcPr>
            <w:tcW w:w="540" w:type="dxa"/>
          </w:tcPr>
          <w:p w14:paraId="20A85C19" w14:textId="44D91FFE" w:rsidR="001001FA" w:rsidRPr="001001FA" w:rsidDel="00A975C8" w:rsidRDefault="001001FA">
            <w:pPr>
              <w:pStyle w:val="par2"/>
              <w:rPr>
                <w:del w:id="318" w:author="Rascon Arana, Maria" w:date="2026-08-12T10:35:00Z" w16du:dateUtc="2026-08-12T16:35:00Z"/>
                <w:sz w:val="18"/>
                <w:szCs w:val="22"/>
              </w:rPr>
              <w:pPrChange w:id="319" w:author="Rascon Arana, Maria" w:date="2026-08-12T10:35:00Z" w16du:dateUtc="2026-08-12T16:35:00Z">
                <w:pPr>
                  <w:pStyle w:val="par3"/>
                  <w:spacing w:before="0"/>
                  <w:ind w:left="0" w:firstLine="0"/>
                </w:pPr>
              </w:pPrChange>
            </w:pPr>
            <w:del w:id="320" w:author="Rascon Arana, Maria" w:date="2026-08-12T10:35:00Z" w16du:dateUtc="2026-08-12T16:35:00Z">
              <w:r w:rsidDel="00A975C8">
                <w:rPr>
                  <w:sz w:val="18"/>
                  <w:szCs w:val="22"/>
                </w:rPr>
                <w:delText>1</w:delText>
              </w:r>
            </w:del>
          </w:p>
        </w:tc>
        <w:tc>
          <w:tcPr>
            <w:tcW w:w="2350" w:type="dxa"/>
          </w:tcPr>
          <w:p w14:paraId="75E1F2C9" w14:textId="0532D406" w:rsidR="001001FA" w:rsidRPr="001001FA" w:rsidDel="00A975C8" w:rsidRDefault="001001FA">
            <w:pPr>
              <w:pStyle w:val="par2"/>
              <w:rPr>
                <w:del w:id="321" w:author="Rascon Arana, Maria" w:date="2026-08-12T10:35:00Z" w16du:dateUtc="2026-08-12T16:35:00Z"/>
                <w:sz w:val="18"/>
                <w:szCs w:val="22"/>
              </w:rPr>
              <w:pPrChange w:id="322" w:author="Rascon Arana, Maria" w:date="2026-08-12T10:35:00Z" w16du:dateUtc="2026-08-12T16:35:00Z">
                <w:pPr>
                  <w:pStyle w:val="par3"/>
                  <w:spacing w:before="0"/>
                  <w:ind w:left="0" w:firstLine="0"/>
                </w:pPr>
              </w:pPrChange>
            </w:pPr>
            <w:del w:id="323" w:author="Rascon Arana, Maria" w:date="2026-08-12T10:35:00Z" w16du:dateUtc="2026-08-12T16:35:00Z">
              <w:r w:rsidDel="00A975C8">
                <w:rPr>
                  <w:sz w:val="18"/>
                  <w:szCs w:val="22"/>
                </w:rPr>
                <w:delText>25</w:delText>
              </w:r>
            </w:del>
          </w:p>
        </w:tc>
      </w:tr>
      <w:tr w:rsidR="001001FA" w:rsidDel="00A975C8" w14:paraId="3D3AFE06" w14:textId="52D7BE08" w:rsidTr="0028724D">
        <w:trPr>
          <w:del w:id="324" w:author="Rascon Arana, Maria" w:date="2026-08-12T10:35:00Z"/>
        </w:trPr>
        <w:tc>
          <w:tcPr>
            <w:tcW w:w="4300" w:type="dxa"/>
          </w:tcPr>
          <w:p w14:paraId="4B708CA1" w14:textId="3F4F7068" w:rsidR="001001FA" w:rsidRPr="001001FA" w:rsidDel="00A975C8" w:rsidRDefault="001001FA">
            <w:pPr>
              <w:pStyle w:val="par2"/>
              <w:rPr>
                <w:del w:id="325" w:author="Rascon Arana, Maria" w:date="2026-08-12T10:35:00Z" w16du:dateUtc="2026-08-12T16:35:00Z"/>
                <w:sz w:val="18"/>
                <w:szCs w:val="22"/>
              </w:rPr>
              <w:pPrChange w:id="326" w:author="Rascon Arana, Maria" w:date="2026-08-12T10:35:00Z" w16du:dateUtc="2026-08-12T16:35:00Z">
                <w:pPr>
                  <w:pStyle w:val="par3"/>
                  <w:spacing w:before="0"/>
                  <w:ind w:left="0" w:firstLine="0"/>
                </w:pPr>
              </w:pPrChange>
            </w:pPr>
            <w:del w:id="327" w:author="Rascon Arana, Maria" w:date="2026-08-12T10:35:00Z" w16du:dateUtc="2026-08-12T16:35:00Z">
              <w:r w:rsidRPr="001001FA" w:rsidDel="00A975C8">
                <w:rPr>
                  <w:sz w:val="18"/>
                  <w:szCs w:val="22"/>
                </w:rPr>
                <w:delText>Disinfection, Cleaning &amp; Safe work practices</w:delText>
              </w:r>
            </w:del>
          </w:p>
        </w:tc>
        <w:tc>
          <w:tcPr>
            <w:tcW w:w="540" w:type="dxa"/>
          </w:tcPr>
          <w:p w14:paraId="37CFE337" w14:textId="14EB6C00" w:rsidR="001001FA" w:rsidRPr="001001FA" w:rsidDel="00A975C8" w:rsidRDefault="001001FA">
            <w:pPr>
              <w:pStyle w:val="par2"/>
              <w:rPr>
                <w:del w:id="328" w:author="Rascon Arana, Maria" w:date="2026-08-12T10:35:00Z" w16du:dateUtc="2026-08-12T16:35:00Z"/>
                <w:sz w:val="18"/>
                <w:szCs w:val="22"/>
              </w:rPr>
              <w:pPrChange w:id="329" w:author="Rascon Arana, Maria" w:date="2026-08-12T10:35:00Z" w16du:dateUtc="2026-08-12T16:35:00Z">
                <w:pPr>
                  <w:pStyle w:val="par3"/>
                  <w:spacing w:before="0"/>
                  <w:ind w:left="0" w:firstLine="0"/>
                </w:pPr>
              </w:pPrChange>
            </w:pPr>
            <w:del w:id="330" w:author="Rascon Arana, Maria" w:date="2026-08-12T10:35:00Z" w16du:dateUtc="2026-08-12T16:35:00Z">
              <w:r w:rsidDel="00A975C8">
                <w:rPr>
                  <w:sz w:val="18"/>
                  <w:szCs w:val="22"/>
                </w:rPr>
                <w:delText>5</w:delText>
              </w:r>
            </w:del>
          </w:p>
        </w:tc>
        <w:tc>
          <w:tcPr>
            <w:tcW w:w="2350" w:type="dxa"/>
          </w:tcPr>
          <w:p w14:paraId="3D4C8FF2" w14:textId="23ECE9F2" w:rsidR="001001FA" w:rsidRPr="001001FA" w:rsidDel="00A975C8" w:rsidRDefault="001001FA">
            <w:pPr>
              <w:pStyle w:val="par2"/>
              <w:rPr>
                <w:del w:id="331" w:author="Rascon Arana, Maria" w:date="2026-08-12T10:35:00Z" w16du:dateUtc="2026-08-12T16:35:00Z"/>
                <w:sz w:val="18"/>
                <w:szCs w:val="22"/>
              </w:rPr>
              <w:pPrChange w:id="332" w:author="Rascon Arana, Maria" w:date="2026-08-12T10:35:00Z" w16du:dateUtc="2026-08-12T16:35:00Z">
                <w:pPr>
                  <w:pStyle w:val="par3"/>
                  <w:spacing w:before="0"/>
                  <w:ind w:left="0" w:firstLine="0"/>
                </w:pPr>
              </w:pPrChange>
            </w:pPr>
            <w:del w:id="333" w:author="Rascon Arana, Maria" w:date="2026-08-12T10:35:00Z" w16du:dateUtc="2026-08-12T16:35:00Z">
              <w:r w:rsidDel="00A975C8">
                <w:rPr>
                  <w:sz w:val="18"/>
                  <w:szCs w:val="22"/>
                </w:rPr>
                <w:delText>150</w:delText>
              </w:r>
            </w:del>
          </w:p>
        </w:tc>
      </w:tr>
      <w:tr w:rsidR="001001FA" w:rsidDel="00A975C8" w14:paraId="78D85103" w14:textId="0B612816" w:rsidTr="0028724D">
        <w:trPr>
          <w:del w:id="334" w:author="Rascon Arana, Maria" w:date="2026-08-12T10:35:00Z"/>
        </w:trPr>
        <w:tc>
          <w:tcPr>
            <w:tcW w:w="4300" w:type="dxa"/>
          </w:tcPr>
          <w:p w14:paraId="1B2FEE1F" w14:textId="1BAFE44D" w:rsidR="001001FA" w:rsidRPr="001001FA" w:rsidDel="00A975C8" w:rsidRDefault="001001FA">
            <w:pPr>
              <w:pStyle w:val="par2"/>
              <w:rPr>
                <w:del w:id="335" w:author="Rascon Arana, Maria" w:date="2026-08-12T10:35:00Z" w16du:dateUtc="2026-08-12T16:35:00Z"/>
                <w:b/>
                <w:bCs/>
                <w:sz w:val="18"/>
                <w:szCs w:val="22"/>
              </w:rPr>
              <w:pPrChange w:id="336" w:author="Rascon Arana, Maria" w:date="2026-08-12T10:35:00Z" w16du:dateUtc="2026-08-12T16:35:00Z">
                <w:pPr>
                  <w:pStyle w:val="par3"/>
                  <w:spacing w:before="0"/>
                  <w:ind w:left="0" w:firstLine="0"/>
                </w:pPr>
              </w:pPrChange>
            </w:pPr>
            <w:del w:id="337" w:author="Rascon Arana, Maria" w:date="2026-08-12T10:35:00Z" w16du:dateUtc="2026-08-12T16:35:00Z">
              <w:r w:rsidRPr="001001FA" w:rsidDel="00A975C8">
                <w:rPr>
                  <w:b/>
                  <w:bCs/>
                  <w:sz w:val="18"/>
                  <w:szCs w:val="22"/>
                </w:rPr>
                <w:delText>TOTAL</w:delText>
              </w:r>
            </w:del>
          </w:p>
        </w:tc>
        <w:tc>
          <w:tcPr>
            <w:tcW w:w="540" w:type="dxa"/>
          </w:tcPr>
          <w:p w14:paraId="18CEC8BF" w14:textId="40E0F505" w:rsidR="001001FA" w:rsidRPr="001001FA" w:rsidDel="00A975C8" w:rsidRDefault="001001FA">
            <w:pPr>
              <w:pStyle w:val="par2"/>
              <w:rPr>
                <w:del w:id="338" w:author="Rascon Arana, Maria" w:date="2026-08-12T10:35:00Z" w16du:dateUtc="2026-08-12T16:35:00Z"/>
                <w:b/>
                <w:bCs/>
                <w:sz w:val="18"/>
                <w:szCs w:val="22"/>
              </w:rPr>
              <w:pPrChange w:id="339" w:author="Rascon Arana, Maria" w:date="2026-08-12T10:35:00Z" w16du:dateUtc="2026-08-12T16:35:00Z">
                <w:pPr>
                  <w:pStyle w:val="par3"/>
                  <w:spacing w:before="0"/>
                  <w:ind w:left="0" w:firstLine="0"/>
                </w:pPr>
              </w:pPrChange>
            </w:pPr>
            <w:del w:id="340" w:author="Rascon Arana, Maria" w:date="2026-08-12T10:35:00Z" w16du:dateUtc="2026-08-12T16:35:00Z">
              <w:r w:rsidRPr="001001FA" w:rsidDel="00A975C8">
                <w:rPr>
                  <w:b/>
                  <w:bCs/>
                  <w:sz w:val="18"/>
                  <w:szCs w:val="22"/>
                </w:rPr>
                <w:delText>50</w:delText>
              </w:r>
            </w:del>
          </w:p>
        </w:tc>
        <w:tc>
          <w:tcPr>
            <w:tcW w:w="2350" w:type="dxa"/>
          </w:tcPr>
          <w:p w14:paraId="4FF804AD" w14:textId="414B935D" w:rsidR="001001FA" w:rsidRPr="001001FA" w:rsidDel="00A975C8" w:rsidRDefault="001001FA">
            <w:pPr>
              <w:pStyle w:val="par2"/>
              <w:rPr>
                <w:del w:id="341" w:author="Rascon Arana, Maria" w:date="2026-08-12T10:35:00Z" w16du:dateUtc="2026-08-12T16:35:00Z"/>
                <w:b/>
                <w:bCs/>
                <w:sz w:val="18"/>
                <w:szCs w:val="22"/>
              </w:rPr>
              <w:pPrChange w:id="342" w:author="Rascon Arana, Maria" w:date="2026-08-12T10:35:00Z" w16du:dateUtc="2026-08-12T16:35:00Z">
                <w:pPr>
                  <w:pStyle w:val="par3"/>
                  <w:spacing w:before="0"/>
                  <w:ind w:left="0" w:firstLine="0"/>
                </w:pPr>
              </w:pPrChange>
            </w:pPr>
            <w:del w:id="343" w:author="Rascon Arana, Maria" w:date="2026-08-12T10:35:00Z" w16du:dateUtc="2026-08-12T16:35:00Z">
              <w:r w:rsidRPr="001001FA" w:rsidDel="00A975C8">
                <w:rPr>
                  <w:b/>
                  <w:bCs/>
                  <w:sz w:val="18"/>
                  <w:szCs w:val="22"/>
                </w:rPr>
                <w:delText>1500</w:delText>
              </w:r>
            </w:del>
          </w:p>
        </w:tc>
      </w:tr>
    </w:tbl>
    <w:p w14:paraId="18C44DEF" w14:textId="3541ADCC" w:rsidR="0073330D" w:rsidDel="00A975C8" w:rsidRDefault="00244395">
      <w:pPr>
        <w:pStyle w:val="par2"/>
        <w:rPr>
          <w:del w:id="344" w:author="Rascon Arana, Maria" w:date="2026-08-12T10:35:00Z" w16du:dateUtc="2026-08-12T16:35:00Z"/>
        </w:rPr>
        <w:pPrChange w:id="345" w:author="Rascon Arana, Maria" w:date="2026-08-12T10:35:00Z" w16du:dateUtc="2026-08-12T16:35:00Z">
          <w:pPr>
            <w:pStyle w:val="par3"/>
          </w:pPr>
        </w:pPrChange>
      </w:pPr>
      <w:del w:id="346" w:author="Rascon Arana, Maria" w:date="2026-08-12T10:35:00Z" w16du:dateUtc="2026-08-12T16:35:00Z">
        <w:r w:rsidDel="00A975C8">
          <w:delText>c.</w:delText>
        </w:r>
        <w:r w:rsidDel="00A975C8">
          <w:tab/>
        </w:r>
        <w:r w:rsidRPr="00244395" w:rsidDel="00A975C8">
          <w:rPr>
            <w:b/>
            <w:bCs/>
          </w:rPr>
          <w:delText xml:space="preserve">ESTHETICIAN: </w:delText>
        </w:r>
        <w:r w:rsidDel="00A975C8">
          <w:delText xml:space="preserve">Must complete </w:delText>
        </w:r>
        <w:r w:rsidRPr="00244395" w:rsidDel="00A975C8">
          <w:delText>a minimum of twenty credit hours or 600 contact hours with the following minimum credit or contact hours:</w:delText>
        </w:r>
      </w:del>
    </w:p>
    <w:p w14:paraId="2DA76C40" w14:textId="33B53643" w:rsidR="00244395" w:rsidDel="00A975C8" w:rsidRDefault="00244395">
      <w:pPr>
        <w:pStyle w:val="par2"/>
        <w:rPr>
          <w:del w:id="347" w:author="Rascon Arana, Maria" w:date="2026-08-12T10:35:00Z" w16du:dateUtc="2026-08-12T16:35:00Z"/>
        </w:rPr>
        <w:pPrChange w:id="348" w:author="Rascon Arana, Maria" w:date="2026-08-12T10:35:00Z" w16du:dateUtc="2026-08-12T16:35:00Z">
          <w:pPr>
            <w:pStyle w:val="par3"/>
          </w:pPr>
        </w:pPrChange>
      </w:pPr>
    </w:p>
    <w:tbl>
      <w:tblPr>
        <w:tblStyle w:val="TableGrid"/>
        <w:tblW w:w="0" w:type="auto"/>
        <w:tblInd w:w="1716" w:type="dxa"/>
        <w:tblLook w:val="04A0" w:firstRow="1" w:lastRow="0" w:firstColumn="1" w:lastColumn="0" w:noHBand="0" w:noVBand="1"/>
      </w:tblPr>
      <w:tblGrid>
        <w:gridCol w:w="2703"/>
        <w:gridCol w:w="2334"/>
        <w:gridCol w:w="2597"/>
      </w:tblGrid>
      <w:tr w:rsidR="00244395" w:rsidDel="00A975C8" w14:paraId="3CB75AB7" w14:textId="74956D7C" w:rsidTr="0028724D">
        <w:trPr>
          <w:del w:id="349" w:author="Rascon Arana, Maria" w:date="2026-08-12T10:35:00Z"/>
        </w:trPr>
        <w:tc>
          <w:tcPr>
            <w:tcW w:w="4219" w:type="dxa"/>
          </w:tcPr>
          <w:p w14:paraId="7DD105D8" w14:textId="0573041A" w:rsidR="00244395" w:rsidRPr="00935A5A" w:rsidDel="00A975C8" w:rsidRDefault="00935A5A">
            <w:pPr>
              <w:pStyle w:val="par2"/>
              <w:rPr>
                <w:del w:id="350" w:author="Rascon Arana, Maria" w:date="2026-08-12T10:35:00Z" w16du:dateUtc="2026-08-12T16:35:00Z"/>
              </w:rPr>
              <w:pPrChange w:id="351" w:author="Rascon Arana, Maria" w:date="2026-08-12T10:35:00Z" w16du:dateUtc="2026-08-12T16:35:00Z">
                <w:pPr>
                  <w:pStyle w:val="par3"/>
                  <w:spacing w:before="0"/>
                  <w:ind w:left="0" w:firstLine="0"/>
                </w:pPr>
              </w:pPrChange>
            </w:pPr>
            <w:del w:id="352" w:author="Rascon Arana, Maria" w:date="2026-08-12T10:35:00Z" w16du:dateUtc="2026-08-12T16:35:00Z">
              <w:r w:rsidRPr="00935A5A" w:rsidDel="00A975C8">
                <w:delText>SUBJECT AREA</w:delText>
              </w:r>
            </w:del>
          </w:p>
        </w:tc>
        <w:tc>
          <w:tcPr>
            <w:tcW w:w="990" w:type="dxa"/>
          </w:tcPr>
          <w:p w14:paraId="56DA367D" w14:textId="12CA79C4" w:rsidR="00244395" w:rsidRPr="00935A5A" w:rsidDel="00A975C8" w:rsidRDefault="00935A5A">
            <w:pPr>
              <w:pStyle w:val="par2"/>
              <w:rPr>
                <w:del w:id="353" w:author="Rascon Arana, Maria" w:date="2026-08-12T10:35:00Z" w16du:dateUtc="2026-08-12T16:35:00Z"/>
              </w:rPr>
              <w:pPrChange w:id="354" w:author="Rascon Arana, Maria" w:date="2026-08-12T10:35:00Z" w16du:dateUtc="2026-08-12T16:35:00Z">
                <w:pPr>
                  <w:pStyle w:val="par3"/>
                  <w:spacing w:before="0"/>
                  <w:ind w:left="0" w:firstLine="0"/>
                </w:pPr>
              </w:pPrChange>
            </w:pPr>
            <w:del w:id="355" w:author="Rascon Arana, Maria" w:date="2026-08-12T10:35:00Z" w16du:dateUtc="2026-08-12T16:35:00Z">
              <w:r w:rsidRPr="00935A5A" w:rsidDel="00A975C8">
                <w:delText>CREDIT HOURS</w:delText>
              </w:r>
            </w:del>
          </w:p>
        </w:tc>
        <w:tc>
          <w:tcPr>
            <w:tcW w:w="1981" w:type="dxa"/>
          </w:tcPr>
          <w:p w14:paraId="0C693F8A" w14:textId="3AE815B4" w:rsidR="00244395" w:rsidRPr="00935A5A" w:rsidDel="00A975C8" w:rsidRDefault="00935A5A">
            <w:pPr>
              <w:pStyle w:val="par2"/>
              <w:rPr>
                <w:del w:id="356" w:author="Rascon Arana, Maria" w:date="2026-08-12T10:35:00Z" w16du:dateUtc="2026-08-12T16:35:00Z"/>
              </w:rPr>
              <w:pPrChange w:id="357" w:author="Rascon Arana, Maria" w:date="2026-08-12T10:35:00Z" w16du:dateUtc="2026-08-12T16:35:00Z">
                <w:pPr>
                  <w:pStyle w:val="par3"/>
                  <w:spacing w:before="0"/>
                  <w:ind w:left="0" w:firstLine="0"/>
                </w:pPr>
              </w:pPrChange>
            </w:pPr>
            <w:del w:id="358" w:author="Rascon Arana, Maria" w:date="2026-08-12T10:35:00Z" w16du:dateUtc="2026-08-12T16:35:00Z">
              <w:r w:rsidRPr="00935A5A" w:rsidDel="00A975C8">
                <w:delText>CLOCK/CONTACT HOURS</w:delText>
              </w:r>
            </w:del>
          </w:p>
        </w:tc>
      </w:tr>
      <w:tr w:rsidR="00244395" w:rsidDel="00A975C8" w14:paraId="136643EA" w14:textId="360E202B" w:rsidTr="0028724D">
        <w:trPr>
          <w:del w:id="359" w:author="Rascon Arana, Maria" w:date="2026-08-12T10:35:00Z"/>
        </w:trPr>
        <w:tc>
          <w:tcPr>
            <w:tcW w:w="4219" w:type="dxa"/>
          </w:tcPr>
          <w:p w14:paraId="611FE031" w14:textId="5040240A" w:rsidR="00244395" w:rsidRPr="00935A5A" w:rsidDel="00A975C8" w:rsidRDefault="00935A5A">
            <w:pPr>
              <w:pStyle w:val="par2"/>
              <w:rPr>
                <w:del w:id="360" w:author="Rascon Arana, Maria" w:date="2026-08-12T10:35:00Z" w16du:dateUtc="2026-08-12T16:35:00Z"/>
                <w:sz w:val="18"/>
                <w:szCs w:val="22"/>
              </w:rPr>
              <w:pPrChange w:id="361" w:author="Rascon Arana, Maria" w:date="2026-08-12T10:35:00Z" w16du:dateUtc="2026-08-12T16:35:00Z">
                <w:pPr>
                  <w:pStyle w:val="par3"/>
                  <w:spacing w:before="0"/>
                  <w:ind w:left="0" w:firstLine="0"/>
                </w:pPr>
              </w:pPrChange>
            </w:pPr>
            <w:del w:id="362" w:author="Rascon Arana, Maria" w:date="2026-08-12T10:35:00Z" w16du:dateUtc="2026-08-12T16:35:00Z">
              <w:r w:rsidRPr="00935A5A" w:rsidDel="00A975C8">
                <w:rPr>
                  <w:sz w:val="18"/>
                  <w:szCs w:val="22"/>
                </w:rPr>
                <w:delText>Facials &amp; Skin Care</w:delText>
              </w:r>
            </w:del>
          </w:p>
        </w:tc>
        <w:tc>
          <w:tcPr>
            <w:tcW w:w="990" w:type="dxa"/>
          </w:tcPr>
          <w:p w14:paraId="1EE89D1B" w14:textId="487038A8" w:rsidR="00244395" w:rsidRPr="00935A5A" w:rsidDel="00A975C8" w:rsidRDefault="00935A5A">
            <w:pPr>
              <w:pStyle w:val="par2"/>
              <w:rPr>
                <w:del w:id="363" w:author="Rascon Arana, Maria" w:date="2026-08-12T10:35:00Z" w16du:dateUtc="2026-08-12T16:35:00Z"/>
                <w:sz w:val="18"/>
                <w:szCs w:val="22"/>
              </w:rPr>
              <w:pPrChange w:id="364" w:author="Rascon Arana, Maria" w:date="2026-08-12T10:35:00Z" w16du:dateUtc="2026-08-12T16:35:00Z">
                <w:pPr>
                  <w:pStyle w:val="par3"/>
                  <w:spacing w:before="0"/>
                  <w:ind w:left="0" w:firstLine="0"/>
                </w:pPr>
              </w:pPrChange>
            </w:pPr>
            <w:del w:id="365" w:author="Rascon Arana, Maria" w:date="2026-08-12T10:35:00Z" w16du:dateUtc="2026-08-12T16:35:00Z">
              <w:r w:rsidRPr="00935A5A" w:rsidDel="00A975C8">
                <w:rPr>
                  <w:sz w:val="18"/>
                  <w:szCs w:val="22"/>
                </w:rPr>
                <w:delText>7</w:delText>
              </w:r>
            </w:del>
          </w:p>
        </w:tc>
        <w:tc>
          <w:tcPr>
            <w:tcW w:w="1981" w:type="dxa"/>
          </w:tcPr>
          <w:p w14:paraId="5CDFDE76" w14:textId="1E36C41C" w:rsidR="00244395" w:rsidRPr="00935A5A" w:rsidDel="00A975C8" w:rsidRDefault="00935A5A">
            <w:pPr>
              <w:pStyle w:val="par2"/>
              <w:rPr>
                <w:del w:id="366" w:author="Rascon Arana, Maria" w:date="2026-08-12T10:35:00Z" w16du:dateUtc="2026-08-12T16:35:00Z"/>
                <w:sz w:val="18"/>
                <w:szCs w:val="22"/>
              </w:rPr>
              <w:pPrChange w:id="367" w:author="Rascon Arana, Maria" w:date="2026-08-12T10:35:00Z" w16du:dateUtc="2026-08-12T16:35:00Z">
                <w:pPr>
                  <w:pStyle w:val="par3"/>
                  <w:spacing w:before="0"/>
                  <w:ind w:left="0" w:firstLine="0"/>
                </w:pPr>
              </w:pPrChange>
            </w:pPr>
            <w:del w:id="368" w:author="Rascon Arana, Maria" w:date="2026-08-12T10:35:00Z" w16du:dateUtc="2026-08-12T16:35:00Z">
              <w:r w:rsidRPr="00935A5A" w:rsidDel="00A975C8">
                <w:rPr>
                  <w:sz w:val="18"/>
                  <w:szCs w:val="22"/>
                </w:rPr>
                <w:delText>210</w:delText>
              </w:r>
            </w:del>
          </w:p>
        </w:tc>
      </w:tr>
      <w:tr w:rsidR="00244395" w:rsidDel="00A975C8" w14:paraId="107958E5" w14:textId="6AE31A43" w:rsidTr="0028724D">
        <w:trPr>
          <w:del w:id="369" w:author="Rascon Arana, Maria" w:date="2026-08-12T10:35:00Z"/>
        </w:trPr>
        <w:tc>
          <w:tcPr>
            <w:tcW w:w="4219" w:type="dxa"/>
          </w:tcPr>
          <w:p w14:paraId="554822D3" w14:textId="0A9E3AB3" w:rsidR="00244395" w:rsidRPr="00935A5A" w:rsidDel="00A975C8" w:rsidRDefault="00935A5A">
            <w:pPr>
              <w:pStyle w:val="par2"/>
              <w:rPr>
                <w:del w:id="370" w:author="Rascon Arana, Maria" w:date="2026-08-12T10:35:00Z" w16du:dateUtc="2026-08-12T16:35:00Z"/>
                <w:sz w:val="18"/>
                <w:szCs w:val="22"/>
              </w:rPr>
              <w:pPrChange w:id="371" w:author="Rascon Arana, Maria" w:date="2026-08-12T10:35:00Z" w16du:dateUtc="2026-08-12T16:35:00Z">
                <w:pPr>
                  <w:pStyle w:val="par3"/>
                  <w:spacing w:before="0"/>
                  <w:ind w:left="0" w:firstLine="0"/>
                </w:pPr>
              </w:pPrChange>
            </w:pPr>
            <w:del w:id="372" w:author="Rascon Arana, Maria" w:date="2026-08-12T10:35:00Z" w16du:dateUtc="2026-08-12T16:35:00Z">
              <w:r w:rsidRPr="00935A5A" w:rsidDel="00A975C8">
                <w:rPr>
                  <w:sz w:val="18"/>
                  <w:szCs w:val="22"/>
                </w:rPr>
                <w:delText>Facial Makeup</w:delText>
              </w:r>
            </w:del>
          </w:p>
        </w:tc>
        <w:tc>
          <w:tcPr>
            <w:tcW w:w="990" w:type="dxa"/>
          </w:tcPr>
          <w:p w14:paraId="4B6CE90B" w14:textId="46923A53" w:rsidR="00244395" w:rsidRPr="00935A5A" w:rsidDel="00A975C8" w:rsidRDefault="00935A5A">
            <w:pPr>
              <w:pStyle w:val="par2"/>
              <w:rPr>
                <w:del w:id="373" w:author="Rascon Arana, Maria" w:date="2026-08-12T10:35:00Z" w16du:dateUtc="2026-08-12T16:35:00Z"/>
                <w:sz w:val="18"/>
                <w:szCs w:val="22"/>
              </w:rPr>
              <w:pPrChange w:id="374" w:author="Rascon Arana, Maria" w:date="2026-08-12T10:35:00Z" w16du:dateUtc="2026-08-12T16:35:00Z">
                <w:pPr>
                  <w:pStyle w:val="par3"/>
                  <w:spacing w:before="0"/>
                  <w:ind w:left="0" w:firstLine="0"/>
                </w:pPr>
              </w:pPrChange>
            </w:pPr>
            <w:del w:id="375" w:author="Rascon Arana, Maria" w:date="2026-08-12T10:35:00Z" w16du:dateUtc="2026-08-12T16:35:00Z">
              <w:r w:rsidRPr="00935A5A" w:rsidDel="00A975C8">
                <w:rPr>
                  <w:sz w:val="18"/>
                  <w:szCs w:val="22"/>
                </w:rPr>
                <w:delText>1</w:delText>
              </w:r>
            </w:del>
          </w:p>
        </w:tc>
        <w:tc>
          <w:tcPr>
            <w:tcW w:w="1981" w:type="dxa"/>
          </w:tcPr>
          <w:p w14:paraId="2C353685" w14:textId="575B76A2" w:rsidR="00244395" w:rsidRPr="00935A5A" w:rsidDel="00A975C8" w:rsidRDefault="00935A5A">
            <w:pPr>
              <w:pStyle w:val="par2"/>
              <w:rPr>
                <w:del w:id="376" w:author="Rascon Arana, Maria" w:date="2026-08-12T10:35:00Z" w16du:dateUtc="2026-08-12T16:35:00Z"/>
                <w:sz w:val="18"/>
                <w:szCs w:val="22"/>
              </w:rPr>
              <w:pPrChange w:id="377" w:author="Rascon Arana, Maria" w:date="2026-08-12T10:35:00Z" w16du:dateUtc="2026-08-12T16:35:00Z">
                <w:pPr>
                  <w:pStyle w:val="par3"/>
                  <w:spacing w:before="0"/>
                  <w:ind w:left="0" w:firstLine="0"/>
                </w:pPr>
              </w:pPrChange>
            </w:pPr>
            <w:del w:id="378" w:author="Rascon Arana, Maria" w:date="2026-08-12T10:35:00Z" w16du:dateUtc="2026-08-12T16:35:00Z">
              <w:r w:rsidRPr="00935A5A" w:rsidDel="00A975C8">
                <w:rPr>
                  <w:sz w:val="18"/>
                  <w:szCs w:val="22"/>
                </w:rPr>
                <w:delText>30</w:delText>
              </w:r>
            </w:del>
          </w:p>
        </w:tc>
      </w:tr>
      <w:tr w:rsidR="00244395" w:rsidDel="00A975C8" w14:paraId="6F55E50A" w14:textId="53FCCA70" w:rsidTr="0028724D">
        <w:trPr>
          <w:del w:id="379" w:author="Rascon Arana, Maria" w:date="2026-08-12T10:35:00Z"/>
        </w:trPr>
        <w:tc>
          <w:tcPr>
            <w:tcW w:w="4219" w:type="dxa"/>
          </w:tcPr>
          <w:p w14:paraId="1A541519" w14:textId="585E6AC2" w:rsidR="00244395" w:rsidRPr="00935A5A" w:rsidDel="00A975C8" w:rsidRDefault="00935A5A">
            <w:pPr>
              <w:pStyle w:val="par2"/>
              <w:rPr>
                <w:del w:id="380" w:author="Rascon Arana, Maria" w:date="2026-08-12T10:35:00Z" w16du:dateUtc="2026-08-12T16:35:00Z"/>
                <w:sz w:val="18"/>
                <w:szCs w:val="22"/>
              </w:rPr>
              <w:pPrChange w:id="381" w:author="Rascon Arana, Maria" w:date="2026-08-12T10:35:00Z" w16du:dateUtc="2026-08-12T16:35:00Z">
                <w:pPr>
                  <w:pStyle w:val="par3"/>
                  <w:spacing w:before="0"/>
                  <w:ind w:left="0" w:firstLine="0"/>
                </w:pPr>
              </w:pPrChange>
            </w:pPr>
            <w:del w:id="382" w:author="Rascon Arana, Maria" w:date="2026-08-12T10:35:00Z" w16du:dateUtc="2026-08-12T16:35:00Z">
              <w:r w:rsidRPr="00935A5A" w:rsidDel="00A975C8">
                <w:rPr>
                  <w:sz w:val="18"/>
                  <w:szCs w:val="22"/>
                </w:rPr>
                <w:delText xml:space="preserve">Hair Removal </w:delText>
              </w:r>
            </w:del>
          </w:p>
        </w:tc>
        <w:tc>
          <w:tcPr>
            <w:tcW w:w="990" w:type="dxa"/>
          </w:tcPr>
          <w:p w14:paraId="26BA13A2" w14:textId="6281DFC6" w:rsidR="00244395" w:rsidRPr="00935A5A" w:rsidDel="00A975C8" w:rsidRDefault="00935A5A">
            <w:pPr>
              <w:pStyle w:val="par2"/>
              <w:rPr>
                <w:del w:id="383" w:author="Rascon Arana, Maria" w:date="2026-08-12T10:35:00Z" w16du:dateUtc="2026-08-12T16:35:00Z"/>
                <w:sz w:val="18"/>
                <w:szCs w:val="22"/>
              </w:rPr>
              <w:pPrChange w:id="384" w:author="Rascon Arana, Maria" w:date="2026-08-12T10:35:00Z" w16du:dateUtc="2026-08-12T16:35:00Z">
                <w:pPr>
                  <w:pStyle w:val="par3"/>
                  <w:spacing w:before="0"/>
                  <w:ind w:left="0" w:firstLine="0"/>
                </w:pPr>
              </w:pPrChange>
            </w:pPr>
            <w:del w:id="385" w:author="Rascon Arana, Maria" w:date="2026-08-12T10:35:00Z" w16du:dateUtc="2026-08-12T16:35:00Z">
              <w:r w:rsidRPr="00935A5A" w:rsidDel="00A975C8">
                <w:rPr>
                  <w:sz w:val="18"/>
                  <w:szCs w:val="22"/>
                </w:rPr>
                <w:delText>3</w:delText>
              </w:r>
            </w:del>
          </w:p>
        </w:tc>
        <w:tc>
          <w:tcPr>
            <w:tcW w:w="1981" w:type="dxa"/>
          </w:tcPr>
          <w:p w14:paraId="4B90067E" w14:textId="63F89F1B" w:rsidR="00244395" w:rsidRPr="00935A5A" w:rsidDel="00A975C8" w:rsidRDefault="00935A5A">
            <w:pPr>
              <w:pStyle w:val="par2"/>
              <w:rPr>
                <w:del w:id="386" w:author="Rascon Arana, Maria" w:date="2026-08-12T10:35:00Z" w16du:dateUtc="2026-08-12T16:35:00Z"/>
                <w:sz w:val="18"/>
                <w:szCs w:val="22"/>
              </w:rPr>
              <w:pPrChange w:id="387" w:author="Rascon Arana, Maria" w:date="2026-08-12T10:35:00Z" w16du:dateUtc="2026-08-12T16:35:00Z">
                <w:pPr>
                  <w:pStyle w:val="par3"/>
                  <w:spacing w:before="0"/>
                  <w:ind w:left="0" w:firstLine="0"/>
                </w:pPr>
              </w:pPrChange>
            </w:pPr>
            <w:del w:id="388" w:author="Rascon Arana, Maria" w:date="2026-08-12T10:35:00Z" w16du:dateUtc="2026-08-12T16:35:00Z">
              <w:r w:rsidRPr="00935A5A" w:rsidDel="00A975C8">
                <w:rPr>
                  <w:sz w:val="18"/>
                  <w:szCs w:val="22"/>
                </w:rPr>
                <w:delText>90</w:delText>
              </w:r>
            </w:del>
          </w:p>
        </w:tc>
      </w:tr>
      <w:tr w:rsidR="00244395" w:rsidDel="00A975C8" w14:paraId="2A894B42" w14:textId="37E29512" w:rsidTr="0028724D">
        <w:trPr>
          <w:del w:id="389" w:author="Rascon Arana, Maria" w:date="2026-08-12T10:35:00Z"/>
        </w:trPr>
        <w:tc>
          <w:tcPr>
            <w:tcW w:w="4219" w:type="dxa"/>
          </w:tcPr>
          <w:p w14:paraId="4D40A598" w14:textId="279E11E7" w:rsidR="00244395" w:rsidRPr="00935A5A" w:rsidDel="00A975C8" w:rsidRDefault="00935A5A">
            <w:pPr>
              <w:pStyle w:val="par2"/>
              <w:rPr>
                <w:del w:id="390" w:author="Rascon Arana, Maria" w:date="2026-08-12T10:35:00Z" w16du:dateUtc="2026-08-12T16:35:00Z"/>
                <w:sz w:val="18"/>
                <w:szCs w:val="22"/>
              </w:rPr>
              <w:pPrChange w:id="391" w:author="Rascon Arana, Maria" w:date="2026-08-12T10:35:00Z" w16du:dateUtc="2026-08-12T16:35:00Z">
                <w:pPr>
                  <w:pStyle w:val="par3"/>
                  <w:spacing w:before="0"/>
                  <w:ind w:left="0" w:firstLine="0"/>
                </w:pPr>
              </w:pPrChange>
            </w:pPr>
            <w:del w:id="392" w:author="Rascon Arana, Maria" w:date="2026-08-12T10:35:00Z" w16du:dateUtc="2026-08-12T16:35:00Z">
              <w:r w:rsidRPr="00935A5A" w:rsidDel="00A975C8">
                <w:rPr>
                  <w:sz w:val="18"/>
                  <w:szCs w:val="22"/>
                </w:rPr>
                <w:delText>Law, Rules &amp; Regulations</w:delText>
              </w:r>
            </w:del>
          </w:p>
        </w:tc>
        <w:tc>
          <w:tcPr>
            <w:tcW w:w="990" w:type="dxa"/>
          </w:tcPr>
          <w:p w14:paraId="441DA6E3" w14:textId="7E9033A3" w:rsidR="00244395" w:rsidRPr="00935A5A" w:rsidDel="00A975C8" w:rsidRDefault="00935A5A">
            <w:pPr>
              <w:pStyle w:val="par2"/>
              <w:rPr>
                <w:del w:id="393" w:author="Rascon Arana, Maria" w:date="2026-08-12T10:35:00Z" w16du:dateUtc="2026-08-12T16:35:00Z"/>
                <w:sz w:val="18"/>
                <w:szCs w:val="22"/>
              </w:rPr>
              <w:pPrChange w:id="394" w:author="Rascon Arana, Maria" w:date="2026-08-12T10:35:00Z" w16du:dateUtc="2026-08-12T16:35:00Z">
                <w:pPr>
                  <w:pStyle w:val="par3"/>
                  <w:spacing w:before="0"/>
                  <w:ind w:left="0" w:firstLine="0"/>
                </w:pPr>
              </w:pPrChange>
            </w:pPr>
            <w:del w:id="395" w:author="Rascon Arana, Maria" w:date="2026-08-12T10:35:00Z" w16du:dateUtc="2026-08-12T16:35:00Z">
              <w:r w:rsidRPr="00935A5A" w:rsidDel="00A975C8">
                <w:rPr>
                  <w:sz w:val="18"/>
                  <w:szCs w:val="22"/>
                </w:rPr>
                <w:delText>1</w:delText>
              </w:r>
            </w:del>
          </w:p>
        </w:tc>
        <w:tc>
          <w:tcPr>
            <w:tcW w:w="1981" w:type="dxa"/>
          </w:tcPr>
          <w:p w14:paraId="4098372B" w14:textId="6458A5EE" w:rsidR="00244395" w:rsidRPr="00935A5A" w:rsidDel="00A975C8" w:rsidRDefault="00935A5A">
            <w:pPr>
              <w:pStyle w:val="par2"/>
              <w:rPr>
                <w:del w:id="396" w:author="Rascon Arana, Maria" w:date="2026-08-12T10:35:00Z" w16du:dateUtc="2026-08-12T16:35:00Z"/>
                <w:sz w:val="18"/>
                <w:szCs w:val="22"/>
              </w:rPr>
              <w:pPrChange w:id="397" w:author="Rascon Arana, Maria" w:date="2026-08-12T10:35:00Z" w16du:dateUtc="2026-08-12T16:35:00Z">
                <w:pPr>
                  <w:pStyle w:val="par3"/>
                  <w:spacing w:before="0"/>
                  <w:ind w:left="0" w:firstLine="0"/>
                </w:pPr>
              </w:pPrChange>
            </w:pPr>
            <w:del w:id="398" w:author="Rascon Arana, Maria" w:date="2026-08-12T10:35:00Z" w16du:dateUtc="2026-08-12T16:35:00Z">
              <w:r w:rsidRPr="00935A5A" w:rsidDel="00A975C8">
                <w:rPr>
                  <w:sz w:val="18"/>
                  <w:szCs w:val="22"/>
                </w:rPr>
                <w:delText>30</w:delText>
              </w:r>
            </w:del>
          </w:p>
        </w:tc>
      </w:tr>
      <w:tr w:rsidR="00244395" w:rsidDel="00A975C8" w14:paraId="57B90685" w14:textId="1F2CF71F" w:rsidTr="0028724D">
        <w:trPr>
          <w:del w:id="399" w:author="Rascon Arana, Maria" w:date="2026-08-12T10:35:00Z"/>
        </w:trPr>
        <w:tc>
          <w:tcPr>
            <w:tcW w:w="4219" w:type="dxa"/>
          </w:tcPr>
          <w:p w14:paraId="7018E642" w14:textId="114EE0FA" w:rsidR="00244395" w:rsidRPr="00935A5A" w:rsidDel="00A975C8" w:rsidRDefault="00935A5A">
            <w:pPr>
              <w:pStyle w:val="par2"/>
              <w:rPr>
                <w:del w:id="400" w:author="Rascon Arana, Maria" w:date="2026-08-12T10:35:00Z" w16du:dateUtc="2026-08-12T16:35:00Z"/>
                <w:sz w:val="18"/>
                <w:szCs w:val="22"/>
              </w:rPr>
              <w:pPrChange w:id="401" w:author="Rascon Arana, Maria" w:date="2026-08-12T10:35:00Z" w16du:dateUtc="2026-08-12T16:35:00Z">
                <w:pPr>
                  <w:pStyle w:val="par3"/>
                  <w:spacing w:before="0"/>
                  <w:ind w:left="0" w:firstLine="0"/>
                </w:pPr>
              </w:pPrChange>
            </w:pPr>
            <w:del w:id="402" w:author="Rascon Arana, Maria" w:date="2026-08-12T10:35:00Z" w16du:dateUtc="2026-08-12T16:35:00Z">
              <w:r w:rsidRPr="00935A5A" w:rsidDel="00A975C8">
                <w:rPr>
                  <w:sz w:val="18"/>
                  <w:szCs w:val="22"/>
                </w:rPr>
                <w:lastRenderedPageBreak/>
                <w:delText>Management, ethics, interpersonal skills &amp; salesmanship</w:delText>
              </w:r>
            </w:del>
          </w:p>
        </w:tc>
        <w:tc>
          <w:tcPr>
            <w:tcW w:w="990" w:type="dxa"/>
          </w:tcPr>
          <w:p w14:paraId="06467687" w14:textId="5FECC203" w:rsidR="00244395" w:rsidRPr="00935A5A" w:rsidDel="00A975C8" w:rsidRDefault="00935A5A">
            <w:pPr>
              <w:pStyle w:val="par2"/>
              <w:rPr>
                <w:del w:id="403" w:author="Rascon Arana, Maria" w:date="2026-08-12T10:35:00Z" w16du:dateUtc="2026-08-12T16:35:00Z"/>
                <w:sz w:val="18"/>
                <w:szCs w:val="22"/>
              </w:rPr>
              <w:pPrChange w:id="404" w:author="Rascon Arana, Maria" w:date="2026-08-12T10:35:00Z" w16du:dateUtc="2026-08-12T16:35:00Z">
                <w:pPr>
                  <w:pStyle w:val="par3"/>
                  <w:spacing w:before="0"/>
                  <w:ind w:left="0" w:firstLine="0"/>
                </w:pPr>
              </w:pPrChange>
            </w:pPr>
            <w:del w:id="405" w:author="Rascon Arana, Maria" w:date="2026-08-12T10:35:00Z" w16du:dateUtc="2026-08-12T16:35:00Z">
              <w:r w:rsidRPr="00935A5A" w:rsidDel="00A975C8">
                <w:rPr>
                  <w:sz w:val="18"/>
                  <w:szCs w:val="22"/>
                </w:rPr>
                <w:delText>1</w:delText>
              </w:r>
            </w:del>
          </w:p>
        </w:tc>
        <w:tc>
          <w:tcPr>
            <w:tcW w:w="1981" w:type="dxa"/>
          </w:tcPr>
          <w:p w14:paraId="583DD8F5" w14:textId="479E4E41" w:rsidR="00244395" w:rsidRPr="00935A5A" w:rsidDel="00A975C8" w:rsidRDefault="00935A5A">
            <w:pPr>
              <w:pStyle w:val="par2"/>
              <w:rPr>
                <w:del w:id="406" w:author="Rascon Arana, Maria" w:date="2026-08-12T10:35:00Z" w16du:dateUtc="2026-08-12T16:35:00Z"/>
                <w:sz w:val="18"/>
                <w:szCs w:val="22"/>
              </w:rPr>
              <w:pPrChange w:id="407" w:author="Rascon Arana, Maria" w:date="2026-08-12T10:35:00Z" w16du:dateUtc="2026-08-12T16:35:00Z">
                <w:pPr>
                  <w:pStyle w:val="par3"/>
                  <w:spacing w:before="0"/>
                  <w:ind w:left="0" w:firstLine="0"/>
                </w:pPr>
              </w:pPrChange>
            </w:pPr>
            <w:del w:id="408" w:author="Rascon Arana, Maria" w:date="2026-08-12T10:35:00Z" w16du:dateUtc="2026-08-12T16:35:00Z">
              <w:r w:rsidRPr="00935A5A" w:rsidDel="00A975C8">
                <w:rPr>
                  <w:sz w:val="18"/>
                  <w:szCs w:val="22"/>
                </w:rPr>
                <w:delText>30</w:delText>
              </w:r>
            </w:del>
          </w:p>
        </w:tc>
      </w:tr>
      <w:tr w:rsidR="00244395" w:rsidDel="00A975C8" w14:paraId="2A7F1A58" w14:textId="6A18E734" w:rsidTr="0028724D">
        <w:trPr>
          <w:del w:id="409" w:author="Rascon Arana, Maria" w:date="2026-08-12T10:35:00Z"/>
        </w:trPr>
        <w:tc>
          <w:tcPr>
            <w:tcW w:w="4219" w:type="dxa"/>
          </w:tcPr>
          <w:p w14:paraId="703BFC26" w14:textId="7A70FCD8" w:rsidR="00244395" w:rsidRPr="00935A5A" w:rsidDel="00A975C8" w:rsidRDefault="00935A5A">
            <w:pPr>
              <w:pStyle w:val="par2"/>
              <w:rPr>
                <w:del w:id="410" w:author="Rascon Arana, Maria" w:date="2026-08-12T10:35:00Z" w16du:dateUtc="2026-08-12T16:35:00Z"/>
                <w:sz w:val="18"/>
                <w:szCs w:val="22"/>
              </w:rPr>
              <w:pPrChange w:id="411" w:author="Rascon Arana, Maria" w:date="2026-08-12T10:35:00Z" w16du:dateUtc="2026-08-12T16:35:00Z">
                <w:pPr>
                  <w:pStyle w:val="par3"/>
                  <w:spacing w:before="0"/>
                  <w:ind w:left="0" w:firstLine="0"/>
                </w:pPr>
              </w:pPrChange>
            </w:pPr>
            <w:del w:id="412" w:author="Rascon Arana, Maria" w:date="2026-08-12T10:35:00Z" w16du:dateUtc="2026-08-12T16:35:00Z">
              <w:r w:rsidRPr="00935A5A" w:rsidDel="00A975C8">
                <w:rPr>
                  <w:sz w:val="18"/>
                  <w:szCs w:val="22"/>
                </w:rPr>
                <w:delText>Disinfection, Cleaning &amp; Safe work practices</w:delText>
              </w:r>
            </w:del>
          </w:p>
        </w:tc>
        <w:tc>
          <w:tcPr>
            <w:tcW w:w="990" w:type="dxa"/>
          </w:tcPr>
          <w:p w14:paraId="484523DB" w14:textId="47185D14" w:rsidR="00244395" w:rsidRPr="00935A5A" w:rsidDel="00A975C8" w:rsidRDefault="00935A5A">
            <w:pPr>
              <w:pStyle w:val="par2"/>
              <w:rPr>
                <w:del w:id="413" w:author="Rascon Arana, Maria" w:date="2026-08-12T10:35:00Z" w16du:dateUtc="2026-08-12T16:35:00Z"/>
                <w:sz w:val="18"/>
                <w:szCs w:val="22"/>
              </w:rPr>
              <w:pPrChange w:id="414" w:author="Rascon Arana, Maria" w:date="2026-08-12T10:35:00Z" w16du:dateUtc="2026-08-12T16:35:00Z">
                <w:pPr>
                  <w:pStyle w:val="par3"/>
                  <w:spacing w:before="0"/>
                  <w:ind w:left="0" w:firstLine="0"/>
                </w:pPr>
              </w:pPrChange>
            </w:pPr>
            <w:del w:id="415" w:author="Rascon Arana, Maria" w:date="2026-08-12T10:35:00Z" w16du:dateUtc="2026-08-12T16:35:00Z">
              <w:r w:rsidRPr="00935A5A" w:rsidDel="00A975C8">
                <w:rPr>
                  <w:sz w:val="18"/>
                  <w:szCs w:val="22"/>
                </w:rPr>
                <w:delText>7</w:delText>
              </w:r>
            </w:del>
          </w:p>
        </w:tc>
        <w:tc>
          <w:tcPr>
            <w:tcW w:w="1981" w:type="dxa"/>
          </w:tcPr>
          <w:p w14:paraId="1F7D71AF" w14:textId="7923B663" w:rsidR="00244395" w:rsidRPr="00935A5A" w:rsidDel="00A975C8" w:rsidRDefault="00935A5A">
            <w:pPr>
              <w:pStyle w:val="par2"/>
              <w:rPr>
                <w:del w:id="416" w:author="Rascon Arana, Maria" w:date="2026-08-12T10:35:00Z" w16du:dateUtc="2026-08-12T16:35:00Z"/>
                <w:sz w:val="18"/>
                <w:szCs w:val="22"/>
              </w:rPr>
              <w:pPrChange w:id="417" w:author="Rascon Arana, Maria" w:date="2026-08-12T10:35:00Z" w16du:dateUtc="2026-08-12T16:35:00Z">
                <w:pPr>
                  <w:pStyle w:val="par3"/>
                  <w:spacing w:before="0"/>
                  <w:ind w:left="0" w:firstLine="0"/>
                </w:pPr>
              </w:pPrChange>
            </w:pPr>
            <w:del w:id="418" w:author="Rascon Arana, Maria" w:date="2026-08-12T10:35:00Z" w16du:dateUtc="2026-08-12T16:35:00Z">
              <w:r w:rsidRPr="00935A5A" w:rsidDel="00A975C8">
                <w:rPr>
                  <w:sz w:val="18"/>
                  <w:szCs w:val="22"/>
                </w:rPr>
                <w:delText>210</w:delText>
              </w:r>
            </w:del>
          </w:p>
        </w:tc>
      </w:tr>
      <w:tr w:rsidR="00244395" w:rsidDel="00A975C8" w14:paraId="1184466D" w14:textId="7669FE6A" w:rsidTr="0028724D">
        <w:trPr>
          <w:del w:id="419" w:author="Rascon Arana, Maria" w:date="2026-08-12T10:35:00Z"/>
        </w:trPr>
        <w:tc>
          <w:tcPr>
            <w:tcW w:w="4219" w:type="dxa"/>
          </w:tcPr>
          <w:p w14:paraId="69227EA7" w14:textId="0D35324C" w:rsidR="00244395" w:rsidRPr="00935A5A" w:rsidDel="00A975C8" w:rsidRDefault="00935A5A">
            <w:pPr>
              <w:pStyle w:val="par2"/>
              <w:rPr>
                <w:del w:id="420" w:author="Rascon Arana, Maria" w:date="2026-08-12T10:35:00Z" w16du:dateUtc="2026-08-12T16:35:00Z"/>
                <w:b/>
                <w:bCs/>
                <w:sz w:val="18"/>
                <w:szCs w:val="22"/>
              </w:rPr>
              <w:pPrChange w:id="421" w:author="Rascon Arana, Maria" w:date="2026-08-12T10:35:00Z" w16du:dateUtc="2026-08-12T16:35:00Z">
                <w:pPr>
                  <w:pStyle w:val="par3"/>
                  <w:spacing w:before="0"/>
                  <w:ind w:left="0" w:firstLine="0"/>
                </w:pPr>
              </w:pPrChange>
            </w:pPr>
            <w:del w:id="422" w:author="Rascon Arana, Maria" w:date="2026-08-12T10:35:00Z" w16du:dateUtc="2026-08-12T16:35:00Z">
              <w:r w:rsidRPr="00935A5A" w:rsidDel="00A975C8">
                <w:rPr>
                  <w:b/>
                  <w:bCs/>
                  <w:sz w:val="18"/>
                  <w:szCs w:val="22"/>
                </w:rPr>
                <w:delText>TOTAL</w:delText>
              </w:r>
            </w:del>
          </w:p>
        </w:tc>
        <w:tc>
          <w:tcPr>
            <w:tcW w:w="990" w:type="dxa"/>
          </w:tcPr>
          <w:p w14:paraId="6B61C0F4" w14:textId="77B8085F" w:rsidR="00244395" w:rsidRPr="00935A5A" w:rsidDel="00A975C8" w:rsidRDefault="00935A5A">
            <w:pPr>
              <w:pStyle w:val="par2"/>
              <w:rPr>
                <w:del w:id="423" w:author="Rascon Arana, Maria" w:date="2026-08-12T10:35:00Z" w16du:dateUtc="2026-08-12T16:35:00Z"/>
                <w:b/>
                <w:bCs/>
                <w:sz w:val="18"/>
                <w:szCs w:val="22"/>
              </w:rPr>
              <w:pPrChange w:id="424" w:author="Rascon Arana, Maria" w:date="2026-08-12T10:35:00Z" w16du:dateUtc="2026-08-12T16:35:00Z">
                <w:pPr>
                  <w:pStyle w:val="par3"/>
                  <w:spacing w:before="0"/>
                  <w:ind w:left="0" w:firstLine="0"/>
                </w:pPr>
              </w:pPrChange>
            </w:pPr>
            <w:del w:id="425" w:author="Rascon Arana, Maria" w:date="2026-08-12T10:35:00Z" w16du:dateUtc="2026-08-12T16:35:00Z">
              <w:r w:rsidRPr="00935A5A" w:rsidDel="00A975C8">
                <w:rPr>
                  <w:b/>
                  <w:bCs/>
                  <w:sz w:val="18"/>
                  <w:szCs w:val="22"/>
                </w:rPr>
                <w:delText>20</w:delText>
              </w:r>
            </w:del>
          </w:p>
        </w:tc>
        <w:tc>
          <w:tcPr>
            <w:tcW w:w="1981" w:type="dxa"/>
          </w:tcPr>
          <w:p w14:paraId="20344D40" w14:textId="50C37B9C" w:rsidR="00244395" w:rsidRPr="00935A5A" w:rsidDel="00A975C8" w:rsidRDefault="00935A5A">
            <w:pPr>
              <w:pStyle w:val="par2"/>
              <w:rPr>
                <w:del w:id="426" w:author="Rascon Arana, Maria" w:date="2026-08-12T10:35:00Z" w16du:dateUtc="2026-08-12T16:35:00Z"/>
                <w:b/>
                <w:bCs/>
                <w:sz w:val="18"/>
                <w:szCs w:val="22"/>
              </w:rPr>
              <w:pPrChange w:id="427" w:author="Rascon Arana, Maria" w:date="2026-08-12T10:35:00Z" w16du:dateUtc="2026-08-12T16:35:00Z">
                <w:pPr>
                  <w:pStyle w:val="par3"/>
                  <w:spacing w:before="0"/>
                  <w:ind w:left="0" w:firstLine="0"/>
                </w:pPr>
              </w:pPrChange>
            </w:pPr>
            <w:del w:id="428" w:author="Rascon Arana, Maria" w:date="2026-08-12T10:35:00Z" w16du:dateUtc="2026-08-12T16:35:00Z">
              <w:r w:rsidRPr="00935A5A" w:rsidDel="00A975C8">
                <w:rPr>
                  <w:b/>
                  <w:bCs/>
                  <w:sz w:val="18"/>
                  <w:szCs w:val="22"/>
                </w:rPr>
                <w:delText>600</w:delText>
              </w:r>
            </w:del>
          </w:p>
        </w:tc>
      </w:tr>
    </w:tbl>
    <w:p w14:paraId="52D4EC9D" w14:textId="4B30C97D" w:rsidR="00244395" w:rsidDel="00A975C8" w:rsidRDefault="00935A5A">
      <w:pPr>
        <w:pStyle w:val="par2"/>
        <w:rPr>
          <w:del w:id="429" w:author="Rascon Arana, Maria" w:date="2026-08-12T10:35:00Z" w16du:dateUtc="2026-08-12T16:35:00Z"/>
        </w:rPr>
        <w:pPrChange w:id="430" w:author="Rascon Arana, Maria" w:date="2026-08-12T10:35:00Z" w16du:dateUtc="2026-08-12T16:35:00Z">
          <w:pPr>
            <w:pStyle w:val="par3"/>
          </w:pPr>
        </w:pPrChange>
      </w:pPr>
      <w:del w:id="431" w:author="Rascon Arana, Maria" w:date="2026-08-12T10:35:00Z" w16du:dateUtc="2026-08-12T16:35:00Z">
        <w:r w:rsidDel="00A975C8">
          <w:delText>d.</w:delText>
        </w:r>
        <w:r w:rsidDel="00A975C8">
          <w:tab/>
        </w:r>
        <w:r w:rsidRPr="00935A5A" w:rsidDel="00A975C8">
          <w:rPr>
            <w:b/>
            <w:bCs/>
          </w:rPr>
          <w:delText xml:space="preserve">HAIRSTYLIST: </w:delText>
        </w:r>
        <w:r w:rsidRPr="00935A5A" w:rsidDel="00A975C8">
          <w:delText>Must complete a minimum of forty credit hours or 1200 contact hours with the following minimum credit or contact hours:</w:delText>
        </w:r>
      </w:del>
    </w:p>
    <w:p w14:paraId="34107697" w14:textId="29AE9262" w:rsidR="00224955" w:rsidDel="00A975C8" w:rsidRDefault="00224955">
      <w:pPr>
        <w:pStyle w:val="par2"/>
        <w:rPr>
          <w:del w:id="432" w:author="Rascon Arana, Maria" w:date="2026-08-12T10:35:00Z" w16du:dateUtc="2026-08-12T16:35:00Z"/>
        </w:rPr>
        <w:pPrChange w:id="433" w:author="Rascon Arana, Maria" w:date="2026-08-12T10:35:00Z" w16du:dateUtc="2026-08-12T16:35:00Z">
          <w:pPr>
            <w:pStyle w:val="par3"/>
          </w:pPr>
        </w:pPrChange>
      </w:pPr>
    </w:p>
    <w:tbl>
      <w:tblPr>
        <w:tblStyle w:val="TableGrid"/>
        <w:tblW w:w="0" w:type="auto"/>
        <w:tblInd w:w="1689" w:type="dxa"/>
        <w:tblLook w:val="04A0" w:firstRow="1" w:lastRow="0" w:firstColumn="1" w:lastColumn="0" w:noHBand="0" w:noVBand="1"/>
      </w:tblPr>
      <w:tblGrid>
        <w:gridCol w:w="2804"/>
        <w:gridCol w:w="2299"/>
        <w:gridCol w:w="2558"/>
      </w:tblGrid>
      <w:tr w:rsidR="00224955" w:rsidDel="00A975C8" w14:paraId="604CA05E" w14:textId="3D6EA7BB" w:rsidTr="0028724D">
        <w:trPr>
          <w:del w:id="434" w:author="Rascon Arana, Maria" w:date="2026-08-12T10:35:00Z"/>
        </w:trPr>
        <w:tc>
          <w:tcPr>
            <w:tcW w:w="4246" w:type="dxa"/>
          </w:tcPr>
          <w:p w14:paraId="7EBBDBB0" w14:textId="12AB7A9B" w:rsidR="00224955" w:rsidDel="00A975C8" w:rsidRDefault="00224955">
            <w:pPr>
              <w:pStyle w:val="par2"/>
              <w:rPr>
                <w:del w:id="435" w:author="Rascon Arana, Maria" w:date="2026-08-12T10:35:00Z" w16du:dateUtc="2026-08-12T16:35:00Z"/>
              </w:rPr>
              <w:pPrChange w:id="436" w:author="Rascon Arana, Maria" w:date="2026-08-12T10:35:00Z" w16du:dateUtc="2026-08-12T16:35:00Z">
                <w:pPr>
                  <w:pStyle w:val="par3"/>
                  <w:spacing w:before="0"/>
                  <w:ind w:left="0" w:firstLine="0"/>
                </w:pPr>
              </w:pPrChange>
            </w:pPr>
            <w:del w:id="437" w:author="Rascon Arana, Maria" w:date="2026-08-12T10:35:00Z" w16du:dateUtc="2026-08-12T16:35:00Z">
              <w:r w:rsidDel="00A975C8">
                <w:delText>SUBJECT AREA</w:delText>
              </w:r>
            </w:del>
          </w:p>
        </w:tc>
        <w:tc>
          <w:tcPr>
            <w:tcW w:w="961" w:type="dxa"/>
          </w:tcPr>
          <w:p w14:paraId="07E7F5AA" w14:textId="17F7A735" w:rsidR="00224955" w:rsidDel="00A975C8" w:rsidRDefault="00224955">
            <w:pPr>
              <w:pStyle w:val="par2"/>
              <w:rPr>
                <w:del w:id="438" w:author="Rascon Arana, Maria" w:date="2026-08-12T10:35:00Z" w16du:dateUtc="2026-08-12T16:35:00Z"/>
              </w:rPr>
              <w:pPrChange w:id="439" w:author="Rascon Arana, Maria" w:date="2026-08-12T10:35:00Z" w16du:dateUtc="2026-08-12T16:35:00Z">
                <w:pPr>
                  <w:pStyle w:val="par3"/>
                  <w:spacing w:before="0"/>
                  <w:ind w:left="0" w:firstLine="0"/>
                </w:pPr>
              </w:pPrChange>
            </w:pPr>
            <w:del w:id="440" w:author="Rascon Arana, Maria" w:date="2026-08-12T10:35:00Z" w16du:dateUtc="2026-08-12T16:35:00Z">
              <w:r w:rsidDel="00A975C8">
                <w:delText>CREDIT HOURS</w:delText>
              </w:r>
            </w:del>
          </w:p>
        </w:tc>
        <w:tc>
          <w:tcPr>
            <w:tcW w:w="2397" w:type="dxa"/>
          </w:tcPr>
          <w:p w14:paraId="68C81EA5" w14:textId="42F14847" w:rsidR="00224955" w:rsidDel="00A975C8" w:rsidRDefault="00224955">
            <w:pPr>
              <w:pStyle w:val="par2"/>
              <w:rPr>
                <w:del w:id="441" w:author="Rascon Arana, Maria" w:date="2026-08-12T10:35:00Z" w16du:dateUtc="2026-08-12T16:35:00Z"/>
              </w:rPr>
              <w:pPrChange w:id="442" w:author="Rascon Arana, Maria" w:date="2026-08-12T10:35:00Z" w16du:dateUtc="2026-08-12T16:35:00Z">
                <w:pPr>
                  <w:pStyle w:val="par3"/>
                  <w:spacing w:before="0"/>
                  <w:ind w:left="0" w:firstLine="0"/>
                </w:pPr>
              </w:pPrChange>
            </w:pPr>
            <w:del w:id="443" w:author="Rascon Arana, Maria" w:date="2026-08-12T10:35:00Z" w16du:dateUtc="2026-08-12T16:35:00Z">
              <w:r w:rsidDel="00A975C8">
                <w:delText>CLOCK/CONTACT HOURS</w:delText>
              </w:r>
            </w:del>
          </w:p>
        </w:tc>
      </w:tr>
      <w:tr w:rsidR="00224955" w:rsidDel="00A975C8" w14:paraId="36547603" w14:textId="701E156E" w:rsidTr="0028724D">
        <w:trPr>
          <w:del w:id="444" w:author="Rascon Arana, Maria" w:date="2026-08-12T10:35:00Z"/>
        </w:trPr>
        <w:tc>
          <w:tcPr>
            <w:tcW w:w="4246" w:type="dxa"/>
          </w:tcPr>
          <w:p w14:paraId="76B11CB9" w14:textId="0F8EC803" w:rsidR="00224955" w:rsidDel="00A975C8" w:rsidRDefault="00224955">
            <w:pPr>
              <w:pStyle w:val="par2"/>
              <w:rPr>
                <w:del w:id="445" w:author="Rascon Arana, Maria" w:date="2026-08-12T10:35:00Z" w16du:dateUtc="2026-08-12T16:35:00Z"/>
              </w:rPr>
              <w:pPrChange w:id="446" w:author="Rascon Arana, Maria" w:date="2026-08-12T10:35:00Z" w16du:dateUtc="2026-08-12T16:35:00Z">
                <w:pPr>
                  <w:pStyle w:val="par3"/>
                  <w:spacing w:before="0"/>
                  <w:ind w:left="0" w:firstLine="0"/>
                </w:pPr>
              </w:pPrChange>
            </w:pPr>
            <w:del w:id="447" w:author="Rascon Arana, Maria" w:date="2026-08-12T10:35:00Z" w16du:dateUtc="2026-08-12T16:35:00Z">
              <w:r w:rsidRPr="00224955" w:rsidDel="00A975C8">
                <w:delText>Scalp Care (Shampooing, rinsing &amp; conditioning)</w:delText>
              </w:r>
            </w:del>
          </w:p>
        </w:tc>
        <w:tc>
          <w:tcPr>
            <w:tcW w:w="961" w:type="dxa"/>
          </w:tcPr>
          <w:p w14:paraId="03A7D89A" w14:textId="3B25444A" w:rsidR="00224955" w:rsidDel="00A975C8" w:rsidRDefault="00224955">
            <w:pPr>
              <w:pStyle w:val="par2"/>
              <w:rPr>
                <w:del w:id="448" w:author="Rascon Arana, Maria" w:date="2026-08-12T10:35:00Z" w16du:dateUtc="2026-08-12T16:35:00Z"/>
              </w:rPr>
              <w:pPrChange w:id="449" w:author="Rascon Arana, Maria" w:date="2026-08-12T10:35:00Z" w16du:dateUtc="2026-08-12T16:35:00Z">
                <w:pPr>
                  <w:pStyle w:val="par3"/>
                  <w:spacing w:before="0"/>
                  <w:ind w:left="0" w:firstLine="0"/>
                </w:pPr>
              </w:pPrChange>
            </w:pPr>
            <w:del w:id="450" w:author="Rascon Arana, Maria" w:date="2026-08-12T10:35:00Z" w16du:dateUtc="2026-08-12T16:35:00Z">
              <w:r w:rsidDel="00A975C8">
                <w:delText>2</w:delText>
              </w:r>
            </w:del>
          </w:p>
        </w:tc>
        <w:tc>
          <w:tcPr>
            <w:tcW w:w="2397" w:type="dxa"/>
          </w:tcPr>
          <w:p w14:paraId="592D34EE" w14:textId="2DA6B943" w:rsidR="00224955" w:rsidDel="00A975C8" w:rsidRDefault="00224955">
            <w:pPr>
              <w:pStyle w:val="par2"/>
              <w:rPr>
                <w:del w:id="451" w:author="Rascon Arana, Maria" w:date="2026-08-12T10:35:00Z" w16du:dateUtc="2026-08-12T16:35:00Z"/>
              </w:rPr>
              <w:pPrChange w:id="452" w:author="Rascon Arana, Maria" w:date="2026-08-12T10:35:00Z" w16du:dateUtc="2026-08-12T16:35:00Z">
                <w:pPr>
                  <w:pStyle w:val="par3"/>
                  <w:spacing w:before="0"/>
                  <w:ind w:left="0" w:firstLine="0"/>
                </w:pPr>
              </w:pPrChange>
            </w:pPr>
            <w:del w:id="453" w:author="Rascon Arana, Maria" w:date="2026-08-12T10:35:00Z" w16du:dateUtc="2026-08-12T16:35:00Z">
              <w:r w:rsidDel="00A975C8">
                <w:delText>60</w:delText>
              </w:r>
            </w:del>
          </w:p>
        </w:tc>
      </w:tr>
      <w:tr w:rsidR="00224955" w:rsidDel="00A975C8" w14:paraId="164E652A" w14:textId="221DAA1A" w:rsidTr="0028724D">
        <w:trPr>
          <w:del w:id="454" w:author="Rascon Arana, Maria" w:date="2026-08-12T10:35:00Z"/>
        </w:trPr>
        <w:tc>
          <w:tcPr>
            <w:tcW w:w="4246" w:type="dxa"/>
          </w:tcPr>
          <w:p w14:paraId="61402BFA" w14:textId="3B9E9975" w:rsidR="00224955" w:rsidDel="00A975C8" w:rsidRDefault="00224955">
            <w:pPr>
              <w:pStyle w:val="par2"/>
              <w:rPr>
                <w:del w:id="455" w:author="Rascon Arana, Maria" w:date="2026-08-12T10:35:00Z" w16du:dateUtc="2026-08-12T16:35:00Z"/>
              </w:rPr>
              <w:pPrChange w:id="456" w:author="Rascon Arana, Maria" w:date="2026-08-12T10:35:00Z" w16du:dateUtc="2026-08-12T16:35:00Z">
                <w:pPr>
                  <w:pStyle w:val="par3"/>
                  <w:spacing w:before="0"/>
                  <w:ind w:left="0" w:firstLine="0"/>
                </w:pPr>
              </w:pPrChange>
            </w:pPr>
            <w:del w:id="457" w:author="Rascon Arana, Maria" w:date="2026-08-12T10:35:00Z" w16du:dateUtc="2026-08-12T16:35:00Z">
              <w:r w:rsidRPr="00224955" w:rsidDel="00A975C8">
                <w:delText>Hair Coloring or Hair Tinting &amp; Bleaching</w:delText>
              </w:r>
            </w:del>
          </w:p>
        </w:tc>
        <w:tc>
          <w:tcPr>
            <w:tcW w:w="961" w:type="dxa"/>
          </w:tcPr>
          <w:p w14:paraId="75E3FC52" w14:textId="065E4ECE" w:rsidR="00224955" w:rsidDel="00A975C8" w:rsidRDefault="00224955">
            <w:pPr>
              <w:pStyle w:val="par2"/>
              <w:rPr>
                <w:del w:id="458" w:author="Rascon Arana, Maria" w:date="2026-08-12T10:35:00Z" w16du:dateUtc="2026-08-12T16:35:00Z"/>
              </w:rPr>
              <w:pPrChange w:id="459" w:author="Rascon Arana, Maria" w:date="2026-08-12T10:35:00Z" w16du:dateUtc="2026-08-12T16:35:00Z">
                <w:pPr>
                  <w:pStyle w:val="par3"/>
                  <w:spacing w:before="0"/>
                  <w:ind w:left="0" w:firstLine="0"/>
                </w:pPr>
              </w:pPrChange>
            </w:pPr>
            <w:del w:id="460" w:author="Rascon Arana, Maria" w:date="2026-08-12T10:35:00Z" w16du:dateUtc="2026-08-12T16:35:00Z">
              <w:r w:rsidDel="00A975C8">
                <w:delText>8</w:delText>
              </w:r>
            </w:del>
          </w:p>
        </w:tc>
        <w:tc>
          <w:tcPr>
            <w:tcW w:w="2397" w:type="dxa"/>
          </w:tcPr>
          <w:p w14:paraId="4653C236" w14:textId="46115604" w:rsidR="00224955" w:rsidDel="00A975C8" w:rsidRDefault="00224955">
            <w:pPr>
              <w:pStyle w:val="par2"/>
              <w:rPr>
                <w:del w:id="461" w:author="Rascon Arana, Maria" w:date="2026-08-12T10:35:00Z" w16du:dateUtc="2026-08-12T16:35:00Z"/>
              </w:rPr>
              <w:pPrChange w:id="462" w:author="Rascon Arana, Maria" w:date="2026-08-12T10:35:00Z" w16du:dateUtc="2026-08-12T16:35:00Z">
                <w:pPr>
                  <w:pStyle w:val="par3"/>
                  <w:spacing w:before="0"/>
                  <w:ind w:left="0" w:firstLine="0"/>
                </w:pPr>
              </w:pPrChange>
            </w:pPr>
            <w:del w:id="463" w:author="Rascon Arana, Maria" w:date="2026-08-12T10:35:00Z" w16du:dateUtc="2026-08-12T16:35:00Z">
              <w:r w:rsidDel="00A975C8">
                <w:delText>240</w:delText>
              </w:r>
            </w:del>
          </w:p>
        </w:tc>
      </w:tr>
      <w:tr w:rsidR="00224955" w:rsidDel="00A975C8" w14:paraId="57EF7138" w14:textId="52B504F0" w:rsidTr="0028724D">
        <w:trPr>
          <w:del w:id="464" w:author="Rascon Arana, Maria" w:date="2026-08-12T10:35:00Z"/>
        </w:trPr>
        <w:tc>
          <w:tcPr>
            <w:tcW w:w="4246" w:type="dxa"/>
          </w:tcPr>
          <w:p w14:paraId="588BC40A" w14:textId="6E966A41" w:rsidR="00224955" w:rsidDel="00A975C8" w:rsidRDefault="00224955">
            <w:pPr>
              <w:pStyle w:val="par2"/>
              <w:rPr>
                <w:del w:id="465" w:author="Rascon Arana, Maria" w:date="2026-08-12T10:35:00Z" w16du:dateUtc="2026-08-12T16:35:00Z"/>
              </w:rPr>
              <w:pPrChange w:id="466" w:author="Rascon Arana, Maria" w:date="2026-08-12T10:35:00Z" w16du:dateUtc="2026-08-12T16:35:00Z">
                <w:pPr>
                  <w:pStyle w:val="par3"/>
                  <w:spacing w:before="0"/>
                  <w:ind w:left="0" w:firstLine="0"/>
                </w:pPr>
              </w:pPrChange>
            </w:pPr>
            <w:del w:id="467" w:author="Rascon Arana, Maria" w:date="2026-08-12T10:35:00Z" w16du:dateUtc="2026-08-12T16:35:00Z">
              <w:r w:rsidRPr="00224955" w:rsidDel="00A975C8">
                <w:delText>Haircutting</w:delText>
              </w:r>
            </w:del>
          </w:p>
        </w:tc>
        <w:tc>
          <w:tcPr>
            <w:tcW w:w="961" w:type="dxa"/>
          </w:tcPr>
          <w:p w14:paraId="04EC8DED" w14:textId="47767681" w:rsidR="00224955" w:rsidDel="00A975C8" w:rsidRDefault="00224955">
            <w:pPr>
              <w:pStyle w:val="par2"/>
              <w:rPr>
                <w:del w:id="468" w:author="Rascon Arana, Maria" w:date="2026-08-12T10:35:00Z" w16du:dateUtc="2026-08-12T16:35:00Z"/>
              </w:rPr>
              <w:pPrChange w:id="469" w:author="Rascon Arana, Maria" w:date="2026-08-12T10:35:00Z" w16du:dateUtc="2026-08-12T16:35:00Z">
                <w:pPr>
                  <w:pStyle w:val="par3"/>
                  <w:spacing w:before="0"/>
                  <w:ind w:left="0" w:firstLine="0"/>
                </w:pPr>
              </w:pPrChange>
            </w:pPr>
            <w:del w:id="470" w:author="Rascon Arana, Maria" w:date="2026-08-12T10:35:00Z" w16du:dateUtc="2026-08-12T16:35:00Z">
              <w:r w:rsidDel="00A975C8">
                <w:delText>8</w:delText>
              </w:r>
            </w:del>
          </w:p>
        </w:tc>
        <w:tc>
          <w:tcPr>
            <w:tcW w:w="2397" w:type="dxa"/>
          </w:tcPr>
          <w:p w14:paraId="020D6BDB" w14:textId="58F539BE" w:rsidR="00224955" w:rsidDel="00A975C8" w:rsidRDefault="00224955">
            <w:pPr>
              <w:pStyle w:val="par2"/>
              <w:rPr>
                <w:del w:id="471" w:author="Rascon Arana, Maria" w:date="2026-08-12T10:35:00Z" w16du:dateUtc="2026-08-12T16:35:00Z"/>
              </w:rPr>
              <w:pPrChange w:id="472" w:author="Rascon Arana, Maria" w:date="2026-08-12T10:35:00Z" w16du:dateUtc="2026-08-12T16:35:00Z">
                <w:pPr>
                  <w:pStyle w:val="par3"/>
                  <w:spacing w:before="0"/>
                  <w:ind w:left="0" w:firstLine="0"/>
                </w:pPr>
              </w:pPrChange>
            </w:pPr>
            <w:del w:id="473" w:author="Rascon Arana, Maria" w:date="2026-08-12T10:35:00Z" w16du:dateUtc="2026-08-12T16:35:00Z">
              <w:r w:rsidDel="00A975C8">
                <w:delText>240</w:delText>
              </w:r>
            </w:del>
          </w:p>
        </w:tc>
      </w:tr>
      <w:tr w:rsidR="00224955" w:rsidDel="00A975C8" w14:paraId="66A9A66C" w14:textId="6453AD88" w:rsidTr="0028724D">
        <w:trPr>
          <w:del w:id="474" w:author="Rascon Arana, Maria" w:date="2026-08-12T10:35:00Z"/>
        </w:trPr>
        <w:tc>
          <w:tcPr>
            <w:tcW w:w="4246" w:type="dxa"/>
          </w:tcPr>
          <w:p w14:paraId="17D7682F" w14:textId="4EEEC0A8" w:rsidR="00224955" w:rsidDel="00A975C8" w:rsidRDefault="00224955">
            <w:pPr>
              <w:pStyle w:val="par2"/>
              <w:rPr>
                <w:del w:id="475" w:author="Rascon Arana, Maria" w:date="2026-08-12T10:35:00Z" w16du:dateUtc="2026-08-12T16:35:00Z"/>
              </w:rPr>
              <w:pPrChange w:id="476" w:author="Rascon Arana, Maria" w:date="2026-08-12T10:35:00Z" w16du:dateUtc="2026-08-12T16:35:00Z">
                <w:pPr>
                  <w:pStyle w:val="par3"/>
                  <w:spacing w:before="0"/>
                  <w:ind w:left="0" w:firstLine="0"/>
                </w:pPr>
              </w:pPrChange>
            </w:pPr>
            <w:del w:id="477" w:author="Rascon Arana, Maria" w:date="2026-08-12T10:35:00Z" w16du:dateUtc="2026-08-12T16:35:00Z">
              <w:r w:rsidRPr="00224955" w:rsidDel="00A975C8">
                <w:delText>Hairstyling</w:delText>
              </w:r>
            </w:del>
          </w:p>
        </w:tc>
        <w:tc>
          <w:tcPr>
            <w:tcW w:w="961" w:type="dxa"/>
          </w:tcPr>
          <w:p w14:paraId="3DC4A0B3" w14:textId="1BE8D5BC" w:rsidR="00224955" w:rsidDel="00A975C8" w:rsidRDefault="00224955">
            <w:pPr>
              <w:pStyle w:val="par2"/>
              <w:rPr>
                <w:del w:id="478" w:author="Rascon Arana, Maria" w:date="2026-08-12T10:35:00Z" w16du:dateUtc="2026-08-12T16:35:00Z"/>
              </w:rPr>
              <w:pPrChange w:id="479" w:author="Rascon Arana, Maria" w:date="2026-08-12T10:35:00Z" w16du:dateUtc="2026-08-12T16:35:00Z">
                <w:pPr>
                  <w:pStyle w:val="par3"/>
                  <w:spacing w:before="0"/>
                  <w:ind w:left="0" w:firstLine="0"/>
                </w:pPr>
              </w:pPrChange>
            </w:pPr>
            <w:del w:id="480" w:author="Rascon Arana, Maria" w:date="2026-08-12T10:35:00Z" w16du:dateUtc="2026-08-12T16:35:00Z">
              <w:r w:rsidDel="00A975C8">
                <w:delText>7</w:delText>
              </w:r>
            </w:del>
          </w:p>
        </w:tc>
        <w:tc>
          <w:tcPr>
            <w:tcW w:w="2397" w:type="dxa"/>
          </w:tcPr>
          <w:p w14:paraId="3B55D3C3" w14:textId="478C16CE" w:rsidR="00224955" w:rsidDel="00A975C8" w:rsidRDefault="00224955">
            <w:pPr>
              <w:pStyle w:val="par2"/>
              <w:rPr>
                <w:del w:id="481" w:author="Rascon Arana, Maria" w:date="2026-08-12T10:35:00Z" w16du:dateUtc="2026-08-12T16:35:00Z"/>
              </w:rPr>
              <w:pPrChange w:id="482" w:author="Rascon Arana, Maria" w:date="2026-08-12T10:35:00Z" w16du:dateUtc="2026-08-12T16:35:00Z">
                <w:pPr>
                  <w:pStyle w:val="par3"/>
                  <w:spacing w:before="0"/>
                  <w:ind w:left="0" w:firstLine="0"/>
                </w:pPr>
              </w:pPrChange>
            </w:pPr>
            <w:del w:id="483" w:author="Rascon Arana, Maria" w:date="2026-08-12T10:35:00Z" w16du:dateUtc="2026-08-12T16:35:00Z">
              <w:r w:rsidDel="00A975C8">
                <w:delText>210</w:delText>
              </w:r>
            </w:del>
          </w:p>
        </w:tc>
      </w:tr>
      <w:tr w:rsidR="00224955" w:rsidDel="00A975C8" w14:paraId="6FE1B1FE" w14:textId="36D8DB38" w:rsidTr="0028724D">
        <w:trPr>
          <w:del w:id="484" w:author="Rascon Arana, Maria" w:date="2026-08-12T10:35:00Z"/>
        </w:trPr>
        <w:tc>
          <w:tcPr>
            <w:tcW w:w="4246" w:type="dxa"/>
          </w:tcPr>
          <w:p w14:paraId="15625B1F" w14:textId="07F13D0C" w:rsidR="00224955" w:rsidDel="00A975C8" w:rsidRDefault="00224955">
            <w:pPr>
              <w:pStyle w:val="par2"/>
              <w:rPr>
                <w:del w:id="485" w:author="Rascon Arana, Maria" w:date="2026-08-12T10:35:00Z" w16du:dateUtc="2026-08-12T16:35:00Z"/>
              </w:rPr>
              <w:pPrChange w:id="486" w:author="Rascon Arana, Maria" w:date="2026-08-12T10:35:00Z" w16du:dateUtc="2026-08-12T16:35:00Z">
                <w:pPr>
                  <w:pStyle w:val="par3"/>
                  <w:spacing w:before="0"/>
                  <w:ind w:left="0" w:firstLine="0"/>
                </w:pPr>
              </w:pPrChange>
            </w:pPr>
            <w:del w:id="487" w:author="Rascon Arana, Maria" w:date="2026-08-12T10:35:00Z" w16du:dateUtc="2026-08-12T16:35:00Z">
              <w:r w:rsidRPr="00224955" w:rsidDel="00A975C8">
                <w:delText>Chemical Texture Services</w:delText>
              </w:r>
            </w:del>
          </w:p>
        </w:tc>
        <w:tc>
          <w:tcPr>
            <w:tcW w:w="961" w:type="dxa"/>
          </w:tcPr>
          <w:p w14:paraId="794E7E96" w14:textId="72A849C9" w:rsidR="00224955" w:rsidDel="00A975C8" w:rsidRDefault="00224955">
            <w:pPr>
              <w:pStyle w:val="par2"/>
              <w:rPr>
                <w:del w:id="488" w:author="Rascon Arana, Maria" w:date="2026-08-12T10:35:00Z" w16du:dateUtc="2026-08-12T16:35:00Z"/>
              </w:rPr>
              <w:pPrChange w:id="489" w:author="Rascon Arana, Maria" w:date="2026-08-12T10:35:00Z" w16du:dateUtc="2026-08-12T16:35:00Z">
                <w:pPr>
                  <w:pStyle w:val="par3"/>
                  <w:spacing w:before="0"/>
                  <w:ind w:left="0" w:firstLine="0"/>
                </w:pPr>
              </w:pPrChange>
            </w:pPr>
            <w:del w:id="490" w:author="Rascon Arana, Maria" w:date="2026-08-12T10:35:00Z" w16du:dateUtc="2026-08-12T16:35:00Z">
              <w:r w:rsidDel="00A975C8">
                <w:delText>4</w:delText>
              </w:r>
            </w:del>
          </w:p>
        </w:tc>
        <w:tc>
          <w:tcPr>
            <w:tcW w:w="2397" w:type="dxa"/>
          </w:tcPr>
          <w:p w14:paraId="535B47E3" w14:textId="1BB62C94" w:rsidR="00224955" w:rsidDel="00A975C8" w:rsidRDefault="00224955">
            <w:pPr>
              <w:pStyle w:val="par2"/>
              <w:rPr>
                <w:del w:id="491" w:author="Rascon Arana, Maria" w:date="2026-08-12T10:35:00Z" w16du:dateUtc="2026-08-12T16:35:00Z"/>
              </w:rPr>
              <w:pPrChange w:id="492" w:author="Rascon Arana, Maria" w:date="2026-08-12T10:35:00Z" w16du:dateUtc="2026-08-12T16:35:00Z">
                <w:pPr>
                  <w:pStyle w:val="par3"/>
                  <w:spacing w:before="0"/>
                  <w:ind w:left="0" w:firstLine="0"/>
                </w:pPr>
              </w:pPrChange>
            </w:pPr>
            <w:del w:id="493" w:author="Rascon Arana, Maria" w:date="2026-08-12T10:35:00Z" w16du:dateUtc="2026-08-12T16:35:00Z">
              <w:r w:rsidDel="00A975C8">
                <w:delText>120</w:delText>
              </w:r>
            </w:del>
          </w:p>
        </w:tc>
      </w:tr>
      <w:tr w:rsidR="00224955" w:rsidDel="00A975C8" w14:paraId="40DC53F6" w14:textId="68593891" w:rsidTr="0028724D">
        <w:trPr>
          <w:del w:id="494" w:author="Rascon Arana, Maria" w:date="2026-08-12T10:35:00Z"/>
        </w:trPr>
        <w:tc>
          <w:tcPr>
            <w:tcW w:w="4246" w:type="dxa"/>
          </w:tcPr>
          <w:p w14:paraId="40765802" w14:textId="2745DD82" w:rsidR="00224955" w:rsidDel="00A975C8" w:rsidRDefault="00224955">
            <w:pPr>
              <w:pStyle w:val="par2"/>
              <w:rPr>
                <w:del w:id="495" w:author="Rascon Arana, Maria" w:date="2026-08-12T10:35:00Z" w16du:dateUtc="2026-08-12T16:35:00Z"/>
              </w:rPr>
              <w:pPrChange w:id="496" w:author="Rascon Arana, Maria" w:date="2026-08-12T10:35:00Z" w16du:dateUtc="2026-08-12T16:35:00Z">
                <w:pPr>
                  <w:pStyle w:val="par3"/>
                  <w:spacing w:before="0"/>
                  <w:ind w:left="0" w:firstLine="0"/>
                </w:pPr>
              </w:pPrChange>
            </w:pPr>
            <w:del w:id="497" w:author="Rascon Arana, Maria" w:date="2026-08-12T10:35:00Z" w16du:dateUtc="2026-08-12T16:35:00Z">
              <w:r w:rsidRPr="00224955" w:rsidDel="00A975C8">
                <w:delText>Law, Rules &amp; Regulations</w:delText>
              </w:r>
            </w:del>
          </w:p>
        </w:tc>
        <w:tc>
          <w:tcPr>
            <w:tcW w:w="961" w:type="dxa"/>
          </w:tcPr>
          <w:p w14:paraId="171B0C96" w14:textId="0C2E295B" w:rsidR="00224955" w:rsidDel="00A975C8" w:rsidRDefault="00224955">
            <w:pPr>
              <w:pStyle w:val="par2"/>
              <w:rPr>
                <w:del w:id="498" w:author="Rascon Arana, Maria" w:date="2026-08-12T10:35:00Z" w16du:dateUtc="2026-08-12T16:35:00Z"/>
              </w:rPr>
              <w:pPrChange w:id="499" w:author="Rascon Arana, Maria" w:date="2026-08-12T10:35:00Z" w16du:dateUtc="2026-08-12T16:35:00Z">
                <w:pPr>
                  <w:pStyle w:val="par3"/>
                  <w:spacing w:before="0"/>
                  <w:ind w:left="0" w:firstLine="0"/>
                </w:pPr>
              </w:pPrChange>
            </w:pPr>
            <w:del w:id="500" w:author="Rascon Arana, Maria" w:date="2026-08-12T10:35:00Z" w16du:dateUtc="2026-08-12T16:35:00Z">
              <w:r w:rsidDel="00A975C8">
                <w:delText>1</w:delText>
              </w:r>
            </w:del>
          </w:p>
        </w:tc>
        <w:tc>
          <w:tcPr>
            <w:tcW w:w="2397" w:type="dxa"/>
          </w:tcPr>
          <w:p w14:paraId="03BE9164" w14:textId="18C8BF22" w:rsidR="00224955" w:rsidDel="00A975C8" w:rsidRDefault="00224955">
            <w:pPr>
              <w:pStyle w:val="par2"/>
              <w:rPr>
                <w:del w:id="501" w:author="Rascon Arana, Maria" w:date="2026-08-12T10:35:00Z" w16du:dateUtc="2026-08-12T16:35:00Z"/>
              </w:rPr>
              <w:pPrChange w:id="502" w:author="Rascon Arana, Maria" w:date="2026-08-12T10:35:00Z" w16du:dateUtc="2026-08-12T16:35:00Z">
                <w:pPr>
                  <w:pStyle w:val="par3"/>
                  <w:spacing w:before="0"/>
                  <w:ind w:left="0" w:firstLine="0"/>
                </w:pPr>
              </w:pPrChange>
            </w:pPr>
            <w:del w:id="503" w:author="Rascon Arana, Maria" w:date="2026-08-12T10:35:00Z" w16du:dateUtc="2026-08-12T16:35:00Z">
              <w:r w:rsidDel="00A975C8">
                <w:delText>30</w:delText>
              </w:r>
            </w:del>
          </w:p>
        </w:tc>
      </w:tr>
      <w:tr w:rsidR="00224955" w:rsidDel="00A975C8" w14:paraId="002FAF57" w14:textId="6AAA40CC" w:rsidTr="0028724D">
        <w:trPr>
          <w:del w:id="504" w:author="Rascon Arana, Maria" w:date="2026-08-12T10:35:00Z"/>
        </w:trPr>
        <w:tc>
          <w:tcPr>
            <w:tcW w:w="4246" w:type="dxa"/>
          </w:tcPr>
          <w:p w14:paraId="5F8DEBC4" w14:textId="2F5A9B1D" w:rsidR="00224955" w:rsidDel="00A975C8" w:rsidRDefault="00224955">
            <w:pPr>
              <w:pStyle w:val="par2"/>
              <w:rPr>
                <w:del w:id="505" w:author="Rascon Arana, Maria" w:date="2026-08-12T10:35:00Z" w16du:dateUtc="2026-08-12T16:35:00Z"/>
              </w:rPr>
              <w:pPrChange w:id="506" w:author="Rascon Arana, Maria" w:date="2026-08-12T10:35:00Z" w16du:dateUtc="2026-08-12T16:35:00Z">
                <w:pPr>
                  <w:pStyle w:val="par3"/>
                  <w:spacing w:before="0"/>
                  <w:ind w:left="0" w:firstLine="0"/>
                </w:pPr>
              </w:pPrChange>
            </w:pPr>
            <w:del w:id="507" w:author="Rascon Arana, Maria" w:date="2026-08-12T10:35:00Z" w16du:dateUtc="2026-08-12T16:35:00Z">
              <w:r w:rsidRPr="00224955" w:rsidDel="00A975C8">
                <w:delText>Management, ethics, interpersonal skills &amp; salesmanship</w:delText>
              </w:r>
            </w:del>
          </w:p>
        </w:tc>
        <w:tc>
          <w:tcPr>
            <w:tcW w:w="961" w:type="dxa"/>
          </w:tcPr>
          <w:p w14:paraId="629AB184" w14:textId="352833BF" w:rsidR="00224955" w:rsidDel="00A975C8" w:rsidRDefault="00224955">
            <w:pPr>
              <w:pStyle w:val="par2"/>
              <w:rPr>
                <w:del w:id="508" w:author="Rascon Arana, Maria" w:date="2026-08-12T10:35:00Z" w16du:dateUtc="2026-08-12T16:35:00Z"/>
              </w:rPr>
              <w:pPrChange w:id="509" w:author="Rascon Arana, Maria" w:date="2026-08-12T10:35:00Z" w16du:dateUtc="2026-08-12T16:35:00Z">
                <w:pPr>
                  <w:pStyle w:val="par3"/>
                  <w:spacing w:before="0"/>
                  <w:ind w:left="0" w:firstLine="0"/>
                </w:pPr>
              </w:pPrChange>
            </w:pPr>
            <w:del w:id="510" w:author="Rascon Arana, Maria" w:date="2026-08-12T10:35:00Z" w16du:dateUtc="2026-08-12T16:35:00Z">
              <w:r w:rsidDel="00A975C8">
                <w:delText>1</w:delText>
              </w:r>
            </w:del>
          </w:p>
        </w:tc>
        <w:tc>
          <w:tcPr>
            <w:tcW w:w="2397" w:type="dxa"/>
          </w:tcPr>
          <w:p w14:paraId="639903B2" w14:textId="17426F08" w:rsidR="00224955" w:rsidDel="00A975C8" w:rsidRDefault="00224955">
            <w:pPr>
              <w:pStyle w:val="par2"/>
              <w:rPr>
                <w:del w:id="511" w:author="Rascon Arana, Maria" w:date="2026-08-12T10:35:00Z" w16du:dateUtc="2026-08-12T16:35:00Z"/>
              </w:rPr>
              <w:pPrChange w:id="512" w:author="Rascon Arana, Maria" w:date="2026-08-12T10:35:00Z" w16du:dateUtc="2026-08-12T16:35:00Z">
                <w:pPr>
                  <w:pStyle w:val="par3"/>
                  <w:spacing w:before="0"/>
                  <w:ind w:left="0" w:firstLine="0"/>
                </w:pPr>
              </w:pPrChange>
            </w:pPr>
            <w:del w:id="513" w:author="Rascon Arana, Maria" w:date="2026-08-12T10:35:00Z" w16du:dateUtc="2026-08-12T16:35:00Z">
              <w:r w:rsidDel="00A975C8">
                <w:delText>30</w:delText>
              </w:r>
            </w:del>
          </w:p>
        </w:tc>
      </w:tr>
      <w:tr w:rsidR="00224955" w:rsidDel="00A975C8" w14:paraId="23E2ED02" w14:textId="0BABFFD6" w:rsidTr="0028724D">
        <w:trPr>
          <w:del w:id="514" w:author="Rascon Arana, Maria" w:date="2026-08-12T10:35:00Z"/>
        </w:trPr>
        <w:tc>
          <w:tcPr>
            <w:tcW w:w="4246" w:type="dxa"/>
          </w:tcPr>
          <w:p w14:paraId="406650C2" w14:textId="2131E7FF" w:rsidR="00224955" w:rsidDel="00A975C8" w:rsidRDefault="00224955">
            <w:pPr>
              <w:pStyle w:val="par2"/>
              <w:rPr>
                <w:del w:id="515" w:author="Rascon Arana, Maria" w:date="2026-08-12T10:35:00Z" w16du:dateUtc="2026-08-12T16:35:00Z"/>
              </w:rPr>
              <w:pPrChange w:id="516" w:author="Rascon Arana, Maria" w:date="2026-08-12T10:35:00Z" w16du:dateUtc="2026-08-12T16:35:00Z">
                <w:pPr>
                  <w:pStyle w:val="par3"/>
                  <w:spacing w:before="0"/>
                  <w:ind w:left="0" w:firstLine="0"/>
                </w:pPr>
              </w:pPrChange>
            </w:pPr>
            <w:del w:id="517" w:author="Rascon Arana, Maria" w:date="2026-08-12T10:35:00Z" w16du:dateUtc="2026-08-12T16:35:00Z">
              <w:r w:rsidRPr="00224955" w:rsidDel="00A975C8">
                <w:delText>Disinfection, Cleaning &amp; Safe work practices</w:delText>
              </w:r>
            </w:del>
          </w:p>
        </w:tc>
        <w:tc>
          <w:tcPr>
            <w:tcW w:w="961" w:type="dxa"/>
          </w:tcPr>
          <w:p w14:paraId="3034E624" w14:textId="4FD6DF3C" w:rsidR="00224955" w:rsidDel="00A975C8" w:rsidRDefault="00224955">
            <w:pPr>
              <w:pStyle w:val="par2"/>
              <w:rPr>
                <w:del w:id="518" w:author="Rascon Arana, Maria" w:date="2026-08-12T10:35:00Z" w16du:dateUtc="2026-08-12T16:35:00Z"/>
              </w:rPr>
              <w:pPrChange w:id="519" w:author="Rascon Arana, Maria" w:date="2026-08-12T10:35:00Z" w16du:dateUtc="2026-08-12T16:35:00Z">
                <w:pPr>
                  <w:pStyle w:val="par3"/>
                  <w:spacing w:before="0"/>
                  <w:ind w:left="0" w:firstLine="0"/>
                </w:pPr>
              </w:pPrChange>
            </w:pPr>
            <w:del w:id="520" w:author="Rascon Arana, Maria" w:date="2026-08-12T10:35:00Z" w16du:dateUtc="2026-08-12T16:35:00Z">
              <w:r w:rsidDel="00A975C8">
                <w:delText>9</w:delText>
              </w:r>
            </w:del>
          </w:p>
        </w:tc>
        <w:tc>
          <w:tcPr>
            <w:tcW w:w="2397" w:type="dxa"/>
          </w:tcPr>
          <w:p w14:paraId="786DB5C3" w14:textId="6602921B" w:rsidR="00224955" w:rsidDel="00A975C8" w:rsidRDefault="00224955">
            <w:pPr>
              <w:pStyle w:val="par2"/>
              <w:rPr>
                <w:del w:id="521" w:author="Rascon Arana, Maria" w:date="2026-08-12T10:35:00Z" w16du:dateUtc="2026-08-12T16:35:00Z"/>
              </w:rPr>
              <w:pPrChange w:id="522" w:author="Rascon Arana, Maria" w:date="2026-08-12T10:35:00Z" w16du:dateUtc="2026-08-12T16:35:00Z">
                <w:pPr>
                  <w:pStyle w:val="par3"/>
                  <w:spacing w:before="0"/>
                  <w:ind w:left="0" w:firstLine="0"/>
                </w:pPr>
              </w:pPrChange>
            </w:pPr>
            <w:del w:id="523" w:author="Rascon Arana, Maria" w:date="2026-08-12T10:35:00Z" w16du:dateUtc="2026-08-12T16:35:00Z">
              <w:r w:rsidDel="00A975C8">
                <w:delText>270</w:delText>
              </w:r>
            </w:del>
          </w:p>
        </w:tc>
      </w:tr>
      <w:tr w:rsidR="00224955" w:rsidDel="00A975C8" w14:paraId="1016CCAE" w14:textId="2B9FCF0C" w:rsidTr="0028724D">
        <w:trPr>
          <w:del w:id="524" w:author="Rascon Arana, Maria" w:date="2026-08-12T10:35:00Z"/>
        </w:trPr>
        <w:tc>
          <w:tcPr>
            <w:tcW w:w="4246" w:type="dxa"/>
          </w:tcPr>
          <w:p w14:paraId="53AB203F" w14:textId="07BC68CF" w:rsidR="00224955" w:rsidRPr="00224955" w:rsidDel="00A975C8" w:rsidRDefault="00224955">
            <w:pPr>
              <w:pStyle w:val="par2"/>
              <w:rPr>
                <w:del w:id="525" w:author="Rascon Arana, Maria" w:date="2026-08-12T10:35:00Z" w16du:dateUtc="2026-08-12T16:35:00Z"/>
                <w:b/>
                <w:bCs/>
              </w:rPr>
              <w:pPrChange w:id="526" w:author="Rascon Arana, Maria" w:date="2026-08-12T10:35:00Z" w16du:dateUtc="2026-08-12T16:35:00Z">
                <w:pPr>
                  <w:pStyle w:val="par3"/>
                  <w:spacing w:before="0"/>
                  <w:ind w:left="0" w:firstLine="0"/>
                </w:pPr>
              </w:pPrChange>
            </w:pPr>
            <w:del w:id="527" w:author="Rascon Arana, Maria" w:date="2026-08-12T10:35:00Z" w16du:dateUtc="2026-08-12T16:35:00Z">
              <w:r w:rsidRPr="00224955" w:rsidDel="00A975C8">
                <w:rPr>
                  <w:b/>
                  <w:bCs/>
                </w:rPr>
                <w:delText>TOTAL</w:delText>
              </w:r>
            </w:del>
          </w:p>
        </w:tc>
        <w:tc>
          <w:tcPr>
            <w:tcW w:w="961" w:type="dxa"/>
          </w:tcPr>
          <w:p w14:paraId="6700E567" w14:textId="3D3065F3" w:rsidR="00224955" w:rsidRPr="00224955" w:rsidDel="00A975C8" w:rsidRDefault="00224955">
            <w:pPr>
              <w:pStyle w:val="par2"/>
              <w:rPr>
                <w:del w:id="528" w:author="Rascon Arana, Maria" w:date="2026-08-12T10:35:00Z" w16du:dateUtc="2026-08-12T16:35:00Z"/>
                <w:b/>
                <w:bCs/>
              </w:rPr>
              <w:pPrChange w:id="529" w:author="Rascon Arana, Maria" w:date="2026-08-12T10:35:00Z" w16du:dateUtc="2026-08-12T16:35:00Z">
                <w:pPr>
                  <w:pStyle w:val="par3"/>
                  <w:spacing w:before="0"/>
                  <w:ind w:left="0" w:firstLine="0"/>
                </w:pPr>
              </w:pPrChange>
            </w:pPr>
            <w:del w:id="530" w:author="Rascon Arana, Maria" w:date="2026-08-12T10:35:00Z" w16du:dateUtc="2026-08-12T16:35:00Z">
              <w:r w:rsidRPr="00224955" w:rsidDel="00A975C8">
                <w:rPr>
                  <w:b/>
                  <w:bCs/>
                </w:rPr>
                <w:delText xml:space="preserve">40 </w:delText>
              </w:r>
            </w:del>
          </w:p>
        </w:tc>
        <w:tc>
          <w:tcPr>
            <w:tcW w:w="2397" w:type="dxa"/>
          </w:tcPr>
          <w:p w14:paraId="286D9C6D" w14:textId="6A326D81" w:rsidR="00224955" w:rsidRPr="00224955" w:rsidDel="00A975C8" w:rsidRDefault="00224955">
            <w:pPr>
              <w:pStyle w:val="par2"/>
              <w:rPr>
                <w:del w:id="531" w:author="Rascon Arana, Maria" w:date="2026-08-12T10:35:00Z" w16du:dateUtc="2026-08-12T16:35:00Z"/>
                <w:b/>
                <w:bCs/>
              </w:rPr>
              <w:pPrChange w:id="532" w:author="Rascon Arana, Maria" w:date="2026-08-12T10:35:00Z" w16du:dateUtc="2026-08-12T16:35:00Z">
                <w:pPr>
                  <w:pStyle w:val="par3"/>
                  <w:spacing w:before="0"/>
                  <w:ind w:left="0" w:firstLine="0"/>
                </w:pPr>
              </w:pPrChange>
            </w:pPr>
            <w:del w:id="533" w:author="Rascon Arana, Maria" w:date="2026-08-12T10:35:00Z" w16du:dateUtc="2026-08-12T16:35:00Z">
              <w:r w:rsidRPr="00224955" w:rsidDel="00A975C8">
                <w:rPr>
                  <w:b/>
                  <w:bCs/>
                </w:rPr>
                <w:delText>1200</w:delText>
              </w:r>
            </w:del>
          </w:p>
        </w:tc>
      </w:tr>
    </w:tbl>
    <w:p w14:paraId="4E5D8DF7" w14:textId="50E375FC" w:rsidR="00935A5A" w:rsidDel="00A975C8" w:rsidRDefault="000717DC">
      <w:pPr>
        <w:pStyle w:val="par2"/>
        <w:rPr>
          <w:del w:id="534" w:author="Rascon Arana, Maria" w:date="2026-08-12T10:35:00Z" w16du:dateUtc="2026-08-12T16:35:00Z"/>
        </w:rPr>
        <w:pPrChange w:id="535" w:author="Rascon Arana, Maria" w:date="2026-08-12T10:35:00Z" w16du:dateUtc="2026-08-12T16:35:00Z">
          <w:pPr>
            <w:pStyle w:val="par3"/>
          </w:pPr>
        </w:pPrChange>
      </w:pPr>
      <w:del w:id="536" w:author="Rascon Arana, Maria" w:date="2026-08-12T10:35:00Z" w16du:dateUtc="2026-08-12T16:35:00Z">
        <w:r w:rsidDel="00A975C8">
          <w:lastRenderedPageBreak/>
          <w:delText>e.</w:delText>
        </w:r>
        <w:r w:rsidDel="00A975C8">
          <w:tab/>
          <w:delText xml:space="preserve">NAIL TECHNICIAN: </w:delText>
        </w:r>
        <w:r w:rsidRPr="000717DC" w:rsidDel="00A975C8">
          <w:delText>Must complete a minimum of twenty credit hours or 600 contact hours with the following minimum credit or contact hours:</w:delText>
        </w:r>
      </w:del>
    </w:p>
    <w:p w14:paraId="3005ACAD" w14:textId="413236D0" w:rsidR="000717DC" w:rsidDel="00A975C8" w:rsidRDefault="000717DC">
      <w:pPr>
        <w:pStyle w:val="par2"/>
        <w:rPr>
          <w:del w:id="537" w:author="Rascon Arana, Maria" w:date="2026-08-12T10:35:00Z" w16du:dateUtc="2026-08-12T16:35:00Z"/>
        </w:rPr>
        <w:pPrChange w:id="538" w:author="Rascon Arana, Maria" w:date="2026-08-12T10:35:00Z" w16du:dateUtc="2026-08-12T16:35:00Z">
          <w:pPr>
            <w:pStyle w:val="par3"/>
          </w:pPr>
        </w:pPrChange>
      </w:pPr>
    </w:p>
    <w:tbl>
      <w:tblPr>
        <w:tblStyle w:val="TableGrid"/>
        <w:tblW w:w="0" w:type="auto"/>
        <w:tblInd w:w="1715" w:type="dxa"/>
        <w:tblLayout w:type="fixed"/>
        <w:tblLook w:val="04A0" w:firstRow="1" w:lastRow="0" w:firstColumn="1" w:lastColumn="0" w:noHBand="0" w:noVBand="1"/>
      </w:tblPr>
      <w:tblGrid>
        <w:gridCol w:w="4220"/>
        <w:gridCol w:w="961"/>
        <w:gridCol w:w="2397"/>
      </w:tblGrid>
      <w:tr w:rsidR="000717DC" w:rsidDel="00A975C8" w14:paraId="1811C8BB" w14:textId="4CE36D75" w:rsidTr="0028724D">
        <w:trPr>
          <w:del w:id="539" w:author="Rascon Arana, Maria" w:date="2026-08-12T10:35:00Z"/>
        </w:trPr>
        <w:tc>
          <w:tcPr>
            <w:tcW w:w="4220" w:type="dxa"/>
          </w:tcPr>
          <w:p w14:paraId="26D63F29" w14:textId="0F2557F7" w:rsidR="000717DC" w:rsidDel="00A975C8" w:rsidRDefault="000717DC">
            <w:pPr>
              <w:pStyle w:val="par2"/>
              <w:rPr>
                <w:del w:id="540" w:author="Rascon Arana, Maria" w:date="2026-08-12T10:35:00Z" w16du:dateUtc="2026-08-12T16:35:00Z"/>
              </w:rPr>
              <w:pPrChange w:id="541" w:author="Rascon Arana, Maria" w:date="2026-08-12T10:35:00Z" w16du:dateUtc="2026-08-12T16:35:00Z">
                <w:pPr>
                  <w:pStyle w:val="par3"/>
                  <w:spacing w:before="0"/>
                  <w:ind w:left="0" w:firstLine="0"/>
                </w:pPr>
              </w:pPrChange>
            </w:pPr>
            <w:del w:id="542" w:author="Rascon Arana, Maria" w:date="2026-08-12T10:35:00Z" w16du:dateUtc="2026-08-12T16:35:00Z">
              <w:r w:rsidRPr="00935A5A" w:rsidDel="00A975C8">
                <w:delText>SUBJECT AREA</w:delText>
              </w:r>
            </w:del>
          </w:p>
        </w:tc>
        <w:tc>
          <w:tcPr>
            <w:tcW w:w="961" w:type="dxa"/>
          </w:tcPr>
          <w:p w14:paraId="0441D48D" w14:textId="3B2B34D1" w:rsidR="000717DC" w:rsidDel="00A975C8" w:rsidRDefault="000717DC">
            <w:pPr>
              <w:pStyle w:val="par2"/>
              <w:rPr>
                <w:del w:id="543" w:author="Rascon Arana, Maria" w:date="2026-08-12T10:35:00Z" w16du:dateUtc="2026-08-12T16:35:00Z"/>
              </w:rPr>
              <w:pPrChange w:id="544" w:author="Rascon Arana, Maria" w:date="2026-08-12T10:35:00Z" w16du:dateUtc="2026-08-12T16:35:00Z">
                <w:pPr>
                  <w:pStyle w:val="par3"/>
                  <w:spacing w:before="0"/>
                  <w:ind w:left="0" w:firstLine="0"/>
                </w:pPr>
              </w:pPrChange>
            </w:pPr>
            <w:del w:id="545" w:author="Rascon Arana, Maria" w:date="2026-08-12T10:35:00Z" w16du:dateUtc="2026-08-12T16:35:00Z">
              <w:r w:rsidRPr="00935A5A" w:rsidDel="00A975C8">
                <w:delText>CREDIT HOURS</w:delText>
              </w:r>
            </w:del>
          </w:p>
        </w:tc>
        <w:tc>
          <w:tcPr>
            <w:tcW w:w="2397" w:type="dxa"/>
          </w:tcPr>
          <w:p w14:paraId="6C83D1BA" w14:textId="2C442245" w:rsidR="000717DC" w:rsidDel="00A975C8" w:rsidRDefault="000717DC">
            <w:pPr>
              <w:pStyle w:val="par2"/>
              <w:rPr>
                <w:del w:id="546" w:author="Rascon Arana, Maria" w:date="2026-08-12T10:35:00Z" w16du:dateUtc="2026-08-12T16:35:00Z"/>
              </w:rPr>
              <w:pPrChange w:id="547" w:author="Rascon Arana, Maria" w:date="2026-08-12T10:35:00Z" w16du:dateUtc="2026-08-12T16:35:00Z">
                <w:pPr>
                  <w:pStyle w:val="par3"/>
                  <w:spacing w:before="0"/>
                  <w:ind w:left="0" w:firstLine="0"/>
                </w:pPr>
              </w:pPrChange>
            </w:pPr>
            <w:del w:id="548" w:author="Rascon Arana, Maria" w:date="2026-08-12T10:35:00Z" w16du:dateUtc="2026-08-12T16:35:00Z">
              <w:r w:rsidRPr="00935A5A" w:rsidDel="00A975C8">
                <w:delText>CLOCK/CONTACT HOURS</w:delText>
              </w:r>
            </w:del>
          </w:p>
        </w:tc>
      </w:tr>
      <w:tr w:rsidR="000717DC" w:rsidDel="00A975C8" w14:paraId="195F08A0" w14:textId="4167B3A8" w:rsidTr="0028724D">
        <w:trPr>
          <w:del w:id="549" w:author="Rascon Arana, Maria" w:date="2026-08-12T10:35:00Z"/>
        </w:trPr>
        <w:tc>
          <w:tcPr>
            <w:tcW w:w="4220" w:type="dxa"/>
          </w:tcPr>
          <w:p w14:paraId="7D4E60A8" w14:textId="13095601" w:rsidR="000717DC" w:rsidDel="00A975C8" w:rsidRDefault="00F40206">
            <w:pPr>
              <w:pStyle w:val="par2"/>
              <w:rPr>
                <w:del w:id="550" w:author="Rascon Arana, Maria" w:date="2026-08-12T10:35:00Z" w16du:dateUtc="2026-08-12T16:35:00Z"/>
              </w:rPr>
              <w:pPrChange w:id="551" w:author="Rascon Arana, Maria" w:date="2026-08-12T10:35:00Z" w16du:dateUtc="2026-08-12T16:35:00Z">
                <w:pPr>
                  <w:pStyle w:val="par3"/>
                  <w:spacing w:before="0"/>
                  <w:ind w:left="0" w:firstLine="0"/>
                </w:pPr>
              </w:pPrChange>
            </w:pPr>
            <w:del w:id="552" w:author="Rascon Arana, Maria" w:date="2026-08-12T10:35:00Z" w16du:dateUtc="2026-08-12T16:35:00Z">
              <w:r w:rsidRPr="00F40206" w:rsidDel="00A975C8">
                <w:delText>Manicuring &amp; Pedicuring</w:delText>
              </w:r>
            </w:del>
          </w:p>
        </w:tc>
        <w:tc>
          <w:tcPr>
            <w:tcW w:w="961" w:type="dxa"/>
          </w:tcPr>
          <w:p w14:paraId="42DF0C1C" w14:textId="57116E16" w:rsidR="000717DC" w:rsidDel="00A975C8" w:rsidRDefault="00F40206">
            <w:pPr>
              <w:pStyle w:val="par2"/>
              <w:rPr>
                <w:del w:id="553" w:author="Rascon Arana, Maria" w:date="2026-08-12T10:35:00Z" w16du:dateUtc="2026-08-12T16:35:00Z"/>
              </w:rPr>
              <w:pPrChange w:id="554" w:author="Rascon Arana, Maria" w:date="2026-08-12T10:35:00Z" w16du:dateUtc="2026-08-12T16:35:00Z">
                <w:pPr>
                  <w:pStyle w:val="par3"/>
                  <w:spacing w:before="0"/>
                  <w:ind w:left="0" w:firstLine="0"/>
                </w:pPr>
              </w:pPrChange>
            </w:pPr>
            <w:del w:id="555" w:author="Rascon Arana, Maria" w:date="2026-08-12T10:35:00Z" w16du:dateUtc="2026-08-12T16:35:00Z">
              <w:r w:rsidDel="00A975C8">
                <w:delText>7</w:delText>
              </w:r>
            </w:del>
          </w:p>
        </w:tc>
        <w:tc>
          <w:tcPr>
            <w:tcW w:w="2397" w:type="dxa"/>
          </w:tcPr>
          <w:p w14:paraId="01E06A6A" w14:textId="26951C34" w:rsidR="000717DC" w:rsidDel="00A975C8" w:rsidRDefault="00F40206">
            <w:pPr>
              <w:pStyle w:val="par2"/>
              <w:rPr>
                <w:del w:id="556" w:author="Rascon Arana, Maria" w:date="2026-08-12T10:35:00Z" w16du:dateUtc="2026-08-12T16:35:00Z"/>
              </w:rPr>
              <w:pPrChange w:id="557" w:author="Rascon Arana, Maria" w:date="2026-08-12T10:35:00Z" w16du:dateUtc="2026-08-12T16:35:00Z">
                <w:pPr>
                  <w:pStyle w:val="par3"/>
                  <w:spacing w:before="0"/>
                  <w:ind w:left="0" w:firstLine="0"/>
                </w:pPr>
              </w:pPrChange>
            </w:pPr>
            <w:del w:id="558" w:author="Rascon Arana, Maria" w:date="2026-08-12T10:35:00Z" w16du:dateUtc="2026-08-12T16:35:00Z">
              <w:r w:rsidDel="00A975C8">
                <w:delText>210</w:delText>
              </w:r>
            </w:del>
          </w:p>
        </w:tc>
      </w:tr>
      <w:tr w:rsidR="000717DC" w:rsidDel="00A975C8" w14:paraId="26C4AD2B" w14:textId="4D9BEB95" w:rsidTr="0028724D">
        <w:trPr>
          <w:del w:id="559" w:author="Rascon Arana, Maria" w:date="2026-08-12T10:35:00Z"/>
        </w:trPr>
        <w:tc>
          <w:tcPr>
            <w:tcW w:w="4220" w:type="dxa"/>
          </w:tcPr>
          <w:p w14:paraId="6DDAAABB" w14:textId="153E0120" w:rsidR="000717DC" w:rsidDel="00A975C8" w:rsidRDefault="0028724D">
            <w:pPr>
              <w:pStyle w:val="par2"/>
              <w:rPr>
                <w:del w:id="560" w:author="Rascon Arana, Maria" w:date="2026-08-12T10:35:00Z" w16du:dateUtc="2026-08-12T16:35:00Z"/>
              </w:rPr>
              <w:pPrChange w:id="561" w:author="Rascon Arana, Maria" w:date="2026-08-12T10:35:00Z" w16du:dateUtc="2026-08-12T16:35:00Z">
                <w:pPr>
                  <w:pStyle w:val="par3"/>
                  <w:spacing w:before="0"/>
                  <w:ind w:left="0" w:firstLine="0"/>
                </w:pPr>
              </w:pPrChange>
            </w:pPr>
            <w:del w:id="562" w:author="Rascon Arana, Maria" w:date="2026-08-12T10:35:00Z" w16du:dateUtc="2026-08-12T16:35:00Z">
              <w:r w:rsidRPr="0028724D" w:rsidDel="00A975C8">
                <w:delText>Application of Artificial Nails</w:delText>
              </w:r>
            </w:del>
          </w:p>
        </w:tc>
        <w:tc>
          <w:tcPr>
            <w:tcW w:w="961" w:type="dxa"/>
          </w:tcPr>
          <w:p w14:paraId="78D4B926" w14:textId="3C2A8932" w:rsidR="000717DC" w:rsidDel="00A975C8" w:rsidRDefault="0028724D">
            <w:pPr>
              <w:pStyle w:val="par2"/>
              <w:rPr>
                <w:del w:id="563" w:author="Rascon Arana, Maria" w:date="2026-08-12T10:35:00Z" w16du:dateUtc="2026-08-12T16:35:00Z"/>
              </w:rPr>
              <w:pPrChange w:id="564" w:author="Rascon Arana, Maria" w:date="2026-08-12T10:35:00Z" w16du:dateUtc="2026-08-12T16:35:00Z">
                <w:pPr>
                  <w:pStyle w:val="par3"/>
                  <w:spacing w:before="0"/>
                  <w:ind w:left="0" w:firstLine="0"/>
                </w:pPr>
              </w:pPrChange>
            </w:pPr>
            <w:del w:id="565" w:author="Rascon Arana, Maria" w:date="2026-08-12T10:35:00Z" w16du:dateUtc="2026-08-12T16:35:00Z">
              <w:r w:rsidDel="00A975C8">
                <w:delText>5</w:delText>
              </w:r>
            </w:del>
          </w:p>
        </w:tc>
        <w:tc>
          <w:tcPr>
            <w:tcW w:w="2397" w:type="dxa"/>
          </w:tcPr>
          <w:p w14:paraId="13CFD254" w14:textId="52421E94" w:rsidR="000717DC" w:rsidDel="00A975C8" w:rsidRDefault="0028724D">
            <w:pPr>
              <w:pStyle w:val="par2"/>
              <w:rPr>
                <w:del w:id="566" w:author="Rascon Arana, Maria" w:date="2026-08-12T10:35:00Z" w16du:dateUtc="2026-08-12T16:35:00Z"/>
              </w:rPr>
              <w:pPrChange w:id="567" w:author="Rascon Arana, Maria" w:date="2026-08-12T10:35:00Z" w16du:dateUtc="2026-08-12T16:35:00Z">
                <w:pPr>
                  <w:pStyle w:val="par3"/>
                  <w:spacing w:before="0"/>
                  <w:ind w:left="0" w:firstLine="0"/>
                </w:pPr>
              </w:pPrChange>
            </w:pPr>
            <w:del w:id="568" w:author="Rascon Arana, Maria" w:date="2026-08-12T10:35:00Z" w16du:dateUtc="2026-08-12T16:35:00Z">
              <w:r w:rsidDel="00A975C8">
                <w:delText>150</w:delText>
              </w:r>
            </w:del>
          </w:p>
        </w:tc>
      </w:tr>
      <w:tr w:rsidR="000717DC" w:rsidDel="00A975C8" w14:paraId="6036FF0C" w14:textId="75B4C5B7" w:rsidTr="0028724D">
        <w:trPr>
          <w:del w:id="569" w:author="Rascon Arana, Maria" w:date="2026-08-12T10:35:00Z"/>
        </w:trPr>
        <w:tc>
          <w:tcPr>
            <w:tcW w:w="4220" w:type="dxa"/>
          </w:tcPr>
          <w:p w14:paraId="62341D7D" w14:textId="0FE55F87" w:rsidR="000717DC" w:rsidDel="00A975C8" w:rsidRDefault="0028724D">
            <w:pPr>
              <w:pStyle w:val="par2"/>
              <w:rPr>
                <w:del w:id="570" w:author="Rascon Arana, Maria" w:date="2026-08-12T10:35:00Z" w16du:dateUtc="2026-08-12T16:35:00Z"/>
              </w:rPr>
              <w:pPrChange w:id="571" w:author="Rascon Arana, Maria" w:date="2026-08-12T10:35:00Z" w16du:dateUtc="2026-08-12T16:35:00Z">
                <w:pPr>
                  <w:pStyle w:val="par3"/>
                  <w:spacing w:before="0"/>
                  <w:ind w:left="0" w:firstLine="0"/>
                </w:pPr>
              </w:pPrChange>
            </w:pPr>
            <w:del w:id="572" w:author="Rascon Arana, Maria" w:date="2026-08-12T10:35:00Z" w16du:dateUtc="2026-08-12T16:35:00Z">
              <w:r w:rsidRPr="0028724D" w:rsidDel="00A975C8">
                <w:delText>Law, Rules &amp; Regulations</w:delText>
              </w:r>
            </w:del>
          </w:p>
        </w:tc>
        <w:tc>
          <w:tcPr>
            <w:tcW w:w="961" w:type="dxa"/>
          </w:tcPr>
          <w:p w14:paraId="045C4092" w14:textId="0F29B006" w:rsidR="000717DC" w:rsidDel="00A975C8" w:rsidRDefault="0028724D">
            <w:pPr>
              <w:pStyle w:val="par2"/>
              <w:rPr>
                <w:del w:id="573" w:author="Rascon Arana, Maria" w:date="2026-08-12T10:35:00Z" w16du:dateUtc="2026-08-12T16:35:00Z"/>
              </w:rPr>
              <w:pPrChange w:id="574" w:author="Rascon Arana, Maria" w:date="2026-08-12T10:35:00Z" w16du:dateUtc="2026-08-12T16:35:00Z">
                <w:pPr>
                  <w:pStyle w:val="par3"/>
                  <w:spacing w:before="0"/>
                  <w:ind w:left="0" w:firstLine="0"/>
                </w:pPr>
              </w:pPrChange>
            </w:pPr>
            <w:del w:id="575" w:author="Rascon Arana, Maria" w:date="2026-08-12T10:35:00Z" w16du:dateUtc="2026-08-12T16:35:00Z">
              <w:r w:rsidDel="00A975C8">
                <w:delText>1</w:delText>
              </w:r>
            </w:del>
          </w:p>
        </w:tc>
        <w:tc>
          <w:tcPr>
            <w:tcW w:w="2397" w:type="dxa"/>
          </w:tcPr>
          <w:p w14:paraId="6225D3B0" w14:textId="7210485B" w:rsidR="000717DC" w:rsidDel="00A975C8" w:rsidRDefault="0028724D">
            <w:pPr>
              <w:pStyle w:val="par2"/>
              <w:rPr>
                <w:del w:id="576" w:author="Rascon Arana, Maria" w:date="2026-08-12T10:35:00Z" w16du:dateUtc="2026-08-12T16:35:00Z"/>
              </w:rPr>
              <w:pPrChange w:id="577" w:author="Rascon Arana, Maria" w:date="2026-08-12T10:35:00Z" w16du:dateUtc="2026-08-12T16:35:00Z">
                <w:pPr>
                  <w:pStyle w:val="par3"/>
                  <w:spacing w:before="0"/>
                  <w:ind w:left="0" w:firstLine="0"/>
                </w:pPr>
              </w:pPrChange>
            </w:pPr>
            <w:del w:id="578" w:author="Rascon Arana, Maria" w:date="2026-08-12T10:35:00Z" w16du:dateUtc="2026-08-12T16:35:00Z">
              <w:r w:rsidDel="00A975C8">
                <w:delText>30</w:delText>
              </w:r>
            </w:del>
          </w:p>
        </w:tc>
      </w:tr>
      <w:tr w:rsidR="000717DC" w:rsidDel="00A975C8" w14:paraId="5BC5C33C" w14:textId="39F18DA7" w:rsidTr="0028724D">
        <w:trPr>
          <w:del w:id="579" w:author="Rascon Arana, Maria" w:date="2026-08-12T10:35:00Z"/>
        </w:trPr>
        <w:tc>
          <w:tcPr>
            <w:tcW w:w="4220" w:type="dxa"/>
          </w:tcPr>
          <w:p w14:paraId="38E34FB8" w14:textId="507DDF84" w:rsidR="000717DC" w:rsidDel="00A975C8" w:rsidRDefault="0028724D">
            <w:pPr>
              <w:pStyle w:val="par2"/>
              <w:rPr>
                <w:del w:id="580" w:author="Rascon Arana, Maria" w:date="2026-08-12T10:35:00Z" w16du:dateUtc="2026-08-12T16:35:00Z"/>
              </w:rPr>
              <w:pPrChange w:id="581" w:author="Rascon Arana, Maria" w:date="2026-08-12T10:35:00Z" w16du:dateUtc="2026-08-12T16:35:00Z">
                <w:pPr>
                  <w:pStyle w:val="par3"/>
                  <w:spacing w:before="0"/>
                  <w:ind w:left="0" w:firstLine="0"/>
                </w:pPr>
              </w:pPrChange>
            </w:pPr>
            <w:del w:id="582" w:author="Rascon Arana, Maria" w:date="2026-08-12T10:35:00Z" w16du:dateUtc="2026-08-12T16:35:00Z">
              <w:r w:rsidRPr="0028724D" w:rsidDel="00A975C8">
                <w:delText>Management, ethics, interpersonal skills &amp; salesmanship</w:delText>
              </w:r>
            </w:del>
          </w:p>
        </w:tc>
        <w:tc>
          <w:tcPr>
            <w:tcW w:w="961" w:type="dxa"/>
          </w:tcPr>
          <w:p w14:paraId="03760FF4" w14:textId="4FAAAE2F" w:rsidR="000717DC" w:rsidDel="00A975C8" w:rsidRDefault="0028724D">
            <w:pPr>
              <w:pStyle w:val="par2"/>
              <w:rPr>
                <w:del w:id="583" w:author="Rascon Arana, Maria" w:date="2026-08-12T10:35:00Z" w16du:dateUtc="2026-08-12T16:35:00Z"/>
              </w:rPr>
              <w:pPrChange w:id="584" w:author="Rascon Arana, Maria" w:date="2026-08-12T10:35:00Z" w16du:dateUtc="2026-08-12T16:35:00Z">
                <w:pPr>
                  <w:pStyle w:val="par3"/>
                  <w:spacing w:before="0"/>
                  <w:ind w:left="0" w:firstLine="0"/>
                </w:pPr>
              </w:pPrChange>
            </w:pPr>
            <w:del w:id="585" w:author="Rascon Arana, Maria" w:date="2026-08-12T10:35:00Z" w16du:dateUtc="2026-08-12T16:35:00Z">
              <w:r w:rsidDel="00A975C8">
                <w:delText>1</w:delText>
              </w:r>
            </w:del>
          </w:p>
        </w:tc>
        <w:tc>
          <w:tcPr>
            <w:tcW w:w="2397" w:type="dxa"/>
          </w:tcPr>
          <w:p w14:paraId="634EA967" w14:textId="4877E0A2" w:rsidR="000717DC" w:rsidDel="00A975C8" w:rsidRDefault="0028724D">
            <w:pPr>
              <w:pStyle w:val="par2"/>
              <w:rPr>
                <w:del w:id="586" w:author="Rascon Arana, Maria" w:date="2026-08-12T10:35:00Z" w16du:dateUtc="2026-08-12T16:35:00Z"/>
              </w:rPr>
              <w:pPrChange w:id="587" w:author="Rascon Arana, Maria" w:date="2026-08-12T10:35:00Z" w16du:dateUtc="2026-08-12T16:35:00Z">
                <w:pPr>
                  <w:pStyle w:val="par3"/>
                  <w:spacing w:before="0"/>
                  <w:ind w:left="0" w:firstLine="0"/>
                </w:pPr>
              </w:pPrChange>
            </w:pPr>
            <w:del w:id="588" w:author="Rascon Arana, Maria" w:date="2026-08-12T10:35:00Z" w16du:dateUtc="2026-08-12T16:35:00Z">
              <w:r w:rsidDel="00A975C8">
                <w:delText>30</w:delText>
              </w:r>
            </w:del>
          </w:p>
        </w:tc>
      </w:tr>
      <w:tr w:rsidR="000717DC" w:rsidDel="00A975C8" w14:paraId="6EFFAFE6" w14:textId="011264E0" w:rsidTr="0028724D">
        <w:trPr>
          <w:del w:id="589" w:author="Rascon Arana, Maria" w:date="2026-08-12T10:35:00Z"/>
        </w:trPr>
        <w:tc>
          <w:tcPr>
            <w:tcW w:w="4220" w:type="dxa"/>
          </w:tcPr>
          <w:p w14:paraId="4CDFC770" w14:textId="1F19D3EF" w:rsidR="000717DC" w:rsidDel="00A975C8" w:rsidRDefault="0028724D">
            <w:pPr>
              <w:pStyle w:val="par2"/>
              <w:rPr>
                <w:del w:id="590" w:author="Rascon Arana, Maria" w:date="2026-08-12T10:35:00Z" w16du:dateUtc="2026-08-12T16:35:00Z"/>
              </w:rPr>
              <w:pPrChange w:id="591" w:author="Rascon Arana, Maria" w:date="2026-08-12T10:35:00Z" w16du:dateUtc="2026-08-12T16:35:00Z">
                <w:pPr>
                  <w:pStyle w:val="par3"/>
                  <w:spacing w:before="0"/>
                  <w:ind w:left="0" w:firstLine="0"/>
                </w:pPr>
              </w:pPrChange>
            </w:pPr>
            <w:del w:id="592" w:author="Rascon Arana, Maria" w:date="2026-08-12T10:35:00Z" w16du:dateUtc="2026-08-12T16:35:00Z">
              <w:r w:rsidRPr="0028724D" w:rsidDel="00A975C8">
                <w:delText>Disinfection, Cleaning &amp; Safe work practices</w:delText>
              </w:r>
            </w:del>
          </w:p>
        </w:tc>
        <w:tc>
          <w:tcPr>
            <w:tcW w:w="961" w:type="dxa"/>
          </w:tcPr>
          <w:p w14:paraId="3FF2EA15" w14:textId="1A97380B" w:rsidR="000717DC" w:rsidDel="00A975C8" w:rsidRDefault="0028724D">
            <w:pPr>
              <w:pStyle w:val="par2"/>
              <w:rPr>
                <w:del w:id="593" w:author="Rascon Arana, Maria" w:date="2026-08-12T10:35:00Z" w16du:dateUtc="2026-08-12T16:35:00Z"/>
              </w:rPr>
              <w:pPrChange w:id="594" w:author="Rascon Arana, Maria" w:date="2026-08-12T10:35:00Z" w16du:dateUtc="2026-08-12T16:35:00Z">
                <w:pPr>
                  <w:pStyle w:val="par3"/>
                  <w:spacing w:before="0"/>
                  <w:ind w:left="0" w:firstLine="0"/>
                </w:pPr>
              </w:pPrChange>
            </w:pPr>
            <w:del w:id="595" w:author="Rascon Arana, Maria" w:date="2026-08-12T10:35:00Z" w16du:dateUtc="2026-08-12T16:35:00Z">
              <w:r w:rsidDel="00A975C8">
                <w:delText>6</w:delText>
              </w:r>
            </w:del>
          </w:p>
        </w:tc>
        <w:tc>
          <w:tcPr>
            <w:tcW w:w="2397" w:type="dxa"/>
          </w:tcPr>
          <w:p w14:paraId="650AEBA9" w14:textId="606440AF" w:rsidR="000717DC" w:rsidDel="00A975C8" w:rsidRDefault="0028724D">
            <w:pPr>
              <w:pStyle w:val="par2"/>
              <w:rPr>
                <w:del w:id="596" w:author="Rascon Arana, Maria" w:date="2026-08-12T10:35:00Z" w16du:dateUtc="2026-08-12T16:35:00Z"/>
              </w:rPr>
              <w:pPrChange w:id="597" w:author="Rascon Arana, Maria" w:date="2026-08-12T10:35:00Z" w16du:dateUtc="2026-08-12T16:35:00Z">
                <w:pPr>
                  <w:pStyle w:val="par3"/>
                  <w:spacing w:before="0"/>
                  <w:ind w:left="0" w:firstLine="0"/>
                </w:pPr>
              </w:pPrChange>
            </w:pPr>
            <w:del w:id="598" w:author="Rascon Arana, Maria" w:date="2026-08-12T10:35:00Z" w16du:dateUtc="2026-08-12T16:35:00Z">
              <w:r w:rsidDel="00A975C8">
                <w:delText>180</w:delText>
              </w:r>
            </w:del>
          </w:p>
        </w:tc>
      </w:tr>
      <w:tr w:rsidR="000717DC" w:rsidDel="00A975C8" w14:paraId="057F3742" w14:textId="0E93D5A5" w:rsidTr="0028724D">
        <w:trPr>
          <w:del w:id="599" w:author="Rascon Arana, Maria" w:date="2026-08-12T10:35:00Z"/>
        </w:trPr>
        <w:tc>
          <w:tcPr>
            <w:tcW w:w="4220" w:type="dxa"/>
          </w:tcPr>
          <w:p w14:paraId="620BEDE8" w14:textId="60F9ADA0" w:rsidR="000717DC" w:rsidRPr="0028724D" w:rsidDel="00A975C8" w:rsidRDefault="0028724D">
            <w:pPr>
              <w:pStyle w:val="par2"/>
              <w:rPr>
                <w:del w:id="600" w:author="Rascon Arana, Maria" w:date="2026-08-12T10:35:00Z" w16du:dateUtc="2026-08-12T16:35:00Z"/>
                <w:b/>
                <w:bCs/>
              </w:rPr>
              <w:pPrChange w:id="601" w:author="Rascon Arana, Maria" w:date="2026-08-12T10:35:00Z" w16du:dateUtc="2026-08-12T16:35:00Z">
                <w:pPr>
                  <w:pStyle w:val="par3"/>
                  <w:spacing w:before="0"/>
                  <w:ind w:left="0" w:firstLine="0"/>
                </w:pPr>
              </w:pPrChange>
            </w:pPr>
            <w:del w:id="602" w:author="Rascon Arana, Maria" w:date="2026-08-12T10:35:00Z" w16du:dateUtc="2026-08-12T16:35:00Z">
              <w:r w:rsidRPr="0028724D" w:rsidDel="00A975C8">
                <w:rPr>
                  <w:b/>
                  <w:bCs/>
                </w:rPr>
                <w:delText>TOTAL</w:delText>
              </w:r>
            </w:del>
          </w:p>
        </w:tc>
        <w:tc>
          <w:tcPr>
            <w:tcW w:w="961" w:type="dxa"/>
          </w:tcPr>
          <w:p w14:paraId="7EB2D816" w14:textId="7C35DF6C" w:rsidR="000717DC" w:rsidRPr="0028724D" w:rsidDel="00A975C8" w:rsidRDefault="0028724D">
            <w:pPr>
              <w:pStyle w:val="par2"/>
              <w:rPr>
                <w:del w:id="603" w:author="Rascon Arana, Maria" w:date="2026-08-12T10:35:00Z" w16du:dateUtc="2026-08-12T16:35:00Z"/>
                <w:b/>
                <w:bCs/>
              </w:rPr>
              <w:pPrChange w:id="604" w:author="Rascon Arana, Maria" w:date="2026-08-12T10:35:00Z" w16du:dateUtc="2026-08-12T16:35:00Z">
                <w:pPr>
                  <w:pStyle w:val="par3"/>
                  <w:spacing w:before="0"/>
                  <w:ind w:left="0" w:firstLine="0"/>
                </w:pPr>
              </w:pPrChange>
            </w:pPr>
            <w:del w:id="605" w:author="Rascon Arana, Maria" w:date="2026-08-12T10:35:00Z" w16du:dateUtc="2026-08-12T16:35:00Z">
              <w:r w:rsidRPr="0028724D" w:rsidDel="00A975C8">
                <w:rPr>
                  <w:b/>
                  <w:bCs/>
                </w:rPr>
                <w:delText>20</w:delText>
              </w:r>
            </w:del>
          </w:p>
        </w:tc>
        <w:tc>
          <w:tcPr>
            <w:tcW w:w="2397" w:type="dxa"/>
          </w:tcPr>
          <w:p w14:paraId="2E18B908" w14:textId="76F4209B" w:rsidR="000717DC" w:rsidRPr="0028724D" w:rsidDel="00A975C8" w:rsidRDefault="0028724D">
            <w:pPr>
              <w:pStyle w:val="par2"/>
              <w:rPr>
                <w:del w:id="606" w:author="Rascon Arana, Maria" w:date="2026-08-12T10:35:00Z" w16du:dateUtc="2026-08-12T16:35:00Z"/>
                <w:b/>
                <w:bCs/>
              </w:rPr>
              <w:pPrChange w:id="607" w:author="Rascon Arana, Maria" w:date="2026-08-12T10:35:00Z" w16du:dateUtc="2026-08-12T16:35:00Z">
                <w:pPr>
                  <w:pStyle w:val="par3"/>
                  <w:spacing w:before="0"/>
                  <w:ind w:left="0" w:firstLine="0"/>
                </w:pPr>
              </w:pPrChange>
            </w:pPr>
            <w:del w:id="608" w:author="Rascon Arana, Maria" w:date="2026-08-12T10:35:00Z" w16du:dateUtc="2026-08-12T16:35:00Z">
              <w:r w:rsidRPr="0028724D" w:rsidDel="00A975C8">
                <w:rPr>
                  <w:b/>
                  <w:bCs/>
                </w:rPr>
                <w:delText>600</w:delText>
              </w:r>
            </w:del>
          </w:p>
        </w:tc>
      </w:tr>
    </w:tbl>
    <w:p w14:paraId="2B2530CA" w14:textId="31C51202" w:rsidR="000717DC" w:rsidDel="001F0269" w:rsidRDefault="0028724D" w:rsidP="0028724D">
      <w:pPr>
        <w:pStyle w:val="par2"/>
        <w:rPr>
          <w:del w:id="609" w:author="Rascon Arana, Maria" w:date="2026-09-15T14:52:00Z" w16du:dateUtc="2026-09-15T20:52:00Z"/>
        </w:rPr>
      </w:pPr>
      <w:del w:id="610" w:author="Rascon Arana, Maria" w:date="2026-09-15T14:52:00Z" w16du:dateUtc="2026-09-15T20:52:00Z">
        <w:r w:rsidDel="001F0269">
          <w:delText>3.</w:delText>
        </w:r>
        <w:r w:rsidDel="001F0269">
          <w:tab/>
        </w:r>
        <w:r w:rsidRPr="0028724D" w:rsidDel="001F0269">
          <w:delText xml:space="preserve">An applicant for examination </w:delText>
        </w:r>
      </w:del>
      <w:del w:id="611" w:author="Rascon Arana, Maria" w:date="2026-08-12T10:37:00Z" w16du:dateUtc="2026-08-12T16:37:00Z">
        <w:r w:rsidRPr="0028724D" w:rsidDel="007B0F1B">
          <w:delText xml:space="preserve">enrolling in school on or after February 28, 2018, </w:delText>
        </w:r>
      </w:del>
      <w:del w:id="612" w:author="Rascon Arana, Maria" w:date="2026-09-15T14:52:00Z" w16du:dateUtc="2026-09-15T20:52:00Z">
        <w:r w:rsidRPr="0028724D" w:rsidDel="001F0269">
          <w:delText>must successfully complete an approved program, and furnish proof of minimum training for each license type:</w:delText>
        </w:r>
      </w:del>
    </w:p>
    <w:p w14:paraId="669D5CB7" w14:textId="775FBCFB" w:rsidR="0028724D" w:rsidRDefault="0028724D" w:rsidP="0028724D">
      <w:pPr>
        <w:pStyle w:val="par3"/>
      </w:pPr>
      <w:commentRangeStart w:id="613"/>
      <w:del w:id="614" w:author="Rascon Arana, Maria" w:date="2026-09-15T14:52:00Z" w16du:dateUtc="2026-09-15T20:52:00Z">
        <w:r w:rsidDel="001F0269">
          <w:delText>a</w:delText>
        </w:r>
      </w:del>
      <w:ins w:id="615" w:author="Rascon Arana, Maria" w:date="2026-09-15T14:52:00Z" w16du:dateUtc="2026-09-15T20:52:00Z">
        <w:r w:rsidR="001F0269">
          <w:t>b</w:t>
        </w:r>
      </w:ins>
      <w:r>
        <w:t>.</w:t>
      </w:r>
      <w:commentRangeEnd w:id="613"/>
      <w:r w:rsidR="00DD0CAB">
        <w:rPr>
          <w:rStyle w:val="CommentReference"/>
          <w:sz w:val="20"/>
          <w:szCs w:val="24"/>
        </w:rPr>
        <w:commentReference w:id="613"/>
      </w:r>
      <w:r>
        <w:tab/>
      </w:r>
      <w:r w:rsidRPr="0028724D">
        <w:rPr>
          <w:b/>
          <w:bCs/>
        </w:rPr>
        <w:t xml:space="preserve">Barber: </w:t>
      </w:r>
      <w:r w:rsidRPr="0028724D">
        <w:t>fifty</w:t>
      </w:r>
      <w:ins w:id="616" w:author="Rascon Arana, Maria" w:date="2026-08-12T10:39:00Z" w16du:dateUtc="2026-08-12T16:39:00Z">
        <w:r w:rsidR="00D4653B">
          <w:t xml:space="preserve"> (50)</w:t>
        </w:r>
      </w:ins>
      <w:r w:rsidRPr="0028724D">
        <w:t xml:space="preserve"> credit hours or 1500 contact hours, covering at least the following course topics:</w:t>
      </w:r>
      <w:ins w:id="617" w:author="Rascon Arana, Maria" w:date="2026-08-12T10:39:00Z" w16du:dateUtc="2026-08-12T16:39:00Z">
        <w:r w:rsidR="00D4653B">
          <w:t xml:space="preserve"> </w:t>
        </w:r>
      </w:ins>
      <w:ins w:id="618" w:author="Rascon Arana, Maria" w:date="2026-08-12T10:45:00Z" w16du:dateUtc="2026-08-12T16:45:00Z">
        <w:r w:rsidR="007C2438">
          <w:t>h</w:t>
        </w:r>
      </w:ins>
      <w:ins w:id="619" w:author="Rascon Arana, Maria" w:date="2026-08-12T10:39:00Z" w16du:dateUtc="2026-08-12T16:39:00Z">
        <w:r w:rsidR="00D4653B">
          <w:t>air care,</w:t>
        </w:r>
      </w:ins>
      <w:r w:rsidRPr="0028724D">
        <w:t xml:space="preserve"> treatment</w:t>
      </w:r>
      <w:ins w:id="620" w:author="Rascon Arana, Maria" w:date="2026-08-12T10:39:00Z" w16du:dateUtc="2026-08-12T16:39:00Z">
        <w:r w:rsidR="00D4653B">
          <w:t>s</w:t>
        </w:r>
      </w:ins>
      <w:r w:rsidRPr="0028724D">
        <w:t xml:space="preserve"> of hair and scalp, facial </w:t>
      </w:r>
      <w:del w:id="621" w:author="Rascon Arana, Maria" w:date="2026-08-12T10:39:00Z" w16du:dateUtc="2026-08-12T16:39:00Z">
        <w:r w:rsidRPr="0028724D" w:rsidDel="00D4653B">
          <w:delText xml:space="preserve">massage and </w:delText>
        </w:r>
      </w:del>
      <w:r w:rsidRPr="0028724D">
        <w:t>treatment</w:t>
      </w:r>
      <w:ins w:id="622" w:author="Rascon Arana, Maria" w:date="2026-08-12T10:39:00Z" w16du:dateUtc="2026-08-12T16:39:00Z">
        <w:r w:rsidR="00D4653B">
          <w:t>s</w:t>
        </w:r>
      </w:ins>
      <w:r w:rsidRPr="0028724D">
        <w:t xml:space="preserve">; facial </w:t>
      </w:r>
      <w:ins w:id="623" w:author="Rascon Arana, Maria" w:date="2026-08-12T10:40:00Z" w16du:dateUtc="2026-08-12T16:40:00Z">
        <w:r w:rsidR="00D4653B">
          <w:t xml:space="preserve">and neck </w:t>
        </w:r>
      </w:ins>
      <w:r w:rsidRPr="0028724D">
        <w:t xml:space="preserve">shaving; </w:t>
      </w:r>
      <w:ins w:id="624" w:author="Rascon Arana, Maria" w:date="2026-08-12T10:40:00Z" w16du:dateUtc="2026-08-12T16:40:00Z">
        <w:r w:rsidR="00D4653B">
          <w:t xml:space="preserve">beard and mustache trimming; </w:t>
        </w:r>
      </w:ins>
      <w:r w:rsidRPr="0028724D">
        <w:t xml:space="preserve">haircutting; hairstyling; </w:t>
      </w:r>
      <w:del w:id="625" w:author="Rascon Arana, Maria" w:date="2026-08-12T10:40:00Z" w16du:dateUtc="2026-08-12T16:40:00Z">
        <w:r w:rsidRPr="0028724D" w:rsidDel="00D4653B">
          <w:delText xml:space="preserve">permanent waving and </w:delText>
        </w:r>
      </w:del>
      <w:r w:rsidRPr="0028724D">
        <w:t>chemical</w:t>
      </w:r>
      <w:ins w:id="626" w:author="Rascon Arana, Maria" w:date="2026-08-12T10:40:00Z" w16du:dateUtc="2026-08-12T16:40:00Z">
        <w:r w:rsidR="00D4653B">
          <w:t xml:space="preserve"> texture services</w:t>
        </w:r>
      </w:ins>
      <w:del w:id="627" w:author="Rascon Arana, Maria" w:date="2026-08-12T10:40:00Z" w16du:dateUtc="2026-08-12T16:40:00Z">
        <w:r w:rsidRPr="0028724D" w:rsidDel="00D4653B">
          <w:delText xml:space="preserve"> hair relaxing</w:delText>
        </w:r>
      </w:del>
      <w:r w:rsidRPr="0028724D">
        <w:t>; hair coloring;</w:t>
      </w:r>
      <w:ins w:id="628" w:author="Rascon Arana, Maria" w:date="2026-08-12T10:41:00Z" w16du:dateUtc="2026-08-12T16:41:00Z">
        <w:r w:rsidR="00D4653B">
          <w:t xml:space="preserve"> hair lightening; Colorado State</w:t>
        </w:r>
      </w:ins>
      <w:r w:rsidRPr="0028724D">
        <w:t xml:space="preserve"> laws and rules;</w:t>
      </w:r>
      <w:ins w:id="629" w:author="Rascon Arana, Maria" w:date="2026-08-12T10:41:00Z" w16du:dateUtc="2026-08-12T16:41:00Z">
        <w:r w:rsidR="00D4653B">
          <w:t xml:space="preserve"> professional ethics and communication;</w:t>
        </w:r>
      </w:ins>
      <w:del w:id="630" w:author="Rascon Arana, Maria" w:date="2026-08-12T10:41:00Z" w16du:dateUtc="2026-08-12T16:41:00Z">
        <w:r w:rsidRPr="0028724D" w:rsidDel="00D4653B">
          <w:delText xml:space="preserve"> management, ethics, interpersonal skills and salesmanship; and disinfection, cleaning, and safe work practices</w:delText>
        </w:r>
      </w:del>
      <w:ins w:id="631" w:author="Rascon Arana, Maria" w:date="2026-08-12T10:41:00Z" w16du:dateUtc="2026-08-12T16:41:00Z">
        <w:r w:rsidR="00D4653B">
          <w:t xml:space="preserve"> </w:t>
        </w:r>
      </w:ins>
      <w:ins w:id="632" w:author="Rascon Arana, Maria" w:date="2026-08-12T10:42:00Z" w16du:dateUtc="2026-08-12T16:42:00Z">
        <w:r w:rsidR="00D4653B">
          <w:t>infection control; Safe Work Practices and Safety Precautions</w:t>
        </w:r>
      </w:ins>
      <w:r w:rsidRPr="0028724D">
        <w:t xml:space="preserve">. The number of hours devoted to each of these topics must be </w:t>
      </w:r>
      <w:del w:id="633" w:author="Rascon Arana, Maria" w:date="2026-08-12T10:42:00Z" w16du:dateUtc="2026-08-12T16:42:00Z">
        <w:r w:rsidRPr="0028724D" w:rsidDel="00D4653B">
          <w:delText>substantially</w:delText>
        </w:r>
      </w:del>
      <w:r w:rsidRPr="0028724D">
        <w:t xml:space="preserve"> </w:t>
      </w:r>
      <w:ins w:id="634" w:author="Rascon Arana, Maria" w:date="2026-08-12T10:42:00Z" w16du:dateUtc="2026-08-12T16:42:00Z">
        <w:r w:rsidR="00D4653B">
          <w:t>equally</w:t>
        </w:r>
      </w:ins>
      <w:ins w:id="635" w:author="Rascon Arana, Maria" w:date="2026-08-12T10:43:00Z" w16du:dateUtc="2026-08-12T16:43:00Z">
        <w:r w:rsidR="00D4653B">
          <w:t xml:space="preserve"> </w:t>
        </w:r>
      </w:ins>
      <w:r w:rsidRPr="0028724D">
        <w:t xml:space="preserve">equivalent to those provided in </w:t>
      </w:r>
      <w:del w:id="636" w:author="Rascon Arana, Maria" w:date="2026-08-12T10:43:00Z" w16du:dateUtc="2026-08-12T16:43:00Z">
        <w:r w:rsidRPr="0028724D" w:rsidDel="00D4653B">
          <w:delText xml:space="preserve">accredited </w:delText>
        </w:r>
      </w:del>
      <w:r w:rsidRPr="0028724D">
        <w:t>schools approved by DPOS or CCCS</w:t>
      </w:r>
      <w:ins w:id="637" w:author="Rascon Arana, Maria" w:date="2026-08-12T10:43:00Z" w16du:dateUtc="2026-08-12T16:43:00Z">
        <w:r w:rsidR="00D4653B">
          <w:t xml:space="preserve"> and/or an approved apprenticeship program through CDLE</w:t>
        </w:r>
      </w:ins>
      <w:r w:rsidRPr="0028724D">
        <w:t>.</w:t>
      </w:r>
    </w:p>
    <w:p w14:paraId="1381798E" w14:textId="2965632F" w:rsidR="0028724D" w:rsidRDefault="0028724D" w:rsidP="0028724D">
      <w:pPr>
        <w:pStyle w:val="par3"/>
      </w:pPr>
      <w:commentRangeStart w:id="638"/>
      <w:commentRangeStart w:id="639"/>
      <w:del w:id="640" w:author="Rascon Arana, Maria" w:date="2026-09-15T14:54:00Z" w16du:dateUtc="2026-09-15T20:54:00Z">
        <w:r w:rsidDel="001F0269">
          <w:delText>b</w:delText>
        </w:r>
      </w:del>
      <w:ins w:id="641" w:author="Rascon Arana, Maria" w:date="2026-09-15T14:54:00Z" w16du:dateUtc="2026-09-15T20:54:00Z">
        <w:r w:rsidR="001F0269">
          <w:t>c</w:t>
        </w:r>
      </w:ins>
      <w:r>
        <w:t>.</w:t>
      </w:r>
      <w:commentRangeEnd w:id="638"/>
      <w:r w:rsidR="009A40AE">
        <w:rPr>
          <w:rStyle w:val="CommentReference"/>
          <w:sz w:val="20"/>
          <w:szCs w:val="24"/>
        </w:rPr>
        <w:commentReference w:id="638"/>
      </w:r>
      <w:commentRangeEnd w:id="639"/>
      <w:r w:rsidR="00D70375">
        <w:rPr>
          <w:rStyle w:val="CommentReference"/>
          <w:sz w:val="20"/>
          <w:szCs w:val="24"/>
        </w:rPr>
        <w:commentReference w:id="639"/>
      </w:r>
      <w:r>
        <w:tab/>
      </w:r>
      <w:r w:rsidRPr="0028724D">
        <w:rPr>
          <w:b/>
          <w:bCs/>
        </w:rPr>
        <w:t>Cosmetologist:</w:t>
      </w:r>
      <w:r w:rsidRPr="0028724D">
        <w:t xml:space="preserve"> fifty </w:t>
      </w:r>
      <w:ins w:id="642" w:author="Rascon Arana, Maria" w:date="2026-08-12T10:44:00Z" w16du:dateUtc="2026-08-12T16:44:00Z">
        <w:r w:rsidR="007C2438">
          <w:t xml:space="preserve">(50) </w:t>
        </w:r>
      </w:ins>
      <w:r w:rsidRPr="0028724D">
        <w:t xml:space="preserve">credit hours or 1500 contact hours, covering at least the following course topics: </w:t>
      </w:r>
      <w:ins w:id="643" w:author="Rascon Arana, Maria" w:date="2026-08-12T10:44:00Z" w16du:dateUtc="2026-08-12T16:44:00Z">
        <w:r w:rsidR="007C2438">
          <w:t>hair care; treatments of the hair and scal</w:t>
        </w:r>
      </w:ins>
      <w:ins w:id="644" w:author="Rascon Arana, Maria" w:date="2026-08-12T10:45:00Z" w16du:dateUtc="2026-08-12T16:45:00Z">
        <w:r w:rsidR="007C2438">
          <w:t>p</w:t>
        </w:r>
      </w:ins>
      <w:del w:id="645" w:author="Rascon Arana, Maria" w:date="2026-08-12T10:45:00Z" w16du:dateUtc="2026-08-12T16:45:00Z">
        <w:r w:rsidRPr="0028724D" w:rsidDel="007C2438">
          <w:delText>shampooing, rinsing, and conditioning</w:delText>
        </w:r>
      </w:del>
      <w:r w:rsidRPr="0028724D">
        <w:t xml:space="preserve">; hair coloring; haircutting; </w:t>
      </w:r>
      <w:ins w:id="646" w:author="Rascon Arana, Maria" w:date="2026-08-12T10:45:00Z" w16du:dateUtc="2026-08-12T16:45:00Z">
        <w:r w:rsidR="007C2438">
          <w:t xml:space="preserve">hair lightening; </w:t>
        </w:r>
      </w:ins>
      <w:r w:rsidRPr="0028724D">
        <w:t>hairstyling; chemical texture services; manicuring and pedicuring; application of artificial nails;</w:t>
      </w:r>
      <w:ins w:id="647" w:author="Rascon Arana, Maria" w:date="2026-08-12T10:45:00Z" w16du:dateUtc="2026-08-12T16:45:00Z">
        <w:r w:rsidR="007C2438">
          <w:t xml:space="preserve"> skin care</w:t>
        </w:r>
      </w:ins>
      <w:r w:rsidRPr="0028724D">
        <w:t xml:space="preserve"> facial</w:t>
      </w:r>
      <w:del w:id="648" w:author="Rascon Arana, Maria" w:date="2026-08-12T10:45:00Z" w16du:dateUtc="2026-08-12T16:45:00Z">
        <w:r w:rsidRPr="0028724D" w:rsidDel="007C2438">
          <w:delText>s</w:delText>
        </w:r>
      </w:del>
      <w:ins w:id="649" w:author="Rascon Arana, Maria" w:date="2026-08-12T10:45:00Z" w16du:dateUtc="2026-08-12T16:45:00Z">
        <w:r w:rsidR="007C2438">
          <w:t xml:space="preserve"> treatments</w:t>
        </w:r>
      </w:ins>
      <w:r w:rsidRPr="0028724D">
        <w:t xml:space="preserve"> and skin care</w:t>
      </w:r>
      <w:ins w:id="650" w:author="Rascon Arana, Maria" w:date="2026-08-12T10:46:00Z" w16du:dateUtc="2026-08-12T16:46:00Z">
        <w:r w:rsidR="00A566B1">
          <w:t xml:space="preserve"> body treatments</w:t>
        </w:r>
      </w:ins>
      <w:r w:rsidRPr="0028724D">
        <w:t>;</w:t>
      </w:r>
      <w:ins w:id="651" w:author="Rascon Arana, Maria" w:date="2026-08-12T10:46:00Z" w16du:dateUtc="2026-08-12T16:46:00Z">
        <w:r w:rsidR="00A566B1">
          <w:t xml:space="preserve"> e</w:t>
        </w:r>
      </w:ins>
      <w:ins w:id="652" w:author="Rascon Arana, Maria" w:date="2026-08-12T10:47:00Z" w16du:dateUtc="2026-08-12T16:47:00Z">
        <w:r w:rsidR="00A566B1">
          <w:t>yelash</w:t>
        </w:r>
      </w:ins>
      <w:ins w:id="653" w:author="Rascon Arana, Maria" w:date="2026-09-15T14:54:00Z" w16du:dateUtc="2026-09-15T20:54:00Z">
        <w:r w:rsidR="001F0269">
          <w:t xml:space="preserve"> extension</w:t>
        </w:r>
      </w:ins>
      <w:ins w:id="654" w:author="Rascon Arana, Maria" w:date="2026-08-12T10:47:00Z" w16du:dateUtc="2026-08-12T16:47:00Z">
        <w:r w:rsidR="00A566B1">
          <w:t xml:space="preserve"> application; </w:t>
        </w:r>
      </w:ins>
      <w:del w:id="655" w:author="Rascon Arana, Maria" w:date="2026-08-12T10:46:00Z" w16du:dateUtc="2026-08-12T16:46:00Z">
        <w:r w:rsidRPr="0028724D" w:rsidDel="00A566B1">
          <w:delText xml:space="preserve"> facial makeup;</w:delText>
        </w:r>
      </w:del>
      <w:r w:rsidRPr="0028724D">
        <w:t xml:space="preserve"> hair removal;</w:t>
      </w:r>
      <w:ins w:id="656" w:author="Rascon Arana, Maria" w:date="2026-08-12T10:47:00Z" w16du:dateUtc="2026-08-12T16:47:00Z">
        <w:r w:rsidR="00A566B1">
          <w:t xml:space="preserve"> Colorado State</w:t>
        </w:r>
      </w:ins>
      <w:r w:rsidRPr="0028724D">
        <w:t xml:space="preserve"> laws and rules; </w:t>
      </w:r>
      <w:del w:id="657" w:author="Rascon Arana, Maria" w:date="2026-08-12T10:48:00Z" w16du:dateUtc="2026-08-12T16:48:00Z">
        <w:r w:rsidRPr="0028724D" w:rsidDel="00A566B1">
          <w:delText xml:space="preserve">management, ethics, interpersonal skills and </w:delText>
        </w:r>
        <w:r w:rsidRPr="0028724D" w:rsidDel="00A566B1">
          <w:lastRenderedPageBreak/>
          <w:delText>salesmanship; and disinfection, cleaning, and safe work practices</w:delText>
        </w:r>
      </w:del>
      <w:ins w:id="658" w:author="Rascon Arana, Maria" w:date="2026-08-12T10:48:00Z" w16du:dateUtc="2026-08-12T16:48:00Z">
        <w:r w:rsidR="00A566B1">
          <w:t>professional ethics and communication; infection control; Safe Work Practices and Safety Precautions</w:t>
        </w:r>
      </w:ins>
      <w:r w:rsidRPr="0028724D">
        <w:t xml:space="preserve">. The number of hours devoted to each of these topics must be </w:t>
      </w:r>
      <w:del w:id="659" w:author="Rascon Arana, Maria" w:date="2026-08-12T10:49:00Z" w16du:dateUtc="2026-08-12T16:49:00Z">
        <w:r w:rsidRPr="0028724D" w:rsidDel="00A566B1">
          <w:delText xml:space="preserve">substantially </w:delText>
        </w:r>
      </w:del>
      <w:ins w:id="660" w:author="Rascon Arana, Maria" w:date="2026-08-12T10:49:00Z" w16du:dateUtc="2026-08-12T16:49:00Z">
        <w:r w:rsidR="00A566B1">
          <w:t>equally</w:t>
        </w:r>
        <w:r w:rsidR="00A566B1" w:rsidRPr="0028724D">
          <w:t xml:space="preserve"> </w:t>
        </w:r>
      </w:ins>
      <w:r w:rsidRPr="0028724D">
        <w:t xml:space="preserve">equivalent to those provided in </w:t>
      </w:r>
      <w:del w:id="661" w:author="Rascon Arana, Maria" w:date="2026-08-12T10:49:00Z" w16du:dateUtc="2026-08-12T16:49:00Z">
        <w:r w:rsidRPr="0028724D" w:rsidDel="00A566B1">
          <w:delText xml:space="preserve">accredited </w:delText>
        </w:r>
      </w:del>
      <w:r w:rsidRPr="0028724D">
        <w:t>schools approved by DPOS or CCCS</w:t>
      </w:r>
      <w:ins w:id="662" w:author="Rascon Arana, Maria" w:date="2026-08-12T10:49:00Z" w16du:dateUtc="2026-08-12T16:49:00Z">
        <w:r w:rsidR="00A566B1">
          <w:t xml:space="preserve"> and/or </w:t>
        </w:r>
      </w:ins>
      <w:ins w:id="663" w:author="Rascon Arana, Maria" w:date="2026-09-15T14:53:00Z" w16du:dateUtc="2026-09-15T20:53:00Z">
        <w:r w:rsidR="001F0269">
          <w:t>SAA</w:t>
        </w:r>
      </w:ins>
      <w:r w:rsidRPr="0028724D">
        <w:t>.</w:t>
      </w:r>
    </w:p>
    <w:p w14:paraId="756F982E" w14:textId="76EEBF15" w:rsidR="0028724D" w:rsidRDefault="0028724D" w:rsidP="0028724D">
      <w:pPr>
        <w:pStyle w:val="par3"/>
      </w:pPr>
      <w:commentRangeStart w:id="664"/>
      <w:commentRangeStart w:id="665"/>
      <w:commentRangeStart w:id="666"/>
      <w:commentRangeStart w:id="667"/>
      <w:commentRangeStart w:id="668"/>
      <w:commentRangeStart w:id="669"/>
      <w:commentRangeStart w:id="670"/>
      <w:commentRangeStart w:id="671"/>
      <w:del w:id="672" w:author="Rascon Arana, Maria" w:date="2026-09-15T14:55:00Z" w16du:dateUtc="2026-09-15T20:55:00Z">
        <w:r w:rsidDel="001F0269">
          <w:delText>c</w:delText>
        </w:r>
      </w:del>
      <w:ins w:id="673" w:author="Rascon Arana, Maria" w:date="2026-09-15T14:55:00Z" w16du:dateUtc="2026-09-15T20:55:00Z">
        <w:r w:rsidR="001F0269">
          <w:t>d</w:t>
        </w:r>
      </w:ins>
      <w:r>
        <w:t>.</w:t>
      </w:r>
      <w:commentRangeEnd w:id="664"/>
      <w:r w:rsidR="001F0269">
        <w:rPr>
          <w:rStyle w:val="CommentReference"/>
          <w:sz w:val="20"/>
          <w:szCs w:val="24"/>
        </w:rPr>
        <w:commentReference w:id="664"/>
      </w:r>
      <w:commentRangeEnd w:id="665"/>
      <w:r w:rsidR="00F3691F">
        <w:rPr>
          <w:rStyle w:val="CommentReference"/>
          <w:sz w:val="20"/>
          <w:szCs w:val="24"/>
        </w:rPr>
        <w:commentReference w:id="665"/>
      </w:r>
      <w:commentRangeEnd w:id="666"/>
      <w:r w:rsidR="009B26D4">
        <w:rPr>
          <w:rStyle w:val="CommentReference"/>
          <w:sz w:val="20"/>
          <w:szCs w:val="24"/>
        </w:rPr>
        <w:commentReference w:id="666"/>
      </w:r>
      <w:commentRangeEnd w:id="667"/>
      <w:r w:rsidR="00B724B8">
        <w:rPr>
          <w:rStyle w:val="CommentReference"/>
          <w:sz w:val="20"/>
          <w:szCs w:val="24"/>
        </w:rPr>
        <w:commentReference w:id="667"/>
      </w:r>
      <w:commentRangeEnd w:id="668"/>
      <w:r w:rsidR="00350190">
        <w:rPr>
          <w:rStyle w:val="CommentReference"/>
          <w:sz w:val="20"/>
          <w:szCs w:val="24"/>
        </w:rPr>
        <w:commentReference w:id="668"/>
      </w:r>
      <w:commentRangeEnd w:id="669"/>
      <w:r w:rsidR="004678F8">
        <w:rPr>
          <w:rStyle w:val="CommentReference"/>
          <w:sz w:val="20"/>
          <w:szCs w:val="24"/>
        </w:rPr>
        <w:commentReference w:id="669"/>
      </w:r>
      <w:commentRangeEnd w:id="670"/>
      <w:r w:rsidR="00DD0CAB">
        <w:rPr>
          <w:rStyle w:val="CommentReference"/>
          <w:sz w:val="20"/>
          <w:szCs w:val="24"/>
        </w:rPr>
        <w:commentReference w:id="670"/>
      </w:r>
      <w:commentRangeEnd w:id="671"/>
      <w:r w:rsidR="00DD0CAB">
        <w:rPr>
          <w:rStyle w:val="CommentReference"/>
          <w:sz w:val="20"/>
          <w:szCs w:val="24"/>
        </w:rPr>
        <w:commentReference w:id="671"/>
      </w:r>
      <w:r>
        <w:tab/>
      </w:r>
      <w:r w:rsidRPr="0028724D">
        <w:rPr>
          <w:b/>
          <w:bCs/>
        </w:rPr>
        <w:t xml:space="preserve">Esthetician: </w:t>
      </w:r>
      <w:r w:rsidRPr="0028724D">
        <w:t>twenty</w:t>
      </w:r>
      <w:ins w:id="674" w:author="Rascon Arana, Maria" w:date="2026-08-12T10:50:00Z" w16du:dateUtc="2026-08-12T16:50:00Z">
        <w:r w:rsidR="00260B29">
          <w:t xml:space="preserve"> (20</w:t>
        </w:r>
      </w:ins>
      <w:ins w:id="675" w:author="Rascon Arana, Maria" w:date="2026-08-12T10:51:00Z" w16du:dateUtc="2026-08-12T16:51:00Z">
        <w:r w:rsidR="00260B29">
          <w:t>)</w:t>
        </w:r>
      </w:ins>
      <w:r w:rsidRPr="0028724D">
        <w:t xml:space="preserve"> credit hours or 600 contact hours, covering at least the following course topics: </w:t>
      </w:r>
      <w:ins w:id="676" w:author="Rascon Arana, Maria" w:date="2026-08-12T10:52:00Z" w16du:dateUtc="2026-08-12T16:52:00Z">
        <w:r w:rsidR="00260B29">
          <w:t>skin care</w:t>
        </w:r>
      </w:ins>
      <w:ins w:id="677" w:author="Rascon Arana, Maria" w:date="2026-09-15T14:56:00Z" w16du:dateUtc="2026-09-15T20:56:00Z">
        <w:r w:rsidR="001F0269">
          <w:t>,</w:t>
        </w:r>
      </w:ins>
      <w:ins w:id="678" w:author="Rascon Arana, Maria" w:date="2026-08-12T10:52:00Z" w16du:dateUtc="2026-08-12T16:52:00Z">
        <w:r w:rsidR="00260B29">
          <w:t xml:space="preserve"> facial treatments</w:t>
        </w:r>
      </w:ins>
      <w:ins w:id="679" w:author="Rascon Arana, Maria" w:date="2026-09-15T14:56:00Z" w16du:dateUtc="2026-09-15T20:56:00Z">
        <w:r w:rsidR="001F0269">
          <w:t>,</w:t>
        </w:r>
      </w:ins>
      <w:ins w:id="680" w:author="Rascon Arana, Maria" w:date="2026-08-12T10:52:00Z" w16du:dateUtc="2026-08-12T16:52:00Z">
        <w:r w:rsidR="00260B29">
          <w:t xml:space="preserve"> and skin care body treatments</w:t>
        </w:r>
      </w:ins>
      <w:ins w:id="681" w:author="Rascon Arana, Maria" w:date="2026-08-12T10:53:00Z" w16du:dateUtc="2026-08-12T16:53:00Z">
        <w:r w:rsidR="00260B29">
          <w:t>; eyelash</w:t>
        </w:r>
      </w:ins>
      <w:ins w:id="682" w:author="Rascon Arana, Maria" w:date="2026-09-15T14:56:00Z" w16du:dateUtc="2026-09-15T20:56:00Z">
        <w:r w:rsidR="001F0269">
          <w:t xml:space="preserve"> extension</w:t>
        </w:r>
      </w:ins>
      <w:ins w:id="683" w:author="Rascon Arana, Maria" w:date="2026-08-12T10:53:00Z" w16du:dateUtc="2026-08-12T16:53:00Z">
        <w:r w:rsidR="00260B29">
          <w:t xml:space="preserve"> applications</w:t>
        </w:r>
      </w:ins>
      <w:del w:id="684" w:author="Rascon Arana, Maria" w:date="2026-08-12T10:53:00Z" w16du:dateUtc="2026-08-12T16:53:00Z">
        <w:r w:rsidRPr="0028724D" w:rsidDel="00260B29">
          <w:delText>facials and skin care; facial makeup</w:delText>
        </w:r>
      </w:del>
      <w:r w:rsidRPr="0028724D">
        <w:t>; hair removal;</w:t>
      </w:r>
      <w:ins w:id="685" w:author="Rascon Arana, Maria" w:date="2026-08-12T10:54:00Z" w16du:dateUtc="2026-08-12T16:54:00Z">
        <w:r w:rsidR="00260B29">
          <w:t xml:space="preserve"> Colorado State</w:t>
        </w:r>
      </w:ins>
      <w:r w:rsidRPr="0028724D">
        <w:t xml:space="preserve"> laws and rules</w:t>
      </w:r>
      <w:ins w:id="686" w:author="Rascon Arana, Maria" w:date="2026-08-12T10:54:00Z" w16du:dateUtc="2026-08-12T16:54:00Z">
        <w:r w:rsidR="00260B29">
          <w:t>;</w:t>
        </w:r>
        <w:r w:rsidR="00260B29" w:rsidRPr="00260B29">
          <w:t xml:space="preserve"> </w:t>
        </w:r>
        <w:r w:rsidR="00260B29">
          <w:t>professional ethics and communication; infection control; Safe Work Practices and Safety Precautions</w:t>
        </w:r>
      </w:ins>
      <w:del w:id="687" w:author="Rascon Arana, Maria" w:date="2026-08-12T10:54:00Z" w16du:dateUtc="2026-08-12T16:54:00Z">
        <w:r w:rsidRPr="0028724D" w:rsidDel="00260B29">
          <w:delText>; management, ethics, interpersonal skills and salesmanship; and disinfection, cleaning, and safe work practices</w:delText>
        </w:r>
      </w:del>
      <w:r w:rsidRPr="0028724D">
        <w:t xml:space="preserve">. The number of hours devoted to each of these topics must be substantially equivalent to those provided in </w:t>
      </w:r>
      <w:del w:id="688" w:author="Rascon Arana, Maria" w:date="2026-08-12T10:55:00Z" w16du:dateUtc="2026-08-12T16:55:00Z">
        <w:r w:rsidRPr="0028724D" w:rsidDel="00260B29">
          <w:delText xml:space="preserve">accredited </w:delText>
        </w:r>
      </w:del>
      <w:r w:rsidRPr="0028724D">
        <w:t>schools approved by DPOS</w:t>
      </w:r>
      <w:ins w:id="689" w:author="Rascon Arana, Maria" w:date="2026-09-15T14:56:00Z" w16du:dateUtc="2026-09-15T20:56:00Z">
        <w:r w:rsidR="001F0269">
          <w:t>,</w:t>
        </w:r>
      </w:ins>
      <w:r w:rsidRPr="0028724D">
        <w:t xml:space="preserve"> </w:t>
      </w:r>
      <w:ins w:id="690" w:author="Rascon Arana, Maria" w:date="2026-09-15T14:57:00Z" w16du:dateUtc="2026-09-15T20:57:00Z">
        <w:r w:rsidR="001F0269">
          <w:t>and/</w:t>
        </w:r>
      </w:ins>
      <w:r w:rsidRPr="0028724D">
        <w:t>or</w:t>
      </w:r>
      <w:ins w:id="691" w:author="Rascon Arana, Maria" w:date="2026-09-15T14:57:00Z" w16du:dateUtc="2026-09-15T20:57:00Z">
        <w:r w:rsidR="001F0269">
          <w:t xml:space="preserve"> SAA.</w:t>
        </w:r>
      </w:ins>
      <w:del w:id="692" w:author="Rascon Arana, Maria" w:date="2026-09-15T14:57:00Z" w16du:dateUtc="2026-09-15T20:57:00Z">
        <w:r w:rsidRPr="0028724D" w:rsidDel="001F0269">
          <w:delText xml:space="preserve"> CCCS</w:delText>
        </w:r>
      </w:del>
      <w:r w:rsidRPr="0028724D">
        <w:t>.</w:t>
      </w:r>
    </w:p>
    <w:p w14:paraId="268BD8F4" w14:textId="043A90E1" w:rsidR="0028724D" w:rsidRDefault="0028724D" w:rsidP="0028724D">
      <w:pPr>
        <w:pStyle w:val="par3"/>
      </w:pPr>
      <w:commentRangeStart w:id="693"/>
      <w:commentRangeStart w:id="694"/>
      <w:del w:id="695" w:author="Rascon Arana, Maria" w:date="2026-09-15T14:55:00Z" w16du:dateUtc="2026-09-15T20:55:00Z">
        <w:r w:rsidDel="001F0269">
          <w:delText>d</w:delText>
        </w:r>
      </w:del>
      <w:ins w:id="696" w:author="Rascon Arana, Maria" w:date="2026-09-15T14:55:00Z" w16du:dateUtc="2026-09-15T20:55:00Z">
        <w:r w:rsidR="001F0269">
          <w:t>e</w:t>
        </w:r>
      </w:ins>
      <w:r>
        <w:t>.</w:t>
      </w:r>
      <w:commentRangeEnd w:id="693"/>
      <w:r w:rsidR="00DD0CAB">
        <w:rPr>
          <w:rStyle w:val="CommentReference"/>
          <w:sz w:val="20"/>
          <w:szCs w:val="24"/>
        </w:rPr>
        <w:commentReference w:id="693"/>
      </w:r>
      <w:commentRangeEnd w:id="694"/>
      <w:r w:rsidR="00DD0CAB">
        <w:rPr>
          <w:rStyle w:val="CommentReference"/>
          <w:sz w:val="20"/>
          <w:szCs w:val="24"/>
        </w:rPr>
        <w:commentReference w:id="694"/>
      </w:r>
      <w:r>
        <w:tab/>
      </w:r>
      <w:r w:rsidRPr="0028724D">
        <w:rPr>
          <w:b/>
          <w:bCs/>
        </w:rPr>
        <w:t xml:space="preserve">Hairstylist: </w:t>
      </w:r>
      <w:r w:rsidRPr="0028724D">
        <w:t xml:space="preserve">forty </w:t>
      </w:r>
      <w:ins w:id="697" w:author="Rascon Arana, Maria" w:date="2026-08-12T10:55:00Z" w16du:dateUtc="2026-08-12T16:55:00Z">
        <w:r w:rsidR="00E528E6">
          <w:t xml:space="preserve">(40) </w:t>
        </w:r>
      </w:ins>
      <w:r w:rsidRPr="0028724D">
        <w:t xml:space="preserve">credit hours or 1200 contact hours, covering at least the following course topics: </w:t>
      </w:r>
      <w:ins w:id="698" w:author="Rascon Arana, Maria" w:date="2026-08-12T10:55:00Z" w16du:dateUtc="2026-08-12T16:55:00Z">
        <w:r w:rsidR="00E528E6">
          <w:t xml:space="preserve">hair </w:t>
        </w:r>
      </w:ins>
      <w:ins w:id="699" w:author="Rascon Arana, Maria" w:date="2026-08-12T10:56:00Z" w16du:dateUtc="2026-08-12T16:56:00Z">
        <w:r w:rsidR="00E528E6">
          <w:t>care; treatments of the hair and sc</w:t>
        </w:r>
      </w:ins>
      <w:ins w:id="700" w:author="Rascon Arana, Maria" w:date="2026-09-15T14:57:00Z" w16du:dateUtc="2026-09-15T20:57:00Z">
        <w:r w:rsidR="001F0269">
          <w:t>al</w:t>
        </w:r>
      </w:ins>
      <w:ins w:id="701" w:author="Rascon Arana, Maria" w:date="2026-08-12T10:56:00Z" w16du:dateUtc="2026-08-12T16:56:00Z">
        <w:r w:rsidR="00E528E6">
          <w:t>p</w:t>
        </w:r>
        <w:r w:rsidR="00B376EA">
          <w:t>;</w:t>
        </w:r>
      </w:ins>
      <w:del w:id="702" w:author="Rascon Arana, Maria" w:date="2026-08-12T10:56:00Z" w16du:dateUtc="2026-08-12T16:56:00Z">
        <w:r w:rsidRPr="0028724D" w:rsidDel="00B376EA">
          <w:delText>shampooing, rinsing, and conditioning;</w:delText>
        </w:r>
      </w:del>
      <w:r w:rsidRPr="0028724D">
        <w:t xml:space="preserve"> hair coloring;</w:t>
      </w:r>
      <w:ins w:id="703" w:author="Rascon Arana, Maria" w:date="2026-08-12T10:56:00Z" w16du:dateUtc="2026-08-12T16:56:00Z">
        <w:r w:rsidR="00B376EA">
          <w:t xml:space="preserve"> hair lightening;</w:t>
        </w:r>
      </w:ins>
      <w:r w:rsidRPr="0028724D">
        <w:t xml:space="preserve"> haircutting; hairstyling; chemical texture services; </w:t>
      </w:r>
      <w:ins w:id="704" w:author="Rascon Arana, Maria" w:date="2026-08-12T10:56:00Z" w16du:dateUtc="2026-08-12T16:56:00Z">
        <w:r w:rsidR="00B376EA">
          <w:t>Colorad</w:t>
        </w:r>
      </w:ins>
      <w:ins w:id="705" w:author="Rascon Arana, Maria" w:date="2026-08-12T10:57:00Z" w16du:dateUtc="2026-08-12T16:57:00Z">
        <w:r w:rsidR="00B376EA">
          <w:t xml:space="preserve">o State </w:t>
        </w:r>
      </w:ins>
      <w:r w:rsidRPr="0028724D">
        <w:t xml:space="preserve">laws and rules; </w:t>
      </w:r>
      <w:del w:id="706" w:author="Rascon Arana, Maria" w:date="2026-08-12T10:57:00Z" w16du:dateUtc="2026-08-12T16:57:00Z">
        <w:r w:rsidRPr="0028724D" w:rsidDel="00B376EA">
          <w:delText>management, ethics, interpersonal skills and salesmanship; and disinfection, cleaning, and safe work practices</w:delText>
        </w:r>
      </w:del>
      <w:ins w:id="707" w:author="Rascon Arana, Maria" w:date="2026-08-12T10:57:00Z" w16du:dateUtc="2026-08-12T16:57:00Z">
        <w:r w:rsidR="00B376EA">
          <w:t xml:space="preserve"> professional</w:t>
        </w:r>
        <w:r w:rsidR="00B376EA" w:rsidRPr="00B376EA">
          <w:t xml:space="preserve"> </w:t>
        </w:r>
        <w:r w:rsidR="00B376EA">
          <w:t xml:space="preserve">ethics and communication; infection control; Safe Work Practices and Safety Precautions </w:t>
        </w:r>
      </w:ins>
      <w:r w:rsidRPr="0028724D">
        <w:t xml:space="preserve">. The number of hours devoted to each of these topics must be </w:t>
      </w:r>
      <w:del w:id="708" w:author="Rascon Arana, Maria" w:date="2026-08-12T10:57:00Z" w16du:dateUtc="2026-08-12T16:57:00Z">
        <w:r w:rsidRPr="0028724D" w:rsidDel="00B376EA">
          <w:delText>substantially</w:delText>
        </w:r>
      </w:del>
      <w:ins w:id="709" w:author="Rascon Arana, Maria" w:date="2026-08-12T10:57:00Z" w16du:dateUtc="2026-08-12T16:57:00Z">
        <w:r w:rsidR="00B376EA">
          <w:t>equal</w:t>
        </w:r>
      </w:ins>
      <w:ins w:id="710" w:author="Rascon Arana, Maria" w:date="2026-08-12T10:58:00Z" w16du:dateUtc="2026-08-12T16:58:00Z">
        <w:r w:rsidR="00B376EA">
          <w:t>ly</w:t>
        </w:r>
      </w:ins>
      <w:r w:rsidRPr="0028724D">
        <w:t xml:space="preserve"> equivalent to those provided in </w:t>
      </w:r>
      <w:del w:id="711" w:author="Rascon Arana, Maria" w:date="2026-09-15T14:57:00Z" w16du:dateUtc="2026-09-15T20:57:00Z">
        <w:r w:rsidRPr="0028724D" w:rsidDel="001F0269">
          <w:delText>accredited</w:delText>
        </w:r>
      </w:del>
      <w:del w:id="712" w:author="Rascon Arana, Maria" w:date="2026-09-15T14:58:00Z" w16du:dateUtc="2026-09-15T20:58:00Z">
        <w:r w:rsidRPr="0028724D" w:rsidDel="001F0269">
          <w:delText xml:space="preserve"> </w:delText>
        </w:r>
      </w:del>
      <w:r w:rsidRPr="0028724D">
        <w:t>schools approved by DPOS</w:t>
      </w:r>
      <w:ins w:id="713" w:author="Rascon Arana, Maria" w:date="2026-09-15T14:58:00Z" w16du:dateUtc="2026-09-15T20:58:00Z">
        <w:r w:rsidR="001F0269">
          <w:t>,</w:t>
        </w:r>
      </w:ins>
      <w:del w:id="714" w:author="Rascon Arana, Maria" w:date="2026-09-15T14:58:00Z" w16du:dateUtc="2026-09-15T20:58:00Z">
        <w:r w:rsidRPr="0028724D" w:rsidDel="001F0269">
          <w:delText xml:space="preserve"> or</w:delText>
        </w:r>
      </w:del>
      <w:r w:rsidRPr="0028724D">
        <w:t xml:space="preserve"> CCCS</w:t>
      </w:r>
      <w:ins w:id="715" w:author="Rascon Arana, Maria" w:date="2026-08-12T10:58:00Z" w16du:dateUtc="2026-08-12T16:58:00Z">
        <w:r w:rsidR="00B376EA">
          <w:t xml:space="preserve"> and/or</w:t>
        </w:r>
      </w:ins>
      <w:ins w:id="716" w:author="Rascon Arana, Maria" w:date="2026-09-15T14:58:00Z" w16du:dateUtc="2026-09-15T20:58:00Z">
        <w:r w:rsidR="001F0269">
          <w:t xml:space="preserve"> SAA</w:t>
        </w:r>
      </w:ins>
      <w:r w:rsidRPr="0028724D">
        <w:t>.</w:t>
      </w:r>
    </w:p>
    <w:p w14:paraId="5BABE873" w14:textId="4793D230" w:rsidR="0028724D" w:rsidRDefault="0028724D" w:rsidP="0028724D">
      <w:pPr>
        <w:pStyle w:val="par3"/>
      </w:pPr>
      <w:del w:id="717" w:author="Rascon Arana, Maria" w:date="2026-09-15T14:56:00Z" w16du:dateUtc="2026-09-15T20:56:00Z">
        <w:r w:rsidDel="001F0269">
          <w:delText>e</w:delText>
        </w:r>
      </w:del>
      <w:ins w:id="718" w:author="Rascon Arana, Maria" w:date="2026-09-15T14:56:00Z" w16du:dateUtc="2026-09-15T20:56:00Z">
        <w:r w:rsidR="001F0269">
          <w:t>f</w:t>
        </w:r>
      </w:ins>
      <w:r>
        <w:t>.</w:t>
      </w:r>
      <w:r>
        <w:tab/>
      </w:r>
      <w:r w:rsidRPr="0028724D">
        <w:rPr>
          <w:b/>
          <w:bCs/>
        </w:rPr>
        <w:t xml:space="preserve">Nail Technician: </w:t>
      </w:r>
      <w:r w:rsidRPr="0028724D">
        <w:t xml:space="preserve">twenty </w:t>
      </w:r>
      <w:ins w:id="719" w:author="Rascon Arana, Maria" w:date="2026-08-12T11:04:00Z" w16du:dateUtc="2026-08-12T17:04:00Z">
        <w:r w:rsidR="009E67BA">
          <w:t xml:space="preserve">(20) </w:t>
        </w:r>
      </w:ins>
      <w:r w:rsidRPr="0028724D">
        <w:t xml:space="preserve">credit hours or 600 contact hours, covering at least the following course topics: manicuring and pedicuring; application of artificial nails; </w:t>
      </w:r>
      <w:ins w:id="720" w:author="Rascon Arana, Maria" w:date="2026-08-12T11:05:00Z" w16du:dateUtc="2026-08-12T17:05:00Z">
        <w:r w:rsidR="009E67BA">
          <w:t xml:space="preserve">Colorado State </w:t>
        </w:r>
      </w:ins>
      <w:r w:rsidRPr="0028724D">
        <w:t>laws and rules;</w:t>
      </w:r>
      <w:ins w:id="721" w:author="Rascon Arana, Maria" w:date="2026-08-12T11:05:00Z" w16du:dateUtc="2026-08-12T17:05:00Z">
        <w:r w:rsidR="009E67BA">
          <w:t xml:space="preserve"> professional ethics and communication; inf</w:t>
        </w:r>
      </w:ins>
      <w:ins w:id="722" w:author="Rascon Arana, Maria" w:date="2026-08-12T11:06:00Z" w16du:dateUtc="2026-08-12T17:06:00Z">
        <w:r w:rsidR="009E67BA">
          <w:t>ection control; Safe Work Practices and Safety Precautions</w:t>
        </w:r>
      </w:ins>
      <w:del w:id="723" w:author="Rascon Arana, Maria" w:date="2026-08-12T11:05:00Z" w16du:dateUtc="2026-08-12T17:05:00Z">
        <w:r w:rsidRPr="0028724D" w:rsidDel="009E67BA">
          <w:delText xml:space="preserve"> management, ethics, interpersonal skills and salesmanship; and disinfection, cleaning, and safe work practices</w:delText>
        </w:r>
      </w:del>
      <w:r w:rsidRPr="0028724D">
        <w:t xml:space="preserve">. The number of hours devoted to each of these topics must be </w:t>
      </w:r>
      <w:del w:id="724" w:author="Rascon Arana, Maria" w:date="2026-08-12T11:25:00Z" w16du:dateUtc="2026-08-12T17:25:00Z">
        <w:r w:rsidRPr="0028724D" w:rsidDel="009E798E">
          <w:delText>substantially</w:delText>
        </w:r>
      </w:del>
      <w:ins w:id="725" w:author="Rascon Arana, Maria" w:date="2026-08-12T11:25:00Z" w16du:dateUtc="2026-08-12T17:25:00Z">
        <w:r w:rsidR="009E798E">
          <w:t>equally</w:t>
        </w:r>
      </w:ins>
      <w:r w:rsidRPr="0028724D">
        <w:t xml:space="preserve"> equivalent to those provided in </w:t>
      </w:r>
      <w:del w:id="726" w:author="Rascon Arana, Maria" w:date="2026-08-12T11:26:00Z" w16du:dateUtc="2026-08-12T17:26:00Z">
        <w:r w:rsidRPr="0028724D" w:rsidDel="009E798E">
          <w:delText xml:space="preserve">accredited </w:delText>
        </w:r>
      </w:del>
      <w:r w:rsidRPr="0028724D">
        <w:t>schools approved by DPOS</w:t>
      </w:r>
      <w:ins w:id="727" w:author="Rascon Arana, Maria" w:date="2026-08-12T11:26:00Z" w16du:dateUtc="2026-08-12T17:26:00Z">
        <w:r w:rsidR="009E798E">
          <w:t>,</w:t>
        </w:r>
      </w:ins>
      <w:del w:id="728" w:author="Rascon Arana, Maria" w:date="2026-08-12T11:26:00Z" w16du:dateUtc="2026-08-12T17:26:00Z">
        <w:r w:rsidRPr="0028724D" w:rsidDel="009E798E">
          <w:delText xml:space="preserve"> or</w:delText>
        </w:r>
      </w:del>
      <w:r w:rsidRPr="0028724D">
        <w:t xml:space="preserve"> CCCS</w:t>
      </w:r>
      <w:ins w:id="729" w:author="Rascon Arana, Maria" w:date="2026-08-12T11:26:00Z" w16du:dateUtc="2026-08-12T17:26:00Z">
        <w:r w:rsidR="009E798E">
          <w:t xml:space="preserve">, </w:t>
        </w:r>
      </w:ins>
      <w:ins w:id="730" w:author="Rascon Arana, Maria" w:date="2026-09-15T14:58:00Z" w16du:dateUtc="2026-09-15T20:58:00Z">
        <w:r w:rsidR="001F0269">
          <w:t>and/</w:t>
        </w:r>
      </w:ins>
      <w:ins w:id="731" w:author="Rascon Arana, Maria" w:date="2026-08-12T11:26:00Z" w16du:dateUtc="2026-08-12T17:26:00Z">
        <w:r w:rsidR="009E798E">
          <w:t>or</w:t>
        </w:r>
      </w:ins>
      <w:ins w:id="732" w:author="Rascon Arana, Maria" w:date="2026-09-15T14:58:00Z" w16du:dateUtc="2026-09-15T20:58:00Z">
        <w:r w:rsidR="001F0269">
          <w:t xml:space="preserve"> SAA</w:t>
        </w:r>
      </w:ins>
      <w:r w:rsidRPr="0028724D">
        <w:t>.</w:t>
      </w:r>
    </w:p>
    <w:p w14:paraId="016C17DC" w14:textId="53F94339" w:rsidR="0028724D" w:rsidRPr="0028724D" w:rsidRDefault="0028724D" w:rsidP="0028724D">
      <w:pPr>
        <w:pStyle w:val="par1"/>
        <w:rPr>
          <w:b/>
          <w:bCs/>
        </w:rPr>
      </w:pPr>
      <w:r w:rsidRPr="0028724D">
        <w:rPr>
          <w:b/>
          <w:bCs/>
        </w:rPr>
        <w:t>B.</w:t>
      </w:r>
      <w:r w:rsidRPr="0028724D">
        <w:rPr>
          <w:b/>
          <w:bCs/>
        </w:rPr>
        <w:tab/>
        <w:t>MEETING THE TRAINING REQUIREMENTS IN 1.2(A)</w:t>
      </w:r>
    </w:p>
    <w:p w14:paraId="17721369" w14:textId="28F21F01" w:rsidR="0028724D" w:rsidRDefault="0028724D" w:rsidP="0028724D">
      <w:pPr>
        <w:pStyle w:val="par2"/>
      </w:pPr>
      <w:r>
        <w:t>1.</w:t>
      </w:r>
      <w:r>
        <w:tab/>
      </w:r>
      <w:r w:rsidRPr="0028724D">
        <w:t>Training hours required under Rule 1.2(A) must take place in a school approved by DPOS</w:t>
      </w:r>
      <w:ins w:id="733" w:author="Rascon Arana, Maria" w:date="2026-08-12T11:26:00Z" w16du:dateUtc="2026-08-12T17:26:00Z">
        <w:r w:rsidR="000D53C1">
          <w:t>,</w:t>
        </w:r>
      </w:ins>
      <w:del w:id="734" w:author="Rascon Arana, Maria" w:date="2026-08-12T11:26:00Z" w16du:dateUtc="2026-08-12T17:26:00Z">
        <w:r w:rsidRPr="0028724D" w:rsidDel="000D53C1">
          <w:delText xml:space="preserve"> or</w:delText>
        </w:r>
      </w:del>
      <w:r w:rsidRPr="0028724D">
        <w:t xml:space="preserve"> CCCS or completed through a</w:t>
      </w:r>
      <w:del w:id="735" w:author="Rascon Arana, Maria" w:date="2026-09-15T14:59:00Z" w16du:dateUtc="2026-09-15T20:59:00Z">
        <w:r w:rsidRPr="0028724D" w:rsidDel="00D22360">
          <w:delText>n</w:delText>
        </w:r>
      </w:del>
      <w:ins w:id="736" w:author="Rascon Arana, Maria" w:date="2026-09-15T14:59:00Z" w16du:dateUtc="2026-09-15T20:59:00Z">
        <w:r w:rsidR="00D22360">
          <w:t xml:space="preserve"> registered</w:t>
        </w:r>
      </w:ins>
      <w:del w:id="737" w:author="Rascon Arana, Maria" w:date="2026-09-15T14:59:00Z" w16du:dateUtc="2026-09-15T20:59:00Z">
        <w:r w:rsidRPr="0028724D" w:rsidDel="00D22360">
          <w:delText xml:space="preserve"> app</w:delText>
        </w:r>
      </w:del>
      <w:del w:id="738" w:author="Rascon Arana, Maria" w:date="2026-09-15T15:00:00Z" w16du:dateUtc="2026-09-15T21:00:00Z">
        <w:r w:rsidRPr="0028724D" w:rsidDel="00D22360">
          <w:delText>roved</w:delText>
        </w:r>
      </w:del>
      <w:r w:rsidRPr="0028724D">
        <w:t xml:space="preserve"> apprenticeship program </w:t>
      </w:r>
      <w:del w:id="739" w:author="Rascon Arana, Maria" w:date="2026-09-15T15:00:00Z" w16du:dateUtc="2026-09-15T21:00:00Z">
        <w:r w:rsidRPr="0028724D" w:rsidDel="00D22360">
          <w:delText xml:space="preserve">approved </w:delText>
        </w:r>
      </w:del>
      <w:r w:rsidRPr="0028724D">
        <w:t xml:space="preserve">by </w:t>
      </w:r>
      <w:ins w:id="740" w:author="Rascon Arana, Maria" w:date="2026-09-15T15:00:00Z" w16du:dateUtc="2026-09-15T21:00:00Z">
        <w:r w:rsidR="00D22360">
          <w:t xml:space="preserve">SAA under </w:t>
        </w:r>
      </w:ins>
      <w:r w:rsidRPr="0028724D">
        <w:t>the</w:t>
      </w:r>
      <w:ins w:id="741" w:author="Rascon Arana, Maria" w:date="2026-08-12T11:27:00Z" w16du:dateUtc="2026-08-12T17:27:00Z">
        <w:r w:rsidR="000D53C1">
          <w:t xml:space="preserve"> direct supervision of an act</w:t>
        </w:r>
      </w:ins>
      <w:ins w:id="742" w:author="Rascon Arana, Maria" w:date="2026-09-15T15:01:00Z" w16du:dateUtc="2026-09-15T21:01:00Z">
        <w:r w:rsidR="00D22360">
          <w:t>ive</w:t>
        </w:r>
      </w:ins>
      <w:ins w:id="743" w:author="Rascon Arana, Maria" w:date="2026-08-12T11:27:00Z" w16du:dateUtc="2026-08-12T17:27:00Z">
        <w:r w:rsidR="000D53C1">
          <w:t xml:space="preserve"> Colorado licensee</w:t>
        </w:r>
      </w:ins>
      <w:del w:id="744" w:author="Rascon Arana, Maria" w:date="2026-08-12T11:27:00Z" w16du:dateUtc="2026-08-12T17:27:00Z">
        <w:r w:rsidRPr="0028724D" w:rsidDel="000D53C1">
          <w:delText xml:space="preserve"> United States Department of Labor’s Office of Apprenticeship or Colorado’s State Apprenticeship Agency</w:delText>
        </w:r>
      </w:del>
      <w:r w:rsidRPr="0028724D">
        <w:t>.</w:t>
      </w:r>
    </w:p>
    <w:p w14:paraId="6B326A15" w14:textId="3D2FAD23" w:rsidR="0028724D" w:rsidDel="000D53C1" w:rsidRDefault="0028724D" w:rsidP="0028724D">
      <w:pPr>
        <w:pStyle w:val="par2"/>
        <w:rPr>
          <w:del w:id="745" w:author="Rascon Arana, Maria" w:date="2026-08-12T11:27:00Z" w16du:dateUtc="2026-08-12T17:27:00Z"/>
        </w:rPr>
      </w:pPr>
      <w:r>
        <w:t>2.</w:t>
      </w:r>
      <w:r>
        <w:tab/>
      </w:r>
      <w:del w:id="746" w:author="Rascon Arana, Maria" w:date="2026-08-12T11:27:00Z" w16du:dateUtc="2026-08-12T17:27:00Z">
        <w:r w:rsidRPr="0028724D" w:rsidDel="000D53C1">
          <w:delText>The Director will accept completion of an internship or externship approved by DPOS or CCCS as proof of training.</w:delText>
        </w:r>
      </w:del>
    </w:p>
    <w:p w14:paraId="6781EE98" w14:textId="2BFD14B9" w:rsidR="0028724D" w:rsidRDefault="0028724D" w:rsidP="0028724D">
      <w:pPr>
        <w:pStyle w:val="par2"/>
      </w:pPr>
      <w:del w:id="747" w:author="Rascon Arana, Maria" w:date="2026-08-12T11:27:00Z" w16du:dateUtc="2026-08-12T17:27:00Z">
        <w:r w:rsidDel="000D53C1">
          <w:delText>3.</w:delText>
        </w:r>
        <w:r w:rsidDel="000D53C1">
          <w:tab/>
        </w:r>
      </w:del>
      <w:r w:rsidRPr="0028724D">
        <w:t>Training hours required and earned, for one license type, may be applied towards the subject areas and hours required for another license type, if the training hours to be applied have been earned and completed from a school approved by DPOS</w:t>
      </w:r>
      <w:ins w:id="748" w:author="Rascon Arana, Maria" w:date="2026-08-12T11:28:00Z" w16du:dateUtc="2026-08-12T17:28:00Z">
        <w:r w:rsidR="000D53C1">
          <w:t>,</w:t>
        </w:r>
      </w:ins>
      <w:del w:id="749" w:author="Rascon Arana, Maria" w:date="2026-08-12T11:28:00Z" w16du:dateUtc="2026-08-12T17:28:00Z">
        <w:r w:rsidRPr="0028724D" w:rsidDel="000D53C1">
          <w:delText xml:space="preserve"> or</w:delText>
        </w:r>
      </w:del>
      <w:r w:rsidRPr="0028724D">
        <w:t xml:space="preserve"> CCCS</w:t>
      </w:r>
      <w:ins w:id="750" w:author="Rascon Arana, Maria" w:date="2026-08-12T11:28:00Z" w16du:dateUtc="2026-08-12T17:28:00Z">
        <w:r w:rsidR="000D53C1">
          <w:t>,</w:t>
        </w:r>
      </w:ins>
      <w:r w:rsidRPr="0028724D">
        <w:t xml:space="preserve"> or</w:t>
      </w:r>
      <w:ins w:id="751" w:author="Rascon Arana, Maria" w:date="2026-08-12T11:28:00Z" w16du:dateUtc="2026-08-12T17:28:00Z">
        <w:r w:rsidR="000D53C1">
          <w:t xml:space="preserve"> completed through </w:t>
        </w:r>
      </w:ins>
      <w:ins w:id="752" w:author="Rascon Arana, Maria" w:date="2026-09-15T15:01:00Z" w16du:dateUtc="2026-09-15T21:01:00Z">
        <w:r w:rsidR="00D365DE">
          <w:t>a registe</w:t>
        </w:r>
      </w:ins>
      <w:ins w:id="753" w:author="Rascon Arana, Maria" w:date="2026-09-15T15:02:00Z" w16du:dateUtc="2026-09-15T21:02:00Z">
        <w:r w:rsidR="00D365DE">
          <w:t>red</w:t>
        </w:r>
      </w:ins>
      <w:del w:id="754" w:author="Rascon Arana, Maria" w:date="2026-09-15T15:02:00Z" w16du:dateUtc="2026-09-15T21:02:00Z">
        <w:r w:rsidRPr="0028724D" w:rsidDel="001448A6">
          <w:delText xml:space="preserve"> an</w:delText>
        </w:r>
      </w:del>
      <w:r w:rsidRPr="0028724D">
        <w:t xml:space="preserve"> apprenticeship program approved by the United States Department of Labor’s Office of Apprenticeship or Colorado’s </w:t>
      </w:r>
      <w:ins w:id="755" w:author="Rascon Arana, Maria" w:date="2026-09-15T15:03:00Z" w16du:dateUtc="2026-09-15T21:03:00Z">
        <w:r w:rsidR="001448A6">
          <w:t>SAA</w:t>
        </w:r>
      </w:ins>
      <w:del w:id="756" w:author="Rascon Arana, Maria" w:date="2026-09-15T15:03:00Z" w16du:dateUtc="2026-09-15T21:03:00Z">
        <w:r w:rsidRPr="0028724D" w:rsidDel="001448A6">
          <w:delText>State Apprenticeship Agency</w:delText>
        </w:r>
      </w:del>
      <w:r w:rsidRPr="0028724D">
        <w:t>.</w:t>
      </w:r>
    </w:p>
    <w:p w14:paraId="22C6097A" w14:textId="3A2BA1E4" w:rsidR="0028724D" w:rsidRDefault="0028724D" w:rsidP="0028724D">
      <w:pPr>
        <w:pStyle w:val="par1"/>
        <w:rPr>
          <w:b/>
          <w:bCs/>
        </w:rPr>
      </w:pPr>
      <w:r w:rsidRPr="0028724D">
        <w:rPr>
          <w:b/>
          <w:bCs/>
        </w:rPr>
        <w:t>C.</w:t>
      </w:r>
      <w:r w:rsidRPr="0028724D">
        <w:rPr>
          <w:b/>
          <w:bCs/>
        </w:rPr>
        <w:tab/>
        <w:t>EDUCATION OBTAINED OUTSIDE OF COLORADO</w:t>
      </w:r>
    </w:p>
    <w:p w14:paraId="7C4C8CF1" w14:textId="79B7A501" w:rsidR="0028724D" w:rsidRDefault="0028724D" w:rsidP="0028724D">
      <w:pPr>
        <w:pStyle w:val="par2"/>
      </w:pPr>
      <w:r>
        <w:lastRenderedPageBreak/>
        <w:t>1.</w:t>
      </w:r>
      <w:r>
        <w:tab/>
      </w:r>
      <w:r w:rsidRPr="0028724D">
        <w:t>Applicants for examination who have trained in another state must furnish certified proof of having completed the minimum training hours as specified in Rule 1.2(A) in a program approved by the applicable government agency in the other state.</w:t>
      </w:r>
    </w:p>
    <w:p w14:paraId="730F2640" w14:textId="6E5D7ED3" w:rsidR="0028724D" w:rsidRDefault="0028724D" w:rsidP="0028724D">
      <w:pPr>
        <w:pStyle w:val="par2"/>
      </w:pPr>
      <w:r>
        <w:t>2.</w:t>
      </w:r>
      <w:r>
        <w:tab/>
      </w:r>
      <w:r w:rsidRPr="0028724D">
        <w:t xml:space="preserve">Applicants for examination who have trained in another state and do not meet the minimum hour requirement for licensure in Colorado may elect to obtain the remainder of their hours at a Colorado </w:t>
      </w:r>
      <w:ins w:id="757" w:author="Rascon Arana, Maria" w:date="2026-08-12T11:33:00Z" w16du:dateUtc="2026-08-12T17:33:00Z">
        <w:r w:rsidR="00CC7549">
          <w:t>program</w:t>
        </w:r>
      </w:ins>
      <w:del w:id="758" w:author="Rascon Arana, Maria" w:date="2026-08-12T11:33:00Z" w16du:dateUtc="2026-08-12T17:33:00Z">
        <w:r w:rsidRPr="0028724D" w:rsidDel="00CC7549">
          <w:delText>school</w:delText>
        </w:r>
      </w:del>
      <w:r w:rsidRPr="0028724D">
        <w:t xml:space="preserve"> approved by DPOS</w:t>
      </w:r>
      <w:ins w:id="759" w:author="Rascon Arana, Maria" w:date="2026-08-12T11:33:00Z" w16du:dateUtc="2026-08-12T17:33:00Z">
        <w:r w:rsidR="00CC7549">
          <w:t>,</w:t>
        </w:r>
      </w:ins>
      <w:del w:id="760" w:author="Rascon Arana, Maria" w:date="2026-08-12T11:33:00Z" w16du:dateUtc="2026-08-12T17:33:00Z">
        <w:r w:rsidRPr="0028724D" w:rsidDel="00CC7549">
          <w:delText xml:space="preserve"> or</w:delText>
        </w:r>
      </w:del>
      <w:r w:rsidRPr="0028724D">
        <w:t xml:space="preserve"> CCCS</w:t>
      </w:r>
      <w:ins w:id="761" w:author="Rascon Arana, Maria" w:date="2026-08-12T11:33:00Z" w16du:dateUtc="2026-08-12T17:33:00Z">
        <w:r w:rsidR="00CC7549">
          <w:t xml:space="preserve">, or </w:t>
        </w:r>
      </w:ins>
      <w:ins w:id="762" w:author="Rascon Arana, Maria" w:date="2026-09-15T15:04:00Z" w16du:dateUtc="2026-09-15T21:04:00Z">
        <w:r w:rsidR="00EE78E2">
          <w:t>the apprenticeship program sponsor registered with SAA</w:t>
        </w:r>
      </w:ins>
      <w:r w:rsidRPr="0028724D">
        <w:t xml:space="preserve">. These applicants are subject to the </w:t>
      </w:r>
      <w:del w:id="763" w:author="Rascon Arana, Maria" w:date="2026-08-12T11:33:00Z" w16du:dateUtc="2026-08-12T17:33:00Z">
        <w:r w:rsidRPr="0028724D" w:rsidDel="00CC7549">
          <w:delText>school’s</w:delText>
        </w:r>
      </w:del>
      <w:ins w:id="764" w:author="Rascon Arana, Maria" w:date="2026-08-12T11:33:00Z" w16du:dateUtc="2026-08-12T17:33:00Z">
        <w:r w:rsidR="00CC7549">
          <w:t>educational programs</w:t>
        </w:r>
      </w:ins>
      <w:r w:rsidRPr="0028724D">
        <w:t xml:space="preserve"> review of the applicant’s existing hours. When considering the application, the Director may give deference to the school’s recommendation as to whether</w:t>
      </w:r>
      <w:del w:id="765" w:author="Rascon Arana, Maria" w:date="2026-08-12T11:34:00Z" w16du:dateUtc="2026-08-12T17:34:00Z">
        <w:r w:rsidRPr="0028724D" w:rsidDel="00CC7549">
          <w:delText xml:space="preserve"> or not</w:delText>
        </w:r>
      </w:del>
      <w:r w:rsidRPr="0028724D">
        <w:t xml:space="preserve"> the existing hours meet licensure requirements.</w:t>
      </w:r>
    </w:p>
    <w:p w14:paraId="573F6602" w14:textId="403861CC" w:rsidR="0028724D" w:rsidRDefault="0028724D" w:rsidP="0028724D">
      <w:pPr>
        <w:pStyle w:val="par2"/>
      </w:pPr>
      <w:r>
        <w:t>3.</w:t>
      </w:r>
      <w:r>
        <w:tab/>
      </w:r>
      <w:r w:rsidRPr="0028724D">
        <w:t>Applicants for examination who have trained in a foreign country must have all of their education or training evaluated by an evaluation agency. The agency will review the applicant’s education and recommend to the Director whether the applicant’s education and training is substantially equivalent to the requirements specified in Rule 1.2(A).</w:t>
      </w:r>
    </w:p>
    <w:p w14:paraId="01B78B85" w14:textId="0762668C" w:rsidR="0028724D" w:rsidRDefault="0028724D" w:rsidP="0028724D">
      <w:pPr>
        <w:pStyle w:val="par3"/>
        <w:rPr>
          <w:ins w:id="766" w:author="Rascon Arana, Maria" w:date="2026-08-12T11:36:00Z" w16du:dateUtc="2026-08-12T17:36:00Z"/>
        </w:rPr>
      </w:pPr>
      <w:r>
        <w:t>a.</w:t>
      </w:r>
      <w:r>
        <w:tab/>
      </w:r>
      <w:r w:rsidRPr="0028724D">
        <w:t xml:space="preserve">The Director will only accept evaluation reviews from </w:t>
      </w:r>
      <w:ins w:id="767" w:author="Rascon Arana, Maria" w:date="2026-08-12T11:34:00Z" w16du:dateUtc="2026-08-12T17:34:00Z">
        <w:r w:rsidR="00CC7549">
          <w:t xml:space="preserve">the following evaluation agencies. </w:t>
        </w:r>
      </w:ins>
      <w:del w:id="768" w:author="Rascon Arana, Maria" w:date="2026-08-12T11:35:00Z" w16du:dateUtc="2026-08-12T17:35:00Z">
        <w:r w:rsidRPr="0028724D" w:rsidDel="00CC7549">
          <w:delText xml:space="preserve">AEQUO </w:delText>
        </w:r>
      </w:del>
      <w:r w:rsidRPr="0028724D">
        <w:t>International or organizations that are accredited by NACES or AICE.</w:t>
      </w:r>
    </w:p>
    <w:p w14:paraId="274C11D5" w14:textId="26C90290" w:rsidR="00CC7549" w:rsidRDefault="00CC7549">
      <w:pPr>
        <w:pStyle w:val="par4"/>
        <w:rPr>
          <w:ins w:id="769" w:author="Rascon Arana, Maria" w:date="2026-08-12T11:36:00Z" w16du:dateUtc="2026-08-12T17:36:00Z"/>
        </w:rPr>
        <w:pPrChange w:id="770" w:author="Rascon Arana, Maria" w:date="2026-08-12T11:36:00Z" w16du:dateUtc="2026-08-12T17:36:00Z">
          <w:pPr>
            <w:pStyle w:val="par3"/>
          </w:pPr>
        </w:pPrChange>
      </w:pPr>
      <w:ins w:id="771" w:author="Rascon Arana, Maria" w:date="2026-08-12T11:36:00Z" w16du:dateUtc="2026-08-12T17:36:00Z">
        <w:r>
          <w:t>(</w:t>
        </w:r>
      </w:ins>
      <w:ins w:id="772" w:author="Rascon Arana, Maria" w:date="2026-08-12T11:37:00Z" w16du:dateUtc="2026-08-12T17:37:00Z">
        <w:r>
          <w:t>1</w:t>
        </w:r>
      </w:ins>
      <w:ins w:id="773" w:author="Rascon Arana, Maria" w:date="2026-08-12T11:36:00Z" w16du:dateUtc="2026-08-12T17:36:00Z">
        <w:r>
          <w:t>)</w:t>
        </w:r>
        <w:r>
          <w:tab/>
          <w:t>Evaluations must be submitted to the Director directly from the evaluation organization.</w:t>
        </w:r>
      </w:ins>
    </w:p>
    <w:p w14:paraId="56A0A67A" w14:textId="787D7810" w:rsidR="0028724D" w:rsidRDefault="0028724D" w:rsidP="0028724D">
      <w:pPr>
        <w:pStyle w:val="par3"/>
      </w:pPr>
      <w:r>
        <w:t>b.</w:t>
      </w:r>
      <w:r>
        <w:tab/>
      </w:r>
      <w:r w:rsidRPr="0028724D">
        <w:t>All expenses associated with obtaining an evaluation review are the responsibility of the applicant.</w:t>
      </w:r>
    </w:p>
    <w:p w14:paraId="7EF3F984" w14:textId="59FD20E0" w:rsidR="0028724D" w:rsidRDefault="0028724D" w:rsidP="0028724D">
      <w:pPr>
        <w:pStyle w:val="par3"/>
      </w:pPr>
      <w:r>
        <w:t>c.</w:t>
      </w:r>
      <w:r>
        <w:tab/>
      </w:r>
      <w:r w:rsidRPr="0028724D">
        <w:t>Failure to comply with the requirements for an evaluation review as specified in this Rule 1.2(C) will result in the applicant being ineligible to sit for an examination.</w:t>
      </w:r>
    </w:p>
    <w:p w14:paraId="525D8029" w14:textId="2E48B4C5" w:rsidR="0028724D" w:rsidRDefault="0028724D" w:rsidP="0028724D">
      <w:pPr>
        <w:pStyle w:val="par3"/>
      </w:pPr>
      <w:r>
        <w:t>d.</w:t>
      </w:r>
      <w:r>
        <w:tab/>
      </w:r>
      <w:r w:rsidRPr="0028724D">
        <w:t>At the Director’s discretion, the recommendation made in the evaluation review may be accepted or refused, in total or in part.</w:t>
      </w:r>
    </w:p>
    <w:p w14:paraId="3416581F" w14:textId="1616CCB1" w:rsidR="0028724D" w:rsidRDefault="0028724D" w:rsidP="0028724D">
      <w:pPr>
        <w:pStyle w:val="par2"/>
      </w:pPr>
      <w:r>
        <w:t>4.</w:t>
      </w:r>
      <w:r>
        <w:tab/>
      </w:r>
      <w:r w:rsidRPr="0028724D">
        <w:t>The Director will determine whether an applicant’s education meets the training requirements under Rule 1.2(A) on a case-by-case basis.</w:t>
      </w:r>
    </w:p>
    <w:p w14:paraId="1B869D91" w14:textId="20E11FA1" w:rsidR="0028724D" w:rsidRDefault="003D24D1" w:rsidP="003D24D1">
      <w:pPr>
        <w:pStyle w:val="par1"/>
        <w:rPr>
          <w:b/>
          <w:bCs/>
        </w:rPr>
      </w:pPr>
      <w:r w:rsidRPr="003D24D1">
        <w:rPr>
          <w:b/>
          <w:bCs/>
        </w:rPr>
        <w:t>D.</w:t>
      </w:r>
      <w:r w:rsidRPr="003D24D1">
        <w:rPr>
          <w:b/>
          <w:bCs/>
        </w:rPr>
        <w:tab/>
        <w:t>WAITING PERIOD FOR FAILED WRITTEN EXAMINATION</w:t>
      </w:r>
    </w:p>
    <w:p w14:paraId="3EFFFB1C" w14:textId="6537FB33" w:rsidR="003D24D1" w:rsidRDefault="003D24D1" w:rsidP="003D24D1">
      <w:pPr>
        <w:pStyle w:val="upar1"/>
      </w:pPr>
      <w:r w:rsidRPr="003D24D1">
        <w:t>Candidates who fail the written examination shall wait at least thirty (30) days before they may reschedule a subsequent examination.</w:t>
      </w:r>
    </w:p>
    <w:p w14:paraId="27602D4D" w14:textId="561A88B9" w:rsidR="003D24D1" w:rsidRDefault="003D24D1" w:rsidP="003D24D1">
      <w:pPr>
        <w:pStyle w:val="Heading2"/>
        <w:rPr>
          <w:i w:val="0"/>
          <w:iCs w:val="0"/>
          <w:sz w:val="20"/>
          <w:szCs w:val="20"/>
        </w:rPr>
      </w:pPr>
      <w:r>
        <w:rPr>
          <w:i w:val="0"/>
          <w:iCs w:val="0"/>
          <w:sz w:val="20"/>
          <w:szCs w:val="20"/>
        </w:rPr>
        <w:t>1.3</w:t>
      </w:r>
      <w:r>
        <w:rPr>
          <w:i w:val="0"/>
          <w:iCs w:val="0"/>
          <w:sz w:val="20"/>
          <w:szCs w:val="20"/>
        </w:rPr>
        <w:tab/>
        <w:t xml:space="preserve">PROHIBITED </w:t>
      </w:r>
      <w:r w:rsidRPr="003D24D1">
        <w:rPr>
          <w:i w:val="0"/>
          <w:iCs w:val="0"/>
          <w:sz w:val="20"/>
          <w:szCs w:val="20"/>
        </w:rPr>
        <w:t>EXAMINATION CONDUCT</w:t>
      </w:r>
    </w:p>
    <w:p w14:paraId="7607EC1B" w14:textId="61C129CE" w:rsidR="003D24D1" w:rsidRDefault="003D24D1" w:rsidP="003D24D1">
      <w:pPr>
        <w:pStyle w:val="upar1"/>
      </w:pPr>
      <w:r w:rsidRPr="003D24D1">
        <w:t>This Rule clarifies conduct of an applicant for examination that is prohibited, may be regarded as “unprofessional or dishonest”, and may be grounds for denial or revocation of a license pursuant to sections 12-105-125(1)(b) and (f), C.R.S.</w:t>
      </w:r>
    </w:p>
    <w:p w14:paraId="1974EA48" w14:textId="33A624AE" w:rsidR="003D24D1" w:rsidRDefault="003D24D1" w:rsidP="003D24D1">
      <w:pPr>
        <w:pStyle w:val="par1"/>
      </w:pPr>
      <w:r>
        <w:t>A.</w:t>
      </w:r>
      <w:r>
        <w:tab/>
      </w:r>
      <w:r w:rsidRPr="003D24D1">
        <w:t>Applicants found to have engaged in “unprofessional or dishonest” conduct may be denied licensure.</w:t>
      </w:r>
    </w:p>
    <w:p w14:paraId="614627F5" w14:textId="7B98419D" w:rsidR="00DA2850" w:rsidRDefault="003D24D1" w:rsidP="003D24D1">
      <w:pPr>
        <w:pStyle w:val="par1"/>
        <w:rPr>
          <w:ins w:id="774" w:author="Rascon Arana, Maria" w:date="2026-08-12T11:58:00Z" w16du:dateUtc="2026-08-12T17:58:00Z"/>
        </w:rPr>
      </w:pPr>
      <w:r>
        <w:t>B.</w:t>
      </w:r>
      <w:r>
        <w:tab/>
      </w:r>
      <w:ins w:id="775" w:author="Rascon Arana, Maria" w:date="2026-08-12T11:58:00Z" w16du:dateUtc="2026-08-12T17:58:00Z">
        <w:r w:rsidR="00DA2850">
          <w:t>Submitting fraudulent educational documents.</w:t>
        </w:r>
      </w:ins>
    </w:p>
    <w:p w14:paraId="2FC3D89D" w14:textId="42ACB979" w:rsidR="00DA2850" w:rsidRDefault="00DA2850">
      <w:pPr>
        <w:pStyle w:val="par2"/>
        <w:rPr>
          <w:ins w:id="776" w:author="Rascon Arana, Maria" w:date="2026-08-12T11:58:00Z" w16du:dateUtc="2026-08-12T17:58:00Z"/>
        </w:rPr>
        <w:pPrChange w:id="777" w:author="Rascon Arana, Maria" w:date="2026-08-12T11:58:00Z" w16du:dateUtc="2026-08-12T17:58:00Z">
          <w:pPr>
            <w:pStyle w:val="par1"/>
          </w:pPr>
        </w:pPrChange>
      </w:pPr>
      <w:ins w:id="778" w:author="Rascon Arana, Maria" w:date="2026-08-12T11:58:00Z" w16du:dateUtc="2026-08-12T17:58:00Z">
        <w:r>
          <w:lastRenderedPageBreak/>
          <w:t>1.</w:t>
        </w:r>
        <w:r>
          <w:tab/>
          <w:t>The Director may request additional documentation b</w:t>
        </w:r>
      </w:ins>
      <w:ins w:id="779" w:author="Rascon Arana, Maria" w:date="2026-08-12T11:59:00Z" w16du:dateUtc="2026-08-12T17:59:00Z">
        <w:r>
          <w:t>e provided for validation of education. Failure to provide requested documentation may result in denial of an application or an incomplete application.</w:t>
        </w:r>
      </w:ins>
    </w:p>
    <w:p w14:paraId="498C807F" w14:textId="13D5701B" w:rsidR="003D24D1" w:rsidRDefault="00DA2850" w:rsidP="003D24D1">
      <w:pPr>
        <w:pStyle w:val="par1"/>
      </w:pPr>
      <w:ins w:id="780" w:author="Rascon Arana, Maria" w:date="2026-08-12T11:58:00Z" w16du:dateUtc="2026-08-12T17:58:00Z">
        <w:r>
          <w:t>C.</w:t>
        </w:r>
        <w:r>
          <w:tab/>
        </w:r>
      </w:ins>
      <w:ins w:id="781" w:author="Rascon Arana, Maria" w:date="2026-08-12T11:59:00Z" w16du:dateUtc="2026-08-12T17:59:00Z">
        <w:r>
          <w:t>Prohibited c</w:t>
        </w:r>
      </w:ins>
      <w:del w:id="782" w:author="Rascon Arana, Maria" w:date="2026-08-12T11:59:00Z" w16du:dateUtc="2026-08-12T17:59:00Z">
        <w:r w:rsidR="003D24D1" w:rsidRPr="003D24D1" w:rsidDel="00DA2850">
          <w:delText>C</w:delText>
        </w:r>
      </w:del>
      <w:r w:rsidR="003D24D1" w:rsidRPr="003D24D1">
        <w:t xml:space="preserve">onduct </w:t>
      </w:r>
      <w:ins w:id="783" w:author="Rascon Arana, Maria" w:date="2026-08-12T11:59:00Z" w16du:dateUtc="2026-08-12T17:59:00Z">
        <w:r>
          <w:t>by</w:t>
        </w:r>
      </w:ins>
      <w:del w:id="784" w:author="Rascon Arana, Maria" w:date="2026-08-12T12:00:00Z" w16du:dateUtc="2026-08-12T18:00:00Z">
        <w:r w:rsidR="003D24D1" w:rsidRPr="003D24D1" w:rsidDel="00DA2850">
          <w:delText>of</w:delText>
        </w:r>
      </w:del>
      <w:r w:rsidR="003D24D1" w:rsidRPr="003D24D1">
        <w:t xml:space="preserve"> an applicant</w:t>
      </w:r>
      <w:del w:id="785" w:author="Rascon Arana, Maria" w:date="2026-08-12T12:00:00Z" w16du:dateUtc="2026-08-12T18:00:00Z">
        <w:r w:rsidR="003D24D1" w:rsidRPr="003D24D1" w:rsidDel="00DA2850">
          <w:delText xml:space="preserve"> before, during or after an examination that is prohibited and</w:delText>
        </w:r>
      </w:del>
      <w:ins w:id="786" w:author="Rascon Arana, Maria" w:date="2026-08-12T12:00:00Z" w16du:dateUtc="2026-08-12T18:00:00Z">
        <w:r>
          <w:t xml:space="preserve"> that</w:t>
        </w:r>
      </w:ins>
      <w:r w:rsidR="003D24D1" w:rsidRPr="003D24D1">
        <w:t xml:space="preserve"> may be regarded as “unprofessional or dishonest conduct” includes, but is not limited to:</w:t>
      </w:r>
    </w:p>
    <w:p w14:paraId="62A2091A" w14:textId="4C5248AB" w:rsidR="003D24D1" w:rsidRDefault="003D24D1" w:rsidP="003D24D1">
      <w:pPr>
        <w:pStyle w:val="par2"/>
      </w:pPr>
      <w:r>
        <w:t>1.</w:t>
      </w:r>
      <w:r>
        <w:tab/>
      </w:r>
      <w:r w:rsidRPr="003D24D1">
        <w:t>Refusing or failing to fully and promptly comply with any rules, procedures, instructions, directions, or requests made or prescribed by an official overseeing the examination;</w:t>
      </w:r>
    </w:p>
    <w:p w14:paraId="7249E0A6" w14:textId="00FBB1DE" w:rsidR="003D24D1" w:rsidRDefault="003D24D1" w:rsidP="003D24D1">
      <w:pPr>
        <w:pStyle w:val="par2"/>
      </w:pPr>
      <w:r>
        <w:t>2.</w:t>
      </w:r>
      <w:r>
        <w:tab/>
      </w:r>
      <w:r w:rsidRPr="003D24D1">
        <w:t>Removing any of the examination materials from the examination room</w:t>
      </w:r>
      <w:r>
        <w:t>;</w:t>
      </w:r>
    </w:p>
    <w:p w14:paraId="332988AA" w14:textId="0AC1802F" w:rsidR="003D24D1" w:rsidRDefault="003D24D1" w:rsidP="003D24D1">
      <w:pPr>
        <w:pStyle w:val="par2"/>
      </w:pPr>
      <w:r>
        <w:t>3.</w:t>
      </w:r>
      <w:r>
        <w:tab/>
      </w:r>
      <w:r w:rsidRPr="003D24D1">
        <w:t xml:space="preserve">Reproducing or reconstructing any portion of the examination by copying, duplication, memorization, </w:t>
      </w:r>
      <w:ins w:id="787" w:author="Rascon Arana, Maria" w:date="2026-08-12T12:01:00Z" w16du:dateUtc="2026-08-12T18:01:00Z">
        <w:r w:rsidR="00DA2850">
          <w:t xml:space="preserve">making </w:t>
        </w:r>
      </w:ins>
      <w:r w:rsidRPr="003D24D1">
        <w:t>written notes or electronic recording, or by any other method;</w:t>
      </w:r>
    </w:p>
    <w:p w14:paraId="56376A4A" w14:textId="14495E1A" w:rsidR="003D24D1" w:rsidRDefault="003D24D1" w:rsidP="003D24D1">
      <w:pPr>
        <w:pStyle w:val="par2"/>
      </w:pPr>
      <w:r>
        <w:t>4.</w:t>
      </w:r>
      <w:r>
        <w:tab/>
      </w:r>
      <w:r w:rsidRPr="003D24D1">
        <w:t>Selling, distributing, buying, receiving, obtaining, or unauthorized possession of a future, current, or previously administered licensing examination;</w:t>
      </w:r>
    </w:p>
    <w:p w14:paraId="232CE4CC" w14:textId="1981FA93" w:rsidR="003D24D1" w:rsidRDefault="003D24D1" w:rsidP="003D24D1">
      <w:pPr>
        <w:pStyle w:val="par2"/>
      </w:pPr>
      <w:r>
        <w:t>5.</w:t>
      </w:r>
      <w:r>
        <w:tab/>
      </w:r>
      <w:r w:rsidRPr="003D24D1">
        <w:t>Communicating in any manner with any other examinee or person</w:t>
      </w:r>
      <w:ins w:id="788" w:author="Rascon Arana, Maria" w:date="2026-08-12T12:01:00Z" w16du:dateUtc="2026-08-12T18:01:00Z">
        <w:r w:rsidR="00DA2850">
          <w:t>(</w:t>
        </w:r>
      </w:ins>
      <w:r w:rsidRPr="003D24D1">
        <w:t>s</w:t>
      </w:r>
      <w:ins w:id="789" w:author="Rascon Arana, Maria" w:date="2026-08-12T12:01:00Z" w16du:dateUtc="2026-08-12T18:01:00Z">
        <w:r w:rsidR="00DA2850">
          <w:t>)</w:t>
        </w:r>
      </w:ins>
      <w:r w:rsidRPr="003D24D1">
        <w:t>, other than an official overseeing the examination, during the administration of the examination;</w:t>
      </w:r>
    </w:p>
    <w:p w14:paraId="03A7C19C" w14:textId="68F930B9" w:rsidR="003D24D1" w:rsidRDefault="003D24D1" w:rsidP="003D24D1">
      <w:pPr>
        <w:pStyle w:val="par2"/>
      </w:pPr>
      <w:r>
        <w:t>6.</w:t>
      </w:r>
      <w:r>
        <w:tab/>
      </w:r>
      <w:r w:rsidRPr="003D24D1">
        <w:t>Copying or obtaining answers from another examinee or permitting one's answers to be copied or obtained by another examinee during the administration of the examination;</w:t>
      </w:r>
    </w:p>
    <w:p w14:paraId="205B06ED" w14:textId="0D83D934" w:rsidR="003D24D1" w:rsidRDefault="003D24D1" w:rsidP="003D24D1">
      <w:pPr>
        <w:pStyle w:val="par2"/>
      </w:pPr>
      <w:r>
        <w:t>7.</w:t>
      </w:r>
      <w:r>
        <w:tab/>
      </w:r>
      <w:r w:rsidRPr="003D24D1">
        <w:t>Possession of, during the administration of an examination, any materials or objects other than the examination materials distributed, including, without limitation, any books, notes, recording devices, or other written, printed or recorded materials or data of any kind unless otherwise provided by the examination vendor;</w:t>
      </w:r>
    </w:p>
    <w:p w14:paraId="6C7B7937" w14:textId="26492227" w:rsidR="003D24D1" w:rsidRDefault="003D24D1" w:rsidP="003D24D1">
      <w:pPr>
        <w:pStyle w:val="par2"/>
      </w:pPr>
      <w:r>
        <w:t>8.</w:t>
      </w:r>
      <w:r>
        <w:tab/>
      </w:r>
      <w:r w:rsidRPr="003D24D1">
        <w:t xml:space="preserve">Attempting to </w:t>
      </w:r>
      <w:ins w:id="790" w:author="Rascon Arana, Maria" w:date="2026-08-12T12:01:00Z" w16du:dateUtc="2026-08-12T18:01:00Z">
        <w:r w:rsidR="00DA2850">
          <w:t xml:space="preserve">take </w:t>
        </w:r>
      </w:ins>
      <w:r w:rsidRPr="003D24D1">
        <w:t>or taking the examination while impersonating an applicant;</w:t>
      </w:r>
    </w:p>
    <w:p w14:paraId="5E504E7F" w14:textId="49254F9A" w:rsidR="003D24D1" w:rsidRDefault="003D24D1" w:rsidP="003D24D1">
      <w:pPr>
        <w:pStyle w:val="par2"/>
      </w:pPr>
      <w:r>
        <w:t>9.</w:t>
      </w:r>
      <w:r>
        <w:tab/>
      </w:r>
      <w:r w:rsidRPr="003D24D1">
        <w:t>Permitting another person to appear for or attempt to or take the examination on an applicant's behalf and in an applicant's name; or,</w:t>
      </w:r>
    </w:p>
    <w:p w14:paraId="72E4E8AF" w14:textId="25ECFAE9" w:rsidR="003D24D1" w:rsidRDefault="003D24D1" w:rsidP="003D24D1">
      <w:pPr>
        <w:pStyle w:val="par2"/>
      </w:pPr>
      <w:r>
        <w:t>10.</w:t>
      </w:r>
      <w:r>
        <w:tab/>
      </w:r>
      <w:r w:rsidRPr="003D24D1">
        <w:t>Engaging in any conduct that disrupts the examination.</w:t>
      </w:r>
    </w:p>
    <w:p w14:paraId="126D836F" w14:textId="12BE3C64" w:rsidR="00512A01" w:rsidRDefault="00512A01" w:rsidP="00512A01">
      <w:pPr>
        <w:pStyle w:val="Heading2"/>
        <w:rPr>
          <w:i w:val="0"/>
          <w:iCs w:val="0"/>
          <w:sz w:val="20"/>
          <w:szCs w:val="20"/>
        </w:rPr>
      </w:pPr>
      <w:r>
        <w:rPr>
          <w:i w:val="0"/>
          <w:iCs w:val="0"/>
          <w:sz w:val="20"/>
          <w:szCs w:val="20"/>
        </w:rPr>
        <w:t>1.4</w:t>
      </w:r>
      <w:r>
        <w:rPr>
          <w:i w:val="0"/>
          <w:iCs w:val="0"/>
          <w:sz w:val="20"/>
          <w:szCs w:val="20"/>
        </w:rPr>
        <w:tab/>
      </w:r>
      <w:r w:rsidRPr="00512A01">
        <w:rPr>
          <w:i w:val="0"/>
          <w:iCs w:val="0"/>
          <w:sz w:val="20"/>
          <w:szCs w:val="20"/>
        </w:rPr>
        <w:t>LICENSURE BY ENDORSEMENT</w:t>
      </w:r>
    </w:p>
    <w:p w14:paraId="25511B47" w14:textId="3287C75A" w:rsidR="00512A01" w:rsidRDefault="00512A01" w:rsidP="00512A01">
      <w:pPr>
        <w:pStyle w:val="upar1"/>
      </w:pPr>
      <w:r w:rsidRPr="00512A01">
        <w:t>This Rule clarifies the qualifications and procedures for applicants seeking licensure by endorsement pursuant to section 12-20-202(3), C.R.S</w:t>
      </w:r>
    </w:p>
    <w:p w14:paraId="28C74B2B" w14:textId="3C7A4673" w:rsidR="00512A01" w:rsidRDefault="00512A01" w:rsidP="00512A01">
      <w:pPr>
        <w:pStyle w:val="par1"/>
        <w:rPr>
          <w:b/>
          <w:bCs/>
        </w:rPr>
      </w:pPr>
      <w:r w:rsidRPr="00512A01">
        <w:rPr>
          <w:b/>
          <w:bCs/>
        </w:rPr>
        <w:t>A.</w:t>
      </w:r>
      <w:r w:rsidRPr="00512A01">
        <w:rPr>
          <w:b/>
          <w:bCs/>
        </w:rPr>
        <w:tab/>
        <w:t>GENERAL</w:t>
      </w:r>
    </w:p>
    <w:p w14:paraId="06144730" w14:textId="797D3CDA" w:rsidR="00512A01" w:rsidRDefault="00512A01" w:rsidP="00512A01">
      <w:pPr>
        <w:pStyle w:val="upar1"/>
      </w:pPr>
      <w:r w:rsidRPr="00512A01">
        <w:t>An applicant who possesses a current and unrestricted license in good standing in another state or United States territory or through the federal government, or who holds a military occupational specialty, as defined in section 24-4-201, C.R.S., may apply for licensure by endorsement. An applicant for licensure by endorsement may not practice in Colorado until such application is approved and a Colorado license is issued with the exception of Rule 1.4(E).</w:t>
      </w:r>
    </w:p>
    <w:p w14:paraId="50547BFF" w14:textId="36F3173B" w:rsidR="00512A01" w:rsidRPr="00512A01" w:rsidRDefault="00512A01" w:rsidP="00512A01">
      <w:pPr>
        <w:pStyle w:val="par1"/>
        <w:rPr>
          <w:b/>
          <w:bCs/>
        </w:rPr>
      </w:pPr>
      <w:r w:rsidRPr="00512A01">
        <w:rPr>
          <w:b/>
          <w:bCs/>
        </w:rPr>
        <w:t>B.</w:t>
      </w:r>
      <w:r w:rsidRPr="00512A01">
        <w:rPr>
          <w:b/>
          <w:bCs/>
        </w:rPr>
        <w:tab/>
        <w:t>REQUIREMENTS FOR LICENSURE BY ENDORSEMENT</w:t>
      </w:r>
    </w:p>
    <w:p w14:paraId="76B9F16D" w14:textId="77777777" w:rsidR="00512A01" w:rsidRDefault="00512A01" w:rsidP="00512A01">
      <w:pPr>
        <w:pStyle w:val="par2"/>
      </w:pPr>
      <w:r>
        <w:t>1.</w:t>
      </w:r>
      <w:r>
        <w:tab/>
      </w:r>
      <w:r w:rsidRPr="00512A01">
        <w:t>To be considered for licensure by endorsement under section 12-20-202(3), C.R.S., an applicant must submit a completed application form, all requested documentation, and the appropriate fee.</w:t>
      </w:r>
    </w:p>
    <w:p w14:paraId="679FE76B" w14:textId="77777777" w:rsidR="00512A01" w:rsidRDefault="00512A01" w:rsidP="00512A01">
      <w:pPr>
        <w:pStyle w:val="par2"/>
      </w:pPr>
      <w:r>
        <w:lastRenderedPageBreak/>
        <w:t>2.</w:t>
      </w:r>
      <w:r>
        <w:tab/>
      </w:r>
      <w:r w:rsidRPr="00512A01">
        <w:t>An applicant must submit verification of at least one active/valid license, in good standing at the time of the application, from another state or United States territory, the federal government, or a military occupational specialty, as defined in section 24-4-201, C.R.S. An applicant must also identify all other licenses held in any other state, United States territory, the federal government, or foreign country.</w:t>
      </w:r>
    </w:p>
    <w:p w14:paraId="1B942ECC" w14:textId="77777777" w:rsidR="00512A01" w:rsidRDefault="00512A01" w:rsidP="00512A01">
      <w:pPr>
        <w:pStyle w:val="par2"/>
      </w:pPr>
      <w:r>
        <w:t>3.</w:t>
      </w:r>
      <w:r>
        <w:tab/>
      </w:r>
      <w:r w:rsidRPr="00512A01">
        <w:t>To be eligible for licensure by endorsement, the applicant must:</w:t>
      </w:r>
    </w:p>
    <w:p w14:paraId="0A6F386A" w14:textId="77777777" w:rsidR="00512A01" w:rsidRDefault="00512A01" w:rsidP="00512A01">
      <w:pPr>
        <w:pStyle w:val="par3"/>
      </w:pPr>
      <w:r>
        <w:t>a.</w:t>
      </w:r>
      <w:r>
        <w:tab/>
      </w:r>
      <w:r w:rsidRPr="00512A01">
        <w:t>Attest to the following substantially equivalent education, experience and credentials:</w:t>
      </w:r>
    </w:p>
    <w:p w14:paraId="385DE8B1" w14:textId="20E1C9FB" w:rsidR="00512A01" w:rsidRDefault="00512A01" w:rsidP="00512A01">
      <w:pPr>
        <w:pStyle w:val="par4"/>
      </w:pPr>
      <w:r>
        <w:t>(1)</w:t>
      </w:r>
      <w:r>
        <w:tab/>
      </w:r>
      <w:r w:rsidRPr="00512A01">
        <w:t>Graduation from a</w:t>
      </w:r>
      <w:ins w:id="791" w:author="Rascon Arana, Maria" w:date="2026-08-12T12:01:00Z" w16du:dateUtc="2026-08-12T18:01:00Z">
        <w:r w:rsidR="00DA2850">
          <w:t>n educational</w:t>
        </w:r>
      </w:ins>
      <w:ins w:id="792" w:author="Rascon Arana, Maria" w:date="2026-08-12T12:02:00Z" w16du:dateUtc="2026-08-12T18:02:00Z">
        <w:r w:rsidR="00DA2850">
          <w:t xml:space="preserve"> program</w:t>
        </w:r>
      </w:ins>
      <w:del w:id="793" w:author="Rascon Arana, Maria" w:date="2026-08-12T12:02:00Z" w16du:dateUtc="2026-08-12T18:02:00Z">
        <w:r w:rsidRPr="00512A01" w:rsidDel="00DA2850">
          <w:delText xml:space="preserve"> school</w:delText>
        </w:r>
      </w:del>
      <w:r w:rsidRPr="00512A01">
        <w:t xml:space="preserve"> approved by the appropriate governmental agency responsible for approving such </w:t>
      </w:r>
      <w:ins w:id="794" w:author="Rascon Arana, Maria" w:date="2026-08-12T12:02:00Z" w16du:dateUtc="2026-08-12T18:02:00Z">
        <w:r w:rsidR="00DA2850">
          <w:t>educational programs</w:t>
        </w:r>
      </w:ins>
      <w:del w:id="795" w:author="Rascon Arana, Maria" w:date="2026-08-12T12:02:00Z" w16du:dateUtc="2026-08-12T18:02:00Z">
        <w:r w:rsidRPr="00512A01" w:rsidDel="00DA2850">
          <w:delText>schools</w:delText>
        </w:r>
      </w:del>
      <w:r w:rsidRPr="00512A01">
        <w:t xml:space="preserve"> in that state or United States territory;</w:t>
      </w:r>
    </w:p>
    <w:p w14:paraId="0144D469" w14:textId="77777777" w:rsidR="00512A01" w:rsidRDefault="00512A01" w:rsidP="00512A01">
      <w:pPr>
        <w:pStyle w:val="par4"/>
      </w:pPr>
      <w:r>
        <w:t>(2)</w:t>
      </w:r>
      <w:r>
        <w:tab/>
      </w:r>
      <w:r w:rsidRPr="00512A01">
        <w:t>Successful completion of training hours that are substantially equivalent to the training hours specified in Rule 1.2 for the license sought in this state as determined by the Director. The Director deems “substantially equivalent” to include:</w:t>
      </w:r>
    </w:p>
    <w:p w14:paraId="4329D075" w14:textId="77777777" w:rsidR="00512A01" w:rsidRDefault="00512A01" w:rsidP="00512A01">
      <w:pPr>
        <w:pStyle w:val="par5"/>
      </w:pPr>
      <w:r>
        <w:t>(a)</w:t>
      </w:r>
      <w:r>
        <w:tab/>
      </w:r>
      <w:r w:rsidRPr="00512A01">
        <w:t>The successfully completed training hours are equal to or greater than the training hours specified in Rule 1.2 for the license sought in this state; OR</w:t>
      </w:r>
    </w:p>
    <w:p w14:paraId="4A6C0DCE" w14:textId="77777777" w:rsidR="00512A01" w:rsidRDefault="00512A01" w:rsidP="00512A01">
      <w:pPr>
        <w:pStyle w:val="par5"/>
      </w:pPr>
      <w:r>
        <w:t>(b)</w:t>
      </w:r>
      <w:r>
        <w:tab/>
      </w:r>
      <w:r w:rsidRPr="00512A01">
        <w:t>The successful completion of a minimum of sixty-five percent of the training hours specified in Rule 1.2 for the license sought in this state at an approved training program AND five hours of documented work experience performed as a licensee in good standing in another state or United States territory for every one hour of Colorado required training that has not been met.</w:t>
      </w:r>
    </w:p>
    <w:p w14:paraId="4488CBC0" w14:textId="77777777" w:rsidR="00512A01" w:rsidRDefault="00512A01" w:rsidP="00512A01">
      <w:pPr>
        <w:pStyle w:val="par6"/>
      </w:pPr>
      <w:r>
        <w:t>(i)</w:t>
      </w:r>
      <w:r>
        <w:tab/>
      </w:r>
      <w:r w:rsidRPr="00512A01">
        <w:t>For example, if an applicant completes 1,000 hours of the required 1,500 hours of training, the applicant must demonstrate 2,500 hours of work experience to account for the 500 hour difference in training hours: OR</w:t>
      </w:r>
    </w:p>
    <w:p w14:paraId="0D8AF90C" w14:textId="77777777" w:rsidR="00512A01" w:rsidRDefault="00512A01" w:rsidP="00512A01">
      <w:pPr>
        <w:pStyle w:val="par5"/>
      </w:pPr>
      <w:r>
        <w:t>(c)</w:t>
      </w:r>
      <w:r>
        <w:tab/>
      </w:r>
      <w:r w:rsidRPr="00512A01">
        <w:t>Any other combination of successfully completed training hours at an approved training program and documented work experience performed as a licensee in good standing in another state or United States territory as determined by the Director on a case-by-case basis.</w:t>
      </w:r>
    </w:p>
    <w:p w14:paraId="441B6B70" w14:textId="77777777" w:rsidR="00512A01" w:rsidRDefault="00512A01" w:rsidP="00512A01">
      <w:pPr>
        <w:pStyle w:val="par4"/>
      </w:pPr>
      <w:r>
        <w:t>(3)</w:t>
      </w:r>
      <w:r>
        <w:tab/>
      </w:r>
      <w:r w:rsidRPr="00512A01">
        <w:t>Passage of a written examination administered or accepted by the appropriate licensing agency for that state or United States territory; and,</w:t>
      </w:r>
    </w:p>
    <w:p w14:paraId="0E869D61" w14:textId="172C203E" w:rsidR="00512A01" w:rsidRDefault="00512A01" w:rsidP="00512A01">
      <w:pPr>
        <w:pStyle w:val="par4"/>
      </w:pPr>
      <w:r>
        <w:t>(4)</w:t>
      </w:r>
      <w:r>
        <w:tab/>
      </w:r>
      <w:r w:rsidRPr="00512A01">
        <w:t>Passage of a practical examination administered by or accepted by the appropriate licensing agency for that state or United States territory OR at least 1,000 hours of work experience for the type of license being sought, within the two years immediately preceding the application receipt, OR</w:t>
      </w:r>
    </w:p>
    <w:p w14:paraId="6630F761" w14:textId="34E7CD6C" w:rsidR="00512A01" w:rsidRDefault="00512A01" w:rsidP="00512A01">
      <w:pPr>
        <w:pStyle w:val="par2"/>
        <w:ind w:left="2160" w:hanging="1440"/>
      </w:pPr>
      <w:r>
        <w:tab/>
        <w:t>b.</w:t>
      </w:r>
      <w:r>
        <w:tab/>
      </w:r>
      <w:r w:rsidRPr="00512A01">
        <w:t xml:space="preserve">Submit verification of having held for at least one year a current and valid license from another jurisdiction with a scope of practice that is substantially similar to the scope of practice for the relevant profession as defined in the Barber and </w:t>
      </w:r>
      <w:r w:rsidRPr="00512A01">
        <w:lastRenderedPageBreak/>
        <w:t>Cosmetology Act.</w:t>
      </w:r>
      <w:ins w:id="796" w:author="Rascon Arana, Maria" w:date="2026-08-12T12:03:00Z" w16du:dateUtc="2026-08-12T18:03:00Z">
        <w:r w:rsidR="00DA2850">
          <w:t xml:space="preserve"> Those who apply through the compact licensure are exempt from this rule.</w:t>
        </w:r>
      </w:ins>
    </w:p>
    <w:p w14:paraId="019EDFDF" w14:textId="76A5F01A" w:rsidR="00512A01" w:rsidRDefault="00512A01" w:rsidP="00512A01">
      <w:pPr>
        <w:pStyle w:val="par2"/>
      </w:pPr>
      <w:r>
        <w:t>4.</w:t>
      </w:r>
      <w:r>
        <w:tab/>
      </w:r>
      <w:r w:rsidRPr="00512A01">
        <w:t>The applicant must report any disciplinary actions taken against them in any other jurisdiction.</w:t>
      </w:r>
    </w:p>
    <w:p w14:paraId="60AFC08F" w14:textId="42F86A55" w:rsidR="00512A01" w:rsidRDefault="00512A01" w:rsidP="00512A01">
      <w:pPr>
        <w:pStyle w:val="par2"/>
      </w:pPr>
      <w:r>
        <w:t>5.</w:t>
      </w:r>
      <w:r>
        <w:tab/>
      </w:r>
      <w:r w:rsidRPr="00512A01">
        <w:t>An applicant holding a current license from another jurisdiction that does not meet the qualification requirements for licensure by endorsement in Colorado may apply to take the examination(s) (practical or written, or both) not taken or passed in another jurisdiction. The Director will determine the examination(s) required on a case-by-case basis.</w:t>
      </w:r>
    </w:p>
    <w:p w14:paraId="111262B8" w14:textId="5CEE9C57" w:rsidR="00E636A8" w:rsidRPr="00E636A8" w:rsidRDefault="00DF758B" w:rsidP="00E636A8">
      <w:pPr>
        <w:pStyle w:val="par1"/>
        <w:rPr>
          <w:b/>
          <w:bCs/>
        </w:rPr>
      </w:pPr>
      <w:ins w:id="797" w:author="Rascon Arana, Maria" w:date="2026-09-15T15:05:00Z" w16du:dateUtc="2026-09-15T21:05:00Z">
        <w:r>
          <w:rPr>
            <w:b/>
            <w:bCs/>
          </w:rPr>
          <w:t>C</w:t>
        </w:r>
      </w:ins>
      <w:del w:id="798" w:author="Rascon Arana, Maria" w:date="2026-09-15T15:05:00Z" w16du:dateUtc="2026-09-15T21:05:00Z">
        <w:r w:rsidR="00E636A8" w:rsidRPr="00E636A8" w:rsidDel="00DF758B">
          <w:rPr>
            <w:b/>
            <w:bCs/>
          </w:rPr>
          <w:delText>D</w:delText>
        </w:r>
      </w:del>
      <w:r w:rsidR="00E636A8" w:rsidRPr="00E636A8">
        <w:rPr>
          <w:b/>
          <w:bCs/>
        </w:rPr>
        <w:t>.</w:t>
      </w:r>
      <w:r w:rsidR="00E636A8" w:rsidRPr="00E636A8">
        <w:rPr>
          <w:b/>
          <w:bCs/>
        </w:rPr>
        <w:tab/>
        <w:t>MILITARY EDUCATION, TRAINING OR EXPERIENCE</w:t>
      </w:r>
    </w:p>
    <w:p w14:paraId="26309C15" w14:textId="2F69EA86" w:rsidR="00E636A8" w:rsidRDefault="00E636A8" w:rsidP="00E636A8">
      <w:pPr>
        <w:pStyle w:val="par1"/>
      </w:pPr>
      <w:r>
        <w:tab/>
      </w:r>
      <w:r w:rsidRPr="00E636A8">
        <w:t>Education, training, or experience gained in military services outlined in section 12-20-202(4), C.R.S., to be accepted and applied towards receiving a license, must be substantially equivalent, as determined by the Director, to the qualifications otherwise applicable at the time of receipt of application. It is the applicant's responsibility to provide timely and complete documentation as requested for review and consideration.</w:t>
      </w:r>
    </w:p>
    <w:p w14:paraId="5681E799" w14:textId="6E28704F" w:rsidR="00E636A8" w:rsidRPr="00E636A8" w:rsidRDefault="00DF758B" w:rsidP="00E636A8">
      <w:pPr>
        <w:pStyle w:val="par1"/>
        <w:rPr>
          <w:b/>
          <w:bCs/>
        </w:rPr>
      </w:pPr>
      <w:ins w:id="799" w:author="Rascon Arana, Maria" w:date="2026-09-15T15:05:00Z" w16du:dateUtc="2026-09-15T21:05:00Z">
        <w:r>
          <w:rPr>
            <w:b/>
            <w:bCs/>
          </w:rPr>
          <w:t>D</w:t>
        </w:r>
      </w:ins>
      <w:del w:id="800" w:author="Rascon Arana, Maria" w:date="2026-09-15T15:05:00Z" w16du:dateUtc="2026-09-15T21:05:00Z">
        <w:r w:rsidR="00E636A8" w:rsidRPr="00E636A8" w:rsidDel="00DF758B">
          <w:rPr>
            <w:b/>
            <w:bCs/>
          </w:rPr>
          <w:delText>E</w:delText>
        </w:r>
      </w:del>
      <w:r w:rsidR="00E636A8" w:rsidRPr="00E636A8">
        <w:rPr>
          <w:b/>
          <w:bCs/>
        </w:rPr>
        <w:t>.</w:t>
      </w:r>
      <w:r w:rsidR="00E636A8" w:rsidRPr="00E636A8">
        <w:rPr>
          <w:b/>
          <w:bCs/>
        </w:rPr>
        <w:tab/>
        <w:t>MILITARY SPOUSES</w:t>
      </w:r>
    </w:p>
    <w:p w14:paraId="361A5E34" w14:textId="4A6EF700" w:rsidR="00E636A8" w:rsidRDefault="00E636A8" w:rsidP="00E636A8">
      <w:pPr>
        <w:pStyle w:val="par1"/>
      </w:pPr>
      <w:r>
        <w:tab/>
      </w:r>
      <w:r w:rsidRPr="00E636A8">
        <w:t>A military spouse who has an active license in another state or US territory may be eligible for a military spouse license pursuant to the provisions of section 12-20-202(3), C.R.S.</w:t>
      </w:r>
    </w:p>
    <w:p w14:paraId="7E6343F2" w14:textId="4B7C122D" w:rsidR="00E636A8" w:rsidRPr="00E636A8" w:rsidDel="00DA2850" w:rsidRDefault="00E636A8" w:rsidP="00E636A8">
      <w:pPr>
        <w:pStyle w:val="par1"/>
        <w:rPr>
          <w:del w:id="801" w:author="Rascon Arana, Maria" w:date="2026-08-12T12:03:00Z" w16du:dateUtc="2026-08-12T18:03:00Z"/>
          <w:b/>
          <w:bCs/>
        </w:rPr>
      </w:pPr>
      <w:del w:id="802" w:author="Rascon Arana, Maria" w:date="2026-08-12T12:03:00Z" w16du:dateUtc="2026-08-12T18:03:00Z">
        <w:r w:rsidRPr="00E636A8" w:rsidDel="00DA2850">
          <w:rPr>
            <w:b/>
            <w:bCs/>
          </w:rPr>
          <w:delText>F.</w:delText>
        </w:r>
        <w:r w:rsidRPr="00E636A8" w:rsidDel="00DA2850">
          <w:rPr>
            <w:b/>
            <w:bCs/>
          </w:rPr>
          <w:tab/>
          <w:delText>PROOF OF ADDITIONAL TRAINING</w:delText>
        </w:r>
      </w:del>
    </w:p>
    <w:p w14:paraId="18A61D46" w14:textId="13D12F58" w:rsidR="00E636A8" w:rsidDel="00DA2850" w:rsidRDefault="00E636A8" w:rsidP="00E636A8">
      <w:pPr>
        <w:pStyle w:val="par1"/>
        <w:rPr>
          <w:del w:id="803" w:author="Rascon Arana, Maria" w:date="2026-08-12T12:03:00Z" w16du:dateUtc="2026-08-12T18:03:00Z"/>
        </w:rPr>
      </w:pPr>
      <w:del w:id="804" w:author="Rascon Arana, Maria" w:date="2026-08-12T12:03:00Z" w16du:dateUtc="2026-08-12T18:03:00Z">
        <w:r w:rsidDel="00DA2850">
          <w:tab/>
        </w:r>
        <w:r w:rsidRPr="00E636A8" w:rsidDel="00DA2850">
          <w:delText>An applicant for licensure by endorsement who has completed additional training in chemical peels, microdermabrasion, permanent make-up, electric nail files or hair removal training for nail technicians must attest to meeting the training requirements as described in Rule 1.9 of these rules. Documentation that supports the additional training must be submitted upon request of the Director.</w:delText>
        </w:r>
      </w:del>
    </w:p>
    <w:p w14:paraId="515E4D9A" w14:textId="0DF74D07" w:rsidR="009F5EB8" w:rsidRPr="00B93875" w:rsidRDefault="009F5EB8" w:rsidP="009F5EB8">
      <w:pPr>
        <w:pStyle w:val="Heading2"/>
        <w:rPr>
          <w:i w:val="0"/>
          <w:iCs w:val="0"/>
          <w:sz w:val="20"/>
          <w:szCs w:val="20"/>
        </w:rPr>
      </w:pPr>
      <w:r>
        <w:rPr>
          <w:i w:val="0"/>
          <w:iCs w:val="0"/>
          <w:sz w:val="20"/>
          <w:szCs w:val="20"/>
        </w:rPr>
        <w:t>1.5</w:t>
      </w:r>
      <w:r>
        <w:rPr>
          <w:i w:val="0"/>
          <w:iCs w:val="0"/>
          <w:sz w:val="20"/>
          <w:szCs w:val="20"/>
        </w:rPr>
        <w:tab/>
        <w:t>LICENSE MAINTENANCE, REPORTING, AND REIN</w:t>
      </w:r>
      <w:r w:rsidR="00352744">
        <w:rPr>
          <w:i w:val="0"/>
          <w:iCs w:val="0"/>
          <w:sz w:val="20"/>
          <w:szCs w:val="20"/>
        </w:rPr>
        <w:t>S</w:t>
      </w:r>
      <w:r>
        <w:rPr>
          <w:i w:val="0"/>
          <w:iCs w:val="0"/>
          <w:sz w:val="20"/>
          <w:szCs w:val="20"/>
        </w:rPr>
        <w:t>TATEMENT REQUIREMENTS</w:t>
      </w:r>
    </w:p>
    <w:p w14:paraId="5C5B7166" w14:textId="70C9D234" w:rsidR="00E636A8" w:rsidRDefault="009F5EB8" w:rsidP="009F5EB8">
      <w:pPr>
        <w:pStyle w:val="upar1"/>
      </w:pPr>
      <w:r w:rsidRPr="009F5EB8">
        <w:t>This Rule clarifies the requirements of maintaining a license including the requirements to renew, or reinstate a license pursuant to sections 12-105-113 and 12-20-202, C.R.S.</w:t>
      </w:r>
    </w:p>
    <w:p w14:paraId="32C6EA77" w14:textId="29CC5865" w:rsidR="009F5EB8" w:rsidRPr="009F5EB8" w:rsidRDefault="009F5EB8" w:rsidP="009F5EB8">
      <w:pPr>
        <w:pStyle w:val="par1"/>
        <w:rPr>
          <w:b/>
          <w:bCs/>
        </w:rPr>
      </w:pPr>
      <w:r w:rsidRPr="009F5EB8">
        <w:rPr>
          <w:b/>
          <w:bCs/>
        </w:rPr>
        <w:t>A.</w:t>
      </w:r>
      <w:r w:rsidRPr="009F5EB8">
        <w:rPr>
          <w:b/>
          <w:bCs/>
        </w:rPr>
        <w:tab/>
        <w:t>MAINTENANCE REQUIREMENTS</w:t>
      </w:r>
    </w:p>
    <w:p w14:paraId="3E6AF5FC" w14:textId="594A36F0" w:rsidR="009F5EB8" w:rsidRDefault="009F5EB8" w:rsidP="009F5EB8">
      <w:pPr>
        <w:pStyle w:val="par2"/>
      </w:pPr>
      <w:r>
        <w:t>1.</w:t>
      </w:r>
      <w:r>
        <w:tab/>
      </w:r>
      <w:r w:rsidRPr="009F5EB8">
        <w:t>Contact Information Changes</w:t>
      </w:r>
    </w:p>
    <w:p w14:paraId="610CCE83" w14:textId="4D6B93DB" w:rsidR="009F5EB8" w:rsidRDefault="009F5EB8" w:rsidP="009F5EB8">
      <w:pPr>
        <w:pStyle w:val="par3"/>
      </w:pPr>
      <w:r>
        <w:t>a.</w:t>
      </w:r>
      <w:r>
        <w:tab/>
      </w:r>
      <w:r w:rsidRPr="009F5EB8">
        <w:t>Licensees</w:t>
      </w:r>
      <w:ins w:id="805" w:author="Rascon Arana, Maria" w:date="2026-08-12T12:17:00Z" w16du:dateUtc="2026-08-12T18:17:00Z">
        <w:r w:rsidR="008E561D">
          <w:t xml:space="preserve"> and/or registrants</w:t>
        </w:r>
      </w:ins>
      <w:r w:rsidRPr="009F5EB8">
        <w:t xml:space="preserve"> must notify the Director in writing of any name, address, telephone, or email change within thirty days of the change.</w:t>
      </w:r>
    </w:p>
    <w:p w14:paraId="0389502F" w14:textId="77777777" w:rsidR="009F5EB8" w:rsidRDefault="009F5EB8" w:rsidP="009F5EB8">
      <w:pPr>
        <w:pStyle w:val="par2"/>
      </w:pPr>
      <w:r>
        <w:t>2.</w:t>
      </w:r>
      <w:r>
        <w:tab/>
      </w:r>
      <w:r w:rsidRPr="009F5EB8">
        <w:t>Renewal Notices</w:t>
      </w:r>
    </w:p>
    <w:p w14:paraId="51FE9EBC" w14:textId="655EEF5F" w:rsidR="009F5EB8" w:rsidRDefault="009F5EB8" w:rsidP="009F5EB8">
      <w:pPr>
        <w:pStyle w:val="par3"/>
      </w:pPr>
      <w:r>
        <w:t>a.</w:t>
      </w:r>
      <w:r>
        <w:tab/>
      </w:r>
      <w:r w:rsidRPr="009F5EB8">
        <w:t>The Director may send electronic notices for renewal of licenses</w:t>
      </w:r>
      <w:ins w:id="806" w:author="Rascon Arana, Maria" w:date="2026-08-12T12:17:00Z" w16du:dateUtc="2026-08-12T18:17:00Z">
        <w:r w:rsidR="008E561D">
          <w:t xml:space="preserve"> and/or registra</w:t>
        </w:r>
      </w:ins>
      <w:ins w:id="807" w:author="Rascon Arana, Maria" w:date="2026-08-12T12:19:00Z" w16du:dateUtc="2026-08-12T18:19:00Z">
        <w:r w:rsidR="008E561D">
          <w:t>tions</w:t>
        </w:r>
      </w:ins>
      <w:r w:rsidRPr="009F5EB8">
        <w:t xml:space="preserve"> to the licensee’s</w:t>
      </w:r>
      <w:ins w:id="808" w:author="Rascon Arana, Maria" w:date="2026-08-12T12:18:00Z" w16du:dateUtc="2026-08-12T18:18:00Z">
        <w:r w:rsidR="008E561D">
          <w:t xml:space="preserve"> and/or registrants</w:t>
        </w:r>
      </w:ins>
      <w:r w:rsidRPr="009F5EB8">
        <w:t xml:space="preserve"> email address of record.</w:t>
      </w:r>
    </w:p>
    <w:p w14:paraId="044AE076" w14:textId="5F466E52" w:rsidR="009F5EB8" w:rsidRDefault="009F5EB8" w:rsidP="009F5EB8">
      <w:pPr>
        <w:pStyle w:val="par3"/>
      </w:pPr>
      <w:r>
        <w:t>b.</w:t>
      </w:r>
      <w:r>
        <w:tab/>
      </w:r>
      <w:r w:rsidRPr="009F5EB8">
        <w:t>Failure to receive renewal notices does not relieve the licensee</w:t>
      </w:r>
      <w:ins w:id="809" w:author="Rascon Arana, Maria" w:date="2026-08-12T12:18:00Z" w16du:dateUtc="2026-08-12T18:18:00Z">
        <w:r w:rsidR="008E561D">
          <w:t xml:space="preserve"> and/or registrants</w:t>
        </w:r>
      </w:ins>
      <w:r w:rsidRPr="009F5EB8">
        <w:t xml:space="preserve"> of the obligation to pay the renewal fee and submit appropriate documentation in support of the renewal application.</w:t>
      </w:r>
    </w:p>
    <w:p w14:paraId="7BA00C2D" w14:textId="7AFDFC00" w:rsidR="009F5EB8" w:rsidRDefault="009F5EB8" w:rsidP="009F5EB8">
      <w:pPr>
        <w:pStyle w:val="par3"/>
      </w:pPr>
      <w:r>
        <w:lastRenderedPageBreak/>
        <w:t>c.</w:t>
      </w:r>
      <w:r>
        <w:tab/>
      </w:r>
      <w:r w:rsidRPr="009F5EB8">
        <w:t>There is a sixty-day grace period following each expiration date during which the licensee may continue to provide services.</w:t>
      </w:r>
    </w:p>
    <w:p w14:paraId="0B547151" w14:textId="5E2CF0EB" w:rsidR="009F5EB8" w:rsidRDefault="009F5EB8" w:rsidP="009F5EB8">
      <w:pPr>
        <w:pStyle w:val="par3"/>
      </w:pPr>
      <w:r>
        <w:t>d.</w:t>
      </w:r>
      <w:r>
        <w:tab/>
      </w:r>
      <w:r w:rsidRPr="009F5EB8">
        <w:t xml:space="preserve">Failing to renew a license or registration will cause the license to expire and will result in the licensee </w:t>
      </w:r>
      <w:ins w:id="810" w:author="Rascon Arana, Maria" w:date="2026-08-12T12:18:00Z" w16du:dateUtc="2026-08-12T18:18:00Z">
        <w:r w:rsidR="008E561D">
          <w:t xml:space="preserve">and/or registrants </w:t>
        </w:r>
      </w:ins>
      <w:r w:rsidRPr="009F5EB8">
        <w:t xml:space="preserve">being required to complete a reinstatement application. Licensees </w:t>
      </w:r>
      <w:ins w:id="811" w:author="Rascon Arana, Maria" w:date="2026-08-12T12:18:00Z" w16du:dateUtc="2026-08-12T18:18:00Z">
        <w:r w:rsidR="008E561D">
          <w:t xml:space="preserve">and/or registrants </w:t>
        </w:r>
      </w:ins>
      <w:r w:rsidRPr="009F5EB8">
        <w:t>shall not practice with an expired license.</w:t>
      </w:r>
    </w:p>
    <w:p w14:paraId="0A9CEF1E" w14:textId="3D21B36A" w:rsidR="009F5EB8" w:rsidRDefault="009F5EB8" w:rsidP="009F5EB8">
      <w:pPr>
        <w:pStyle w:val="par1"/>
        <w:rPr>
          <w:b/>
          <w:bCs/>
        </w:rPr>
      </w:pPr>
      <w:commentRangeStart w:id="812"/>
      <w:r w:rsidRPr="009F5EB8">
        <w:rPr>
          <w:b/>
          <w:bCs/>
        </w:rPr>
        <w:t>B.</w:t>
      </w:r>
      <w:commentRangeEnd w:id="812"/>
      <w:r w:rsidR="00D41698" w:rsidRPr="009F5EB8">
        <w:rPr>
          <w:rStyle w:val="CommentReference"/>
          <w:b/>
          <w:bCs/>
          <w:sz w:val="20"/>
          <w:szCs w:val="24"/>
        </w:rPr>
        <w:commentReference w:id="812"/>
      </w:r>
      <w:r w:rsidRPr="009F5EB8">
        <w:rPr>
          <w:b/>
          <w:bCs/>
        </w:rPr>
        <w:tab/>
        <w:t>REPORTING CONVICTIONS, JUDGMENTS AND ADMINISTRATIVE PROCEEDINGS</w:t>
      </w:r>
    </w:p>
    <w:p w14:paraId="58F2398D" w14:textId="5329EE34" w:rsidR="009F5EB8" w:rsidRDefault="009F5EB8" w:rsidP="009F5EB8">
      <w:pPr>
        <w:pStyle w:val="par2"/>
      </w:pPr>
      <w:r>
        <w:t>1.</w:t>
      </w:r>
      <w:r>
        <w:tab/>
      </w:r>
      <w:r w:rsidRPr="009F5EB8">
        <w:t xml:space="preserve">Licensees </w:t>
      </w:r>
      <w:ins w:id="813" w:author="Rascon Arana, Maria" w:date="2026-08-12T12:18:00Z" w16du:dateUtc="2026-08-12T18:18:00Z">
        <w:r w:rsidR="008E561D">
          <w:t>and/o</w:t>
        </w:r>
      </w:ins>
      <w:ins w:id="814" w:author="Rascon Arana, Maria" w:date="2026-08-12T12:19:00Z" w16du:dateUtc="2026-08-12T18:19:00Z">
        <w:r w:rsidR="008E561D">
          <w:t xml:space="preserve">r registrants </w:t>
        </w:r>
      </w:ins>
      <w:r w:rsidRPr="009F5EB8">
        <w:t>must notify the Director in writing within forty-five days of any of the following events:</w:t>
      </w:r>
    </w:p>
    <w:p w14:paraId="13CE886E" w14:textId="79816B55" w:rsidR="009F5EB8" w:rsidRDefault="009F5EB8" w:rsidP="009F5EB8">
      <w:pPr>
        <w:pStyle w:val="par3"/>
      </w:pPr>
      <w:r>
        <w:t>a.</w:t>
      </w:r>
      <w:r>
        <w:tab/>
      </w:r>
      <w:r w:rsidRPr="009F5EB8">
        <w:t>A conviction of a felony under the laws of any state, territory, or foreign country. A guilty verdict, plea of guilty, or plea of nolo contendere (no contest) accepted by the court is considered a conviction;</w:t>
      </w:r>
    </w:p>
    <w:p w14:paraId="4D565705" w14:textId="47E9E4A0" w:rsidR="009F5EB8" w:rsidRDefault="009F5EB8" w:rsidP="009F5EB8">
      <w:pPr>
        <w:pStyle w:val="par3"/>
      </w:pPr>
      <w:r>
        <w:t>b.</w:t>
      </w:r>
      <w:r>
        <w:tab/>
      </w:r>
      <w:r w:rsidRPr="009F5EB8">
        <w:t>A disciplinary action imposed upon the licensee by another state, territory, or foreign country including, but not limited to, a citation, sanction, probation, civil penalty, or a denial, suspension, revocation, or modification of a license whether it is imposed by consent decree, order, or other decision, for any cause other than failure to pay a license fee by the due date;</w:t>
      </w:r>
    </w:p>
    <w:p w14:paraId="3A564DF6" w14:textId="6F57BFB2" w:rsidR="009F5EB8" w:rsidRDefault="009F5EB8" w:rsidP="009F5EB8">
      <w:pPr>
        <w:pStyle w:val="par3"/>
      </w:pPr>
      <w:r>
        <w:t>c.</w:t>
      </w:r>
      <w:r>
        <w:tab/>
      </w:r>
      <w:r w:rsidRPr="009F5EB8">
        <w:t>Any judgment, award or settlement of a civil action or arbitration in which there was a final judgment or settlement against the licensee</w:t>
      </w:r>
      <w:ins w:id="815" w:author="Rascon Arana, Maria" w:date="2026-08-12T12:19:00Z" w16du:dateUtc="2026-08-12T18:19:00Z">
        <w:r w:rsidR="008E561D">
          <w:t xml:space="preserve"> and/or registrants</w:t>
        </w:r>
      </w:ins>
      <w:r w:rsidRPr="009F5EB8">
        <w:t xml:space="preserve"> related to the licensee’s </w:t>
      </w:r>
      <w:ins w:id="816" w:author="Rascon Arana, Maria" w:date="2026-08-12T12:19:00Z" w16du:dateUtc="2026-08-12T18:19:00Z">
        <w:r w:rsidR="008E561D">
          <w:t xml:space="preserve">and/or registration’s </w:t>
        </w:r>
      </w:ins>
      <w:r w:rsidRPr="009F5EB8">
        <w:t>practice.</w:t>
      </w:r>
    </w:p>
    <w:p w14:paraId="4DB7ADE3" w14:textId="40E4963E" w:rsidR="009F5EB8" w:rsidRDefault="009F5EB8" w:rsidP="009F5EB8">
      <w:pPr>
        <w:pStyle w:val="par2"/>
      </w:pPr>
      <w:r>
        <w:t>2.</w:t>
      </w:r>
      <w:r>
        <w:tab/>
      </w:r>
      <w:r w:rsidRPr="009F5EB8">
        <w:t>The written notice to the Director must include the following information:</w:t>
      </w:r>
    </w:p>
    <w:p w14:paraId="7939C977" w14:textId="611356CB" w:rsidR="009F5EB8" w:rsidRDefault="009F5EB8" w:rsidP="009F5EB8">
      <w:pPr>
        <w:pStyle w:val="par3"/>
      </w:pPr>
      <w:r>
        <w:t>a.</w:t>
      </w:r>
      <w:r>
        <w:tab/>
      </w:r>
      <w:r w:rsidRPr="009F5EB8">
        <w:t>Felony conviction: copies of the indictment or charges, the plea or verdict entered by the court, the sentence imposed, conditions of probation or parole and, if applicable, proof of completion of the sentence.</w:t>
      </w:r>
    </w:p>
    <w:p w14:paraId="11F19A47" w14:textId="07FF1F11" w:rsidR="009F5EB8" w:rsidRDefault="009F5EB8" w:rsidP="009F5EB8">
      <w:pPr>
        <w:pStyle w:val="par3"/>
      </w:pPr>
      <w:r>
        <w:t>b.</w:t>
      </w:r>
      <w:r>
        <w:tab/>
      </w:r>
      <w:r w:rsidRPr="009F5EB8">
        <w:t>Governmental agency action: a copy of the consent decree, order, or decision.</w:t>
      </w:r>
    </w:p>
    <w:p w14:paraId="579F90FA" w14:textId="3B6A1BBA" w:rsidR="009F5EB8" w:rsidRDefault="009F5EB8" w:rsidP="009F5EB8">
      <w:pPr>
        <w:pStyle w:val="par3"/>
      </w:pPr>
      <w:r>
        <w:t>c.</w:t>
      </w:r>
      <w:r>
        <w:tab/>
      </w:r>
      <w:r w:rsidRPr="009F5EB8">
        <w:t>Civil action or arbitration proceeding: copies of the complaint, the verdict, the court or arbitration decision, or, if settled, the settlement agreement and court’s order of dismissal.</w:t>
      </w:r>
    </w:p>
    <w:p w14:paraId="31EA2ED6" w14:textId="7F274647" w:rsidR="009F5EB8" w:rsidRDefault="009F5EB8" w:rsidP="009F5EB8">
      <w:pPr>
        <w:pStyle w:val="par2"/>
      </w:pPr>
      <w:r>
        <w:t>3.</w:t>
      </w:r>
      <w:r>
        <w:tab/>
      </w:r>
      <w:r w:rsidRPr="009F5EB8">
        <w:t xml:space="preserve">The licensee </w:t>
      </w:r>
      <w:ins w:id="817" w:author="Rascon Arana, Maria" w:date="2026-08-12T12:20:00Z" w16du:dateUtc="2026-08-12T18:20:00Z">
        <w:r w:rsidR="008E561D">
          <w:t xml:space="preserve">and/or registrant </w:t>
        </w:r>
      </w:ins>
      <w:r w:rsidRPr="009F5EB8">
        <w:t>may also submit a written statement setting forth background information regarding the conviction, or government or civil action.</w:t>
      </w:r>
    </w:p>
    <w:p w14:paraId="12E05191" w14:textId="79AB4B17" w:rsidR="009F5EB8" w:rsidRDefault="009F5EB8" w:rsidP="009F5EB8">
      <w:pPr>
        <w:pStyle w:val="par1"/>
        <w:rPr>
          <w:b/>
          <w:bCs/>
        </w:rPr>
      </w:pPr>
      <w:r w:rsidRPr="009F5EB8">
        <w:rPr>
          <w:b/>
          <w:bCs/>
        </w:rPr>
        <w:t>C.</w:t>
      </w:r>
      <w:r w:rsidRPr="009F5EB8">
        <w:rPr>
          <w:b/>
          <w:bCs/>
        </w:rPr>
        <w:tab/>
        <w:t>REINSTATEMENT REQUIREMENTS</w:t>
      </w:r>
    </w:p>
    <w:p w14:paraId="1E17DE16" w14:textId="6ECFF219" w:rsidR="009F5EB8" w:rsidRDefault="009F5EB8" w:rsidP="009F5EB8">
      <w:pPr>
        <w:pStyle w:val="par2"/>
      </w:pPr>
      <w:r>
        <w:t>1.</w:t>
      </w:r>
      <w:r>
        <w:tab/>
      </w:r>
      <w:r w:rsidR="00DC3528" w:rsidRPr="00DC3528">
        <w:t>An applicant seeking reinstatement of an expired license must complete a reinstatement application and pay all applicable fees.</w:t>
      </w:r>
    </w:p>
    <w:p w14:paraId="5148FC06" w14:textId="6631E683" w:rsidR="00DC3528" w:rsidRDefault="00DC3528" w:rsidP="009F5EB8">
      <w:pPr>
        <w:pStyle w:val="par2"/>
      </w:pPr>
      <w:r>
        <w:t>2.</w:t>
      </w:r>
      <w:r>
        <w:tab/>
      </w:r>
      <w:r w:rsidRPr="00DC3528">
        <w:t>An applicant seeking reinstatement of a license that has been expired for more than two years, but less than five years, must establish “competency to practice” under section 1220-202(2)(c)(II)(A) &amp; (D), C.R.S., by complying with any one of the following requirements:</w:t>
      </w:r>
    </w:p>
    <w:p w14:paraId="767A5A46" w14:textId="306D2138" w:rsidR="00DC3528" w:rsidRDefault="00DC3528" w:rsidP="00DC3528">
      <w:pPr>
        <w:pStyle w:val="par3"/>
      </w:pPr>
      <w:r>
        <w:t>a.</w:t>
      </w:r>
      <w:r>
        <w:tab/>
      </w:r>
      <w:r w:rsidRPr="00DC3528">
        <w:t>Verification of an active license (at the time of the application receipt date) from another state, territory, or foreign country in which the applicant has been actively practicing within two years immediately preceding the application receipt date; or</w:t>
      </w:r>
    </w:p>
    <w:p w14:paraId="0F49FCB0" w14:textId="48C86B35" w:rsidR="00DC3528" w:rsidRDefault="00DC3528" w:rsidP="00DC3528">
      <w:pPr>
        <w:pStyle w:val="par3"/>
      </w:pPr>
      <w:r>
        <w:lastRenderedPageBreak/>
        <w:t>b.</w:t>
      </w:r>
      <w:r>
        <w:tab/>
      </w:r>
      <w:r w:rsidRPr="00DC3528">
        <w:t>Submitting proof of completion of sixteen hours of continuing education, approved by the Director, related to the practice of the applicant’s license during the two years immediately preceding the receipt date of application for reinstatement; or</w:t>
      </w:r>
    </w:p>
    <w:p w14:paraId="5601117C" w14:textId="20509043" w:rsidR="00DC3528" w:rsidRDefault="00DC3528" w:rsidP="00DC3528">
      <w:pPr>
        <w:pStyle w:val="par3"/>
        <w:rPr>
          <w:ins w:id="818" w:author="Rascon Arana, Maria" w:date="2026-08-12T12:20:00Z" w16du:dateUtc="2026-08-12T18:20:00Z"/>
        </w:rPr>
      </w:pPr>
      <w:r>
        <w:t>c.</w:t>
      </w:r>
      <w:r>
        <w:tab/>
      </w:r>
      <w:r w:rsidRPr="00DC3528">
        <w:t>Passage of the written examination used for initial licensure under section 12105-107, C.R.S.</w:t>
      </w:r>
    </w:p>
    <w:p w14:paraId="4B424A22" w14:textId="40827154" w:rsidR="008E561D" w:rsidRDefault="008E561D">
      <w:pPr>
        <w:pStyle w:val="par4"/>
        <w:pPrChange w:id="819" w:author="Rascon Arana, Maria" w:date="2026-08-12T12:20:00Z" w16du:dateUtc="2026-08-12T18:20:00Z">
          <w:pPr>
            <w:pStyle w:val="par3"/>
          </w:pPr>
        </w:pPrChange>
      </w:pPr>
      <w:ins w:id="820" w:author="Rascon Arana, Maria" w:date="2026-08-12T12:20:00Z" w16du:dateUtc="2026-08-12T18:20:00Z">
        <w:r>
          <w:t>(1)</w:t>
        </w:r>
        <w:r>
          <w:tab/>
          <w:t xml:space="preserve">If an applicant </w:t>
        </w:r>
      </w:ins>
      <w:ins w:id="821" w:author="Rascon Arana, Maria" w:date="2026-08-12T12:21:00Z" w16du:dateUtc="2026-08-12T18:21:00Z">
        <w:r>
          <w:t>seeking reinstatement chooses to take the written examination and does not have a passing score, the applicant cannot choose another CE in place of the failing score and must continue to take the examination until a passing score is obtained.</w:t>
        </w:r>
      </w:ins>
    </w:p>
    <w:p w14:paraId="7052A876" w14:textId="58567A08" w:rsidR="00DC3528" w:rsidRDefault="00DC3528" w:rsidP="00DC3528">
      <w:pPr>
        <w:pStyle w:val="par2"/>
      </w:pPr>
      <w:r>
        <w:t>3.</w:t>
      </w:r>
      <w:r>
        <w:tab/>
      </w:r>
      <w:r w:rsidRPr="00DC3528">
        <w:t>An applicant seeking reinstatement of a license that has been expired more than five years, must establish “competency to practice” under section 12-20-202(2)(c)(II)(A) &amp; (D), C.R.S., by complying with any one of the following requirements:</w:t>
      </w:r>
    </w:p>
    <w:p w14:paraId="3CD341C3" w14:textId="3B4F2703" w:rsidR="00DC3528" w:rsidRDefault="00DC3528" w:rsidP="00DC3528">
      <w:pPr>
        <w:pStyle w:val="par3"/>
      </w:pPr>
      <w:r>
        <w:t>a.</w:t>
      </w:r>
      <w:r>
        <w:tab/>
      </w:r>
      <w:r w:rsidRPr="00DC3528">
        <w:t xml:space="preserve">Verification of an active license (at the time of the application receipt date) from another state, territory, or foreign country in which the applicant has been actively practicing within </w:t>
      </w:r>
      <w:ins w:id="822" w:author="Rascon Arana, Maria" w:date="2026-08-12T12:21:00Z" w16du:dateUtc="2026-08-12T18:21:00Z">
        <w:r w:rsidR="008E561D">
          <w:t xml:space="preserve">the </w:t>
        </w:r>
      </w:ins>
      <w:r w:rsidRPr="00DC3528">
        <w:t>two years immediately preceding the application receipt date; or</w:t>
      </w:r>
    </w:p>
    <w:p w14:paraId="5351037E" w14:textId="1BC15F6D" w:rsidR="00DC3528" w:rsidRDefault="00DC3528" w:rsidP="00DC3528">
      <w:pPr>
        <w:pStyle w:val="par3"/>
      </w:pPr>
      <w:r>
        <w:t>b.</w:t>
      </w:r>
      <w:r>
        <w:tab/>
      </w:r>
      <w:r w:rsidRPr="00DC3528">
        <w:t>Submitting proof of completion of twenty-four hours of continuing education, approved by the Director, related to the practice the applicant’s license during the two years immediately preceding the receipt date of application for reinstatement; or</w:t>
      </w:r>
    </w:p>
    <w:p w14:paraId="7C860457" w14:textId="52D21511" w:rsidR="00DC3528" w:rsidRDefault="00DC3528" w:rsidP="00DC3528">
      <w:pPr>
        <w:pStyle w:val="par3"/>
      </w:pPr>
      <w:r>
        <w:t>c.</w:t>
      </w:r>
      <w:r>
        <w:tab/>
      </w:r>
      <w:r w:rsidRPr="00DC3528">
        <w:t>Passage of the written examination used for initial licensure under section 12105-107, C.R.S.</w:t>
      </w:r>
    </w:p>
    <w:p w14:paraId="3F2C7AE8" w14:textId="6E1EF9D4" w:rsidR="00DC3528" w:rsidRDefault="00DC3528" w:rsidP="00DC3528">
      <w:pPr>
        <w:pStyle w:val="par2"/>
      </w:pPr>
      <w:r>
        <w:t>4.</w:t>
      </w:r>
      <w:r>
        <w:tab/>
      </w:r>
      <w:r w:rsidRPr="00DC3528">
        <w:t>The Director may request additional verification and/or documentation of any method used to apply for reinstatement</w:t>
      </w:r>
      <w:r>
        <w:t>.</w:t>
      </w:r>
    </w:p>
    <w:p w14:paraId="3A20D071" w14:textId="550ABB81" w:rsidR="00DC3528" w:rsidRDefault="00DC3528" w:rsidP="00DC3528">
      <w:pPr>
        <w:pStyle w:val="par2"/>
      </w:pPr>
      <w:r>
        <w:t>5.</w:t>
      </w:r>
      <w:r>
        <w:tab/>
      </w:r>
      <w:r w:rsidRPr="00DC3528">
        <w:t>The Director may approve other methods for applying for reinstatement.</w:t>
      </w:r>
    </w:p>
    <w:p w14:paraId="51318758" w14:textId="455B4097" w:rsidR="00DC3528" w:rsidRDefault="00DC3528" w:rsidP="00DC3528">
      <w:pPr>
        <w:pStyle w:val="par1"/>
        <w:rPr>
          <w:b/>
          <w:bCs/>
        </w:rPr>
      </w:pPr>
      <w:r w:rsidRPr="00DC3528">
        <w:rPr>
          <w:b/>
          <w:bCs/>
        </w:rPr>
        <w:t>D.</w:t>
      </w:r>
      <w:r w:rsidRPr="00DC3528">
        <w:rPr>
          <w:b/>
          <w:bCs/>
        </w:rPr>
        <w:tab/>
        <w:t>APPLYING FOR MULTIPLE LICENSES</w:t>
      </w:r>
    </w:p>
    <w:p w14:paraId="2D823265" w14:textId="02BD991D" w:rsidR="00DC3528" w:rsidRDefault="00DC3528" w:rsidP="00DC3528">
      <w:pPr>
        <w:pStyle w:val="par2"/>
      </w:pPr>
      <w:r>
        <w:t>1.</w:t>
      </w:r>
      <w:r>
        <w:tab/>
      </w:r>
      <w:r w:rsidRPr="00DC3528">
        <w:t>Licensees holding all three active limited licenses (esthetician, hairstylist, and nail technician) may also hold a cosmetologist license upon a written request and the payment of any applicable fee per license type. Each license type carries a separate fee to maintain the license in active status.</w:t>
      </w:r>
    </w:p>
    <w:p w14:paraId="167FE0FE" w14:textId="3EB00928" w:rsidR="00DC3528" w:rsidRDefault="00DC3528" w:rsidP="00DC3528">
      <w:pPr>
        <w:pStyle w:val="par2"/>
      </w:pPr>
      <w:r>
        <w:t>2.</w:t>
      </w:r>
      <w:r>
        <w:tab/>
      </w:r>
      <w:r w:rsidRPr="00DC3528">
        <w:t>Licensees holding all three active limited licenses (esthetician, hairstylist and nail technician) may, upon a written request, consolidate the limited licenses into a single cosmetologist license. The active limited licenses will expire based on the established expiration date during the normal course of the renewal process. Such licensees may also hold a Barber license subject to completing the appropriate training requirements identified in Rule 1.2 or in Rule 1.4 of these rules.</w:t>
      </w:r>
    </w:p>
    <w:p w14:paraId="7FB70150" w14:textId="5B5BD229" w:rsidR="00DC3528" w:rsidRPr="00DC3528" w:rsidRDefault="00DC3528" w:rsidP="00DC3528">
      <w:pPr>
        <w:pStyle w:val="par2"/>
      </w:pPr>
      <w:r>
        <w:t>3.</w:t>
      </w:r>
      <w:r>
        <w:tab/>
      </w:r>
      <w:r w:rsidRPr="00DC3528">
        <w:t>Licensees holding an active cosmetologist license may, upon a written request, hold one or all three of the limited licenses. Each limited license carries a separate fee to maintain the license in active status. Such licensees may also hold a Barber license subject to completing the appropriate training requirements identified in Rule 1.2 or in Rule 1.4 of these rules.</w:t>
      </w:r>
    </w:p>
    <w:p w14:paraId="2F99FD64" w14:textId="7E324DFC" w:rsidR="00512A01" w:rsidRDefault="005C4A6E" w:rsidP="005C4A6E">
      <w:pPr>
        <w:pStyle w:val="Heading2"/>
        <w:rPr>
          <w:i w:val="0"/>
          <w:iCs w:val="0"/>
          <w:sz w:val="20"/>
          <w:szCs w:val="20"/>
        </w:rPr>
      </w:pPr>
      <w:commentRangeStart w:id="823"/>
      <w:commentRangeStart w:id="824"/>
      <w:r>
        <w:rPr>
          <w:i w:val="0"/>
          <w:iCs w:val="0"/>
          <w:sz w:val="20"/>
          <w:szCs w:val="20"/>
        </w:rPr>
        <w:lastRenderedPageBreak/>
        <w:t>1.6</w:t>
      </w:r>
      <w:commentRangeEnd w:id="823"/>
      <w:r w:rsidR="00D243AF">
        <w:rPr>
          <w:rStyle w:val="CommentReference"/>
          <w:i w:val="0"/>
          <w:iCs w:val="0"/>
          <w:sz w:val="20"/>
          <w:szCs w:val="20"/>
        </w:rPr>
        <w:commentReference w:id="823"/>
      </w:r>
      <w:commentRangeEnd w:id="824"/>
      <w:r w:rsidR="009C0CA0">
        <w:rPr>
          <w:rStyle w:val="CommentReference"/>
          <w:i w:val="0"/>
          <w:iCs w:val="0"/>
          <w:sz w:val="20"/>
          <w:szCs w:val="20"/>
        </w:rPr>
        <w:commentReference w:id="824"/>
      </w:r>
      <w:r>
        <w:rPr>
          <w:i w:val="0"/>
          <w:iCs w:val="0"/>
          <w:sz w:val="20"/>
          <w:szCs w:val="20"/>
        </w:rPr>
        <w:tab/>
        <w:t>REGISTRATION OF PLACES OF BUSINESS</w:t>
      </w:r>
    </w:p>
    <w:p w14:paraId="75DD81F7" w14:textId="1AC90C57" w:rsidR="005C4A6E" w:rsidRDefault="005C4A6E" w:rsidP="005C4A6E">
      <w:pPr>
        <w:pStyle w:val="upar1"/>
      </w:pPr>
      <w:r w:rsidRPr="005C4A6E">
        <w:t>This Rule clarifies the requirements for the registration of places of business as required in sections 12105-104, 12-105-105, and 12-105-106, C.R.S.</w:t>
      </w:r>
    </w:p>
    <w:p w14:paraId="56A766F9" w14:textId="16085F78" w:rsidR="00512A01" w:rsidRDefault="005C4A6E" w:rsidP="005C4A6E">
      <w:pPr>
        <w:pStyle w:val="par1"/>
        <w:rPr>
          <w:b/>
          <w:bCs/>
        </w:rPr>
      </w:pPr>
      <w:r w:rsidRPr="005C4A6E">
        <w:rPr>
          <w:b/>
          <w:bCs/>
        </w:rPr>
        <w:t>A.</w:t>
      </w:r>
      <w:r>
        <w:rPr>
          <w:b/>
          <w:bCs/>
        </w:rPr>
        <w:tab/>
      </w:r>
      <w:r w:rsidRPr="005C4A6E">
        <w:rPr>
          <w:b/>
          <w:bCs/>
        </w:rPr>
        <w:t>REGISTRATION REQUIRED</w:t>
      </w:r>
    </w:p>
    <w:p w14:paraId="2ADB505F" w14:textId="5A06B6F5" w:rsidR="005C4A6E" w:rsidRDefault="005C4A6E" w:rsidP="005C4A6E">
      <w:pPr>
        <w:pStyle w:val="par2"/>
      </w:pPr>
      <w:r>
        <w:t>1.</w:t>
      </w:r>
      <w:r>
        <w:tab/>
      </w:r>
      <w:r w:rsidRPr="005C4A6E">
        <w:t xml:space="preserve">Registration with the Director is required of all owners of a place of business where one or more persons engage in the practice of barbering, cosmetology, hairstyling, or practice as a nail technician or an esthetician. </w:t>
      </w:r>
      <w:ins w:id="825" w:author="Rascon Arana, Maria" w:date="2026-08-12T12:27:00Z" w16du:dateUtc="2026-08-12T18:27:00Z">
        <w:r w:rsidR="0012403F">
          <w:t xml:space="preserve">Businesses that </w:t>
        </w:r>
      </w:ins>
      <w:ins w:id="826" w:author="Rascon Arana, Maria" w:date="2026-09-15T15:07:00Z" w16du:dateUtc="2026-09-15T21:07:00Z">
        <w:r w:rsidR="009326A1">
          <w:t xml:space="preserve">participate in a registered </w:t>
        </w:r>
      </w:ins>
      <w:ins w:id="827" w:author="Rascon Arana, Maria" w:date="2026-08-12T12:27:00Z" w16du:dateUtc="2026-08-12T18:27:00Z">
        <w:r w:rsidR="0012403F">
          <w:t>apprentice</w:t>
        </w:r>
      </w:ins>
      <w:ins w:id="828" w:author="Rascon Arana, Maria" w:date="2026-09-15T15:07:00Z" w16du:dateUtc="2026-09-15T21:07:00Z">
        <w:r w:rsidR="009326A1">
          <w:t>ship program</w:t>
        </w:r>
      </w:ins>
      <w:ins w:id="829" w:author="Rascon Arana, Maria" w:date="2026-08-12T12:28:00Z" w16du:dateUtc="2026-08-12T18:28:00Z">
        <w:r w:rsidR="0012403F">
          <w:t xml:space="preserve">, </w:t>
        </w:r>
      </w:ins>
      <w:r w:rsidRPr="005C4A6E">
        <w:t>Private Occupational Barber, Beauty and Cosmetology Schools or Community or Technical Colleges where licensed services are offered to the public must also register with the Director</w:t>
      </w:r>
      <w:r>
        <w:t>.</w:t>
      </w:r>
    </w:p>
    <w:p w14:paraId="1D39EE6A" w14:textId="36A51C17" w:rsidR="005C4A6E" w:rsidRDefault="005C4A6E" w:rsidP="005C4A6E">
      <w:pPr>
        <w:pStyle w:val="par2"/>
      </w:pPr>
      <w:r>
        <w:t>2.</w:t>
      </w:r>
      <w:r>
        <w:tab/>
      </w:r>
      <w:r w:rsidRPr="005C4A6E">
        <w:t>Businesses required to register include permanent, temporary (interim, irregular, seasonal), and fixed locations as well as mobile facilities. Registration is required when services are provided in a licensee’s residence.</w:t>
      </w:r>
    </w:p>
    <w:p w14:paraId="4714BEED" w14:textId="34E479A3" w:rsidR="005C4A6E" w:rsidRDefault="005C4A6E" w:rsidP="005C4A6E">
      <w:pPr>
        <w:pStyle w:val="par2"/>
      </w:pPr>
      <w:commentRangeStart w:id="830"/>
      <w:commentRangeStart w:id="831"/>
      <w:r>
        <w:t>3.</w:t>
      </w:r>
      <w:commentRangeEnd w:id="830"/>
      <w:r w:rsidR="00BD1898">
        <w:rPr>
          <w:rStyle w:val="CommentReference"/>
          <w:sz w:val="20"/>
          <w:szCs w:val="24"/>
        </w:rPr>
        <w:commentReference w:id="830"/>
      </w:r>
      <w:commentRangeEnd w:id="831"/>
      <w:r w:rsidR="00506355">
        <w:rPr>
          <w:rStyle w:val="CommentReference"/>
          <w:sz w:val="20"/>
          <w:szCs w:val="24"/>
        </w:rPr>
        <w:commentReference w:id="831"/>
      </w:r>
      <w:r>
        <w:tab/>
      </w:r>
      <w:r w:rsidRPr="005C4A6E">
        <w:t xml:space="preserve">Registration is not required of a licensee providing services exclusively within a client’s residence or place of work. Registration is not required of a licensee renting space within a place of business registered by the owner. Only one registration is required for a place of business that includes within its premises one or more licensees operating in individual booths, or other form of separate rented spaces, so long as all of </w:t>
      </w:r>
      <w:ins w:id="832" w:author="Rascon Arana, Maria" w:date="2026-08-12T12:28:00Z" w16du:dateUtc="2026-08-12T18:28:00Z">
        <w:r w:rsidR="0012403F">
          <w:t xml:space="preserve">the </w:t>
        </w:r>
      </w:ins>
      <w:r w:rsidRPr="005C4A6E">
        <w:t>services in the booths or spaces are provided to the public as a single salon or business.</w:t>
      </w:r>
    </w:p>
    <w:p w14:paraId="777071F9" w14:textId="62A09DA3" w:rsidR="005C4A6E" w:rsidRDefault="005C4A6E" w:rsidP="005C4A6E">
      <w:pPr>
        <w:pStyle w:val="par2"/>
      </w:pPr>
      <w:r>
        <w:t>4.</w:t>
      </w:r>
      <w:r>
        <w:tab/>
      </w:r>
      <w:r w:rsidRPr="005C4A6E">
        <w:t>When the public goes through separate exterior entrances to gain access to an area in which a licensee is providing services, such areas are considered separate places of business for which registration is required.</w:t>
      </w:r>
    </w:p>
    <w:p w14:paraId="783D2D19" w14:textId="1C4103AE" w:rsidR="005C4A6E" w:rsidRDefault="005C4A6E" w:rsidP="005C4A6E">
      <w:pPr>
        <w:pStyle w:val="par2"/>
        <w:rPr>
          <w:ins w:id="833" w:author="Rascon Arana, Maria" w:date="2026-09-29T13:30:00Z" w16du:dateUtc="2026-09-29T19:30:00Z"/>
        </w:rPr>
      </w:pPr>
      <w:r>
        <w:t>5.</w:t>
      </w:r>
      <w:r>
        <w:tab/>
      </w:r>
      <w:r w:rsidRPr="005C4A6E">
        <w:t>Businesses providing barbering, esthetic</w:t>
      </w:r>
      <w:ins w:id="834" w:author="Rascon Arana, Maria" w:date="2026-09-15T15:08:00Z" w16du:dateUtc="2026-09-15T21:08:00Z">
        <w:r w:rsidR="009326A1">
          <w:t>ian</w:t>
        </w:r>
      </w:ins>
      <w:r w:rsidRPr="005C4A6E">
        <w:t xml:space="preserve">, cosmetology, hairstyling, or manicuring services without a registration shall be deemed </w:t>
      </w:r>
      <w:ins w:id="835" w:author="Rascon Arana, Maria" w:date="2026-08-12T12:29:00Z" w16du:dateUtc="2026-08-12T18:29:00Z">
        <w:r w:rsidR="0012403F">
          <w:t>in</w:t>
        </w:r>
      </w:ins>
      <w:del w:id="836" w:author="Rascon Arana, Maria" w:date="2026-08-12T12:29:00Z" w16du:dateUtc="2026-08-12T18:29:00Z">
        <w:r w:rsidRPr="005C4A6E" w:rsidDel="0012403F">
          <w:delText>a</w:delText>
        </w:r>
      </w:del>
      <w:r w:rsidRPr="005C4A6E">
        <w:t xml:space="preserve"> violation of the Act and may be subject to disciplinary action and/or other penalties as authorized in sections 12-105-112(3) and 12-105-125, C.R.S.</w:t>
      </w:r>
    </w:p>
    <w:p w14:paraId="0564CE2F" w14:textId="7609A2DA" w:rsidR="00DB2FC6" w:rsidRDefault="00DB2FC6" w:rsidP="005C4A6E">
      <w:pPr>
        <w:pStyle w:val="par2"/>
        <w:rPr>
          <w:ins w:id="837" w:author="Rascon Arana, Maria" w:date="2026-08-12T12:29:00Z" w16du:dateUtc="2026-08-12T18:29:00Z"/>
        </w:rPr>
      </w:pPr>
      <w:ins w:id="838" w:author="Rascon Arana, Maria" w:date="2026-09-29T13:30:00Z" w16du:dateUtc="2026-09-29T19:30:00Z">
        <w:r>
          <w:t>6.</w:t>
        </w:r>
        <w:r>
          <w:tab/>
          <w:t>Medical Spa and/or Med Spa locations that provide skin care, nail care and/or hair services under sections 12-105-104, C.R.S are required to be registered with the Director.</w:t>
        </w:r>
      </w:ins>
    </w:p>
    <w:p w14:paraId="30A9AC8F" w14:textId="21984804" w:rsidR="0012403F" w:rsidRDefault="00DB2FC6" w:rsidP="005C4A6E">
      <w:pPr>
        <w:pStyle w:val="par2"/>
      </w:pPr>
      <w:ins w:id="839" w:author="Rascon Arana, Maria" w:date="2026-09-29T13:31:00Z" w16du:dateUtc="2026-09-29T19:31:00Z">
        <w:r>
          <w:t>7</w:t>
        </w:r>
      </w:ins>
      <w:ins w:id="840" w:author="Rascon Arana, Maria" w:date="2026-08-12T12:29:00Z" w16du:dateUtc="2026-08-12T18:29:00Z">
        <w:r w:rsidR="0012403F">
          <w:t>.</w:t>
        </w:r>
        <w:r w:rsidR="0012403F">
          <w:tab/>
          <w:t>A licensed barber, esthetician, cosmetologist, ha</w:t>
        </w:r>
      </w:ins>
      <w:ins w:id="841" w:author="Rascon Arana, Maria" w:date="2026-08-12T12:30:00Z" w16du:dateUtc="2026-08-12T18:30:00Z">
        <w:r w:rsidR="0012403F">
          <w:t xml:space="preserve">irstylist, </w:t>
        </w:r>
      </w:ins>
      <w:ins w:id="842" w:author="Rascon Arana, Maria" w:date="2026-09-15T15:08:00Z" w16du:dateUtc="2026-09-15T21:08:00Z">
        <w:r w:rsidR="009326A1">
          <w:t>and/</w:t>
        </w:r>
      </w:ins>
      <w:ins w:id="843" w:author="Rascon Arana, Maria" w:date="2026-08-12T12:30:00Z" w16du:dateUtc="2026-08-12T18:30:00Z">
        <w:r w:rsidR="0012403F">
          <w:t>or nail technician is prohibited from providing services at a place of business that is not registered.</w:t>
        </w:r>
      </w:ins>
    </w:p>
    <w:p w14:paraId="40E2EF80" w14:textId="6B40D560" w:rsidR="005C4A6E" w:rsidRDefault="005C4A6E" w:rsidP="005C4A6E">
      <w:pPr>
        <w:pStyle w:val="par1"/>
        <w:rPr>
          <w:b/>
          <w:bCs/>
        </w:rPr>
      </w:pPr>
      <w:r w:rsidRPr="005C4A6E">
        <w:rPr>
          <w:b/>
          <w:bCs/>
        </w:rPr>
        <w:t>B.</w:t>
      </w:r>
      <w:r w:rsidRPr="005C4A6E">
        <w:rPr>
          <w:b/>
          <w:bCs/>
        </w:rPr>
        <w:tab/>
        <w:t>REGISTRATION REQUIREMENTS</w:t>
      </w:r>
    </w:p>
    <w:p w14:paraId="6FC0FA60" w14:textId="61C5E70F" w:rsidR="005C4A6E" w:rsidRDefault="005C4A6E" w:rsidP="005C4A6E">
      <w:pPr>
        <w:pStyle w:val="par2"/>
        <w:rPr>
          <w:ins w:id="844" w:author="Rascon Arana, Maria" w:date="2026-08-12T12:30:00Z" w16du:dateUtc="2026-08-12T18:30:00Z"/>
        </w:rPr>
      </w:pPr>
      <w:r>
        <w:t>1.</w:t>
      </w:r>
      <w:r>
        <w:tab/>
      </w:r>
      <w:r w:rsidRPr="005C4A6E">
        <w:t>The owner of a place of business must register by filing an application containing information as prescribed by the Director and submitting payment of an application fee established by the Director.</w:t>
      </w:r>
    </w:p>
    <w:p w14:paraId="4730128E" w14:textId="65DCCB6B" w:rsidR="00E74B29" w:rsidRDefault="00E74B29" w:rsidP="005C4A6E">
      <w:pPr>
        <w:pStyle w:val="par2"/>
        <w:rPr>
          <w:ins w:id="845" w:author="Rascon Arana, Maria" w:date="2026-08-12T12:32:00Z" w16du:dateUtc="2026-08-12T18:32:00Z"/>
        </w:rPr>
      </w:pPr>
      <w:ins w:id="846" w:author="Rascon Arana, Maria" w:date="2026-08-12T12:30:00Z" w16du:dateUtc="2026-08-12T18:30:00Z">
        <w:r>
          <w:t>2.</w:t>
        </w:r>
        <w:r>
          <w:tab/>
          <w:t xml:space="preserve">A business </w:t>
        </w:r>
      </w:ins>
      <w:ins w:id="847" w:author="Rascon Arana, Maria" w:date="2026-08-12T12:31:00Z" w16du:dateUtc="2026-08-12T18:31:00Z">
        <w:r>
          <w:t>that has received a valid order of the Director that has had prior disciplinary action, is on probation, or possesses a business registration that has expired,</w:t>
        </w:r>
      </w:ins>
      <w:ins w:id="848" w:author="Rascon Arana, Maria" w:date="2026-08-12T12:32:00Z" w16du:dateUtc="2026-08-12T18:32:00Z">
        <w:r>
          <w:t xml:space="preserve"> is prohibited f</w:t>
        </w:r>
      </w:ins>
      <w:ins w:id="849" w:author="Rascon Arana, Maria" w:date="2026-09-15T15:08:00Z" w16du:dateUtc="2026-09-15T21:08:00Z">
        <w:r w:rsidR="009326A1">
          <w:t>ro</w:t>
        </w:r>
      </w:ins>
      <w:ins w:id="850" w:author="Rascon Arana, Maria" w:date="2026-08-12T12:32:00Z" w16du:dateUtc="2026-08-12T18:32:00Z">
        <w:r>
          <w:t>m transferring ownership of the business, changing the trade name, and/or DBA, or changing the responsible party without the Director’s review and approval.</w:t>
        </w:r>
      </w:ins>
    </w:p>
    <w:p w14:paraId="6BE878BA" w14:textId="61F23CC4" w:rsidR="00E74B29" w:rsidRDefault="00E74B29" w:rsidP="00E74B29">
      <w:pPr>
        <w:pStyle w:val="par3"/>
        <w:rPr>
          <w:ins w:id="851" w:author="Rascon Arana, Maria" w:date="2026-08-12T12:33:00Z" w16du:dateUtc="2026-08-12T18:33:00Z"/>
        </w:rPr>
      </w:pPr>
      <w:ins w:id="852" w:author="Rascon Arana, Maria" w:date="2026-08-12T12:32:00Z" w16du:dateUtc="2026-08-12T18:32:00Z">
        <w:r>
          <w:t>a.</w:t>
        </w:r>
        <w:r>
          <w:tab/>
          <w:t>The responsible party must provide confi</w:t>
        </w:r>
      </w:ins>
      <w:ins w:id="853" w:author="Rascon Arana, Maria" w:date="2026-08-12T12:33:00Z" w16du:dateUtc="2026-08-12T18:33:00Z">
        <w:r>
          <w:t>rmation from the buyer that they have received the business history from the seller.</w:t>
        </w:r>
      </w:ins>
    </w:p>
    <w:p w14:paraId="3606B8A7" w14:textId="16BFEC46" w:rsidR="00E74B29" w:rsidRDefault="00E74B29" w:rsidP="00E74B29">
      <w:pPr>
        <w:pStyle w:val="par2"/>
        <w:rPr>
          <w:ins w:id="854" w:author="Rascon Arana, Maria" w:date="2026-08-12T12:34:00Z" w16du:dateUtc="2026-08-12T18:34:00Z"/>
        </w:rPr>
      </w:pPr>
      <w:ins w:id="855" w:author="Rascon Arana, Maria" w:date="2026-08-12T12:33:00Z" w16du:dateUtc="2026-08-12T18:33:00Z">
        <w:r>
          <w:lastRenderedPageBreak/>
          <w:t>3.</w:t>
        </w:r>
        <w:r>
          <w:tab/>
          <w:t>No more than one business registration can be issued to the same address if there are multiple suites, the suite must b</w:t>
        </w:r>
      </w:ins>
      <w:ins w:id="856" w:author="Rascon Arana, Maria" w:date="2026-08-12T12:34:00Z" w16du:dateUtc="2026-08-12T18:34:00Z">
        <w:r>
          <w:t>e identified on the registration account.</w:t>
        </w:r>
      </w:ins>
    </w:p>
    <w:p w14:paraId="51B7BF64" w14:textId="48AAC466" w:rsidR="00E74B29" w:rsidRDefault="00E74B29" w:rsidP="00E74B29">
      <w:pPr>
        <w:pStyle w:val="par2"/>
        <w:rPr>
          <w:ins w:id="857" w:author="Rascon Arana, Maria" w:date="2026-08-12T12:35:00Z" w16du:dateUtc="2026-08-12T18:35:00Z"/>
        </w:rPr>
      </w:pPr>
      <w:ins w:id="858" w:author="Rascon Arana, Maria" w:date="2026-08-12T12:34:00Z" w16du:dateUtc="2026-08-12T18:34:00Z">
        <w:r>
          <w:t>4.</w:t>
        </w:r>
        <w:r>
          <w:tab/>
          <w:t>A business registration is not transferable; the registration is not transferable fro</w:t>
        </w:r>
      </w:ins>
      <w:ins w:id="859" w:author="Rascon Arana, Maria" w:date="2026-08-12T12:35:00Z" w16du:dateUtc="2026-08-12T18:35:00Z">
        <w:r w:rsidR="00D14B97">
          <w:t>m</w:t>
        </w:r>
      </w:ins>
      <w:ins w:id="860" w:author="Rascon Arana, Maria" w:date="2026-08-12T12:34:00Z" w16du:dateUtc="2026-08-12T18:34:00Z">
        <w:r>
          <w:t xml:space="preserve"> person-to-person</w:t>
        </w:r>
      </w:ins>
      <w:ins w:id="861" w:author="Rascon Arana, Maria" w:date="2026-08-12T12:35:00Z" w16du:dateUtc="2026-08-12T18:35:00Z">
        <w:r w:rsidR="00D14B97">
          <w:t xml:space="preserve"> or from location to location. </w:t>
        </w:r>
      </w:ins>
    </w:p>
    <w:p w14:paraId="32E40A24" w14:textId="74C4D0ED" w:rsidR="00D14B97" w:rsidRDefault="00D14B97" w:rsidP="00E74B29">
      <w:pPr>
        <w:pStyle w:val="par2"/>
      </w:pPr>
      <w:ins w:id="862" w:author="Rascon Arana, Maria" w:date="2026-08-12T12:35:00Z" w16du:dateUtc="2026-08-12T18:35:00Z">
        <w:r>
          <w:t>5.</w:t>
        </w:r>
        <w:r>
          <w:tab/>
          <w:t>Business registrations must designate an active licensee who owns or manages the location. The name of the designated licensee shall be posted a</w:t>
        </w:r>
      </w:ins>
      <w:ins w:id="863" w:author="Rascon Arana, Maria" w:date="2026-08-12T12:36:00Z" w16du:dateUtc="2026-08-12T18:36:00Z">
        <w:r>
          <w:t>t the location clearly visible to all patrons. The designee cannot be the same designee for other locations.</w:t>
        </w:r>
      </w:ins>
    </w:p>
    <w:p w14:paraId="577C30C2" w14:textId="605B0F33" w:rsidR="005C4A6E" w:rsidRDefault="005C4A6E" w:rsidP="005C4A6E">
      <w:pPr>
        <w:pStyle w:val="par1"/>
        <w:rPr>
          <w:b/>
          <w:bCs/>
        </w:rPr>
      </w:pPr>
      <w:r w:rsidRPr="005C4A6E">
        <w:rPr>
          <w:b/>
          <w:bCs/>
        </w:rPr>
        <w:t>C.</w:t>
      </w:r>
      <w:r w:rsidRPr="005C4A6E">
        <w:rPr>
          <w:b/>
          <w:bCs/>
        </w:rPr>
        <w:tab/>
        <w:t>REPORTING REQUIREMENTS</w:t>
      </w:r>
    </w:p>
    <w:p w14:paraId="13310443" w14:textId="795E32BE" w:rsidR="005C4A6E" w:rsidRDefault="005C4A6E" w:rsidP="005C4A6E">
      <w:pPr>
        <w:pStyle w:val="par2"/>
      </w:pPr>
      <w:r>
        <w:t>1.</w:t>
      </w:r>
      <w:r>
        <w:tab/>
      </w:r>
      <w:r w:rsidRPr="005C4A6E">
        <w:t>Registrants (</w:t>
      </w:r>
      <w:ins w:id="864" w:author="Rascon Arana, Maria" w:date="2026-08-12T13:39:00Z" w16du:dateUtc="2026-08-12T19:39:00Z">
        <w:r w:rsidR="00C41082">
          <w:t>responsible party</w:t>
        </w:r>
      </w:ins>
      <w:del w:id="865" w:author="Rascon Arana, Maria" w:date="2026-08-12T13:39:00Z" w16du:dateUtc="2026-08-12T19:39:00Z">
        <w:r w:rsidRPr="005C4A6E" w:rsidDel="00C41082">
          <w:delText>business owners</w:delText>
        </w:r>
      </w:del>
      <w:r w:rsidRPr="005C4A6E">
        <w:t>) must submit a written notice to the Director within thirty days of the effective date of a change in any information submitted on the application for registration.</w:t>
      </w:r>
    </w:p>
    <w:p w14:paraId="31374A3C" w14:textId="0D533BBF" w:rsidR="005C4A6E" w:rsidRDefault="005C4A6E" w:rsidP="005C4A6E">
      <w:pPr>
        <w:pStyle w:val="par2"/>
      </w:pPr>
      <w:r>
        <w:t>2.</w:t>
      </w:r>
      <w:r>
        <w:tab/>
      </w:r>
      <w:r w:rsidRPr="005C4A6E">
        <w:t>When a place of business closes, the registrant must submit a written notice to the Director within thirty days of the closure of the business.</w:t>
      </w:r>
    </w:p>
    <w:p w14:paraId="2375964D" w14:textId="01B53DE3" w:rsidR="005C4A6E" w:rsidRDefault="005C4A6E" w:rsidP="005C4A6E">
      <w:pPr>
        <w:pStyle w:val="par2"/>
      </w:pPr>
      <w:r>
        <w:t>3.</w:t>
      </w:r>
      <w:r>
        <w:tab/>
      </w:r>
      <w:r w:rsidRPr="005C4A6E">
        <w:t>Registrants must notify the Director in writing within forty-five days of a felony conviction, disciplinary action imposed by another jurisdiction, or a judgement or settlement of a civil action related to the business owner</w:t>
      </w:r>
      <w:ins w:id="866" w:author="Rascon Arana, Maria" w:date="2026-09-15T15:09:00Z" w16du:dateUtc="2026-09-15T21:09:00Z">
        <w:r w:rsidR="0025642B">
          <w:t>’</w:t>
        </w:r>
      </w:ins>
      <w:r w:rsidRPr="005C4A6E">
        <w:t>s place of business in the manner set forth in Rule 1.5 of these rules.</w:t>
      </w:r>
    </w:p>
    <w:p w14:paraId="757FA79D" w14:textId="41E7C3A4" w:rsidR="005C4A6E" w:rsidRPr="005C4A6E" w:rsidRDefault="005C4A6E" w:rsidP="005C4A6E">
      <w:pPr>
        <w:pStyle w:val="par1"/>
        <w:rPr>
          <w:b/>
          <w:bCs/>
        </w:rPr>
      </w:pPr>
      <w:commentRangeStart w:id="867"/>
      <w:r w:rsidRPr="005C4A6E">
        <w:rPr>
          <w:b/>
          <w:bCs/>
        </w:rPr>
        <w:t>D.</w:t>
      </w:r>
      <w:commentRangeEnd w:id="867"/>
      <w:r w:rsidR="00191C9D" w:rsidRPr="005C4A6E">
        <w:rPr>
          <w:rStyle w:val="CommentReference"/>
          <w:b/>
          <w:bCs/>
          <w:sz w:val="20"/>
          <w:szCs w:val="24"/>
        </w:rPr>
        <w:commentReference w:id="867"/>
      </w:r>
      <w:r w:rsidRPr="005C4A6E">
        <w:rPr>
          <w:b/>
          <w:bCs/>
        </w:rPr>
        <w:tab/>
        <w:t>REGISTRATION RENEWAL AND REINSTATEMENT REQUIREMENTS</w:t>
      </w:r>
    </w:p>
    <w:p w14:paraId="37097460" w14:textId="0F3B55F5" w:rsidR="005C4A6E" w:rsidRDefault="005C4A6E" w:rsidP="005C4A6E">
      <w:pPr>
        <w:pStyle w:val="par2"/>
      </w:pPr>
      <w:r>
        <w:t>1.</w:t>
      </w:r>
      <w:r>
        <w:tab/>
      </w:r>
      <w:r w:rsidRPr="005C4A6E">
        <w:t>The Director may send electronic notices for renewal of registrations to the registrant’s email address of record. Failure to receive renewal notices does not relieve registrants of the obligation to pay the renewal fee and submit appropriate documentation in support of the renewal application. Failing to renew a registration will cause it to expire and will result in the registrant having to complete a reinstatement application.</w:t>
      </w:r>
    </w:p>
    <w:p w14:paraId="1851F6F6" w14:textId="3991E358" w:rsidR="005C4A6E" w:rsidRDefault="005C4A6E" w:rsidP="005C4A6E">
      <w:pPr>
        <w:pStyle w:val="par2"/>
      </w:pPr>
      <w:r>
        <w:t>2.</w:t>
      </w:r>
      <w:r>
        <w:tab/>
      </w:r>
      <w:r w:rsidR="0047026A" w:rsidRPr="0047026A">
        <w:t>A registrant seeking reinstatement of an expired registration must complete a reinstatement application and pay all applicable fees.</w:t>
      </w:r>
    </w:p>
    <w:p w14:paraId="135A282B" w14:textId="29AD8D17" w:rsidR="0047026A" w:rsidRDefault="0047026A" w:rsidP="0047026A">
      <w:pPr>
        <w:pStyle w:val="par1"/>
        <w:rPr>
          <w:b/>
          <w:bCs/>
        </w:rPr>
      </w:pPr>
      <w:r w:rsidRPr="0047026A">
        <w:rPr>
          <w:b/>
          <w:bCs/>
        </w:rPr>
        <w:t>E.</w:t>
      </w:r>
      <w:r w:rsidRPr="0047026A">
        <w:rPr>
          <w:b/>
          <w:bCs/>
        </w:rPr>
        <w:tab/>
        <w:t>GENERAL REQUIREMENTS FOR REGISTERED BUSINESSES OWNERS</w:t>
      </w:r>
    </w:p>
    <w:p w14:paraId="330F0F61" w14:textId="56C603D5" w:rsidR="0047026A" w:rsidRDefault="0047026A" w:rsidP="0047026A">
      <w:pPr>
        <w:pStyle w:val="par2"/>
      </w:pPr>
      <w:r>
        <w:t>1.</w:t>
      </w:r>
      <w:r>
        <w:tab/>
      </w:r>
      <w:r w:rsidRPr="0047026A">
        <w:t>It is the responsibility of the registrant to ensure that:</w:t>
      </w:r>
    </w:p>
    <w:p w14:paraId="79C0D921" w14:textId="1B9A0660" w:rsidR="0047026A" w:rsidRDefault="0047026A" w:rsidP="0047026A">
      <w:pPr>
        <w:pStyle w:val="par3"/>
      </w:pPr>
      <w:r>
        <w:t>a.</w:t>
      </w:r>
      <w:r>
        <w:tab/>
      </w:r>
      <w:r w:rsidRPr="0047026A">
        <w:t>All work areas in a place of business are kept clean and free from accumulated hair, products, chemicals, dust, and other service debris.</w:t>
      </w:r>
    </w:p>
    <w:p w14:paraId="5BD650E9" w14:textId="7729D8C0" w:rsidR="0047026A" w:rsidRDefault="0047026A" w:rsidP="0047026A">
      <w:pPr>
        <w:pStyle w:val="par3"/>
      </w:pPr>
      <w:r>
        <w:t>b.</w:t>
      </w:r>
      <w:r>
        <w:tab/>
      </w:r>
      <w:r w:rsidRPr="0047026A">
        <w:t>All persons providing services in the shop hold active/valid Colorado licenses to practice barbering, cosmetology, esthetics, nail or hairstyling services;</w:t>
      </w:r>
    </w:p>
    <w:p w14:paraId="65C35F44" w14:textId="65724E41" w:rsidR="0047026A" w:rsidRDefault="0047026A" w:rsidP="0047026A">
      <w:pPr>
        <w:pStyle w:val="par3"/>
      </w:pPr>
      <w:r>
        <w:t>c.</w:t>
      </w:r>
      <w:r>
        <w:tab/>
      </w:r>
      <w:r w:rsidRPr="0047026A">
        <w:t>Licensees do not attempt to perform any service outside the scope of the licensee’s practice listed under section 12-105-104, C.R.S.;</w:t>
      </w:r>
    </w:p>
    <w:p w14:paraId="54319BD0" w14:textId="0B601DE1" w:rsidR="0047026A" w:rsidRDefault="0047026A" w:rsidP="0047026A">
      <w:pPr>
        <w:pStyle w:val="par3"/>
      </w:pPr>
      <w:r>
        <w:t>d.</w:t>
      </w:r>
      <w:r>
        <w:tab/>
      </w:r>
      <w:r w:rsidRPr="0047026A">
        <w:t>The business is not in possession or storing of any item, product, device, tool, etc., deemed outside a licensee’s scope of practice. Possession or storage of any item shall be considered prima facie evidence of use; and,</w:t>
      </w:r>
    </w:p>
    <w:p w14:paraId="31D598DD" w14:textId="60B6B7B4" w:rsidR="0047026A" w:rsidRDefault="0047026A" w:rsidP="0047026A">
      <w:pPr>
        <w:pStyle w:val="par3"/>
      </w:pPr>
      <w:r>
        <w:t>e.</w:t>
      </w:r>
      <w:r>
        <w:tab/>
      </w:r>
      <w:r w:rsidRPr="0047026A">
        <w:t xml:space="preserve">Licensees do not use any product, device, tool, or supply that has been banned, deemed to be poisonous, unsafe for use in the barbering and cosmetology industry, or is not approved by local, state or federal governmental agencies </w:t>
      </w:r>
      <w:r w:rsidRPr="0047026A">
        <w:lastRenderedPageBreak/>
        <w:t>responsible for making such determinations. Possession or storage of such item shall be considered prima facie evidence of use.</w:t>
      </w:r>
    </w:p>
    <w:p w14:paraId="62950318" w14:textId="79FA5791" w:rsidR="0047026A" w:rsidRDefault="0047026A" w:rsidP="0047026A">
      <w:pPr>
        <w:pStyle w:val="par2"/>
      </w:pPr>
      <w:r>
        <w:t>2.</w:t>
      </w:r>
      <w:r>
        <w:tab/>
      </w:r>
      <w:r w:rsidRPr="0047026A">
        <w:t>The licenses and the registration for places of business must be conspicuously displayed, as defined herein, on site.</w:t>
      </w:r>
    </w:p>
    <w:p w14:paraId="382016DF" w14:textId="5C6DCC5A" w:rsidR="0047026A" w:rsidRDefault="0047026A" w:rsidP="0047026A">
      <w:pPr>
        <w:pStyle w:val="par2"/>
      </w:pPr>
      <w:r>
        <w:t>3.</w:t>
      </w:r>
      <w:r>
        <w:tab/>
      </w:r>
      <w:r w:rsidRPr="0047026A">
        <w:t>All registrants must ensure licensees providing services within the place of business comply with health, safety, and infection control and prevention requirements set forth in these rules.</w:t>
      </w:r>
    </w:p>
    <w:p w14:paraId="4FE6393D" w14:textId="12FC400D" w:rsidR="0047026A" w:rsidRDefault="0047026A" w:rsidP="0047026A">
      <w:pPr>
        <w:pStyle w:val="par2"/>
      </w:pPr>
      <w:r>
        <w:t>4.</w:t>
      </w:r>
      <w:r>
        <w:tab/>
      </w:r>
      <w:r w:rsidRPr="0047026A">
        <w:t>All registrants must have a first aid kit on the premises available for use that contains, at a minimum, bandages, gauze, and antiseptic</w:t>
      </w:r>
      <w:r>
        <w:t>.</w:t>
      </w:r>
    </w:p>
    <w:p w14:paraId="00A76D34" w14:textId="44318257" w:rsidR="0047026A" w:rsidDel="00C41082" w:rsidRDefault="0047026A" w:rsidP="0047026A">
      <w:pPr>
        <w:pStyle w:val="par2"/>
        <w:rPr>
          <w:del w:id="868" w:author="Rascon Arana, Maria" w:date="2026-08-12T13:40:00Z" w16du:dateUtc="2026-08-12T19:40:00Z"/>
        </w:rPr>
      </w:pPr>
      <w:del w:id="869" w:author="Rascon Arana, Maria" w:date="2026-08-12T13:40:00Z" w16du:dateUtc="2026-08-12T19:40:00Z">
        <w:r w:rsidDel="00C41082">
          <w:delText>5.</w:delText>
        </w:r>
        <w:r w:rsidDel="00C41082">
          <w:tab/>
        </w:r>
        <w:r w:rsidRPr="0047026A" w:rsidDel="00C41082">
          <w:delText>A licensed barber, esthetician, cosmetologist, hairstylist, or nail technician is prohibited from providing services at a place of business that is not registered.</w:delText>
        </w:r>
      </w:del>
    </w:p>
    <w:p w14:paraId="58B91664" w14:textId="704B7F97" w:rsidR="0047026A" w:rsidRDefault="00C41082" w:rsidP="00C41082">
      <w:pPr>
        <w:pStyle w:val="Heading2"/>
        <w:rPr>
          <w:i w:val="0"/>
          <w:iCs w:val="0"/>
          <w:sz w:val="20"/>
          <w:szCs w:val="20"/>
        </w:rPr>
      </w:pPr>
      <w:commentRangeStart w:id="870"/>
      <w:commentRangeStart w:id="871"/>
      <w:r>
        <w:rPr>
          <w:i w:val="0"/>
          <w:iCs w:val="0"/>
          <w:sz w:val="20"/>
          <w:szCs w:val="20"/>
        </w:rPr>
        <w:t>1.7</w:t>
      </w:r>
      <w:r>
        <w:rPr>
          <w:i w:val="0"/>
          <w:iCs w:val="0"/>
          <w:sz w:val="20"/>
          <w:szCs w:val="20"/>
        </w:rPr>
        <w:tab/>
      </w:r>
      <w:commentRangeEnd w:id="870"/>
      <w:r w:rsidR="00BD1898" w:rsidRPr="00C41082">
        <w:rPr>
          <w:rStyle w:val="CommentReference"/>
          <w:i w:val="0"/>
          <w:iCs w:val="0"/>
          <w:sz w:val="20"/>
          <w:szCs w:val="20"/>
        </w:rPr>
        <w:commentReference w:id="870"/>
      </w:r>
      <w:commentRangeEnd w:id="871"/>
      <w:r w:rsidR="00D243AF" w:rsidRPr="00C41082">
        <w:rPr>
          <w:rStyle w:val="CommentReference"/>
          <w:i w:val="0"/>
          <w:iCs w:val="0"/>
          <w:sz w:val="20"/>
          <w:szCs w:val="20"/>
        </w:rPr>
        <w:commentReference w:id="871"/>
      </w:r>
      <w:r w:rsidRPr="00C41082">
        <w:rPr>
          <w:i w:val="0"/>
          <w:iCs w:val="0"/>
          <w:sz w:val="20"/>
          <w:szCs w:val="20"/>
        </w:rPr>
        <w:t>REQUIREMENTS FOR INFECTION CONTROL AND PREVENTION</w:t>
      </w:r>
    </w:p>
    <w:p w14:paraId="6B49AE47" w14:textId="44593189" w:rsidR="00C41082" w:rsidRDefault="00C41082" w:rsidP="00C41082">
      <w:pPr>
        <w:pStyle w:val="upar1"/>
      </w:pPr>
      <w:r w:rsidRPr="00C41082">
        <w:t>Pursuant to section 12-105-106(1)(c), C.R.S., this Rule clarifies the requirements for infection control and prevention practices that are necessary to protect the public’s health, safety, and welfare.</w:t>
      </w:r>
    </w:p>
    <w:p w14:paraId="25AC421F" w14:textId="511B56E7" w:rsidR="00C41082" w:rsidRPr="00C41082" w:rsidRDefault="00C41082" w:rsidP="00C41082">
      <w:pPr>
        <w:pStyle w:val="par1"/>
        <w:rPr>
          <w:b/>
          <w:bCs/>
        </w:rPr>
      </w:pPr>
      <w:r w:rsidRPr="00C41082">
        <w:rPr>
          <w:b/>
          <w:bCs/>
        </w:rPr>
        <w:t>A.</w:t>
      </w:r>
      <w:r w:rsidRPr="00C41082">
        <w:rPr>
          <w:b/>
          <w:bCs/>
        </w:rPr>
        <w:tab/>
        <w:t>DEFINITIONS</w:t>
      </w:r>
    </w:p>
    <w:p w14:paraId="43D47061" w14:textId="20BF3746" w:rsidR="00C41082" w:rsidRDefault="00C41082" w:rsidP="00C41082">
      <w:pPr>
        <w:pStyle w:val="par2"/>
      </w:pPr>
      <w:r>
        <w:t>1.</w:t>
      </w:r>
      <w:r>
        <w:tab/>
      </w:r>
      <w:r w:rsidRPr="00C41082">
        <w:rPr>
          <w:b/>
          <w:bCs/>
        </w:rPr>
        <w:t>Cleaning:</w:t>
      </w:r>
      <w:r w:rsidRPr="00C41082">
        <w:t xml:space="preserve"> the removal of all visible/surface debris, from all surfaces by washing with soap (or detergent) and water, detergent, or chemical cleaner that prepares the items for safe handling and/or further decontamination. This process prepares non-porous items for disinfection and reduces the number and slows the growth of pathogens on both porous and non-porous surfaces. Cleaning does not make multi-use items safe for use.</w:t>
      </w:r>
    </w:p>
    <w:p w14:paraId="32A8A46E" w14:textId="0A6EE3CA" w:rsidR="00C41082" w:rsidRDefault="00C41082" w:rsidP="00C41082">
      <w:pPr>
        <w:pStyle w:val="par2"/>
      </w:pPr>
      <w:r>
        <w:t>2.</w:t>
      </w:r>
      <w:r>
        <w:tab/>
      </w:r>
      <w:r w:rsidRPr="00C41082">
        <w:rPr>
          <w:b/>
          <w:bCs/>
        </w:rPr>
        <w:t>Contaminated:</w:t>
      </w:r>
      <w:r w:rsidRPr="00C41082">
        <w:t xml:space="preserve"> state of having actual or potential contact with microorganisms. As used in healthcare, the term generally refers to the presence of microorganisms that could produce disease or infection</w:t>
      </w:r>
      <w:r>
        <w:t>.</w:t>
      </w:r>
    </w:p>
    <w:p w14:paraId="225BED8D" w14:textId="462B66B3" w:rsidR="00C41082" w:rsidRDefault="00C41082" w:rsidP="00C41082">
      <w:pPr>
        <w:pStyle w:val="par2"/>
      </w:pPr>
      <w:r>
        <w:t>3.</w:t>
      </w:r>
      <w:r>
        <w:tab/>
      </w:r>
      <w:r w:rsidRPr="00C41082">
        <w:rPr>
          <w:b/>
          <w:bCs/>
        </w:rPr>
        <w:t xml:space="preserve">Detergent: </w:t>
      </w:r>
      <w:r w:rsidRPr="00C41082">
        <w:t>cleaning agent that makes no antimicrobial claims on the label. They comprise a hydrophilic component and a lipophilic component and can be divided into four types: anionic, cationic, amphoteric, and nonionic detergents.</w:t>
      </w:r>
    </w:p>
    <w:p w14:paraId="2C6259DF" w14:textId="1225159C" w:rsidR="00C41082" w:rsidRDefault="00C41082" w:rsidP="00C41082">
      <w:pPr>
        <w:pStyle w:val="par2"/>
      </w:pPr>
      <w:r>
        <w:t>4.</w:t>
      </w:r>
      <w:r>
        <w:tab/>
      </w:r>
      <w:r w:rsidRPr="00C41082">
        <w:rPr>
          <w:b/>
          <w:bCs/>
        </w:rPr>
        <w:t xml:space="preserve">Disinfectant: </w:t>
      </w:r>
      <w:r w:rsidRPr="00C41082">
        <w:t>usually a chemical or physical agent that destroys disease-causing pathogens or other harmful microorganisms but might not kill bacterial spores. It refers to substances applied to inanimate objects. EPA groups disinfectants by product label claims of “limited,” “general,” or “hospital” disinfection. For purposes of these rules, this refers to an EPA registered bactericidal, viricidal and fungicidal disinfectant that is approved for use in hospital settings, following the instruction label for dilution ratio and contact time.</w:t>
      </w:r>
    </w:p>
    <w:p w14:paraId="6203526B" w14:textId="6D06C7BC" w:rsidR="00C41082" w:rsidRDefault="00C41082" w:rsidP="00C41082">
      <w:pPr>
        <w:pStyle w:val="par2"/>
      </w:pPr>
      <w:r>
        <w:t>5.</w:t>
      </w:r>
      <w:r>
        <w:tab/>
      </w:r>
      <w:r w:rsidRPr="00C41082">
        <w:rPr>
          <w:b/>
          <w:bCs/>
        </w:rPr>
        <w:t>Disinfection:</w:t>
      </w:r>
      <w:r w:rsidRPr="00C41082">
        <w:t xml:space="preserve"> chemical destruction of pathogenic and other types of microorganisms. For purposes of these rules, this includes the process of making a non-porous item safe for use. Disinfection requires the use of a chemical intended to kill or denature a bacteria, virus or fungus. Items to be disinfected must be cleaned prior to disinfection. An Ultraviolet (“UV”) light box is not acceptable for disinfection.</w:t>
      </w:r>
    </w:p>
    <w:p w14:paraId="36ACFED0" w14:textId="065A897A" w:rsidR="00C41082" w:rsidRDefault="00C41082" w:rsidP="00C41082">
      <w:pPr>
        <w:pStyle w:val="par2"/>
      </w:pPr>
      <w:r>
        <w:t>6.</w:t>
      </w:r>
      <w:r>
        <w:tab/>
      </w:r>
      <w:r w:rsidRPr="00C41082">
        <w:rPr>
          <w:b/>
          <w:bCs/>
        </w:rPr>
        <w:t xml:space="preserve">Inanimate surface: </w:t>
      </w:r>
      <w:r w:rsidRPr="00C41082">
        <w:t>nonliving surface (e.g., floors, walls, furniture). For purposes of these rules, an inanimate surface is also a non-porous item and defined separately.</w:t>
      </w:r>
    </w:p>
    <w:p w14:paraId="079B5ABC" w14:textId="45E0B0D6" w:rsidR="00C41082" w:rsidRDefault="00C41082" w:rsidP="00C41082">
      <w:pPr>
        <w:pStyle w:val="par2"/>
      </w:pPr>
      <w:r>
        <w:lastRenderedPageBreak/>
        <w:t>7.</w:t>
      </w:r>
      <w:r>
        <w:tab/>
      </w:r>
      <w:r w:rsidRPr="00C41082">
        <w:rPr>
          <w:b/>
          <w:bCs/>
        </w:rPr>
        <w:t>Multi-Use Item:</w:t>
      </w:r>
      <w:r w:rsidRPr="00C41082">
        <w:t xml:space="preserve"> items that are intended to be used on multiple clients after proper cleaning and disinfection has occurred. Such items include a piece of equipment, implement, or material constructed of hard non-porous materials with smooth surfaces such as metal, glass, plastic, or cloth towels and linens capable of being laundered such as towels, capes, etc.</w:t>
      </w:r>
    </w:p>
    <w:p w14:paraId="141DDFA0" w14:textId="7C9CE432" w:rsidR="00C41082" w:rsidRDefault="00C41082" w:rsidP="00C41082">
      <w:pPr>
        <w:pStyle w:val="par2"/>
      </w:pPr>
      <w:r>
        <w:t>8.</w:t>
      </w:r>
      <w:r>
        <w:tab/>
      </w:r>
      <w:r w:rsidRPr="00DC7607">
        <w:rPr>
          <w:b/>
          <w:bCs/>
        </w:rPr>
        <w:t>Non-porous:</w:t>
      </w:r>
      <w:r w:rsidRPr="00C41082">
        <w:t xml:space="preserve"> material that has no pores and does not allow liquids to be absorbed or pass through. Common non-porous materials include glass, metal and plastic.</w:t>
      </w:r>
    </w:p>
    <w:p w14:paraId="3F353096" w14:textId="3A9204D6" w:rsidR="00C41082" w:rsidRDefault="00C41082" w:rsidP="00C41082">
      <w:pPr>
        <w:pStyle w:val="par2"/>
      </w:pPr>
      <w:r>
        <w:t>9.</w:t>
      </w:r>
      <w:r>
        <w:tab/>
      </w:r>
      <w:r w:rsidRPr="00DC7607">
        <w:rPr>
          <w:b/>
          <w:bCs/>
        </w:rPr>
        <w:t xml:space="preserve">Porous: </w:t>
      </w:r>
      <w:r w:rsidRPr="00C41082">
        <w:t>material that has minute spaces or holes through which liquid or air may pass (permeable, penetrable, cellular).</w:t>
      </w:r>
    </w:p>
    <w:p w14:paraId="4ED465DC" w14:textId="1090A725" w:rsidR="00C41082" w:rsidRDefault="00C41082" w:rsidP="00C41082">
      <w:pPr>
        <w:pStyle w:val="par2"/>
      </w:pPr>
      <w:r>
        <w:t>10.</w:t>
      </w:r>
      <w:r>
        <w:tab/>
      </w:r>
      <w:r w:rsidRPr="00DC7607">
        <w:rPr>
          <w:b/>
          <w:bCs/>
        </w:rPr>
        <w:t>Sanitation:</w:t>
      </w:r>
      <w:r w:rsidRPr="00C41082">
        <w:t xml:space="preserve"> for purposes of these rules, means the same as cleaning defined in Rule 1.7(A).</w:t>
      </w:r>
    </w:p>
    <w:p w14:paraId="260B2FD2" w14:textId="7CCAC1B2" w:rsidR="00DC7607" w:rsidRDefault="00DC7607" w:rsidP="00C41082">
      <w:pPr>
        <w:pStyle w:val="par2"/>
      </w:pPr>
      <w:r>
        <w:t>11.</w:t>
      </w:r>
      <w:r>
        <w:tab/>
      </w:r>
      <w:r w:rsidRPr="00DC7607">
        <w:rPr>
          <w:b/>
          <w:bCs/>
        </w:rPr>
        <w:t>Sanitizer:</w:t>
      </w:r>
      <w:r w:rsidRPr="00DC7607">
        <w:t xml:space="preserve"> agent that reduces the number of bacterial contaminants to safe levels as judged by public health requirements. Commonly used with substances applied to inanimate objects. According to the protocol for the official sanitizer test, a sanitizer is a chemical that kills 99.999% of the specific test bacteria in thirty seconds under the conditions of the test. A sanitizer is used to clean.</w:t>
      </w:r>
    </w:p>
    <w:p w14:paraId="54A494A0" w14:textId="434C2E56" w:rsidR="00DC7607" w:rsidRDefault="00DC7607" w:rsidP="00C41082">
      <w:pPr>
        <w:pStyle w:val="par2"/>
      </w:pPr>
      <w:r>
        <w:t>12.</w:t>
      </w:r>
      <w:r>
        <w:tab/>
      </w:r>
      <w:r w:rsidRPr="00DC7607">
        <w:rPr>
          <w:b/>
          <w:bCs/>
        </w:rPr>
        <w:t xml:space="preserve">Single Application Item: </w:t>
      </w:r>
      <w:r w:rsidRPr="00DC7607">
        <w:t>a piece of equipment, implement or material constructed of paper, wood, or other porous material that is intended for a single application.</w:t>
      </w:r>
    </w:p>
    <w:p w14:paraId="68C0E205" w14:textId="1E8E8B13" w:rsidR="00DC7607" w:rsidRDefault="00DC7607" w:rsidP="00C41082">
      <w:pPr>
        <w:pStyle w:val="par2"/>
      </w:pPr>
      <w:r>
        <w:t>13.</w:t>
      </w:r>
      <w:r>
        <w:tab/>
      </w:r>
      <w:r w:rsidRPr="00DC7607">
        <w:rPr>
          <w:b/>
          <w:bCs/>
        </w:rPr>
        <w:t>Single-Use Item:</w:t>
      </w:r>
      <w:r w:rsidRPr="00DC7607">
        <w:t xml:space="preserve"> a piece of equipment, implement, or material constructed of paper, wood, or other porous material intended for only one client service</w:t>
      </w:r>
      <w:r>
        <w:t>.</w:t>
      </w:r>
    </w:p>
    <w:p w14:paraId="2DFD4407" w14:textId="659596C6" w:rsidR="00DC7607" w:rsidRDefault="00DC7607" w:rsidP="00C41082">
      <w:pPr>
        <w:pStyle w:val="par2"/>
      </w:pPr>
      <w:r>
        <w:t>14.</w:t>
      </w:r>
      <w:r>
        <w:tab/>
      </w:r>
      <w:r w:rsidRPr="00DC7607">
        <w:rPr>
          <w:b/>
          <w:bCs/>
        </w:rPr>
        <w:t xml:space="preserve">Standard precautions: </w:t>
      </w:r>
      <w:r w:rsidRPr="00DC7607">
        <w:t>a set of infection control practices used to prevent the transmission of communicable diseases, including but not limited to blood borne pathogens such as HIV, hepatitis C, and hepatitis B. Previously referred to as Universal precautions.</w:t>
      </w:r>
    </w:p>
    <w:p w14:paraId="3A102710" w14:textId="1C5BCF09" w:rsidR="00DC7607" w:rsidRDefault="00DC7607" w:rsidP="00DC7607">
      <w:pPr>
        <w:pStyle w:val="par3"/>
      </w:pPr>
      <w:r>
        <w:t>a.</w:t>
      </w:r>
      <w:r>
        <w:tab/>
      </w:r>
      <w:r w:rsidRPr="00DC7607">
        <w:t>Standard precautions apply to all body fluids including blood, non-intact skin, mucous membranes, secretions, and excretions regardless of whether or not they contain visible blood.</w:t>
      </w:r>
    </w:p>
    <w:p w14:paraId="51BD7ED0" w14:textId="3167FDF9" w:rsidR="00DC7607" w:rsidRDefault="00DC7607" w:rsidP="00DC7607">
      <w:pPr>
        <w:pStyle w:val="par3"/>
      </w:pPr>
      <w:r>
        <w:t>b.</w:t>
      </w:r>
      <w:r>
        <w:tab/>
      </w:r>
      <w:r w:rsidRPr="00DC7607">
        <w:t>Standard precautions include the utilization of hand washing and appropriate personal protective equipment such as gloves, gowns, and masks whenever touching or exposure to blood and/or body fluids is anticipated.</w:t>
      </w:r>
    </w:p>
    <w:p w14:paraId="7CEB9BBE" w14:textId="6C9FA0BB" w:rsidR="00DC7607" w:rsidRDefault="00DC7607" w:rsidP="00DC7607">
      <w:pPr>
        <w:pStyle w:val="par2"/>
      </w:pPr>
      <w:r>
        <w:t>15.</w:t>
      </w:r>
      <w:r>
        <w:tab/>
      </w:r>
      <w:r w:rsidRPr="00DC7607">
        <w:rPr>
          <w:b/>
          <w:bCs/>
        </w:rPr>
        <w:t>Sterilize:</w:t>
      </w:r>
      <w:r w:rsidRPr="00DC7607">
        <w:t xml:space="preserve"> the eradication of all microbial life through the use of heat, steam or chemical sterilant.</w:t>
      </w:r>
    </w:p>
    <w:p w14:paraId="5475700C" w14:textId="2DA637DB" w:rsidR="00DC7607" w:rsidRDefault="00DC7607" w:rsidP="00DC7607">
      <w:pPr>
        <w:pStyle w:val="par2"/>
      </w:pPr>
      <w:r>
        <w:t>16.</w:t>
      </w:r>
      <w:r>
        <w:tab/>
      </w:r>
      <w:r w:rsidRPr="00DC7607">
        <w:rPr>
          <w:b/>
          <w:bCs/>
        </w:rPr>
        <w:t xml:space="preserve">Sterilization: </w:t>
      </w:r>
      <w:r w:rsidRPr="00DC7607">
        <w:t>validated process used to render a product free of all forms of viable microorganisms. In a sterilization process, the presence of microorganisms on any individual item can be expressed in terms of probability. Although this probability can be reduced to a very low number, it can never be reduced to zero. For purposes of these rules, sterilization is not required.</w:t>
      </w:r>
    </w:p>
    <w:p w14:paraId="5E1803FD" w14:textId="09C45908" w:rsidR="00DC7607" w:rsidRDefault="00DC7607" w:rsidP="00DC7607">
      <w:pPr>
        <w:pStyle w:val="par2"/>
      </w:pPr>
      <w:r>
        <w:t>17.</w:t>
      </w:r>
      <w:r>
        <w:tab/>
      </w:r>
      <w:r w:rsidRPr="00DC7607">
        <w:rPr>
          <w:b/>
          <w:bCs/>
        </w:rPr>
        <w:t>Wax:</w:t>
      </w:r>
      <w:r w:rsidRPr="00DC7607">
        <w:t xml:space="preserve"> includes hard or soft wax and includes the sugaring wax method.</w:t>
      </w:r>
    </w:p>
    <w:p w14:paraId="429E3632" w14:textId="5CE9B929" w:rsidR="002F4F2E" w:rsidRPr="003F16F3" w:rsidRDefault="002F4F2E" w:rsidP="002F4F2E">
      <w:pPr>
        <w:pStyle w:val="par1"/>
        <w:rPr>
          <w:b/>
          <w:bCs/>
        </w:rPr>
      </w:pPr>
      <w:r w:rsidRPr="003F16F3">
        <w:rPr>
          <w:b/>
          <w:bCs/>
        </w:rPr>
        <w:t>B.</w:t>
      </w:r>
      <w:r w:rsidRPr="003F16F3">
        <w:rPr>
          <w:b/>
          <w:bCs/>
        </w:rPr>
        <w:tab/>
        <w:t>CLEANING AND DISINFECTING REQUIREMENTS</w:t>
      </w:r>
    </w:p>
    <w:p w14:paraId="3A60D34D" w14:textId="07D4A6A9" w:rsidR="002F4F2E" w:rsidRDefault="002F4F2E" w:rsidP="002F4F2E">
      <w:pPr>
        <w:pStyle w:val="upar1"/>
      </w:pPr>
      <w:r w:rsidRPr="002F4F2E">
        <w:t>Licensees</w:t>
      </w:r>
      <w:ins w:id="872" w:author="Rascon Arana, Maria" w:date="2026-08-12T14:18:00Z" w16du:dateUtc="2026-08-12T20:18:00Z">
        <w:r w:rsidR="007D4F14">
          <w:t xml:space="preserve"> and/or registrants</w:t>
        </w:r>
      </w:ins>
      <w:r w:rsidRPr="002F4F2E">
        <w:t xml:space="preserve"> must clean and disinfect:</w:t>
      </w:r>
    </w:p>
    <w:p w14:paraId="1638D8EE" w14:textId="4D5F0F98" w:rsidR="002F4F2E" w:rsidRDefault="002F4F2E" w:rsidP="002F4F2E">
      <w:pPr>
        <w:pStyle w:val="par2"/>
      </w:pPr>
      <w:r>
        <w:lastRenderedPageBreak/>
        <w:t>1.</w:t>
      </w:r>
      <w:r>
        <w:tab/>
      </w:r>
      <w:r w:rsidRPr="002F4F2E">
        <w:t>Equipment, tools, implements, and supplies as described in this Rule. All registrants and licensees must ensure that clean and disinfected implements and materials are available prior to performing any barber, esthetic, cosmetology, hairstyling or manicuring service on each client;</w:t>
      </w:r>
    </w:p>
    <w:p w14:paraId="2B645C4E" w14:textId="4828BC8C" w:rsidR="002F4F2E" w:rsidRDefault="002F4F2E" w:rsidP="002F4F2E">
      <w:pPr>
        <w:pStyle w:val="par2"/>
      </w:pPr>
      <w:r>
        <w:t>2.</w:t>
      </w:r>
      <w:r>
        <w:tab/>
      </w:r>
      <w:r w:rsidRPr="002F4F2E">
        <w:t>Common work areas and equipment at a minimum on a daily basis. All chairs, treatment tables, nail stations, and shampoo bowls (including the front of the bowl and all handles) must be cleaned and disinfected daily according to the manufacturer's instructions;</w:t>
      </w:r>
    </w:p>
    <w:p w14:paraId="0568A512" w14:textId="7C086415" w:rsidR="002F4F2E" w:rsidRDefault="002F4F2E" w:rsidP="002F4F2E">
      <w:pPr>
        <w:pStyle w:val="par2"/>
      </w:pPr>
      <w:r>
        <w:t>3.</w:t>
      </w:r>
      <w:r>
        <w:tab/>
      </w:r>
      <w:r w:rsidRPr="002F4F2E">
        <w:t>Soiled or contaminated tools, implements, or supplies prior to use on each client, and at the end of each day;</w:t>
      </w:r>
    </w:p>
    <w:p w14:paraId="388C0002" w14:textId="1F7BEB94" w:rsidR="002F4F2E" w:rsidRDefault="002F4F2E" w:rsidP="002F4F2E">
      <w:pPr>
        <w:pStyle w:val="par2"/>
      </w:pPr>
      <w:r>
        <w:t>4.</w:t>
      </w:r>
      <w:r>
        <w:tab/>
      </w:r>
      <w:r w:rsidRPr="002F4F2E">
        <w:t>All non-porous items (including multi-use items) to be used on multiple clients or on inanimate surfaces prior to use. Equipment used on multiple clients must be cleaned and disinfected between each client by following manufacturer instructions;</w:t>
      </w:r>
    </w:p>
    <w:p w14:paraId="70C96AD6" w14:textId="012CE95A" w:rsidR="002F4F2E" w:rsidRDefault="002F4F2E" w:rsidP="002F4F2E">
      <w:pPr>
        <w:pStyle w:val="par2"/>
      </w:pPr>
      <w:r>
        <w:t>5.</w:t>
      </w:r>
      <w:r>
        <w:tab/>
      </w:r>
      <w:r w:rsidRPr="002F4F2E">
        <w:t xml:space="preserve">All non-electrical items according to manufacturer's instructions prior to use. Such items include, but are not limited to, combs, brushes, </w:t>
      </w:r>
      <w:ins w:id="873" w:author="Rascon Arana, Maria" w:date="2026-08-12T14:19:00Z" w16du:dateUtc="2026-08-12T20:19:00Z">
        <w:r w:rsidR="007D4F14">
          <w:t>cutting tools</w:t>
        </w:r>
      </w:ins>
      <w:del w:id="874" w:author="Rascon Arana, Maria" w:date="2026-08-12T14:19:00Z" w16du:dateUtc="2026-08-12T20:19:00Z">
        <w:r w:rsidRPr="002F4F2E" w:rsidDel="007D4F14">
          <w:delText>shears</w:delText>
        </w:r>
      </w:del>
      <w:r w:rsidRPr="002F4F2E">
        <w:t>, hair clips, hair rollers, pushers, nippers, plastic/metal spatulas;</w:t>
      </w:r>
    </w:p>
    <w:p w14:paraId="606A124B" w14:textId="1CA36507" w:rsidR="002F4F2E" w:rsidRDefault="002F4F2E" w:rsidP="002F4F2E">
      <w:pPr>
        <w:pStyle w:val="par2"/>
      </w:pPr>
      <w:r>
        <w:t>6.</w:t>
      </w:r>
      <w:r>
        <w:tab/>
      </w:r>
      <w:r w:rsidRPr="002F4F2E">
        <w:t xml:space="preserve">All electrical items according to manufacturer's instructions prior to use. Such items include, but are not limited to, clippers, nail files, razors, </w:t>
      </w:r>
      <w:del w:id="875" w:author="Rascon Arana, Maria" w:date="2026-08-12T14:21:00Z" w16du:dateUtc="2026-08-12T20:21:00Z">
        <w:r w:rsidRPr="002F4F2E" w:rsidDel="009221C1">
          <w:delText>blow dryers, curling and flat irons</w:delText>
        </w:r>
      </w:del>
      <w:ins w:id="876" w:author="Rascon Arana, Maria" w:date="2026-08-12T14:21:00Z" w16du:dateUtc="2026-08-12T20:21:00Z">
        <w:r w:rsidR="009221C1">
          <w:t>thermal and heating hair styling tools; facial and body devi</w:t>
        </w:r>
      </w:ins>
      <w:ins w:id="877" w:author="Rascon Arana, Maria" w:date="2026-08-12T14:22:00Z" w16du:dateUtc="2026-08-12T20:22:00Z">
        <w:r w:rsidR="009221C1">
          <w:t>ces</w:t>
        </w:r>
      </w:ins>
      <w:r w:rsidRPr="002F4F2E">
        <w:t>; and,</w:t>
      </w:r>
    </w:p>
    <w:p w14:paraId="273ACDB3" w14:textId="31F59D47" w:rsidR="002F4F2E" w:rsidRDefault="002F4F2E" w:rsidP="002F4F2E">
      <w:pPr>
        <w:pStyle w:val="par2"/>
      </w:pPr>
      <w:r>
        <w:t>7.</w:t>
      </w:r>
      <w:r>
        <w:tab/>
      </w:r>
      <w:r w:rsidRPr="002F4F2E">
        <w:t>All pedicure bowls according to manufacturer’s label prior to each client use.</w:t>
      </w:r>
    </w:p>
    <w:p w14:paraId="6795E51A" w14:textId="6A71B58D" w:rsidR="002F4F2E" w:rsidRPr="002F4F2E" w:rsidRDefault="002F4F2E" w:rsidP="002F4F2E">
      <w:pPr>
        <w:pStyle w:val="par1"/>
        <w:rPr>
          <w:b/>
          <w:bCs/>
        </w:rPr>
      </w:pPr>
      <w:r w:rsidRPr="002F4F2E">
        <w:rPr>
          <w:b/>
          <w:bCs/>
        </w:rPr>
        <w:t>C.</w:t>
      </w:r>
      <w:r w:rsidRPr="002F4F2E">
        <w:rPr>
          <w:b/>
          <w:bCs/>
        </w:rPr>
        <w:tab/>
        <w:t>GENERAL CLEANING AND WASHING REQUIREMENTS</w:t>
      </w:r>
    </w:p>
    <w:p w14:paraId="17C30549" w14:textId="7D6DAD61" w:rsidR="002F4F2E" w:rsidRDefault="002F4F2E" w:rsidP="002F4F2E">
      <w:pPr>
        <w:pStyle w:val="upar1"/>
      </w:pPr>
      <w:r w:rsidRPr="002F4F2E">
        <w:t>Licensees</w:t>
      </w:r>
      <w:ins w:id="878" w:author="Rascon Arana, Maria" w:date="2026-08-12T14:22:00Z" w16du:dateUtc="2026-08-12T20:22:00Z">
        <w:r w:rsidR="009221C1">
          <w:t xml:space="preserve"> and/or registrants</w:t>
        </w:r>
      </w:ins>
      <w:r w:rsidRPr="002F4F2E">
        <w:t xml:space="preserve"> must clean:</w:t>
      </w:r>
    </w:p>
    <w:p w14:paraId="35BB6393" w14:textId="407888A2" w:rsidR="002F4F2E" w:rsidRDefault="002F4F2E" w:rsidP="002F4F2E">
      <w:pPr>
        <w:pStyle w:val="par2"/>
      </w:pPr>
      <w:r>
        <w:t>1.</w:t>
      </w:r>
      <w:r>
        <w:tab/>
      </w:r>
      <w:r w:rsidRPr="002F4F2E">
        <w:t>Hands with running water and soap and dried with a disposable or unused cloth towel prior to any service to the public. When hand cleaning is not practical or possible, hand sanitizers (at least seventy percent (70%) alcohol) may be used. However, hand cleaning is required following the use of the restroom or when hands are visibly soiled – hand sanitizer is not acceptable. Hand sanitizer must be made available at all nail stations for client use prior to a service. Liquid soap and disposable or separate hand towels must be provided for both licensees and clients;</w:t>
      </w:r>
    </w:p>
    <w:p w14:paraId="6AB9D15B" w14:textId="4663C9C4" w:rsidR="002F4F2E" w:rsidRDefault="002F4F2E" w:rsidP="002F4F2E">
      <w:pPr>
        <w:pStyle w:val="par2"/>
      </w:pPr>
      <w:r>
        <w:t>2.</w:t>
      </w:r>
      <w:r>
        <w:tab/>
      </w:r>
      <w:r w:rsidRPr="002F4F2E">
        <w:t>The client’s feet or other skin surface with an appropriate cleanser prior to beginning services on the client skin</w:t>
      </w:r>
      <w:del w:id="879" w:author="Rascon Arana, Maria" w:date="2026-08-12T14:22:00Z" w16du:dateUtc="2026-08-12T20:22:00Z">
        <w:r w:rsidRPr="002F4F2E" w:rsidDel="009221C1">
          <w:delText>. Cleansing of the skin is not required for waxing services</w:delText>
        </w:r>
      </w:del>
      <w:r w:rsidRPr="002F4F2E">
        <w:t>; and,</w:t>
      </w:r>
    </w:p>
    <w:p w14:paraId="6BA8D1D1" w14:textId="3F024025" w:rsidR="002F4F2E" w:rsidRDefault="002F4F2E" w:rsidP="002F4F2E">
      <w:pPr>
        <w:pStyle w:val="par2"/>
      </w:pPr>
      <w:r>
        <w:t>3.</w:t>
      </w:r>
      <w:r>
        <w:tab/>
      </w:r>
      <w:r w:rsidRPr="002F4F2E">
        <w:t>All work surfaces and areas that have come into direct contact with client skin, hair or bodily fluids, including but not limited to floors, tables, chairs, esthetic beds, manicuring tables, mats, and cushions after services are performed.</w:t>
      </w:r>
    </w:p>
    <w:p w14:paraId="1D0F4420" w14:textId="18D3048E" w:rsidR="002F4F2E" w:rsidRDefault="002F4F2E" w:rsidP="002F4F2E">
      <w:pPr>
        <w:pStyle w:val="par1"/>
        <w:rPr>
          <w:b/>
          <w:bCs/>
        </w:rPr>
      </w:pPr>
      <w:r w:rsidRPr="002F4F2E">
        <w:rPr>
          <w:b/>
          <w:bCs/>
        </w:rPr>
        <w:t>D.</w:t>
      </w:r>
      <w:r w:rsidRPr="002F4F2E">
        <w:rPr>
          <w:b/>
          <w:bCs/>
        </w:rPr>
        <w:tab/>
        <w:t>CONTAINERS AND STORAGE</w:t>
      </w:r>
    </w:p>
    <w:p w14:paraId="1B1E5A54" w14:textId="4F9DAABF" w:rsidR="002F4F2E" w:rsidRDefault="002F4F2E" w:rsidP="002F4F2E">
      <w:pPr>
        <w:pStyle w:val="par2"/>
      </w:pPr>
      <w:r>
        <w:t>1.</w:t>
      </w:r>
      <w:r>
        <w:tab/>
      </w:r>
      <w:r w:rsidRPr="002F4F2E">
        <w:t>Trash containers must have solid sides and a liner must be used. Trash containers must be emptied when full and never allowing the lid to be partially open. If the trash container is stored in a cabinet or closed area, a lid</w:t>
      </w:r>
      <w:ins w:id="880" w:author="Rascon Arana, Maria" w:date="2026-08-12T14:22:00Z" w16du:dateUtc="2026-08-12T20:22:00Z">
        <w:r w:rsidR="009221C1">
          <w:t xml:space="preserve"> is</w:t>
        </w:r>
      </w:ins>
      <w:r w:rsidRPr="002F4F2E">
        <w:t xml:space="preserve"> not</w:t>
      </w:r>
      <w:del w:id="881" w:author="Rascon Arana, Maria" w:date="2026-08-12T14:23:00Z" w16du:dateUtc="2026-08-12T20:23:00Z">
        <w:r w:rsidRPr="002F4F2E" w:rsidDel="009221C1">
          <w:delText xml:space="preserve"> is</w:delText>
        </w:r>
      </w:del>
      <w:r w:rsidRPr="002F4F2E">
        <w:t xml:space="preserve"> required.</w:t>
      </w:r>
    </w:p>
    <w:p w14:paraId="35F75E5A" w14:textId="76996B1B" w:rsidR="002F4F2E" w:rsidRDefault="002F4F2E" w:rsidP="002F4F2E">
      <w:pPr>
        <w:pStyle w:val="par2"/>
      </w:pPr>
      <w:r>
        <w:t>2.</w:t>
      </w:r>
      <w:r>
        <w:tab/>
      </w:r>
      <w:r w:rsidRPr="002F4F2E">
        <w:t xml:space="preserve">Used linens must be immediately placed in a closed container exclusively for storage of used or dirty linens. Containers for soiled linens must be covered and have vented sides to reduce the growth of pathogens. Containers used for soiled linens, must be cleaned daily and disinfected weekly with EPA registered disinfectant sprays or wipes, used as </w:t>
      </w:r>
      <w:r w:rsidRPr="002F4F2E">
        <w:lastRenderedPageBreak/>
        <w:t>directed on manufacturer's label. Clean linens shall be stored in a closed container, cabinet, or drawer that is exclusively used for the storage of clean linens, regardless of the type of linens stored.</w:t>
      </w:r>
    </w:p>
    <w:p w14:paraId="0924CBE8" w14:textId="0FF4FBD7" w:rsidR="002F4F2E" w:rsidRDefault="002F4F2E" w:rsidP="002F4F2E">
      <w:pPr>
        <w:pStyle w:val="par2"/>
      </w:pPr>
      <w:r>
        <w:t>3.</w:t>
      </w:r>
      <w:r>
        <w:tab/>
      </w:r>
      <w:r w:rsidRPr="002F4F2E">
        <w:t>All bottles and containers must be distinctly and correctly labeled to disclose their contents. All bottles containing poisonous or caustic substances (including cleaners and disinfectants) must be additionally and distinctly marked as such and stored in an area not open to the public.</w:t>
      </w:r>
    </w:p>
    <w:p w14:paraId="70AE065E" w14:textId="32595E1E" w:rsidR="002F4F2E" w:rsidRDefault="002F4F2E" w:rsidP="002F4F2E">
      <w:pPr>
        <w:pStyle w:val="par2"/>
      </w:pPr>
      <w:r>
        <w:t>4.</w:t>
      </w:r>
      <w:r>
        <w:tab/>
      </w:r>
      <w:r w:rsidRPr="002F4F2E">
        <w:t>All lancets, razors, and other sharp objects must be disposed of in a puncture resistant container marked with a biohazard symbol. Once the container is full, it must be sent to a collection site for proper disposal.</w:t>
      </w:r>
    </w:p>
    <w:p w14:paraId="2AD6F914" w14:textId="3565FAC9" w:rsidR="002F4F2E" w:rsidRDefault="002F4F2E" w:rsidP="002F4F2E">
      <w:pPr>
        <w:pStyle w:val="par2"/>
      </w:pPr>
      <w:r>
        <w:t>5.</w:t>
      </w:r>
      <w:r>
        <w:tab/>
      </w:r>
      <w:r w:rsidRPr="002F4F2E">
        <w:t>Disinfected items must be stored in a clean, covered container labeled “disinfected”, “ready to use”, OR “clean”. Disinfected electrical items must be stored in a clean place such as a stand, hook, or on a clean towel covered by a clean paper or cloth towel. Electrical items with a cord may not be stored in a “clean” container.</w:t>
      </w:r>
    </w:p>
    <w:p w14:paraId="1D755377" w14:textId="7CF8121B" w:rsidR="002F4F2E" w:rsidRDefault="002F4F2E" w:rsidP="002F4F2E">
      <w:pPr>
        <w:pStyle w:val="par2"/>
      </w:pPr>
      <w:r>
        <w:t>6.</w:t>
      </w:r>
      <w:r>
        <w:tab/>
      </w:r>
      <w:r w:rsidRPr="002F4F2E">
        <w:t>Implements or tools that have been used on a customer must be placed in a closed, covered, clearly marked container until properly cleaned and disinfected.</w:t>
      </w:r>
    </w:p>
    <w:p w14:paraId="2A2884DB" w14:textId="20C91C9E" w:rsidR="002F4F2E" w:rsidRDefault="002F4F2E" w:rsidP="002F4F2E">
      <w:pPr>
        <w:pStyle w:val="par3"/>
      </w:pPr>
      <w:r>
        <w:t>a.</w:t>
      </w:r>
      <w:r>
        <w:tab/>
      </w:r>
      <w:r w:rsidRPr="002F4F2E">
        <w:t>The container must be made of solid sides and be able to be disinfected.</w:t>
      </w:r>
    </w:p>
    <w:p w14:paraId="0BBCFE94" w14:textId="6EE56643" w:rsidR="002F4F2E" w:rsidRDefault="002F4F2E" w:rsidP="002F4F2E">
      <w:pPr>
        <w:pStyle w:val="par3"/>
      </w:pPr>
      <w:r>
        <w:t>b.</w:t>
      </w:r>
      <w:r>
        <w:tab/>
      </w:r>
      <w:r w:rsidRPr="002F4F2E">
        <w:t>The container used for temporary storage of used items must be disinfected daily</w:t>
      </w:r>
    </w:p>
    <w:p w14:paraId="79AD21E2" w14:textId="75D0CCAB" w:rsidR="002F4F2E" w:rsidRDefault="002F4F2E" w:rsidP="002F4F2E">
      <w:pPr>
        <w:pStyle w:val="par3"/>
      </w:pPr>
      <w:r>
        <w:t>c.</w:t>
      </w:r>
      <w:r>
        <w:tab/>
      </w:r>
      <w:r w:rsidR="00EC0ADD" w:rsidRPr="00EC0ADD">
        <w:t>Tools and implements must not be placed in or on clothes, aprons, pockets, bags, or holsters, or worn by the licensee, and must not come into contact with surfaces that have not been disinfected.</w:t>
      </w:r>
    </w:p>
    <w:p w14:paraId="0C8D9848" w14:textId="29932FEE" w:rsidR="00EC0ADD" w:rsidRDefault="00EC0ADD" w:rsidP="00EC0ADD">
      <w:pPr>
        <w:pStyle w:val="par2"/>
      </w:pPr>
      <w:r>
        <w:t>7.</w:t>
      </w:r>
      <w:r>
        <w:tab/>
      </w:r>
      <w:r w:rsidRPr="00EC0ADD">
        <w:t>Immediately following a hair service, all hair on floor, chair, and station must be removed and placed in closed trash container.</w:t>
      </w:r>
    </w:p>
    <w:p w14:paraId="7C956D33" w14:textId="7C6238EC" w:rsidR="00EC0ADD" w:rsidRDefault="00EC0ADD" w:rsidP="00EC0ADD">
      <w:pPr>
        <w:pStyle w:val="par1"/>
        <w:rPr>
          <w:b/>
          <w:bCs/>
        </w:rPr>
      </w:pPr>
      <w:commentRangeStart w:id="882"/>
      <w:r w:rsidRPr="00EC0ADD">
        <w:rPr>
          <w:b/>
          <w:bCs/>
        </w:rPr>
        <w:t>E.</w:t>
      </w:r>
      <w:commentRangeEnd w:id="882"/>
      <w:r w:rsidR="00BD1898" w:rsidRPr="00EC0ADD">
        <w:rPr>
          <w:rStyle w:val="CommentReference"/>
          <w:b/>
          <w:bCs/>
          <w:sz w:val="20"/>
          <w:szCs w:val="24"/>
        </w:rPr>
        <w:commentReference w:id="882"/>
      </w:r>
      <w:r w:rsidRPr="00EC0ADD">
        <w:rPr>
          <w:b/>
          <w:bCs/>
        </w:rPr>
        <w:tab/>
        <w:t>COMMUNICABLE DISEASE</w:t>
      </w:r>
    </w:p>
    <w:p w14:paraId="7AAE7744" w14:textId="65AB452A" w:rsidR="00EC0ADD" w:rsidRDefault="00EC0ADD" w:rsidP="00EC0ADD">
      <w:pPr>
        <w:pStyle w:val="par2"/>
      </w:pPr>
      <w:r>
        <w:t>1.</w:t>
      </w:r>
      <w:r>
        <w:tab/>
      </w:r>
      <w:r w:rsidRPr="00EC0ADD">
        <w:t>Licensee’s must not perform a service on a client who has a communicable disease or a contagious condition involving visible swelling, eruption, redness, bruising, a rash or an open wound or sore in an area where barbering, cosmetology, esthetic, nail, or hairstyling services are to be performed. A licensee may perform services after the client provides written authorization from a licensed physician, physician assistant, or advanced practice nurse.</w:t>
      </w:r>
    </w:p>
    <w:p w14:paraId="20917276" w14:textId="3A619056" w:rsidR="00EC0ADD" w:rsidRPr="00EC0ADD" w:rsidRDefault="00EC0ADD" w:rsidP="00EC0ADD">
      <w:pPr>
        <w:pStyle w:val="par1"/>
        <w:rPr>
          <w:b/>
          <w:bCs/>
        </w:rPr>
      </w:pPr>
      <w:r w:rsidRPr="00EC0ADD">
        <w:rPr>
          <w:b/>
          <w:bCs/>
        </w:rPr>
        <w:t>F.</w:t>
      </w:r>
      <w:r w:rsidRPr="00EC0ADD">
        <w:rPr>
          <w:b/>
          <w:bCs/>
        </w:rPr>
        <w:tab/>
        <w:t>BLOOD EXPOSURE</w:t>
      </w:r>
    </w:p>
    <w:p w14:paraId="0DF937A3" w14:textId="2D690BE9" w:rsidR="00EC0ADD" w:rsidRDefault="00EC0ADD" w:rsidP="00EC0ADD">
      <w:pPr>
        <w:pStyle w:val="par2"/>
      </w:pPr>
      <w:r>
        <w:t>1.</w:t>
      </w:r>
      <w:r>
        <w:tab/>
      </w:r>
      <w:r w:rsidRPr="00EC0ADD">
        <w:t>For client injury, a licensee must stop the service, follow blood exposure procedures, and return to service, if and when possible to do so safely.</w:t>
      </w:r>
    </w:p>
    <w:p w14:paraId="4E0EA43B" w14:textId="0889DD89" w:rsidR="00EC0ADD" w:rsidRDefault="00EC0ADD" w:rsidP="00EC0ADD">
      <w:pPr>
        <w:pStyle w:val="par2"/>
      </w:pPr>
      <w:r>
        <w:t>2.</w:t>
      </w:r>
      <w:r>
        <w:tab/>
      </w:r>
      <w:r w:rsidRPr="00EC0ADD">
        <w:t>For a licensee injury, that licensee must stop the service, follow blood exposure procedures and return to service, if and when possible to do so safely.</w:t>
      </w:r>
    </w:p>
    <w:p w14:paraId="25431129" w14:textId="79BE5813" w:rsidR="00EC0ADD" w:rsidRDefault="00EC0ADD" w:rsidP="00EC0ADD">
      <w:pPr>
        <w:pStyle w:val="par2"/>
      </w:pPr>
      <w:r>
        <w:t>3.</w:t>
      </w:r>
      <w:r>
        <w:tab/>
      </w:r>
      <w:r w:rsidRPr="00EC0ADD">
        <w:t xml:space="preserve">When blood and/or body fluid come in direct contact with a surface area including but not limited to a table, chair, or the floor, </w:t>
      </w:r>
      <w:ins w:id="883" w:author="Rascon Arana, Maria" w:date="2026-08-12T14:24:00Z" w16du:dateUtc="2026-08-12T20:24:00Z">
        <w:r w:rsidR="009221C1">
          <w:t xml:space="preserve">a licensee must </w:t>
        </w:r>
      </w:ins>
      <w:r w:rsidRPr="00EC0ADD">
        <w:t>clean and disinfect according to the manufacturer's instructions to remove all blood and/or body fluid. Standard Precautions must be utilized when cleaning surface areas contaminated with blood and/or body fluids.</w:t>
      </w:r>
    </w:p>
    <w:p w14:paraId="5D40D929" w14:textId="10E12F51" w:rsidR="00EC0ADD" w:rsidRPr="00EC0ADD" w:rsidRDefault="00EC0ADD" w:rsidP="00EC0ADD">
      <w:pPr>
        <w:pStyle w:val="par1"/>
        <w:rPr>
          <w:b/>
          <w:bCs/>
        </w:rPr>
      </w:pPr>
      <w:r w:rsidRPr="00EC0ADD">
        <w:rPr>
          <w:b/>
          <w:bCs/>
        </w:rPr>
        <w:t>G.</w:t>
      </w:r>
      <w:r w:rsidRPr="00EC0ADD">
        <w:rPr>
          <w:b/>
          <w:bCs/>
        </w:rPr>
        <w:tab/>
        <w:t>SINGLE-USE ITEMS</w:t>
      </w:r>
    </w:p>
    <w:p w14:paraId="3B047035" w14:textId="70933B63" w:rsidR="00EC0ADD" w:rsidRDefault="00EC0ADD" w:rsidP="00EC0ADD">
      <w:pPr>
        <w:pStyle w:val="par2"/>
      </w:pPr>
      <w:r>
        <w:lastRenderedPageBreak/>
        <w:t>1.</w:t>
      </w:r>
      <w:r>
        <w:tab/>
      </w:r>
      <w:r w:rsidRPr="00EC0ADD">
        <w:t>Any item that cannot be properly cleaned and disinfected is considered single use and must be disposed of after each single use.</w:t>
      </w:r>
    </w:p>
    <w:p w14:paraId="59C121F1" w14:textId="6B9AA78F" w:rsidR="00EC0ADD" w:rsidRDefault="00EC0ADD" w:rsidP="00EC0ADD">
      <w:pPr>
        <w:pStyle w:val="par2"/>
      </w:pPr>
      <w:r>
        <w:t>2.</w:t>
      </w:r>
      <w:r>
        <w:tab/>
      </w:r>
      <w:r w:rsidRPr="00EC0ADD">
        <w:t>Single-use items may not be stored for clients on the premises and clients may not take single-use items home and return with them for a future service.</w:t>
      </w:r>
    </w:p>
    <w:p w14:paraId="264C4F13" w14:textId="5153320C" w:rsidR="00EC0ADD" w:rsidRDefault="00EC0ADD" w:rsidP="00EC0ADD">
      <w:pPr>
        <w:pStyle w:val="par2"/>
      </w:pPr>
      <w:r>
        <w:t>3.</w:t>
      </w:r>
      <w:r>
        <w:tab/>
      </w:r>
      <w:r w:rsidRPr="00EC0ADD">
        <w:t>Allowing clients to keep their own implements or single use items and bring them back to appointments is prohibited.</w:t>
      </w:r>
    </w:p>
    <w:p w14:paraId="562FEFD2" w14:textId="33479237" w:rsidR="00EC0ADD" w:rsidRDefault="00EC0ADD" w:rsidP="00EC0ADD">
      <w:pPr>
        <w:pStyle w:val="par2"/>
      </w:pPr>
      <w:r>
        <w:t>4.</w:t>
      </w:r>
      <w:r>
        <w:tab/>
      </w:r>
      <w:r w:rsidRPr="00EC0ADD">
        <w:t>Single use items may be given to client for use at home, but may not be brought back for use in salon.</w:t>
      </w:r>
    </w:p>
    <w:p w14:paraId="73233B25" w14:textId="2142320C" w:rsidR="00EC0ADD" w:rsidRDefault="00EC0ADD" w:rsidP="00EC0ADD">
      <w:pPr>
        <w:pStyle w:val="par2"/>
      </w:pPr>
      <w:r>
        <w:t>5.</w:t>
      </w:r>
      <w:r>
        <w:tab/>
      </w:r>
      <w:r w:rsidRPr="00EC0ADD">
        <w:t>All single- use items must be stored in a clean, covered container marked “clean”, “new”, or “ready for use” or in their original, single-use packaging.</w:t>
      </w:r>
    </w:p>
    <w:p w14:paraId="28DE4C65" w14:textId="29883DDD" w:rsidR="00EC0ADD" w:rsidRDefault="00EC0ADD" w:rsidP="00EC0ADD">
      <w:pPr>
        <w:pStyle w:val="par2"/>
      </w:pPr>
      <w:r>
        <w:t>6.</w:t>
      </w:r>
      <w:r>
        <w:tab/>
      </w:r>
      <w:r w:rsidRPr="00EC0ADD">
        <w:t>Tools contained within a “re-sealed” package shall not be used.</w:t>
      </w:r>
    </w:p>
    <w:p w14:paraId="1B4CE99E" w14:textId="3986FF98" w:rsidR="00EC0ADD" w:rsidRDefault="00EC0ADD" w:rsidP="00EC0ADD">
      <w:pPr>
        <w:pStyle w:val="par2"/>
      </w:pPr>
      <w:r>
        <w:t>7.</w:t>
      </w:r>
      <w:r>
        <w:tab/>
      </w:r>
      <w:r w:rsidRPr="00EC0ADD">
        <w:t>Any item marked as a disposable item shall not be used on more than one client.</w:t>
      </w:r>
    </w:p>
    <w:p w14:paraId="0D2D543E" w14:textId="553B3876" w:rsidR="00EC0ADD" w:rsidRDefault="00EC0ADD" w:rsidP="00EC0ADD">
      <w:pPr>
        <w:pStyle w:val="par1"/>
        <w:rPr>
          <w:b/>
          <w:bCs/>
        </w:rPr>
      </w:pPr>
      <w:r w:rsidRPr="00EC0ADD">
        <w:rPr>
          <w:b/>
          <w:bCs/>
        </w:rPr>
        <w:t>H.</w:t>
      </w:r>
      <w:r w:rsidRPr="00EC0ADD">
        <w:rPr>
          <w:b/>
          <w:bCs/>
        </w:rPr>
        <w:tab/>
        <w:t>LINENS (Capes, Bedding, Towels, Sheets, Robes, etc.)</w:t>
      </w:r>
    </w:p>
    <w:p w14:paraId="1DDEDCD9" w14:textId="61F0CEC6" w:rsidR="00EC0ADD" w:rsidRDefault="00EC0ADD" w:rsidP="00EC0ADD">
      <w:pPr>
        <w:pStyle w:val="par2"/>
      </w:pPr>
      <w:r>
        <w:t>1.</w:t>
      </w:r>
      <w:r>
        <w:tab/>
      </w:r>
      <w:r w:rsidR="00AF1AD0" w:rsidRPr="00AF1AD0">
        <w:t>All linens must be washed prior to each use according to manufacturer fabric-care instructions.</w:t>
      </w:r>
    </w:p>
    <w:p w14:paraId="2B134EDF" w14:textId="76759F98" w:rsidR="00AF1AD0" w:rsidRDefault="00AF1AD0" w:rsidP="00EC0ADD">
      <w:pPr>
        <w:pStyle w:val="par2"/>
      </w:pPr>
      <w:r>
        <w:t>2.</w:t>
      </w:r>
      <w:r>
        <w:tab/>
      </w:r>
      <w:r w:rsidRPr="00AF1AD0">
        <w:t>Towels, cloths, sheets or robes shall not be reused and must be washed between clients. This includes towels used for application of hair color remover and towels used as a hand or a footrest for clients.</w:t>
      </w:r>
    </w:p>
    <w:p w14:paraId="755AB551" w14:textId="005A04E4" w:rsidR="00AF1AD0" w:rsidRDefault="00AF1AD0" w:rsidP="00EC0ADD">
      <w:pPr>
        <w:pStyle w:val="par2"/>
      </w:pPr>
      <w:r>
        <w:t>3.</w:t>
      </w:r>
      <w:r>
        <w:tab/>
      </w:r>
      <w:r w:rsidRPr="00AF1AD0">
        <w:t>Capes shall be washed or disinfected daily or when they become contaminated or soiled or have been exposed to direct skin.</w:t>
      </w:r>
    </w:p>
    <w:p w14:paraId="4C512627" w14:textId="3D1B61CF" w:rsidR="00AF1AD0" w:rsidRDefault="00AF1AD0" w:rsidP="00EC0ADD">
      <w:pPr>
        <w:pStyle w:val="par2"/>
      </w:pPr>
      <w:r>
        <w:t>4.</w:t>
      </w:r>
      <w:r>
        <w:tab/>
      </w:r>
      <w:r w:rsidRPr="00AF1AD0">
        <w:t>All treatment tables must be covered with a new, paper cover or clean linen or cloth cover prior to each service</w:t>
      </w:r>
    </w:p>
    <w:p w14:paraId="43F8A1A5" w14:textId="0A2345A6" w:rsidR="00AF1AD0" w:rsidRPr="00AF1AD0" w:rsidRDefault="00AF1AD0" w:rsidP="00AF1AD0">
      <w:pPr>
        <w:pStyle w:val="par1"/>
        <w:rPr>
          <w:b/>
          <w:bCs/>
        </w:rPr>
      </w:pPr>
      <w:r w:rsidRPr="00AF1AD0">
        <w:rPr>
          <w:b/>
          <w:bCs/>
        </w:rPr>
        <w:t>I.</w:t>
      </w:r>
      <w:r w:rsidRPr="00AF1AD0">
        <w:rPr>
          <w:b/>
          <w:bCs/>
        </w:rPr>
        <w:tab/>
        <w:t>HOT TOWELS AND TOWEL WARMERS</w:t>
      </w:r>
    </w:p>
    <w:p w14:paraId="26DA5BF1" w14:textId="68279C94" w:rsidR="00AF1AD0" w:rsidRDefault="00AF1AD0" w:rsidP="00AF1AD0">
      <w:pPr>
        <w:pStyle w:val="par2"/>
      </w:pPr>
      <w:r>
        <w:t>1.</w:t>
      </w:r>
      <w:r>
        <w:tab/>
      </w:r>
      <w:r w:rsidRPr="00AF1AD0">
        <w:t>Licensees preparing towels for the warmers must first wash their hands or wear gloves.</w:t>
      </w:r>
    </w:p>
    <w:p w14:paraId="3082B57F" w14:textId="29FD2CE7" w:rsidR="00AF1AD0" w:rsidRDefault="00AF1AD0" w:rsidP="00AF1AD0">
      <w:pPr>
        <w:pStyle w:val="par2"/>
      </w:pPr>
      <w:r>
        <w:t>2.</w:t>
      </w:r>
      <w:r>
        <w:tab/>
      </w:r>
      <w:r w:rsidRPr="00AF1AD0">
        <w:t xml:space="preserve">Towels must be washed and dried before </w:t>
      </w:r>
      <w:ins w:id="884" w:author="Rascon Arana, Maria" w:date="2026-08-12T14:24:00Z" w16du:dateUtc="2026-08-12T20:24:00Z">
        <w:r w:rsidR="009221C1">
          <w:t xml:space="preserve">being </w:t>
        </w:r>
      </w:ins>
      <w:r w:rsidRPr="00AF1AD0">
        <w:t>wetted again and put into a warmer.</w:t>
      </w:r>
    </w:p>
    <w:p w14:paraId="086794C7" w14:textId="587C05C2" w:rsidR="00AF1AD0" w:rsidRDefault="00AF1AD0" w:rsidP="00AF1AD0">
      <w:pPr>
        <w:pStyle w:val="par2"/>
      </w:pPr>
      <w:r>
        <w:t>3.</w:t>
      </w:r>
      <w:r>
        <w:tab/>
      </w:r>
      <w:r w:rsidRPr="00AF1AD0">
        <w:t>Wet towels must be prepared fresh each day. At the end of the day, unused steamed towels must be removed and washed and dried.</w:t>
      </w:r>
    </w:p>
    <w:p w14:paraId="4F1457DC" w14:textId="664784D0" w:rsidR="00AF1AD0" w:rsidRDefault="00AF1AD0" w:rsidP="00AF1AD0">
      <w:pPr>
        <w:pStyle w:val="par2"/>
      </w:pPr>
      <w:r>
        <w:t>4.</w:t>
      </w:r>
      <w:r>
        <w:tab/>
      </w:r>
      <w:r w:rsidRPr="00AF1AD0">
        <w:t>All towels used in towel warmers shall be washed and dried at end of the day and stored overnight in a clean, covered, closed container (not the towel warmer).</w:t>
      </w:r>
    </w:p>
    <w:p w14:paraId="0A85CF29" w14:textId="65B06928" w:rsidR="00AF1AD0" w:rsidRDefault="00AF1AD0" w:rsidP="00AF1AD0">
      <w:pPr>
        <w:pStyle w:val="par2"/>
      </w:pPr>
      <w:r>
        <w:t>5.</w:t>
      </w:r>
      <w:r>
        <w:tab/>
      </w:r>
      <w:r w:rsidRPr="00AF1AD0">
        <w:t>Towel warmers must be cleaned and disinfected daily and must be left open overnight to allow unit to dry completely.</w:t>
      </w:r>
    </w:p>
    <w:p w14:paraId="159334D4" w14:textId="05A49C31" w:rsidR="00AF1AD0" w:rsidRDefault="00AF1AD0" w:rsidP="00AF1AD0">
      <w:pPr>
        <w:pStyle w:val="par2"/>
      </w:pPr>
      <w:r>
        <w:t>6.</w:t>
      </w:r>
      <w:r>
        <w:tab/>
      </w:r>
      <w:r w:rsidRPr="00AF1AD0">
        <w:t>Licensees must follow manufacturer instructions for the operation and care of the towel warming device.</w:t>
      </w:r>
    </w:p>
    <w:p w14:paraId="6479B21B" w14:textId="33411EE2" w:rsidR="00AF1AD0" w:rsidRDefault="00AF1AD0" w:rsidP="00AF1AD0">
      <w:pPr>
        <w:pStyle w:val="par1"/>
        <w:rPr>
          <w:b/>
          <w:bCs/>
        </w:rPr>
      </w:pPr>
      <w:commentRangeStart w:id="885"/>
      <w:r w:rsidRPr="00AF1AD0">
        <w:rPr>
          <w:b/>
          <w:bCs/>
        </w:rPr>
        <w:t>J.</w:t>
      </w:r>
      <w:commentRangeEnd w:id="885"/>
      <w:r w:rsidR="00191C9D" w:rsidRPr="00AF1AD0">
        <w:rPr>
          <w:rStyle w:val="CommentReference"/>
          <w:b/>
          <w:bCs/>
          <w:sz w:val="20"/>
          <w:szCs w:val="24"/>
        </w:rPr>
        <w:commentReference w:id="885"/>
      </w:r>
      <w:r w:rsidRPr="00AF1AD0">
        <w:rPr>
          <w:b/>
          <w:bCs/>
        </w:rPr>
        <w:tab/>
      </w:r>
      <w:del w:id="886" w:author="Rascon Arana, Maria" w:date="2026-08-12T14:25:00Z" w16du:dateUtc="2026-08-12T20:25:00Z">
        <w:r w:rsidRPr="00AF1AD0" w:rsidDel="009221C1">
          <w:rPr>
            <w:b/>
            <w:bCs/>
          </w:rPr>
          <w:delText>MAKEUP ITEMS</w:delText>
        </w:r>
      </w:del>
      <w:ins w:id="887" w:author="Rascon Arana, Maria" w:date="2026-08-12T14:25:00Z" w16du:dateUtc="2026-08-12T20:25:00Z">
        <w:r w:rsidR="009221C1">
          <w:rPr>
            <w:b/>
            <w:bCs/>
          </w:rPr>
          <w:t>EYELASH ENTENSION SERVICES</w:t>
        </w:r>
      </w:ins>
    </w:p>
    <w:p w14:paraId="7EFAEC78" w14:textId="3E8845DF" w:rsidR="00AF1AD0" w:rsidRDefault="00AF1AD0" w:rsidP="00AF1AD0">
      <w:pPr>
        <w:pStyle w:val="par2"/>
      </w:pPr>
      <w:r>
        <w:lastRenderedPageBreak/>
        <w:t>1.</w:t>
      </w:r>
      <w:r>
        <w:tab/>
      </w:r>
      <w:ins w:id="888" w:author="Rascon Arana, Maria" w:date="2026-08-12T14:25:00Z" w16du:dateUtc="2026-08-12T20:25:00Z">
        <w:r w:rsidR="009221C1">
          <w:t xml:space="preserve">A licensee must have </w:t>
        </w:r>
      </w:ins>
      <w:ins w:id="889" w:author="Rascon Arana, Maria" w:date="2026-08-12T14:26:00Z" w16du:dateUtc="2026-08-12T20:26:00Z">
        <w:r w:rsidR="009221C1">
          <w:t>documented a client consultation prior to services.</w:t>
        </w:r>
      </w:ins>
      <w:del w:id="890" w:author="Rascon Arana, Maria" w:date="2026-08-12T14:25:00Z" w16du:dateUtc="2026-08-12T20:25:00Z">
        <w:r w:rsidRPr="00AF1AD0" w:rsidDel="009221C1">
          <w:delText>All makeup that comes in a cream, cake, powder, liquid or other form, including eyeliner not requiring a sharpener must be transferred to a palette with a disinfected (or singleuse) spatula for use with a single customer. Any excess makeup used by the client must be disposed of immediately following the service</w:delText>
        </w:r>
      </w:del>
      <w:r w:rsidRPr="00AF1AD0">
        <w:t>.</w:t>
      </w:r>
    </w:p>
    <w:p w14:paraId="1B252A82" w14:textId="143E9C68" w:rsidR="00AF1AD0" w:rsidRDefault="00AF1AD0" w:rsidP="00AF1AD0">
      <w:pPr>
        <w:pStyle w:val="par2"/>
      </w:pPr>
      <w:r>
        <w:t>2.</w:t>
      </w:r>
      <w:r>
        <w:tab/>
      </w:r>
      <w:ins w:id="891" w:author="Rascon Arana, Maria" w:date="2026-08-12T14:26:00Z" w16du:dateUtc="2026-08-12T20:26:00Z">
        <w:r w:rsidR="009221C1">
          <w:t>Licensee must wash hands thoroughly and use gloves when handling adhesive or touching near the eye area.</w:t>
        </w:r>
      </w:ins>
      <w:del w:id="892" w:author="Rascon Arana, Maria" w:date="2026-08-12T14:26:00Z" w16du:dateUtc="2026-08-12T20:26:00Z">
        <w:r w:rsidRPr="00AF1AD0" w:rsidDel="009221C1">
          <w:delText>Makeup pencils that require a sharpener must be sharpened prior to each us</w:delText>
        </w:r>
      </w:del>
      <w:del w:id="893" w:author="Rascon Arana, Maria" w:date="2026-08-12T14:27:00Z" w16du:dateUtc="2026-08-12T20:27:00Z">
        <w:r w:rsidRPr="00AF1AD0" w:rsidDel="009221C1">
          <w:delText>e.</w:delText>
        </w:r>
      </w:del>
    </w:p>
    <w:p w14:paraId="36A84C5A" w14:textId="56BD26FF" w:rsidR="00AF1AD0" w:rsidRDefault="00AF1AD0" w:rsidP="00AF1AD0">
      <w:pPr>
        <w:pStyle w:val="par2"/>
      </w:pPr>
      <w:r>
        <w:t>3.</w:t>
      </w:r>
      <w:r>
        <w:tab/>
      </w:r>
      <w:ins w:id="894" w:author="Rascon Arana, Maria" w:date="2026-08-12T14:27:00Z" w16du:dateUtc="2026-08-12T20:27:00Z">
        <w:r w:rsidR="009221C1">
          <w:t>Eyelash equipment such as stands, holders, pallets, and trays must be cleaned and disinfected before and after use after each client service.</w:t>
        </w:r>
      </w:ins>
      <w:del w:id="895" w:author="Rascon Arana, Maria" w:date="2026-08-12T14:27:00Z" w16du:dateUtc="2026-08-12T20:27:00Z">
        <w:r w:rsidRPr="00AF1AD0" w:rsidDel="009221C1">
          <w:delText>Pencil sharpeners must be cleaned out and properly disinfected after each use.</w:delText>
        </w:r>
      </w:del>
    </w:p>
    <w:p w14:paraId="7EB183C3" w14:textId="1A18DEFF" w:rsidR="00AF1AD0" w:rsidRDefault="00AF1AD0" w:rsidP="00AF1AD0">
      <w:pPr>
        <w:pStyle w:val="par2"/>
      </w:pPr>
      <w:r>
        <w:t>4.</w:t>
      </w:r>
      <w:r>
        <w:tab/>
      </w:r>
      <w:ins w:id="896" w:author="Rascon Arana, Maria" w:date="2026-08-12T14:28:00Z" w16du:dateUtc="2026-08-12T20:28:00Z">
        <w:r w:rsidR="009221C1">
          <w:t xml:space="preserve">Glue pallets </w:t>
        </w:r>
      </w:ins>
      <w:ins w:id="897" w:author="Rascon Arana, Maria" w:date="2026-08-12T14:29:00Z" w16du:dateUtc="2026-08-12T20:29:00Z">
        <w:r w:rsidR="009221C1">
          <w:t>and holders must be cleaned and disinfected before each client.</w:t>
        </w:r>
      </w:ins>
      <w:del w:id="898" w:author="Rascon Arana, Maria" w:date="2026-08-12T14:29:00Z" w16du:dateUtc="2026-08-12T20:29:00Z">
        <w:r w:rsidRPr="00AF1AD0" w:rsidDel="009221C1">
          <w:delText>Disposable applicators must be used in the application of mascara.</w:delText>
        </w:r>
      </w:del>
    </w:p>
    <w:p w14:paraId="7404BB39" w14:textId="24124CFE" w:rsidR="00AF1AD0" w:rsidRDefault="00AF1AD0" w:rsidP="00AF1AD0">
      <w:pPr>
        <w:pStyle w:val="par2"/>
      </w:pPr>
      <w:r>
        <w:t>5.</w:t>
      </w:r>
      <w:r>
        <w:tab/>
      </w:r>
      <w:ins w:id="899" w:author="Rascon Arana, Maria" w:date="2026-08-12T14:29:00Z" w16du:dateUtc="2026-08-12T20:29:00Z">
        <w:r w:rsidR="009221C1">
          <w:t xml:space="preserve">Eyelash </w:t>
        </w:r>
      </w:ins>
      <w:ins w:id="900" w:author="Rascon Arana, Maria" w:date="2026-08-12T14:30:00Z" w16du:dateUtc="2026-08-12T20:30:00Z">
        <w:r w:rsidR="009221C1">
          <w:t>extensions</w:t>
        </w:r>
      </w:ins>
      <w:ins w:id="901" w:author="Rascon Arana, Maria" w:date="2026-08-12T14:29:00Z" w16du:dateUtc="2026-08-12T20:29:00Z">
        <w:r w:rsidR="009221C1">
          <w:t xml:space="preserve"> must be stored in a clean, closed container or in a closed original packaging. Eyelash extensions </w:t>
        </w:r>
      </w:ins>
      <w:ins w:id="902" w:author="Rascon Arana, Maria" w:date="2026-08-12T14:30:00Z" w16du:dateUtc="2026-08-12T20:30:00Z">
        <w:r w:rsidR="009221C1">
          <w:t>that are removed from the container or original packaging for client’s eyelash service that are not used must be disposed of and not used for another client.</w:t>
        </w:r>
      </w:ins>
      <w:del w:id="903" w:author="Rascon Arana, Maria" w:date="2026-08-12T14:30:00Z" w16du:dateUtc="2026-08-12T20:30:00Z">
        <w:r w:rsidRPr="00AF1AD0" w:rsidDel="009221C1">
          <w:delText>Liquid foundation must be dispensed with a pump style bottle or removed from container without allowing the mouth of container to be contaminated.</w:delText>
        </w:r>
      </w:del>
    </w:p>
    <w:p w14:paraId="570155FA" w14:textId="1252A74F" w:rsidR="00AF1AD0" w:rsidRDefault="00AF1AD0" w:rsidP="00AF1AD0">
      <w:pPr>
        <w:pStyle w:val="par2"/>
        <w:rPr>
          <w:ins w:id="904" w:author="Rascon Arana, Maria" w:date="2026-08-12T14:31:00Z" w16du:dateUtc="2026-08-12T20:31:00Z"/>
        </w:rPr>
      </w:pPr>
      <w:r>
        <w:t>6.</w:t>
      </w:r>
      <w:r>
        <w:tab/>
      </w:r>
      <w:ins w:id="905" w:author="Rascon Arana, Maria" w:date="2026-08-12T14:30:00Z" w16du:dateUtc="2026-08-12T20:30:00Z">
        <w:r w:rsidR="009221C1">
          <w:t>Eyelash</w:t>
        </w:r>
      </w:ins>
      <w:ins w:id="906" w:author="Rascon Arana, Maria" w:date="2026-08-12T14:31:00Z" w16du:dateUtc="2026-08-12T20:31:00Z">
        <w:r w:rsidR="009221C1">
          <w:t xml:space="preserve"> adhesive must be tightly sealed and stored in a cool, dry place to prevent exposure to air.</w:t>
        </w:r>
      </w:ins>
      <w:del w:id="907" w:author="Rascon Arana, Maria" w:date="2026-08-12T14:31:00Z" w16du:dateUtc="2026-08-12T20:31:00Z">
        <w:r w:rsidRPr="00AF1AD0" w:rsidDel="009221C1">
          <w:delText>When make-up displays are accessible to the public, single-use disposable applicators for all make-up must be readily available with proper signage for use.</w:delText>
        </w:r>
      </w:del>
    </w:p>
    <w:p w14:paraId="54FDEE3C" w14:textId="7410943E" w:rsidR="009221C1" w:rsidRDefault="009221C1" w:rsidP="00AF1AD0">
      <w:pPr>
        <w:pStyle w:val="par2"/>
        <w:rPr>
          <w:ins w:id="908" w:author="Rascon Arana, Maria" w:date="2026-08-12T14:32:00Z" w16du:dateUtc="2026-08-12T20:32:00Z"/>
        </w:rPr>
      </w:pPr>
      <w:ins w:id="909" w:author="Rascon Arana, Maria" w:date="2026-08-12T14:31:00Z" w16du:dateUtc="2026-08-12T20:31:00Z">
        <w:r>
          <w:t>7.</w:t>
        </w:r>
        <w:r>
          <w:tab/>
        </w:r>
      </w:ins>
      <w:ins w:id="910" w:author="Rascon Arana, Maria" w:date="2026-08-12T14:32:00Z" w16du:dateUtc="2026-08-12T20:32:00Z">
        <w:r w:rsidR="00166E40">
          <w:t>Discard adhesive if the adhesive comes into contact with client’s skin or becomes contaminated.</w:t>
        </w:r>
      </w:ins>
    </w:p>
    <w:p w14:paraId="021994AC" w14:textId="6FA07BCB" w:rsidR="00166E40" w:rsidRDefault="00166E40" w:rsidP="00AF1AD0">
      <w:pPr>
        <w:pStyle w:val="par2"/>
        <w:rPr>
          <w:ins w:id="911" w:author="Rascon Arana, Maria" w:date="2026-08-12T14:34:00Z" w16du:dateUtc="2026-08-12T20:34:00Z"/>
        </w:rPr>
      </w:pPr>
      <w:ins w:id="912" w:author="Rascon Arana, Maria" w:date="2026-08-12T14:32:00Z" w16du:dateUtc="2026-08-12T20:32:00Z">
        <w:r>
          <w:t>8.</w:t>
        </w:r>
        <w:r>
          <w:tab/>
        </w:r>
      </w:ins>
      <w:ins w:id="913" w:author="Rascon Arana, Maria" w:date="2026-08-12T14:33:00Z" w16du:dateUtc="2026-08-12T20:33:00Z">
        <w:r w:rsidR="00827DE2">
          <w:t xml:space="preserve">Licensees are </w:t>
        </w:r>
      </w:ins>
      <w:ins w:id="914" w:author="Rascon Arana, Maria" w:date="2026-08-12T14:34:00Z" w16du:dateUtc="2026-08-12T20:34:00Z">
        <w:r w:rsidR="00827DE2">
          <w:t>prohibited from performing lash services if the client shows symptoms of redness, discharge, and crusting along the lash line, or swelling.</w:t>
        </w:r>
      </w:ins>
    </w:p>
    <w:p w14:paraId="6DB5E525" w14:textId="2C35086A" w:rsidR="00827DE2" w:rsidRPr="00827DE2" w:rsidRDefault="00827DE2" w:rsidP="00827DE2">
      <w:pPr>
        <w:pStyle w:val="par1"/>
        <w:rPr>
          <w:ins w:id="915" w:author="Rascon Arana, Maria" w:date="2026-08-12T14:35:00Z" w16du:dateUtc="2026-08-12T20:35:00Z"/>
          <w:b/>
          <w:bCs/>
          <w:rPrChange w:id="916" w:author="Rascon Arana, Maria" w:date="2026-08-12T14:35:00Z" w16du:dateUtc="2026-08-12T20:35:00Z">
            <w:rPr>
              <w:ins w:id="917" w:author="Rascon Arana, Maria" w:date="2026-08-12T14:35:00Z" w16du:dateUtc="2026-08-12T20:35:00Z"/>
            </w:rPr>
          </w:rPrChange>
        </w:rPr>
      </w:pPr>
      <w:ins w:id="918" w:author="Rascon Arana, Maria" w:date="2026-08-12T14:34:00Z" w16du:dateUtc="2026-08-12T20:34:00Z">
        <w:r w:rsidRPr="00827DE2">
          <w:rPr>
            <w:b/>
            <w:bCs/>
            <w:rPrChange w:id="919" w:author="Rascon Arana, Maria" w:date="2026-08-12T14:35:00Z" w16du:dateUtc="2026-08-12T20:35:00Z">
              <w:rPr/>
            </w:rPrChange>
          </w:rPr>
          <w:t>K.</w:t>
        </w:r>
        <w:r w:rsidRPr="00827DE2">
          <w:rPr>
            <w:b/>
            <w:bCs/>
            <w:rPrChange w:id="920" w:author="Rascon Arana, Maria" w:date="2026-08-12T14:35:00Z" w16du:dateUtc="2026-08-12T20:35:00Z">
              <w:rPr/>
            </w:rPrChange>
          </w:rPr>
          <w:tab/>
          <w:t>PERMANENT AND/OR SEMI-PERMANENT SERVICES</w:t>
        </w:r>
      </w:ins>
    </w:p>
    <w:p w14:paraId="65541C94" w14:textId="07AC8D5A" w:rsidR="00827DE2" w:rsidRDefault="00827DE2" w:rsidP="00827DE2">
      <w:pPr>
        <w:pStyle w:val="par2"/>
        <w:rPr>
          <w:ins w:id="921" w:author="Rascon Arana, Maria" w:date="2026-08-12T14:35:00Z" w16du:dateUtc="2026-08-12T20:35:00Z"/>
        </w:rPr>
      </w:pPr>
      <w:ins w:id="922" w:author="Rascon Arana, Maria" w:date="2026-08-12T14:35:00Z" w16du:dateUtc="2026-08-12T20:35:00Z">
        <w:r>
          <w:t>1.</w:t>
        </w:r>
        <w:r>
          <w:tab/>
          <w:t>Licensee must have certification of completed education at location services available to the public and Director.</w:t>
        </w:r>
      </w:ins>
    </w:p>
    <w:p w14:paraId="13F8E136" w14:textId="4C399EEC" w:rsidR="00827DE2" w:rsidRDefault="00827DE2" w:rsidP="00827DE2">
      <w:pPr>
        <w:pStyle w:val="par2"/>
        <w:rPr>
          <w:ins w:id="923" w:author="Rascon Arana, Maria" w:date="2026-08-12T14:36:00Z" w16du:dateUtc="2026-08-12T20:36:00Z"/>
        </w:rPr>
      </w:pPr>
      <w:ins w:id="924" w:author="Rascon Arana, Maria" w:date="2026-08-12T14:35:00Z" w16du:dateUtc="2026-08-12T20:35:00Z">
        <w:r>
          <w:t>2.</w:t>
        </w:r>
        <w:r>
          <w:tab/>
          <w:t xml:space="preserve">Licensees </w:t>
        </w:r>
        <w:r>
          <w:rPr>
            <w:rPrChange w:id="925" w:author="Duran, Kathryn" w:date="2026-08-04T12:26:00Z">
              <w:rPr>
                <w:b/>
                <w:bCs/>
              </w:rPr>
            </w:rPrChange>
          </w:rPr>
          <w:t>must wash hands thoroughly and use gloves when providing Permanent and/or Semi- Permanent Servic</w:t>
        </w:r>
      </w:ins>
      <w:ins w:id="926" w:author="Rascon Arana, Maria" w:date="2026-08-12T14:36:00Z" w16du:dateUtc="2026-08-12T20:36:00Z">
        <w:r>
          <w:t>es.</w:t>
        </w:r>
      </w:ins>
    </w:p>
    <w:p w14:paraId="11C075C5" w14:textId="048613BA" w:rsidR="00827DE2" w:rsidRDefault="00827DE2" w:rsidP="00827DE2">
      <w:pPr>
        <w:pStyle w:val="par2"/>
        <w:rPr>
          <w:ins w:id="927" w:author="Rascon Arana, Maria" w:date="2026-08-12T14:36:00Z" w16du:dateUtc="2026-08-12T20:36:00Z"/>
        </w:rPr>
      </w:pPr>
      <w:ins w:id="928" w:author="Rascon Arana, Maria" w:date="2026-08-12T14:36:00Z" w16du:dateUtc="2026-08-12T20:36:00Z">
        <w:r>
          <w:t>3.</w:t>
        </w:r>
        <w:r>
          <w:tab/>
          <w:t>Licensees must use a new pair of single-use disposable gloves for each client.</w:t>
        </w:r>
      </w:ins>
    </w:p>
    <w:p w14:paraId="4EF1A58B" w14:textId="2AC20E97" w:rsidR="00827DE2" w:rsidRDefault="00827DE2" w:rsidP="00827DE2">
      <w:pPr>
        <w:pStyle w:val="par2"/>
        <w:rPr>
          <w:ins w:id="929" w:author="Rascon Arana, Maria" w:date="2026-08-12T14:36:00Z" w16du:dateUtc="2026-08-12T20:36:00Z"/>
        </w:rPr>
      </w:pPr>
      <w:ins w:id="930" w:author="Rascon Arana, Maria" w:date="2026-08-12T14:36:00Z" w16du:dateUtc="2026-08-12T20:36:00Z">
        <w:r>
          <w:t>4.</w:t>
        </w:r>
        <w:r>
          <w:tab/>
          <w:t xml:space="preserve">Licensees </w:t>
        </w:r>
        <w:r>
          <w:rPr>
            <w:rPrChange w:id="931" w:author="Duran, Kathryn" w:date="2026-08-04T12:26:00Z">
              <w:rPr>
                <w:b/>
                <w:bCs/>
              </w:rPr>
            </w:rPrChange>
          </w:rPr>
          <w:t>must clean and disinfect headrests, worktables, and chairs between clie</w:t>
        </w:r>
        <w:r>
          <w:t>nts.</w:t>
        </w:r>
      </w:ins>
    </w:p>
    <w:p w14:paraId="25635C77" w14:textId="5EFF847F" w:rsidR="00827DE2" w:rsidRDefault="00827DE2" w:rsidP="00827DE2">
      <w:pPr>
        <w:pStyle w:val="par2"/>
        <w:rPr>
          <w:ins w:id="932" w:author="Rascon Arana, Maria" w:date="2026-08-12T14:37:00Z" w16du:dateUtc="2026-08-12T20:37:00Z"/>
        </w:rPr>
      </w:pPr>
      <w:ins w:id="933" w:author="Rascon Arana, Maria" w:date="2026-08-12T14:36:00Z" w16du:dateUtc="2026-08-12T20:36:00Z">
        <w:r>
          <w:t>5.</w:t>
        </w:r>
        <w:r>
          <w:tab/>
          <w:t>Needles, pigment cups,</w:t>
        </w:r>
      </w:ins>
      <w:ins w:id="934" w:author="Rascon Arana, Maria" w:date="2026-08-12T14:37:00Z" w16du:dateUtc="2026-08-12T20:37:00Z">
        <w:r>
          <w:t xml:space="preserve"> and gloves must be strictly single-use and disposed of in designated biohazard containers immediately after the procedure.</w:t>
        </w:r>
      </w:ins>
    </w:p>
    <w:p w14:paraId="2D87D09A" w14:textId="33C10F8B" w:rsidR="00827DE2" w:rsidRDefault="00827DE2" w:rsidP="00827DE2">
      <w:pPr>
        <w:pStyle w:val="par2"/>
        <w:rPr>
          <w:ins w:id="935" w:author="Rascon Arana, Maria" w:date="2026-08-12T14:38:00Z" w16du:dateUtc="2026-08-12T20:38:00Z"/>
        </w:rPr>
      </w:pPr>
      <w:ins w:id="936" w:author="Rascon Arana, Maria" w:date="2026-08-12T14:37:00Z" w16du:dateUtc="2026-08-12T20:37:00Z">
        <w:r>
          <w:t>6.</w:t>
        </w:r>
        <w:r>
          <w:tab/>
          <w:t>All workst</w:t>
        </w:r>
      </w:ins>
      <w:ins w:id="937" w:author="Rascon Arana, Maria" w:date="2026-08-12T14:38:00Z" w16du:dateUtc="2026-08-12T20:38:00Z">
        <w:r>
          <w:t>ations, chairs, and lamps must be wiped down with an EPA-registered, hospital-grade surface disinfectant between every single client.</w:t>
        </w:r>
      </w:ins>
    </w:p>
    <w:p w14:paraId="784276B3" w14:textId="2DCB854C" w:rsidR="00827DE2" w:rsidRDefault="00827DE2" w:rsidP="00827DE2">
      <w:pPr>
        <w:pStyle w:val="par2"/>
        <w:rPr>
          <w:ins w:id="938" w:author="Rascon Arana, Maria" w:date="2026-08-12T14:39:00Z" w16du:dateUtc="2026-08-12T20:39:00Z"/>
        </w:rPr>
      </w:pPr>
      <w:ins w:id="939" w:author="Rascon Arana, Maria" w:date="2026-08-12T14:38:00Z" w16du:dateUtc="2026-08-12T20:38:00Z">
        <w:r>
          <w:t>7.</w:t>
        </w:r>
        <w:r>
          <w:tab/>
          <w:t>Any non-disposable tool</w:t>
        </w:r>
      </w:ins>
      <w:ins w:id="940" w:author="Rascon Arana, Maria" w:date="2026-08-12T14:39:00Z" w16du:dateUtc="2026-08-12T20:39:00Z">
        <w:r>
          <w:t xml:space="preserve">s </w:t>
        </w:r>
        <w:r>
          <w:rPr>
            <w:rPrChange w:id="941" w:author="Duran, Kathryn" w:date="2026-08-04T12:26:00Z">
              <w:rPr>
                <w:b/>
                <w:bCs/>
              </w:rPr>
            </w:rPrChange>
          </w:rPr>
          <w:t>(like machine grips) must be sterilized using a medical-grade autoclave</w:t>
        </w:r>
        <w:r>
          <w:t>.</w:t>
        </w:r>
      </w:ins>
    </w:p>
    <w:p w14:paraId="4E1548D9" w14:textId="3CA80288" w:rsidR="00827DE2" w:rsidRDefault="00827DE2" w:rsidP="00827DE2">
      <w:pPr>
        <w:pStyle w:val="par2"/>
        <w:rPr>
          <w:ins w:id="942" w:author="Rascon Arana, Maria" w:date="2026-08-12T14:39:00Z" w16du:dateUtc="2026-08-12T20:39:00Z"/>
        </w:rPr>
      </w:pPr>
      <w:ins w:id="943" w:author="Rascon Arana, Maria" w:date="2026-08-12T14:39:00Z" w16du:dateUtc="2026-08-12T20:39:00Z">
        <w:r>
          <w:lastRenderedPageBreak/>
          <w:t>8.</w:t>
        </w:r>
        <w:r>
          <w:tab/>
          <w:t xml:space="preserve">Scalpels, needles, and other sharps </w:t>
        </w:r>
        <w:r>
          <w:rPr>
            <w:rPrChange w:id="944" w:author="Duran, Kathryn" w:date="2026-08-04T12:26:00Z">
              <w:rPr>
                <w:b/>
                <w:bCs/>
              </w:rPr>
            </w:rPrChange>
          </w:rPr>
          <w:t>must be discarded into puncture-resistant, leak-proof, red biohazard containe</w:t>
        </w:r>
        <w:r>
          <w:t>rs.</w:t>
        </w:r>
      </w:ins>
    </w:p>
    <w:p w14:paraId="49F97B74" w14:textId="12B4C992" w:rsidR="00827DE2" w:rsidRDefault="00827DE2" w:rsidP="00827DE2">
      <w:pPr>
        <w:pStyle w:val="par2"/>
      </w:pPr>
      <w:ins w:id="945" w:author="Rascon Arana, Maria" w:date="2026-08-12T14:39:00Z" w16du:dateUtc="2026-08-12T20:39:00Z">
        <w:r>
          <w:t>9.</w:t>
        </w:r>
        <w:r>
          <w:tab/>
          <w:t xml:space="preserve">A client consultation </w:t>
        </w:r>
        <w:r>
          <w:rPr>
            <w:rPrChange w:id="946" w:author="Duran, Kathryn" w:date="2026-08-04T12:26:00Z">
              <w:rPr>
                <w:b/>
                <w:bCs/>
              </w:rPr>
            </w:rPrChange>
          </w:rPr>
          <w:t>form must be completed before the services commence. Written infection -prevention aftercare instructions must be provided to the clien</w:t>
        </w:r>
        <w:r>
          <w:t>t.</w:t>
        </w:r>
      </w:ins>
    </w:p>
    <w:p w14:paraId="22C1D2AF" w14:textId="6B51BBEE" w:rsidR="00AF1AD0" w:rsidRPr="00AF1AD0" w:rsidRDefault="00827DE2" w:rsidP="00AF1AD0">
      <w:pPr>
        <w:pStyle w:val="par1"/>
        <w:rPr>
          <w:b/>
          <w:bCs/>
        </w:rPr>
      </w:pPr>
      <w:ins w:id="947" w:author="Rascon Arana, Maria" w:date="2026-08-12T14:35:00Z" w16du:dateUtc="2026-08-12T20:35:00Z">
        <w:r>
          <w:rPr>
            <w:b/>
            <w:bCs/>
          </w:rPr>
          <w:t>L</w:t>
        </w:r>
      </w:ins>
      <w:del w:id="948" w:author="Rascon Arana, Maria" w:date="2026-08-12T14:35:00Z" w16du:dateUtc="2026-08-12T20:35:00Z">
        <w:r w:rsidR="00AF1AD0" w:rsidRPr="00AF1AD0" w:rsidDel="00827DE2">
          <w:rPr>
            <w:b/>
            <w:bCs/>
          </w:rPr>
          <w:delText>K</w:delText>
        </w:r>
      </w:del>
      <w:r w:rsidR="00AF1AD0" w:rsidRPr="00AF1AD0">
        <w:rPr>
          <w:b/>
          <w:bCs/>
        </w:rPr>
        <w:t>.</w:t>
      </w:r>
      <w:r w:rsidR="00AF1AD0" w:rsidRPr="00AF1AD0">
        <w:rPr>
          <w:b/>
          <w:bCs/>
        </w:rPr>
        <w:tab/>
        <w:t>WAXING SERVICES AND WAX POT</w:t>
      </w:r>
    </w:p>
    <w:p w14:paraId="7EF0877F" w14:textId="16D1B671" w:rsidR="00AF1AD0" w:rsidRDefault="00AF1AD0" w:rsidP="00AF1AD0">
      <w:pPr>
        <w:pStyle w:val="par2"/>
      </w:pPr>
      <w:r>
        <w:t>1.</w:t>
      </w:r>
      <w:r>
        <w:tab/>
      </w:r>
      <w:r w:rsidR="00134B31" w:rsidRPr="00134B31">
        <w:t>Roll on wax may be used only if a newly disinfected roller is used for each client.</w:t>
      </w:r>
    </w:p>
    <w:p w14:paraId="74916815" w14:textId="628E694B" w:rsidR="00134B31" w:rsidRDefault="00134B31" w:rsidP="00AF1AD0">
      <w:pPr>
        <w:pStyle w:val="par2"/>
      </w:pPr>
      <w:r>
        <w:t>2.</w:t>
      </w:r>
      <w:r>
        <w:tab/>
      </w:r>
      <w:r w:rsidRPr="00134B31">
        <w:t>Wax may be removed for use by one of the following methods:</w:t>
      </w:r>
    </w:p>
    <w:p w14:paraId="60434F08" w14:textId="0642AD73" w:rsidR="00134B31" w:rsidRDefault="00134B31" w:rsidP="00134B31">
      <w:pPr>
        <w:pStyle w:val="par3"/>
      </w:pPr>
      <w:r>
        <w:t>a.</w:t>
      </w:r>
      <w:r>
        <w:tab/>
      </w:r>
      <w:r w:rsidRPr="00134B31">
        <w:t>Single-use spatula disposed of after a single dip or wax application.</w:t>
      </w:r>
    </w:p>
    <w:p w14:paraId="5648A056" w14:textId="2B685B35" w:rsidR="00134B31" w:rsidRDefault="00134B31" w:rsidP="00134B31">
      <w:pPr>
        <w:pStyle w:val="par3"/>
      </w:pPr>
      <w:r>
        <w:t>b.</w:t>
      </w:r>
      <w:r>
        <w:tab/>
      </w:r>
      <w:r w:rsidRPr="00134B31">
        <w:t>Disinfected plastic spatulas – new spatula for each dip into pot.</w:t>
      </w:r>
    </w:p>
    <w:p w14:paraId="0F501195" w14:textId="3A7A2818" w:rsidR="00134B31" w:rsidRDefault="00134B31" w:rsidP="00134B31">
      <w:pPr>
        <w:pStyle w:val="par3"/>
      </w:pPr>
      <w:r>
        <w:t>c.</w:t>
      </w:r>
      <w:r>
        <w:tab/>
      </w:r>
      <w:r w:rsidR="006367F0" w:rsidRPr="006367F0">
        <w:t>Removal of wax needed for entire service into single use, disposable cup. ONLY in this circumstance may the same applicator be used for the entire service. Cup (including all remaining wax) and applicators must be disposed of immediately after use. The remaining wax must not be put back into pot.</w:t>
      </w:r>
    </w:p>
    <w:p w14:paraId="7CDD9338" w14:textId="3FB98B9D" w:rsidR="006367F0" w:rsidRDefault="006367F0" w:rsidP="006367F0">
      <w:pPr>
        <w:pStyle w:val="par2"/>
      </w:pPr>
      <w:r>
        <w:t>3.</w:t>
      </w:r>
      <w:r>
        <w:tab/>
      </w:r>
      <w:r w:rsidRPr="006367F0">
        <w:t>If wax becomes contaminated or has visible debris, the pot must be emptied, cleaned and disinfected. No wax may be reused; only new wax may be used in the pot.</w:t>
      </w:r>
    </w:p>
    <w:p w14:paraId="0F34917E" w14:textId="7DE88795" w:rsidR="006367F0" w:rsidRDefault="006367F0" w:rsidP="006367F0">
      <w:pPr>
        <w:pStyle w:val="par2"/>
      </w:pPr>
      <w:r>
        <w:t>4.</w:t>
      </w:r>
      <w:r>
        <w:tab/>
      </w:r>
      <w:r w:rsidRPr="006367F0">
        <w:t xml:space="preserve">Any area of a client’s skin to be waxed must be cleaned prior to service </w:t>
      </w:r>
      <w:del w:id="949" w:author="Rascon Arana, Maria" w:date="2026-08-12T14:40:00Z" w16du:dateUtc="2026-08-12T20:40:00Z">
        <w:r w:rsidRPr="006367F0" w:rsidDel="00827DE2">
          <w:delText xml:space="preserve">if necessary </w:delText>
        </w:r>
      </w:del>
      <w:r w:rsidRPr="006367F0">
        <w:t>to reduce the risk of infection.</w:t>
      </w:r>
    </w:p>
    <w:p w14:paraId="67BEEA31" w14:textId="5D5C5244" w:rsidR="006367F0" w:rsidRDefault="006367F0" w:rsidP="006367F0">
      <w:pPr>
        <w:pStyle w:val="par2"/>
      </w:pPr>
      <w:r>
        <w:t>5.</w:t>
      </w:r>
      <w:r>
        <w:tab/>
      </w:r>
      <w:r w:rsidRPr="006367F0">
        <w:t>Paraffin wax must be portioned out for each client in a bag or other container, or dispensed in a manner that prevents contamination of the unused supply. All portions used on a client must be disposed of immediately following use.</w:t>
      </w:r>
    </w:p>
    <w:p w14:paraId="24AC75CA" w14:textId="6A8AF7B3" w:rsidR="006367F0" w:rsidRDefault="006367F0" w:rsidP="006367F0">
      <w:pPr>
        <w:pStyle w:val="par2"/>
      </w:pPr>
      <w:r>
        <w:t>6.</w:t>
      </w:r>
      <w:r>
        <w:tab/>
      </w:r>
      <w:r w:rsidRPr="006367F0">
        <w:t>Wax pots must remain covered and free from debris.</w:t>
      </w:r>
    </w:p>
    <w:p w14:paraId="585B3EF0" w14:textId="602ABD98" w:rsidR="006367F0" w:rsidRPr="006367F0" w:rsidRDefault="00827DE2" w:rsidP="006367F0">
      <w:pPr>
        <w:pStyle w:val="par1"/>
        <w:rPr>
          <w:b/>
          <w:bCs/>
        </w:rPr>
      </w:pPr>
      <w:ins w:id="950" w:author="Rascon Arana, Maria" w:date="2026-08-12T14:35:00Z" w16du:dateUtc="2026-08-12T20:35:00Z">
        <w:r>
          <w:rPr>
            <w:b/>
            <w:bCs/>
          </w:rPr>
          <w:t>M</w:t>
        </w:r>
      </w:ins>
      <w:del w:id="951" w:author="Rascon Arana, Maria" w:date="2026-08-12T14:35:00Z" w16du:dateUtc="2026-08-12T20:35:00Z">
        <w:r w:rsidR="006367F0" w:rsidRPr="006367F0" w:rsidDel="00827DE2">
          <w:rPr>
            <w:b/>
            <w:bCs/>
          </w:rPr>
          <w:delText>L</w:delText>
        </w:r>
      </w:del>
      <w:r w:rsidR="006367F0" w:rsidRPr="006367F0">
        <w:rPr>
          <w:b/>
          <w:bCs/>
        </w:rPr>
        <w:t>.</w:t>
      </w:r>
      <w:r w:rsidR="006367F0" w:rsidRPr="006367F0">
        <w:rPr>
          <w:b/>
          <w:bCs/>
        </w:rPr>
        <w:tab/>
        <w:t>OTHER REQUIREMENTS</w:t>
      </w:r>
    </w:p>
    <w:p w14:paraId="20E0663F" w14:textId="5A0570EC" w:rsidR="006367F0" w:rsidRDefault="006367F0" w:rsidP="006367F0">
      <w:pPr>
        <w:pStyle w:val="par2"/>
        <w:rPr>
          <w:ins w:id="952" w:author="Rascon Arana, Maria" w:date="2026-08-12T14:40:00Z" w16du:dateUtc="2026-08-12T20:40:00Z"/>
        </w:rPr>
      </w:pPr>
      <w:r>
        <w:t>1.</w:t>
      </w:r>
      <w:r>
        <w:tab/>
      </w:r>
      <w:r w:rsidRPr="006367F0">
        <w:t>All places of business and licensees must ensure that Safety Data Sheets (SDS) that pertain to product ingredients, proper use, storage, disposal and potential hazards for products used that could endanger the public are kept on the premises and immediately available upon need or request. Such document may be electronically available so long as it is available and accessible instantly by all business location personnel.</w:t>
      </w:r>
    </w:p>
    <w:p w14:paraId="130A8F44" w14:textId="22BF963F" w:rsidR="000A24C7" w:rsidRDefault="000A24C7">
      <w:pPr>
        <w:pStyle w:val="par3"/>
        <w:pPrChange w:id="953" w:author="Rascon Arana, Maria" w:date="2026-08-12T14:40:00Z" w16du:dateUtc="2026-08-12T20:40:00Z">
          <w:pPr>
            <w:pStyle w:val="par2"/>
          </w:pPr>
        </w:pPrChange>
      </w:pPr>
      <w:ins w:id="954" w:author="Rascon Arana, Maria" w:date="2026-08-12T14:40:00Z" w16du:dateUtc="2026-08-12T20:40:00Z">
        <w:r>
          <w:t>a.</w:t>
        </w:r>
        <w:r>
          <w:tab/>
          <w:t>Safety Data Sheets (SDS) must be kept for all substances used in the semi-permanent or permanent tinting of eyebrows or eyelashes. For such tinting services, the licensee must follow the same precautions that would be used for any eyebrow or eyelash coloring or tinting, including but not limited to a predisposition test (commonly known as a “patch test”</w:t>
        </w:r>
      </w:ins>
      <w:ins w:id="955" w:author="Rascon Arana, Maria" w:date="2026-08-12T14:41:00Z" w16du:dateUtc="2026-08-12T20:41:00Z">
        <w:r>
          <w:t>).</w:t>
        </w:r>
      </w:ins>
    </w:p>
    <w:p w14:paraId="1D2785E1" w14:textId="66984430" w:rsidR="006367F0" w:rsidRDefault="006367F0" w:rsidP="006367F0">
      <w:pPr>
        <w:pStyle w:val="par2"/>
      </w:pPr>
      <w:r>
        <w:t>2.</w:t>
      </w:r>
      <w:r>
        <w:tab/>
      </w:r>
      <w:r w:rsidRPr="006367F0">
        <w:t>Creams, cosmetics, astringents, lotions, removers, waxes, paraffin wax, moisturizers, masks, oils and all other such products that become contaminated must be immediately discarded.</w:t>
      </w:r>
    </w:p>
    <w:p w14:paraId="671E34B3" w14:textId="13033FA8" w:rsidR="006367F0" w:rsidRDefault="006367F0" w:rsidP="006367F0">
      <w:pPr>
        <w:pStyle w:val="par2"/>
      </w:pPr>
      <w:r>
        <w:t>3.</w:t>
      </w:r>
      <w:r>
        <w:tab/>
      </w:r>
      <w:r w:rsidRPr="006367F0">
        <w:t>Permitted procedures that may be used to avoid cross contamination include, but are not limited to:</w:t>
      </w:r>
    </w:p>
    <w:p w14:paraId="062F2117" w14:textId="656BA88B" w:rsidR="006367F0" w:rsidRDefault="006367F0" w:rsidP="006367F0">
      <w:pPr>
        <w:pStyle w:val="par3"/>
      </w:pPr>
      <w:r>
        <w:lastRenderedPageBreak/>
        <w:t>a.</w:t>
      </w:r>
      <w:r>
        <w:tab/>
      </w:r>
      <w:r w:rsidRPr="006367F0">
        <w:t>Placing the amount of product needed to perform a single service into another container and then disposing of any remaining product after service is completed;</w:t>
      </w:r>
    </w:p>
    <w:p w14:paraId="3FF33A9B" w14:textId="7C218719" w:rsidR="006367F0" w:rsidRDefault="006367F0" w:rsidP="006367F0">
      <w:pPr>
        <w:pStyle w:val="par3"/>
      </w:pPr>
      <w:r>
        <w:t>b.</w:t>
      </w:r>
      <w:r>
        <w:tab/>
      </w:r>
      <w:r w:rsidRPr="006367F0">
        <w:t>Using a single-use disposable implement to remove the product from the container and disposing of such implement after application of the product on the client;</w:t>
      </w:r>
    </w:p>
    <w:p w14:paraId="5CDE6915" w14:textId="24DC0D1C" w:rsidR="006367F0" w:rsidRDefault="006367F0" w:rsidP="006367F0">
      <w:pPr>
        <w:pStyle w:val="par3"/>
      </w:pPr>
      <w:r>
        <w:t>c.</w:t>
      </w:r>
      <w:r>
        <w:tab/>
      </w:r>
      <w:r w:rsidRPr="006367F0">
        <w:t>Using a clean applicator bottle to apply product; or</w:t>
      </w:r>
    </w:p>
    <w:p w14:paraId="6D64F163" w14:textId="0726FBF7" w:rsidR="006367F0" w:rsidRDefault="006367F0" w:rsidP="006367F0">
      <w:pPr>
        <w:pStyle w:val="par3"/>
      </w:pPr>
      <w:r>
        <w:t>d.</w:t>
      </w:r>
      <w:r>
        <w:tab/>
      </w:r>
      <w:r w:rsidRPr="006367F0">
        <w:t>Following manufacturer suggested guidelines for the product used.</w:t>
      </w:r>
    </w:p>
    <w:p w14:paraId="1FD2414C" w14:textId="538CFD4E" w:rsidR="00CB14EE" w:rsidRDefault="00CB14EE" w:rsidP="00CB14EE">
      <w:pPr>
        <w:pStyle w:val="Heading2"/>
        <w:rPr>
          <w:i w:val="0"/>
          <w:iCs w:val="0"/>
          <w:sz w:val="20"/>
          <w:szCs w:val="20"/>
        </w:rPr>
      </w:pPr>
      <w:commentRangeStart w:id="956"/>
      <w:commentRangeStart w:id="957"/>
      <w:r>
        <w:rPr>
          <w:i w:val="0"/>
          <w:iCs w:val="0"/>
          <w:sz w:val="20"/>
          <w:szCs w:val="20"/>
        </w:rPr>
        <w:t>1.8</w:t>
      </w:r>
      <w:commentRangeEnd w:id="956"/>
      <w:r w:rsidR="003813AB">
        <w:rPr>
          <w:rStyle w:val="CommentReference"/>
          <w:i w:val="0"/>
          <w:iCs w:val="0"/>
          <w:sz w:val="20"/>
          <w:szCs w:val="20"/>
        </w:rPr>
        <w:commentReference w:id="956"/>
      </w:r>
      <w:commentRangeEnd w:id="957"/>
      <w:r w:rsidR="004678F8">
        <w:rPr>
          <w:rStyle w:val="CommentReference"/>
          <w:i w:val="0"/>
          <w:iCs w:val="0"/>
          <w:sz w:val="20"/>
          <w:szCs w:val="20"/>
        </w:rPr>
        <w:commentReference w:id="957"/>
      </w:r>
      <w:r>
        <w:rPr>
          <w:i w:val="0"/>
          <w:iCs w:val="0"/>
          <w:sz w:val="20"/>
          <w:szCs w:val="20"/>
        </w:rPr>
        <w:tab/>
      </w:r>
      <w:r w:rsidR="007958B7" w:rsidRPr="007958B7">
        <w:rPr>
          <w:i w:val="0"/>
          <w:iCs w:val="0"/>
          <w:sz w:val="20"/>
          <w:szCs w:val="20"/>
        </w:rPr>
        <w:t>PROHIBITED ACTS AND SCOPE OF PRACTICE</w:t>
      </w:r>
    </w:p>
    <w:p w14:paraId="1ED18FC0" w14:textId="4EEA5D6D" w:rsidR="007958B7" w:rsidRDefault="007958B7" w:rsidP="007958B7">
      <w:pPr>
        <w:pStyle w:val="upar1"/>
      </w:pPr>
      <w:r w:rsidRPr="007958B7">
        <w:t>This Rule clarifies prohibited acts and the scope of practice for barbers, hairstylists, nail technicians, estheticians, and cosmetologists pursuant to sections 12-105-104(2), (7), (8), (9) and (11), C.R.S.,</w:t>
      </w:r>
    </w:p>
    <w:p w14:paraId="6F22A5B8" w14:textId="59B40D83" w:rsidR="007958B7" w:rsidRPr="007958B7" w:rsidRDefault="007958B7" w:rsidP="007958B7">
      <w:pPr>
        <w:pStyle w:val="par1"/>
        <w:rPr>
          <w:b/>
          <w:bCs/>
        </w:rPr>
      </w:pPr>
      <w:commentRangeStart w:id="958"/>
      <w:commentRangeStart w:id="959"/>
      <w:commentRangeStart w:id="960"/>
      <w:commentRangeStart w:id="961"/>
      <w:r w:rsidRPr="007958B7">
        <w:rPr>
          <w:b/>
          <w:bCs/>
        </w:rPr>
        <w:t>A.</w:t>
      </w:r>
      <w:commentRangeEnd w:id="958"/>
      <w:r w:rsidR="00AA56B2" w:rsidRPr="007958B7">
        <w:rPr>
          <w:rStyle w:val="CommentReference"/>
          <w:b/>
          <w:bCs/>
          <w:sz w:val="20"/>
          <w:szCs w:val="24"/>
        </w:rPr>
        <w:commentReference w:id="958"/>
      </w:r>
      <w:commentRangeEnd w:id="959"/>
      <w:r w:rsidR="00D06502" w:rsidRPr="007958B7">
        <w:rPr>
          <w:rStyle w:val="CommentReference"/>
          <w:b/>
          <w:bCs/>
          <w:sz w:val="20"/>
          <w:szCs w:val="24"/>
        </w:rPr>
        <w:commentReference w:id="959"/>
      </w:r>
      <w:commentRangeEnd w:id="960"/>
      <w:r w:rsidR="008B5083" w:rsidRPr="007958B7">
        <w:rPr>
          <w:rStyle w:val="CommentReference"/>
          <w:b/>
          <w:bCs/>
          <w:sz w:val="20"/>
          <w:szCs w:val="24"/>
        </w:rPr>
        <w:commentReference w:id="960"/>
      </w:r>
      <w:commentRangeEnd w:id="961"/>
      <w:r w:rsidR="009C0CA0" w:rsidRPr="007958B7">
        <w:rPr>
          <w:rStyle w:val="CommentReference"/>
          <w:b/>
          <w:bCs/>
          <w:sz w:val="20"/>
          <w:szCs w:val="24"/>
        </w:rPr>
        <w:commentReference w:id="961"/>
      </w:r>
      <w:r w:rsidRPr="007958B7">
        <w:rPr>
          <w:b/>
          <w:bCs/>
        </w:rPr>
        <w:tab/>
        <w:t>PROHIBITED ACTS FOR BARBERS, HAIRSTYLISTS, NAIL TECHNICIANS, ESTHETICIANS, AND COSMETOLOGISTS</w:t>
      </w:r>
    </w:p>
    <w:p w14:paraId="6190F138" w14:textId="0F9A1F58" w:rsidR="007958B7" w:rsidRDefault="007958B7" w:rsidP="007958B7">
      <w:pPr>
        <w:pStyle w:val="par2"/>
      </w:pPr>
      <w:r>
        <w:t>1.</w:t>
      </w:r>
      <w:r>
        <w:tab/>
      </w:r>
      <w:r w:rsidRPr="007958B7">
        <w:t>Licensees are prohibited from performing a service and/or using an implement, device, product, machine, tool, or technique, or combination of the same that:</w:t>
      </w:r>
    </w:p>
    <w:p w14:paraId="2FB173A0" w14:textId="6478675C" w:rsidR="007958B7" w:rsidRDefault="007958B7" w:rsidP="007958B7">
      <w:pPr>
        <w:pStyle w:val="par3"/>
      </w:pPr>
      <w:r>
        <w:t>a.</w:t>
      </w:r>
      <w:r>
        <w:tab/>
      </w:r>
      <w:r w:rsidRPr="007958B7">
        <w:t>Penetrates, destroys or alters the client’s skin beyond the epidermis;</w:t>
      </w:r>
    </w:p>
    <w:p w14:paraId="6BFD16B5" w14:textId="3D53E807" w:rsidR="007958B7" w:rsidRDefault="007958B7" w:rsidP="007958B7">
      <w:pPr>
        <w:pStyle w:val="par3"/>
      </w:pPr>
      <w:r>
        <w:t>b.</w:t>
      </w:r>
      <w:r>
        <w:tab/>
      </w:r>
      <w:r w:rsidRPr="007958B7">
        <w:t>Is banned or deemed unsafe by local, state or federal governmental agencies responsible for making such determinations: or,</w:t>
      </w:r>
    </w:p>
    <w:p w14:paraId="19A6EF0E" w14:textId="77A8720D" w:rsidR="007958B7" w:rsidRDefault="007958B7" w:rsidP="007958B7">
      <w:pPr>
        <w:pStyle w:val="par3"/>
        <w:rPr>
          <w:ins w:id="962" w:author="Rascon Arana, Maria" w:date="2026-08-12T15:16:00Z" w16du:dateUtc="2026-08-12T21:16:00Z"/>
        </w:rPr>
      </w:pPr>
      <w:r>
        <w:t>c.</w:t>
      </w:r>
      <w:r>
        <w:tab/>
      </w:r>
      <w:r w:rsidRPr="007958B7">
        <w:t>Has a reasonable likelihood of causing harm or injury to the client.</w:t>
      </w:r>
    </w:p>
    <w:p w14:paraId="3F4A07C2" w14:textId="1C267FE4" w:rsidR="00C478DB" w:rsidRDefault="00C478DB" w:rsidP="007958B7">
      <w:pPr>
        <w:pStyle w:val="par3"/>
        <w:rPr>
          <w:ins w:id="963" w:author="Rascon Arana, Maria" w:date="2026-08-12T15:17:00Z" w16du:dateUtc="2026-08-12T21:17:00Z"/>
        </w:rPr>
      </w:pPr>
      <w:commentRangeStart w:id="964"/>
      <w:ins w:id="965" w:author="Rascon Arana, Maria" w:date="2026-08-12T15:16:00Z" w16du:dateUtc="2026-08-12T21:16:00Z">
        <w:r>
          <w:t>d.</w:t>
        </w:r>
      </w:ins>
      <w:commentRangeEnd w:id="964"/>
      <w:r w:rsidR="00F3691F">
        <w:rPr>
          <w:rStyle w:val="CommentReference"/>
          <w:sz w:val="20"/>
          <w:szCs w:val="24"/>
        </w:rPr>
        <w:commentReference w:id="964"/>
      </w:r>
      <w:ins w:id="966" w:author="Rascon Arana, Maria" w:date="2026-08-12T15:16:00Z" w16du:dateUtc="2026-08-12T21:16:00Z">
        <w:r>
          <w:tab/>
          <w:t xml:space="preserve">Would </w:t>
        </w:r>
      </w:ins>
      <w:ins w:id="967" w:author="Rascon Arana, Maria" w:date="2026-08-12T15:17:00Z" w16du:dateUtc="2026-08-12T21:17:00Z">
        <w:r>
          <w:t>require delegation pursuant to the Medical Practice Act, section 12-240-101 et seq., C.R.S., or rules promulgated by the Colorado Medical Board or services delegated pursuant to the Nurses and Nurse Aides Practice Act, section 12-255-137, C.R.S., or the rules promulgated by the State Board of Nursing.</w:t>
        </w:r>
      </w:ins>
    </w:p>
    <w:p w14:paraId="4007E61A" w14:textId="355B42A1" w:rsidR="00C478DB" w:rsidRDefault="00C478DB" w:rsidP="007958B7">
      <w:pPr>
        <w:pStyle w:val="par3"/>
        <w:rPr>
          <w:ins w:id="968" w:author="Rascon Arana, Maria" w:date="2026-08-12T15:17:00Z" w16du:dateUtc="2026-08-12T21:17:00Z"/>
        </w:rPr>
      </w:pPr>
      <w:commentRangeStart w:id="969"/>
      <w:commentRangeStart w:id="970"/>
      <w:ins w:id="971" w:author="Rascon Arana, Maria" w:date="2026-08-12T15:17:00Z" w16du:dateUtc="2026-08-12T21:17:00Z">
        <w:r>
          <w:t>e.</w:t>
        </w:r>
      </w:ins>
      <w:commentRangeEnd w:id="969"/>
      <w:r w:rsidR="000F004C">
        <w:rPr>
          <w:rStyle w:val="CommentReference"/>
          <w:sz w:val="20"/>
          <w:szCs w:val="24"/>
        </w:rPr>
        <w:commentReference w:id="969"/>
      </w:r>
      <w:commentRangeEnd w:id="970"/>
      <w:r w:rsidR="009B26D4">
        <w:rPr>
          <w:rStyle w:val="CommentReference"/>
          <w:sz w:val="20"/>
          <w:szCs w:val="24"/>
        </w:rPr>
        <w:commentReference w:id="970"/>
      </w:r>
      <w:ins w:id="972" w:author="Rascon Arana, Maria" w:date="2026-08-12T15:17:00Z" w16du:dateUtc="2026-08-12T21:17:00Z">
        <w:r>
          <w:tab/>
          <w:t>Licensees are prohibited from micro</w:t>
        </w:r>
      </w:ins>
      <w:ins w:id="973" w:author="Rascon Arana, Maria" w:date="2026-09-15T17:36:00Z" w16du:dateUtc="2026-09-15T23:36:00Z">
        <w:r w:rsidR="001103E7">
          <w:t>-</w:t>
        </w:r>
      </w:ins>
      <w:ins w:id="974" w:author="Rascon Arana, Maria" w:date="2026-08-12T15:17:00Z" w16du:dateUtc="2026-08-12T21:17:00Z">
        <w:r>
          <w:t>needling beyond the depths of 0.5mm.</w:t>
        </w:r>
      </w:ins>
    </w:p>
    <w:p w14:paraId="7A828FFA" w14:textId="29886EE2" w:rsidR="00C478DB" w:rsidRDefault="00C478DB" w:rsidP="00C478DB">
      <w:pPr>
        <w:pStyle w:val="par3"/>
        <w:rPr>
          <w:ins w:id="975" w:author="Rascon Arana, Maria" w:date="2026-08-12T15:17:00Z" w16du:dateUtc="2026-08-12T21:17:00Z"/>
        </w:rPr>
      </w:pPr>
      <w:ins w:id="976" w:author="Rascon Arana, Maria" w:date="2026-08-12T15:17:00Z" w16du:dateUtc="2026-08-12T21:17:00Z">
        <w:r>
          <w:t>f.</w:t>
        </w:r>
        <w:r>
          <w:tab/>
          <w:t>Buccal Massage.</w:t>
        </w:r>
      </w:ins>
    </w:p>
    <w:p w14:paraId="16D8691B" w14:textId="377CB86F" w:rsidR="00C478DB" w:rsidRDefault="00C478DB" w:rsidP="00C478DB">
      <w:pPr>
        <w:pStyle w:val="par3"/>
        <w:rPr>
          <w:ins w:id="977" w:author="Rascon Arana, Maria" w:date="2026-08-12T15:18:00Z" w16du:dateUtc="2026-08-12T21:18:00Z"/>
        </w:rPr>
      </w:pPr>
      <w:commentRangeStart w:id="978"/>
      <w:commentRangeStart w:id="979"/>
      <w:ins w:id="980" w:author="Rascon Arana, Maria" w:date="2026-08-12T15:18:00Z" w16du:dateUtc="2026-08-12T21:18:00Z">
        <w:r>
          <w:t>g</w:t>
        </w:r>
      </w:ins>
      <w:commentRangeEnd w:id="978"/>
      <w:r w:rsidR="00384880">
        <w:rPr>
          <w:rStyle w:val="CommentReference"/>
          <w:sz w:val="20"/>
          <w:szCs w:val="24"/>
        </w:rPr>
        <w:commentReference w:id="978"/>
      </w:r>
      <w:commentRangeEnd w:id="979"/>
      <w:r w:rsidR="00350190">
        <w:rPr>
          <w:rStyle w:val="CommentReference"/>
          <w:sz w:val="20"/>
          <w:szCs w:val="24"/>
        </w:rPr>
        <w:commentReference w:id="979"/>
      </w:r>
      <w:ins w:id="981" w:author="Rascon Arana, Maria" w:date="2026-08-12T15:18:00Z" w16du:dateUtc="2026-08-12T21:18:00Z">
        <w:r>
          <w:t>.</w:t>
        </w:r>
        <w:r>
          <w:tab/>
          <w:t>Lymphatic Drainage outside of the head, face, and neck.  Service is limited to a non-invasive massage technique to detoxify the skin and reduce swelling.</w:t>
        </w:r>
      </w:ins>
    </w:p>
    <w:p w14:paraId="16CD12A2" w14:textId="5EFCFEF1" w:rsidR="00C478DB" w:rsidRDefault="00C478DB" w:rsidP="00C478DB">
      <w:pPr>
        <w:pStyle w:val="par3"/>
      </w:pPr>
      <w:commentRangeStart w:id="982"/>
      <w:commentRangeStart w:id="983"/>
      <w:commentRangeStart w:id="984"/>
      <w:ins w:id="985" w:author="Rascon Arana, Maria" w:date="2026-08-12T15:18:00Z" w16du:dateUtc="2026-08-12T21:18:00Z">
        <w:r>
          <w:t>h.</w:t>
        </w:r>
      </w:ins>
      <w:commentRangeEnd w:id="982"/>
      <w:r w:rsidR="000F004C">
        <w:rPr>
          <w:rStyle w:val="CommentReference"/>
          <w:sz w:val="20"/>
          <w:szCs w:val="24"/>
        </w:rPr>
        <w:commentReference w:id="982"/>
      </w:r>
      <w:commentRangeEnd w:id="983"/>
      <w:r w:rsidR="0054176B">
        <w:rPr>
          <w:rStyle w:val="CommentReference"/>
          <w:sz w:val="20"/>
          <w:szCs w:val="24"/>
        </w:rPr>
        <w:commentReference w:id="983"/>
      </w:r>
      <w:commentRangeEnd w:id="984"/>
      <w:r w:rsidR="00350190">
        <w:rPr>
          <w:rStyle w:val="CommentReference"/>
          <w:sz w:val="20"/>
          <w:szCs w:val="24"/>
        </w:rPr>
        <w:commentReference w:id="984"/>
      </w:r>
      <w:ins w:id="986" w:author="Rascon Arana, Maria" w:date="2026-08-12T15:18:00Z" w16du:dateUtc="2026-08-12T21:18:00Z">
        <w:r>
          <w:tab/>
          <w:t>Waxing of the ear canal and nose waxing.</w:t>
        </w:r>
      </w:ins>
    </w:p>
    <w:p w14:paraId="6010249D" w14:textId="2DCDB79C" w:rsidR="007958B7" w:rsidRDefault="007958B7" w:rsidP="007958B7">
      <w:pPr>
        <w:pStyle w:val="par2"/>
      </w:pPr>
      <w:r>
        <w:t>2.</w:t>
      </w:r>
      <w:r>
        <w:tab/>
      </w:r>
      <w:r w:rsidRPr="007958B7">
        <w:t>Licensees are specifically prohibited from using the following:</w:t>
      </w:r>
    </w:p>
    <w:p w14:paraId="4C14C9E2" w14:textId="4277CC1E" w:rsidR="007958B7" w:rsidRDefault="007958B7" w:rsidP="007958B7">
      <w:pPr>
        <w:pStyle w:val="par3"/>
      </w:pPr>
      <w:r>
        <w:t>a.</w:t>
      </w:r>
      <w:r>
        <w:tab/>
      </w:r>
      <w:r w:rsidRPr="007958B7">
        <w:t>Methylmalonic acid or Methacrylate Liquid Monomers, (MMA);</w:t>
      </w:r>
    </w:p>
    <w:p w14:paraId="00AE9A4C" w14:textId="39CA84A7" w:rsidR="007958B7" w:rsidRDefault="007958B7" w:rsidP="007958B7">
      <w:pPr>
        <w:pStyle w:val="par3"/>
      </w:pPr>
      <w:r>
        <w:t>b.</w:t>
      </w:r>
      <w:r>
        <w:tab/>
      </w:r>
      <w:r w:rsidRPr="007958B7">
        <w:t>Live fish, leeches, snails, and any other living creature for use in any cosmetic service;</w:t>
      </w:r>
    </w:p>
    <w:p w14:paraId="73E0F3B4" w14:textId="20E8B6CB" w:rsidR="007958B7" w:rsidRDefault="007958B7" w:rsidP="007958B7">
      <w:pPr>
        <w:pStyle w:val="par3"/>
      </w:pPr>
      <w:r>
        <w:t>c.</w:t>
      </w:r>
      <w:r>
        <w:tab/>
      </w:r>
      <w:r w:rsidRPr="007958B7">
        <w:t>Any product banned or deemed unsafe by local, state or federal governmental agencies responsible for making such determinations; or,</w:t>
      </w:r>
    </w:p>
    <w:p w14:paraId="3BB68C2A" w14:textId="2B687A4C" w:rsidR="007958B7" w:rsidRDefault="007958B7" w:rsidP="007958B7">
      <w:pPr>
        <w:pStyle w:val="par3"/>
      </w:pPr>
      <w:r>
        <w:t>d.</w:t>
      </w:r>
      <w:r>
        <w:tab/>
      </w:r>
      <w:r w:rsidRPr="007958B7">
        <w:t>Ultra Violet (UV) light boxes for disinfection.</w:t>
      </w:r>
    </w:p>
    <w:p w14:paraId="31A7925D" w14:textId="5846FED6" w:rsidR="007958B7" w:rsidRDefault="007958B7" w:rsidP="007958B7">
      <w:pPr>
        <w:pStyle w:val="par2"/>
        <w:rPr>
          <w:ins w:id="987" w:author="Rascon Arana, Maria" w:date="2026-08-12T15:19:00Z" w16du:dateUtc="2026-08-12T21:19:00Z"/>
        </w:rPr>
      </w:pPr>
      <w:r>
        <w:lastRenderedPageBreak/>
        <w:t>3.</w:t>
      </w:r>
      <w:r>
        <w:tab/>
      </w:r>
      <w:r w:rsidRPr="007958B7">
        <w:t>Possession or storage of devices, substances, and products that are prohibited and described in Rule 1.8 will be considered prima facie evidence of use.</w:t>
      </w:r>
    </w:p>
    <w:p w14:paraId="6E0BC216" w14:textId="2A71047D" w:rsidR="00D441D9" w:rsidRDefault="00D441D9" w:rsidP="007958B7">
      <w:pPr>
        <w:pStyle w:val="par2"/>
        <w:rPr>
          <w:ins w:id="988" w:author="Rascon Arana, Maria" w:date="2026-08-12T15:20:00Z" w16du:dateUtc="2026-08-12T21:20:00Z"/>
        </w:rPr>
      </w:pPr>
      <w:ins w:id="989" w:author="Rascon Arana, Maria" w:date="2026-08-12T15:19:00Z" w16du:dateUtc="2026-08-12T21:19:00Z">
        <w:r>
          <w:t>4.</w:t>
        </w:r>
        <w:r>
          <w:tab/>
          <w:t>Licensed cosmetologists and hairstylists are prohibited from shaving the face</w:t>
        </w:r>
      </w:ins>
      <w:ins w:id="990" w:author="Rascon Arana, Maria" w:date="2026-09-29T13:33:00Z" w16du:dateUtc="2026-09-29T19:33:00Z">
        <w:r w:rsidR="00DB2FC6">
          <w:t xml:space="preserve"> for grooming facial hair services</w:t>
        </w:r>
      </w:ins>
      <w:ins w:id="991" w:author="Rascon Arana, Maria" w:date="2026-08-12T15:19:00Z" w16du:dateUtc="2026-08-12T21:19:00Z">
        <w:r>
          <w:t>.  Only barbers may shave the face, cheeks, and around the beard with a straight razo</w:t>
        </w:r>
      </w:ins>
      <w:ins w:id="992" w:author="Rascon Arana, Maria" w:date="2026-08-12T15:20:00Z" w16du:dateUtc="2026-08-12T21:20:00Z">
        <w:r>
          <w:t>r.</w:t>
        </w:r>
      </w:ins>
    </w:p>
    <w:p w14:paraId="7113F1FD" w14:textId="3CE3F761" w:rsidR="00D441D9" w:rsidRDefault="00D441D9">
      <w:pPr>
        <w:pStyle w:val="par3"/>
        <w:pPrChange w:id="993" w:author="Rascon Arana, Maria" w:date="2026-08-12T15:20:00Z" w16du:dateUtc="2026-08-12T21:20:00Z">
          <w:pPr>
            <w:pStyle w:val="par2"/>
          </w:pPr>
        </w:pPrChange>
      </w:pPr>
      <w:ins w:id="994" w:author="Rascon Arana, Maria" w:date="2026-08-12T15:20:00Z" w16du:dateUtc="2026-08-12T21:20:00Z">
        <w:r>
          <w:t>a.</w:t>
        </w:r>
        <w:r>
          <w:tab/>
          <w:t>Cosmetologists and hairstylists can use a straight razor to line up, clean a neckline, and add detailed hair designs.</w:t>
        </w:r>
      </w:ins>
    </w:p>
    <w:p w14:paraId="36465E66" w14:textId="2B71FDF0" w:rsidR="0025642B" w:rsidRPr="007958B7" w:rsidRDefault="007958B7" w:rsidP="00CC3691">
      <w:pPr>
        <w:pStyle w:val="par1"/>
        <w:rPr>
          <w:ins w:id="995" w:author="Rascon Arana, Maria" w:date="2026-09-15T15:13:00Z" w16du:dateUtc="2026-09-15T21:13:00Z"/>
          <w:b/>
          <w:bCs/>
        </w:rPr>
      </w:pPr>
      <w:r w:rsidRPr="007958B7">
        <w:rPr>
          <w:b/>
          <w:bCs/>
        </w:rPr>
        <w:t>B.</w:t>
      </w:r>
      <w:r w:rsidRPr="007958B7">
        <w:rPr>
          <w:b/>
          <w:bCs/>
        </w:rPr>
        <w:tab/>
      </w:r>
      <w:ins w:id="996" w:author="Rascon Arana, Maria" w:date="2026-09-15T15:11:00Z" w16du:dateUtc="2026-09-15T21:11:00Z">
        <w:r w:rsidR="0025642B">
          <w:rPr>
            <w:b/>
            <w:bCs/>
          </w:rPr>
          <w:t>Scope of Practice involving cosmetic preparations by cleansing, exfoliation, toning, or moisturizing a client’s skin pr</w:t>
        </w:r>
      </w:ins>
      <w:ins w:id="997" w:author="Rascon Arana, Maria" w:date="2026-09-15T15:12:00Z" w16du:dateUtc="2026-09-15T21:12:00Z">
        <w:r w:rsidR="0025642B">
          <w:rPr>
            <w:b/>
            <w:bCs/>
          </w:rPr>
          <w:t>ior or in conjunction with a makeup application must be performed by a licensed barber, esthetician, and/or cosmetologist.</w:t>
        </w:r>
      </w:ins>
      <w:del w:id="998" w:author="Rascon Arana, Maria" w:date="2026-08-12T15:21:00Z" w16du:dateUtc="2026-08-12T21:21:00Z">
        <w:r w:rsidRPr="007958B7" w:rsidDel="00CC3691">
          <w:rPr>
            <w:b/>
            <w:bCs/>
          </w:rPr>
          <w:delText>BARBER SCOPE OF PRACTICE</w:delText>
        </w:r>
      </w:del>
    </w:p>
    <w:p w14:paraId="05C9FB5A" w14:textId="2BD00664" w:rsidR="007958B7" w:rsidDel="00CC3691" w:rsidRDefault="007958B7">
      <w:pPr>
        <w:pStyle w:val="par1"/>
        <w:rPr>
          <w:del w:id="999" w:author="Rascon Arana, Maria" w:date="2026-08-12T15:21:00Z" w16du:dateUtc="2026-08-12T21:21:00Z"/>
        </w:rPr>
        <w:pPrChange w:id="1000" w:author="Rascon Arana, Maria" w:date="2026-08-12T15:21:00Z" w16du:dateUtc="2026-08-12T21:21:00Z">
          <w:pPr>
            <w:pStyle w:val="upar1"/>
          </w:pPr>
        </w:pPrChange>
      </w:pPr>
      <w:del w:id="1001" w:author="Rascon Arana, Maria" w:date="2026-08-12T15:21:00Z" w16du:dateUtc="2026-08-12T21:21:00Z">
        <w:r w:rsidRPr="007958B7" w:rsidDel="00CC3691">
          <w:delText>The scope of practice for barbering covers those practices set forth in section 12-105-104(2), C.R.S., to include the ordinary and customary services provided by barbers in the state, subject to infection control and prevention rules.</w:delText>
        </w:r>
      </w:del>
    </w:p>
    <w:p w14:paraId="67CAC95F" w14:textId="1A104954" w:rsidR="007958B7" w:rsidDel="008405B4" w:rsidRDefault="007958B7" w:rsidP="007958B7">
      <w:pPr>
        <w:pStyle w:val="par1"/>
        <w:rPr>
          <w:del w:id="1002" w:author="Rascon Arana, Maria" w:date="2026-08-12T15:21:00Z" w16du:dateUtc="2026-08-12T21:21:00Z"/>
          <w:b/>
          <w:bCs/>
        </w:rPr>
      </w:pPr>
      <w:r w:rsidRPr="007958B7">
        <w:rPr>
          <w:b/>
          <w:bCs/>
        </w:rPr>
        <w:t>C.</w:t>
      </w:r>
      <w:r w:rsidRPr="007958B7">
        <w:rPr>
          <w:b/>
          <w:bCs/>
        </w:rPr>
        <w:tab/>
      </w:r>
      <w:ins w:id="1003" w:author="Rascon Arana, Maria" w:date="2026-09-15T15:14:00Z" w16du:dateUtc="2026-09-15T21:14:00Z">
        <w:r w:rsidR="00B844AE">
          <w:rPr>
            <w:b/>
            <w:bCs/>
          </w:rPr>
          <w:t xml:space="preserve">Scope of </w:t>
        </w:r>
      </w:ins>
      <w:ins w:id="1004" w:author="Rascon Arana, Maria" w:date="2026-09-15T15:15:00Z" w16du:dateUtc="2026-09-15T21:15:00Z">
        <w:r w:rsidR="008405B4">
          <w:rPr>
            <w:b/>
            <w:bCs/>
          </w:rPr>
          <w:t xml:space="preserve">practice involving nail preparation by filing, buffing, and/or trimming the nail prior to polish application must be performed by a licensed cosmetologist and/or nail technician. Post services </w:t>
        </w:r>
      </w:ins>
      <w:ins w:id="1005" w:author="Rascon Arana, Maria" w:date="2026-09-15T15:16:00Z" w16du:dateUtc="2026-09-15T21:16:00Z">
        <w:r w:rsidR="008405B4">
          <w:rPr>
            <w:b/>
            <w:bCs/>
          </w:rPr>
          <w:t xml:space="preserve">that included softening of the hands and/or feet with use of cosmetic or chemical </w:t>
        </w:r>
      </w:ins>
      <w:ins w:id="1006" w:author="Rascon Arana, Maria" w:date="2026-09-15T15:18:00Z" w16du:dateUtc="2026-09-15T21:18:00Z">
        <w:r w:rsidR="008405B4">
          <w:rPr>
            <w:b/>
            <w:bCs/>
          </w:rPr>
          <w:t>preparations</w:t>
        </w:r>
      </w:ins>
      <w:ins w:id="1007" w:author="Rascon Arana, Maria" w:date="2026-09-15T15:16:00Z" w16du:dateUtc="2026-09-15T21:16:00Z">
        <w:r w:rsidR="008405B4">
          <w:rPr>
            <w:b/>
            <w:bCs/>
          </w:rPr>
          <w:t xml:space="preserve">, antiseptics, lotions, or creams must be provided by a licensed </w:t>
        </w:r>
      </w:ins>
      <w:ins w:id="1008" w:author="Rascon Arana, Maria" w:date="2026-09-15T15:17:00Z" w16du:dateUtc="2026-09-15T21:17:00Z">
        <w:r w:rsidR="008405B4">
          <w:rPr>
            <w:b/>
            <w:bCs/>
          </w:rPr>
          <w:t xml:space="preserve">cosmologist and/or nail technician. </w:t>
        </w:r>
      </w:ins>
      <w:del w:id="1009" w:author="Rascon Arana, Maria" w:date="2026-08-12T15:21:00Z" w16du:dateUtc="2026-08-12T21:21:00Z">
        <w:r w:rsidRPr="007958B7" w:rsidDel="00CC3691">
          <w:rPr>
            <w:b/>
            <w:bCs/>
          </w:rPr>
          <w:delText>HAIRSTYLIST SCOPE OF PRACTICE</w:delText>
        </w:r>
      </w:del>
    </w:p>
    <w:p w14:paraId="1AE61F3F" w14:textId="64C67F34" w:rsidR="007958B7" w:rsidDel="00CC3691" w:rsidRDefault="007958B7">
      <w:pPr>
        <w:pStyle w:val="par1"/>
        <w:rPr>
          <w:del w:id="1010" w:author="Rascon Arana, Maria" w:date="2026-08-12T15:21:00Z" w16du:dateUtc="2026-08-12T21:21:00Z"/>
        </w:rPr>
        <w:pPrChange w:id="1011" w:author="Rascon Arana, Maria" w:date="2026-08-12T15:21:00Z" w16du:dateUtc="2026-08-12T21:21:00Z">
          <w:pPr>
            <w:pStyle w:val="upar1"/>
          </w:pPr>
        </w:pPrChange>
      </w:pPr>
      <w:del w:id="1012" w:author="Rascon Arana, Maria" w:date="2026-08-12T15:21:00Z" w16du:dateUtc="2026-08-12T21:21:00Z">
        <w:r w:rsidRPr="007958B7" w:rsidDel="00CC3691">
          <w:delText>The scope of practice for hairstylist covers those practices set forth in section 12-105-104(9), C.R.S., to include the ordinary and customary services provided by hairstylists in the state, subject to infection control and prevention rules.</w:delText>
        </w:r>
      </w:del>
    </w:p>
    <w:p w14:paraId="446F10AE" w14:textId="3A2F9C56" w:rsidR="007958B7" w:rsidRPr="007958B7" w:rsidDel="00CC3691" w:rsidRDefault="007958B7" w:rsidP="00CC3691">
      <w:pPr>
        <w:pStyle w:val="par1"/>
        <w:rPr>
          <w:del w:id="1013" w:author="Rascon Arana, Maria" w:date="2026-08-12T15:21:00Z" w16du:dateUtc="2026-08-12T21:21:00Z"/>
          <w:b/>
          <w:bCs/>
        </w:rPr>
      </w:pPr>
      <w:r w:rsidRPr="007958B7">
        <w:rPr>
          <w:b/>
          <w:bCs/>
        </w:rPr>
        <w:t>D.</w:t>
      </w:r>
      <w:r w:rsidRPr="007958B7">
        <w:rPr>
          <w:b/>
          <w:bCs/>
        </w:rPr>
        <w:tab/>
      </w:r>
      <w:del w:id="1014" w:author="Rascon Arana, Maria" w:date="2026-08-12T15:21:00Z" w16du:dateUtc="2026-08-12T21:21:00Z">
        <w:r w:rsidRPr="007958B7" w:rsidDel="00CC3691">
          <w:rPr>
            <w:b/>
            <w:bCs/>
          </w:rPr>
          <w:delText>NAIL TECHNICIANS SCOPE OF PRACTICE</w:delText>
        </w:r>
      </w:del>
    </w:p>
    <w:p w14:paraId="26FE2540" w14:textId="79C757F4" w:rsidR="007958B7" w:rsidDel="00CC3691" w:rsidRDefault="007958B7">
      <w:pPr>
        <w:pStyle w:val="par1"/>
        <w:rPr>
          <w:del w:id="1015" w:author="Rascon Arana, Maria" w:date="2026-08-12T15:21:00Z" w16du:dateUtc="2026-08-12T21:21:00Z"/>
        </w:rPr>
        <w:pPrChange w:id="1016" w:author="Rascon Arana, Maria" w:date="2026-08-12T15:21:00Z" w16du:dateUtc="2026-08-12T21:21:00Z">
          <w:pPr>
            <w:pStyle w:val="par2"/>
          </w:pPr>
        </w:pPrChange>
      </w:pPr>
      <w:del w:id="1017" w:author="Rascon Arana, Maria" w:date="2026-08-12T15:21:00Z" w16du:dateUtc="2026-08-12T21:21:00Z">
        <w:r w:rsidDel="00CC3691">
          <w:delText>1.</w:delText>
        </w:r>
        <w:r w:rsidDel="00CC3691">
          <w:tab/>
        </w:r>
        <w:r w:rsidRPr="007958B7" w:rsidDel="00CC3691">
          <w:delText>The scope of practice for nail technicians covers those practices set forth for nail technicians in sections 12-105-104(11) and (12), C.R.S., to include the ordinary and customary services provided by nail technicians in the state, subject to infection control and prevention rules and the additional training requirements.</w:delText>
        </w:r>
      </w:del>
    </w:p>
    <w:p w14:paraId="44FE2740" w14:textId="0E7FBC88" w:rsidR="007958B7" w:rsidDel="00CC3691" w:rsidRDefault="007958B7">
      <w:pPr>
        <w:pStyle w:val="par1"/>
        <w:rPr>
          <w:del w:id="1018" w:author="Rascon Arana, Maria" w:date="2026-08-12T15:21:00Z" w16du:dateUtc="2026-08-12T21:21:00Z"/>
        </w:rPr>
        <w:pPrChange w:id="1019" w:author="Rascon Arana, Maria" w:date="2026-08-12T15:21:00Z" w16du:dateUtc="2026-08-12T21:21:00Z">
          <w:pPr>
            <w:pStyle w:val="par2"/>
          </w:pPr>
        </w:pPrChange>
      </w:pPr>
      <w:del w:id="1020" w:author="Rascon Arana, Maria" w:date="2026-08-12T15:21:00Z" w16du:dateUtc="2026-08-12T21:21:00Z">
        <w:r w:rsidDel="00CC3691">
          <w:delText>2.</w:delText>
        </w:r>
        <w:r w:rsidDel="00CC3691">
          <w:tab/>
        </w:r>
        <w:r w:rsidRPr="007958B7" w:rsidDel="00CC3691">
          <w:delText>Scope Of Practice After Additional Training</w:delText>
        </w:r>
      </w:del>
    </w:p>
    <w:p w14:paraId="17E36FC9" w14:textId="307182C0" w:rsidR="007958B7" w:rsidDel="00CC3691" w:rsidRDefault="007958B7">
      <w:pPr>
        <w:pStyle w:val="par1"/>
        <w:rPr>
          <w:del w:id="1021" w:author="Rascon Arana, Maria" w:date="2026-08-12T15:21:00Z" w16du:dateUtc="2026-08-12T21:21:00Z"/>
        </w:rPr>
        <w:pPrChange w:id="1022" w:author="Rascon Arana, Maria" w:date="2026-08-12T15:21:00Z" w16du:dateUtc="2026-08-12T21:21:00Z">
          <w:pPr>
            <w:pStyle w:val="par3"/>
          </w:pPr>
        </w:pPrChange>
      </w:pPr>
      <w:del w:id="1023" w:author="Rascon Arana, Maria" w:date="2026-08-12T15:21:00Z" w16du:dateUtc="2026-08-12T21:21:00Z">
        <w:r w:rsidDel="00CC3691">
          <w:delText>a.</w:delText>
        </w:r>
        <w:r w:rsidDel="00CC3691">
          <w:tab/>
        </w:r>
        <w:r w:rsidRPr="007958B7" w:rsidDel="00CC3691">
          <w:delText>Upon successful completion of the training requirements described in Rule 1.9, the scope of practice for a nail technician expands to include:</w:delText>
        </w:r>
      </w:del>
    </w:p>
    <w:p w14:paraId="43FA55DA" w14:textId="4F707A0A" w:rsidR="007958B7" w:rsidDel="00CC3691" w:rsidRDefault="007958B7">
      <w:pPr>
        <w:pStyle w:val="par1"/>
        <w:rPr>
          <w:del w:id="1024" w:author="Rascon Arana, Maria" w:date="2026-08-12T15:21:00Z" w16du:dateUtc="2026-08-12T21:21:00Z"/>
        </w:rPr>
        <w:pPrChange w:id="1025" w:author="Rascon Arana, Maria" w:date="2026-08-12T15:21:00Z" w16du:dateUtc="2026-08-12T21:21:00Z">
          <w:pPr>
            <w:pStyle w:val="par4"/>
          </w:pPr>
        </w:pPrChange>
      </w:pPr>
      <w:del w:id="1026" w:author="Rascon Arana, Maria" w:date="2026-08-12T15:21:00Z" w16du:dateUtc="2026-08-12T21:21:00Z">
        <w:r w:rsidDel="00CC3691">
          <w:delText>(1)</w:delText>
        </w:r>
        <w:r w:rsidDel="00CC3691">
          <w:tab/>
        </w:r>
        <w:r w:rsidRPr="007958B7" w:rsidDel="00CC3691">
          <w:delText>Use of electric files for natural nail services, filing, maintenance, and removal of artificial enhancement products, and pedicure services; and,</w:delText>
        </w:r>
      </w:del>
    </w:p>
    <w:p w14:paraId="1C4CAD12" w14:textId="5AB61C54" w:rsidR="007958B7" w:rsidDel="00CC3691" w:rsidRDefault="007958B7">
      <w:pPr>
        <w:pStyle w:val="par1"/>
        <w:rPr>
          <w:del w:id="1027" w:author="Rascon Arana, Maria" w:date="2026-08-12T15:21:00Z" w16du:dateUtc="2026-08-12T21:21:00Z"/>
        </w:rPr>
        <w:pPrChange w:id="1028" w:author="Rascon Arana, Maria" w:date="2026-08-12T15:21:00Z" w16du:dateUtc="2026-08-12T21:21:00Z">
          <w:pPr>
            <w:pStyle w:val="par4"/>
          </w:pPr>
        </w:pPrChange>
      </w:pPr>
      <w:del w:id="1029" w:author="Rascon Arana, Maria" w:date="2026-08-12T15:21:00Z" w16du:dateUtc="2026-08-12T21:21:00Z">
        <w:r w:rsidDel="00CC3691">
          <w:delText>(2)</w:delText>
        </w:r>
        <w:r w:rsidDel="00CC3691">
          <w:tab/>
        </w:r>
        <w:r w:rsidRPr="007958B7" w:rsidDel="00CC3691">
          <w:delText>Hair removal to a client’s leg up to the knee, and the arm up to the elbow, by the use of wax or depilatories only.</w:delText>
        </w:r>
      </w:del>
    </w:p>
    <w:p w14:paraId="0399B98D" w14:textId="30AEF854" w:rsidR="007958B7" w:rsidRPr="007958B7" w:rsidDel="00CC3691" w:rsidRDefault="007958B7" w:rsidP="00CC3691">
      <w:pPr>
        <w:pStyle w:val="par1"/>
        <w:rPr>
          <w:del w:id="1030" w:author="Rascon Arana, Maria" w:date="2026-08-12T15:21:00Z" w16du:dateUtc="2026-08-12T21:21:00Z"/>
          <w:b/>
          <w:bCs/>
        </w:rPr>
      </w:pPr>
      <w:del w:id="1031" w:author="Rascon Arana, Maria" w:date="2026-08-12T15:21:00Z" w16du:dateUtc="2026-08-12T21:21:00Z">
        <w:r w:rsidRPr="007958B7" w:rsidDel="00CC3691">
          <w:rPr>
            <w:b/>
            <w:bCs/>
          </w:rPr>
          <w:delText>E.</w:delText>
        </w:r>
        <w:r w:rsidRPr="007958B7" w:rsidDel="00CC3691">
          <w:rPr>
            <w:b/>
            <w:bCs/>
          </w:rPr>
          <w:tab/>
          <w:delText>ESTHETICIAN SCOPE OF PRACTICE</w:delText>
        </w:r>
      </w:del>
    </w:p>
    <w:p w14:paraId="3B88F959" w14:textId="135F4344" w:rsidR="007958B7" w:rsidDel="00CC3691" w:rsidRDefault="007958B7">
      <w:pPr>
        <w:pStyle w:val="par1"/>
        <w:rPr>
          <w:del w:id="1032" w:author="Rascon Arana, Maria" w:date="2026-08-12T15:21:00Z" w16du:dateUtc="2026-08-12T21:21:00Z"/>
        </w:rPr>
        <w:pPrChange w:id="1033" w:author="Rascon Arana, Maria" w:date="2026-08-12T15:21:00Z" w16du:dateUtc="2026-08-12T21:21:00Z">
          <w:pPr>
            <w:pStyle w:val="par2"/>
          </w:pPr>
        </w:pPrChange>
      </w:pPr>
      <w:del w:id="1034" w:author="Rascon Arana, Maria" w:date="2026-08-12T15:21:00Z" w16du:dateUtc="2026-08-12T21:21:00Z">
        <w:r w:rsidDel="00CC3691">
          <w:delText>1.</w:delText>
        </w:r>
        <w:r w:rsidDel="00CC3691">
          <w:tab/>
        </w:r>
        <w:r w:rsidRPr="007958B7" w:rsidDel="00CC3691">
          <w:delText>The scope of practice for an esthetician covers those practices set forth in section 12105-104(8), C.R.S., to include the ordinary and customary services provided by estheticians in the state, subject to infection control and prevention rules and the additional training requirements.</w:delText>
        </w:r>
      </w:del>
    </w:p>
    <w:p w14:paraId="4DA6EF5B" w14:textId="3B3F54B7" w:rsidR="007958B7" w:rsidDel="00CC3691" w:rsidRDefault="007958B7">
      <w:pPr>
        <w:pStyle w:val="par1"/>
        <w:rPr>
          <w:del w:id="1035" w:author="Rascon Arana, Maria" w:date="2026-08-12T15:21:00Z" w16du:dateUtc="2026-08-12T21:21:00Z"/>
        </w:rPr>
        <w:pPrChange w:id="1036" w:author="Rascon Arana, Maria" w:date="2026-08-12T15:21:00Z" w16du:dateUtc="2026-08-12T21:21:00Z">
          <w:pPr>
            <w:pStyle w:val="par2"/>
          </w:pPr>
        </w:pPrChange>
      </w:pPr>
      <w:del w:id="1037" w:author="Rascon Arana, Maria" w:date="2026-08-12T15:21:00Z" w16du:dateUtc="2026-08-12T21:21:00Z">
        <w:r w:rsidDel="00CC3691">
          <w:delText>2.</w:delText>
        </w:r>
        <w:r w:rsidDel="00CC3691">
          <w:tab/>
        </w:r>
        <w:r w:rsidRPr="007958B7" w:rsidDel="00CC3691">
          <w:delText>Scope Of Practice After Additional Training</w:delText>
        </w:r>
      </w:del>
    </w:p>
    <w:p w14:paraId="0236B827" w14:textId="4F3DD1CF" w:rsidR="007958B7" w:rsidDel="00CC3691" w:rsidRDefault="007958B7">
      <w:pPr>
        <w:pStyle w:val="par1"/>
        <w:rPr>
          <w:del w:id="1038" w:author="Rascon Arana, Maria" w:date="2026-08-12T15:21:00Z" w16du:dateUtc="2026-08-12T21:21:00Z"/>
        </w:rPr>
        <w:pPrChange w:id="1039" w:author="Rascon Arana, Maria" w:date="2026-08-12T15:21:00Z" w16du:dateUtc="2026-08-12T21:21:00Z">
          <w:pPr>
            <w:pStyle w:val="par3"/>
          </w:pPr>
        </w:pPrChange>
      </w:pPr>
      <w:del w:id="1040" w:author="Rascon Arana, Maria" w:date="2026-08-12T15:21:00Z" w16du:dateUtc="2026-08-12T21:21:00Z">
        <w:r w:rsidDel="00CC3691">
          <w:lastRenderedPageBreak/>
          <w:delText>a.</w:delText>
        </w:r>
        <w:r w:rsidDel="00CC3691">
          <w:tab/>
        </w:r>
        <w:r w:rsidRPr="007958B7" w:rsidDel="00CC3691">
          <w:delText>Upon successful completion of the training requirements described in Rule 1.9, the scope of practice for an esthetician expands to include:</w:delText>
        </w:r>
      </w:del>
    </w:p>
    <w:p w14:paraId="3C9FE783" w14:textId="5D96A069" w:rsidR="007958B7" w:rsidDel="00CC3691" w:rsidRDefault="007958B7">
      <w:pPr>
        <w:pStyle w:val="par1"/>
        <w:rPr>
          <w:del w:id="1041" w:author="Rascon Arana, Maria" w:date="2026-08-12T15:21:00Z" w16du:dateUtc="2026-08-12T21:21:00Z"/>
        </w:rPr>
        <w:pPrChange w:id="1042" w:author="Rascon Arana, Maria" w:date="2026-08-12T15:21:00Z" w16du:dateUtc="2026-08-12T21:21:00Z">
          <w:pPr>
            <w:pStyle w:val="par4"/>
          </w:pPr>
        </w:pPrChange>
      </w:pPr>
      <w:del w:id="1043" w:author="Rascon Arana, Maria" w:date="2026-08-12T15:21:00Z" w16du:dateUtc="2026-08-12T21:21:00Z">
        <w:r w:rsidDel="00CC3691">
          <w:delText>(1)</w:delText>
        </w:r>
        <w:r w:rsidDel="00CC3691">
          <w:tab/>
        </w:r>
        <w:r w:rsidRPr="007958B7" w:rsidDel="00CC3691">
          <w:delText>The independent use of cosmetic resurfacing exfoliating substances and equipment;</w:delText>
        </w:r>
      </w:del>
    </w:p>
    <w:p w14:paraId="4773E1AC" w14:textId="36A49B34" w:rsidR="007958B7" w:rsidDel="00CC3691" w:rsidRDefault="007958B7">
      <w:pPr>
        <w:pStyle w:val="par1"/>
        <w:rPr>
          <w:del w:id="1044" w:author="Rascon Arana, Maria" w:date="2026-08-12T15:21:00Z" w16du:dateUtc="2026-08-12T21:21:00Z"/>
        </w:rPr>
        <w:pPrChange w:id="1045" w:author="Rascon Arana, Maria" w:date="2026-08-12T15:21:00Z" w16du:dateUtc="2026-08-12T21:21:00Z">
          <w:pPr>
            <w:pStyle w:val="par4"/>
          </w:pPr>
        </w:pPrChange>
      </w:pPr>
      <w:del w:id="1046" w:author="Rascon Arana, Maria" w:date="2026-08-12T15:21:00Z" w16du:dateUtc="2026-08-12T21:21:00Z">
        <w:r w:rsidDel="00CC3691">
          <w:delText>(2)</w:delText>
        </w:r>
        <w:r w:rsidDel="00CC3691">
          <w:tab/>
          <w:delText>T</w:delText>
        </w:r>
        <w:r w:rsidRPr="007958B7" w:rsidDel="00CC3691">
          <w:delText>he performance of microdermabrasion; and,</w:delText>
        </w:r>
      </w:del>
    </w:p>
    <w:p w14:paraId="6B384BED" w14:textId="7A01296D" w:rsidR="007958B7" w:rsidDel="00CC3691" w:rsidRDefault="007958B7">
      <w:pPr>
        <w:pStyle w:val="par1"/>
        <w:rPr>
          <w:del w:id="1047" w:author="Rascon Arana, Maria" w:date="2026-08-12T15:21:00Z" w16du:dateUtc="2026-08-12T21:21:00Z"/>
        </w:rPr>
        <w:pPrChange w:id="1048" w:author="Rascon Arana, Maria" w:date="2026-08-12T15:21:00Z" w16du:dateUtc="2026-08-12T21:21:00Z">
          <w:pPr>
            <w:pStyle w:val="par4"/>
          </w:pPr>
        </w:pPrChange>
      </w:pPr>
      <w:del w:id="1049" w:author="Rascon Arana, Maria" w:date="2026-08-12T15:21:00Z" w16du:dateUtc="2026-08-12T21:21:00Z">
        <w:r w:rsidDel="00CC3691">
          <w:delText>(3)</w:delText>
        </w:r>
        <w:r w:rsidDel="00CC3691">
          <w:tab/>
        </w:r>
        <w:r w:rsidRPr="007958B7" w:rsidDel="00CC3691">
          <w:delText>The performance of pigment implantation (Semi and permanent).</w:delText>
        </w:r>
      </w:del>
    </w:p>
    <w:p w14:paraId="635C0DF2" w14:textId="7A048A52" w:rsidR="007958B7" w:rsidRPr="007958B7" w:rsidDel="00CC3691" w:rsidRDefault="007958B7" w:rsidP="00CC3691">
      <w:pPr>
        <w:pStyle w:val="par1"/>
        <w:rPr>
          <w:del w:id="1050" w:author="Rascon Arana, Maria" w:date="2026-08-12T15:21:00Z" w16du:dateUtc="2026-08-12T21:21:00Z"/>
          <w:b/>
          <w:bCs/>
        </w:rPr>
      </w:pPr>
      <w:del w:id="1051" w:author="Rascon Arana, Maria" w:date="2026-08-12T15:21:00Z" w16du:dateUtc="2026-08-12T21:21:00Z">
        <w:r w:rsidRPr="007958B7" w:rsidDel="00CC3691">
          <w:rPr>
            <w:b/>
            <w:bCs/>
          </w:rPr>
          <w:delText>F.</w:delText>
        </w:r>
        <w:r w:rsidRPr="007958B7" w:rsidDel="00CC3691">
          <w:rPr>
            <w:b/>
            <w:bCs/>
          </w:rPr>
          <w:tab/>
          <w:delText>COSMETOLOGIST SCOPE OF PRACTICE</w:delText>
        </w:r>
      </w:del>
    </w:p>
    <w:p w14:paraId="31F8E8A3" w14:textId="2CC6A844" w:rsidR="007958B7" w:rsidDel="00CC3691" w:rsidRDefault="007958B7">
      <w:pPr>
        <w:pStyle w:val="par1"/>
        <w:rPr>
          <w:del w:id="1052" w:author="Rascon Arana, Maria" w:date="2026-08-12T15:21:00Z" w16du:dateUtc="2026-08-12T21:21:00Z"/>
        </w:rPr>
        <w:pPrChange w:id="1053" w:author="Rascon Arana, Maria" w:date="2026-08-12T15:21:00Z" w16du:dateUtc="2026-08-12T21:21:00Z">
          <w:pPr>
            <w:pStyle w:val="par2"/>
          </w:pPr>
        </w:pPrChange>
      </w:pPr>
      <w:del w:id="1054" w:author="Rascon Arana, Maria" w:date="2026-08-12T15:21:00Z" w16du:dateUtc="2026-08-12T21:21:00Z">
        <w:r w:rsidDel="00CC3691">
          <w:delText>1.</w:delText>
        </w:r>
        <w:r w:rsidDel="00CC3691">
          <w:tab/>
        </w:r>
        <w:r w:rsidRPr="007958B7" w:rsidDel="00CC3691">
          <w:delText>The scope of practice for cosmetologists covers those practices set forth in section 12105-104(7), C.R.S., to include the ordinary and customary services provided by cosmetologists in the state, subject to infection control rules and the additional training requirements.</w:delText>
        </w:r>
      </w:del>
    </w:p>
    <w:p w14:paraId="24FBD5B3" w14:textId="1AD23D70" w:rsidR="007958B7" w:rsidDel="00CC3691" w:rsidRDefault="007958B7">
      <w:pPr>
        <w:pStyle w:val="par1"/>
        <w:rPr>
          <w:del w:id="1055" w:author="Rascon Arana, Maria" w:date="2026-08-12T15:21:00Z" w16du:dateUtc="2026-08-12T21:21:00Z"/>
        </w:rPr>
        <w:pPrChange w:id="1056" w:author="Rascon Arana, Maria" w:date="2026-08-12T15:21:00Z" w16du:dateUtc="2026-08-12T21:21:00Z">
          <w:pPr>
            <w:pStyle w:val="par2"/>
          </w:pPr>
        </w:pPrChange>
      </w:pPr>
      <w:del w:id="1057" w:author="Rascon Arana, Maria" w:date="2026-08-12T15:21:00Z" w16du:dateUtc="2026-08-12T21:21:00Z">
        <w:r w:rsidDel="00CC3691">
          <w:delText>2.</w:delText>
        </w:r>
        <w:r w:rsidDel="00CC3691">
          <w:tab/>
        </w:r>
        <w:r w:rsidRPr="007958B7" w:rsidDel="00CC3691">
          <w:delText>Scope Of Practice After Additional Training</w:delText>
        </w:r>
      </w:del>
    </w:p>
    <w:p w14:paraId="3AB1582E" w14:textId="368B8BE4" w:rsidR="007958B7" w:rsidDel="00CC3691" w:rsidRDefault="007958B7">
      <w:pPr>
        <w:pStyle w:val="par1"/>
        <w:rPr>
          <w:del w:id="1058" w:author="Rascon Arana, Maria" w:date="2026-08-12T15:21:00Z" w16du:dateUtc="2026-08-12T21:21:00Z"/>
        </w:rPr>
        <w:pPrChange w:id="1059" w:author="Rascon Arana, Maria" w:date="2026-08-12T15:21:00Z" w16du:dateUtc="2026-08-12T21:21:00Z">
          <w:pPr>
            <w:pStyle w:val="par3"/>
          </w:pPr>
        </w:pPrChange>
      </w:pPr>
      <w:del w:id="1060" w:author="Rascon Arana, Maria" w:date="2026-08-12T15:21:00Z" w16du:dateUtc="2026-08-12T21:21:00Z">
        <w:r w:rsidDel="00CC3691">
          <w:delText>a.</w:delText>
        </w:r>
        <w:r w:rsidDel="00CC3691">
          <w:tab/>
        </w:r>
        <w:r w:rsidRPr="007958B7" w:rsidDel="00CC3691">
          <w:delText>Upon successful completion of the training requirements described in Rule 1.9, the scope of practice for a cosmetologist expands to include:</w:delText>
        </w:r>
      </w:del>
    </w:p>
    <w:p w14:paraId="030F9CDB" w14:textId="3BAB0217" w:rsidR="007958B7" w:rsidDel="00CC3691" w:rsidRDefault="007958B7">
      <w:pPr>
        <w:pStyle w:val="par1"/>
        <w:rPr>
          <w:del w:id="1061" w:author="Rascon Arana, Maria" w:date="2026-08-12T15:21:00Z" w16du:dateUtc="2026-08-12T21:21:00Z"/>
        </w:rPr>
        <w:pPrChange w:id="1062" w:author="Rascon Arana, Maria" w:date="2026-08-12T15:21:00Z" w16du:dateUtc="2026-08-12T21:21:00Z">
          <w:pPr>
            <w:pStyle w:val="par4"/>
          </w:pPr>
        </w:pPrChange>
      </w:pPr>
      <w:del w:id="1063" w:author="Rascon Arana, Maria" w:date="2026-08-12T15:21:00Z" w16du:dateUtc="2026-08-12T21:21:00Z">
        <w:r w:rsidDel="00CC3691">
          <w:delText>(1)</w:delText>
        </w:r>
        <w:r w:rsidDel="00CC3691">
          <w:tab/>
        </w:r>
        <w:r w:rsidRPr="007958B7" w:rsidDel="00CC3691">
          <w:delText>The independent use of cosmetic resurfacing exfoliating substances and equipment classified lower than a Class IIIb medical device;</w:delText>
        </w:r>
      </w:del>
    </w:p>
    <w:p w14:paraId="709EE0F3" w14:textId="6F525FD6" w:rsidR="007958B7" w:rsidDel="00CC3691" w:rsidRDefault="007958B7">
      <w:pPr>
        <w:pStyle w:val="par1"/>
        <w:rPr>
          <w:del w:id="1064" w:author="Rascon Arana, Maria" w:date="2026-08-12T15:21:00Z" w16du:dateUtc="2026-08-12T21:21:00Z"/>
        </w:rPr>
        <w:pPrChange w:id="1065" w:author="Rascon Arana, Maria" w:date="2026-08-12T15:21:00Z" w16du:dateUtc="2026-08-12T21:21:00Z">
          <w:pPr>
            <w:pStyle w:val="par4"/>
          </w:pPr>
        </w:pPrChange>
      </w:pPr>
      <w:del w:id="1066" w:author="Rascon Arana, Maria" w:date="2026-08-12T15:21:00Z" w16du:dateUtc="2026-08-12T21:21:00Z">
        <w:r w:rsidDel="00CC3691">
          <w:delText>(2)</w:delText>
        </w:r>
        <w:r w:rsidDel="00CC3691">
          <w:tab/>
        </w:r>
        <w:r w:rsidRPr="007958B7" w:rsidDel="00CC3691">
          <w:delText>The performance of microdermabrasion;</w:delText>
        </w:r>
      </w:del>
    </w:p>
    <w:p w14:paraId="170522A0" w14:textId="1927E831" w:rsidR="007958B7" w:rsidDel="00CC3691" w:rsidRDefault="007958B7">
      <w:pPr>
        <w:pStyle w:val="par1"/>
        <w:rPr>
          <w:del w:id="1067" w:author="Rascon Arana, Maria" w:date="2026-08-12T15:21:00Z" w16du:dateUtc="2026-08-12T21:21:00Z"/>
        </w:rPr>
        <w:pPrChange w:id="1068" w:author="Rascon Arana, Maria" w:date="2026-08-12T15:21:00Z" w16du:dateUtc="2026-08-12T21:21:00Z">
          <w:pPr>
            <w:pStyle w:val="par4"/>
          </w:pPr>
        </w:pPrChange>
      </w:pPr>
      <w:del w:id="1069" w:author="Rascon Arana, Maria" w:date="2026-08-12T15:21:00Z" w16du:dateUtc="2026-08-12T21:21:00Z">
        <w:r w:rsidDel="00CC3691">
          <w:delText>(3)</w:delText>
        </w:r>
        <w:r w:rsidDel="00CC3691">
          <w:tab/>
        </w:r>
        <w:r w:rsidRPr="007958B7" w:rsidDel="00CC3691">
          <w:delText>The performance/application of pigment implantation (semi or permanent); and</w:delText>
        </w:r>
      </w:del>
    </w:p>
    <w:p w14:paraId="13A31BE1" w14:textId="3671A2C7" w:rsidR="007958B7" w:rsidDel="00CC3691" w:rsidRDefault="007958B7">
      <w:pPr>
        <w:pStyle w:val="par1"/>
        <w:rPr>
          <w:del w:id="1070" w:author="Rascon Arana, Maria" w:date="2026-08-12T15:21:00Z" w16du:dateUtc="2026-08-12T21:21:00Z"/>
        </w:rPr>
        <w:pPrChange w:id="1071" w:author="Rascon Arana, Maria" w:date="2026-08-12T15:21:00Z" w16du:dateUtc="2026-08-12T21:21:00Z">
          <w:pPr>
            <w:pStyle w:val="par4"/>
          </w:pPr>
        </w:pPrChange>
      </w:pPr>
      <w:del w:id="1072" w:author="Rascon Arana, Maria" w:date="2026-08-12T15:21:00Z" w16du:dateUtc="2026-08-12T21:21:00Z">
        <w:r w:rsidDel="00CC3691">
          <w:delText>(4)</w:delText>
        </w:r>
        <w:r w:rsidDel="00CC3691">
          <w:tab/>
        </w:r>
        <w:r w:rsidRPr="007958B7" w:rsidDel="00CC3691">
          <w:delText>Use of electric files for natural nail services, filing, maintenance, and removal of artificial enhancement products, and pedicure services.</w:delText>
        </w:r>
      </w:del>
    </w:p>
    <w:p w14:paraId="4713E7B3" w14:textId="637B40CC" w:rsidR="007958B7" w:rsidDel="00CC3691" w:rsidRDefault="007958B7">
      <w:pPr>
        <w:pStyle w:val="par1"/>
        <w:rPr>
          <w:del w:id="1073" w:author="Rascon Arana, Maria" w:date="2026-08-12T15:21:00Z" w16du:dateUtc="2026-08-12T21:21:00Z"/>
        </w:rPr>
        <w:pPrChange w:id="1074" w:author="Rascon Arana, Maria" w:date="2026-08-12T15:21:00Z" w16du:dateUtc="2026-08-12T21:21:00Z">
          <w:pPr>
            <w:pStyle w:val="par2"/>
          </w:pPr>
        </w:pPrChange>
      </w:pPr>
      <w:del w:id="1075" w:author="Rascon Arana, Maria" w:date="2026-08-12T15:21:00Z" w16du:dateUtc="2026-08-12T21:21:00Z">
        <w:r w:rsidDel="00CC3691">
          <w:delText>3.</w:delText>
        </w:r>
        <w:r w:rsidDel="00CC3691">
          <w:tab/>
        </w:r>
        <w:r w:rsidRPr="007958B7" w:rsidDel="00CC3691">
          <w:delText>Safety Data Sheets (SDS) must be kept for all substances used in the semi or permanent tinting of eyebrows or eyelashes. For such tinting services, the licensee must follow the same precautions that would be used for any eyebrow or eyelash coloring or tinting, including but not limited to a predisposition test (commonly known as a “patch test”)</w:delText>
        </w:r>
      </w:del>
    </w:p>
    <w:p w14:paraId="03A3A58E" w14:textId="00E4BB26" w:rsidR="007958B7" w:rsidRPr="008148E6" w:rsidRDefault="008148E6" w:rsidP="007958B7">
      <w:pPr>
        <w:pStyle w:val="par1"/>
        <w:rPr>
          <w:b/>
          <w:bCs/>
        </w:rPr>
      </w:pPr>
      <w:del w:id="1076" w:author="Rascon Arana, Maria" w:date="2026-09-15T15:17:00Z" w16du:dateUtc="2026-09-15T21:17:00Z">
        <w:r w:rsidRPr="008148E6" w:rsidDel="008405B4">
          <w:rPr>
            <w:b/>
            <w:bCs/>
          </w:rPr>
          <w:delText>G</w:delText>
        </w:r>
      </w:del>
      <w:del w:id="1077" w:author="Rascon Arana, Maria" w:date="2026-09-15T15:18:00Z" w16du:dateUtc="2026-09-15T21:18:00Z">
        <w:r w:rsidRPr="008148E6" w:rsidDel="008405B4">
          <w:rPr>
            <w:b/>
            <w:bCs/>
          </w:rPr>
          <w:delText>.</w:delText>
        </w:r>
        <w:r w:rsidRPr="008148E6" w:rsidDel="008405B4">
          <w:rPr>
            <w:b/>
            <w:bCs/>
          </w:rPr>
          <w:tab/>
        </w:r>
      </w:del>
      <w:r w:rsidRPr="008148E6">
        <w:rPr>
          <w:b/>
          <w:bCs/>
        </w:rPr>
        <w:t>DELEGATED MEDICAL SERVICES</w:t>
      </w:r>
    </w:p>
    <w:p w14:paraId="3961A035" w14:textId="159A9F87" w:rsidR="008148E6" w:rsidRDefault="008148E6" w:rsidP="008148E6">
      <w:pPr>
        <w:pStyle w:val="upar1"/>
        <w:rPr>
          <w:ins w:id="1078" w:author="Rascon Arana, Maria" w:date="2026-08-12T15:22:00Z" w16du:dateUtc="2026-08-12T21:22:00Z"/>
        </w:rPr>
      </w:pPr>
      <w:r w:rsidRPr="008148E6">
        <w:t>This Rule 1.8 is not applicable to services performed by a licensee that have been properly delegated pursuant to the Medical Practice Act, section 12-240-101 et seq., C.R.S., or rules promulgated by the Colorado Medical Board or services delegated pursuant to the Nurses and Nurse Aides Practice Act, section 12-255-137, C.R.S. or the rules promulgated by the State Board of Nursing.</w:t>
      </w:r>
    </w:p>
    <w:p w14:paraId="4E85CC82" w14:textId="74E61DAD" w:rsidR="00CC3691" w:rsidRDefault="00CC3691">
      <w:pPr>
        <w:pStyle w:val="par2"/>
        <w:pPrChange w:id="1079" w:author="Rascon Arana, Maria" w:date="2026-08-12T15:24:00Z" w16du:dateUtc="2026-08-12T21:24:00Z">
          <w:pPr>
            <w:pStyle w:val="upar1"/>
          </w:pPr>
        </w:pPrChange>
      </w:pPr>
      <w:ins w:id="1080" w:author="Rascon Arana, Maria" w:date="2026-08-12T15:25:00Z" w16du:dateUtc="2026-08-12T21:25:00Z">
        <w:r>
          <w:t>1.</w:t>
        </w:r>
        <w:r>
          <w:tab/>
          <w:t>Delegating medical aesthetic services to a business entity is prohibited.</w:t>
        </w:r>
      </w:ins>
    </w:p>
    <w:p w14:paraId="092C5B51" w14:textId="67821AFA" w:rsidR="008148E6" w:rsidRDefault="008148E6" w:rsidP="008148E6">
      <w:pPr>
        <w:pStyle w:val="Heading2"/>
        <w:rPr>
          <w:i w:val="0"/>
          <w:iCs w:val="0"/>
          <w:sz w:val="20"/>
          <w:szCs w:val="20"/>
        </w:rPr>
      </w:pPr>
      <w:commentRangeStart w:id="1081"/>
      <w:commentRangeStart w:id="1082"/>
      <w:commentRangeStart w:id="1083"/>
      <w:commentRangeStart w:id="1084"/>
      <w:r w:rsidRPr="008148E6">
        <w:rPr>
          <w:i w:val="0"/>
          <w:iCs w:val="0"/>
          <w:sz w:val="20"/>
          <w:szCs w:val="20"/>
        </w:rPr>
        <w:t>1.9</w:t>
      </w:r>
      <w:commentRangeEnd w:id="1081"/>
      <w:r w:rsidR="000F004C" w:rsidRPr="008148E6">
        <w:rPr>
          <w:rStyle w:val="CommentReference"/>
          <w:i w:val="0"/>
          <w:iCs w:val="0"/>
          <w:sz w:val="20"/>
          <w:szCs w:val="20"/>
        </w:rPr>
        <w:commentReference w:id="1081"/>
      </w:r>
      <w:commentRangeEnd w:id="1082"/>
      <w:r w:rsidR="00D06502" w:rsidRPr="008148E6">
        <w:rPr>
          <w:rStyle w:val="CommentReference"/>
          <w:i w:val="0"/>
          <w:iCs w:val="0"/>
          <w:sz w:val="20"/>
          <w:szCs w:val="20"/>
        </w:rPr>
        <w:commentReference w:id="1082"/>
      </w:r>
      <w:commentRangeEnd w:id="1083"/>
      <w:r w:rsidR="00D06502" w:rsidRPr="008148E6">
        <w:rPr>
          <w:rStyle w:val="CommentReference"/>
          <w:i w:val="0"/>
          <w:iCs w:val="0"/>
          <w:sz w:val="20"/>
          <w:szCs w:val="20"/>
        </w:rPr>
        <w:commentReference w:id="1083"/>
      </w:r>
      <w:commentRangeEnd w:id="1084"/>
      <w:r w:rsidR="00AF3B0A" w:rsidRPr="008148E6">
        <w:rPr>
          <w:rStyle w:val="CommentReference"/>
          <w:i w:val="0"/>
          <w:iCs w:val="0"/>
          <w:sz w:val="20"/>
          <w:szCs w:val="20"/>
        </w:rPr>
        <w:commentReference w:id="1084"/>
      </w:r>
      <w:r w:rsidRPr="008148E6">
        <w:rPr>
          <w:i w:val="0"/>
          <w:iCs w:val="0"/>
          <w:sz w:val="20"/>
          <w:szCs w:val="20"/>
        </w:rPr>
        <w:tab/>
        <w:t>ADDITIONAL PRACTICES AND TRAINING REQUIREMENTS</w:t>
      </w:r>
    </w:p>
    <w:p w14:paraId="2A896EFA" w14:textId="0FD6A03C" w:rsidR="008148E6" w:rsidRDefault="008148E6" w:rsidP="008148E6">
      <w:pPr>
        <w:pStyle w:val="upar1"/>
        <w:rPr>
          <w:ins w:id="1085" w:author="Rascon Arana, Maria" w:date="2026-08-12T16:23:00Z" w16du:dateUtc="2026-08-12T22:23:00Z"/>
        </w:rPr>
      </w:pPr>
      <w:r w:rsidRPr="008148E6">
        <w:t xml:space="preserve">This Rule clarifies the requirements for additional practices, and the timing and training that must be completed before </w:t>
      </w:r>
      <w:del w:id="1086" w:author="Rascon Arana, Maria" w:date="2026-08-12T16:23:00Z" w16du:dateUtc="2026-08-12T22:23:00Z">
        <w:r w:rsidRPr="008148E6" w:rsidDel="00B33F4E">
          <w:delText>a licensed cosmetologist, esthetician, or nail technician</w:delText>
        </w:r>
      </w:del>
      <w:ins w:id="1087" w:author="Rascon Arana, Maria" w:date="2026-08-12T16:23:00Z" w16du:dateUtc="2026-08-12T22:23:00Z">
        <w:r w:rsidR="00B33F4E">
          <w:t>licensee</w:t>
        </w:r>
      </w:ins>
      <w:r w:rsidRPr="008148E6">
        <w:t xml:space="preserve"> may perform additional services.</w:t>
      </w:r>
      <w:del w:id="1088" w:author="Rascon Arana, Maria" w:date="2026-08-12T16:23:00Z" w16du:dateUtc="2026-08-12T22:23:00Z">
        <w:r w:rsidRPr="008148E6" w:rsidDel="00B33F4E">
          <w:delText xml:space="preserve"> These rules do not apply to barbers or hairstylist.</w:delText>
        </w:r>
      </w:del>
    </w:p>
    <w:p w14:paraId="4148B20F" w14:textId="7D201C4A" w:rsidR="00B33F4E" w:rsidRDefault="00B33F4E">
      <w:pPr>
        <w:pStyle w:val="par2"/>
        <w:rPr>
          <w:ins w:id="1089" w:author="Rascon Arana, Maria" w:date="2026-09-15T15:33:00Z" w16du:dateUtc="2026-09-15T21:33:00Z"/>
        </w:rPr>
      </w:pPr>
      <w:ins w:id="1090" w:author="Rascon Arana, Maria" w:date="2026-08-12T16:23:00Z" w16du:dateUtc="2026-08-12T22:23:00Z">
        <w:r>
          <w:t>1.</w:t>
        </w:r>
        <w:r>
          <w:tab/>
        </w:r>
      </w:ins>
      <w:ins w:id="1091" w:author="Rascon Arana, Maria" w:date="2026-08-12T16:24:00Z" w16du:dateUtc="2026-08-12T22:24:00Z">
        <w:r>
          <w:t xml:space="preserve">Services that fall under Rule 1.9 cannot be delegated under a medical provider unless the service </w:t>
        </w:r>
      </w:ins>
      <w:ins w:id="1092" w:author="Rascon Arana, Maria" w:date="2026-09-15T15:33:00Z" w16du:dateUtc="2026-09-15T21:33:00Z">
        <w:r w:rsidR="00930D17">
          <w:t>is</w:t>
        </w:r>
      </w:ins>
      <w:ins w:id="1093" w:author="Rascon Arana, Maria" w:date="2026-08-12T16:24:00Z" w16du:dateUtc="2026-08-12T22:24:00Z">
        <w:r>
          <w:t xml:space="preserve"> considered a medical service. </w:t>
        </w:r>
      </w:ins>
    </w:p>
    <w:p w14:paraId="5E07CDC1" w14:textId="31C8B529" w:rsidR="00930D17" w:rsidRDefault="00930D17">
      <w:pPr>
        <w:pStyle w:val="par2"/>
        <w:pPrChange w:id="1094" w:author="Rascon Arana, Maria" w:date="2026-08-12T16:25:00Z" w16du:dateUtc="2026-08-12T22:25:00Z">
          <w:pPr>
            <w:pStyle w:val="upar1"/>
          </w:pPr>
        </w:pPrChange>
      </w:pPr>
      <w:ins w:id="1095" w:author="Rascon Arana, Maria" w:date="2026-09-15T15:33:00Z" w16du:dateUtc="2026-09-15T21:33:00Z">
        <w:r>
          <w:t>2.</w:t>
        </w:r>
        <w:r>
          <w:tab/>
          <w:t xml:space="preserve">Students that are enrolled in a contracted course through CCCS, DPOS, and </w:t>
        </w:r>
      </w:ins>
      <w:ins w:id="1096" w:author="Rascon Arana, Maria" w:date="2026-09-15T15:34:00Z" w16du:dateUtc="2026-09-15T21:34:00Z">
        <w:r>
          <w:t xml:space="preserve">SAA as part of their educational program are eligible to incorporate advanced training into their </w:t>
        </w:r>
        <w:r>
          <w:lastRenderedPageBreak/>
          <w:t>curriculum to satisfy total completion hour requirements, provided the curriculum is approved by CCCS, DPOS, and S</w:t>
        </w:r>
      </w:ins>
      <w:ins w:id="1097" w:author="Rascon Arana, Maria" w:date="2026-09-15T15:35:00Z" w16du:dateUtc="2026-09-15T21:35:00Z">
        <w:r>
          <w:t>AA.</w:t>
        </w:r>
      </w:ins>
    </w:p>
    <w:p w14:paraId="450072AC" w14:textId="79B792F0" w:rsidR="008148E6" w:rsidRPr="008148E6" w:rsidRDefault="008148E6" w:rsidP="008148E6">
      <w:pPr>
        <w:pStyle w:val="par1"/>
        <w:rPr>
          <w:b/>
          <w:bCs/>
        </w:rPr>
      </w:pPr>
      <w:commentRangeStart w:id="1098"/>
      <w:r w:rsidRPr="008148E6">
        <w:rPr>
          <w:b/>
          <w:bCs/>
        </w:rPr>
        <w:t>A.</w:t>
      </w:r>
      <w:commentRangeEnd w:id="1098"/>
      <w:r w:rsidR="004B46C4" w:rsidRPr="008148E6">
        <w:rPr>
          <w:rStyle w:val="CommentReference"/>
          <w:b/>
          <w:bCs/>
          <w:sz w:val="20"/>
          <w:szCs w:val="24"/>
        </w:rPr>
        <w:commentReference w:id="1098"/>
      </w:r>
      <w:r w:rsidRPr="008148E6">
        <w:rPr>
          <w:b/>
          <w:bCs/>
        </w:rPr>
        <w:tab/>
        <w:t>CHEMICAL RESURFACING EXFOLIATION REQUIREMENTS</w:t>
      </w:r>
      <w:del w:id="1099" w:author="Rascon Arana, Maria" w:date="2026-09-15T15:35:00Z" w16du:dateUtc="2026-09-15T21:35:00Z">
        <w:r w:rsidRPr="008148E6" w:rsidDel="00930D17">
          <w:rPr>
            <w:b/>
            <w:bCs/>
          </w:rPr>
          <w:delText xml:space="preserve"> FOR ESTHETICIANS AND COSMETOLOGISTS</w:delText>
        </w:r>
      </w:del>
    </w:p>
    <w:p w14:paraId="6AED0E7B" w14:textId="09343A80" w:rsidR="008148E6" w:rsidRDefault="008148E6" w:rsidP="008148E6">
      <w:pPr>
        <w:pStyle w:val="par2"/>
      </w:pPr>
      <w:r>
        <w:t>1.</w:t>
      </w:r>
      <w:r>
        <w:tab/>
      </w:r>
      <w:r w:rsidRPr="008148E6">
        <w:t>Definitions</w:t>
      </w:r>
    </w:p>
    <w:p w14:paraId="3E0CCA9F" w14:textId="35F0084F" w:rsidR="00D83CF4" w:rsidRDefault="00D83CF4" w:rsidP="00D83CF4">
      <w:pPr>
        <w:pStyle w:val="par3"/>
      </w:pPr>
      <w:r>
        <w:t>a.</w:t>
      </w:r>
      <w:r>
        <w:tab/>
      </w:r>
      <w:r w:rsidRPr="00D83CF4">
        <w:rPr>
          <w:b/>
          <w:bCs/>
        </w:rPr>
        <w:t>Chemical Resurfacing Exfoliation:</w:t>
      </w:r>
      <w:r w:rsidRPr="00D83CF4">
        <w:t xml:space="preserve"> the process of removing the dead cell layer (of the skin by use of resurfacing exfoliating substances and tools).</w:t>
      </w:r>
    </w:p>
    <w:p w14:paraId="3354F827" w14:textId="6882033E" w:rsidR="00D83CF4" w:rsidRDefault="00D83CF4" w:rsidP="00D83CF4">
      <w:pPr>
        <w:pStyle w:val="par3"/>
      </w:pPr>
      <w:r>
        <w:t>b.</w:t>
      </w:r>
      <w:r>
        <w:tab/>
      </w:r>
      <w:r w:rsidRPr="00D83CF4">
        <w:rPr>
          <w:b/>
          <w:bCs/>
        </w:rPr>
        <w:t>Resurfacing Exfoliating Substances:</w:t>
      </w:r>
      <w:r w:rsidRPr="00D83CF4">
        <w:t xml:space="preserve"> the substances used in chemical resurfacing exfoliation.</w:t>
      </w:r>
    </w:p>
    <w:p w14:paraId="2F45A658" w14:textId="43667B6C" w:rsidR="00D83CF4" w:rsidRDefault="00D83CF4" w:rsidP="00D83CF4">
      <w:pPr>
        <w:pStyle w:val="par3"/>
      </w:pPr>
      <w:r>
        <w:t>c.</w:t>
      </w:r>
      <w:r>
        <w:tab/>
      </w:r>
      <w:r w:rsidRPr="00D83CF4">
        <w:rPr>
          <w:b/>
          <w:bCs/>
        </w:rPr>
        <w:t xml:space="preserve">Accelerator: </w:t>
      </w:r>
      <w:r w:rsidRPr="00D83CF4">
        <w:t>any agent that hastens or quickens the exfoliation process.</w:t>
      </w:r>
    </w:p>
    <w:p w14:paraId="2512F63D" w14:textId="74F9FED5" w:rsidR="00D83CF4" w:rsidRDefault="00D83CF4" w:rsidP="00D83CF4">
      <w:pPr>
        <w:pStyle w:val="par2"/>
        <w:rPr>
          <w:ins w:id="1100" w:author="Rascon Arana, Maria" w:date="2026-08-12T16:28:00Z" w16du:dateUtc="2026-08-12T22:28:00Z"/>
        </w:rPr>
      </w:pPr>
      <w:commentRangeStart w:id="1101"/>
      <w:r>
        <w:t>2.</w:t>
      </w:r>
      <w:commentRangeEnd w:id="1101"/>
      <w:r w:rsidR="002125F2">
        <w:rPr>
          <w:rStyle w:val="CommentReference"/>
          <w:sz w:val="20"/>
          <w:szCs w:val="24"/>
        </w:rPr>
        <w:commentReference w:id="1101"/>
      </w:r>
      <w:r>
        <w:tab/>
      </w:r>
      <w:ins w:id="1102" w:author="Rascon Arana, Maria" w:date="2026-08-12T16:26:00Z" w16du:dateUtc="2026-08-12T22:26:00Z">
        <w:r w:rsidR="008371D8">
          <w:t>A licensee whose practice involves facial services must have completed education either during their basic course of study and/or additional training once they have become</w:t>
        </w:r>
        <w:r w:rsidR="008371D8" w:rsidRPr="00D83CF4">
          <w:t xml:space="preserve"> </w:t>
        </w:r>
        <w:r w:rsidR="008371D8">
          <w:t xml:space="preserve"> licensed</w:t>
        </w:r>
      </w:ins>
      <w:ins w:id="1103" w:author="Rascon Arana, Maria" w:date="2026-08-12T16:27:00Z" w16du:dateUtc="2026-08-12T22:27:00Z">
        <w:r w:rsidR="008371D8">
          <w:t xml:space="preserve"> </w:t>
        </w:r>
      </w:ins>
      <w:del w:id="1104" w:author="Rascon Arana, Maria" w:date="2026-08-12T16:26:00Z" w16du:dateUtc="2026-08-12T22:26:00Z">
        <w:r w:rsidRPr="00D83CF4" w:rsidDel="008371D8">
          <w:delText xml:space="preserve">Only cosmetologist or estheticians who have completed additional training </w:delText>
        </w:r>
      </w:del>
      <w:r w:rsidRPr="00D83CF4">
        <w:t>in chemical resurfacing exfoliation described in Rule 1.9(A)(5) are authorized to performed chemical resurfacing exfoliation. Performing services prior to receiving training may be deemed a violation of these rules.</w:t>
      </w:r>
    </w:p>
    <w:p w14:paraId="30EE5656" w14:textId="6D7A6427" w:rsidR="008371D8" w:rsidRDefault="008371D8" w:rsidP="008371D8">
      <w:pPr>
        <w:pStyle w:val="par3"/>
        <w:rPr>
          <w:ins w:id="1105" w:author="Rascon Arana, Maria" w:date="2026-08-12T16:28:00Z" w16du:dateUtc="2026-08-12T22:28:00Z"/>
        </w:rPr>
      </w:pPr>
      <w:ins w:id="1106" w:author="Rascon Arana, Maria" w:date="2026-08-12T16:28:00Z" w16du:dateUtc="2026-08-12T22:28:00Z">
        <w:r>
          <w:t>a.</w:t>
        </w:r>
        <w:r>
          <w:tab/>
          <w:t>Students within an approved governed educational program setting obtaining education towards chemical resurfacing exfoliation are exempt under section 12-105-118 (1)(c), C.R.S.</w:t>
        </w:r>
      </w:ins>
    </w:p>
    <w:p w14:paraId="36917D2E" w14:textId="356FC7CF" w:rsidR="008371D8" w:rsidRDefault="008371D8" w:rsidP="008371D8">
      <w:pPr>
        <w:pStyle w:val="par3"/>
        <w:rPr>
          <w:ins w:id="1107" w:author="Rascon Arana, Maria" w:date="2026-08-12T16:29:00Z" w16du:dateUtc="2026-08-12T22:29:00Z"/>
        </w:rPr>
      </w:pPr>
      <w:ins w:id="1108" w:author="Rascon Arana, Maria" w:date="2026-08-12T16:28:00Z" w16du:dateUtc="2026-08-12T22:28:00Z">
        <w:r>
          <w:t>b.</w:t>
        </w:r>
        <w:r>
          <w:tab/>
          <w:t xml:space="preserve">When performing </w:t>
        </w:r>
      </w:ins>
      <w:ins w:id="1109" w:author="Rascon Arana, Maria" w:date="2026-08-12T16:29:00Z" w16du:dateUtc="2026-08-12T22:29:00Z">
        <w:r>
          <w:t xml:space="preserve">these services, students must be directly supervised ion when performing these services by a licensee who has had the required training and is approved by DPOS, CCCS, and/or the </w:t>
        </w:r>
      </w:ins>
      <w:ins w:id="1110" w:author="Rascon Arana, Maria" w:date="2026-09-15T16:18:00Z" w16du:dateUtc="2026-09-15T22:18:00Z">
        <w:r w:rsidR="00A54AC4">
          <w:t>SAA</w:t>
        </w:r>
      </w:ins>
      <w:ins w:id="1111" w:author="Rascon Arana, Maria" w:date="2026-08-12T16:29:00Z" w16du:dateUtc="2026-08-12T22:29:00Z">
        <w:r>
          <w:t>.</w:t>
        </w:r>
      </w:ins>
    </w:p>
    <w:p w14:paraId="38C0E5A5" w14:textId="0EB140A5" w:rsidR="008371D8" w:rsidRDefault="008371D8">
      <w:pPr>
        <w:pStyle w:val="par3"/>
        <w:pPrChange w:id="1112" w:author="Rascon Arana, Maria" w:date="2026-08-12T16:28:00Z" w16du:dateUtc="2026-08-12T22:28:00Z">
          <w:pPr>
            <w:pStyle w:val="par2"/>
          </w:pPr>
        </w:pPrChange>
      </w:pPr>
      <w:commentRangeStart w:id="1113"/>
      <w:commentRangeStart w:id="1114"/>
      <w:commentRangeStart w:id="1115"/>
      <w:commentRangeStart w:id="1116"/>
      <w:commentRangeStart w:id="1117"/>
      <w:commentRangeStart w:id="1118"/>
      <w:commentRangeStart w:id="1119"/>
      <w:ins w:id="1120" w:author="Rascon Arana, Maria" w:date="2026-08-12T16:29:00Z" w16du:dateUtc="2026-08-12T22:29:00Z">
        <w:r>
          <w:t>c.</w:t>
        </w:r>
      </w:ins>
      <w:commentRangeEnd w:id="1113"/>
      <w:r w:rsidR="0054176B">
        <w:rPr>
          <w:rStyle w:val="CommentReference"/>
          <w:sz w:val="20"/>
          <w:szCs w:val="24"/>
        </w:rPr>
        <w:commentReference w:id="1113"/>
      </w:r>
      <w:commentRangeEnd w:id="1114"/>
      <w:r w:rsidR="00DF00D4">
        <w:rPr>
          <w:rStyle w:val="CommentReference"/>
          <w:sz w:val="20"/>
          <w:szCs w:val="24"/>
        </w:rPr>
        <w:commentReference w:id="1114"/>
      </w:r>
      <w:commentRangeEnd w:id="1115"/>
      <w:r w:rsidR="00DF00D4">
        <w:rPr>
          <w:rStyle w:val="CommentReference"/>
          <w:sz w:val="20"/>
          <w:szCs w:val="24"/>
        </w:rPr>
        <w:commentReference w:id="1115"/>
      </w:r>
      <w:commentRangeEnd w:id="1116"/>
      <w:r w:rsidR="009B26D4">
        <w:rPr>
          <w:rStyle w:val="CommentReference"/>
          <w:sz w:val="20"/>
          <w:szCs w:val="24"/>
        </w:rPr>
        <w:commentReference w:id="1116"/>
      </w:r>
      <w:commentRangeEnd w:id="1117"/>
      <w:r w:rsidR="00B724B8">
        <w:rPr>
          <w:rStyle w:val="CommentReference"/>
          <w:sz w:val="20"/>
          <w:szCs w:val="24"/>
        </w:rPr>
        <w:commentReference w:id="1117"/>
      </w:r>
      <w:commentRangeEnd w:id="1118"/>
      <w:r w:rsidR="00B724B8">
        <w:rPr>
          <w:rStyle w:val="CommentReference"/>
          <w:sz w:val="20"/>
          <w:szCs w:val="24"/>
        </w:rPr>
        <w:commentReference w:id="1118"/>
      </w:r>
      <w:commentRangeEnd w:id="1119"/>
      <w:r w:rsidR="00350190">
        <w:rPr>
          <w:rStyle w:val="CommentReference"/>
          <w:sz w:val="20"/>
          <w:szCs w:val="24"/>
        </w:rPr>
        <w:commentReference w:id="1119"/>
      </w:r>
      <w:ins w:id="1121" w:author="Rascon Arana, Maria" w:date="2026-08-12T16:29:00Z" w16du:dateUtc="2026-08-12T22:29:00Z">
        <w:r>
          <w:tab/>
          <w:t xml:space="preserve">Students must complete at least </w:t>
        </w:r>
      </w:ins>
      <w:ins w:id="1122" w:author="Rascon Arana, Maria" w:date="2026-09-15T16:18:00Z" w16du:dateUtc="2026-09-15T22:18:00Z">
        <w:r w:rsidR="00A54AC4">
          <w:t>7</w:t>
        </w:r>
      </w:ins>
      <w:ins w:id="1123" w:author="Rascon Arana, Maria" w:date="2026-08-12T16:29:00Z" w16du:dateUtc="2026-08-12T22:29:00Z">
        <w:r>
          <w:t>5% of their education to be permitted to obtain hands-on training while attending their contracted educational program.</w:t>
        </w:r>
      </w:ins>
    </w:p>
    <w:p w14:paraId="6D802F0E" w14:textId="1588D850" w:rsidR="00D83CF4" w:rsidRDefault="00D83CF4" w:rsidP="00D83CF4">
      <w:pPr>
        <w:pStyle w:val="par2"/>
      </w:pPr>
      <w:r>
        <w:t>3.</w:t>
      </w:r>
      <w:r>
        <w:tab/>
      </w:r>
      <w:r w:rsidRPr="00D83CF4">
        <w:t>Resurfacing exfoliating substances that may be used in chemical resurfacing exfoliation include those substances that are ordinarily and customarily used in exfoliation when used and applied according to the manufacturer recommendations for safe application.</w:t>
      </w:r>
    </w:p>
    <w:p w14:paraId="58090EE9" w14:textId="423AC02C" w:rsidR="00D83CF4" w:rsidRDefault="00D83CF4" w:rsidP="00D83CF4">
      <w:pPr>
        <w:pStyle w:val="par2"/>
      </w:pPr>
      <w:r>
        <w:t>4.</w:t>
      </w:r>
      <w:r>
        <w:tab/>
      </w:r>
      <w:r w:rsidRPr="00D83CF4">
        <w:t>Prohibited resurfacing exfoliating substances that may not be used in chemical resurfacing exfoliation include the following:</w:t>
      </w:r>
    </w:p>
    <w:p w14:paraId="033C620F" w14:textId="7AC4AC6F" w:rsidR="00D83CF4" w:rsidRDefault="00D83CF4" w:rsidP="00D83CF4">
      <w:pPr>
        <w:pStyle w:val="par3"/>
      </w:pPr>
      <w:r>
        <w:t>a.</w:t>
      </w:r>
      <w:r>
        <w:tab/>
      </w:r>
      <w:r w:rsidRPr="00D83CF4">
        <w:t>Any substance banned or deemed unsafe by local, state or federal governmental agencies responsible for making such determinations;</w:t>
      </w:r>
    </w:p>
    <w:p w14:paraId="073C6811" w14:textId="2E379731" w:rsidR="00D83CF4" w:rsidRDefault="00D83CF4" w:rsidP="00D83CF4">
      <w:pPr>
        <w:pStyle w:val="par3"/>
      </w:pPr>
      <w:r>
        <w:t>b.</w:t>
      </w:r>
      <w:r>
        <w:tab/>
      </w:r>
      <w:r w:rsidRPr="00D83CF4">
        <w:t>Products mixed by the licensee or other person that do not have a manufacturer SDS;</w:t>
      </w:r>
    </w:p>
    <w:p w14:paraId="2C1F836A" w14:textId="1FCBF548" w:rsidR="00D83CF4" w:rsidRDefault="00D83CF4" w:rsidP="00D83CF4">
      <w:pPr>
        <w:pStyle w:val="par3"/>
      </w:pPr>
      <w:r>
        <w:t>c.</w:t>
      </w:r>
      <w:r>
        <w:tab/>
      </w:r>
      <w:r w:rsidRPr="00D83CF4">
        <w:t>All adulterated chemical exfoliating/peeling substances;</w:t>
      </w:r>
    </w:p>
    <w:p w14:paraId="059E8256" w14:textId="7C3501D3" w:rsidR="00D83CF4" w:rsidRDefault="00D83CF4" w:rsidP="00D83CF4">
      <w:pPr>
        <w:pStyle w:val="par3"/>
      </w:pPr>
      <w:r>
        <w:t>d.</w:t>
      </w:r>
      <w:r>
        <w:tab/>
      </w:r>
      <w:r w:rsidRPr="00D83CF4">
        <w:t>Any substance requiring application or use by a licensed healthcare provider; or,</w:t>
      </w:r>
    </w:p>
    <w:p w14:paraId="77C8C832" w14:textId="2033EBBB" w:rsidR="00D83CF4" w:rsidRDefault="00D83CF4" w:rsidP="00D83CF4">
      <w:pPr>
        <w:pStyle w:val="par3"/>
      </w:pPr>
      <w:r>
        <w:t>e.</w:t>
      </w:r>
      <w:r>
        <w:tab/>
      </w:r>
      <w:r w:rsidRPr="00D83CF4">
        <w:t>Any products or chemical substances that have the potential to or result in the structural alteration or destruction of skin below the epidermis.</w:t>
      </w:r>
    </w:p>
    <w:p w14:paraId="7E293C04" w14:textId="64A4A149" w:rsidR="00D83CF4" w:rsidRDefault="00D83CF4" w:rsidP="00D83CF4">
      <w:pPr>
        <w:pStyle w:val="par2"/>
      </w:pPr>
      <w:r>
        <w:t>5.</w:t>
      </w:r>
      <w:r>
        <w:tab/>
      </w:r>
      <w:r w:rsidRPr="00D83CF4">
        <w:t xml:space="preserve">Training Requirements for </w:t>
      </w:r>
      <w:ins w:id="1124" w:author="Rascon Arana, Maria" w:date="2026-08-12T16:31:00Z" w16du:dateUtc="2026-08-12T22:31:00Z">
        <w:r w:rsidR="00BC71A4">
          <w:t>C</w:t>
        </w:r>
      </w:ins>
      <w:del w:id="1125" w:author="Rascon Arana, Maria" w:date="2026-08-12T16:31:00Z" w16du:dateUtc="2026-08-12T22:31:00Z">
        <w:r w:rsidRPr="00D83CF4" w:rsidDel="00BC71A4">
          <w:delText>c</w:delText>
        </w:r>
      </w:del>
      <w:r w:rsidRPr="00D83CF4">
        <w:t xml:space="preserve">hemical </w:t>
      </w:r>
      <w:ins w:id="1126" w:author="Rascon Arana, Maria" w:date="2026-08-12T16:31:00Z" w16du:dateUtc="2026-08-12T22:31:00Z">
        <w:r w:rsidR="00BC71A4">
          <w:t>R</w:t>
        </w:r>
      </w:ins>
      <w:del w:id="1127" w:author="Rascon Arana, Maria" w:date="2026-08-12T16:31:00Z" w16du:dateUtc="2026-08-12T22:31:00Z">
        <w:r w:rsidRPr="00D83CF4" w:rsidDel="00BC71A4">
          <w:delText>r</w:delText>
        </w:r>
      </w:del>
      <w:r w:rsidRPr="00D83CF4">
        <w:t xml:space="preserve">esurfacing </w:t>
      </w:r>
      <w:ins w:id="1128" w:author="Rascon Arana, Maria" w:date="2026-08-12T16:31:00Z" w16du:dateUtc="2026-08-12T22:31:00Z">
        <w:r w:rsidR="00BC71A4">
          <w:t>E</w:t>
        </w:r>
      </w:ins>
      <w:del w:id="1129" w:author="Rascon Arana, Maria" w:date="2026-08-12T16:31:00Z" w16du:dateUtc="2026-08-12T22:31:00Z">
        <w:r w:rsidRPr="00D83CF4" w:rsidDel="00BC71A4">
          <w:delText>e</w:delText>
        </w:r>
      </w:del>
      <w:r w:rsidRPr="00D83CF4">
        <w:t>xfoliation.</w:t>
      </w:r>
    </w:p>
    <w:p w14:paraId="6D5A06EC" w14:textId="6E59EB7B" w:rsidR="00D83CF4" w:rsidRDefault="00D83CF4" w:rsidP="00D83CF4">
      <w:pPr>
        <w:pStyle w:val="par3"/>
      </w:pPr>
      <w:r>
        <w:lastRenderedPageBreak/>
        <w:t>a.</w:t>
      </w:r>
      <w:r>
        <w:tab/>
      </w:r>
      <w:r w:rsidRPr="00D83CF4">
        <w:t xml:space="preserve">Completion of twenty-four hours of </w:t>
      </w:r>
      <w:del w:id="1130" w:author="Rascon Arana, Maria" w:date="2026-08-12T16:32:00Z" w16du:dateUtc="2026-08-12T22:32:00Z">
        <w:r w:rsidRPr="00D83CF4" w:rsidDel="00BC71A4">
          <w:delText xml:space="preserve">cosmeceutical </w:delText>
        </w:r>
      </w:del>
      <w:r w:rsidRPr="00D83CF4">
        <w:t xml:space="preserve">coursework is required before a </w:t>
      </w:r>
      <w:ins w:id="1131" w:author="Rascon Arana, Maria" w:date="2026-08-12T16:32:00Z" w16du:dateUtc="2026-08-12T22:32:00Z">
        <w:r w:rsidR="00BC71A4">
          <w:t>licensee whose professional license includes facial services</w:t>
        </w:r>
      </w:ins>
      <w:del w:id="1132" w:author="Rascon Arana, Maria" w:date="2026-08-12T16:32:00Z" w16du:dateUtc="2026-08-12T22:32:00Z">
        <w:r w:rsidRPr="00D83CF4" w:rsidDel="00BC71A4">
          <w:delText>licensed cosmetologist or esthetici</w:delText>
        </w:r>
      </w:del>
      <w:del w:id="1133" w:author="Rascon Arana, Maria" w:date="2026-08-12T16:33:00Z" w16du:dateUtc="2026-08-12T22:33:00Z">
        <w:r w:rsidRPr="00D83CF4" w:rsidDel="00BC71A4">
          <w:delText>an</w:delText>
        </w:r>
      </w:del>
      <w:r w:rsidRPr="00D83CF4">
        <w:t xml:space="preserve"> may perform chemical resurfacing exfoliation. The training must include at least the following course topics: skin analysis, conditions, contraindications, and aftercare; product ingredients of chemical resurfacing exfoliation substances; and chemical peel treatment procedures and treatment of reactions.</w:t>
      </w:r>
    </w:p>
    <w:p w14:paraId="65F7957B" w14:textId="1B917755" w:rsidR="00D83CF4" w:rsidRDefault="00D83CF4" w:rsidP="00D83CF4">
      <w:pPr>
        <w:pStyle w:val="par3"/>
      </w:pPr>
      <w:r>
        <w:t>b.</w:t>
      </w:r>
      <w:r>
        <w:tab/>
      </w:r>
      <w:r w:rsidRPr="00D83CF4">
        <w:t>The training required in Rule 1.9(A)(5) must be completed at a</w:t>
      </w:r>
      <w:ins w:id="1134" w:author="Rascon Arana, Maria" w:date="2026-08-12T16:33:00Z" w16du:dateUtc="2026-08-12T22:33:00Z">
        <w:r w:rsidR="00BC71A4">
          <w:t>n approved governed educational program</w:t>
        </w:r>
      </w:ins>
      <w:del w:id="1135" w:author="Rascon Arana, Maria" w:date="2026-08-12T16:33:00Z" w16du:dateUtc="2026-08-12T22:33:00Z">
        <w:r w:rsidRPr="00D83CF4" w:rsidDel="00BC71A4">
          <w:delText xml:space="preserve"> school</w:delText>
        </w:r>
      </w:del>
      <w:r w:rsidRPr="00D83CF4">
        <w:t xml:space="preserve"> approved by DPOS</w:t>
      </w:r>
      <w:ins w:id="1136" w:author="Rascon Arana, Maria" w:date="2026-08-12T16:34:00Z" w16du:dateUtc="2026-08-12T22:34:00Z">
        <w:r w:rsidR="00BC71A4">
          <w:t>,</w:t>
        </w:r>
      </w:ins>
      <w:del w:id="1137" w:author="Rascon Arana, Maria" w:date="2026-08-12T16:34:00Z" w16du:dateUtc="2026-08-12T22:34:00Z">
        <w:r w:rsidRPr="00D83CF4" w:rsidDel="00BC71A4">
          <w:delText xml:space="preserve"> or</w:delText>
        </w:r>
      </w:del>
      <w:r w:rsidRPr="00D83CF4">
        <w:t xml:space="preserve"> CCCS</w:t>
      </w:r>
      <w:ins w:id="1138" w:author="Rascon Arana, Maria" w:date="2026-08-12T16:34:00Z" w16du:dateUtc="2026-08-12T22:34:00Z">
        <w:r w:rsidR="00BC71A4">
          <w:t xml:space="preserve">, or </w:t>
        </w:r>
      </w:ins>
      <w:ins w:id="1139" w:author="Rascon Arana, Maria" w:date="2026-09-15T16:18:00Z" w16du:dateUtc="2026-09-15T22:18:00Z">
        <w:r w:rsidR="00A54AC4">
          <w:t>SAA</w:t>
        </w:r>
      </w:ins>
      <w:r w:rsidRPr="00D83CF4">
        <w:t xml:space="preserve"> if obtained in Colorado. If the training is obtained in another state or jurisdiction, the training must be </w:t>
      </w:r>
      <w:del w:id="1140" w:author="Rascon Arana, Maria" w:date="2026-08-12T16:34:00Z" w16du:dateUtc="2026-08-12T22:34:00Z">
        <w:r w:rsidRPr="00D83CF4" w:rsidDel="00BC71A4">
          <w:delText xml:space="preserve">substantially </w:delText>
        </w:r>
      </w:del>
      <w:ins w:id="1141" w:author="Rascon Arana, Maria" w:date="2026-08-12T16:34:00Z" w16du:dateUtc="2026-08-12T22:34:00Z">
        <w:r w:rsidR="00BC71A4">
          <w:t>equally</w:t>
        </w:r>
        <w:r w:rsidR="00BC71A4" w:rsidRPr="00D83CF4">
          <w:t xml:space="preserve"> </w:t>
        </w:r>
      </w:ins>
      <w:r w:rsidRPr="00D83CF4">
        <w:t xml:space="preserve">equivalent to that of an approved Colorado </w:t>
      </w:r>
      <w:ins w:id="1142" w:author="Rascon Arana, Maria" w:date="2026-08-12T16:34:00Z" w16du:dateUtc="2026-08-12T22:34:00Z">
        <w:r w:rsidR="00BC71A4">
          <w:t>program</w:t>
        </w:r>
      </w:ins>
      <w:del w:id="1143" w:author="Rascon Arana, Maria" w:date="2026-08-12T16:34:00Z" w16du:dateUtc="2026-08-12T22:34:00Z">
        <w:r w:rsidRPr="00D83CF4" w:rsidDel="00BC71A4">
          <w:delText>school</w:delText>
        </w:r>
      </w:del>
      <w:r w:rsidRPr="00D83CF4">
        <w:t>.</w:t>
      </w:r>
    </w:p>
    <w:p w14:paraId="1FAD3701" w14:textId="62349E41" w:rsidR="00D83CF4" w:rsidRDefault="00D83CF4" w:rsidP="00D83CF4">
      <w:pPr>
        <w:pStyle w:val="par2"/>
        <w:rPr>
          <w:ins w:id="1144" w:author="Rascon Arana, Maria" w:date="2026-08-12T16:35:00Z" w16du:dateUtc="2026-08-12T22:35:00Z"/>
        </w:rPr>
      </w:pPr>
      <w:r>
        <w:t>6.</w:t>
      </w:r>
      <w:r>
        <w:tab/>
      </w:r>
      <w:r w:rsidRPr="00D83CF4">
        <w:t>An actively license</w:t>
      </w:r>
      <w:ins w:id="1145" w:author="Rascon Arana, Maria" w:date="2026-08-12T16:34:00Z" w16du:dateUtc="2026-08-12T22:34:00Z">
        <w:r w:rsidR="00BC71A4">
          <w:t>e</w:t>
        </w:r>
      </w:ins>
      <w:del w:id="1146" w:author="Rascon Arana, Maria" w:date="2026-08-12T16:34:00Z" w16du:dateUtc="2026-08-12T22:34:00Z">
        <w:r w:rsidRPr="00D83CF4" w:rsidDel="00BC71A4">
          <w:delText>d</w:delText>
        </w:r>
      </w:del>
      <w:del w:id="1147" w:author="Rascon Arana, Maria" w:date="2026-08-12T16:35:00Z" w16du:dateUtc="2026-08-12T22:35:00Z">
        <w:r w:rsidRPr="00D83CF4" w:rsidDel="00BC71A4">
          <w:delText xml:space="preserve"> cosmetologist or esthetician</w:delText>
        </w:r>
      </w:del>
      <w:r w:rsidRPr="00D83CF4">
        <w:t xml:space="preserve"> who is licensed by endorsement and who has completed chemical resurfacing exfoliation training at a substantially equivalent program to that of DPOS</w:t>
      </w:r>
      <w:ins w:id="1148" w:author="Rascon Arana, Maria" w:date="2026-08-12T16:35:00Z" w16du:dateUtc="2026-08-12T22:35:00Z">
        <w:r w:rsidR="00BC71A4">
          <w:t>,</w:t>
        </w:r>
      </w:ins>
      <w:del w:id="1149" w:author="Rascon Arana, Maria" w:date="2026-08-12T16:35:00Z" w16du:dateUtc="2026-08-12T22:35:00Z">
        <w:r w:rsidRPr="00D83CF4" w:rsidDel="00BC71A4">
          <w:delText xml:space="preserve"> and</w:delText>
        </w:r>
      </w:del>
      <w:r w:rsidRPr="00D83CF4">
        <w:t xml:space="preserve"> CCCS</w:t>
      </w:r>
      <w:ins w:id="1150" w:author="Rascon Arana, Maria" w:date="2026-08-12T16:35:00Z" w16du:dateUtc="2026-08-12T22:35:00Z">
        <w:r w:rsidR="00BC71A4">
          <w:t xml:space="preserve"> or </w:t>
        </w:r>
      </w:ins>
      <w:ins w:id="1151" w:author="Rascon Arana, Maria" w:date="2026-09-15T16:18:00Z" w16du:dateUtc="2026-09-15T22:18:00Z">
        <w:r w:rsidR="00A54AC4">
          <w:t>SAA</w:t>
        </w:r>
      </w:ins>
      <w:r w:rsidRPr="00D83CF4">
        <w:t>, as determined by the Director, may meet the training requirements necessary to perform chemical resurfacing exfoliation.</w:t>
      </w:r>
    </w:p>
    <w:p w14:paraId="4CE8E14F" w14:textId="7D6824B9" w:rsidR="00BC71A4" w:rsidRDefault="00BC71A4" w:rsidP="00BC71A4">
      <w:pPr>
        <w:pStyle w:val="par3"/>
        <w:rPr>
          <w:ins w:id="1152" w:author="Rascon Arana, Maria" w:date="2026-08-12T16:35:00Z" w16du:dateUtc="2026-08-12T22:35:00Z"/>
        </w:rPr>
      </w:pPr>
      <w:ins w:id="1153" w:author="Rascon Arana, Maria" w:date="2026-08-12T16:35:00Z" w16du:dateUtc="2026-08-12T22:35:00Z">
        <w:r>
          <w:t>a.</w:t>
        </w:r>
        <w:r>
          <w:tab/>
          <w:t>Manufacture education is not accepted as a form of education.</w:t>
        </w:r>
      </w:ins>
    </w:p>
    <w:p w14:paraId="47B5FE47" w14:textId="65F93084" w:rsidR="00BC71A4" w:rsidRDefault="00BC71A4" w:rsidP="00BC71A4">
      <w:pPr>
        <w:pStyle w:val="par3"/>
        <w:rPr>
          <w:ins w:id="1154" w:author="Rascon Arana, Maria" w:date="2026-08-12T16:36:00Z" w16du:dateUtc="2026-08-12T22:36:00Z"/>
        </w:rPr>
      </w:pPr>
      <w:ins w:id="1155" w:author="Rascon Arana, Maria" w:date="2026-08-12T16:35:00Z" w16du:dateUtc="2026-08-12T22:35:00Z">
        <w:r>
          <w:t>b.</w:t>
        </w:r>
        <w:r>
          <w:tab/>
          <w:t>Licens</w:t>
        </w:r>
      </w:ins>
      <w:ins w:id="1156" w:author="Rascon Arana, Maria" w:date="2026-08-12T16:36:00Z" w16du:dateUtc="2026-08-12T22:36:00Z">
        <w:r>
          <w:t>ees are prohibited from providing superficial chemical peels without having had 24 hours of training. Licensees must furnish training upon request by the Director.</w:t>
        </w:r>
      </w:ins>
    </w:p>
    <w:p w14:paraId="1610D157" w14:textId="4996E4A2" w:rsidR="00BC71A4" w:rsidRDefault="00BC71A4" w:rsidP="00BC71A4">
      <w:pPr>
        <w:pStyle w:val="par4"/>
        <w:rPr>
          <w:ins w:id="1157" w:author="Rascon Arana, Maria" w:date="2026-08-12T16:38:00Z" w16du:dateUtc="2026-08-12T22:38:00Z"/>
        </w:rPr>
      </w:pPr>
      <w:ins w:id="1158" w:author="Rascon Arana, Maria" w:date="2026-08-12T16:36:00Z" w16du:dateUtc="2026-08-12T22:36:00Z">
        <w:r>
          <w:t>(1)</w:t>
        </w:r>
        <w:r>
          <w:tab/>
        </w:r>
      </w:ins>
      <w:ins w:id="1159" w:author="Rascon Arana, Maria" w:date="2026-08-12T16:37:00Z" w16du:dateUtc="2026-08-12T22:37:00Z">
        <w:r w:rsidR="00485A3C">
          <w:t xml:space="preserve">Certificates/training must show the hours </w:t>
        </w:r>
      </w:ins>
      <w:ins w:id="1160" w:author="Rascon Arana, Maria" w:date="2026-08-12T16:38:00Z" w16du:dateUtc="2026-08-12T22:38:00Z">
        <w:r w:rsidR="00485A3C">
          <w:t>completed, and approved governed educational program name, and official who granted the certification.</w:t>
        </w:r>
      </w:ins>
    </w:p>
    <w:p w14:paraId="67EDAD2E" w14:textId="22F80F78" w:rsidR="00485A3C" w:rsidRDefault="00485A3C">
      <w:pPr>
        <w:pStyle w:val="par4"/>
        <w:pPrChange w:id="1161" w:author="Rascon Arana, Maria" w:date="2026-08-12T16:36:00Z" w16du:dateUtc="2026-08-12T22:36:00Z">
          <w:pPr>
            <w:pStyle w:val="par2"/>
          </w:pPr>
        </w:pPrChange>
      </w:pPr>
      <w:ins w:id="1162" w:author="Rascon Arana, Maria" w:date="2026-08-12T16:38:00Z" w16du:dateUtc="2026-08-12T22:38:00Z">
        <w:r>
          <w:t>(2)</w:t>
        </w:r>
        <w:r>
          <w:tab/>
          <w:t>Licensees are prohibited from providing Medium or Deep Chemical Peels without an appropriate delegation for Medical Services.</w:t>
        </w:r>
      </w:ins>
    </w:p>
    <w:p w14:paraId="3F7EB9BD" w14:textId="5DE0D7CD" w:rsidR="00D83CF4" w:rsidRPr="001E1D8C" w:rsidRDefault="001E1D8C" w:rsidP="001E1D8C">
      <w:pPr>
        <w:pStyle w:val="par1"/>
        <w:rPr>
          <w:b/>
          <w:bCs/>
        </w:rPr>
      </w:pPr>
      <w:commentRangeStart w:id="1163"/>
      <w:r w:rsidRPr="001E1D8C">
        <w:rPr>
          <w:b/>
          <w:bCs/>
        </w:rPr>
        <w:t>B.</w:t>
      </w:r>
      <w:commentRangeEnd w:id="1163"/>
      <w:r w:rsidR="00572D05" w:rsidRPr="001E1D8C">
        <w:rPr>
          <w:rStyle w:val="CommentReference"/>
          <w:b/>
          <w:bCs/>
          <w:sz w:val="20"/>
          <w:szCs w:val="24"/>
        </w:rPr>
        <w:commentReference w:id="1163"/>
      </w:r>
      <w:r w:rsidRPr="001E1D8C">
        <w:rPr>
          <w:b/>
          <w:bCs/>
        </w:rPr>
        <w:tab/>
        <w:t>MANUAL RESURFACING EXFOLIATING REQUIREMENTS</w:t>
      </w:r>
      <w:del w:id="1164" w:author="Rascon Arana, Maria" w:date="2026-09-15T16:19:00Z" w16du:dateUtc="2026-09-15T22:19:00Z">
        <w:r w:rsidRPr="001E1D8C" w:rsidDel="00A54AC4">
          <w:rPr>
            <w:b/>
            <w:bCs/>
          </w:rPr>
          <w:delText xml:space="preserve"> - ESTHETICIANS AND COSMETOLOGISTS</w:delText>
        </w:r>
      </w:del>
    </w:p>
    <w:p w14:paraId="1AC07B6D" w14:textId="1EBED9EC" w:rsidR="001E1D8C" w:rsidRDefault="001E1D8C" w:rsidP="001E1D8C">
      <w:pPr>
        <w:pStyle w:val="par2"/>
      </w:pPr>
      <w:r>
        <w:t>1.</w:t>
      </w:r>
      <w:r>
        <w:tab/>
      </w:r>
      <w:r w:rsidRPr="001E1D8C">
        <w:t>Definitions</w:t>
      </w:r>
    </w:p>
    <w:p w14:paraId="6F78972D" w14:textId="5145BFA8" w:rsidR="001E1D8C" w:rsidRDefault="001E1D8C" w:rsidP="001E1D8C">
      <w:pPr>
        <w:pStyle w:val="par3"/>
      </w:pPr>
      <w:r>
        <w:t>a.</w:t>
      </w:r>
      <w:r>
        <w:tab/>
      </w:r>
      <w:r w:rsidRPr="001E1D8C">
        <w:t>Manual Resurfacing Exfoliation: the removal of the dead cell layer of the skin by use of devices, tools, and machines listed as Class I or II medical devices including, but not limited to, microdermabrasion equipment,</w:t>
      </w:r>
      <w:ins w:id="1165" w:author="Rascon Arana, Maria" w:date="2026-09-15T16:19:00Z" w16du:dateUtc="2026-09-15T22:19:00Z">
        <w:r w:rsidR="00A54AC4">
          <w:t xml:space="preserve"> dermaplaning,</w:t>
        </w:r>
      </w:ins>
      <w:r w:rsidRPr="001E1D8C">
        <w:t xml:space="preserve"> and certain red LED light.</w:t>
      </w:r>
    </w:p>
    <w:p w14:paraId="27FAD251" w14:textId="17C594A8" w:rsidR="001E1D8C" w:rsidRDefault="001E1D8C" w:rsidP="001E1D8C">
      <w:pPr>
        <w:pStyle w:val="par4"/>
      </w:pPr>
      <w:r>
        <w:t>(1)</w:t>
      </w:r>
      <w:r>
        <w:tab/>
      </w:r>
      <w:r w:rsidRPr="001E1D8C">
        <w:t>The Class I or II medical device used for cosmeceutical services may only be used as intended and in accordance with the Act and these rules.</w:t>
      </w:r>
    </w:p>
    <w:p w14:paraId="4E602380" w14:textId="46743447" w:rsidR="001E1D8C" w:rsidRDefault="001E1D8C" w:rsidP="001E1D8C">
      <w:pPr>
        <w:pStyle w:val="par3"/>
      </w:pPr>
      <w:r>
        <w:t>b.</w:t>
      </w:r>
      <w:r>
        <w:tab/>
      </w:r>
      <w:r w:rsidRPr="001E1D8C">
        <w:t>Manual Resurfacing Exfoliation does not include:</w:t>
      </w:r>
    </w:p>
    <w:p w14:paraId="1B31A352" w14:textId="3B5D55F0" w:rsidR="001E1D8C" w:rsidRDefault="001E1D8C" w:rsidP="001E1D8C">
      <w:pPr>
        <w:pStyle w:val="par4"/>
      </w:pPr>
      <w:r>
        <w:t>(1)</w:t>
      </w:r>
      <w:r>
        <w:tab/>
      </w:r>
      <w:r w:rsidRPr="001E1D8C">
        <w:t>Use of a product, device, machine or other technique, or combination of the same, which penetrates, destroys or alters the client’s skin beyond the epidermis;</w:t>
      </w:r>
    </w:p>
    <w:p w14:paraId="6994EF75" w14:textId="53EA4E7E" w:rsidR="001E1D8C" w:rsidRDefault="001E1D8C" w:rsidP="001E1D8C">
      <w:pPr>
        <w:pStyle w:val="par4"/>
      </w:pPr>
      <w:r>
        <w:t>(2)</w:t>
      </w:r>
      <w:r>
        <w:tab/>
      </w:r>
      <w:r w:rsidRPr="001E1D8C">
        <w:t>The use of any medical device listed as Class IIIb or higher;</w:t>
      </w:r>
    </w:p>
    <w:p w14:paraId="3D81428F" w14:textId="406E64F4" w:rsidR="001E1D8C" w:rsidRDefault="001E1D8C" w:rsidP="001E1D8C">
      <w:pPr>
        <w:pStyle w:val="par4"/>
      </w:pPr>
      <w:r>
        <w:t>(3)</w:t>
      </w:r>
      <w:r>
        <w:tab/>
      </w:r>
      <w:r w:rsidRPr="001E1D8C">
        <w:t>Any type of cutting or use of electricity; or,</w:t>
      </w:r>
    </w:p>
    <w:p w14:paraId="5777C3DB" w14:textId="49508C56" w:rsidR="001E1D8C" w:rsidRDefault="001E1D8C" w:rsidP="001E1D8C">
      <w:pPr>
        <w:pStyle w:val="par4"/>
      </w:pPr>
      <w:r>
        <w:lastRenderedPageBreak/>
        <w:t>(4)</w:t>
      </w:r>
      <w:r>
        <w:tab/>
      </w:r>
      <w:r w:rsidRPr="001E1D8C">
        <w:t>Any other means to remove warts, skin tags, or skin imperfections below the epidermal layer of the skin.</w:t>
      </w:r>
    </w:p>
    <w:p w14:paraId="47F66D6A" w14:textId="7EA5B32B" w:rsidR="001E1D8C" w:rsidRDefault="001E1D8C" w:rsidP="001E1D8C">
      <w:pPr>
        <w:pStyle w:val="par2"/>
      </w:pPr>
      <w:r>
        <w:t>2.</w:t>
      </w:r>
      <w:r>
        <w:tab/>
      </w:r>
      <w:r w:rsidRPr="001E1D8C">
        <w:t>Training Requirements for microdermabrasion or manual resurfacing exfoliation.</w:t>
      </w:r>
    </w:p>
    <w:p w14:paraId="05C7C64F" w14:textId="175AA41E" w:rsidR="001E1D8C" w:rsidRDefault="001E1D8C" w:rsidP="001E1D8C">
      <w:pPr>
        <w:pStyle w:val="par3"/>
      </w:pPr>
      <w:r>
        <w:t>a.</w:t>
      </w:r>
      <w:r>
        <w:tab/>
      </w:r>
      <w:r w:rsidRPr="001E1D8C">
        <w:t>Prior to performing manual resurfacing exfoliation, a license</w:t>
      </w:r>
      <w:ins w:id="1166" w:author="Rascon Arana, Maria" w:date="2026-08-12T16:38:00Z" w16du:dateUtc="2026-08-12T22:38:00Z">
        <w:r w:rsidR="00A954ED">
          <w:t>e</w:t>
        </w:r>
      </w:ins>
      <w:del w:id="1167" w:author="Rascon Arana, Maria" w:date="2026-08-12T16:38:00Z" w16du:dateUtc="2026-08-12T22:38:00Z">
        <w:r w:rsidRPr="001E1D8C" w:rsidDel="00A954ED">
          <w:delText>d cosmetologist or esthetician</w:delText>
        </w:r>
      </w:del>
      <w:ins w:id="1168" w:author="Rascon Arana, Maria" w:date="2026-08-12T16:38:00Z" w16du:dateUtc="2026-08-12T22:38:00Z">
        <w:r w:rsidR="00A954ED">
          <w:t xml:space="preserve"> whose professional license i</w:t>
        </w:r>
      </w:ins>
      <w:ins w:id="1169" w:author="Rascon Arana, Maria" w:date="2026-08-12T16:39:00Z" w16du:dateUtc="2026-08-12T22:39:00Z">
        <w:r w:rsidR="00A954ED">
          <w:t>ncludes facial services</w:t>
        </w:r>
      </w:ins>
      <w:r w:rsidRPr="001E1D8C">
        <w:t xml:space="preserve"> must complete the fourteen hours of coursework in microdermabrasion or manual resurfacing exfoliation The training must include at least the following course topics: skin; skin type and conditions; microexfoliation; treatment procedures; </w:t>
      </w:r>
      <w:ins w:id="1170" w:author="Rascon Arana, Maria" w:date="2026-08-12T16:39:00Z" w16du:dateUtc="2026-08-12T22:39:00Z">
        <w:r w:rsidR="00A954ED">
          <w:t xml:space="preserve">infection control </w:t>
        </w:r>
      </w:ins>
      <w:del w:id="1171" w:author="Rascon Arana, Maria" w:date="2026-08-12T16:39:00Z" w16du:dateUtc="2026-08-12T22:39:00Z">
        <w:r w:rsidRPr="001E1D8C" w:rsidDel="00A954ED">
          <w:delText>cleaning, disinfection, sterilization and safety; law and rules</w:delText>
        </w:r>
      </w:del>
      <w:r w:rsidRPr="001E1D8C">
        <w:t xml:space="preserve">; and </w:t>
      </w:r>
      <w:del w:id="1172" w:author="Rascon Arana, Maria" w:date="2026-08-12T16:40:00Z" w16du:dateUtc="2026-08-12T22:40:00Z">
        <w:r w:rsidRPr="001E1D8C" w:rsidDel="00A954ED">
          <w:delText>salesmanship;</w:delText>
        </w:r>
      </w:del>
      <w:r w:rsidRPr="001E1D8C">
        <w:t xml:space="preserve"> occupational safety and health.</w:t>
      </w:r>
    </w:p>
    <w:p w14:paraId="2A060F5E" w14:textId="17B98891" w:rsidR="001E1D8C" w:rsidRDefault="001E1D8C" w:rsidP="001E1D8C">
      <w:pPr>
        <w:pStyle w:val="par3"/>
        <w:rPr>
          <w:ins w:id="1173" w:author="Rascon Arana, Maria" w:date="2026-08-12T16:41:00Z" w16du:dateUtc="2026-08-12T22:41:00Z"/>
        </w:rPr>
      </w:pPr>
      <w:r>
        <w:t>3.</w:t>
      </w:r>
      <w:r>
        <w:tab/>
      </w:r>
      <w:r w:rsidRPr="001E1D8C">
        <w:t>The requisite training described in Rule 1.9(B)(2) must be completed at a</w:t>
      </w:r>
      <w:ins w:id="1174" w:author="Rascon Arana, Maria" w:date="2026-08-12T16:40:00Z" w16du:dateUtc="2026-08-12T22:40:00Z">
        <w:r w:rsidR="002810F1">
          <w:t>n approved program</w:t>
        </w:r>
      </w:ins>
      <w:del w:id="1175" w:author="Rascon Arana, Maria" w:date="2026-08-12T16:40:00Z" w16du:dateUtc="2026-08-12T22:40:00Z">
        <w:r w:rsidRPr="001E1D8C" w:rsidDel="002810F1">
          <w:delText xml:space="preserve"> school</w:delText>
        </w:r>
      </w:del>
      <w:del w:id="1176" w:author="Rascon Arana, Maria" w:date="2026-08-12T16:41:00Z" w16du:dateUtc="2026-08-12T22:41:00Z">
        <w:r w:rsidRPr="001E1D8C" w:rsidDel="002810F1">
          <w:delText xml:space="preserve"> approved</w:delText>
        </w:r>
      </w:del>
      <w:r w:rsidRPr="001E1D8C">
        <w:t xml:space="preserve"> by DPOS</w:t>
      </w:r>
      <w:ins w:id="1177" w:author="Rascon Arana, Maria" w:date="2026-08-12T16:41:00Z" w16du:dateUtc="2026-08-12T22:41:00Z">
        <w:r w:rsidR="002810F1">
          <w:t>,</w:t>
        </w:r>
      </w:ins>
      <w:del w:id="1178" w:author="Rascon Arana, Maria" w:date="2026-08-12T16:41:00Z" w16du:dateUtc="2026-08-12T22:41:00Z">
        <w:r w:rsidRPr="001E1D8C" w:rsidDel="002810F1">
          <w:delText xml:space="preserve"> or</w:delText>
        </w:r>
      </w:del>
      <w:r w:rsidRPr="001E1D8C">
        <w:t xml:space="preserve"> CCCS</w:t>
      </w:r>
      <w:ins w:id="1179" w:author="Rascon Arana, Maria" w:date="2026-08-12T16:41:00Z" w16du:dateUtc="2026-08-12T22:41:00Z">
        <w:r w:rsidR="002810F1">
          <w:t xml:space="preserve"> or </w:t>
        </w:r>
      </w:ins>
      <w:ins w:id="1180" w:author="Rascon Arana, Maria" w:date="2026-09-15T16:19:00Z" w16du:dateUtc="2026-09-15T22:19:00Z">
        <w:r w:rsidR="00A54AC4">
          <w:t>SAA</w:t>
        </w:r>
      </w:ins>
      <w:r w:rsidRPr="001E1D8C">
        <w:t xml:space="preserve"> if obtained in Colorado. If the training is obtained in another state or jurisdiction, the training must be </w:t>
      </w:r>
      <w:del w:id="1181" w:author="Rascon Arana, Maria" w:date="2026-08-12T16:41:00Z" w16du:dateUtc="2026-08-12T22:41:00Z">
        <w:r w:rsidRPr="001E1D8C" w:rsidDel="002810F1">
          <w:delText>substantially</w:delText>
        </w:r>
      </w:del>
      <w:ins w:id="1182" w:author="Rascon Arana, Maria" w:date="2026-08-12T16:41:00Z" w16du:dateUtc="2026-08-12T22:41:00Z">
        <w:r w:rsidR="002810F1">
          <w:t>equally</w:t>
        </w:r>
      </w:ins>
      <w:r w:rsidRPr="001E1D8C">
        <w:t xml:space="preserve"> equivalent to that of an approved Colorado </w:t>
      </w:r>
      <w:del w:id="1183" w:author="Rascon Arana, Maria" w:date="2026-08-12T16:41:00Z" w16du:dateUtc="2026-08-12T22:41:00Z">
        <w:r w:rsidRPr="001E1D8C" w:rsidDel="002810F1">
          <w:delText>school</w:delText>
        </w:r>
      </w:del>
      <w:ins w:id="1184" w:author="Rascon Arana, Maria" w:date="2026-08-12T16:41:00Z" w16du:dateUtc="2026-08-12T22:41:00Z">
        <w:r w:rsidR="002810F1">
          <w:t>program</w:t>
        </w:r>
      </w:ins>
      <w:r w:rsidRPr="001E1D8C">
        <w:t>.</w:t>
      </w:r>
    </w:p>
    <w:p w14:paraId="0B3D0F5F" w14:textId="01FB949D" w:rsidR="002810F1" w:rsidRDefault="002810F1" w:rsidP="002810F1">
      <w:pPr>
        <w:pStyle w:val="par4"/>
        <w:rPr>
          <w:ins w:id="1185" w:author="Rascon Arana, Maria" w:date="2026-08-12T16:42:00Z" w16du:dateUtc="2026-08-12T22:42:00Z"/>
        </w:rPr>
      </w:pPr>
      <w:ins w:id="1186" w:author="Rascon Arana, Maria" w:date="2026-08-12T16:41:00Z" w16du:dateUtc="2026-08-12T22:41:00Z">
        <w:r>
          <w:t>a.</w:t>
        </w:r>
        <w:r>
          <w:tab/>
          <w:t>Students within an ap</w:t>
        </w:r>
      </w:ins>
      <w:ins w:id="1187" w:author="Rascon Arana, Maria" w:date="2026-08-12T16:42:00Z" w16du:dateUtc="2026-08-12T22:42:00Z">
        <w:r>
          <w:t>proved governed educational program setting obtaining education towards microdermabrasion or manual resurfacing exfoliation are exempt under section 12-105-118 (1)(c), C.R.S.</w:t>
        </w:r>
      </w:ins>
    </w:p>
    <w:p w14:paraId="10359769" w14:textId="509B86CC" w:rsidR="002810F1" w:rsidRDefault="002810F1" w:rsidP="002810F1">
      <w:pPr>
        <w:pStyle w:val="par4"/>
        <w:rPr>
          <w:ins w:id="1188" w:author="Rascon Arana, Maria" w:date="2026-08-12T16:42:00Z" w16du:dateUtc="2026-08-12T22:42:00Z"/>
        </w:rPr>
      </w:pPr>
      <w:ins w:id="1189" w:author="Rascon Arana, Maria" w:date="2026-08-12T16:42:00Z" w16du:dateUtc="2026-08-12T22:42:00Z">
        <w:r>
          <w:t>b.</w:t>
        </w:r>
        <w:r>
          <w:tab/>
          <w:t xml:space="preserve">Students must have direct supervision when performing these services by a licensee who has had the required training and is approved by DPOS, CCCS, and/or the </w:t>
        </w:r>
      </w:ins>
      <w:ins w:id="1190" w:author="Rascon Arana, Maria" w:date="2026-09-15T16:20:00Z" w16du:dateUtc="2026-09-15T22:20:00Z">
        <w:r w:rsidR="00A54AC4">
          <w:t>SAA</w:t>
        </w:r>
      </w:ins>
      <w:ins w:id="1191" w:author="Rascon Arana, Maria" w:date="2026-08-12T16:42:00Z" w16du:dateUtc="2026-08-12T22:42:00Z">
        <w:r>
          <w:t>.</w:t>
        </w:r>
      </w:ins>
    </w:p>
    <w:p w14:paraId="20F6CCE5" w14:textId="06E870F1" w:rsidR="002810F1" w:rsidRDefault="002810F1">
      <w:pPr>
        <w:pStyle w:val="par4"/>
        <w:pPrChange w:id="1192" w:author="Rascon Arana, Maria" w:date="2026-08-12T16:42:00Z" w16du:dateUtc="2026-08-12T22:42:00Z">
          <w:pPr>
            <w:pStyle w:val="par3"/>
          </w:pPr>
        </w:pPrChange>
      </w:pPr>
      <w:ins w:id="1193" w:author="Rascon Arana, Maria" w:date="2026-08-12T16:42:00Z" w16du:dateUtc="2026-08-12T22:42:00Z">
        <w:r>
          <w:t>c.</w:t>
        </w:r>
        <w:r>
          <w:tab/>
          <w:t xml:space="preserve">Students must complete at least </w:t>
        </w:r>
      </w:ins>
      <w:ins w:id="1194" w:author="Rascon Arana, Maria" w:date="2026-09-15T16:20:00Z" w16du:dateUtc="2026-09-15T22:20:00Z">
        <w:r w:rsidR="00A54AC4">
          <w:t>7</w:t>
        </w:r>
      </w:ins>
      <w:ins w:id="1195" w:author="Rascon Arana, Maria" w:date="2026-08-12T16:42:00Z" w16du:dateUtc="2026-08-12T22:42:00Z">
        <w:r>
          <w:t>5% of their education to be permitted to obtain training while attending their contracted educational program.</w:t>
        </w:r>
      </w:ins>
    </w:p>
    <w:p w14:paraId="2137DD7B" w14:textId="44613FCF" w:rsidR="001E1D8C" w:rsidRDefault="001E1D8C" w:rsidP="001E1D8C">
      <w:pPr>
        <w:pStyle w:val="par3"/>
      </w:pPr>
      <w:r>
        <w:t>4.</w:t>
      </w:r>
      <w:r>
        <w:tab/>
      </w:r>
      <w:r w:rsidRPr="001E1D8C">
        <w:t>An active</w:t>
      </w:r>
      <w:del w:id="1196" w:author="Rascon Arana, Maria" w:date="2026-09-29T13:36:00Z" w16du:dateUtc="2026-09-29T19:36:00Z">
        <w:r w:rsidRPr="001E1D8C" w:rsidDel="00681413">
          <w:delText>ly</w:delText>
        </w:r>
      </w:del>
      <w:r w:rsidRPr="001E1D8C">
        <w:t xml:space="preserve"> license</w:t>
      </w:r>
      <w:ins w:id="1197" w:author="Rascon Arana, Maria" w:date="2026-08-12T16:42:00Z" w16du:dateUtc="2026-08-12T22:42:00Z">
        <w:r w:rsidR="002810F1">
          <w:t>e</w:t>
        </w:r>
      </w:ins>
      <w:del w:id="1198" w:author="Rascon Arana, Maria" w:date="2026-08-12T16:42:00Z" w16du:dateUtc="2026-08-12T22:42:00Z">
        <w:r w:rsidRPr="001E1D8C" w:rsidDel="002810F1">
          <w:delText>d cosmetologist</w:delText>
        </w:r>
      </w:del>
      <w:del w:id="1199" w:author="Rascon Arana, Maria" w:date="2026-08-12T16:43:00Z" w16du:dateUtc="2026-08-12T22:43:00Z">
        <w:r w:rsidRPr="001E1D8C" w:rsidDel="002810F1">
          <w:delText xml:space="preserve"> or esthetician</w:delText>
        </w:r>
      </w:del>
      <w:r w:rsidRPr="001E1D8C">
        <w:t xml:space="preserve"> who is licensed by endorsement, and who has completed manual resurfacing exfoliation training </w:t>
      </w:r>
      <w:del w:id="1200" w:author="Rascon Arana, Maria" w:date="2026-08-12T16:43:00Z" w16du:dateUtc="2026-08-12T22:43:00Z">
        <w:r w:rsidRPr="001E1D8C" w:rsidDel="002810F1">
          <w:delText>at a substantially</w:delText>
        </w:r>
      </w:del>
      <w:ins w:id="1201" w:author="Rascon Arana, Maria" w:date="2026-08-12T16:43:00Z" w16du:dateUtc="2026-08-12T22:43:00Z">
        <w:r w:rsidR="002810F1">
          <w:t>equally</w:t>
        </w:r>
      </w:ins>
      <w:r w:rsidRPr="001E1D8C">
        <w:t xml:space="preserve"> equivalent program to that of DPOS</w:t>
      </w:r>
      <w:ins w:id="1202" w:author="Rascon Arana, Maria" w:date="2026-08-12T16:43:00Z" w16du:dateUtc="2026-08-12T22:43:00Z">
        <w:r w:rsidR="002810F1">
          <w:t>,</w:t>
        </w:r>
      </w:ins>
      <w:del w:id="1203" w:author="Rascon Arana, Maria" w:date="2026-08-12T16:43:00Z" w16du:dateUtc="2026-08-12T22:43:00Z">
        <w:r w:rsidRPr="001E1D8C" w:rsidDel="002810F1">
          <w:delText xml:space="preserve"> and</w:delText>
        </w:r>
      </w:del>
      <w:r w:rsidRPr="001E1D8C">
        <w:t xml:space="preserve"> CCCS</w:t>
      </w:r>
      <w:ins w:id="1204" w:author="Rascon Arana, Maria" w:date="2026-08-12T16:43:00Z" w16du:dateUtc="2026-08-12T22:43:00Z">
        <w:r w:rsidR="002810F1">
          <w:t xml:space="preserve"> and </w:t>
        </w:r>
      </w:ins>
      <w:ins w:id="1205" w:author="Rascon Arana, Maria" w:date="2026-09-15T16:20:00Z" w16du:dateUtc="2026-09-15T22:20:00Z">
        <w:r w:rsidR="00A54AC4">
          <w:t>SAA</w:t>
        </w:r>
      </w:ins>
      <w:r w:rsidRPr="001E1D8C">
        <w:t>, as determined by the Director, may meet the training requirements necessary to perform manual resurfacing exfoliation.</w:t>
      </w:r>
    </w:p>
    <w:p w14:paraId="3B961108" w14:textId="3A3882A5" w:rsidR="001E1D8C" w:rsidRDefault="001E1D8C" w:rsidP="001E1D8C">
      <w:pPr>
        <w:pStyle w:val="par3"/>
      </w:pPr>
      <w:r>
        <w:t>5.</w:t>
      </w:r>
      <w:r>
        <w:tab/>
      </w:r>
      <w:r w:rsidRPr="001E1D8C">
        <w:t xml:space="preserve">Upon request by the Director, a </w:t>
      </w:r>
      <w:ins w:id="1206" w:author="Rascon Arana, Maria" w:date="2026-08-12T16:43:00Z" w16du:dateUtc="2026-08-12T22:43:00Z">
        <w:r w:rsidR="002810F1">
          <w:t>licensee</w:t>
        </w:r>
      </w:ins>
      <w:del w:id="1207" w:author="Rascon Arana, Maria" w:date="2026-08-12T16:43:00Z" w16du:dateUtc="2026-08-12T22:43:00Z">
        <w:r w:rsidRPr="001E1D8C" w:rsidDel="002810F1">
          <w:delText>c</w:delText>
        </w:r>
      </w:del>
      <w:del w:id="1208" w:author="Rascon Arana, Maria" w:date="2026-08-12T16:44:00Z" w16du:dateUtc="2026-08-12T22:44:00Z">
        <w:r w:rsidRPr="001E1D8C" w:rsidDel="002810F1">
          <w:delText>osmetologist or esthetician</w:delText>
        </w:r>
      </w:del>
      <w:r w:rsidRPr="001E1D8C">
        <w:t xml:space="preserve"> must supply written documentation that confirms the licensee has completed the required training. A certificate of completion issued by an approved </w:t>
      </w:r>
      <w:del w:id="1209" w:author="Rascon Arana, Maria" w:date="2026-08-12T16:44:00Z" w16du:dateUtc="2026-08-12T22:44:00Z">
        <w:r w:rsidRPr="001E1D8C" w:rsidDel="002810F1">
          <w:delText>school</w:delText>
        </w:r>
      </w:del>
      <w:ins w:id="1210" w:author="Rascon Arana, Maria" w:date="2026-08-12T16:44:00Z" w16du:dateUtc="2026-08-12T22:44:00Z">
        <w:r w:rsidR="002810F1">
          <w:t>program</w:t>
        </w:r>
      </w:ins>
      <w:del w:id="1211" w:author="Rascon Arana, Maria" w:date="2026-08-12T16:44:00Z" w16du:dateUtc="2026-08-12T22:44:00Z">
        <w:r w:rsidRPr="001E1D8C" w:rsidDel="002810F1">
          <w:delText>, and that contains the school’s official seal, will constitute sufficient documentation</w:delText>
        </w:r>
      </w:del>
      <w:r w:rsidRPr="001E1D8C">
        <w:t>.</w:t>
      </w:r>
    </w:p>
    <w:p w14:paraId="72EFC3E3" w14:textId="71B399B4" w:rsidR="001E1D8C" w:rsidRPr="001E1D8C" w:rsidRDefault="001E1D8C" w:rsidP="001E1D8C">
      <w:pPr>
        <w:pStyle w:val="par1"/>
        <w:rPr>
          <w:b/>
          <w:bCs/>
        </w:rPr>
      </w:pPr>
      <w:r w:rsidRPr="001E1D8C">
        <w:rPr>
          <w:b/>
          <w:bCs/>
        </w:rPr>
        <w:t>C.</w:t>
      </w:r>
      <w:r w:rsidRPr="001E1D8C">
        <w:rPr>
          <w:b/>
          <w:bCs/>
        </w:rPr>
        <w:tab/>
        <w:t>CHEMICAL AND/OR MANUAL RESURFACING EXFOLIATING REQUIREMENTS</w:t>
      </w:r>
    </w:p>
    <w:p w14:paraId="1A94BF09" w14:textId="6C5F5734" w:rsidR="001E1D8C" w:rsidRDefault="001E1D8C" w:rsidP="001E1D8C">
      <w:pPr>
        <w:pStyle w:val="par2"/>
      </w:pPr>
      <w:r>
        <w:t>1.</w:t>
      </w:r>
      <w:r>
        <w:tab/>
      </w:r>
      <w:r w:rsidRPr="001E1D8C">
        <w:t>A license</w:t>
      </w:r>
      <w:ins w:id="1212" w:author="Rascon Arana, Maria" w:date="2026-08-12T16:44:00Z" w16du:dateUtc="2026-08-12T22:44:00Z">
        <w:r w:rsidR="002810F1">
          <w:t>e</w:t>
        </w:r>
      </w:ins>
      <w:del w:id="1213" w:author="Rascon Arana, Maria" w:date="2026-08-12T16:44:00Z" w16du:dateUtc="2026-08-12T22:44:00Z">
        <w:r w:rsidRPr="001E1D8C" w:rsidDel="002810F1">
          <w:delText>d cosmetologist or esthetician</w:delText>
        </w:r>
      </w:del>
      <w:r w:rsidRPr="001E1D8C">
        <w:t xml:space="preserve"> who has not completed or cannot produce evidence of the training requirements described above in this Rule 1.9 is prohibited from using or performing any chemical or manual resurfacing exfoliating devices or procedures.</w:t>
      </w:r>
    </w:p>
    <w:p w14:paraId="6575EA8F" w14:textId="1506CE45" w:rsidR="001E1D8C" w:rsidRDefault="001E1D8C" w:rsidP="001E1D8C">
      <w:pPr>
        <w:pStyle w:val="par2"/>
      </w:pPr>
      <w:r>
        <w:t>2.</w:t>
      </w:r>
      <w:r>
        <w:tab/>
      </w:r>
      <w:r w:rsidRPr="001E1D8C">
        <w:t xml:space="preserve">Upon request by the Director, a </w:t>
      </w:r>
      <w:ins w:id="1214" w:author="Rascon Arana, Maria" w:date="2026-08-12T16:44:00Z" w16du:dateUtc="2026-08-12T22:44:00Z">
        <w:r w:rsidR="002810F1">
          <w:t>licensee</w:t>
        </w:r>
      </w:ins>
      <w:del w:id="1215" w:author="Rascon Arana, Maria" w:date="2026-08-12T16:44:00Z" w16du:dateUtc="2026-08-12T22:44:00Z">
        <w:r w:rsidRPr="001E1D8C" w:rsidDel="002810F1">
          <w:delText>cosmetologist or esthetician</w:delText>
        </w:r>
      </w:del>
      <w:r w:rsidRPr="001E1D8C">
        <w:t xml:space="preserve"> must supply written documentation that confirms the licensee has completed the required training in chemical or manual resurfacing exfoliation. A certificate of completion issued by an approved</w:t>
      </w:r>
      <w:ins w:id="1216" w:author="Rascon Arana, Maria" w:date="2026-08-12T16:44:00Z" w16du:dateUtc="2026-08-12T22:44:00Z">
        <w:r w:rsidR="002810F1">
          <w:t xml:space="preserve"> program</w:t>
        </w:r>
      </w:ins>
      <w:del w:id="1217" w:author="Rascon Arana, Maria" w:date="2026-08-12T16:44:00Z" w16du:dateUtc="2026-08-12T22:44:00Z">
        <w:r w:rsidRPr="001E1D8C" w:rsidDel="002810F1">
          <w:delText xml:space="preserve"> school and that contains the school’s official seal, will constitute sufficient documentation</w:delText>
        </w:r>
      </w:del>
      <w:r w:rsidRPr="001E1D8C">
        <w:t>.</w:t>
      </w:r>
    </w:p>
    <w:p w14:paraId="73FFE8C2" w14:textId="06AB34CA" w:rsidR="001E1D8C" w:rsidRDefault="001E1D8C" w:rsidP="001E1D8C">
      <w:pPr>
        <w:pStyle w:val="par2"/>
      </w:pPr>
      <w:r>
        <w:lastRenderedPageBreak/>
        <w:t>3.</w:t>
      </w:r>
      <w:r>
        <w:tab/>
      </w:r>
      <w:r w:rsidRPr="001E1D8C">
        <w:t>Chemical and/or manual resurfacing exfoliation can only be provided at places of business that are registered with the Director.</w:t>
      </w:r>
    </w:p>
    <w:p w14:paraId="1DF67BBC" w14:textId="219ACE23" w:rsidR="001E1D8C" w:rsidRDefault="001E1D8C" w:rsidP="001E1D8C">
      <w:pPr>
        <w:pStyle w:val="par2"/>
      </w:pPr>
      <w:r>
        <w:t>4.</w:t>
      </w:r>
      <w:r>
        <w:tab/>
      </w:r>
      <w:r w:rsidRPr="001E1D8C">
        <w:t>In addition to the requirements with respect to client consultation in Rule 1.7, prior to providing any procedures related to cosmetic resurfacing and/or exfoliating, cosmetologists and estheticians must inform each client of at least the following:</w:t>
      </w:r>
    </w:p>
    <w:p w14:paraId="79A576F8" w14:textId="379A7017" w:rsidR="001E1D8C" w:rsidRDefault="001E1D8C" w:rsidP="001E1D8C">
      <w:pPr>
        <w:pStyle w:val="par3"/>
      </w:pPr>
      <w:r>
        <w:t>a.</w:t>
      </w:r>
      <w:r>
        <w:tab/>
      </w:r>
      <w:r w:rsidRPr="001E1D8C">
        <w:t>Receiving a chemical and/or manual resurfacing exfoliation procedure may increase the client’s susceptibility to adverse reactions as a result of the procedure when a client:</w:t>
      </w:r>
    </w:p>
    <w:p w14:paraId="7FAD6417" w14:textId="01E3D15D" w:rsidR="001E1D8C" w:rsidRDefault="001E1D8C" w:rsidP="001E1D8C">
      <w:pPr>
        <w:pStyle w:val="par4"/>
      </w:pPr>
      <w:r>
        <w:t>(1)</w:t>
      </w:r>
      <w:r>
        <w:tab/>
      </w:r>
      <w:r w:rsidRPr="001E1D8C">
        <w:t>Is currently under physician care and treatment;</w:t>
      </w:r>
    </w:p>
    <w:p w14:paraId="60BA08EF" w14:textId="58F7DD8F" w:rsidR="001E1D8C" w:rsidRDefault="001E1D8C" w:rsidP="001E1D8C">
      <w:pPr>
        <w:pStyle w:val="par4"/>
      </w:pPr>
      <w:r>
        <w:t>(2)</w:t>
      </w:r>
      <w:r>
        <w:tab/>
      </w:r>
      <w:r w:rsidRPr="001E1D8C">
        <w:t>Has HSV (cold sores) predisposition;</w:t>
      </w:r>
    </w:p>
    <w:p w14:paraId="45CB29FD" w14:textId="0A3A694B" w:rsidR="001E1D8C" w:rsidRDefault="001E1D8C" w:rsidP="001E1D8C">
      <w:pPr>
        <w:pStyle w:val="par4"/>
      </w:pPr>
      <w:r>
        <w:t>(3)</w:t>
      </w:r>
      <w:r>
        <w:tab/>
      </w:r>
      <w:r w:rsidRPr="001E1D8C">
        <w:t>Is currently pregnant;</w:t>
      </w:r>
    </w:p>
    <w:p w14:paraId="275C5478" w14:textId="35688BE1" w:rsidR="001E1D8C" w:rsidRDefault="001E1D8C" w:rsidP="001E1D8C">
      <w:pPr>
        <w:pStyle w:val="par4"/>
      </w:pPr>
      <w:r>
        <w:t>(4)</w:t>
      </w:r>
      <w:r>
        <w:tab/>
      </w:r>
      <w:r w:rsidRPr="001E1D8C">
        <w:t>Has a history of cosmetic related irritant/allergic reaction;</w:t>
      </w:r>
    </w:p>
    <w:p w14:paraId="0692AB7D" w14:textId="5E5CE4D0" w:rsidR="001E1D8C" w:rsidRDefault="001E1D8C" w:rsidP="001E1D8C">
      <w:pPr>
        <w:pStyle w:val="par4"/>
      </w:pPr>
      <w:r>
        <w:t>(5)</w:t>
      </w:r>
      <w:r>
        <w:tab/>
      </w:r>
      <w:r w:rsidRPr="001E1D8C">
        <w:t>Increased frequency of sun exposure or tanning bed use;</w:t>
      </w:r>
    </w:p>
    <w:p w14:paraId="3456DD62" w14:textId="2E1671EC" w:rsidR="001E1D8C" w:rsidRDefault="001E1D8C" w:rsidP="001E1D8C">
      <w:pPr>
        <w:pStyle w:val="par4"/>
      </w:pPr>
      <w:r>
        <w:t>(6)</w:t>
      </w:r>
      <w:r>
        <w:tab/>
      </w:r>
      <w:r w:rsidRPr="001E1D8C">
        <w:t>Uses certain topical and/or oral medications such as tretinoin (a.k.a., Retin A, Renova), isotretinoin (a.k.a. Accutane); or,</w:t>
      </w:r>
    </w:p>
    <w:p w14:paraId="7F3BB01E" w14:textId="401E3A47" w:rsidR="001E1D8C" w:rsidRDefault="001E1D8C" w:rsidP="001E1D8C">
      <w:pPr>
        <w:pStyle w:val="par4"/>
      </w:pPr>
      <w:r>
        <w:t>(7)</w:t>
      </w:r>
      <w:r>
        <w:tab/>
      </w:r>
      <w:r w:rsidRPr="001E1D8C">
        <w:t>The client has undergone previous facial plastic/reconstructive surgery.</w:t>
      </w:r>
    </w:p>
    <w:p w14:paraId="5CB0BE53" w14:textId="321AF85C" w:rsidR="001E1D8C" w:rsidRDefault="001E1D8C" w:rsidP="001E1D8C">
      <w:pPr>
        <w:pStyle w:val="par2"/>
      </w:pPr>
      <w:r>
        <w:t>5.</w:t>
      </w:r>
      <w:r>
        <w:tab/>
      </w:r>
      <w:r w:rsidRPr="001E1D8C">
        <w:t>Prior to providing a chemical and/or manual resurfacing exfoliation service, cosmetologist and estheticians must inspect the client’s skin for at least all of the following conditions:</w:t>
      </w:r>
    </w:p>
    <w:p w14:paraId="57D612EC" w14:textId="20B20480" w:rsidR="001E1D8C" w:rsidRDefault="001E1D8C" w:rsidP="001E1D8C">
      <w:pPr>
        <w:pStyle w:val="par3"/>
      </w:pPr>
      <w:r>
        <w:t>a.</w:t>
      </w:r>
      <w:r>
        <w:tab/>
      </w:r>
      <w:r w:rsidRPr="001E1D8C">
        <w:t>The degree of sebaceous activity (skin oiliness);</w:t>
      </w:r>
    </w:p>
    <w:p w14:paraId="4665E142" w14:textId="4E1961D9" w:rsidR="001E1D8C" w:rsidRDefault="001E1D8C" w:rsidP="001E1D8C">
      <w:pPr>
        <w:pStyle w:val="par3"/>
      </w:pPr>
      <w:r>
        <w:t>b.</w:t>
      </w:r>
      <w:r>
        <w:tab/>
      </w:r>
      <w:r w:rsidRPr="001E1D8C">
        <w:t>Acne;</w:t>
      </w:r>
    </w:p>
    <w:p w14:paraId="3D09C05D" w14:textId="18DF4B38" w:rsidR="001E1D8C" w:rsidRDefault="001E1D8C" w:rsidP="001E1D8C">
      <w:pPr>
        <w:pStyle w:val="par3"/>
      </w:pPr>
      <w:r>
        <w:t>c.</w:t>
      </w:r>
      <w:r>
        <w:tab/>
      </w:r>
      <w:r w:rsidRPr="001E1D8C">
        <w:t>Telangiectasias (broken capillaries);</w:t>
      </w:r>
    </w:p>
    <w:p w14:paraId="52AEA2FF" w14:textId="360A8511" w:rsidR="001E1D8C" w:rsidRDefault="001E1D8C" w:rsidP="001E1D8C">
      <w:pPr>
        <w:pStyle w:val="par3"/>
      </w:pPr>
      <w:r>
        <w:t>d.</w:t>
      </w:r>
      <w:r>
        <w:tab/>
      </w:r>
      <w:r w:rsidRPr="001E1D8C">
        <w:t>Degree of photodamage;</w:t>
      </w:r>
    </w:p>
    <w:p w14:paraId="5D891C03" w14:textId="1AE3E9F5" w:rsidR="001E1D8C" w:rsidRDefault="001E1D8C" w:rsidP="001E1D8C">
      <w:pPr>
        <w:pStyle w:val="par3"/>
      </w:pPr>
      <w:r>
        <w:t>e.</w:t>
      </w:r>
      <w:r>
        <w:tab/>
      </w:r>
      <w:r w:rsidRPr="001E1D8C">
        <w:t>Sunburn, chemical or thermal burns; and</w:t>
      </w:r>
    </w:p>
    <w:p w14:paraId="09712FFB" w14:textId="41E173A2" w:rsidR="001E1D8C" w:rsidRDefault="001E1D8C" w:rsidP="001E1D8C">
      <w:pPr>
        <w:pStyle w:val="par3"/>
      </w:pPr>
      <w:r>
        <w:t>f.</w:t>
      </w:r>
      <w:r>
        <w:tab/>
      </w:r>
      <w:r w:rsidRPr="001E1D8C">
        <w:t>Apparent skin irritation or sensitivity.</w:t>
      </w:r>
    </w:p>
    <w:p w14:paraId="26200E07" w14:textId="36C6393B" w:rsidR="001E1D8C" w:rsidRDefault="001E1D8C" w:rsidP="001E1D8C">
      <w:pPr>
        <w:pStyle w:val="par2"/>
      </w:pPr>
      <w:r>
        <w:t>6.</w:t>
      </w:r>
      <w:r>
        <w:tab/>
      </w:r>
      <w:r w:rsidRPr="001E1D8C">
        <w:t>At the conclusion of any chemical or manual resurfacing exfoliation service, and before the client is discharged, an Ultraviolet A/Ultraviolet B Sun Protection Factor (UVA/UVB SPF) fifteen or higher sunscreen must be applied to the area of the skin where the client received the service.</w:t>
      </w:r>
    </w:p>
    <w:p w14:paraId="19CA439A" w14:textId="4A8ACED8" w:rsidR="001E1D8C" w:rsidRPr="00E3016A" w:rsidRDefault="001E1D8C" w:rsidP="001E1D8C">
      <w:pPr>
        <w:pStyle w:val="par1"/>
        <w:rPr>
          <w:b/>
          <w:bCs/>
        </w:rPr>
      </w:pPr>
      <w:r w:rsidRPr="00E3016A">
        <w:rPr>
          <w:b/>
          <w:bCs/>
        </w:rPr>
        <w:t>D.</w:t>
      </w:r>
      <w:r w:rsidRPr="00E3016A">
        <w:rPr>
          <w:b/>
          <w:bCs/>
        </w:rPr>
        <w:tab/>
        <w:t>PROHIBITIONS AGAINST PERFORMING CHEMICAL AND/OR MANUAL RESURFACING EXFOLIATING PROCEDURES</w:t>
      </w:r>
    </w:p>
    <w:p w14:paraId="6BC872DB" w14:textId="3A7B5DD3" w:rsidR="001E1D8C" w:rsidRDefault="001E1D8C" w:rsidP="001E1D8C">
      <w:pPr>
        <w:pStyle w:val="par2"/>
      </w:pPr>
      <w:r>
        <w:t>1.</w:t>
      </w:r>
      <w:r>
        <w:tab/>
      </w:r>
      <w:r w:rsidRPr="001E1D8C">
        <w:t>Providing more than one cosmetic resurfacing exfoliating service, chemical and/or manual, is prohibited during the same procedure or the same visit.</w:t>
      </w:r>
    </w:p>
    <w:p w14:paraId="24CCCCD3" w14:textId="762EE1A6" w:rsidR="001E1D8C" w:rsidRDefault="001E1D8C" w:rsidP="001E1D8C">
      <w:pPr>
        <w:pStyle w:val="par2"/>
      </w:pPr>
      <w:r>
        <w:t>2.</w:t>
      </w:r>
      <w:r>
        <w:tab/>
      </w:r>
      <w:r w:rsidRPr="001E1D8C">
        <w:t xml:space="preserve">Unless the </w:t>
      </w:r>
      <w:ins w:id="1218" w:author="Rascon Arana, Maria" w:date="2026-08-12T16:45:00Z" w16du:dateUtc="2026-08-12T22:45:00Z">
        <w:r w:rsidR="00E3016A">
          <w:t>licensee</w:t>
        </w:r>
      </w:ins>
      <w:del w:id="1219" w:author="Rascon Arana, Maria" w:date="2026-08-12T16:45:00Z" w16du:dateUtc="2026-08-12T22:45:00Z">
        <w:r w:rsidRPr="001E1D8C" w:rsidDel="00E3016A">
          <w:delText>cosmetologist or esthetician</w:delText>
        </w:r>
      </w:del>
      <w:r w:rsidRPr="001E1D8C">
        <w:t xml:space="preserve"> has received prior written approval from a licensed physician, physician assistant or advanced practice nurse with knowledge of </w:t>
      </w:r>
      <w:r w:rsidRPr="001E1D8C">
        <w:lastRenderedPageBreak/>
        <w:t>the client’s condition, chemical or manual resurfacing exfoliating procedures are prohibited if any of the following conditions exist:</w:t>
      </w:r>
    </w:p>
    <w:p w14:paraId="38711152" w14:textId="0C48886A" w:rsidR="001E1D8C" w:rsidRDefault="001E1D8C" w:rsidP="001E1D8C">
      <w:pPr>
        <w:pStyle w:val="par3"/>
      </w:pPr>
      <w:r>
        <w:t>a.</w:t>
      </w:r>
      <w:r>
        <w:tab/>
      </w:r>
      <w:r w:rsidRPr="001E1D8C">
        <w:t xml:space="preserve">The </w:t>
      </w:r>
      <w:del w:id="1220" w:author="Rascon Arana, Maria" w:date="2026-08-12T16:45:00Z" w16du:dateUtc="2026-08-12T22:45:00Z">
        <w:r w:rsidRPr="001E1D8C" w:rsidDel="00E3016A">
          <w:delText>cosmetologist or esthetician</w:delText>
        </w:r>
      </w:del>
      <w:ins w:id="1221" w:author="Rascon Arana, Maria" w:date="2026-08-12T16:45:00Z" w16du:dateUtc="2026-08-12T22:45:00Z">
        <w:r w:rsidR="00E3016A">
          <w:t>licensee</w:t>
        </w:r>
      </w:ins>
      <w:r w:rsidRPr="001E1D8C">
        <w:t xml:space="preserve"> knows or has reason to believe that a client is under the supervision of a physician for skin related disorders;</w:t>
      </w:r>
    </w:p>
    <w:p w14:paraId="7E3F4607" w14:textId="1E5F2338" w:rsidR="001E1D8C" w:rsidRDefault="001E1D8C" w:rsidP="001E1D8C">
      <w:pPr>
        <w:pStyle w:val="par3"/>
      </w:pPr>
      <w:r>
        <w:t>b.</w:t>
      </w:r>
      <w:r>
        <w:tab/>
      </w:r>
      <w:r w:rsidRPr="001E1D8C">
        <w:t>The client is pregnant; or,</w:t>
      </w:r>
    </w:p>
    <w:p w14:paraId="57FC5D78" w14:textId="6B48932C" w:rsidR="001E1D8C" w:rsidRDefault="001E1D8C" w:rsidP="001E1D8C">
      <w:pPr>
        <w:pStyle w:val="par3"/>
      </w:pPr>
      <w:r>
        <w:t>c.</w:t>
      </w:r>
      <w:r>
        <w:tab/>
      </w:r>
      <w:r w:rsidRPr="001E1D8C">
        <w:t>The client has had a medium or deep chemical peel, laser treatment(s), IPL or plastic/reconstructive surgery within the previous 6 weeks.</w:t>
      </w:r>
    </w:p>
    <w:p w14:paraId="4032BDE5" w14:textId="3023A04E" w:rsidR="001E1D8C" w:rsidRDefault="000327B7" w:rsidP="000327B7">
      <w:pPr>
        <w:pStyle w:val="par2"/>
      </w:pPr>
      <w:r>
        <w:t>3.</w:t>
      </w:r>
      <w:r>
        <w:tab/>
      </w:r>
      <w:r w:rsidRPr="000327B7">
        <w:t>If the client has any of the conditions described in Rule 1.9(D)(2), a predisposition patch test must be administered to the client twenty-four hours prior to the initiation of chemical and/or manual resurfacing exfoliating procedure. Any adverse reaction resulting from the predisposition patch test will prohibit the product or procedure to be used on that client.</w:t>
      </w:r>
    </w:p>
    <w:p w14:paraId="6DB674D6" w14:textId="563D60C7" w:rsidR="000327B7" w:rsidRDefault="000327B7" w:rsidP="000327B7">
      <w:pPr>
        <w:pStyle w:val="par2"/>
      </w:pPr>
      <w:r>
        <w:t>4.</w:t>
      </w:r>
      <w:r>
        <w:tab/>
      </w:r>
      <w:r w:rsidRPr="000327B7">
        <w:t>No licensee may use a product, device, machine or other technique or combination of the same, which results in the removal, destruction, incision, or piercing of a client’s skin beyond the epidermis. Any such act shall be considered an invasive procedure.</w:t>
      </w:r>
    </w:p>
    <w:p w14:paraId="19B9C7C3" w14:textId="32B132AF" w:rsidR="000327B7" w:rsidRDefault="000327B7" w:rsidP="000327B7">
      <w:pPr>
        <w:pStyle w:val="par2"/>
      </w:pPr>
      <w:r>
        <w:t>5.</w:t>
      </w:r>
      <w:r>
        <w:tab/>
      </w:r>
      <w:r w:rsidRPr="000327B7">
        <w:t>An invasive procedure includes, but is not limited to the following:</w:t>
      </w:r>
    </w:p>
    <w:p w14:paraId="09C33BD5" w14:textId="31E9E1BA" w:rsidR="000327B7" w:rsidRDefault="000327B7" w:rsidP="000327B7">
      <w:pPr>
        <w:pStyle w:val="par3"/>
      </w:pPr>
      <w:r>
        <w:t>a.</w:t>
      </w:r>
      <w:r>
        <w:tab/>
      </w:r>
      <w:r w:rsidRPr="000327B7">
        <w:t>Application of topical lotions, creams, serums or other substances which require a medical license to purchase; or,</w:t>
      </w:r>
    </w:p>
    <w:p w14:paraId="29C08515" w14:textId="245F6271" w:rsidR="000327B7" w:rsidRDefault="000327B7" w:rsidP="000327B7">
      <w:pPr>
        <w:pStyle w:val="par3"/>
      </w:pPr>
      <w:r>
        <w:t>b.</w:t>
      </w:r>
      <w:r>
        <w:tab/>
      </w:r>
      <w:r w:rsidRPr="000327B7">
        <w:t>Abrasion or exfoliation of the skin below the epidermal layers of the skin.</w:t>
      </w:r>
    </w:p>
    <w:p w14:paraId="6E3A74ED" w14:textId="0278AB6F" w:rsidR="000327B7" w:rsidRDefault="000327B7" w:rsidP="000327B7">
      <w:pPr>
        <w:pStyle w:val="par2"/>
      </w:pPr>
      <w:r>
        <w:t>6.</w:t>
      </w:r>
      <w:r>
        <w:tab/>
      </w:r>
      <w:r w:rsidRPr="000327B7">
        <w:t>All skin exfoliation products must be applied using the manufacturer’s guidelines for proper use.</w:t>
      </w:r>
    </w:p>
    <w:p w14:paraId="17F34EF5" w14:textId="37ED4E5B" w:rsidR="000327B7" w:rsidRPr="00CC423D" w:rsidRDefault="00CC423D" w:rsidP="00CC423D">
      <w:pPr>
        <w:pStyle w:val="par1"/>
        <w:rPr>
          <w:b/>
          <w:bCs/>
        </w:rPr>
      </w:pPr>
      <w:r w:rsidRPr="00CC423D">
        <w:rPr>
          <w:b/>
          <w:bCs/>
        </w:rPr>
        <w:t>E.</w:t>
      </w:r>
      <w:r w:rsidRPr="00CC423D">
        <w:rPr>
          <w:b/>
          <w:bCs/>
        </w:rPr>
        <w:tab/>
        <w:t>PERMANENT OR SEMI-PERMANENT MAKEUP REQUIREMENTS</w:t>
      </w:r>
      <w:del w:id="1222" w:author="Rascon Arana, Maria" w:date="2026-08-12T16:45:00Z" w16du:dateUtc="2026-08-12T22:45:00Z">
        <w:r w:rsidRPr="00CC423D" w:rsidDel="00E3016A">
          <w:rPr>
            <w:b/>
            <w:bCs/>
          </w:rPr>
          <w:delText xml:space="preserve"> FOR ESTHETICIAN</w:delText>
        </w:r>
      </w:del>
      <w:del w:id="1223" w:author="Rascon Arana, Maria" w:date="2026-08-12T16:46:00Z" w16du:dateUtc="2026-08-12T22:46:00Z">
        <w:r w:rsidRPr="00CC423D" w:rsidDel="00E3016A">
          <w:rPr>
            <w:b/>
            <w:bCs/>
          </w:rPr>
          <w:delText>S AND COSMETOLOGISTS</w:delText>
        </w:r>
      </w:del>
    </w:p>
    <w:p w14:paraId="0A661895" w14:textId="1509A47D" w:rsidR="00CC423D" w:rsidRDefault="00CC423D" w:rsidP="00CC423D">
      <w:pPr>
        <w:pStyle w:val="par2"/>
      </w:pPr>
      <w:r>
        <w:t>1.</w:t>
      </w:r>
      <w:r>
        <w:tab/>
      </w:r>
      <w:r w:rsidRPr="00CC423D">
        <w:t>Definitions.</w:t>
      </w:r>
    </w:p>
    <w:p w14:paraId="5EB66F2A" w14:textId="1297DD7A" w:rsidR="00CC423D" w:rsidRDefault="00CC423D" w:rsidP="00CC423D">
      <w:pPr>
        <w:pStyle w:val="par3"/>
      </w:pPr>
      <w:r>
        <w:t>a.</w:t>
      </w:r>
      <w:r>
        <w:tab/>
      </w:r>
      <w:r w:rsidRPr="00CC423D">
        <w:rPr>
          <w:b/>
          <w:bCs/>
        </w:rPr>
        <w:t>Permanent or Semi-Permanent Makeup:</w:t>
      </w:r>
      <w:r w:rsidRPr="00CC423D">
        <w:t xml:space="preserve"> the process of beautifying the face by inserting or implanting facial cosmetic pigment or color under the surface of the human skin or mucosa with a needle, by a micro blade, or other means, to produce a permanent or semi-permanent mark visible through the skin on the client’s face including, but not limited to the application of pigment on the eyebrows, eyeliner, eye shadow, lip color, cheek color, and facials scars. Permanent or Semi-Permanent Makeup is limited to the client’s face does not include services to any area other than the client’s face.</w:t>
      </w:r>
    </w:p>
    <w:p w14:paraId="11A898CB" w14:textId="4F8277BA" w:rsidR="00CC423D" w:rsidRDefault="00CC423D" w:rsidP="00CC423D">
      <w:pPr>
        <w:pStyle w:val="par3"/>
      </w:pPr>
      <w:r>
        <w:t>b.</w:t>
      </w:r>
      <w:r>
        <w:tab/>
      </w:r>
      <w:r w:rsidRPr="00CC423D">
        <w:rPr>
          <w:b/>
          <w:bCs/>
        </w:rPr>
        <w:t>Facial cosmetic pigment implantation:</w:t>
      </w:r>
      <w:r w:rsidRPr="00CC423D">
        <w:t xml:space="preserve"> another term for permanent makeup.</w:t>
      </w:r>
    </w:p>
    <w:p w14:paraId="61108364" w14:textId="712CAF4E" w:rsidR="00CC423D" w:rsidRDefault="00CC423D" w:rsidP="00CC423D">
      <w:pPr>
        <w:pStyle w:val="par3"/>
      </w:pPr>
      <w:r>
        <w:t>c.</w:t>
      </w:r>
      <w:r>
        <w:tab/>
      </w:r>
      <w:r w:rsidRPr="00CC423D">
        <w:t>Client’s face: the area above the client’s jaw line and anterior to the ear and frontal hairline.</w:t>
      </w:r>
    </w:p>
    <w:p w14:paraId="234F6BD6" w14:textId="3C8FFD3C" w:rsidR="00CC423D" w:rsidRDefault="00CC423D" w:rsidP="00CC423D">
      <w:pPr>
        <w:pStyle w:val="par3"/>
      </w:pPr>
      <w:r>
        <w:t>d.</w:t>
      </w:r>
      <w:r>
        <w:tab/>
      </w:r>
      <w:r w:rsidRPr="00CC423D">
        <w:rPr>
          <w:b/>
          <w:bCs/>
        </w:rPr>
        <w:t>Microblading, Micro</w:t>
      </w:r>
      <w:ins w:id="1224" w:author="Rascon Arana, Maria" w:date="2026-09-15T16:24:00Z" w16du:dateUtc="2026-09-15T22:24:00Z">
        <w:r w:rsidR="006C6AA4">
          <w:rPr>
            <w:b/>
            <w:bCs/>
          </w:rPr>
          <w:t>-</w:t>
        </w:r>
      </w:ins>
      <w:r w:rsidRPr="00CC423D">
        <w:rPr>
          <w:b/>
          <w:bCs/>
        </w:rPr>
        <w:t>stroking</w:t>
      </w:r>
      <w:ins w:id="1225" w:author="Rascon Arana, Maria" w:date="2026-09-15T16:23:00Z" w16du:dateUtc="2026-09-15T22:23:00Z">
        <w:r w:rsidR="006C6AA4">
          <w:rPr>
            <w:b/>
            <w:bCs/>
          </w:rPr>
          <w:t>,</w:t>
        </w:r>
      </w:ins>
      <w:del w:id="1226" w:author="Rascon Arana, Maria" w:date="2026-09-15T16:23:00Z" w16du:dateUtc="2026-09-15T22:23:00Z">
        <w:r w:rsidRPr="00CC423D" w:rsidDel="006C6AA4">
          <w:rPr>
            <w:b/>
            <w:bCs/>
          </w:rPr>
          <w:delText xml:space="preserve"> or</w:delText>
        </w:r>
      </w:del>
      <w:r w:rsidRPr="00CC423D">
        <w:rPr>
          <w:b/>
          <w:bCs/>
        </w:rPr>
        <w:t xml:space="preserve"> Micro</w:t>
      </w:r>
      <w:ins w:id="1227" w:author="Rascon Arana, Maria" w:date="2026-09-15T16:24:00Z" w16du:dateUtc="2026-09-15T22:24:00Z">
        <w:r w:rsidR="006C6AA4">
          <w:rPr>
            <w:b/>
            <w:bCs/>
          </w:rPr>
          <w:t>-</w:t>
        </w:r>
      </w:ins>
      <w:r w:rsidRPr="00CC423D">
        <w:rPr>
          <w:b/>
          <w:bCs/>
        </w:rPr>
        <w:t>hairstroking</w:t>
      </w:r>
      <w:ins w:id="1228" w:author="Rascon Arana, Maria" w:date="2026-09-15T16:23:00Z" w16du:dateUtc="2026-09-15T22:23:00Z">
        <w:r w:rsidR="006C6AA4">
          <w:rPr>
            <w:b/>
            <w:bCs/>
          </w:rPr>
          <w:t xml:space="preserve"> or Micropig</w:t>
        </w:r>
      </w:ins>
      <w:ins w:id="1229" w:author="Rascon Arana, Maria" w:date="2026-09-15T16:24:00Z" w16du:dateUtc="2026-09-15T22:24:00Z">
        <w:r w:rsidR="006C6AA4">
          <w:rPr>
            <w:b/>
            <w:bCs/>
          </w:rPr>
          <w:t>mentation</w:t>
        </w:r>
      </w:ins>
      <w:r w:rsidRPr="00CC423D">
        <w:rPr>
          <w:b/>
          <w:bCs/>
        </w:rPr>
        <w:t>:</w:t>
      </w:r>
      <w:r w:rsidRPr="00CC423D">
        <w:t xml:space="preserve"> included in the definition of permanent makeup for the purpose of these rules.</w:t>
      </w:r>
    </w:p>
    <w:p w14:paraId="01D9B9F1" w14:textId="06F363DF" w:rsidR="00CC423D" w:rsidRDefault="00CC423D" w:rsidP="00CC423D">
      <w:pPr>
        <w:pStyle w:val="par2"/>
        <w:rPr>
          <w:ins w:id="1230" w:author="Rascon Arana, Maria" w:date="2026-08-13T09:44:00Z" w16du:dateUtc="2026-08-13T15:44:00Z"/>
        </w:rPr>
      </w:pPr>
      <w:r>
        <w:t>2.</w:t>
      </w:r>
      <w:r>
        <w:tab/>
      </w:r>
      <w:r w:rsidRPr="00CC423D">
        <w:t xml:space="preserve">Permanent makeup does not include pigmentation of areas involving reconstructive surgery or trauma, re-pigmentation of the areola, </w:t>
      </w:r>
      <w:del w:id="1231" w:author="Rascon Arana, Maria" w:date="2026-08-13T09:44:00Z" w16du:dateUtc="2026-08-13T15:44:00Z">
        <w:r w:rsidRPr="00CC423D" w:rsidDel="00265D3D">
          <w:delText xml:space="preserve">and/or </w:delText>
        </w:r>
      </w:del>
      <w:r w:rsidRPr="00CC423D">
        <w:t>body art or tattooing</w:t>
      </w:r>
      <w:ins w:id="1232" w:author="Rascon Arana, Maria" w:date="2026-08-13T09:44:00Z" w16du:dateUtc="2026-08-13T15:44:00Z">
        <w:r w:rsidR="00265D3D">
          <w:t xml:space="preserve"> or scalp pigmentation</w:t>
        </w:r>
      </w:ins>
      <w:r w:rsidRPr="00CC423D">
        <w:t xml:space="preserve">. The performance of such services is beyond the scope of this rule, and </w:t>
      </w:r>
      <w:r w:rsidRPr="00CC423D">
        <w:lastRenderedPageBreak/>
        <w:t>beyond the scope of the</w:t>
      </w:r>
      <w:ins w:id="1233" w:author="Rascon Arana, Maria" w:date="2026-08-13T09:44:00Z" w16du:dateUtc="2026-08-13T15:44:00Z">
        <w:r w:rsidR="00265D3D">
          <w:t xml:space="preserve"> barber,</w:t>
        </w:r>
      </w:ins>
      <w:r w:rsidRPr="00CC423D">
        <w:t xml:space="preserve"> cosmetologist</w:t>
      </w:r>
      <w:ins w:id="1234" w:author="Rascon Arana, Maria" w:date="2026-08-13T09:44:00Z" w16du:dateUtc="2026-08-13T15:44:00Z">
        <w:r w:rsidR="00265D3D">
          <w:t>,</w:t>
        </w:r>
      </w:ins>
      <w:r w:rsidRPr="00CC423D">
        <w:t xml:space="preserve"> or esthetician license. This rule is not applicable to services performed by licensees, which services have been properly delegated pursuant to the Medical Practice Act, section 12-240-101 et seq., C.R.S., or services delegated pursuant to the Nurses and Nurse Aides Practice Act, section 12-255-137, C.R.S. or the rules promulgated by the State Board of Nursing.</w:t>
      </w:r>
    </w:p>
    <w:p w14:paraId="37AC82F5" w14:textId="58DF96B8" w:rsidR="00265D3D" w:rsidRDefault="00265D3D" w:rsidP="00CC423D">
      <w:pPr>
        <w:pStyle w:val="par2"/>
      </w:pPr>
      <w:ins w:id="1235" w:author="Rascon Arana, Maria" w:date="2026-08-13T09:44:00Z" w16du:dateUtc="2026-08-13T15:44:00Z">
        <w:r>
          <w:t>3.</w:t>
        </w:r>
        <w:r>
          <w:tab/>
          <w:t xml:space="preserve">Tattoo artists are legally exempt </w:t>
        </w:r>
      </w:ins>
      <w:ins w:id="1236" w:author="Rascon Arana, Maria" w:date="2026-08-13T09:45:00Z" w16du:dateUtc="2026-08-13T15:45:00Z">
        <w:r>
          <w:t>from holding an esthe</w:t>
        </w:r>
      </w:ins>
      <w:ins w:id="1237" w:author="Rascon Arana, Maria" w:date="2026-09-15T16:25:00Z" w16du:dateUtc="2026-09-15T22:25:00Z">
        <w:r w:rsidR="006C6AA4">
          <w:t>t</w:t>
        </w:r>
      </w:ins>
      <w:ins w:id="1238" w:author="Rascon Arana, Maria" w:date="2026-08-13T09:45:00Z" w16du:dateUtc="2026-08-13T15:45:00Z">
        <w:r>
          <w:t>ician, cosmetology, and/or barber license. This exemption does not include those licensees who perform these services.</w:t>
        </w:r>
      </w:ins>
      <w:ins w:id="1239" w:author="Rascon Arana, Maria" w:date="2026-08-13T09:44:00Z" w16du:dateUtc="2026-08-13T15:44:00Z">
        <w:r>
          <w:t xml:space="preserve"> </w:t>
        </w:r>
      </w:ins>
    </w:p>
    <w:p w14:paraId="27E7E54E" w14:textId="2AC087B6" w:rsidR="00CC423D" w:rsidRDefault="00265D3D" w:rsidP="00CC423D">
      <w:pPr>
        <w:pStyle w:val="par2"/>
      </w:pPr>
      <w:ins w:id="1240" w:author="Rascon Arana, Maria" w:date="2026-08-13T09:45:00Z" w16du:dateUtc="2026-08-13T15:45:00Z">
        <w:r>
          <w:t>4</w:t>
        </w:r>
      </w:ins>
      <w:del w:id="1241" w:author="Rascon Arana, Maria" w:date="2026-08-13T09:45:00Z" w16du:dateUtc="2026-08-13T15:45:00Z">
        <w:r w:rsidR="00CC423D" w:rsidDel="00265D3D">
          <w:delText>3</w:delText>
        </w:r>
      </w:del>
      <w:r w:rsidR="00CC423D">
        <w:t>.</w:t>
      </w:r>
      <w:r w:rsidR="00CC423D">
        <w:tab/>
      </w:r>
      <w:r w:rsidR="00CC423D" w:rsidRPr="00CC423D">
        <w:t>Training Requirements for Semi-Permanent or Permanent Makeup</w:t>
      </w:r>
    </w:p>
    <w:p w14:paraId="2C53ABD9" w14:textId="6ED68A24" w:rsidR="00F01141" w:rsidRDefault="00F01141" w:rsidP="00F01141">
      <w:pPr>
        <w:pStyle w:val="par3"/>
        <w:rPr>
          <w:ins w:id="1242" w:author="Rascon Arana, Maria" w:date="2026-08-13T09:51:00Z" w16du:dateUtc="2026-08-13T15:51:00Z"/>
        </w:rPr>
      </w:pPr>
      <w:r>
        <w:t>a.</w:t>
      </w:r>
      <w:r>
        <w:tab/>
      </w:r>
      <w:r w:rsidRPr="00F01141">
        <w:t>Completion of 132 contact hours of training must be completed prior to a license</w:t>
      </w:r>
      <w:ins w:id="1243" w:author="Rascon Arana, Maria" w:date="2026-08-13T09:46:00Z" w16du:dateUtc="2026-08-13T15:46:00Z">
        <w:r w:rsidR="002E1AD5">
          <w:t>d</w:t>
        </w:r>
      </w:ins>
      <w:del w:id="1244" w:author="Rascon Arana, Maria" w:date="2026-08-13T09:46:00Z" w16du:dateUtc="2026-08-13T15:46:00Z">
        <w:r w:rsidRPr="00F01141" w:rsidDel="002E1AD5">
          <w:delText>d</w:delText>
        </w:r>
      </w:del>
      <w:ins w:id="1245" w:author="Rascon Arana, Maria" w:date="2026-08-13T09:46:00Z" w16du:dateUtc="2026-08-13T15:46:00Z">
        <w:r w:rsidR="002E1AD5">
          <w:t xml:space="preserve"> whose professional license includes facial services</w:t>
        </w:r>
      </w:ins>
      <w:del w:id="1246" w:author="Rascon Arana, Maria" w:date="2026-08-13T09:46:00Z" w16du:dateUtc="2026-08-13T15:46:00Z">
        <w:r w:rsidRPr="00F01141" w:rsidDel="002E1AD5">
          <w:delText xml:space="preserve"> cosmetologist or esthetician</w:delText>
        </w:r>
      </w:del>
      <w:r w:rsidRPr="00F01141">
        <w:t xml:space="preserve"> performing semi-permanent or permanent makeup</w:t>
      </w:r>
      <w:ins w:id="1247" w:author="Rascon Arana, Maria" w:date="2026-08-13T09:46:00Z" w16du:dateUtc="2026-08-13T15:46:00Z">
        <w:r w:rsidR="002E1AD5">
          <w:t xml:space="preserve"> services</w:t>
        </w:r>
      </w:ins>
      <w:r w:rsidRPr="00F01141">
        <w:t xml:space="preserve">. The training must include at least the following course topics: cleaning, sterilization, disinfection and safety; </w:t>
      </w:r>
      <w:ins w:id="1248" w:author="Rascon Arana, Maria" w:date="2026-08-13T09:47:00Z" w16du:dateUtc="2026-08-13T15:47:00Z">
        <w:r w:rsidR="00483F51">
          <w:t xml:space="preserve">OSHA standards, certification for bloodborne pathogens, and preventing cross-contamination </w:t>
        </w:r>
      </w:ins>
      <w:r w:rsidRPr="00F01141">
        <w:t>skin analysis; equipment</w:t>
      </w:r>
      <w:ins w:id="1249" w:author="Rascon Arana, Maria" w:date="2026-08-13T09:48:00Z" w16du:dateUtc="2026-08-13T15:48:00Z">
        <w:r w:rsidR="007E19C2">
          <w:t>, machine</w:t>
        </w:r>
      </w:ins>
      <w:ins w:id="1250" w:author="Rascon Arana, Maria" w:date="2026-08-13T09:49:00Z" w16du:dateUtc="2026-08-13T15:49:00Z">
        <w:r w:rsidR="007E19C2">
          <w:t xml:space="preserve"> and needle use</w:t>
        </w:r>
      </w:ins>
      <w:del w:id="1251" w:author="Rascon Arana, Maria" w:date="2026-08-13T09:49:00Z" w16du:dateUtc="2026-08-13T15:49:00Z">
        <w:r w:rsidRPr="00F01141" w:rsidDel="007E19C2">
          <w:delText xml:space="preserve"> and supplies</w:delText>
        </w:r>
      </w:del>
      <w:r w:rsidRPr="00F01141">
        <w:t>; color theory</w:t>
      </w:r>
      <w:ins w:id="1252" w:author="Rascon Arana, Maria" w:date="2026-08-13T09:49:00Z" w16du:dateUtc="2026-08-13T15:49:00Z">
        <w:r w:rsidR="007E19C2">
          <w:t>; pigment selection; color correction</w:t>
        </w:r>
      </w:ins>
      <w:del w:id="1253" w:author="Rascon Arana, Maria" w:date="2026-08-13T09:49:00Z" w16du:dateUtc="2026-08-13T15:49:00Z">
        <w:r w:rsidRPr="00F01141" w:rsidDel="007E19C2">
          <w:delText xml:space="preserve"> and effects</w:delText>
        </w:r>
      </w:del>
      <w:r w:rsidRPr="00F01141">
        <w:t>; client consultation; and application of pigment</w:t>
      </w:r>
      <w:ins w:id="1254" w:author="Rascon Arana, Maria" w:date="2026-08-13T09:50:00Z" w16du:dateUtc="2026-08-13T15:50:00Z">
        <w:r w:rsidR="007E19C2">
          <w:t>; eyebrow application; eyeliner application; lip application; h</w:t>
        </w:r>
      </w:ins>
      <w:ins w:id="1255" w:author="Rascon Arana, Maria" w:date="2026-08-13T09:51:00Z" w16du:dateUtc="2026-08-13T15:51:00Z">
        <w:r w:rsidR="007E19C2">
          <w:t>ealing process and touchups</w:t>
        </w:r>
      </w:ins>
      <w:r>
        <w:t>.</w:t>
      </w:r>
    </w:p>
    <w:p w14:paraId="4982A8EC" w14:textId="7AB444E6" w:rsidR="00B84C87" w:rsidRDefault="00B84C87" w:rsidP="00F01141">
      <w:pPr>
        <w:pStyle w:val="par3"/>
        <w:rPr>
          <w:ins w:id="1256" w:author="Rascon Arana, Maria" w:date="2026-08-13T09:52:00Z" w16du:dateUtc="2026-08-13T15:52:00Z"/>
        </w:rPr>
      </w:pPr>
      <w:ins w:id="1257" w:author="Rascon Arana, Maria" w:date="2026-08-13T09:51:00Z" w16du:dateUtc="2026-08-13T15:51:00Z">
        <w:r>
          <w:t>b.</w:t>
        </w:r>
        <w:r>
          <w:tab/>
          <w:t>Must maintain OSHA compliance and have a certification for bloodborne pathog</w:t>
        </w:r>
      </w:ins>
      <w:ins w:id="1258" w:author="Rascon Arana, Maria" w:date="2026-08-13T09:52:00Z" w16du:dateUtc="2026-08-13T15:52:00Z">
        <w:r>
          <w:t>ens (BBP).</w:t>
        </w:r>
      </w:ins>
    </w:p>
    <w:p w14:paraId="40BBAD94" w14:textId="08DF877C" w:rsidR="00B84C87" w:rsidRDefault="00B84C87" w:rsidP="00F01141">
      <w:pPr>
        <w:pStyle w:val="par3"/>
        <w:rPr>
          <w:ins w:id="1259" w:author="Rascon Arana, Maria" w:date="2026-08-13T09:52:00Z" w16du:dateUtc="2026-08-13T15:52:00Z"/>
        </w:rPr>
      </w:pPr>
      <w:ins w:id="1260" w:author="Rascon Arana, Maria" w:date="2026-08-13T09:52:00Z" w16du:dateUtc="2026-08-13T15:52:00Z">
        <w:r>
          <w:t>c.</w:t>
        </w:r>
        <w:r>
          <w:tab/>
          <w:t>To provide permanent makeup services a licensee or student must be 18 years of age or older.</w:t>
        </w:r>
      </w:ins>
    </w:p>
    <w:p w14:paraId="78D10BBB" w14:textId="51BC50B4" w:rsidR="00B84C87" w:rsidRDefault="00B84C87" w:rsidP="00F01141">
      <w:pPr>
        <w:pStyle w:val="par3"/>
        <w:rPr>
          <w:ins w:id="1261" w:author="Rascon Arana, Maria" w:date="2026-08-13T09:53:00Z" w16du:dateUtc="2026-08-13T15:53:00Z"/>
        </w:rPr>
      </w:pPr>
      <w:commentRangeStart w:id="1262"/>
      <w:ins w:id="1263" w:author="Rascon Arana, Maria" w:date="2026-08-13T09:52:00Z" w16du:dateUtc="2026-08-13T15:52:00Z">
        <w:r>
          <w:t>d.</w:t>
        </w:r>
      </w:ins>
      <w:commentRangeEnd w:id="1262"/>
      <w:r w:rsidR="00DD0CAB">
        <w:rPr>
          <w:rStyle w:val="CommentReference"/>
          <w:sz w:val="20"/>
          <w:szCs w:val="24"/>
        </w:rPr>
        <w:commentReference w:id="1262"/>
      </w:r>
      <w:ins w:id="1264" w:author="Rascon Arana, Maria" w:date="2026-08-13T09:52:00Z" w16du:dateUtc="2026-08-13T15:52:00Z">
        <w:r>
          <w:tab/>
        </w:r>
      </w:ins>
      <w:ins w:id="1265" w:author="Rascon Arana, Maria" w:date="2026-09-29T13:37:00Z" w16du:dateUtc="2026-09-29T19:37:00Z">
        <w:r w:rsidR="00FB4F92">
          <w:t xml:space="preserve">A minimum of </w:t>
        </w:r>
        <w:r w:rsidR="00FB4F92" w:rsidRPr="00EE0740">
          <w:t>60% of the curriculum must be conducted as hands</w:t>
        </w:r>
        <w:r w:rsidR="00FB4F92">
          <w:t>-</w:t>
        </w:r>
        <w:r w:rsidR="00FB4F92" w:rsidRPr="00EE0740">
          <w:t>on, in-person training.  40% virtual instruction is permitted for the theoretical component, virtual training is not to exceed 40% of training</w:t>
        </w:r>
        <w:r w:rsidR="00FB4F92">
          <w:t>.</w:t>
        </w:r>
      </w:ins>
    </w:p>
    <w:p w14:paraId="43E53A54" w14:textId="63C80920" w:rsidR="00B84C87" w:rsidRDefault="00B84C87" w:rsidP="00F01141">
      <w:pPr>
        <w:pStyle w:val="par3"/>
        <w:rPr>
          <w:ins w:id="1266" w:author="Rascon Arana, Maria" w:date="2026-08-13T09:56:00Z" w16du:dateUtc="2026-08-13T15:56:00Z"/>
        </w:rPr>
      </w:pPr>
      <w:ins w:id="1267" w:author="Rascon Arana, Maria" w:date="2026-08-13T09:53:00Z" w16du:dateUtc="2026-08-13T15:53:00Z">
        <w:r>
          <w:t>e.</w:t>
        </w:r>
        <w:r>
          <w:tab/>
          <w:t>Students within an approved governed educational program setting obtaining education towards per</w:t>
        </w:r>
      </w:ins>
      <w:ins w:id="1268" w:author="Rascon Arana, Maria" w:date="2026-08-13T09:54:00Z" w16du:dateUtc="2026-08-13T15:54:00Z">
        <w:r>
          <w:t>manent or semi-permanent makeup are exempt under section 12-105-118(1)(c), C.R.S.</w:t>
        </w:r>
      </w:ins>
    </w:p>
    <w:p w14:paraId="461FA7EB" w14:textId="239609AA" w:rsidR="00C34CD2" w:rsidRDefault="00C34CD2" w:rsidP="00F01141">
      <w:pPr>
        <w:pStyle w:val="par3"/>
        <w:rPr>
          <w:ins w:id="1269" w:author="Rascon Arana, Maria" w:date="2026-08-13T09:57:00Z" w16du:dateUtc="2026-08-13T15:57:00Z"/>
        </w:rPr>
      </w:pPr>
      <w:ins w:id="1270" w:author="Rascon Arana, Maria" w:date="2026-08-13T09:56:00Z" w16du:dateUtc="2026-08-13T15:56:00Z">
        <w:r>
          <w:t>f.</w:t>
        </w:r>
        <w:r>
          <w:tab/>
        </w:r>
      </w:ins>
      <w:ins w:id="1271" w:author="Rascon Arana, Maria" w:date="2026-08-13T09:57:00Z" w16du:dateUtc="2026-08-13T15:57:00Z">
        <w:r>
          <w:t xml:space="preserve">Students must have direct supervision when performing these services by a licensee who has had the requirement training and </w:t>
        </w:r>
      </w:ins>
      <w:ins w:id="1272" w:author="Rascon Arana, Maria" w:date="2026-09-15T16:25:00Z" w16du:dateUtc="2026-09-15T22:25:00Z">
        <w:r w:rsidR="006C6AA4">
          <w:t>is</w:t>
        </w:r>
      </w:ins>
      <w:ins w:id="1273" w:author="Rascon Arana, Maria" w:date="2026-08-13T09:57:00Z" w16du:dateUtc="2026-08-13T15:57:00Z">
        <w:r>
          <w:t xml:space="preserve"> approved by</w:t>
        </w:r>
      </w:ins>
      <w:ins w:id="1274" w:author="Rascon Arana, Maria" w:date="2026-09-10T08:36:00Z" w16du:dateUtc="2026-09-10T14:36:00Z">
        <w:r w:rsidR="00C21799">
          <w:t xml:space="preserve"> D</w:t>
        </w:r>
      </w:ins>
      <w:ins w:id="1275" w:author="Rascon Arana, Maria" w:date="2026-08-13T09:57:00Z" w16du:dateUtc="2026-08-13T15:57:00Z">
        <w:r>
          <w:t xml:space="preserve">POS, CCCS, and/or </w:t>
        </w:r>
      </w:ins>
      <w:ins w:id="1276" w:author="Rascon Arana, Maria" w:date="2026-09-15T16:25:00Z" w16du:dateUtc="2026-09-15T22:25:00Z">
        <w:r w:rsidR="006C6AA4">
          <w:t>SAA</w:t>
        </w:r>
      </w:ins>
      <w:ins w:id="1277" w:author="Rascon Arana, Maria" w:date="2026-08-13T09:57:00Z" w16du:dateUtc="2026-08-13T15:57:00Z">
        <w:r>
          <w:t>.</w:t>
        </w:r>
      </w:ins>
    </w:p>
    <w:p w14:paraId="7C0E46C0" w14:textId="46CC8AAF" w:rsidR="00C34CD2" w:rsidRDefault="00C34CD2" w:rsidP="00F01141">
      <w:pPr>
        <w:pStyle w:val="par3"/>
      </w:pPr>
      <w:ins w:id="1278" w:author="Rascon Arana, Maria" w:date="2026-08-13T09:57:00Z" w16du:dateUtc="2026-08-13T15:57:00Z">
        <w:r>
          <w:t>g.</w:t>
        </w:r>
        <w:r>
          <w:tab/>
          <w:t>Students must</w:t>
        </w:r>
      </w:ins>
      <w:ins w:id="1279" w:author="Rascon Arana, Maria" w:date="2026-08-13T09:58:00Z" w16du:dateUtc="2026-08-13T15:58:00Z">
        <w:r>
          <w:t xml:space="preserve"> complete at least </w:t>
        </w:r>
      </w:ins>
      <w:ins w:id="1280" w:author="Rascon Arana, Maria" w:date="2026-09-15T16:25:00Z" w16du:dateUtc="2026-09-15T22:25:00Z">
        <w:r w:rsidR="006C6AA4">
          <w:t>7</w:t>
        </w:r>
      </w:ins>
      <w:ins w:id="1281" w:author="Rascon Arana, Maria" w:date="2026-08-13T09:58:00Z" w16du:dateUtc="2026-08-13T15:58:00Z">
        <w:r>
          <w:t>5% of their education to be permitted to obtain training while attending their contracted educational program.</w:t>
        </w:r>
      </w:ins>
    </w:p>
    <w:p w14:paraId="38FAD31B" w14:textId="42793EBC" w:rsidR="00F01141" w:rsidRDefault="00C34CD2" w:rsidP="00F01141">
      <w:pPr>
        <w:pStyle w:val="par3"/>
      </w:pPr>
      <w:ins w:id="1282" w:author="Rascon Arana, Maria" w:date="2026-08-13T09:58:00Z" w16du:dateUtc="2026-08-13T15:58:00Z">
        <w:r>
          <w:t>h</w:t>
        </w:r>
      </w:ins>
      <w:del w:id="1283" w:author="Rascon Arana, Maria" w:date="2026-08-13T09:58:00Z" w16du:dateUtc="2026-08-13T15:58:00Z">
        <w:r w:rsidR="00F01141" w:rsidDel="00C34CD2">
          <w:delText>b</w:delText>
        </w:r>
      </w:del>
      <w:r w:rsidR="00F01141">
        <w:t>.</w:t>
      </w:r>
      <w:r w:rsidR="00F01141">
        <w:tab/>
      </w:r>
      <w:r w:rsidR="00F01141" w:rsidRPr="00F01141">
        <w:t xml:space="preserve">The training required in Rule 1.9(E) must be completed at a </w:t>
      </w:r>
      <w:ins w:id="1284" w:author="Rascon Arana, Maria" w:date="2026-08-13T09:59:00Z" w16du:dateUtc="2026-08-13T15:59:00Z">
        <w:r>
          <w:t>program</w:t>
        </w:r>
      </w:ins>
      <w:del w:id="1285" w:author="Rascon Arana, Maria" w:date="2026-08-13T09:59:00Z" w16du:dateUtc="2026-08-13T15:59:00Z">
        <w:r w:rsidR="00F01141" w:rsidRPr="00F01141" w:rsidDel="00C34CD2">
          <w:delText>school</w:delText>
        </w:r>
      </w:del>
      <w:r w:rsidR="00F01141" w:rsidRPr="00F01141">
        <w:t xml:space="preserve"> approved by DPOS</w:t>
      </w:r>
      <w:ins w:id="1286" w:author="Rascon Arana, Maria" w:date="2026-08-13T09:59:00Z" w16du:dateUtc="2026-08-13T15:59:00Z">
        <w:r>
          <w:t>,</w:t>
        </w:r>
      </w:ins>
      <w:del w:id="1287" w:author="Rascon Arana, Maria" w:date="2026-08-13T09:59:00Z" w16du:dateUtc="2026-08-13T15:59:00Z">
        <w:r w:rsidR="00F01141" w:rsidRPr="00F01141" w:rsidDel="00C34CD2">
          <w:delText xml:space="preserve"> or</w:delText>
        </w:r>
      </w:del>
      <w:r w:rsidR="00F01141" w:rsidRPr="00F01141">
        <w:t xml:space="preserve"> CCCS</w:t>
      </w:r>
      <w:ins w:id="1288" w:author="Rascon Arana, Maria" w:date="2026-08-13T09:59:00Z" w16du:dateUtc="2026-08-13T15:59:00Z">
        <w:r>
          <w:t xml:space="preserve">, or </w:t>
        </w:r>
      </w:ins>
      <w:ins w:id="1289" w:author="Rascon Arana, Maria" w:date="2026-09-15T16:26:00Z" w16du:dateUtc="2026-09-15T22:26:00Z">
        <w:r w:rsidR="006C6AA4">
          <w:t>SAA</w:t>
        </w:r>
      </w:ins>
      <w:r w:rsidR="00F01141" w:rsidRPr="00F01141">
        <w:t xml:space="preserve"> if obtained in Colorado. If the training is obtained in another state or jurisdiction, the training must be </w:t>
      </w:r>
      <w:del w:id="1290" w:author="Rascon Arana, Maria" w:date="2026-09-29T13:39:00Z" w16du:dateUtc="2026-09-29T19:39:00Z">
        <w:r w:rsidR="00F01141" w:rsidRPr="00F01141" w:rsidDel="00FB4F92">
          <w:delText>substantially</w:delText>
        </w:r>
      </w:del>
      <w:ins w:id="1291" w:author="Rascon Arana, Maria" w:date="2026-09-29T13:39:00Z" w16du:dateUtc="2026-09-29T19:39:00Z">
        <w:r w:rsidR="00FB4F92">
          <w:t>equally</w:t>
        </w:r>
      </w:ins>
      <w:r w:rsidR="00F01141" w:rsidRPr="00F01141">
        <w:t xml:space="preserve"> equivalent to that of an approved Colorado </w:t>
      </w:r>
      <w:del w:id="1292" w:author="Rascon Arana, Maria" w:date="2026-08-13T09:59:00Z" w16du:dateUtc="2026-08-13T15:59:00Z">
        <w:r w:rsidR="00F01141" w:rsidRPr="00F01141" w:rsidDel="00C34CD2">
          <w:delText>school</w:delText>
        </w:r>
      </w:del>
      <w:ins w:id="1293" w:author="Rascon Arana, Maria" w:date="2026-08-13T09:59:00Z" w16du:dateUtc="2026-08-13T15:59:00Z">
        <w:r>
          <w:t>program</w:t>
        </w:r>
      </w:ins>
      <w:r w:rsidR="00F01141" w:rsidRPr="00F01141">
        <w:t>.</w:t>
      </w:r>
    </w:p>
    <w:p w14:paraId="54DFAE1E" w14:textId="59CBC558" w:rsidR="00F01141" w:rsidRDefault="00C34CD2" w:rsidP="00F01141">
      <w:pPr>
        <w:pStyle w:val="par3"/>
      </w:pPr>
      <w:ins w:id="1294" w:author="Rascon Arana, Maria" w:date="2026-08-13T09:59:00Z" w16du:dateUtc="2026-08-13T15:59:00Z">
        <w:r>
          <w:t>i</w:t>
        </w:r>
      </w:ins>
      <w:del w:id="1295" w:author="Rascon Arana, Maria" w:date="2026-08-13T09:59:00Z" w16du:dateUtc="2026-08-13T15:59:00Z">
        <w:r w:rsidR="00F01141" w:rsidDel="00C34CD2">
          <w:delText>c</w:delText>
        </w:r>
      </w:del>
      <w:r w:rsidR="00F01141">
        <w:t>.</w:t>
      </w:r>
      <w:r w:rsidR="00F01141">
        <w:tab/>
      </w:r>
      <w:r w:rsidR="00F01141" w:rsidRPr="00F01141">
        <w:t>An actively license</w:t>
      </w:r>
      <w:ins w:id="1296" w:author="Rascon Arana, Maria" w:date="2026-08-13T10:00:00Z" w16du:dateUtc="2026-08-13T16:00:00Z">
        <w:r>
          <w:t>e</w:t>
        </w:r>
      </w:ins>
      <w:del w:id="1297" w:author="Rascon Arana, Maria" w:date="2026-08-13T10:00:00Z" w16du:dateUtc="2026-08-13T16:00:00Z">
        <w:r w:rsidR="00F01141" w:rsidRPr="00F01141" w:rsidDel="00C34CD2">
          <w:delText>d cosmetologist or esthetician</w:delText>
        </w:r>
      </w:del>
      <w:r w:rsidR="00F01141" w:rsidRPr="00F01141">
        <w:t xml:space="preserve"> who is licensed by endorsement and who has completed semi-permanent or permanent makeup training at a substantially equivalent program to that of DPOS</w:t>
      </w:r>
      <w:ins w:id="1298" w:author="Rascon Arana, Maria" w:date="2026-08-13T10:00:00Z" w16du:dateUtc="2026-08-13T16:00:00Z">
        <w:r>
          <w:t>,</w:t>
        </w:r>
      </w:ins>
      <w:del w:id="1299" w:author="Rascon Arana, Maria" w:date="2026-08-13T10:00:00Z" w16du:dateUtc="2026-08-13T16:00:00Z">
        <w:r w:rsidR="00F01141" w:rsidRPr="00F01141" w:rsidDel="00C34CD2">
          <w:delText xml:space="preserve"> and</w:delText>
        </w:r>
      </w:del>
      <w:r w:rsidR="00F01141" w:rsidRPr="00F01141">
        <w:t xml:space="preserve"> CCCS,</w:t>
      </w:r>
      <w:ins w:id="1300" w:author="Rascon Arana, Maria" w:date="2026-08-13T10:00:00Z" w16du:dateUtc="2026-08-13T16:00:00Z">
        <w:r>
          <w:t xml:space="preserve"> and</w:t>
        </w:r>
      </w:ins>
      <w:ins w:id="1301" w:author="Rascon Arana, Maria" w:date="2026-09-15T16:26:00Z" w16du:dateUtc="2026-09-15T22:26:00Z">
        <w:r w:rsidR="006C6AA4">
          <w:t>/or</w:t>
        </w:r>
      </w:ins>
      <w:ins w:id="1302" w:author="Rascon Arana, Maria" w:date="2026-08-13T10:00:00Z" w16du:dateUtc="2026-08-13T16:00:00Z">
        <w:r>
          <w:t xml:space="preserve"> </w:t>
        </w:r>
      </w:ins>
      <w:ins w:id="1303" w:author="Rascon Arana, Maria" w:date="2026-09-15T16:26:00Z" w16du:dateUtc="2026-09-15T22:26:00Z">
        <w:r w:rsidR="006C6AA4">
          <w:t>SAA</w:t>
        </w:r>
      </w:ins>
      <w:r w:rsidR="00F01141" w:rsidRPr="00F01141">
        <w:t xml:space="preserve"> as determined by the Director, may meet the training requirements necessary to perform permanent </w:t>
      </w:r>
      <w:ins w:id="1304" w:author="Rascon Arana, Maria" w:date="2026-08-13T10:00:00Z" w16du:dateUtc="2026-08-13T16:00:00Z">
        <w:r>
          <w:t xml:space="preserve">and/or semi-permanent </w:t>
        </w:r>
      </w:ins>
      <w:r w:rsidR="00F01141" w:rsidRPr="00F01141">
        <w:t>makeup.</w:t>
      </w:r>
    </w:p>
    <w:p w14:paraId="3A847C35" w14:textId="285DF898" w:rsidR="00F01141" w:rsidRDefault="00C34CD2" w:rsidP="00F01141">
      <w:pPr>
        <w:pStyle w:val="par3"/>
      </w:pPr>
      <w:ins w:id="1305" w:author="Rascon Arana, Maria" w:date="2026-08-13T10:01:00Z" w16du:dateUtc="2026-08-13T16:01:00Z">
        <w:r>
          <w:lastRenderedPageBreak/>
          <w:t>j</w:t>
        </w:r>
      </w:ins>
      <w:del w:id="1306" w:author="Rascon Arana, Maria" w:date="2026-08-13T10:01:00Z" w16du:dateUtc="2026-08-13T16:01:00Z">
        <w:r w:rsidR="00F01141" w:rsidDel="00C34CD2">
          <w:delText>d</w:delText>
        </w:r>
      </w:del>
      <w:r w:rsidR="00F01141">
        <w:t>.</w:t>
      </w:r>
      <w:r w:rsidR="00F01141">
        <w:tab/>
      </w:r>
      <w:r w:rsidR="00F01141" w:rsidRPr="00F01141">
        <w:t>A license</w:t>
      </w:r>
      <w:ins w:id="1307" w:author="Rascon Arana, Maria" w:date="2026-08-13T10:01:00Z" w16du:dateUtc="2026-08-13T16:01:00Z">
        <w:r>
          <w:t>e</w:t>
        </w:r>
      </w:ins>
      <w:del w:id="1308" w:author="Rascon Arana, Maria" w:date="2026-08-13T10:01:00Z" w16du:dateUtc="2026-08-13T16:01:00Z">
        <w:r w:rsidR="00F01141" w:rsidRPr="00F01141" w:rsidDel="00C34CD2">
          <w:delText>d cosmetologist or esthetician</w:delText>
        </w:r>
      </w:del>
      <w:r w:rsidR="00F01141" w:rsidRPr="00F01141">
        <w:t xml:space="preserve"> who has not completed or cannot produce evidence of the training requirements described in Rule 1.9(E)(3) is prohibited from performing semi-permanent or permanent make-up</w:t>
      </w:r>
      <w:r w:rsidR="00F01141">
        <w:t>.</w:t>
      </w:r>
    </w:p>
    <w:p w14:paraId="0E31CE5E" w14:textId="41501341" w:rsidR="00F01141" w:rsidRDefault="00C34CD2" w:rsidP="00F01141">
      <w:pPr>
        <w:pStyle w:val="par3"/>
      </w:pPr>
      <w:ins w:id="1309" w:author="Rascon Arana, Maria" w:date="2026-08-13T10:01:00Z" w16du:dateUtc="2026-08-13T16:01:00Z">
        <w:r>
          <w:t>k</w:t>
        </w:r>
      </w:ins>
      <w:del w:id="1310" w:author="Rascon Arana, Maria" w:date="2026-08-13T10:01:00Z" w16du:dateUtc="2026-08-13T16:01:00Z">
        <w:r w:rsidR="00F01141" w:rsidDel="00C34CD2">
          <w:delText>e</w:delText>
        </w:r>
      </w:del>
      <w:r w:rsidR="00F01141">
        <w:t>.</w:t>
      </w:r>
      <w:r w:rsidR="00F01141">
        <w:tab/>
      </w:r>
      <w:r w:rsidR="00F01141" w:rsidRPr="00F01141">
        <w:t xml:space="preserve">Upon request by the Director, a </w:t>
      </w:r>
      <w:ins w:id="1311" w:author="Rascon Arana, Maria" w:date="2026-08-13T10:01:00Z" w16du:dateUtc="2026-08-13T16:01:00Z">
        <w:r>
          <w:t>licensee</w:t>
        </w:r>
      </w:ins>
      <w:del w:id="1312" w:author="Rascon Arana, Maria" w:date="2026-08-13T10:01:00Z" w16du:dateUtc="2026-08-13T16:01:00Z">
        <w:r w:rsidR="00F01141" w:rsidRPr="00F01141" w:rsidDel="00C34CD2">
          <w:delText>cosmetologist or esthetician</w:delText>
        </w:r>
      </w:del>
      <w:r w:rsidR="00F01141" w:rsidRPr="00F01141">
        <w:t xml:space="preserve"> must supply written documentation that confirms the licensee has completed the required training in semi-permanent or permanent makeup. A certificate of completion issued by an approved</w:t>
      </w:r>
      <w:del w:id="1313" w:author="Rascon Arana, Maria" w:date="2026-08-13T10:01:00Z" w16du:dateUtc="2026-08-13T16:01:00Z">
        <w:r w:rsidR="00F01141" w:rsidRPr="00F01141" w:rsidDel="00C34CD2">
          <w:delText xml:space="preserve"> school</w:delText>
        </w:r>
      </w:del>
      <w:ins w:id="1314" w:author="Rascon Arana, Maria" w:date="2026-08-13T10:02:00Z" w16du:dateUtc="2026-08-13T16:02:00Z">
        <w:r>
          <w:t xml:space="preserve"> </w:t>
        </w:r>
      </w:ins>
      <w:ins w:id="1315" w:author="Rascon Arana, Maria" w:date="2026-08-13T10:01:00Z" w16du:dateUtc="2026-08-13T16:01:00Z">
        <w:r>
          <w:t>program</w:t>
        </w:r>
      </w:ins>
      <w:del w:id="1316" w:author="Rascon Arana, Maria" w:date="2026-08-13T10:02:00Z" w16du:dateUtc="2026-08-13T16:02:00Z">
        <w:r w:rsidR="00F01141" w:rsidRPr="00F01141" w:rsidDel="00C34CD2">
          <w:delText>, and that contains the school’s official seal, title of the course, completion date and hours will constitute sufficient documentation</w:delText>
        </w:r>
      </w:del>
      <w:r w:rsidR="00F01141" w:rsidRPr="00F01141">
        <w:t>.</w:t>
      </w:r>
    </w:p>
    <w:p w14:paraId="231CACDA" w14:textId="756B8581" w:rsidR="00431DAF" w:rsidRDefault="00F01141" w:rsidP="00F01141">
      <w:pPr>
        <w:pStyle w:val="par1"/>
        <w:rPr>
          <w:ins w:id="1317" w:author="Rascon Arana, Maria" w:date="2026-08-13T10:03:00Z" w16du:dateUtc="2026-08-13T16:03:00Z"/>
          <w:b/>
          <w:bCs/>
        </w:rPr>
      </w:pPr>
      <w:r w:rsidRPr="00F01141">
        <w:rPr>
          <w:b/>
          <w:bCs/>
        </w:rPr>
        <w:t>F.</w:t>
      </w:r>
      <w:r w:rsidRPr="00F01141">
        <w:rPr>
          <w:b/>
          <w:bCs/>
        </w:rPr>
        <w:tab/>
      </w:r>
      <w:ins w:id="1318" w:author="Rascon Arana, Maria" w:date="2026-08-13T10:03:00Z" w16du:dateUtc="2026-08-13T16:03:00Z">
        <w:r w:rsidR="00431DAF">
          <w:rPr>
            <w:b/>
            <w:bCs/>
          </w:rPr>
          <w:t>PROHIBITIONS AGAINST PERFORMING SEMI-PERMANENT OR PERMANENT MAKEUP</w:t>
        </w:r>
      </w:ins>
    </w:p>
    <w:p w14:paraId="639FDB59" w14:textId="7843EFFC" w:rsidR="00431DAF" w:rsidRDefault="00431DAF" w:rsidP="00431DAF">
      <w:pPr>
        <w:pStyle w:val="par2"/>
        <w:rPr>
          <w:ins w:id="1319" w:author="Rascon Arana, Maria" w:date="2026-08-13T10:05:00Z" w16du:dateUtc="2026-08-13T16:05:00Z"/>
        </w:rPr>
      </w:pPr>
      <w:ins w:id="1320" w:author="Rascon Arana, Maria" w:date="2026-08-13T10:04:00Z" w16du:dateUtc="2026-08-13T16:04:00Z">
        <w:r>
          <w:t>1.</w:t>
        </w:r>
        <w:r>
          <w:tab/>
          <w:t>Licensees shall not provide Semi-Permanent or Permanent Makeup services on a minor client</w:t>
        </w:r>
      </w:ins>
      <w:ins w:id="1321" w:author="Rascon Arana, Maria" w:date="2026-09-15T16:27:00Z" w16du:dateUtc="2026-09-15T22:27:00Z">
        <w:r w:rsidR="00234EB2">
          <w:t xml:space="preserve"> under the age of 18</w:t>
        </w:r>
      </w:ins>
      <w:ins w:id="1322" w:author="Rascon Arana, Maria" w:date="2026-08-13T10:05:00Z" w16du:dateUtc="2026-08-13T16:05:00Z">
        <w:r>
          <w:t>.</w:t>
        </w:r>
      </w:ins>
    </w:p>
    <w:p w14:paraId="1C71434F" w14:textId="01495AB4" w:rsidR="00431DAF" w:rsidRDefault="00431DAF" w:rsidP="00431DAF">
      <w:pPr>
        <w:pStyle w:val="par2"/>
        <w:rPr>
          <w:ins w:id="1323" w:author="Rascon Arana, Maria" w:date="2026-08-13T10:06:00Z" w16du:dateUtc="2026-08-13T16:06:00Z"/>
        </w:rPr>
      </w:pPr>
      <w:ins w:id="1324" w:author="Rascon Arana, Maria" w:date="2026-08-13T10:05:00Z" w16du:dateUtc="2026-08-13T16:05:00Z">
        <w:r>
          <w:t>2.</w:t>
        </w:r>
        <w:r>
          <w:tab/>
          <w:t xml:space="preserve">Licensees </w:t>
        </w:r>
      </w:ins>
      <w:ins w:id="1325" w:author="Rascon Arana, Maria" w:date="2026-08-13T10:06:00Z" w16du:dateUtc="2026-08-13T16:06:00Z">
        <w:r>
          <w:t>are prohibited from performing Semi-Permanent or Permanent Makeup services on anyone who appears noticeably intoxicated or under the influence of substances.</w:t>
        </w:r>
      </w:ins>
    </w:p>
    <w:p w14:paraId="7107B6F2" w14:textId="23E7DF09" w:rsidR="00431DAF" w:rsidRDefault="00431DAF">
      <w:pPr>
        <w:pStyle w:val="par2"/>
        <w:rPr>
          <w:ins w:id="1326" w:author="Rascon Arana, Maria" w:date="2026-08-13T10:03:00Z" w16du:dateUtc="2026-08-13T16:03:00Z"/>
        </w:rPr>
        <w:pPrChange w:id="1327" w:author="Rascon Arana, Maria" w:date="2026-08-13T10:04:00Z" w16du:dateUtc="2026-08-13T16:04:00Z">
          <w:pPr>
            <w:pStyle w:val="par1"/>
          </w:pPr>
        </w:pPrChange>
      </w:pPr>
      <w:ins w:id="1328" w:author="Rascon Arana, Maria" w:date="2026-08-13T10:06:00Z" w16du:dateUtc="2026-08-13T16:06:00Z">
        <w:r>
          <w:t>3.</w:t>
        </w:r>
        <w:r>
          <w:tab/>
          <w:t>Semi-Permanent or Permanent Make</w:t>
        </w:r>
      </w:ins>
      <w:ins w:id="1329" w:author="Rascon Arana, Maria" w:date="2026-08-13T10:07:00Z" w16du:dateUtc="2026-08-13T16:07:00Z">
        <w:r>
          <w:t>up services are not permitted on skin surfaces that have rashes, pimples, boils, sunburns, or infections.</w:t>
        </w:r>
      </w:ins>
    </w:p>
    <w:p w14:paraId="6D1DAF75" w14:textId="47085502" w:rsidR="00F01141" w:rsidRDefault="0092079A" w:rsidP="00F01141">
      <w:pPr>
        <w:pStyle w:val="par1"/>
        <w:rPr>
          <w:b/>
          <w:bCs/>
        </w:rPr>
      </w:pPr>
      <w:commentRangeStart w:id="1330"/>
      <w:ins w:id="1331" w:author="Rascon Arana, Maria" w:date="2026-08-13T10:14:00Z" w16du:dateUtc="2026-08-13T16:14:00Z">
        <w:r>
          <w:rPr>
            <w:b/>
            <w:bCs/>
          </w:rPr>
          <w:t>G.</w:t>
        </w:r>
      </w:ins>
      <w:commentRangeEnd w:id="1330"/>
      <w:r w:rsidR="004678F8">
        <w:rPr>
          <w:rStyle w:val="CommentReference"/>
          <w:b/>
          <w:bCs/>
          <w:sz w:val="20"/>
          <w:szCs w:val="24"/>
        </w:rPr>
        <w:commentReference w:id="1330"/>
      </w:r>
      <w:ins w:id="1332" w:author="Rascon Arana, Maria" w:date="2026-08-13T10:14:00Z" w16du:dateUtc="2026-08-13T16:14:00Z">
        <w:r>
          <w:rPr>
            <w:b/>
            <w:bCs/>
          </w:rPr>
          <w:tab/>
        </w:r>
      </w:ins>
      <w:r w:rsidR="00F01141" w:rsidRPr="00F01141">
        <w:rPr>
          <w:b/>
          <w:bCs/>
        </w:rPr>
        <w:t>ELECTRIC NAIL FILE REQUIREMENTS FOR NAIL TECHNICIANS AND COSMETOLOGISTS</w:t>
      </w:r>
    </w:p>
    <w:p w14:paraId="2ABD5ED8" w14:textId="1C1A7D05" w:rsidR="00F01141" w:rsidRDefault="00F01141" w:rsidP="00F01141">
      <w:pPr>
        <w:pStyle w:val="par2"/>
      </w:pPr>
      <w:r>
        <w:t>1.</w:t>
      </w:r>
      <w:r>
        <w:tab/>
      </w:r>
      <w:r w:rsidRPr="00F01141">
        <w:t>Definitions:</w:t>
      </w:r>
    </w:p>
    <w:p w14:paraId="469A1627" w14:textId="028E0273" w:rsidR="00F01141" w:rsidRDefault="00F01141" w:rsidP="00F01141">
      <w:pPr>
        <w:pStyle w:val="par3"/>
      </w:pPr>
      <w:r>
        <w:t>a.</w:t>
      </w:r>
      <w:r>
        <w:tab/>
      </w:r>
      <w:r w:rsidRPr="00F01141">
        <w:rPr>
          <w:b/>
          <w:bCs/>
        </w:rPr>
        <w:t>Electric file:</w:t>
      </w:r>
      <w:r w:rsidRPr="00F01141">
        <w:t xml:space="preserve"> a file, drill, or machine specifically designed for use in the professional nail industry and does not include craft, hardware, or hobby tools.</w:t>
      </w:r>
    </w:p>
    <w:p w14:paraId="70B18BEE" w14:textId="763BD2E8" w:rsidR="00F01141" w:rsidRDefault="00F01141" w:rsidP="00F01141">
      <w:pPr>
        <w:pStyle w:val="par3"/>
      </w:pPr>
      <w:r>
        <w:t>b.</w:t>
      </w:r>
      <w:r>
        <w:tab/>
      </w:r>
      <w:r w:rsidRPr="00F01141">
        <w:rPr>
          <w:b/>
          <w:bCs/>
        </w:rPr>
        <w:t xml:space="preserve">Natural nail service: </w:t>
      </w:r>
      <w:r w:rsidRPr="00F01141">
        <w:t>a cosmetic beauty treatment for natural nails that includes, but is not limited to filing, shaping the free edge, use of nippers to remove dead or overgrown cuticle, application of polish and/or nail art, soaking in a softening substance, and the application of lotion, oil, or creams to the real nail or cuticle.</w:t>
      </w:r>
    </w:p>
    <w:p w14:paraId="19091DBD" w14:textId="6740AED5" w:rsidR="00F01141" w:rsidRDefault="00F01141" w:rsidP="00F01141">
      <w:pPr>
        <w:pStyle w:val="par3"/>
      </w:pPr>
      <w:r>
        <w:t>c.</w:t>
      </w:r>
      <w:r>
        <w:tab/>
      </w:r>
      <w:r w:rsidRPr="00F01141">
        <w:rPr>
          <w:b/>
          <w:bCs/>
        </w:rPr>
        <w:t>Artificial nail service:</w:t>
      </w:r>
      <w:r w:rsidRPr="00F01141">
        <w:t xml:space="preserve"> the application, removal or refreshing of any nail enhancement including, but not limited to, fake nails, false nails, fashion nails, or nail extensions placed over fingernails as a fashion accessory and/or to mimic the appearance of natural fingernails. This may include the use of tips, forms, polymethyl methacrylate acrylics (a mixture of polymer powder and liquid monomer, e.g. ethyl methacrylate), “UV Top Coat” hardened under ultraviolet light, fiberglass, silk, or other wraps.</w:t>
      </w:r>
    </w:p>
    <w:p w14:paraId="11ECCC0E" w14:textId="7ED6F65B" w:rsidR="00F01141" w:rsidRDefault="00F01141" w:rsidP="00F01141">
      <w:pPr>
        <w:pStyle w:val="par2"/>
      </w:pPr>
      <w:r>
        <w:t>2.</w:t>
      </w:r>
      <w:r>
        <w:tab/>
      </w:r>
      <w:r w:rsidRPr="00F01141">
        <w:t>An electric file may be used only for manicure and pedicure services and is limited to procedures for natural nail services, filing, maintenance or removal of artificial nail enhancement products.</w:t>
      </w:r>
    </w:p>
    <w:p w14:paraId="4B058CA0" w14:textId="3614EA43" w:rsidR="00F01141" w:rsidRDefault="00F01141" w:rsidP="00F01141">
      <w:pPr>
        <w:pStyle w:val="par2"/>
      </w:pPr>
      <w:r>
        <w:t>3.</w:t>
      </w:r>
      <w:r>
        <w:tab/>
      </w:r>
      <w:r w:rsidRPr="00F01141">
        <w:t>Training Requirements for Use of Electric File in Natural and Artificial Nail Services:</w:t>
      </w:r>
    </w:p>
    <w:p w14:paraId="320F6F63" w14:textId="26348878" w:rsidR="00F01141" w:rsidRDefault="00F01141" w:rsidP="00F01141">
      <w:pPr>
        <w:pStyle w:val="par3"/>
      </w:pPr>
      <w:r>
        <w:t>a.</w:t>
      </w:r>
      <w:r>
        <w:tab/>
      </w:r>
      <w:r w:rsidRPr="00F01141">
        <w:t>Completion of 8 hours of training that is specific to the use of electric nail files in natural and artificial nail services. The training must include at least the following course topics: cleaning and disinfection; client protection during filing; bit selection and use; machine specifications and uses; natural nail procedures; artificial enhancements; and pedicure procedures.</w:t>
      </w:r>
    </w:p>
    <w:p w14:paraId="780A0571" w14:textId="0135FBEF" w:rsidR="00F01141" w:rsidRDefault="008569F9" w:rsidP="008569F9">
      <w:pPr>
        <w:pStyle w:val="par2"/>
        <w:rPr>
          <w:ins w:id="1333" w:author="Rascon Arana, Maria" w:date="2026-08-13T10:21:00Z" w16du:dateUtc="2026-08-13T16:21:00Z"/>
        </w:rPr>
      </w:pPr>
      <w:r>
        <w:lastRenderedPageBreak/>
        <w:t>4.</w:t>
      </w:r>
      <w:r>
        <w:tab/>
      </w:r>
      <w:r w:rsidRPr="008569F9">
        <w:t xml:space="preserve">The training required in Rule 1.9(F) must be completed at a </w:t>
      </w:r>
      <w:del w:id="1334" w:author="Rascon Arana, Maria" w:date="2026-08-13T10:17:00Z" w16du:dateUtc="2026-08-13T16:17:00Z">
        <w:r w:rsidRPr="008569F9" w:rsidDel="002C0AAC">
          <w:delText>school</w:delText>
        </w:r>
      </w:del>
      <w:ins w:id="1335" w:author="Rascon Arana, Maria" w:date="2026-08-13T10:17:00Z" w16du:dateUtc="2026-08-13T16:17:00Z">
        <w:r w:rsidR="002C0AAC">
          <w:t>program</w:t>
        </w:r>
      </w:ins>
      <w:r w:rsidRPr="008569F9">
        <w:t xml:space="preserve"> approved by DPOS</w:t>
      </w:r>
      <w:ins w:id="1336" w:author="Rascon Arana, Maria" w:date="2026-08-13T10:17:00Z" w16du:dateUtc="2026-08-13T16:17:00Z">
        <w:r w:rsidR="002C0AAC">
          <w:t>,</w:t>
        </w:r>
      </w:ins>
      <w:del w:id="1337" w:author="Rascon Arana, Maria" w:date="2026-08-13T10:17:00Z" w16du:dateUtc="2026-08-13T16:17:00Z">
        <w:r w:rsidRPr="008569F9" w:rsidDel="002C0AAC">
          <w:delText xml:space="preserve"> or</w:delText>
        </w:r>
      </w:del>
      <w:r w:rsidRPr="008569F9">
        <w:t xml:space="preserve"> CCCS</w:t>
      </w:r>
      <w:ins w:id="1338" w:author="Rascon Arana, Maria" w:date="2026-08-13T10:17:00Z" w16du:dateUtc="2026-08-13T16:17:00Z">
        <w:r w:rsidR="002C0AAC">
          <w:t xml:space="preserve">, </w:t>
        </w:r>
      </w:ins>
      <w:ins w:id="1339" w:author="Rascon Arana, Maria" w:date="2026-09-15T16:28:00Z" w16du:dateUtc="2026-09-15T22:28:00Z">
        <w:r w:rsidR="00234EB2">
          <w:t>and/</w:t>
        </w:r>
      </w:ins>
      <w:ins w:id="1340" w:author="Rascon Arana, Maria" w:date="2026-08-13T10:17:00Z" w16du:dateUtc="2026-08-13T16:17:00Z">
        <w:r w:rsidR="002C0AAC">
          <w:t xml:space="preserve">or </w:t>
        </w:r>
      </w:ins>
      <w:ins w:id="1341" w:author="Rascon Arana, Maria" w:date="2026-09-15T16:28:00Z" w16du:dateUtc="2026-09-15T22:28:00Z">
        <w:r w:rsidR="00234EB2">
          <w:t>SAA</w:t>
        </w:r>
      </w:ins>
      <w:r w:rsidRPr="008569F9">
        <w:t xml:space="preserve"> if obtained in Colorado. If the training is obtained in another state or jurisdiction, the training must be </w:t>
      </w:r>
      <w:del w:id="1342" w:author="Rascon Arana, Maria" w:date="2026-08-13T10:17:00Z" w16du:dateUtc="2026-08-13T16:17:00Z">
        <w:r w:rsidRPr="008569F9" w:rsidDel="002C0AAC">
          <w:delText>substantially</w:delText>
        </w:r>
      </w:del>
      <w:ins w:id="1343" w:author="Rascon Arana, Maria" w:date="2026-08-13T10:17:00Z" w16du:dateUtc="2026-08-13T16:17:00Z">
        <w:r w:rsidR="002C0AAC">
          <w:t>equally</w:t>
        </w:r>
      </w:ins>
      <w:r w:rsidRPr="008569F9">
        <w:t xml:space="preserve"> equivalent to that of an approved Colorado </w:t>
      </w:r>
      <w:ins w:id="1344" w:author="Rascon Arana, Maria" w:date="2026-08-13T10:18:00Z" w16du:dateUtc="2026-08-13T16:18:00Z">
        <w:r w:rsidR="002C0AAC">
          <w:t>program</w:t>
        </w:r>
      </w:ins>
      <w:del w:id="1345" w:author="Rascon Arana, Maria" w:date="2026-08-13T10:18:00Z" w16du:dateUtc="2026-08-13T16:18:00Z">
        <w:r w:rsidRPr="008569F9" w:rsidDel="002C0AAC">
          <w:delText>school</w:delText>
        </w:r>
      </w:del>
      <w:r w:rsidRPr="008569F9">
        <w:t>.</w:t>
      </w:r>
    </w:p>
    <w:p w14:paraId="582B8789" w14:textId="25F479C8" w:rsidR="002811BA" w:rsidRDefault="002811BA" w:rsidP="002811BA">
      <w:pPr>
        <w:pStyle w:val="par3"/>
        <w:rPr>
          <w:ins w:id="1346" w:author="Rascon Arana, Maria" w:date="2026-08-13T10:22:00Z" w16du:dateUtc="2026-08-13T16:22:00Z"/>
        </w:rPr>
      </w:pPr>
      <w:ins w:id="1347" w:author="Rascon Arana, Maria" w:date="2026-08-13T10:21:00Z" w16du:dateUtc="2026-08-13T16:21:00Z">
        <w:r>
          <w:t>a.</w:t>
        </w:r>
        <w:r>
          <w:tab/>
          <w:t xml:space="preserve">Students within a governed educational program setting obtaining education towards </w:t>
        </w:r>
      </w:ins>
      <w:ins w:id="1348" w:author="Rascon Arana, Maria" w:date="2026-08-13T10:22:00Z" w16du:dateUtc="2026-08-13T16:22:00Z">
        <w:r>
          <w:t>use of the electric drill 12-105-118(1)(c), C.R.S.</w:t>
        </w:r>
      </w:ins>
    </w:p>
    <w:p w14:paraId="438ADCCC" w14:textId="6AF215B4" w:rsidR="002811BA" w:rsidRDefault="002811BA" w:rsidP="002811BA">
      <w:pPr>
        <w:pStyle w:val="par3"/>
        <w:rPr>
          <w:ins w:id="1349" w:author="Rascon Arana, Maria" w:date="2026-08-13T10:23:00Z" w16du:dateUtc="2026-08-13T16:23:00Z"/>
        </w:rPr>
      </w:pPr>
      <w:ins w:id="1350" w:author="Rascon Arana, Maria" w:date="2026-08-13T10:22:00Z" w16du:dateUtc="2026-08-13T16:22:00Z">
        <w:r>
          <w:t>b.</w:t>
        </w:r>
        <w:r>
          <w:tab/>
          <w:t xml:space="preserve">Students must have direct supervision when performing these services by a licensee who has the required </w:t>
        </w:r>
      </w:ins>
      <w:ins w:id="1351" w:author="Rascon Arana, Maria" w:date="2026-08-13T10:23:00Z" w16du:dateUtc="2026-08-13T16:23:00Z">
        <w:r>
          <w:t xml:space="preserve">training and are approved by DPOS, CCCS, and/or </w:t>
        </w:r>
      </w:ins>
      <w:ins w:id="1352" w:author="Rascon Arana, Maria" w:date="2026-09-15T16:28:00Z" w16du:dateUtc="2026-09-15T22:28:00Z">
        <w:r w:rsidR="00234EB2">
          <w:t>SAA</w:t>
        </w:r>
      </w:ins>
      <w:ins w:id="1353" w:author="Rascon Arana, Maria" w:date="2026-08-13T10:23:00Z" w16du:dateUtc="2026-08-13T16:23:00Z">
        <w:r>
          <w:t>.</w:t>
        </w:r>
      </w:ins>
    </w:p>
    <w:p w14:paraId="078C442E" w14:textId="16815732" w:rsidR="002811BA" w:rsidRDefault="002811BA">
      <w:pPr>
        <w:pStyle w:val="par3"/>
        <w:pPrChange w:id="1354" w:author="Rascon Arana, Maria" w:date="2026-08-13T10:21:00Z" w16du:dateUtc="2026-08-13T16:21:00Z">
          <w:pPr>
            <w:pStyle w:val="par2"/>
          </w:pPr>
        </w:pPrChange>
      </w:pPr>
      <w:ins w:id="1355" w:author="Rascon Arana, Maria" w:date="2026-08-13T10:23:00Z" w16du:dateUtc="2026-08-13T16:23:00Z">
        <w:r>
          <w:t>c.</w:t>
        </w:r>
        <w:r>
          <w:tab/>
          <w:t xml:space="preserve">Students must complete at least </w:t>
        </w:r>
      </w:ins>
      <w:ins w:id="1356" w:author="Rascon Arana, Maria" w:date="2026-09-15T16:28:00Z" w16du:dateUtc="2026-09-15T22:28:00Z">
        <w:r w:rsidR="00234EB2">
          <w:t>7</w:t>
        </w:r>
      </w:ins>
      <w:ins w:id="1357" w:author="Rascon Arana, Maria" w:date="2026-08-13T10:23:00Z" w16du:dateUtc="2026-08-13T16:23:00Z">
        <w:r>
          <w:t>5% of their education to be permitted to obtain training while attending their contracted education</w:t>
        </w:r>
      </w:ins>
      <w:ins w:id="1358" w:author="Rascon Arana, Maria" w:date="2026-08-13T10:24:00Z" w16du:dateUtc="2026-08-13T16:24:00Z">
        <w:r>
          <w:t>al program.</w:t>
        </w:r>
      </w:ins>
    </w:p>
    <w:p w14:paraId="24183BFE" w14:textId="2BDC936C" w:rsidR="008569F9" w:rsidRDefault="008569F9" w:rsidP="008569F9">
      <w:pPr>
        <w:pStyle w:val="par2"/>
      </w:pPr>
      <w:r>
        <w:t>5.</w:t>
      </w:r>
      <w:r>
        <w:tab/>
      </w:r>
      <w:r w:rsidRPr="008569F9">
        <w:t>An actively licensed cosmetologist or nail technician who is licensed by endorsement and who has completed training at a substantially equivalent program to that of DPOS</w:t>
      </w:r>
      <w:ins w:id="1359" w:author="Rascon Arana, Maria" w:date="2026-08-13T10:24:00Z" w16du:dateUtc="2026-08-13T16:24:00Z">
        <w:r w:rsidR="002811BA">
          <w:t>,</w:t>
        </w:r>
      </w:ins>
      <w:del w:id="1360" w:author="Rascon Arana, Maria" w:date="2026-08-13T10:24:00Z" w16du:dateUtc="2026-08-13T16:24:00Z">
        <w:r w:rsidRPr="008569F9" w:rsidDel="002811BA">
          <w:delText xml:space="preserve"> and</w:delText>
        </w:r>
      </w:del>
      <w:r w:rsidRPr="008569F9">
        <w:t xml:space="preserve"> CCCS, </w:t>
      </w:r>
      <w:ins w:id="1361" w:author="Rascon Arana, Maria" w:date="2026-08-13T10:24:00Z" w16du:dateUtc="2026-08-13T16:24:00Z">
        <w:r w:rsidR="002811BA">
          <w:t>and</w:t>
        </w:r>
      </w:ins>
      <w:ins w:id="1362" w:author="Rascon Arana, Maria" w:date="2026-09-15T16:29:00Z" w16du:dateUtc="2026-09-15T22:29:00Z">
        <w:r w:rsidR="00555385">
          <w:t xml:space="preserve"> SAA</w:t>
        </w:r>
      </w:ins>
      <w:ins w:id="1363" w:author="Rascon Arana, Maria" w:date="2026-08-13T10:24:00Z" w16du:dateUtc="2026-08-13T16:24:00Z">
        <w:r w:rsidR="002811BA">
          <w:t xml:space="preserve">, </w:t>
        </w:r>
      </w:ins>
      <w:r w:rsidRPr="008569F9">
        <w:t>as determined by the Director, may meets the training requirement necessary to provide nail services with an electric file.</w:t>
      </w:r>
    </w:p>
    <w:p w14:paraId="40626AD3" w14:textId="05CCEB65" w:rsidR="008569F9" w:rsidRDefault="008569F9" w:rsidP="008569F9">
      <w:pPr>
        <w:pStyle w:val="par2"/>
      </w:pPr>
      <w:r>
        <w:t>6.</w:t>
      </w:r>
      <w:r>
        <w:tab/>
      </w:r>
      <w:r w:rsidRPr="008569F9">
        <w:t>A licensed cosmetologist or nail technician who has not completed or cannot produce evidence of the training requirements described in Rule 1.9(F) is prohibited from using or performing service with an electric nail file</w:t>
      </w:r>
      <w:r>
        <w:t>.</w:t>
      </w:r>
    </w:p>
    <w:p w14:paraId="5BE121A0" w14:textId="7D95DB22" w:rsidR="008569F9" w:rsidRDefault="008569F9" w:rsidP="008569F9">
      <w:pPr>
        <w:pStyle w:val="par2"/>
      </w:pPr>
      <w:r>
        <w:t>7.</w:t>
      </w:r>
      <w:r>
        <w:tab/>
      </w:r>
      <w:r w:rsidRPr="008569F9">
        <w:t>Upon request by the Director, a cosmetologist</w:t>
      </w:r>
      <w:del w:id="1364" w:author="Rascon Arana, Maria" w:date="2026-09-15T16:29:00Z" w16du:dateUtc="2026-09-15T22:29:00Z">
        <w:r w:rsidRPr="008569F9" w:rsidDel="00555385">
          <w:delText>s</w:delText>
        </w:r>
      </w:del>
      <w:r w:rsidRPr="008569F9">
        <w:t xml:space="preserve"> or nail technician must supply written documentation that confirms the licensee has completed the required training in the use of electric file. A certificate of completion issued by an approved </w:t>
      </w:r>
      <w:ins w:id="1365" w:author="Rascon Arana, Maria" w:date="2026-08-13T10:24:00Z" w16du:dateUtc="2026-08-13T16:24:00Z">
        <w:r w:rsidR="002811BA">
          <w:t>program</w:t>
        </w:r>
      </w:ins>
      <w:del w:id="1366" w:author="Rascon Arana, Maria" w:date="2026-08-13T10:24:00Z" w16du:dateUtc="2026-08-13T16:24:00Z">
        <w:r w:rsidRPr="008569F9" w:rsidDel="002811BA">
          <w:delText>school, and that contains the school’s official seal, will constitute sufficient documentation</w:delText>
        </w:r>
      </w:del>
      <w:r w:rsidRPr="008569F9">
        <w:t>.</w:t>
      </w:r>
    </w:p>
    <w:p w14:paraId="6853C288" w14:textId="2233DC6B" w:rsidR="008569F9" w:rsidRPr="008569F9" w:rsidRDefault="0092079A" w:rsidP="008569F9">
      <w:pPr>
        <w:pStyle w:val="par1"/>
        <w:rPr>
          <w:b/>
          <w:bCs/>
        </w:rPr>
      </w:pPr>
      <w:ins w:id="1367" w:author="Rascon Arana, Maria" w:date="2026-08-13T10:15:00Z" w16du:dateUtc="2026-08-13T16:15:00Z">
        <w:r>
          <w:rPr>
            <w:b/>
            <w:bCs/>
          </w:rPr>
          <w:t>H</w:t>
        </w:r>
      </w:ins>
      <w:del w:id="1368" w:author="Rascon Arana, Maria" w:date="2026-08-13T10:15:00Z" w16du:dateUtc="2026-08-13T16:15:00Z">
        <w:r w:rsidR="008569F9" w:rsidRPr="008569F9" w:rsidDel="0092079A">
          <w:rPr>
            <w:b/>
            <w:bCs/>
          </w:rPr>
          <w:delText>G</w:delText>
        </w:r>
      </w:del>
      <w:r w:rsidR="008569F9" w:rsidRPr="008569F9">
        <w:rPr>
          <w:b/>
          <w:bCs/>
        </w:rPr>
        <w:t>.</w:t>
      </w:r>
      <w:r w:rsidR="008569F9" w:rsidRPr="008569F9">
        <w:rPr>
          <w:b/>
          <w:bCs/>
        </w:rPr>
        <w:tab/>
        <w:t>HAIR REMOVAL REQUIREMENTS FOR NAIL TECHNICIANS</w:t>
      </w:r>
    </w:p>
    <w:p w14:paraId="1AD1B049" w14:textId="082AC38C" w:rsidR="008569F9" w:rsidRDefault="008569F9" w:rsidP="008569F9">
      <w:pPr>
        <w:pStyle w:val="par2"/>
      </w:pPr>
      <w:r>
        <w:t>1.</w:t>
      </w:r>
      <w:r>
        <w:tab/>
      </w:r>
      <w:r w:rsidRPr="008569F9">
        <w:t>Pursuant to section 12-105-104(11), C.R.S., the scope of hair removal by licensed nail technicians is limited to the client’s leg up to the knee and the arm up to the elbow. The Director considers the hands and feet to be within the scope and appropriate areas for waxing. Hair removal on any other part of the body, such as eyebrows, lips, bikini areas, etc., is not permitted by licensed nail technicians and must be performed by actively licensed cosmetologists or estheticians.</w:t>
      </w:r>
    </w:p>
    <w:p w14:paraId="636D180B" w14:textId="4A006CFD" w:rsidR="008569F9" w:rsidRDefault="008569F9" w:rsidP="008569F9">
      <w:pPr>
        <w:pStyle w:val="par2"/>
      </w:pPr>
      <w:r>
        <w:t>2.</w:t>
      </w:r>
      <w:r>
        <w:tab/>
      </w:r>
      <w:r w:rsidRPr="008569F9">
        <w:t>Licensed nail technician may use wax or depilatories to remove superfluous hair in the limited areas described in Rule 1.9(G)(1) above.</w:t>
      </w:r>
    </w:p>
    <w:p w14:paraId="73B50A1F" w14:textId="7F3E64DF" w:rsidR="00A43A59" w:rsidRDefault="00A43A59" w:rsidP="008569F9">
      <w:pPr>
        <w:pStyle w:val="par2"/>
      </w:pPr>
      <w:r>
        <w:t>3.</w:t>
      </w:r>
      <w:r>
        <w:tab/>
      </w:r>
      <w:r w:rsidRPr="00A43A59">
        <w:t>Training Requirements for Hair Removal by Licensed Nail Technicians: Completion of six hours of training in the use and procedures for removal of hair by waxing is required. The training must include at least the following course topics: skin histology, anatomy, and disorders; client safety, consultation and contraindications of hair removal; types of products for hair removal and application; and disinfection, sanitation, rules, and safe work practices.</w:t>
      </w:r>
    </w:p>
    <w:p w14:paraId="462049F5" w14:textId="64979E9D" w:rsidR="00A43A59" w:rsidRDefault="00A43A59" w:rsidP="008569F9">
      <w:pPr>
        <w:pStyle w:val="par2"/>
      </w:pPr>
      <w:r>
        <w:t>4.</w:t>
      </w:r>
      <w:r>
        <w:tab/>
      </w:r>
      <w:r w:rsidRPr="00A43A59">
        <w:t xml:space="preserve">The training required in Rule 1.9(G) must be completed at a </w:t>
      </w:r>
      <w:del w:id="1369" w:author="Rascon Arana, Maria" w:date="2026-08-13T14:28:00Z" w16du:dateUtc="2026-08-13T20:28:00Z">
        <w:r w:rsidRPr="00A43A59" w:rsidDel="002C38E8">
          <w:delText>school</w:delText>
        </w:r>
      </w:del>
      <w:ins w:id="1370" w:author="Rascon Arana, Maria" w:date="2026-08-13T14:28:00Z" w16du:dateUtc="2026-08-13T20:28:00Z">
        <w:r w:rsidR="002C38E8">
          <w:t>program</w:t>
        </w:r>
      </w:ins>
      <w:r w:rsidRPr="00A43A59">
        <w:t xml:space="preserve"> approved by DPOS</w:t>
      </w:r>
      <w:ins w:id="1371" w:author="Rascon Arana, Maria" w:date="2026-08-13T14:28:00Z" w16du:dateUtc="2026-08-13T20:28:00Z">
        <w:r w:rsidR="002C38E8">
          <w:t xml:space="preserve">, </w:t>
        </w:r>
      </w:ins>
      <w:del w:id="1372" w:author="Rascon Arana, Maria" w:date="2026-08-13T14:28:00Z" w16du:dateUtc="2026-08-13T20:28:00Z">
        <w:r w:rsidRPr="00A43A59" w:rsidDel="002C38E8">
          <w:delText xml:space="preserve"> or</w:delText>
        </w:r>
      </w:del>
      <w:r w:rsidRPr="00A43A59">
        <w:t xml:space="preserve"> CCCS</w:t>
      </w:r>
      <w:ins w:id="1373" w:author="Rascon Arana, Maria" w:date="2026-08-13T14:28:00Z" w16du:dateUtc="2026-08-13T20:28:00Z">
        <w:r w:rsidR="002C38E8">
          <w:t xml:space="preserve">, or </w:t>
        </w:r>
      </w:ins>
      <w:ins w:id="1374" w:author="Rascon Arana, Maria" w:date="2026-09-15T16:30:00Z" w16du:dateUtc="2026-09-15T22:30:00Z">
        <w:r w:rsidR="00555385">
          <w:t>SAA</w:t>
        </w:r>
      </w:ins>
      <w:r w:rsidRPr="00A43A59">
        <w:t xml:space="preserve"> if obtained in Colorado. If the training is obtained in another state or jurisdiction, the training must be </w:t>
      </w:r>
      <w:del w:id="1375" w:author="Rascon Arana, Maria" w:date="2026-08-13T14:28:00Z" w16du:dateUtc="2026-08-13T20:28:00Z">
        <w:r w:rsidRPr="00A43A59" w:rsidDel="002C38E8">
          <w:delText>substantially</w:delText>
        </w:r>
      </w:del>
      <w:ins w:id="1376" w:author="Rascon Arana, Maria" w:date="2026-08-13T14:28:00Z" w16du:dateUtc="2026-08-13T20:28:00Z">
        <w:r w:rsidR="002C38E8">
          <w:t>equally</w:t>
        </w:r>
      </w:ins>
      <w:r w:rsidRPr="00A43A59">
        <w:t xml:space="preserve"> equivalent to that of an approved Colorado </w:t>
      </w:r>
      <w:ins w:id="1377" w:author="Rascon Arana, Maria" w:date="2026-08-13T14:29:00Z" w16du:dateUtc="2026-08-13T20:29:00Z">
        <w:r w:rsidR="002C38E8">
          <w:t>program</w:t>
        </w:r>
      </w:ins>
      <w:del w:id="1378" w:author="Rascon Arana, Maria" w:date="2026-08-13T14:29:00Z" w16du:dateUtc="2026-08-13T20:29:00Z">
        <w:r w:rsidRPr="00A43A59" w:rsidDel="002C38E8">
          <w:delText>school</w:delText>
        </w:r>
      </w:del>
      <w:r w:rsidRPr="00A43A59">
        <w:t>.</w:t>
      </w:r>
    </w:p>
    <w:p w14:paraId="7ED58BBE" w14:textId="16C32828" w:rsidR="00A43A59" w:rsidRDefault="00A43A59" w:rsidP="008569F9">
      <w:pPr>
        <w:pStyle w:val="par2"/>
      </w:pPr>
      <w:r>
        <w:t>5.</w:t>
      </w:r>
      <w:r>
        <w:tab/>
      </w:r>
      <w:r w:rsidRPr="00A43A59">
        <w:t xml:space="preserve">An actively licensed nail technician who is licensed by endorsement and who has completed a hair removal training program at a substantially equivalent program to that of </w:t>
      </w:r>
      <w:r w:rsidRPr="00A43A59">
        <w:lastRenderedPageBreak/>
        <w:t>DPOS</w:t>
      </w:r>
      <w:ins w:id="1379" w:author="Rascon Arana, Maria" w:date="2026-08-13T14:29:00Z" w16du:dateUtc="2026-08-13T20:29:00Z">
        <w:r w:rsidR="0004102F">
          <w:t>,</w:t>
        </w:r>
      </w:ins>
      <w:del w:id="1380" w:author="Rascon Arana, Maria" w:date="2026-08-13T14:29:00Z" w16du:dateUtc="2026-08-13T20:29:00Z">
        <w:r w:rsidRPr="00A43A59" w:rsidDel="0004102F">
          <w:delText xml:space="preserve"> and</w:delText>
        </w:r>
      </w:del>
      <w:r w:rsidRPr="00A43A59">
        <w:t xml:space="preserve"> CCCS</w:t>
      </w:r>
      <w:ins w:id="1381" w:author="Rascon Arana, Maria" w:date="2026-08-13T14:29:00Z" w16du:dateUtc="2026-08-13T20:29:00Z">
        <w:r w:rsidR="0004102F">
          <w:t xml:space="preserve"> and </w:t>
        </w:r>
      </w:ins>
      <w:ins w:id="1382" w:author="Rascon Arana, Maria" w:date="2026-09-15T16:30:00Z" w16du:dateUtc="2026-09-15T22:30:00Z">
        <w:r w:rsidR="00555385">
          <w:t>SAA</w:t>
        </w:r>
      </w:ins>
      <w:r w:rsidRPr="00A43A59">
        <w:t>, as determined by the Director, may meet training requirements necessary to perform hair removal as described above in Rule 1.9(G)(1).</w:t>
      </w:r>
    </w:p>
    <w:p w14:paraId="33586112" w14:textId="76FFC029" w:rsidR="00A43A59" w:rsidRDefault="00A43A59" w:rsidP="008569F9">
      <w:pPr>
        <w:pStyle w:val="par2"/>
      </w:pPr>
      <w:r>
        <w:t>6.</w:t>
      </w:r>
      <w:r>
        <w:tab/>
      </w:r>
      <w:r w:rsidRPr="00A43A59">
        <w:t>A licensed nail technician who has not completed or cannot produce evidence of the training requirements described in Rule 1.9(G)(3) is prohibited from performing hair removal services unless also actively licensed as a cosmetologist or an esthetician.</w:t>
      </w:r>
    </w:p>
    <w:p w14:paraId="670CF881" w14:textId="4148AC09" w:rsidR="00A43A59" w:rsidRDefault="00A43A59" w:rsidP="008569F9">
      <w:pPr>
        <w:pStyle w:val="par2"/>
        <w:rPr>
          <w:ins w:id="1383" w:author="Rascon Arana, Maria" w:date="2026-08-13T14:30:00Z" w16du:dateUtc="2026-08-13T20:30:00Z"/>
        </w:rPr>
      </w:pPr>
      <w:r>
        <w:t>7.</w:t>
      </w:r>
      <w:r>
        <w:tab/>
      </w:r>
      <w:r w:rsidRPr="00A43A59">
        <w:t xml:space="preserve">Upon request by the Director, a nail technician must supply written documentation that confirms the licensee has completed the required training for hair removal. A certificate of completion issued by an approved </w:t>
      </w:r>
      <w:ins w:id="1384" w:author="Rascon Arana, Maria" w:date="2026-08-13T14:29:00Z" w16du:dateUtc="2026-08-13T20:29:00Z">
        <w:r w:rsidR="0004102F">
          <w:t>program</w:t>
        </w:r>
      </w:ins>
      <w:del w:id="1385" w:author="Rascon Arana, Maria" w:date="2026-08-13T14:29:00Z" w16du:dateUtc="2026-08-13T20:29:00Z">
        <w:r w:rsidRPr="00A43A59" w:rsidDel="0004102F">
          <w:delText>school, and that contains the school’s official seal, will constitute sufficient documentation</w:delText>
        </w:r>
      </w:del>
      <w:r w:rsidRPr="00A43A59">
        <w:t>.</w:t>
      </w:r>
    </w:p>
    <w:p w14:paraId="048DEB33" w14:textId="7E16389B" w:rsidR="008624B8" w:rsidRDefault="008624B8" w:rsidP="008624B8">
      <w:pPr>
        <w:pStyle w:val="par3"/>
        <w:rPr>
          <w:ins w:id="1386" w:author="Rascon Arana, Maria" w:date="2026-08-13T14:31:00Z" w16du:dateUtc="2026-08-13T20:31:00Z"/>
        </w:rPr>
      </w:pPr>
      <w:ins w:id="1387" w:author="Rascon Arana, Maria" w:date="2026-08-13T14:30:00Z" w16du:dateUtc="2026-08-13T20:30:00Z">
        <w:r>
          <w:t>a.</w:t>
        </w:r>
        <w:r>
          <w:tab/>
          <w:t>Students within a governed educational program obtaining education towards use of the electric drill 12-105-118(1)(c), C.R.S</w:t>
        </w:r>
      </w:ins>
      <w:ins w:id="1388" w:author="Rascon Arana, Maria" w:date="2026-08-13T14:31:00Z" w16du:dateUtc="2026-08-13T20:31:00Z">
        <w:r>
          <w:t>.</w:t>
        </w:r>
      </w:ins>
    </w:p>
    <w:p w14:paraId="7ACFDB63" w14:textId="19436570" w:rsidR="008624B8" w:rsidRDefault="008624B8" w:rsidP="008624B8">
      <w:pPr>
        <w:pStyle w:val="par3"/>
        <w:rPr>
          <w:ins w:id="1389" w:author="Rascon Arana, Maria" w:date="2026-08-13T14:31:00Z" w16du:dateUtc="2026-08-13T20:31:00Z"/>
        </w:rPr>
      </w:pPr>
      <w:ins w:id="1390" w:author="Rascon Arana, Maria" w:date="2026-08-13T14:31:00Z" w16du:dateUtc="2026-08-13T20:31:00Z">
        <w:r>
          <w:t>b.</w:t>
        </w:r>
        <w:r>
          <w:tab/>
          <w:t xml:space="preserve">Students must have direct supervision when performing these services by a licensee who has had the required training and are approved by CPOS, CCCS, and/or </w:t>
        </w:r>
      </w:ins>
      <w:ins w:id="1391" w:author="Rascon Arana, Maria" w:date="2026-09-15T16:30:00Z" w16du:dateUtc="2026-09-15T22:30:00Z">
        <w:r w:rsidR="00555385">
          <w:t>SAA</w:t>
        </w:r>
      </w:ins>
      <w:ins w:id="1392" w:author="Rascon Arana, Maria" w:date="2026-08-13T14:31:00Z" w16du:dateUtc="2026-08-13T20:31:00Z">
        <w:r>
          <w:t>.</w:t>
        </w:r>
      </w:ins>
    </w:p>
    <w:p w14:paraId="46EA695B" w14:textId="7D7C8A9F" w:rsidR="008624B8" w:rsidRDefault="008624B8">
      <w:pPr>
        <w:pStyle w:val="par3"/>
        <w:rPr>
          <w:ins w:id="1393" w:author="Rascon Arana, Maria" w:date="2026-09-15T16:31:00Z" w16du:dateUtc="2026-09-15T22:31:00Z"/>
        </w:rPr>
      </w:pPr>
      <w:ins w:id="1394" w:author="Rascon Arana, Maria" w:date="2026-08-13T14:32:00Z" w16du:dateUtc="2026-08-13T20:32:00Z">
        <w:r>
          <w:t>c.</w:t>
        </w:r>
        <w:r>
          <w:tab/>
          <w:t xml:space="preserve">Students must complete at least </w:t>
        </w:r>
      </w:ins>
      <w:ins w:id="1395" w:author="Rascon Arana, Maria" w:date="2026-09-15T16:30:00Z" w16du:dateUtc="2026-09-15T22:30:00Z">
        <w:r w:rsidR="00555385">
          <w:t>7</w:t>
        </w:r>
      </w:ins>
      <w:ins w:id="1396" w:author="Rascon Arana, Maria" w:date="2026-08-13T14:32:00Z" w16du:dateUtc="2026-08-13T20:32:00Z">
        <w:r>
          <w:t>5% of their education to be permitted to obtain training while attending their contracted educational program.</w:t>
        </w:r>
      </w:ins>
    </w:p>
    <w:p w14:paraId="1A169FF2" w14:textId="419ADFC1" w:rsidR="00A70C87" w:rsidRDefault="00A70C87" w:rsidP="00A70C87">
      <w:pPr>
        <w:pStyle w:val="par1"/>
        <w:rPr>
          <w:ins w:id="1397" w:author="Rascon Arana, Maria" w:date="2026-09-15T16:31:00Z" w16du:dateUtc="2026-09-15T22:31:00Z"/>
          <w:b/>
          <w:bCs/>
        </w:rPr>
      </w:pPr>
      <w:commentRangeStart w:id="1398"/>
      <w:ins w:id="1399" w:author="Rascon Arana, Maria" w:date="2026-09-15T16:31:00Z" w16du:dateUtc="2026-09-15T22:31:00Z">
        <w:r w:rsidRPr="00A70C87">
          <w:rPr>
            <w:b/>
            <w:bCs/>
            <w:rPrChange w:id="1400" w:author="Rascon Arana, Maria" w:date="2026-09-15T16:31:00Z" w16du:dateUtc="2026-09-15T22:31:00Z">
              <w:rPr/>
            </w:rPrChange>
          </w:rPr>
          <w:t>I.</w:t>
        </w:r>
      </w:ins>
      <w:commentRangeEnd w:id="1398"/>
      <w:r w:rsidR="00AB669E" w:rsidRPr="00A70C87">
        <w:rPr>
          <w:rStyle w:val="CommentReference"/>
          <w:b/>
          <w:bCs/>
          <w:sz w:val="20"/>
          <w:szCs w:val="24"/>
          <w:rPrChange w:id="1401" w:author="Rascon Arana, Maria" w:date="2026-09-15T16:31:00Z" w16du:dateUtc="2026-09-15T22:31:00Z">
            <w:rPr>
              <w:rStyle w:val="CommentReference"/>
              <w:sz w:val="20"/>
              <w:szCs w:val="24"/>
            </w:rPr>
          </w:rPrChange>
        </w:rPr>
        <w:commentReference w:id="1398"/>
      </w:r>
      <w:ins w:id="1402" w:author="Rascon Arana, Maria" w:date="2026-09-15T16:31:00Z" w16du:dateUtc="2026-09-15T22:31:00Z">
        <w:r w:rsidRPr="00A70C87">
          <w:rPr>
            <w:b/>
            <w:bCs/>
            <w:rPrChange w:id="1403" w:author="Rascon Arana, Maria" w:date="2026-09-15T16:31:00Z" w16du:dateUtc="2026-09-15T22:31:00Z">
              <w:rPr/>
            </w:rPrChange>
          </w:rPr>
          <w:tab/>
        </w:r>
        <w:r>
          <w:rPr>
            <w:b/>
            <w:bCs/>
          </w:rPr>
          <w:t>MICRO-NEEDLING AND MICRO-CHANNELING REQUIREMENTS</w:t>
        </w:r>
      </w:ins>
    </w:p>
    <w:p w14:paraId="574329AD" w14:textId="69F230B8" w:rsidR="00A70C87" w:rsidRDefault="00A70C87" w:rsidP="00A70C87">
      <w:pPr>
        <w:pStyle w:val="par2"/>
        <w:rPr>
          <w:ins w:id="1404" w:author="Rascon Arana, Maria" w:date="2026-09-15T16:33:00Z" w16du:dateUtc="2026-09-15T22:33:00Z"/>
        </w:rPr>
      </w:pPr>
      <w:ins w:id="1405" w:author="Rascon Arana, Maria" w:date="2026-09-15T16:31:00Z" w16du:dateUtc="2026-09-15T22:31:00Z">
        <w:r>
          <w:t>1.</w:t>
        </w:r>
        <w:r>
          <w:tab/>
        </w:r>
      </w:ins>
      <w:ins w:id="1406" w:author="Rascon Arana, Maria" w:date="2026-09-15T16:33:00Z" w16du:dateUtc="2026-09-15T22:33:00Z">
        <w:r w:rsidR="002B503D">
          <w:t>Definitions</w:t>
        </w:r>
      </w:ins>
    </w:p>
    <w:p w14:paraId="0705058E" w14:textId="024DE355" w:rsidR="002B503D" w:rsidRDefault="002B503D">
      <w:pPr>
        <w:pStyle w:val="par3"/>
        <w:rPr>
          <w:ins w:id="1407" w:author="Rascon Arana, Maria" w:date="2026-09-15T16:34:00Z" w16du:dateUtc="2026-09-15T22:34:00Z"/>
        </w:rPr>
        <w:pPrChange w:id="1408" w:author="Rascon Arana, Maria" w:date="2026-09-15T16:35:00Z" w16du:dateUtc="2026-09-15T22:35:00Z">
          <w:pPr>
            <w:numPr>
              <w:numId w:val="12"/>
            </w:numPr>
            <w:pBdr>
              <w:top w:val="nil"/>
              <w:left w:val="nil"/>
              <w:bottom w:val="nil"/>
              <w:right w:val="nil"/>
              <w:between w:val="nil"/>
            </w:pBdr>
            <w:tabs>
              <w:tab w:val="left" w:pos="720"/>
              <w:tab w:val="left" w:pos="1440"/>
              <w:tab w:val="left" w:pos="2160"/>
            </w:tabs>
            <w:spacing w:before="0"/>
            <w:ind w:left="2160" w:hanging="360"/>
          </w:pPr>
        </w:pPrChange>
      </w:pPr>
      <w:ins w:id="1409" w:author="Rascon Arana, Maria" w:date="2026-09-15T16:35:00Z" w16du:dateUtc="2026-09-15T22:35:00Z">
        <w:r>
          <w:t>a.</w:t>
        </w:r>
        <w:r>
          <w:tab/>
        </w:r>
      </w:ins>
      <w:ins w:id="1410" w:author="Rascon Arana, Maria" w:date="2026-09-15T16:34:00Z" w16du:dateUtc="2026-09-15T22:34:00Z">
        <w:r>
          <w:t xml:space="preserve">Micro-needling is a minimally invasive cosmetic procedure where tiny, sterile needles create controlled micro-channels </w:t>
        </w:r>
        <w:r>
          <w:rPr>
            <w:rPrChange w:id="1411" w:author="Kathryn Duran - DORA" w:date="2026-09-15T14:18:00Z">
              <w:rPr>
                <w:color w:val="000000"/>
              </w:rPr>
            </w:rPrChange>
          </w:rPr>
          <w:t>in the top layer of the skin</w:t>
        </w:r>
      </w:ins>
    </w:p>
    <w:p w14:paraId="33CFE9E9" w14:textId="25C879CA" w:rsidR="002B503D" w:rsidRDefault="002B503D" w:rsidP="002B503D">
      <w:pPr>
        <w:pStyle w:val="par3"/>
        <w:rPr>
          <w:ins w:id="1412" w:author="Rascon Arana, Maria" w:date="2026-09-15T16:36:00Z" w16du:dateUtc="2026-09-15T22:36:00Z"/>
        </w:rPr>
      </w:pPr>
      <w:ins w:id="1413" w:author="Rascon Arana, Maria" w:date="2026-09-15T16:35:00Z" w16du:dateUtc="2026-09-15T22:35:00Z">
        <w:r>
          <w:t>b.</w:t>
        </w:r>
        <w:r>
          <w:tab/>
        </w:r>
      </w:ins>
      <w:ins w:id="1414" w:author="Rascon Arana, Maria" w:date="2026-09-15T16:34:00Z" w16du:dateUtc="2026-09-15T22:34:00Z">
        <w:r>
          <w:rPr>
            <w:rPrChange w:id="1415" w:author="Kathryn Duran - DORA" w:date="2026-09-15T14:18:00Z">
              <w:rPr>
                <w:color w:val="000000"/>
              </w:rPr>
            </w:rPrChange>
          </w:rPr>
          <w:t>Micro-channeling is a non-invasive skin rejuvenation procedure that uses a vertical stamping device with tiny filaments to create microscopic channels in the skin, stimulating collagen and elastin produc</w:t>
        </w:r>
      </w:ins>
      <w:ins w:id="1416" w:author="Rascon Arana, Maria" w:date="2026-09-15T16:35:00Z" w16du:dateUtc="2026-09-15T22:35:00Z">
        <w:r>
          <w:t>tion.</w:t>
        </w:r>
      </w:ins>
    </w:p>
    <w:p w14:paraId="7B1AE314" w14:textId="58155164" w:rsidR="008736FD" w:rsidRDefault="008736FD" w:rsidP="008736FD">
      <w:pPr>
        <w:pStyle w:val="par2"/>
        <w:rPr>
          <w:ins w:id="1417" w:author="Rascon Arana, Maria" w:date="2026-09-15T16:36:00Z" w16du:dateUtc="2026-09-15T22:36:00Z"/>
        </w:rPr>
      </w:pPr>
      <w:ins w:id="1418" w:author="Rascon Arana, Maria" w:date="2026-09-15T16:36:00Z" w16du:dateUtc="2026-09-15T22:36:00Z">
        <w:r>
          <w:t>2.</w:t>
        </w:r>
        <w:r>
          <w:tab/>
          <w:t>Training Requirements for micro</w:t>
        </w:r>
      </w:ins>
      <w:ins w:id="1419" w:author="Rascon Arana, Maria" w:date="2026-09-15T17:37:00Z" w16du:dateUtc="2026-09-15T23:37:00Z">
        <w:r w:rsidR="001103E7">
          <w:t>-</w:t>
        </w:r>
      </w:ins>
      <w:ins w:id="1420" w:author="Rascon Arana, Maria" w:date="2026-09-15T16:36:00Z" w16du:dateUtc="2026-09-15T22:36:00Z">
        <w:r>
          <w:t>needling and micro-channeling.</w:t>
        </w:r>
      </w:ins>
    </w:p>
    <w:p w14:paraId="2D9A1434" w14:textId="296D9A9F" w:rsidR="008736FD" w:rsidRDefault="008736FD" w:rsidP="008736FD">
      <w:pPr>
        <w:pStyle w:val="par3"/>
        <w:rPr>
          <w:ins w:id="1421" w:author="Rascon Arana, Maria" w:date="2026-09-15T16:38:00Z" w16du:dateUtc="2026-09-15T22:38:00Z"/>
        </w:rPr>
      </w:pPr>
      <w:ins w:id="1422" w:author="Rascon Arana, Maria" w:date="2026-09-15T16:36:00Z" w16du:dateUtc="2026-09-15T22:36:00Z">
        <w:r>
          <w:t>a.</w:t>
        </w:r>
        <w:r>
          <w:tab/>
          <w:t>Pri</w:t>
        </w:r>
      </w:ins>
      <w:ins w:id="1423" w:author="Rascon Arana, Maria" w:date="2026-09-15T16:37:00Z" w16du:dateUtc="2026-09-15T22:37:00Z">
        <w:r>
          <w:t xml:space="preserve">or to performing </w:t>
        </w:r>
        <w:r>
          <w:rPr>
            <w:rPrChange w:id="1424" w:author="Kathryn Duran - DORA" w:date="2026-09-15T14:27:00Z">
              <w:rPr>
                <w:color w:val="000000"/>
              </w:rPr>
            </w:rPrChange>
          </w:rPr>
          <w:t>micro-needling and</w:t>
        </w:r>
        <w:r>
          <w:t>/</w:t>
        </w:r>
        <w:r>
          <w:rPr>
            <w:rPrChange w:id="1425" w:author="Kathryn Duran - DORA" w:date="2026-09-15T14:27:00Z">
              <w:rPr>
                <w:color w:val="000000"/>
              </w:rPr>
            </w:rPrChange>
          </w:rPr>
          <w:t>or micro-channeling</w:t>
        </w:r>
        <w:r>
          <w:t>,</w:t>
        </w:r>
        <w:r>
          <w:rPr>
            <w:rPrChange w:id="1426" w:author="Kathryn Duran - DORA" w:date="2026-09-15T14:27:00Z">
              <w:rPr>
                <w:color w:val="000000"/>
              </w:rPr>
            </w:rPrChange>
          </w:rPr>
          <w:t xml:space="preserve"> a licensee whose professional license includes facial services must complete a minimum of eight </w:t>
        </w:r>
        <w:r>
          <w:t xml:space="preserve">(8) </w:t>
        </w:r>
        <w:r>
          <w:rPr>
            <w:rPrChange w:id="1427" w:author="Kathryn Duran - DORA" w:date="2026-09-15T14:27:00Z">
              <w:rPr>
                <w:color w:val="000000"/>
              </w:rPr>
            </w:rPrChange>
          </w:rPr>
          <w:t>hour</w:t>
        </w:r>
      </w:ins>
      <w:ins w:id="1428" w:author="Rascon Arana, Maria" w:date="2026-09-15T16:38:00Z" w16du:dateUtc="2026-09-15T22:38:00Z">
        <w:r>
          <w:t>s</w:t>
        </w:r>
      </w:ins>
      <w:ins w:id="1429" w:author="Rascon Arana, Maria" w:date="2026-09-15T16:37:00Z" w16du:dateUtc="2026-09-15T22:37:00Z">
        <w:r>
          <w:rPr>
            <w:rPrChange w:id="1430" w:author="Kathryn Duran - DORA" w:date="2026-09-15T14:27:00Z">
              <w:rPr>
                <w:color w:val="000000"/>
              </w:rPr>
            </w:rPrChange>
          </w:rPr>
          <w:t xml:space="preserve"> of coursework in micro</w:t>
        </w:r>
      </w:ins>
      <w:ins w:id="1431" w:author="Rascon Arana, Maria" w:date="2026-09-15T17:38:00Z" w16du:dateUtc="2026-09-15T23:38:00Z">
        <w:r w:rsidR="001103E7">
          <w:t>-</w:t>
        </w:r>
      </w:ins>
      <w:ins w:id="1432" w:author="Rascon Arana, Maria" w:date="2026-09-15T16:37:00Z" w16du:dateUtc="2026-09-15T22:37:00Z">
        <w:r>
          <w:rPr>
            <w:rPrChange w:id="1433" w:author="Kathryn Duran - DORA" w:date="2026-09-15T14:27:00Z">
              <w:rPr>
                <w:color w:val="000000"/>
              </w:rPr>
            </w:rPrChange>
          </w:rPr>
          <w:t>needling and</w:t>
        </w:r>
        <w:r>
          <w:t>/</w:t>
        </w:r>
        <w:r>
          <w:rPr>
            <w:rPrChange w:id="1434" w:author="Kathryn Duran - DORA" w:date="2026-09-15T14:27:00Z">
              <w:rPr>
                <w:color w:val="000000"/>
              </w:rPr>
            </w:rPrChange>
          </w:rPr>
          <w:t>or micro</w:t>
        </w:r>
        <w:r>
          <w:t>-</w:t>
        </w:r>
        <w:r>
          <w:rPr>
            <w:rPrChange w:id="1435" w:author="Kathryn Duran - DORA" w:date="2026-09-15T14:27:00Z">
              <w:rPr>
                <w:color w:val="000000"/>
              </w:rPr>
            </w:rPrChange>
          </w:rPr>
          <w:t>channeling. The training must include at least the following course topics: Skin anatomy, skin type and conditions; treatment procedures; device operation and needle depth, topical infusions and serums, client consultation, pre and post care, infection control cleaning, disinfection, sterilization. FDA restrictions and indicati</w:t>
        </w:r>
        <w:r>
          <w:t>ons for use.</w:t>
        </w:r>
      </w:ins>
    </w:p>
    <w:p w14:paraId="224CA0EF" w14:textId="6495C8B6" w:rsidR="008736FD" w:rsidRDefault="008736FD" w:rsidP="008736FD">
      <w:pPr>
        <w:pStyle w:val="par3"/>
        <w:rPr>
          <w:ins w:id="1436" w:author="Rascon Arana, Maria" w:date="2026-09-15T16:39:00Z" w16du:dateUtc="2026-09-15T22:39:00Z"/>
        </w:rPr>
      </w:pPr>
      <w:ins w:id="1437" w:author="Rascon Arana, Maria" w:date="2026-09-15T16:38:00Z" w16du:dateUtc="2026-09-15T22:38:00Z">
        <w:r>
          <w:t>b.</w:t>
        </w:r>
        <w:r>
          <w:tab/>
          <w:t xml:space="preserve">The training required in Rule 1.9(I) must be </w:t>
        </w:r>
        <w:r>
          <w:rPr>
            <w:rPrChange w:id="1438" w:author="Kathryn Duran - DORA" w:date="2026-09-15T14:27:00Z">
              <w:rPr>
                <w:color w:val="000000"/>
              </w:rPr>
            </w:rPrChange>
          </w:rPr>
          <w:t>completed at a program approved by DPOS, or CCCS, and/or SAA if obtained in Colorado. If the training is obtained in another state or jurisdiction, the training must be substantially equally equivalent to that of an approved Colorado progra</w:t>
        </w:r>
      </w:ins>
      <w:ins w:id="1439" w:author="Rascon Arana, Maria" w:date="2026-09-15T16:39:00Z" w16du:dateUtc="2026-09-15T22:39:00Z">
        <w:r>
          <w:t>m.</w:t>
        </w:r>
      </w:ins>
    </w:p>
    <w:p w14:paraId="405BB967" w14:textId="77777777" w:rsidR="008736FD" w:rsidRDefault="008736FD" w:rsidP="008736FD">
      <w:pPr>
        <w:pStyle w:val="par3"/>
        <w:rPr>
          <w:ins w:id="1440" w:author="Rascon Arana, Maria" w:date="2026-09-15T16:40:00Z" w16du:dateUtc="2026-09-15T22:40:00Z"/>
        </w:rPr>
      </w:pPr>
      <w:ins w:id="1441" w:author="Rascon Arana, Maria" w:date="2026-09-15T16:39:00Z" w16du:dateUtc="2026-09-15T22:39:00Z">
        <w:r>
          <w:t>c.</w:t>
        </w:r>
        <w:r>
          <w:tab/>
          <w:t>A licensee who has not completed or cannot produce evidence of the training requirements described in Rule 1.9(I)</w:t>
        </w:r>
      </w:ins>
      <w:ins w:id="1442" w:author="Rascon Arana, Maria" w:date="2026-09-15T16:40:00Z" w16du:dateUtc="2026-09-15T22:40:00Z">
        <w:r>
          <w:t xml:space="preserve"> us prohibited from performing micro-needling an/or micro-channeling services.</w:t>
        </w:r>
      </w:ins>
    </w:p>
    <w:p w14:paraId="37E09457" w14:textId="2C81EB64" w:rsidR="008736FD" w:rsidRDefault="008736FD" w:rsidP="008736FD">
      <w:pPr>
        <w:pStyle w:val="par3"/>
        <w:rPr>
          <w:ins w:id="1443" w:author="Rascon Arana, Maria" w:date="2026-09-15T16:40:00Z" w16du:dateUtc="2026-09-15T22:40:00Z"/>
        </w:rPr>
      </w:pPr>
      <w:ins w:id="1444" w:author="Rascon Arana, Maria" w:date="2026-09-15T16:40:00Z" w16du:dateUtc="2026-09-15T22:40:00Z">
        <w:r>
          <w:t>d.</w:t>
        </w:r>
        <w:r>
          <w:tab/>
        </w:r>
      </w:ins>
      <w:ins w:id="1445" w:author="Rascon Arana, Maria" w:date="2026-09-29T13:40:00Z" w16du:dateUtc="2026-09-29T19:40:00Z">
        <w:r w:rsidR="00FB4F92">
          <w:t>A minimum of 60% of the curriculum must be conducted as hands-on, in-person training.  40% virtual instruction is permitted for the theoretical component, virtual training is not to exceed 40% of training.</w:t>
        </w:r>
      </w:ins>
    </w:p>
    <w:p w14:paraId="3EB672A9" w14:textId="29A2F7FA" w:rsidR="008736FD" w:rsidRDefault="008736FD" w:rsidP="008736FD">
      <w:pPr>
        <w:pStyle w:val="par3"/>
        <w:rPr>
          <w:ins w:id="1446" w:author="Rascon Arana, Maria" w:date="2026-09-15T16:41:00Z" w16du:dateUtc="2026-09-15T22:41:00Z"/>
        </w:rPr>
      </w:pPr>
      <w:ins w:id="1447" w:author="Rascon Arana, Maria" w:date="2026-09-15T16:40:00Z" w16du:dateUtc="2026-09-15T22:40:00Z">
        <w:r>
          <w:lastRenderedPageBreak/>
          <w:t>e.</w:t>
        </w:r>
        <w:r>
          <w:tab/>
          <w:t xml:space="preserve">Students </w:t>
        </w:r>
        <w:r>
          <w:rPr>
            <w:rPrChange w:id="1448" w:author="Kathryn Duran - DORA" w:date="2026-09-15T14:27:00Z">
              <w:rPr>
                <w:color w:val="000000"/>
              </w:rPr>
            </w:rPrChange>
          </w:rPr>
          <w:t xml:space="preserve">within an </w:t>
        </w:r>
      </w:ins>
      <w:ins w:id="1449" w:author="Rascon Arana, Maria" w:date="2026-09-15T16:41:00Z" w16du:dateUtc="2026-09-15T22:41:00Z">
        <w:r w:rsidRPr="008736FD">
          <w:t>approved-governed</w:t>
        </w:r>
      </w:ins>
      <w:ins w:id="1450" w:author="Rascon Arana, Maria" w:date="2026-09-15T16:40:00Z" w16du:dateUtc="2026-09-15T22:40:00Z">
        <w:r>
          <w:rPr>
            <w:rPrChange w:id="1451" w:author="Kathryn Duran - DORA" w:date="2026-09-15T14:27:00Z">
              <w:rPr>
                <w:color w:val="000000"/>
              </w:rPr>
            </w:rPrChange>
          </w:rPr>
          <w:t xml:space="preserve"> educational program setting obtaining education towards micro-needling and/or micro-channeling are exempt under section 12-105-118(1)(c), C.R</w:t>
        </w:r>
        <w:r>
          <w:t>.S.</w:t>
        </w:r>
      </w:ins>
    </w:p>
    <w:p w14:paraId="37044229" w14:textId="77777777" w:rsidR="008736FD" w:rsidRDefault="008736FD" w:rsidP="008736FD">
      <w:pPr>
        <w:pStyle w:val="par3"/>
        <w:rPr>
          <w:ins w:id="1452" w:author="Rascon Arana, Maria" w:date="2026-09-15T16:41:00Z" w16du:dateUtc="2026-09-15T22:41:00Z"/>
        </w:rPr>
      </w:pPr>
      <w:ins w:id="1453" w:author="Rascon Arana, Maria" w:date="2026-09-15T16:40:00Z" w16du:dateUtc="2026-09-15T22:40:00Z">
        <w:r>
          <w:t>f</w:t>
        </w:r>
      </w:ins>
      <w:ins w:id="1454" w:author="Rascon Arana, Maria" w:date="2026-09-15T16:41:00Z" w16du:dateUtc="2026-09-15T22:41:00Z">
        <w:r>
          <w:t>.</w:t>
        </w:r>
        <w:r>
          <w:tab/>
          <w:t xml:space="preserve">Students </w:t>
        </w:r>
        <w:r>
          <w:rPr>
            <w:rPrChange w:id="1455" w:author="Kathryn Duran - DORA" w:date="2026-09-15T14:27:00Z">
              <w:rPr>
                <w:color w:val="000000"/>
              </w:rPr>
            </w:rPrChange>
          </w:rPr>
          <w:t>must have direct supervision when performing these services by a licensee who has had the requirement training and are approved by DPOS, CCCS, and/or SA</w:t>
        </w:r>
        <w:r>
          <w:t>A.</w:t>
        </w:r>
      </w:ins>
    </w:p>
    <w:p w14:paraId="5B86D05D" w14:textId="77777777" w:rsidR="008736FD" w:rsidRDefault="008736FD" w:rsidP="008736FD">
      <w:pPr>
        <w:pStyle w:val="par3"/>
        <w:rPr>
          <w:ins w:id="1456" w:author="Rascon Arana, Maria" w:date="2026-09-15T16:42:00Z" w16du:dateUtc="2026-09-15T22:42:00Z"/>
        </w:rPr>
      </w:pPr>
      <w:ins w:id="1457" w:author="Rascon Arana, Maria" w:date="2026-09-15T16:41:00Z" w16du:dateUtc="2026-09-15T22:41:00Z">
        <w:r>
          <w:t>g.</w:t>
        </w:r>
        <w:r>
          <w:tab/>
          <w:t>To provide micro-needling and/or micro-channeling s</w:t>
        </w:r>
        <w:r>
          <w:rPr>
            <w:rPrChange w:id="1458" w:author="Kathryn Duran - DORA" w:date="2026-09-15T14:27:00Z">
              <w:rPr>
                <w:color w:val="000000"/>
              </w:rPr>
            </w:rPrChange>
          </w:rPr>
          <w:t>ervices a licensee or student must be 18 years of age or olde</w:t>
        </w:r>
        <w:r>
          <w:t>r</w:t>
        </w:r>
      </w:ins>
      <w:ins w:id="1459" w:author="Rascon Arana, Maria" w:date="2026-09-15T16:42:00Z" w16du:dateUtc="2026-09-15T22:42:00Z">
        <w:r>
          <w:t>.</w:t>
        </w:r>
      </w:ins>
    </w:p>
    <w:p w14:paraId="1A2A02BA" w14:textId="77777777" w:rsidR="003B2074" w:rsidRDefault="008736FD" w:rsidP="008736FD">
      <w:pPr>
        <w:pStyle w:val="par3"/>
        <w:rPr>
          <w:ins w:id="1460" w:author="Rascon Arana, Maria" w:date="2026-09-15T16:44:00Z" w16du:dateUtc="2026-09-15T22:44:00Z"/>
        </w:rPr>
      </w:pPr>
      <w:ins w:id="1461" w:author="Rascon Arana, Maria" w:date="2026-09-15T16:42:00Z" w16du:dateUtc="2026-09-15T22:42:00Z">
        <w:r>
          <w:t>h.</w:t>
        </w:r>
        <w:r>
          <w:tab/>
          <w:t>Micro-needling and/or micro-channeling services are not to be provided to minors under the ag</w:t>
        </w:r>
      </w:ins>
      <w:ins w:id="1462" w:author="Rascon Arana, Maria" w:date="2026-09-15T16:43:00Z" w16du:dateUtc="2026-09-15T22:43:00Z">
        <w:r>
          <w:t>e of 18, however, with parental consent and a doctor’s evaluation a client between the ages of 16 and 17 may receive the treatment, the documentation for services</w:t>
        </w:r>
      </w:ins>
      <w:ins w:id="1463" w:author="Rascon Arana, Maria" w:date="2026-09-15T16:44:00Z" w16du:dateUtc="2026-09-15T22:44:00Z">
        <w:r>
          <w:t xml:space="preserve"> must be readily available upon request by the Director.</w:t>
        </w:r>
      </w:ins>
    </w:p>
    <w:p w14:paraId="7F320726" w14:textId="3F11B47E" w:rsidR="008736FD" w:rsidRDefault="003B2074" w:rsidP="008736FD">
      <w:pPr>
        <w:pStyle w:val="par3"/>
        <w:rPr>
          <w:ins w:id="1464" w:author="Rascon Arana, Maria" w:date="2026-09-15T16:45:00Z" w16du:dateUtc="2026-09-15T22:45:00Z"/>
        </w:rPr>
      </w:pPr>
      <w:ins w:id="1465" w:author="Rascon Arana, Maria" w:date="2026-09-15T16:44:00Z" w16du:dateUtc="2026-09-15T22:44:00Z">
        <w:r>
          <w:t>i.</w:t>
        </w:r>
        <w:r>
          <w:tab/>
          <w:t>Students must have direct supervision when performing these services by a licensee who has had the required trai</w:t>
        </w:r>
      </w:ins>
      <w:ins w:id="1466" w:author="Rascon Arana, Maria" w:date="2026-09-15T16:45:00Z" w16du:dateUtc="2026-09-15T22:45:00Z">
        <w:r>
          <w:t>ning and are approved by CPOS, CCCS, and/or SAA.</w:t>
        </w:r>
      </w:ins>
    </w:p>
    <w:p w14:paraId="5A3DE9CE" w14:textId="053E1917" w:rsidR="003B2074" w:rsidRDefault="003B2074" w:rsidP="008736FD">
      <w:pPr>
        <w:pStyle w:val="par3"/>
        <w:rPr>
          <w:ins w:id="1467" w:author="Rascon Arana, Maria" w:date="2026-09-15T16:37:00Z" w16du:dateUtc="2026-09-15T22:37:00Z"/>
        </w:rPr>
      </w:pPr>
      <w:ins w:id="1468" w:author="Rascon Arana, Maria" w:date="2026-09-15T16:45:00Z" w16du:dateUtc="2026-09-15T22:45:00Z">
        <w:r>
          <w:t>j.</w:t>
        </w:r>
        <w:r>
          <w:tab/>
          <w:t>Students must complete at least 70% of their education to be permitted to obtain training while attendin</w:t>
        </w:r>
      </w:ins>
      <w:ins w:id="1469" w:author="Rascon Arana, Maria" w:date="2026-09-15T16:46:00Z" w16du:dateUtc="2026-09-15T22:46:00Z">
        <w:r>
          <w:t>g their contracted educational program.</w:t>
        </w:r>
      </w:ins>
    </w:p>
    <w:p w14:paraId="73956A16" w14:textId="276CDA69" w:rsidR="00A43A59" w:rsidRPr="007B77C2" w:rsidRDefault="00A43A59" w:rsidP="00A43A59">
      <w:pPr>
        <w:pStyle w:val="Heading2"/>
        <w:rPr>
          <w:i w:val="0"/>
          <w:iCs w:val="0"/>
          <w:sz w:val="20"/>
          <w:szCs w:val="20"/>
        </w:rPr>
      </w:pPr>
      <w:r w:rsidRPr="007B77C2">
        <w:rPr>
          <w:i w:val="0"/>
          <w:iCs w:val="0"/>
          <w:sz w:val="20"/>
          <w:szCs w:val="20"/>
        </w:rPr>
        <w:t>1.10</w:t>
      </w:r>
      <w:r w:rsidRPr="007B77C2">
        <w:rPr>
          <w:i w:val="0"/>
          <w:iCs w:val="0"/>
          <w:sz w:val="20"/>
          <w:szCs w:val="20"/>
        </w:rPr>
        <w:tab/>
        <w:t>INSPECTIONS</w:t>
      </w:r>
    </w:p>
    <w:p w14:paraId="21C9F847" w14:textId="0FD34F38" w:rsidR="00CC423D" w:rsidRDefault="007B77C2" w:rsidP="007B77C2">
      <w:pPr>
        <w:pStyle w:val="upar1"/>
      </w:pPr>
      <w:r w:rsidRPr="007B77C2">
        <w:t>Pursuant to sections 12-105-106(1)(f) and 12-105-120, C.R.S., this Rule clarifies the procedures regarding inspections of barbershops, beauty salons, nail salons, spas, barber or beauty schools, and places of business and booths rented or operated by independent licensees.</w:t>
      </w:r>
    </w:p>
    <w:p w14:paraId="13AA4AB1" w14:textId="5DD9D043" w:rsidR="007B77C2" w:rsidRDefault="007B77C2" w:rsidP="007B77C2">
      <w:pPr>
        <w:pStyle w:val="par1"/>
      </w:pPr>
      <w:r>
        <w:t>A.</w:t>
      </w:r>
      <w:r>
        <w:tab/>
      </w:r>
      <w:r w:rsidRPr="007B77C2">
        <w:t>The Director may order an inspection of places of business, where services subject to licensure or services provided in a school setting are provided to the public, including booths or workstations rented in such places by independent licensees. “Places of business” include the following by way of example: barber shops, beauty salons, nail salons, and spas; barber or beauty schools where services subject to licensures are provided to the public; permanent, temporary (interim, irregular, seasonal), fixed, and mobile locations where services are provided, including a licensee’s residence,</w:t>
      </w:r>
    </w:p>
    <w:p w14:paraId="10E25B00" w14:textId="31622D0B" w:rsidR="007B77C2" w:rsidRDefault="007B77C2" w:rsidP="007B77C2">
      <w:pPr>
        <w:pStyle w:val="par1"/>
        <w:rPr>
          <w:ins w:id="1470" w:author="Rascon Arana, Maria" w:date="2026-08-13T14:32:00Z" w16du:dateUtc="2026-08-13T20:32:00Z"/>
        </w:rPr>
      </w:pPr>
      <w:r>
        <w:t>B.</w:t>
      </w:r>
      <w:r>
        <w:tab/>
      </w:r>
      <w:r w:rsidRPr="007B77C2">
        <w:t>All licensees and registrants (or the onsite representative of the registrant) must provide to the Director’s inspector(s) their professional license or registration, a picture ID and any certificate of additional training required by the Director to perform the services that are being offered to the public.</w:t>
      </w:r>
    </w:p>
    <w:p w14:paraId="42FF0965" w14:textId="2578EEBA" w:rsidR="008E6D26" w:rsidRDefault="008E6D26" w:rsidP="008E6D26">
      <w:pPr>
        <w:pStyle w:val="par2"/>
        <w:rPr>
          <w:ins w:id="1471" w:author="Rascon Arana, Maria" w:date="2026-08-13T14:33:00Z" w16du:dateUtc="2026-08-13T20:33:00Z"/>
        </w:rPr>
      </w:pPr>
      <w:ins w:id="1472" w:author="Rascon Arana, Maria" w:date="2026-08-13T14:33:00Z" w16du:dateUtc="2026-08-13T20:33:00Z">
        <w:r>
          <w:t>1</w:t>
        </w:r>
      </w:ins>
      <w:ins w:id="1473" w:author="Rascon Arana, Maria" w:date="2026-08-13T14:32:00Z" w16du:dateUtc="2026-08-13T20:32:00Z">
        <w:r>
          <w:t>.</w:t>
        </w:r>
        <w:r>
          <w:tab/>
        </w:r>
      </w:ins>
      <w:ins w:id="1474" w:author="Rascon Arana, Maria" w:date="2026-08-13T14:33:00Z" w16du:dateUtc="2026-08-13T20:33:00Z">
        <w:r>
          <w:t>Individuals who are approved under a</w:t>
        </w:r>
      </w:ins>
      <w:ins w:id="1475" w:author="Rascon Arana, Maria" w:date="2026-09-15T16:46:00Z" w16du:dateUtc="2026-09-15T22:46:00Z">
        <w:r w:rsidR="00980123">
          <w:t xml:space="preserve"> registered </w:t>
        </w:r>
      </w:ins>
      <w:ins w:id="1476" w:author="Rascon Arana, Maria" w:date="2026-08-13T14:33:00Z" w16du:dateUtc="2026-08-13T20:33:00Z">
        <w:r>
          <w:t xml:space="preserve">apprenticeship program must have the apprenticeship agreement and documents available for verification at the business location. Apprentices who are unable to provide verification granted by CCCS, DPOS </w:t>
        </w:r>
      </w:ins>
      <w:ins w:id="1477" w:author="Rascon Arana, Maria" w:date="2026-09-15T16:46:00Z" w16du:dateUtc="2026-09-15T22:46:00Z">
        <w:r w:rsidR="00980123">
          <w:t>and/</w:t>
        </w:r>
      </w:ins>
      <w:ins w:id="1478" w:author="Rascon Arana, Maria" w:date="2026-08-13T14:33:00Z" w16du:dateUtc="2026-08-13T20:33:00Z">
        <w:r>
          <w:t xml:space="preserve">or </w:t>
        </w:r>
      </w:ins>
      <w:ins w:id="1479" w:author="Rascon Arana, Maria" w:date="2026-09-15T16:46:00Z" w16du:dateUtc="2026-09-15T22:46:00Z">
        <w:r w:rsidR="00980123">
          <w:t>SAA</w:t>
        </w:r>
      </w:ins>
      <w:ins w:id="1480" w:author="Rascon Arana, Maria" w:date="2026-08-13T14:33:00Z" w16du:dateUtc="2026-08-13T20:33:00Z">
        <w:r>
          <w:t xml:space="preserve"> may be considered to be providing services to the public unlawfully.</w:t>
        </w:r>
      </w:ins>
    </w:p>
    <w:p w14:paraId="3A462426" w14:textId="4D1BFCA0" w:rsidR="008E6D26" w:rsidRDefault="008E6D26">
      <w:pPr>
        <w:pStyle w:val="par2"/>
        <w:pPrChange w:id="1481" w:author="Rascon Arana, Maria" w:date="2026-08-13T14:32:00Z" w16du:dateUtc="2026-08-13T20:32:00Z">
          <w:pPr>
            <w:pStyle w:val="par1"/>
          </w:pPr>
        </w:pPrChange>
      </w:pPr>
      <w:ins w:id="1482" w:author="Rascon Arana, Maria" w:date="2026-08-13T14:33:00Z" w16du:dateUtc="2026-08-13T20:33:00Z">
        <w:r>
          <w:t>2.</w:t>
        </w:r>
        <w:r>
          <w:tab/>
          <w:t>Appren</w:t>
        </w:r>
      </w:ins>
      <w:ins w:id="1483" w:author="Rascon Arana, Maria" w:date="2026-08-13T14:34:00Z" w16du:dateUtc="2026-08-13T20:34:00Z">
        <w:r>
          <w:t>tices who have completed their program by their contracted end date cannot continue to provide services to the public and must hold an active license to practice.</w:t>
        </w:r>
      </w:ins>
    </w:p>
    <w:p w14:paraId="3C4F2991" w14:textId="33504C1D" w:rsidR="007B77C2" w:rsidRDefault="007B77C2" w:rsidP="007B77C2">
      <w:pPr>
        <w:pStyle w:val="par1"/>
      </w:pPr>
      <w:r>
        <w:t>C.</w:t>
      </w:r>
      <w:r>
        <w:tab/>
      </w:r>
      <w:r w:rsidRPr="007B77C2">
        <w:t xml:space="preserve">The inspector(s) may conduct an inspection of the entire business premises. This includes without limitation, doors, drawers, closets, shelves, and storerooms. The inspector(s) may document the inspected areas by use of a camera, video equipment or any other method. The refusal by a registrant (or the onsite representative of the registrant) or licensee to open any </w:t>
      </w:r>
      <w:r w:rsidRPr="007B77C2">
        <w:lastRenderedPageBreak/>
        <w:t>locked area within the licensed area of the business may be deemed unprofessional conduct under section 12-105-125(1)(f), C.R.S., and a violation of these rules.</w:t>
      </w:r>
    </w:p>
    <w:p w14:paraId="298EFB9D" w14:textId="4123E39A" w:rsidR="007B77C2" w:rsidRDefault="007B77C2" w:rsidP="007B77C2">
      <w:pPr>
        <w:pStyle w:val="par1"/>
      </w:pPr>
      <w:r>
        <w:t>D.</w:t>
      </w:r>
      <w:r>
        <w:tab/>
      </w:r>
      <w:r w:rsidRPr="007B77C2">
        <w:t>All registrants (or the onsite representative of the registrant) and licensees are required to answer questions truthfully and completely, must not attempt to or hide any persons, items, tools, devices, etc. from the inspector, throw items away during the inspection, refuse to comply with the inspection or behave in any manner that hinders the inspection. Failing to cooperate with an inspection may be deemed unprofessional conduct under section 12-105-125(1)(f), C.R.S., and a violation of these rules.</w:t>
      </w:r>
    </w:p>
    <w:p w14:paraId="34C97E9C" w14:textId="16346EA5" w:rsidR="0056784C" w:rsidRDefault="007B77C2" w:rsidP="007B77C2">
      <w:pPr>
        <w:pStyle w:val="par1"/>
        <w:rPr>
          <w:ins w:id="1484" w:author="Rascon Arana, Maria" w:date="2026-08-13T14:34:00Z" w16du:dateUtc="2026-08-13T20:34:00Z"/>
        </w:rPr>
      </w:pPr>
      <w:r>
        <w:t>E.</w:t>
      </w:r>
      <w:r>
        <w:tab/>
      </w:r>
      <w:ins w:id="1485" w:author="Rascon Arana, Maria" w:date="2026-08-13T14:34:00Z" w16du:dateUtc="2026-08-13T20:34:00Z">
        <w:r w:rsidR="0056784C">
          <w:t>If an individual departs the premises, revokes consent, or otherwise</w:t>
        </w:r>
      </w:ins>
      <w:ins w:id="1486" w:author="Rascon Arana, Maria" w:date="2026-08-13T14:35:00Z" w16du:dateUtc="2026-08-13T20:35:00Z">
        <w:r w:rsidR="0056784C">
          <w:t xml:space="preserve"> ceases participation prior to the formal conclusion of the inspection by the inspector(s), it shall be deemed an immediate refusal of entry and failure to cooperate under 12-105-125(1)(f), C.R.S. Such actions may impose immediate enforcement action, administrative penalties, or the immediate suspension of the business location’s registration.</w:t>
        </w:r>
      </w:ins>
    </w:p>
    <w:p w14:paraId="2F54197D" w14:textId="2115CADF" w:rsidR="007B77C2" w:rsidRDefault="0056784C" w:rsidP="007B77C2">
      <w:pPr>
        <w:pStyle w:val="par1"/>
        <w:rPr>
          <w:ins w:id="1487" w:author="Rascon Arana, Maria" w:date="2026-08-13T14:36:00Z" w16du:dateUtc="2026-08-13T20:36:00Z"/>
        </w:rPr>
      </w:pPr>
      <w:ins w:id="1488" w:author="Rascon Arana, Maria" w:date="2026-08-13T14:34:00Z" w16du:dateUtc="2026-08-13T20:34:00Z">
        <w:r>
          <w:t>F.</w:t>
        </w:r>
        <w:r>
          <w:tab/>
        </w:r>
      </w:ins>
      <w:r w:rsidR="007B77C2" w:rsidRPr="007B77C2">
        <w:t>The inspector may issue a violation notice to registrants and licensees found to be in violation of the Act and these rules. Such violation notice must be posted in public view until such time as the Director authorizes its removal.</w:t>
      </w:r>
    </w:p>
    <w:p w14:paraId="7AC61832" w14:textId="276B326A" w:rsidR="0056784C" w:rsidRDefault="0056784C" w:rsidP="007B77C2">
      <w:pPr>
        <w:pStyle w:val="par1"/>
        <w:rPr>
          <w:ins w:id="1489" w:author="Rascon Arana, Maria" w:date="2026-08-13T14:36:00Z" w16du:dateUtc="2026-08-13T20:36:00Z"/>
        </w:rPr>
      </w:pPr>
      <w:ins w:id="1490" w:author="Rascon Arana, Maria" w:date="2026-08-13T14:36:00Z" w16du:dateUtc="2026-08-13T20:36:00Z">
        <w:r>
          <w:t>G.</w:t>
        </w:r>
        <w:r>
          <w:tab/>
          <w:t>An establishment or individual shall allow the Director, an inspector, investigator for the Director, or practice monitor for the access to inspect and/or monitor.  If an establishment or individual fails to meet this requirement twice, the Director may initiate proceedings to revoke or suspend the registration.</w:t>
        </w:r>
      </w:ins>
    </w:p>
    <w:p w14:paraId="2FDDBE32" w14:textId="4AC79239" w:rsidR="0056784C" w:rsidRDefault="0056784C" w:rsidP="007B77C2">
      <w:pPr>
        <w:pStyle w:val="par1"/>
        <w:rPr>
          <w:ins w:id="1491" w:author="Rascon Arana, Maria" w:date="2026-08-13T14:40:00Z" w16du:dateUtc="2026-08-13T20:40:00Z"/>
        </w:rPr>
      </w:pPr>
      <w:ins w:id="1492" w:author="Rascon Arana, Maria" w:date="2026-08-13T14:36:00Z" w16du:dateUtc="2026-08-13T20:36:00Z">
        <w:r>
          <w:t>H.</w:t>
        </w:r>
        <w:r>
          <w:tab/>
          <w:t xml:space="preserve">SANITARY RATINGS </w:t>
        </w:r>
      </w:ins>
      <w:ins w:id="1493" w:author="Rascon Arana, Maria" w:date="2026-08-13T14:37:00Z" w16du:dateUtc="2026-08-13T20:37:00Z">
        <w:r>
          <w:t>AND POSTING RATINGS</w:t>
        </w:r>
      </w:ins>
    </w:p>
    <w:p w14:paraId="21054974" w14:textId="77777777" w:rsidR="0056784C" w:rsidRDefault="0056784C" w:rsidP="0056784C">
      <w:pPr>
        <w:pStyle w:val="par2"/>
        <w:rPr>
          <w:ins w:id="1494" w:author="Rascon Arana, Maria" w:date="2026-08-13T14:41:00Z" w16du:dateUtc="2026-08-13T20:41:00Z"/>
        </w:rPr>
      </w:pPr>
      <w:ins w:id="1495" w:author="Rascon Arana, Maria" w:date="2026-08-13T14:40:00Z" w16du:dateUtc="2026-08-13T20:40:00Z">
        <w:r>
          <w:t>1.</w:t>
        </w:r>
        <w:r>
          <w:tab/>
          <w:t>All establishments and/or individual</w:t>
        </w:r>
      </w:ins>
      <w:ins w:id="1496" w:author="Rascon Arana, Maria" w:date="2026-08-13T14:41:00Z" w16du:dateUtc="2026-08-13T20:41:00Z">
        <w:r>
          <w:t>s</w:t>
        </w:r>
      </w:ins>
      <w:ins w:id="1497" w:author="Rascon Arana, Maria" w:date="2026-08-13T14:40:00Z" w16du:dateUtc="2026-08-13T20:40:00Z">
        <w:r>
          <w:t xml:space="preserve"> inspected receiving</w:t>
        </w:r>
      </w:ins>
      <w:ins w:id="1498" w:author="Rascon Arana, Maria" w:date="2026-08-13T14:41:00Z" w16du:dateUtc="2026-08-13T20:41:00Z">
        <w:r>
          <w:t xml:space="preserve"> a rating of a 0 to 8 shall be graded as an A;</w:t>
        </w:r>
      </w:ins>
    </w:p>
    <w:p w14:paraId="2F24BD2F" w14:textId="6755FA05" w:rsidR="0056784C" w:rsidRDefault="0056784C" w:rsidP="0056784C">
      <w:pPr>
        <w:pStyle w:val="par2"/>
        <w:rPr>
          <w:ins w:id="1499" w:author="Rascon Arana, Maria" w:date="2026-08-13T14:42:00Z" w16du:dateUtc="2026-08-13T20:42:00Z"/>
        </w:rPr>
      </w:pPr>
      <w:ins w:id="1500" w:author="Rascon Arana, Maria" w:date="2026-08-13T14:40:00Z" w16du:dateUtc="2026-08-13T20:40:00Z">
        <w:r>
          <w:t xml:space="preserve"> </w:t>
        </w:r>
      </w:ins>
      <w:ins w:id="1501" w:author="Rascon Arana, Maria" w:date="2026-08-13T14:41:00Z" w16du:dateUtc="2026-08-13T20:41:00Z">
        <w:r>
          <w:t>2.</w:t>
        </w:r>
        <w:r>
          <w:tab/>
          <w:t xml:space="preserve">All establishments and/or individuals inspected receiving a rating of a </w:t>
        </w:r>
      </w:ins>
      <w:ins w:id="1502" w:author="Rascon Arana, Maria" w:date="2026-08-13T14:42:00Z" w16du:dateUtc="2026-08-13T20:42:00Z">
        <w:r>
          <w:t>9</w:t>
        </w:r>
      </w:ins>
      <w:ins w:id="1503" w:author="Rascon Arana, Maria" w:date="2026-08-13T14:41:00Z" w16du:dateUtc="2026-08-13T20:41:00Z">
        <w:r>
          <w:t xml:space="preserve"> to </w:t>
        </w:r>
      </w:ins>
      <w:ins w:id="1504" w:author="Rascon Arana, Maria" w:date="2026-08-13T14:42:00Z" w16du:dateUtc="2026-08-13T20:42:00Z">
        <w:r>
          <w:t>1</w:t>
        </w:r>
      </w:ins>
      <w:ins w:id="1505" w:author="Rascon Arana, Maria" w:date="2026-08-13T14:41:00Z" w16du:dateUtc="2026-08-13T20:41:00Z">
        <w:r>
          <w:t xml:space="preserve">8 shall be graded as an </w:t>
        </w:r>
      </w:ins>
      <w:ins w:id="1506" w:author="Rascon Arana, Maria" w:date="2026-08-13T14:42:00Z" w16du:dateUtc="2026-08-13T20:42:00Z">
        <w:r>
          <w:t>B</w:t>
        </w:r>
      </w:ins>
      <w:ins w:id="1507" w:author="Rascon Arana, Maria" w:date="2026-08-13T14:41:00Z" w16du:dateUtc="2026-08-13T20:41:00Z">
        <w:r>
          <w:t xml:space="preserve">; </w:t>
        </w:r>
      </w:ins>
    </w:p>
    <w:p w14:paraId="63081F4A" w14:textId="4361C128" w:rsidR="0056784C" w:rsidRDefault="0056784C" w:rsidP="0056784C">
      <w:pPr>
        <w:pStyle w:val="par2"/>
        <w:rPr>
          <w:ins w:id="1508" w:author="Rascon Arana, Maria" w:date="2026-08-13T14:42:00Z" w16du:dateUtc="2026-08-13T20:42:00Z"/>
        </w:rPr>
      </w:pPr>
      <w:ins w:id="1509" w:author="Rascon Arana, Maria" w:date="2026-08-13T14:42:00Z" w16du:dateUtc="2026-08-13T20:42:00Z">
        <w:r>
          <w:t>3.</w:t>
        </w:r>
        <w:r>
          <w:tab/>
          <w:t>All establishments and/or individuals inspected receiving a rating of a 19 to 28 shall be graded as an C;</w:t>
        </w:r>
      </w:ins>
    </w:p>
    <w:p w14:paraId="07935125" w14:textId="3E11246E" w:rsidR="0056784C" w:rsidRDefault="0056784C" w:rsidP="0056784C">
      <w:pPr>
        <w:pStyle w:val="par2"/>
        <w:rPr>
          <w:ins w:id="1510" w:author="Rascon Arana, Maria" w:date="2026-08-13T14:42:00Z" w16du:dateUtc="2026-08-13T20:42:00Z"/>
        </w:rPr>
      </w:pPr>
      <w:ins w:id="1511" w:author="Rascon Arana, Maria" w:date="2026-08-13T14:42:00Z" w16du:dateUtc="2026-08-13T20:42:00Z">
        <w:r>
          <w:t>4.</w:t>
        </w:r>
        <w:r>
          <w:tab/>
          <w:t>All establishments and/or individuals inspected receiving a rating of a 29 to 40 shall be graded as an D;</w:t>
        </w:r>
      </w:ins>
    </w:p>
    <w:p w14:paraId="70C02AFF" w14:textId="7D83150A" w:rsidR="0056784C" w:rsidRDefault="0056784C" w:rsidP="0056784C">
      <w:pPr>
        <w:pStyle w:val="par2"/>
        <w:rPr>
          <w:ins w:id="1512" w:author="Rascon Arana, Maria" w:date="2026-08-13T14:43:00Z" w16du:dateUtc="2026-08-13T20:43:00Z"/>
        </w:rPr>
      </w:pPr>
      <w:ins w:id="1513" w:author="Rascon Arana, Maria" w:date="2026-08-13T14:42:00Z" w16du:dateUtc="2026-08-13T20:42:00Z">
        <w:r>
          <w:t>5.</w:t>
        </w:r>
        <w:r>
          <w:tab/>
          <w:t xml:space="preserve">All establishments and/or individuals inspected receiving a rating of a </w:t>
        </w:r>
      </w:ins>
      <w:ins w:id="1514" w:author="Rascon Arana, Maria" w:date="2026-08-13T14:43:00Z" w16du:dateUtc="2026-08-13T20:43:00Z">
        <w:r>
          <w:t>41</w:t>
        </w:r>
      </w:ins>
      <w:ins w:id="1515" w:author="Rascon Arana, Maria" w:date="2026-08-13T14:42:00Z" w16du:dateUtc="2026-08-13T20:42:00Z">
        <w:r>
          <w:t xml:space="preserve"> </w:t>
        </w:r>
      </w:ins>
      <w:ins w:id="1516" w:author="Rascon Arana, Maria" w:date="2026-08-13T14:43:00Z" w16du:dateUtc="2026-08-13T20:43:00Z">
        <w:r>
          <w:t xml:space="preserve">and above </w:t>
        </w:r>
      </w:ins>
      <w:ins w:id="1517" w:author="Rascon Arana, Maria" w:date="2026-08-13T14:42:00Z" w16du:dateUtc="2026-08-13T20:42:00Z">
        <w:r>
          <w:t xml:space="preserve">shall be graded as an </w:t>
        </w:r>
      </w:ins>
      <w:ins w:id="1518" w:author="Rascon Arana, Maria" w:date="2026-08-13T14:43:00Z" w16du:dateUtc="2026-08-13T20:43:00Z">
        <w:r>
          <w:t>F</w:t>
        </w:r>
      </w:ins>
      <w:ins w:id="1519" w:author="Rascon Arana, Maria" w:date="2026-08-13T14:42:00Z" w16du:dateUtc="2026-08-13T20:42:00Z">
        <w:r>
          <w:t>;</w:t>
        </w:r>
      </w:ins>
    </w:p>
    <w:p w14:paraId="3488BCE1" w14:textId="2E9F4C9E" w:rsidR="0056784C" w:rsidRDefault="0056784C" w:rsidP="0056784C">
      <w:pPr>
        <w:pStyle w:val="par1"/>
        <w:ind w:left="0" w:firstLine="0"/>
        <w:rPr>
          <w:ins w:id="1520" w:author="Rascon Arana, Maria" w:date="2026-08-13T14:45:00Z" w16du:dateUtc="2026-08-13T20:45:00Z"/>
        </w:rPr>
      </w:pPr>
      <w:ins w:id="1521" w:author="Rascon Arana, Maria" w:date="2026-08-13T14:43:00Z" w16du:dateUtc="2026-08-13T20:43:00Z">
        <w:r>
          <w:t>I.</w:t>
        </w:r>
        <w:r>
          <w:tab/>
          <w:t xml:space="preserve">An establishment </w:t>
        </w:r>
      </w:ins>
      <w:ins w:id="1522" w:author="Rascon Arana, Maria" w:date="2026-08-13T14:44:00Z" w16du:dateUtc="2026-08-13T20:44:00Z">
        <w:r>
          <w:t>and/or individual that fails the inspection with an F shall be sufficient cause for immediate suspension of the registration and/or license . All establishments and/or individuals with a failed inspection shall close until the inspector has reinspected and the sanitation conditions have improved.</w:t>
        </w:r>
      </w:ins>
    </w:p>
    <w:p w14:paraId="050EDD44" w14:textId="77777777" w:rsidR="00CB49E0" w:rsidRDefault="00CB49E0" w:rsidP="0056784C">
      <w:pPr>
        <w:pStyle w:val="par1"/>
        <w:ind w:left="0" w:firstLine="0"/>
        <w:rPr>
          <w:ins w:id="1523" w:author="Rascon Arana, Maria" w:date="2026-08-13T14:44:00Z" w16du:dateUtc="2026-08-13T20:44:00Z"/>
        </w:rPr>
      </w:pPr>
    </w:p>
    <w:tbl>
      <w:tblPr>
        <w:tblStyle w:val="TableGrid"/>
        <w:tblW w:w="0" w:type="auto"/>
        <w:tblLook w:val="04A0" w:firstRow="1" w:lastRow="0" w:firstColumn="1" w:lastColumn="0" w:noHBand="0" w:noVBand="1"/>
        <w:tblPrChange w:id="1524" w:author="Rascon Arana, Maria" w:date="2026-08-13T14:46:00Z" w16du:dateUtc="2026-08-13T20:46:00Z">
          <w:tblPr>
            <w:tblStyle w:val="TableGrid"/>
            <w:tblW w:w="0" w:type="auto"/>
            <w:tblLook w:val="04A0" w:firstRow="1" w:lastRow="0" w:firstColumn="1" w:lastColumn="0" w:noHBand="0" w:noVBand="1"/>
          </w:tblPr>
        </w:tblPrChange>
      </w:tblPr>
      <w:tblGrid>
        <w:gridCol w:w="1075"/>
        <w:gridCol w:w="8275"/>
        <w:tblGridChange w:id="1525">
          <w:tblGrid>
            <w:gridCol w:w="1075"/>
            <w:gridCol w:w="3600"/>
            <w:gridCol w:w="4675"/>
          </w:tblGrid>
        </w:tblGridChange>
      </w:tblGrid>
      <w:tr w:rsidR="00CB49E0" w14:paraId="5EB2912D" w14:textId="77777777" w:rsidTr="00CB49E0">
        <w:trPr>
          <w:trHeight w:val="683"/>
          <w:ins w:id="1526" w:author="Rascon Arana, Maria" w:date="2026-08-13T14:45:00Z"/>
        </w:trPr>
        <w:tc>
          <w:tcPr>
            <w:tcW w:w="1075" w:type="dxa"/>
            <w:tcPrChange w:id="1527" w:author="Rascon Arana, Maria" w:date="2026-08-13T14:46:00Z" w16du:dateUtc="2026-08-13T20:46:00Z">
              <w:tcPr>
                <w:tcW w:w="4675" w:type="dxa"/>
                <w:gridSpan w:val="2"/>
              </w:tcPr>
            </w:tcPrChange>
          </w:tcPr>
          <w:p w14:paraId="2B37B513" w14:textId="30DF7999" w:rsidR="00CB49E0" w:rsidRPr="00CB49E0" w:rsidRDefault="00CB49E0">
            <w:pPr>
              <w:pStyle w:val="par1"/>
              <w:spacing w:after="240"/>
              <w:ind w:left="0" w:firstLine="0"/>
              <w:rPr>
                <w:ins w:id="1528" w:author="Rascon Arana, Maria" w:date="2026-08-13T14:45:00Z" w16du:dateUtc="2026-08-13T20:45:00Z"/>
                <w:b/>
                <w:bCs/>
                <w:rPrChange w:id="1529" w:author="Rascon Arana, Maria" w:date="2026-08-13T14:46:00Z" w16du:dateUtc="2026-08-13T20:46:00Z">
                  <w:rPr>
                    <w:ins w:id="1530" w:author="Rascon Arana, Maria" w:date="2026-08-13T14:45:00Z" w16du:dateUtc="2026-08-13T20:45:00Z"/>
                  </w:rPr>
                </w:rPrChange>
              </w:rPr>
              <w:pPrChange w:id="1531" w:author="Rascon Arana, Maria" w:date="2026-08-13T14:46:00Z" w16du:dateUtc="2026-08-13T20:46:00Z">
                <w:pPr>
                  <w:pStyle w:val="par1"/>
                  <w:ind w:left="0" w:firstLine="0"/>
                </w:pPr>
              </w:pPrChange>
            </w:pPr>
            <w:ins w:id="1532" w:author="Rascon Arana, Maria" w:date="2026-08-13T14:45:00Z" w16du:dateUtc="2026-08-13T20:45:00Z">
              <w:r w:rsidRPr="00CB49E0">
                <w:rPr>
                  <w:b/>
                  <w:bCs/>
                  <w:rPrChange w:id="1533" w:author="Rascon Arana, Maria" w:date="2026-08-13T14:46:00Z" w16du:dateUtc="2026-08-13T20:46:00Z">
                    <w:rPr/>
                  </w:rPrChange>
                </w:rPr>
                <w:t>P</w:t>
              </w:r>
            </w:ins>
            <w:ins w:id="1534" w:author="Rascon Arana, Maria" w:date="2026-08-13T14:46:00Z" w16du:dateUtc="2026-08-13T20:46:00Z">
              <w:r w:rsidRPr="00CB49E0">
                <w:rPr>
                  <w:b/>
                  <w:bCs/>
                  <w:rPrChange w:id="1535" w:author="Rascon Arana, Maria" w:date="2026-08-13T14:46:00Z" w16du:dateUtc="2026-08-13T20:46:00Z">
                    <w:rPr/>
                  </w:rPrChange>
                </w:rPr>
                <w:t>oint Value</w:t>
              </w:r>
            </w:ins>
          </w:p>
        </w:tc>
        <w:tc>
          <w:tcPr>
            <w:tcW w:w="8275" w:type="dxa"/>
            <w:tcPrChange w:id="1536" w:author="Rascon Arana, Maria" w:date="2026-08-13T14:46:00Z" w16du:dateUtc="2026-08-13T20:46:00Z">
              <w:tcPr>
                <w:tcW w:w="4675" w:type="dxa"/>
              </w:tcPr>
            </w:tcPrChange>
          </w:tcPr>
          <w:p w14:paraId="132A740B" w14:textId="47C17AEC" w:rsidR="00CB49E0" w:rsidRPr="00CB49E0" w:rsidRDefault="00CB49E0">
            <w:pPr>
              <w:pStyle w:val="par1"/>
              <w:spacing w:after="240"/>
              <w:ind w:left="0" w:firstLine="0"/>
              <w:rPr>
                <w:ins w:id="1537" w:author="Rascon Arana, Maria" w:date="2026-08-13T14:45:00Z" w16du:dateUtc="2026-08-13T20:45:00Z"/>
                <w:b/>
                <w:bCs/>
                <w:rPrChange w:id="1538" w:author="Rascon Arana, Maria" w:date="2026-08-13T14:46:00Z" w16du:dateUtc="2026-08-13T20:46:00Z">
                  <w:rPr>
                    <w:ins w:id="1539" w:author="Rascon Arana, Maria" w:date="2026-08-13T14:45:00Z" w16du:dateUtc="2026-08-13T20:45:00Z"/>
                  </w:rPr>
                </w:rPrChange>
              </w:rPr>
              <w:pPrChange w:id="1540" w:author="Rascon Arana, Maria" w:date="2026-08-13T14:46:00Z" w16du:dateUtc="2026-08-13T20:46:00Z">
                <w:pPr>
                  <w:pStyle w:val="par1"/>
                  <w:ind w:left="0" w:firstLine="0"/>
                </w:pPr>
              </w:pPrChange>
            </w:pPr>
            <w:ins w:id="1541" w:author="Rascon Arana, Maria" w:date="2026-08-13T14:46:00Z" w16du:dateUtc="2026-08-13T20:46:00Z">
              <w:r w:rsidRPr="00CB49E0">
                <w:rPr>
                  <w:b/>
                  <w:bCs/>
                  <w:rPrChange w:id="1542" w:author="Rascon Arana, Maria" w:date="2026-08-13T14:46:00Z" w16du:dateUtc="2026-08-13T20:46:00Z">
                    <w:rPr/>
                  </w:rPrChange>
                </w:rPr>
                <w:t>Inspection Outline</w:t>
              </w:r>
            </w:ins>
          </w:p>
        </w:tc>
      </w:tr>
      <w:tr w:rsidR="00CB49E0" w14:paraId="1BD19C4B" w14:textId="77777777" w:rsidTr="00CB49E0">
        <w:trPr>
          <w:ins w:id="1543" w:author="Rascon Arana, Maria" w:date="2026-08-13T14:45:00Z"/>
        </w:trPr>
        <w:tc>
          <w:tcPr>
            <w:tcW w:w="1075" w:type="dxa"/>
            <w:tcPrChange w:id="1544" w:author="Rascon Arana, Maria" w:date="2026-08-13T14:45:00Z" w16du:dateUtc="2026-08-13T20:45:00Z">
              <w:tcPr>
                <w:tcW w:w="4675" w:type="dxa"/>
                <w:gridSpan w:val="2"/>
              </w:tcPr>
            </w:tcPrChange>
          </w:tcPr>
          <w:p w14:paraId="03785A9F" w14:textId="7A1B45D8" w:rsidR="00CB49E0" w:rsidRDefault="00CB49E0">
            <w:pPr>
              <w:pStyle w:val="par1"/>
              <w:ind w:left="0" w:firstLine="0"/>
              <w:jc w:val="center"/>
              <w:rPr>
                <w:ins w:id="1545" w:author="Rascon Arana, Maria" w:date="2026-08-13T14:45:00Z" w16du:dateUtc="2026-08-13T20:45:00Z"/>
              </w:rPr>
              <w:pPrChange w:id="1546" w:author="Rascon Arana, Maria" w:date="2026-08-13T14:47:00Z" w16du:dateUtc="2026-08-13T20:47:00Z">
                <w:pPr>
                  <w:pStyle w:val="par1"/>
                  <w:ind w:left="0" w:firstLine="0"/>
                </w:pPr>
              </w:pPrChange>
            </w:pPr>
            <w:ins w:id="1547" w:author="Rascon Arana, Maria" w:date="2026-08-13T14:47:00Z" w16du:dateUtc="2026-08-13T20:47:00Z">
              <w:r>
                <w:t>6</w:t>
              </w:r>
            </w:ins>
          </w:p>
        </w:tc>
        <w:tc>
          <w:tcPr>
            <w:tcW w:w="8275" w:type="dxa"/>
            <w:tcPrChange w:id="1548" w:author="Rascon Arana, Maria" w:date="2026-08-13T14:45:00Z" w16du:dateUtc="2026-08-13T20:45:00Z">
              <w:tcPr>
                <w:tcW w:w="4675" w:type="dxa"/>
              </w:tcPr>
            </w:tcPrChange>
          </w:tcPr>
          <w:p w14:paraId="3B392F1F" w14:textId="14DB55EC" w:rsidR="00CB49E0" w:rsidRDefault="00CB49E0" w:rsidP="0056784C">
            <w:pPr>
              <w:pStyle w:val="par1"/>
              <w:ind w:left="0" w:firstLine="0"/>
              <w:rPr>
                <w:ins w:id="1549" w:author="Rascon Arana, Maria" w:date="2026-08-13T14:45:00Z" w16du:dateUtc="2026-08-13T20:45:00Z"/>
              </w:rPr>
            </w:pPr>
            <w:ins w:id="1550" w:author="Rascon Arana, Maria" w:date="2026-08-13T14:47:00Z" w16du:dateUtc="2026-08-13T20:47:00Z">
              <w:r>
                <w:t>All persons are properly licensed/registered to perform Barber, Cosmetology, Esthetic, Hairstyling or Nail Technician Services.</w:t>
              </w:r>
            </w:ins>
          </w:p>
        </w:tc>
      </w:tr>
      <w:tr w:rsidR="00CB49E0" w14:paraId="7F6201AE" w14:textId="77777777" w:rsidTr="00CB49E0">
        <w:trPr>
          <w:ins w:id="1551" w:author="Rascon Arana, Maria" w:date="2026-08-13T14:45:00Z"/>
        </w:trPr>
        <w:tc>
          <w:tcPr>
            <w:tcW w:w="1075" w:type="dxa"/>
            <w:tcPrChange w:id="1552" w:author="Rascon Arana, Maria" w:date="2026-08-13T14:45:00Z" w16du:dateUtc="2026-08-13T20:45:00Z">
              <w:tcPr>
                <w:tcW w:w="4675" w:type="dxa"/>
                <w:gridSpan w:val="2"/>
              </w:tcPr>
            </w:tcPrChange>
          </w:tcPr>
          <w:p w14:paraId="5365AF87" w14:textId="4871AAA0" w:rsidR="00CB49E0" w:rsidRDefault="00CB49E0">
            <w:pPr>
              <w:pStyle w:val="par1"/>
              <w:ind w:left="0" w:firstLine="0"/>
              <w:jc w:val="center"/>
              <w:rPr>
                <w:ins w:id="1553" w:author="Rascon Arana, Maria" w:date="2026-08-13T14:45:00Z" w16du:dateUtc="2026-08-13T20:45:00Z"/>
              </w:rPr>
              <w:pPrChange w:id="1554" w:author="Rascon Arana, Maria" w:date="2026-08-13T14:47:00Z" w16du:dateUtc="2026-08-13T20:47:00Z">
                <w:pPr>
                  <w:pStyle w:val="par1"/>
                  <w:ind w:left="0" w:firstLine="0"/>
                </w:pPr>
              </w:pPrChange>
            </w:pPr>
            <w:ins w:id="1555" w:author="Rascon Arana, Maria" w:date="2026-08-13T14:47:00Z" w16du:dateUtc="2026-08-13T20:47:00Z">
              <w:r>
                <w:lastRenderedPageBreak/>
                <w:t>1</w:t>
              </w:r>
            </w:ins>
          </w:p>
        </w:tc>
        <w:tc>
          <w:tcPr>
            <w:tcW w:w="8275" w:type="dxa"/>
            <w:tcPrChange w:id="1556" w:author="Rascon Arana, Maria" w:date="2026-08-13T14:45:00Z" w16du:dateUtc="2026-08-13T20:45:00Z">
              <w:tcPr>
                <w:tcW w:w="4675" w:type="dxa"/>
              </w:tcPr>
            </w:tcPrChange>
          </w:tcPr>
          <w:p w14:paraId="7F0BB66A" w14:textId="256AD07F" w:rsidR="00CB49E0" w:rsidRDefault="00CB49E0" w:rsidP="0056784C">
            <w:pPr>
              <w:pStyle w:val="par1"/>
              <w:ind w:left="0" w:firstLine="0"/>
              <w:rPr>
                <w:ins w:id="1557" w:author="Rascon Arana, Maria" w:date="2026-08-13T14:45:00Z" w16du:dateUtc="2026-08-13T20:45:00Z"/>
              </w:rPr>
            </w:pPr>
            <w:ins w:id="1558" w:author="Rascon Arana, Maria" w:date="2026-08-13T14:47:00Z" w16du:dateUtc="2026-08-13T20:47:00Z">
              <w:r>
                <w:t xml:space="preserve">The licenses and registration is </w:t>
              </w:r>
            </w:ins>
            <w:ins w:id="1559" w:author="Rascon Arana, Maria" w:date="2026-08-13T14:48:00Z" w16du:dateUtc="2026-08-13T20:48:00Z">
              <w:r>
                <w:t>conspicuously displayed in the licensee’s principal office or place of business or employment.</w:t>
              </w:r>
            </w:ins>
          </w:p>
        </w:tc>
      </w:tr>
      <w:tr w:rsidR="00CB49E0" w14:paraId="2C8A61BD" w14:textId="77777777" w:rsidTr="00CB49E0">
        <w:trPr>
          <w:ins w:id="1560" w:author="Rascon Arana, Maria" w:date="2026-08-13T14:45:00Z"/>
        </w:trPr>
        <w:tc>
          <w:tcPr>
            <w:tcW w:w="1075" w:type="dxa"/>
            <w:tcPrChange w:id="1561" w:author="Rascon Arana, Maria" w:date="2026-08-13T14:45:00Z" w16du:dateUtc="2026-08-13T20:45:00Z">
              <w:tcPr>
                <w:tcW w:w="4675" w:type="dxa"/>
                <w:gridSpan w:val="2"/>
              </w:tcPr>
            </w:tcPrChange>
          </w:tcPr>
          <w:p w14:paraId="6DE7761B" w14:textId="77079FFA" w:rsidR="00CB49E0" w:rsidRDefault="00CB49E0">
            <w:pPr>
              <w:pStyle w:val="par1"/>
              <w:ind w:left="0" w:firstLine="0"/>
              <w:jc w:val="center"/>
              <w:rPr>
                <w:ins w:id="1562" w:author="Rascon Arana, Maria" w:date="2026-08-13T14:45:00Z" w16du:dateUtc="2026-08-13T20:45:00Z"/>
              </w:rPr>
              <w:pPrChange w:id="1563" w:author="Rascon Arana, Maria" w:date="2026-08-13T14:48:00Z" w16du:dateUtc="2026-08-13T20:48:00Z">
                <w:pPr>
                  <w:pStyle w:val="par1"/>
                  <w:ind w:left="0" w:firstLine="0"/>
                </w:pPr>
              </w:pPrChange>
            </w:pPr>
            <w:ins w:id="1564" w:author="Rascon Arana, Maria" w:date="2026-08-13T14:48:00Z" w16du:dateUtc="2026-08-13T20:48:00Z">
              <w:r>
                <w:t>4</w:t>
              </w:r>
            </w:ins>
          </w:p>
        </w:tc>
        <w:tc>
          <w:tcPr>
            <w:tcW w:w="8275" w:type="dxa"/>
            <w:tcPrChange w:id="1565" w:author="Rascon Arana, Maria" w:date="2026-08-13T14:45:00Z" w16du:dateUtc="2026-08-13T20:45:00Z">
              <w:tcPr>
                <w:tcW w:w="4675" w:type="dxa"/>
              </w:tcPr>
            </w:tcPrChange>
          </w:tcPr>
          <w:p w14:paraId="63AADA6D" w14:textId="4033F0BE" w:rsidR="00CB49E0" w:rsidRDefault="00CB49E0" w:rsidP="0056784C">
            <w:pPr>
              <w:pStyle w:val="par1"/>
              <w:ind w:left="0" w:firstLine="0"/>
              <w:rPr>
                <w:ins w:id="1566" w:author="Rascon Arana, Maria" w:date="2026-08-13T14:45:00Z" w16du:dateUtc="2026-08-13T20:45:00Z"/>
              </w:rPr>
            </w:pPr>
            <w:ins w:id="1567" w:author="Rascon Arana, Maria" w:date="2026-08-13T14:49:00Z" w16du:dateUtc="2026-08-13T20:49:00Z">
              <w:r>
                <w:t>For licensees, all services are provided within the appropriate scope of practice for the license held.</w:t>
              </w:r>
            </w:ins>
          </w:p>
        </w:tc>
      </w:tr>
      <w:tr w:rsidR="00CB49E0" w14:paraId="6D81E399" w14:textId="77777777" w:rsidTr="00CB49E0">
        <w:trPr>
          <w:ins w:id="1568" w:author="Rascon Arana, Maria" w:date="2026-08-13T14:45:00Z"/>
        </w:trPr>
        <w:tc>
          <w:tcPr>
            <w:tcW w:w="1075" w:type="dxa"/>
            <w:tcPrChange w:id="1569" w:author="Rascon Arana, Maria" w:date="2026-08-13T14:45:00Z" w16du:dateUtc="2026-08-13T20:45:00Z">
              <w:tcPr>
                <w:tcW w:w="4675" w:type="dxa"/>
                <w:gridSpan w:val="2"/>
              </w:tcPr>
            </w:tcPrChange>
          </w:tcPr>
          <w:p w14:paraId="53D456D7" w14:textId="5341AE07" w:rsidR="00CB49E0" w:rsidRDefault="00CB49E0">
            <w:pPr>
              <w:pStyle w:val="par1"/>
              <w:ind w:left="0" w:firstLine="0"/>
              <w:jc w:val="center"/>
              <w:rPr>
                <w:ins w:id="1570" w:author="Rascon Arana, Maria" w:date="2026-08-13T14:45:00Z" w16du:dateUtc="2026-08-13T20:45:00Z"/>
              </w:rPr>
              <w:pPrChange w:id="1571" w:author="Rascon Arana, Maria" w:date="2026-08-13T14:49:00Z" w16du:dateUtc="2026-08-13T20:49:00Z">
                <w:pPr>
                  <w:pStyle w:val="par1"/>
                  <w:ind w:left="0" w:firstLine="0"/>
                </w:pPr>
              </w:pPrChange>
            </w:pPr>
            <w:ins w:id="1572" w:author="Rascon Arana, Maria" w:date="2026-08-13T14:49:00Z" w16du:dateUtc="2026-08-13T20:49:00Z">
              <w:r>
                <w:t>1</w:t>
              </w:r>
            </w:ins>
          </w:p>
        </w:tc>
        <w:tc>
          <w:tcPr>
            <w:tcW w:w="8275" w:type="dxa"/>
            <w:tcPrChange w:id="1573" w:author="Rascon Arana, Maria" w:date="2026-08-13T14:45:00Z" w16du:dateUtc="2026-08-13T20:45:00Z">
              <w:tcPr>
                <w:tcW w:w="4675" w:type="dxa"/>
              </w:tcPr>
            </w:tcPrChange>
          </w:tcPr>
          <w:p w14:paraId="14146561" w14:textId="475BD0EA" w:rsidR="00CB49E0" w:rsidRDefault="00CB49E0" w:rsidP="0056784C">
            <w:pPr>
              <w:pStyle w:val="par1"/>
              <w:ind w:left="0" w:firstLine="0"/>
              <w:rPr>
                <w:ins w:id="1574" w:author="Rascon Arana, Maria" w:date="2026-08-13T14:45:00Z" w16du:dateUtc="2026-08-13T20:45:00Z"/>
              </w:rPr>
            </w:pPr>
            <w:ins w:id="1575" w:author="Rascon Arana, Maria" w:date="2026-08-13T14:49:00Z" w16du:dateUtc="2026-08-13T20:49:00Z">
              <w:r>
                <w:t>Appropriate &amp; Proof of Certificates and/or Delegation Available at business location or immediately upon request by the Director.</w:t>
              </w:r>
            </w:ins>
          </w:p>
        </w:tc>
      </w:tr>
      <w:tr w:rsidR="00CB49E0" w14:paraId="40076CAC" w14:textId="77777777" w:rsidTr="00CB49E0">
        <w:trPr>
          <w:ins w:id="1576" w:author="Rascon Arana, Maria" w:date="2026-08-13T14:45:00Z"/>
        </w:trPr>
        <w:tc>
          <w:tcPr>
            <w:tcW w:w="1075" w:type="dxa"/>
            <w:tcPrChange w:id="1577" w:author="Rascon Arana, Maria" w:date="2026-08-13T14:45:00Z" w16du:dateUtc="2026-08-13T20:45:00Z">
              <w:tcPr>
                <w:tcW w:w="4675" w:type="dxa"/>
                <w:gridSpan w:val="2"/>
              </w:tcPr>
            </w:tcPrChange>
          </w:tcPr>
          <w:p w14:paraId="2B05489D" w14:textId="5E152B08" w:rsidR="00CB49E0" w:rsidRDefault="00CB49E0">
            <w:pPr>
              <w:pStyle w:val="par1"/>
              <w:ind w:left="0" w:firstLine="0"/>
              <w:jc w:val="center"/>
              <w:rPr>
                <w:ins w:id="1578" w:author="Rascon Arana, Maria" w:date="2026-08-13T14:45:00Z" w16du:dateUtc="2026-08-13T20:45:00Z"/>
              </w:rPr>
              <w:pPrChange w:id="1579" w:author="Rascon Arana, Maria" w:date="2026-08-13T14:50:00Z" w16du:dateUtc="2026-08-13T20:50:00Z">
                <w:pPr>
                  <w:pStyle w:val="par1"/>
                  <w:ind w:left="0" w:firstLine="0"/>
                </w:pPr>
              </w:pPrChange>
            </w:pPr>
            <w:ins w:id="1580" w:author="Rascon Arana, Maria" w:date="2026-08-13T14:49:00Z" w16du:dateUtc="2026-08-13T20:49:00Z">
              <w:r>
                <w:t>6</w:t>
              </w:r>
            </w:ins>
          </w:p>
        </w:tc>
        <w:tc>
          <w:tcPr>
            <w:tcW w:w="8275" w:type="dxa"/>
            <w:tcPrChange w:id="1581" w:author="Rascon Arana, Maria" w:date="2026-08-13T14:45:00Z" w16du:dateUtc="2026-08-13T20:45:00Z">
              <w:tcPr>
                <w:tcW w:w="4675" w:type="dxa"/>
              </w:tcPr>
            </w:tcPrChange>
          </w:tcPr>
          <w:p w14:paraId="1A4F9872" w14:textId="77777777" w:rsidR="00383760" w:rsidRDefault="00CB49E0" w:rsidP="0056784C">
            <w:pPr>
              <w:pStyle w:val="par1"/>
              <w:ind w:left="0" w:firstLine="0"/>
              <w:rPr>
                <w:ins w:id="1582" w:author="Rascon Arana, Maria" w:date="2026-08-13T14:53:00Z" w16du:dateUtc="2026-08-13T20:53:00Z"/>
              </w:rPr>
            </w:pPr>
            <w:ins w:id="1583" w:author="Rascon Arana, Maria" w:date="2026-08-13T14:50:00Z" w16du:dateUtc="2026-08-13T20:50:00Z">
              <w:r>
                <w:t xml:space="preserve">Business and/or licensees </w:t>
              </w:r>
            </w:ins>
            <w:ins w:id="1584" w:author="Rascon Arana, Maria" w:date="2026-08-13T14:52:00Z" w16du:dateUtc="2026-08-13T20:52:00Z">
              <w:r w:rsidR="00383760">
                <w:t>utilize clean and disinfected items before services are p</w:t>
              </w:r>
            </w:ins>
            <w:ins w:id="1585" w:author="Rascon Arana, Maria" w:date="2026-08-13T14:53:00Z" w16du:dateUtc="2026-08-13T20:53:00Z">
              <w:r w:rsidR="00383760">
                <w:t>erformed.</w:t>
              </w:r>
            </w:ins>
          </w:p>
          <w:p w14:paraId="06A6F214" w14:textId="77777777" w:rsidR="00383760" w:rsidRDefault="00383760" w:rsidP="0056784C">
            <w:pPr>
              <w:pStyle w:val="par1"/>
              <w:ind w:left="0" w:firstLine="0"/>
              <w:rPr>
                <w:ins w:id="1586" w:author="Rascon Arana, Maria" w:date="2026-08-13T14:53:00Z" w16du:dateUtc="2026-08-13T20:53:00Z"/>
              </w:rPr>
            </w:pPr>
            <w:ins w:id="1587" w:author="Rascon Arana, Maria" w:date="2026-08-13T14:53:00Z" w16du:dateUtc="2026-08-13T20:53:00Z">
              <w:r>
                <w:t>Multi-Use items are cleaned and disinfected prior to each client and/or at the end of the day and/or</w:t>
              </w:r>
            </w:ins>
          </w:p>
          <w:p w14:paraId="29F28176" w14:textId="77777777" w:rsidR="00383760" w:rsidRDefault="00383760" w:rsidP="0056784C">
            <w:pPr>
              <w:pStyle w:val="par1"/>
              <w:ind w:left="0" w:firstLine="0"/>
              <w:rPr>
                <w:ins w:id="1588" w:author="Rascon Arana, Maria" w:date="2026-08-13T14:54:00Z" w16du:dateUtc="2026-08-13T20:54:00Z"/>
              </w:rPr>
            </w:pPr>
            <w:ins w:id="1589" w:author="Rascon Arana, Maria" w:date="2026-08-13T14:53:00Z" w16du:dateUtc="2026-08-13T20:53:00Z">
              <w:r>
                <w:t xml:space="preserve">Single use items and implements are </w:t>
              </w:r>
            </w:ins>
            <w:ins w:id="1590" w:author="Rascon Arana, Maria" w:date="2026-08-13T14:54:00Z" w16du:dateUtc="2026-08-13T20:54:00Z">
              <w:r>
                <w:t>discarded after each client use and/or</w:t>
              </w:r>
            </w:ins>
          </w:p>
          <w:p w14:paraId="19C82A36" w14:textId="77777777" w:rsidR="00383760" w:rsidRDefault="00383760" w:rsidP="0056784C">
            <w:pPr>
              <w:pStyle w:val="par1"/>
              <w:ind w:left="0" w:firstLine="0"/>
              <w:rPr>
                <w:ins w:id="1591" w:author="Rascon Arana, Maria" w:date="2026-08-13T14:54:00Z" w16du:dateUtc="2026-08-13T20:54:00Z"/>
              </w:rPr>
            </w:pPr>
            <w:ins w:id="1592" w:author="Rascon Arana, Maria" w:date="2026-08-13T14:54:00Z" w16du:dateUtc="2026-08-13T20:54:00Z">
              <w:r>
                <w:t>All electrical equipment is cleaned and disinfected immediately after each client and appropriately stored and/or</w:t>
              </w:r>
            </w:ins>
          </w:p>
          <w:p w14:paraId="41A42F3D" w14:textId="77777777" w:rsidR="00383760" w:rsidRDefault="00383760" w:rsidP="0056784C">
            <w:pPr>
              <w:pStyle w:val="par1"/>
              <w:ind w:left="0" w:firstLine="0"/>
              <w:rPr>
                <w:ins w:id="1593" w:author="Rascon Arana, Maria" w:date="2026-08-13T14:55:00Z" w16du:dateUtc="2026-08-13T20:55:00Z"/>
              </w:rPr>
            </w:pPr>
            <w:ins w:id="1594" w:author="Rascon Arana, Maria" w:date="2026-08-13T14:54:00Z" w16du:dateUtc="2026-08-13T20:54:00Z">
              <w:r>
                <w:t>Disinfected items, implements, and materials are stored in a clean, covered container labeled “disinfected”, “ready to use”, OR “clean”</w:t>
              </w:r>
            </w:ins>
          </w:p>
          <w:p w14:paraId="04BF7566" w14:textId="031E6F65" w:rsidR="00CB49E0" w:rsidRDefault="00383760" w:rsidP="0056784C">
            <w:pPr>
              <w:pStyle w:val="par1"/>
              <w:ind w:left="0" w:firstLine="0"/>
              <w:rPr>
                <w:ins w:id="1595" w:author="Rascon Arana, Maria" w:date="2026-08-13T14:45:00Z" w16du:dateUtc="2026-08-13T20:45:00Z"/>
              </w:rPr>
            </w:pPr>
            <w:ins w:id="1596" w:author="Rascon Arana, Maria" w:date="2026-08-13T14:52:00Z" w16du:dateUtc="2026-08-13T20:52:00Z">
              <w:r>
                <w:t xml:space="preserve"> </w:t>
              </w:r>
            </w:ins>
          </w:p>
        </w:tc>
      </w:tr>
      <w:tr w:rsidR="00CB49E0" w14:paraId="616A71A2" w14:textId="77777777" w:rsidTr="00CB49E0">
        <w:trPr>
          <w:ins w:id="1597" w:author="Rascon Arana, Maria" w:date="2026-08-13T14:45:00Z"/>
        </w:trPr>
        <w:tc>
          <w:tcPr>
            <w:tcW w:w="1075" w:type="dxa"/>
            <w:tcPrChange w:id="1598" w:author="Rascon Arana, Maria" w:date="2026-08-13T14:45:00Z" w16du:dateUtc="2026-08-13T20:45:00Z">
              <w:tcPr>
                <w:tcW w:w="4675" w:type="dxa"/>
                <w:gridSpan w:val="2"/>
              </w:tcPr>
            </w:tcPrChange>
          </w:tcPr>
          <w:p w14:paraId="77E0D92C" w14:textId="62E1B890" w:rsidR="00CB49E0" w:rsidRDefault="00383760">
            <w:pPr>
              <w:pStyle w:val="par1"/>
              <w:ind w:left="0" w:firstLine="0"/>
              <w:jc w:val="center"/>
              <w:rPr>
                <w:ins w:id="1599" w:author="Rascon Arana, Maria" w:date="2026-08-13T14:45:00Z" w16du:dateUtc="2026-08-13T20:45:00Z"/>
              </w:rPr>
              <w:pPrChange w:id="1600" w:author="Rascon Arana, Maria" w:date="2026-08-13T14:56:00Z" w16du:dateUtc="2026-08-13T20:56:00Z">
                <w:pPr>
                  <w:pStyle w:val="par1"/>
                  <w:ind w:left="0" w:firstLine="0"/>
                </w:pPr>
              </w:pPrChange>
            </w:pPr>
            <w:ins w:id="1601" w:author="Rascon Arana, Maria" w:date="2026-08-13T14:55:00Z" w16du:dateUtc="2026-08-13T20:55:00Z">
              <w:r>
                <w:t>4</w:t>
              </w:r>
            </w:ins>
          </w:p>
        </w:tc>
        <w:tc>
          <w:tcPr>
            <w:tcW w:w="8275" w:type="dxa"/>
            <w:tcPrChange w:id="1602" w:author="Rascon Arana, Maria" w:date="2026-08-13T14:45:00Z" w16du:dateUtc="2026-08-13T20:45:00Z">
              <w:tcPr>
                <w:tcW w:w="4675" w:type="dxa"/>
              </w:tcPr>
            </w:tcPrChange>
          </w:tcPr>
          <w:p w14:paraId="07F87342" w14:textId="4E24EA98" w:rsidR="00CB49E0" w:rsidRDefault="00383760" w:rsidP="0056784C">
            <w:pPr>
              <w:pStyle w:val="par1"/>
              <w:ind w:left="0" w:firstLine="0"/>
              <w:rPr>
                <w:ins w:id="1603" w:author="Rascon Arana, Maria" w:date="2026-08-13T14:45:00Z" w16du:dateUtc="2026-08-13T20:45:00Z"/>
              </w:rPr>
            </w:pPr>
            <w:ins w:id="1604" w:author="Rascon Arana, Maria" w:date="2026-08-13T14:55:00Z" w16du:dateUtc="2026-08-13T20:55:00Z">
              <w:r>
                <w:t>Procedure are used to avoid cross-</w:t>
              </w:r>
            </w:ins>
            <w:ins w:id="1605" w:author="Rascon Arana, Maria" w:date="2026-08-13T14:56:00Z" w16du:dateUtc="2026-08-13T20:56:00Z">
              <w:r>
                <w:t>contamination</w:t>
              </w:r>
            </w:ins>
            <w:ins w:id="1606" w:author="Rascon Arana, Maria" w:date="2026-08-13T14:55:00Z" w16du:dateUtc="2026-08-13T20:55:00Z">
              <w:r>
                <w:t>.</w:t>
              </w:r>
            </w:ins>
          </w:p>
        </w:tc>
      </w:tr>
      <w:tr w:rsidR="00CB49E0" w14:paraId="6CF7E7C6" w14:textId="77777777" w:rsidTr="00CB49E0">
        <w:trPr>
          <w:ins w:id="1607" w:author="Rascon Arana, Maria" w:date="2026-08-13T14:45:00Z"/>
        </w:trPr>
        <w:tc>
          <w:tcPr>
            <w:tcW w:w="1075" w:type="dxa"/>
            <w:tcPrChange w:id="1608" w:author="Rascon Arana, Maria" w:date="2026-08-13T14:45:00Z" w16du:dateUtc="2026-08-13T20:45:00Z">
              <w:tcPr>
                <w:tcW w:w="4675" w:type="dxa"/>
                <w:gridSpan w:val="2"/>
              </w:tcPr>
            </w:tcPrChange>
          </w:tcPr>
          <w:p w14:paraId="4B9638B4" w14:textId="76FF3BBE" w:rsidR="00CB49E0" w:rsidRDefault="00383760">
            <w:pPr>
              <w:pStyle w:val="par1"/>
              <w:ind w:left="0" w:firstLine="0"/>
              <w:jc w:val="center"/>
              <w:rPr>
                <w:ins w:id="1609" w:author="Rascon Arana, Maria" w:date="2026-08-13T14:45:00Z" w16du:dateUtc="2026-08-13T20:45:00Z"/>
              </w:rPr>
              <w:pPrChange w:id="1610" w:author="Rascon Arana, Maria" w:date="2026-08-13T14:56:00Z" w16du:dateUtc="2026-08-13T20:56:00Z">
                <w:pPr>
                  <w:pStyle w:val="par1"/>
                  <w:ind w:left="0" w:firstLine="0"/>
                </w:pPr>
              </w:pPrChange>
            </w:pPr>
            <w:ins w:id="1611" w:author="Rascon Arana, Maria" w:date="2026-08-13T14:55:00Z" w16du:dateUtc="2026-08-13T20:55:00Z">
              <w:r>
                <w:t>3</w:t>
              </w:r>
            </w:ins>
          </w:p>
        </w:tc>
        <w:tc>
          <w:tcPr>
            <w:tcW w:w="8275" w:type="dxa"/>
            <w:tcPrChange w:id="1612" w:author="Rascon Arana, Maria" w:date="2026-08-13T14:45:00Z" w16du:dateUtc="2026-08-13T20:45:00Z">
              <w:tcPr>
                <w:tcW w:w="4675" w:type="dxa"/>
              </w:tcPr>
            </w:tcPrChange>
          </w:tcPr>
          <w:p w14:paraId="5D0A3DF6" w14:textId="1D6CB47D" w:rsidR="00CB49E0" w:rsidRDefault="00383760" w:rsidP="0056784C">
            <w:pPr>
              <w:pStyle w:val="par1"/>
              <w:ind w:left="0" w:firstLine="0"/>
              <w:rPr>
                <w:ins w:id="1613" w:author="Rascon Arana, Maria" w:date="2026-08-13T14:45:00Z" w16du:dateUtc="2026-08-13T20:45:00Z"/>
              </w:rPr>
            </w:pPr>
            <w:ins w:id="1614" w:author="Rascon Arana, Maria" w:date="2026-08-13T14:55:00Z" w16du:dateUtc="2026-08-13T20:55:00Z">
              <w:r>
                <w:t>New or clean linen items are used or changed immediately after each client</w:t>
              </w:r>
            </w:ins>
            <w:ins w:id="1615" w:author="Rascon Arana, Maria" w:date="2026-08-13T14:56:00Z" w16du:dateUtc="2026-08-13T20:56:00Z">
              <w:r>
                <w:t>.</w:t>
              </w:r>
            </w:ins>
          </w:p>
        </w:tc>
      </w:tr>
      <w:tr w:rsidR="00CB49E0" w14:paraId="32FB8910" w14:textId="77777777" w:rsidTr="00CB49E0">
        <w:trPr>
          <w:ins w:id="1616" w:author="Rascon Arana, Maria" w:date="2026-08-13T14:45:00Z"/>
        </w:trPr>
        <w:tc>
          <w:tcPr>
            <w:tcW w:w="1075" w:type="dxa"/>
            <w:tcPrChange w:id="1617" w:author="Rascon Arana, Maria" w:date="2026-08-13T14:45:00Z" w16du:dateUtc="2026-08-13T20:45:00Z">
              <w:tcPr>
                <w:tcW w:w="4675" w:type="dxa"/>
                <w:gridSpan w:val="2"/>
              </w:tcPr>
            </w:tcPrChange>
          </w:tcPr>
          <w:p w14:paraId="7D8375DC" w14:textId="2AC73F25" w:rsidR="00CB49E0" w:rsidRDefault="00383760">
            <w:pPr>
              <w:pStyle w:val="par1"/>
              <w:ind w:left="0" w:firstLine="0"/>
              <w:jc w:val="center"/>
              <w:rPr>
                <w:ins w:id="1618" w:author="Rascon Arana, Maria" w:date="2026-08-13T14:45:00Z" w16du:dateUtc="2026-08-13T20:45:00Z"/>
              </w:rPr>
              <w:pPrChange w:id="1619" w:author="Rascon Arana, Maria" w:date="2026-08-13T14:56:00Z" w16du:dateUtc="2026-08-13T20:56:00Z">
                <w:pPr>
                  <w:pStyle w:val="par1"/>
                  <w:ind w:left="0" w:firstLine="0"/>
                </w:pPr>
              </w:pPrChange>
            </w:pPr>
            <w:ins w:id="1620" w:author="Rascon Arana, Maria" w:date="2026-08-13T14:56:00Z" w16du:dateUtc="2026-08-13T20:56:00Z">
              <w:r>
                <w:t>2</w:t>
              </w:r>
            </w:ins>
          </w:p>
        </w:tc>
        <w:tc>
          <w:tcPr>
            <w:tcW w:w="8275" w:type="dxa"/>
            <w:tcPrChange w:id="1621" w:author="Rascon Arana, Maria" w:date="2026-08-13T14:45:00Z" w16du:dateUtc="2026-08-13T20:45:00Z">
              <w:tcPr>
                <w:tcW w:w="4675" w:type="dxa"/>
              </w:tcPr>
            </w:tcPrChange>
          </w:tcPr>
          <w:p w14:paraId="374D7E85" w14:textId="39BD5A08" w:rsidR="00CB49E0" w:rsidRDefault="001B2DA7" w:rsidP="0056784C">
            <w:pPr>
              <w:pStyle w:val="par1"/>
              <w:ind w:left="0" w:firstLine="0"/>
              <w:rPr>
                <w:ins w:id="1622" w:author="Rascon Arana, Maria" w:date="2026-08-13T14:45:00Z" w16du:dateUtc="2026-08-13T20:45:00Z"/>
              </w:rPr>
            </w:pPr>
            <w:ins w:id="1623" w:author="Rascon Arana, Maria" w:date="2026-08-13T14:56:00Z" w16du:dateUtc="2026-08-13T20:56:00Z">
              <w:r>
                <w:t>The licensee is washing their hands and the hands/feet of the client prior to providing services.</w:t>
              </w:r>
            </w:ins>
          </w:p>
        </w:tc>
      </w:tr>
      <w:tr w:rsidR="00CB49E0" w14:paraId="06D8F4AC" w14:textId="77777777" w:rsidTr="00CB49E0">
        <w:trPr>
          <w:ins w:id="1624" w:author="Rascon Arana, Maria" w:date="2026-08-13T14:45:00Z"/>
        </w:trPr>
        <w:tc>
          <w:tcPr>
            <w:tcW w:w="1075" w:type="dxa"/>
            <w:tcPrChange w:id="1625" w:author="Rascon Arana, Maria" w:date="2026-08-13T14:45:00Z" w16du:dateUtc="2026-08-13T20:45:00Z">
              <w:tcPr>
                <w:tcW w:w="4675" w:type="dxa"/>
                <w:gridSpan w:val="2"/>
              </w:tcPr>
            </w:tcPrChange>
          </w:tcPr>
          <w:p w14:paraId="76C5EEFF" w14:textId="6EB2E91F" w:rsidR="00CB49E0" w:rsidRDefault="001B2DA7">
            <w:pPr>
              <w:pStyle w:val="par1"/>
              <w:ind w:left="0" w:firstLine="0"/>
              <w:jc w:val="center"/>
              <w:rPr>
                <w:ins w:id="1626" w:author="Rascon Arana, Maria" w:date="2026-08-13T14:45:00Z" w16du:dateUtc="2026-08-13T20:45:00Z"/>
              </w:rPr>
              <w:pPrChange w:id="1627" w:author="Rascon Arana, Maria" w:date="2026-08-13T14:57:00Z" w16du:dateUtc="2026-08-13T20:57:00Z">
                <w:pPr>
                  <w:pStyle w:val="par1"/>
                  <w:ind w:left="0" w:firstLine="0"/>
                </w:pPr>
              </w:pPrChange>
            </w:pPr>
            <w:ins w:id="1628" w:author="Rascon Arana, Maria" w:date="2026-08-13T14:56:00Z" w16du:dateUtc="2026-08-13T20:56:00Z">
              <w:r>
                <w:t>5</w:t>
              </w:r>
            </w:ins>
          </w:p>
        </w:tc>
        <w:tc>
          <w:tcPr>
            <w:tcW w:w="8275" w:type="dxa"/>
            <w:tcPrChange w:id="1629" w:author="Rascon Arana, Maria" w:date="2026-08-13T14:45:00Z" w16du:dateUtc="2026-08-13T20:45:00Z">
              <w:tcPr>
                <w:tcW w:w="4675" w:type="dxa"/>
              </w:tcPr>
            </w:tcPrChange>
          </w:tcPr>
          <w:p w14:paraId="226E91B8" w14:textId="2494D656" w:rsidR="001B2DA7" w:rsidRDefault="001B2DA7" w:rsidP="0056784C">
            <w:pPr>
              <w:pStyle w:val="par1"/>
              <w:ind w:left="0" w:firstLine="0"/>
              <w:rPr>
                <w:ins w:id="1630" w:author="Rascon Arana, Maria" w:date="2026-08-13T14:45:00Z" w16du:dateUtc="2026-08-13T20:45:00Z"/>
              </w:rPr>
            </w:pPr>
            <w:ins w:id="1631" w:author="Rascon Arana, Maria" w:date="2026-08-13T14:56:00Z" w16du:dateUtc="2026-08-13T20:56:00Z">
              <w:r>
                <w:t>Business and/or licensees are cleaning and disinfecting the pedicure foot spa and filters prior to each client u</w:t>
              </w:r>
            </w:ins>
            <w:ins w:id="1632" w:author="Rascon Arana, Maria" w:date="2026-08-13T14:57:00Z" w16du:dateUtc="2026-08-13T20:57:00Z">
              <w:r>
                <w:t>se</w:t>
              </w:r>
            </w:ins>
          </w:p>
        </w:tc>
      </w:tr>
      <w:tr w:rsidR="00CB49E0" w14:paraId="1675AFDB" w14:textId="77777777" w:rsidTr="00CB49E0">
        <w:trPr>
          <w:ins w:id="1633" w:author="Rascon Arana, Maria" w:date="2026-08-13T14:45:00Z"/>
        </w:trPr>
        <w:tc>
          <w:tcPr>
            <w:tcW w:w="1075" w:type="dxa"/>
            <w:tcPrChange w:id="1634" w:author="Rascon Arana, Maria" w:date="2026-08-13T14:45:00Z" w16du:dateUtc="2026-08-13T20:45:00Z">
              <w:tcPr>
                <w:tcW w:w="4675" w:type="dxa"/>
                <w:gridSpan w:val="2"/>
              </w:tcPr>
            </w:tcPrChange>
          </w:tcPr>
          <w:p w14:paraId="4C2F2022" w14:textId="6BBD6FBA" w:rsidR="00CB49E0" w:rsidRDefault="001B2DA7">
            <w:pPr>
              <w:pStyle w:val="par1"/>
              <w:ind w:left="0" w:firstLine="0"/>
              <w:jc w:val="center"/>
              <w:rPr>
                <w:ins w:id="1635" w:author="Rascon Arana, Maria" w:date="2026-08-13T14:45:00Z" w16du:dateUtc="2026-08-13T20:45:00Z"/>
              </w:rPr>
              <w:pPrChange w:id="1636" w:author="Rascon Arana, Maria" w:date="2026-08-13T14:57:00Z" w16du:dateUtc="2026-08-13T20:57:00Z">
                <w:pPr>
                  <w:pStyle w:val="par1"/>
                  <w:ind w:left="0" w:firstLine="0"/>
                </w:pPr>
              </w:pPrChange>
            </w:pPr>
            <w:ins w:id="1637" w:author="Rascon Arana, Maria" w:date="2026-08-13T14:57:00Z" w16du:dateUtc="2026-08-13T20:57:00Z">
              <w:r>
                <w:t>1</w:t>
              </w:r>
            </w:ins>
          </w:p>
        </w:tc>
        <w:tc>
          <w:tcPr>
            <w:tcW w:w="8275" w:type="dxa"/>
            <w:tcPrChange w:id="1638" w:author="Rascon Arana, Maria" w:date="2026-08-13T14:45:00Z" w16du:dateUtc="2026-08-13T20:45:00Z">
              <w:tcPr>
                <w:tcW w:w="4675" w:type="dxa"/>
              </w:tcPr>
            </w:tcPrChange>
          </w:tcPr>
          <w:p w14:paraId="46F0944A" w14:textId="0B654AC2" w:rsidR="001B2DA7" w:rsidRDefault="001B2DA7" w:rsidP="0056784C">
            <w:pPr>
              <w:pStyle w:val="par1"/>
              <w:ind w:left="0" w:firstLine="0"/>
              <w:rPr>
                <w:ins w:id="1639" w:author="Rascon Arana, Maria" w:date="2026-08-13T14:45:00Z" w16du:dateUtc="2026-08-13T20:45:00Z"/>
              </w:rPr>
            </w:pPr>
            <w:ins w:id="1640" w:author="Rascon Arana, Maria" w:date="2026-08-13T14:57:00Z" w16du:dateUtc="2026-08-13T20:57:00Z">
              <w:r>
                <w:t>Trash containers are not overflowing.</w:t>
              </w:r>
            </w:ins>
          </w:p>
        </w:tc>
      </w:tr>
      <w:tr w:rsidR="00CB49E0" w14:paraId="05C4EE0A" w14:textId="77777777" w:rsidTr="00CB49E0">
        <w:trPr>
          <w:ins w:id="1641" w:author="Rascon Arana, Maria" w:date="2026-08-13T14:45:00Z"/>
        </w:trPr>
        <w:tc>
          <w:tcPr>
            <w:tcW w:w="1075" w:type="dxa"/>
            <w:tcPrChange w:id="1642" w:author="Rascon Arana, Maria" w:date="2026-08-13T14:45:00Z" w16du:dateUtc="2026-08-13T20:45:00Z">
              <w:tcPr>
                <w:tcW w:w="4675" w:type="dxa"/>
                <w:gridSpan w:val="2"/>
              </w:tcPr>
            </w:tcPrChange>
          </w:tcPr>
          <w:p w14:paraId="3BE81749" w14:textId="19035C4D" w:rsidR="00CB49E0" w:rsidRDefault="001B2DA7">
            <w:pPr>
              <w:pStyle w:val="par1"/>
              <w:ind w:left="0" w:firstLine="0"/>
              <w:jc w:val="center"/>
              <w:rPr>
                <w:ins w:id="1643" w:author="Rascon Arana, Maria" w:date="2026-08-13T14:45:00Z" w16du:dateUtc="2026-08-13T20:45:00Z"/>
              </w:rPr>
              <w:pPrChange w:id="1644" w:author="Rascon Arana, Maria" w:date="2026-08-13T14:58:00Z" w16du:dateUtc="2026-08-13T20:58:00Z">
                <w:pPr>
                  <w:pStyle w:val="par1"/>
                  <w:ind w:left="0" w:firstLine="0"/>
                </w:pPr>
              </w:pPrChange>
            </w:pPr>
            <w:ins w:id="1645" w:author="Rascon Arana, Maria" w:date="2026-08-13T14:57:00Z" w16du:dateUtc="2026-08-13T20:57:00Z">
              <w:r>
                <w:t>6</w:t>
              </w:r>
            </w:ins>
          </w:p>
        </w:tc>
        <w:tc>
          <w:tcPr>
            <w:tcW w:w="8275" w:type="dxa"/>
            <w:tcPrChange w:id="1646" w:author="Rascon Arana, Maria" w:date="2026-08-13T14:45:00Z" w16du:dateUtc="2026-08-13T20:45:00Z">
              <w:tcPr>
                <w:tcW w:w="4675" w:type="dxa"/>
              </w:tcPr>
            </w:tcPrChange>
          </w:tcPr>
          <w:p w14:paraId="51D2243C" w14:textId="5969EC08" w:rsidR="00CB49E0" w:rsidRDefault="001B2DA7" w:rsidP="0056784C">
            <w:pPr>
              <w:pStyle w:val="par1"/>
              <w:ind w:left="0" w:firstLine="0"/>
              <w:rPr>
                <w:ins w:id="1647" w:author="Rascon Arana, Maria" w:date="2026-08-13T14:45:00Z" w16du:dateUtc="2026-08-13T20:45:00Z"/>
              </w:rPr>
            </w:pPr>
            <w:ins w:id="1648" w:author="Rascon Arana, Maria" w:date="2026-08-13T14:57:00Z" w16du:dateUtc="2026-08-13T20:57:00Z">
              <w:r>
                <w:t xml:space="preserve">Products or supplies </w:t>
              </w:r>
            </w:ins>
            <w:ins w:id="1649" w:author="Rascon Arana, Maria" w:date="2026-08-13T14:58:00Z" w16du:dateUtc="2026-08-13T20:58:00Z">
              <w:r>
                <w:t>prohibited for use such as MMA or UV boxes or any equipment or products deemed unsafe and/or not approved by the FDA.</w:t>
              </w:r>
            </w:ins>
          </w:p>
        </w:tc>
      </w:tr>
      <w:tr w:rsidR="00CB49E0" w14:paraId="1000345A" w14:textId="77777777" w:rsidTr="00CB49E0">
        <w:trPr>
          <w:ins w:id="1650" w:author="Rascon Arana, Maria" w:date="2026-08-13T14:45:00Z"/>
        </w:trPr>
        <w:tc>
          <w:tcPr>
            <w:tcW w:w="1075" w:type="dxa"/>
            <w:tcPrChange w:id="1651" w:author="Rascon Arana, Maria" w:date="2026-08-13T14:45:00Z" w16du:dateUtc="2026-08-13T20:45:00Z">
              <w:tcPr>
                <w:tcW w:w="4675" w:type="dxa"/>
                <w:gridSpan w:val="2"/>
              </w:tcPr>
            </w:tcPrChange>
          </w:tcPr>
          <w:p w14:paraId="6EEC99BF" w14:textId="4B4B76D6" w:rsidR="00CB49E0" w:rsidRDefault="001B2DA7">
            <w:pPr>
              <w:pStyle w:val="par1"/>
              <w:ind w:left="0" w:firstLine="0"/>
              <w:jc w:val="center"/>
              <w:rPr>
                <w:ins w:id="1652" w:author="Rascon Arana, Maria" w:date="2026-08-13T14:45:00Z" w16du:dateUtc="2026-08-13T20:45:00Z"/>
              </w:rPr>
              <w:pPrChange w:id="1653" w:author="Rascon Arana, Maria" w:date="2026-08-13T14:58:00Z" w16du:dateUtc="2026-08-13T20:58:00Z">
                <w:pPr>
                  <w:pStyle w:val="par1"/>
                  <w:ind w:left="0" w:firstLine="0"/>
                </w:pPr>
              </w:pPrChange>
            </w:pPr>
            <w:ins w:id="1654" w:author="Rascon Arana, Maria" w:date="2026-08-13T14:58:00Z" w16du:dateUtc="2026-08-13T20:58:00Z">
              <w:r>
                <w:t>2</w:t>
              </w:r>
            </w:ins>
          </w:p>
        </w:tc>
        <w:tc>
          <w:tcPr>
            <w:tcW w:w="8275" w:type="dxa"/>
            <w:tcPrChange w:id="1655" w:author="Rascon Arana, Maria" w:date="2026-08-13T14:45:00Z" w16du:dateUtc="2026-08-13T20:45:00Z">
              <w:tcPr>
                <w:tcW w:w="4675" w:type="dxa"/>
              </w:tcPr>
            </w:tcPrChange>
          </w:tcPr>
          <w:p w14:paraId="05D3235C" w14:textId="57FB6034" w:rsidR="00CB49E0" w:rsidRDefault="001B2DA7" w:rsidP="0056784C">
            <w:pPr>
              <w:pStyle w:val="par1"/>
              <w:ind w:left="0" w:firstLine="0"/>
              <w:rPr>
                <w:ins w:id="1656" w:author="Rascon Arana, Maria" w:date="2026-08-13T14:45:00Z" w16du:dateUtc="2026-08-13T20:45:00Z"/>
              </w:rPr>
            </w:pPr>
            <w:ins w:id="1657" w:author="Rascon Arana, Maria" w:date="2026-08-13T14:58:00Z" w16du:dateUtc="2026-08-13T20:58:00Z">
              <w:r>
                <w:t>Safety Data Sheets (SDS) for all products/supplies are available/accessible instantly.</w:t>
              </w:r>
            </w:ins>
          </w:p>
        </w:tc>
      </w:tr>
      <w:tr w:rsidR="00CB49E0" w14:paraId="7115D062" w14:textId="77777777" w:rsidTr="00CB49E0">
        <w:trPr>
          <w:ins w:id="1658" w:author="Rascon Arana, Maria" w:date="2026-08-13T14:45:00Z"/>
        </w:trPr>
        <w:tc>
          <w:tcPr>
            <w:tcW w:w="1075" w:type="dxa"/>
            <w:tcPrChange w:id="1659" w:author="Rascon Arana, Maria" w:date="2026-08-13T14:45:00Z" w16du:dateUtc="2026-08-13T20:45:00Z">
              <w:tcPr>
                <w:tcW w:w="4675" w:type="dxa"/>
                <w:gridSpan w:val="2"/>
              </w:tcPr>
            </w:tcPrChange>
          </w:tcPr>
          <w:p w14:paraId="72E50F73" w14:textId="6629387C" w:rsidR="00CB49E0" w:rsidRDefault="001B2DA7">
            <w:pPr>
              <w:pStyle w:val="par1"/>
              <w:ind w:left="0" w:firstLine="0"/>
              <w:jc w:val="center"/>
              <w:rPr>
                <w:ins w:id="1660" w:author="Rascon Arana, Maria" w:date="2026-08-13T14:45:00Z" w16du:dateUtc="2026-08-13T20:45:00Z"/>
              </w:rPr>
              <w:pPrChange w:id="1661" w:author="Rascon Arana, Maria" w:date="2026-08-13T15:00:00Z" w16du:dateUtc="2026-08-13T21:00:00Z">
                <w:pPr>
                  <w:pStyle w:val="par1"/>
                  <w:ind w:left="0" w:firstLine="0"/>
                </w:pPr>
              </w:pPrChange>
            </w:pPr>
            <w:ins w:id="1662" w:author="Rascon Arana, Maria" w:date="2026-08-13T14:58:00Z" w16du:dateUtc="2026-08-13T20:58:00Z">
              <w:r>
                <w:t>2</w:t>
              </w:r>
            </w:ins>
          </w:p>
        </w:tc>
        <w:tc>
          <w:tcPr>
            <w:tcW w:w="8275" w:type="dxa"/>
            <w:tcPrChange w:id="1663" w:author="Rascon Arana, Maria" w:date="2026-08-13T14:45:00Z" w16du:dateUtc="2026-08-13T20:45:00Z">
              <w:tcPr>
                <w:tcW w:w="4675" w:type="dxa"/>
              </w:tcPr>
            </w:tcPrChange>
          </w:tcPr>
          <w:p w14:paraId="2BF36917" w14:textId="12C6DF50" w:rsidR="001B2DA7" w:rsidRDefault="001B2DA7" w:rsidP="001B2DA7">
            <w:pPr>
              <w:rPr>
                <w:ins w:id="1664" w:author="Rascon Arana, Maria" w:date="2026-08-13T15:00:00Z" w16du:dateUtc="2026-08-13T21:00:00Z"/>
              </w:rPr>
            </w:pPr>
            <w:ins w:id="1665" w:author="Rascon Arana, Maria" w:date="2026-08-13T14:58:00Z" w16du:dateUtc="2026-08-13T20:58:00Z">
              <w:r>
                <w:t>All bottles and containers including those containing poisonous or caustic substance</w:t>
              </w:r>
            </w:ins>
            <w:ins w:id="1666" w:author="Rascon Arana, Maria" w:date="2026-08-13T14:59:00Z" w16du:dateUtc="2026-08-13T20:59:00Z">
              <w:r>
                <w:t xml:space="preserve"> are distinctly and correctly labeled and stored in an area not open/accessible to the public</w:t>
              </w:r>
            </w:ins>
            <w:ins w:id="1667" w:author="Rascon Arana, Maria" w:date="2026-08-13T15:00:00Z" w16du:dateUtc="2026-08-13T21:00:00Z">
              <w:r>
                <w:t>.</w:t>
              </w:r>
            </w:ins>
          </w:p>
          <w:p w14:paraId="4098365C" w14:textId="787C0BE2" w:rsidR="001B2DA7" w:rsidRDefault="001B2DA7" w:rsidP="001B2DA7">
            <w:pPr>
              <w:rPr>
                <w:ins w:id="1668" w:author="Rascon Arana, Maria" w:date="2026-08-13T15:00:00Z" w16du:dateUtc="2026-08-13T21:00:00Z"/>
              </w:rPr>
            </w:pPr>
            <w:ins w:id="1669" w:author="Rascon Arana, Maria" w:date="2026-08-13T15:00:00Z" w16du:dateUtc="2026-08-13T21:00:00Z">
              <w:r>
                <w:t>And/or</w:t>
              </w:r>
            </w:ins>
          </w:p>
          <w:p w14:paraId="59A1937B" w14:textId="77777777" w:rsidR="001B2DA7" w:rsidRDefault="001B2DA7" w:rsidP="001B2DA7">
            <w:pPr>
              <w:rPr>
                <w:ins w:id="1670" w:author="Rascon Arana, Maria" w:date="2026-08-13T15:00:00Z" w16du:dateUtc="2026-08-13T21:00:00Z"/>
              </w:rPr>
            </w:pPr>
            <w:ins w:id="1671" w:author="Rascon Arana, Maria" w:date="2026-08-13T15:00:00Z" w16du:dateUtc="2026-08-13T21:00:00Z">
              <w:r>
                <w:t>All lancers, razors, and other sharp objects must be disposed of in a puncture- resistant container marked with a biohazard symbol.</w:t>
              </w:r>
            </w:ins>
          </w:p>
          <w:p w14:paraId="588E95CD" w14:textId="50D7E3EF" w:rsidR="001B2DA7" w:rsidRDefault="001B2DA7">
            <w:pPr>
              <w:rPr>
                <w:ins w:id="1672" w:author="Rascon Arana, Maria" w:date="2026-08-13T14:45:00Z" w16du:dateUtc="2026-08-13T20:45:00Z"/>
              </w:rPr>
              <w:pPrChange w:id="1673" w:author="Rascon Arana, Maria" w:date="2026-08-13T15:00:00Z" w16du:dateUtc="2026-08-13T21:00:00Z">
                <w:pPr>
                  <w:pStyle w:val="par1"/>
                  <w:ind w:left="0" w:firstLine="0"/>
                </w:pPr>
              </w:pPrChange>
            </w:pPr>
          </w:p>
        </w:tc>
      </w:tr>
      <w:tr w:rsidR="00CB49E0" w14:paraId="0A4F8AA8" w14:textId="77777777" w:rsidTr="00CB49E0">
        <w:trPr>
          <w:ins w:id="1674" w:author="Rascon Arana, Maria" w:date="2026-08-13T14:45:00Z"/>
        </w:trPr>
        <w:tc>
          <w:tcPr>
            <w:tcW w:w="1075" w:type="dxa"/>
            <w:tcPrChange w:id="1675" w:author="Rascon Arana, Maria" w:date="2026-08-13T14:45:00Z" w16du:dateUtc="2026-08-13T20:45:00Z">
              <w:tcPr>
                <w:tcW w:w="4675" w:type="dxa"/>
                <w:gridSpan w:val="2"/>
              </w:tcPr>
            </w:tcPrChange>
          </w:tcPr>
          <w:p w14:paraId="6CE8238E" w14:textId="0A600D86" w:rsidR="00CB49E0" w:rsidRDefault="001B2DA7">
            <w:pPr>
              <w:pStyle w:val="par1"/>
              <w:ind w:left="0" w:firstLine="0"/>
              <w:jc w:val="center"/>
              <w:rPr>
                <w:ins w:id="1676" w:author="Rascon Arana, Maria" w:date="2026-08-13T14:45:00Z" w16du:dateUtc="2026-08-13T20:45:00Z"/>
              </w:rPr>
              <w:pPrChange w:id="1677" w:author="Rascon Arana, Maria" w:date="2026-08-13T15:01:00Z" w16du:dateUtc="2026-08-13T21:01:00Z">
                <w:pPr>
                  <w:pStyle w:val="par1"/>
                  <w:ind w:left="0" w:firstLine="0"/>
                </w:pPr>
              </w:pPrChange>
            </w:pPr>
            <w:ins w:id="1678" w:author="Rascon Arana, Maria" w:date="2026-08-13T15:00:00Z" w16du:dateUtc="2026-08-13T21:00:00Z">
              <w:r>
                <w:t>2</w:t>
              </w:r>
            </w:ins>
          </w:p>
        </w:tc>
        <w:tc>
          <w:tcPr>
            <w:tcW w:w="8275" w:type="dxa"/>
            <w:tcPrChange w:id="1679" w:author="Rascon Arana, Maria" w:date="2026-08-13T14:45:00Z" w16du:dateUtc="2026-08-13T20:45:00Z">
              <w:tcPr>
                <w:tcW w:w="4675" w:type="dxa"/>
              </w:tcPr>
            </w:tcPrChange>
          </w:tcPr>
          <w:p w14:paraId="20A8E46A" w14:textId="3EB11213" w:rsidR="00CB49E0" w:rsidRDefault="001B2DA7" w:rsidP="0056784C">
            <w:pPr>
              <w:pStyle w:val="par1"/>
              <w:ind w:left="0" w:firstLine="0"/>
              <w:rPr>
                <w:ins w:id="1680" w:author="Rascon Arana, Maria" w:date="2026-08-13T14:45:00Z" w16du:dateUtc="2026-08-13T20:45:00Z"/>
              </w:rPr>
            </w:pPr>
            <w:ins w:id="1681" w:author="Rascon Arana, Maria" w:date="2026-08-13T15:00:00Z" w16du:dateUtc="2026-08-13T21:00:00Z">
              <w:r>
                <w:t>A first aid kit is available (containing bandages, gauze and antiseptic).</w:t>
              </w:r>
            </w:ins>
          </w:p>
        </w:tc>
      </w:tr>
      <w:tr w:rsidR="00CB49E0" w14:paraId="5D33C5ED" w14:textId="77777777" w:rsidTr="00CB49E0">
        <w:trPr>
          <w:ins w:id="1682" w:author="Rascon Arana, Maria" w:date="2026-08-13T14:45:00Z"/>
        </w:trPr>
        <w:tc>
          <w:tcPr>
            <w:tcW w:w="1075" w:type="dxa"/>
            <w:tcPrChange w:id="1683" w:author="Rascon Arana, Maria" w:date="2026-08-13T14:45:00Z" w16du:dateUtc="2026-08-13T20:45:00Z">
              <w:tcPr>
                <w:tcW w:w="4675" w:type="dxa"/>
                <w:gridSpan w:val="2"/>
              </w:tcPr>
            </w:tcPrChange>
          </w:tcPr>
          <w:p w14:paraId="288701D6" w14:textId="0FC91B69" w:rsidR="00CB49E0" w:rsidRDefault="001B2DA7">
            <w:pPr>
              <w:pStyle w:val="par1"/>
              <w:ind w:left="0" w:firstLine="0"/>
              <w:jc w:val="center"/>
              <w:rPr>
                <w:ins w:id="1684" w:author="Rascon Arana, Maria" w:date="2026-08-13T14:45:00Z" w16du:dateUtc="2026-08-13T20:45:00Z"/>
              </w:rPr>
              <w:pPrChange w:id="1685" w:author="Rascon Arana, Maria" w:date="2026-08-13T15:02:00Z" w16du:dateUtc="2026-08-13T21:02:00Z">
                <w:pPr>
                  <w:pStyle w:val="par1"/>
                  <w:ind w:left="0" w:firstLine="0"/>
                </w:pPr>
              </w:pPrChange>
            </w:pPr>
            <w:ins w:id="1686" w:author="Rascon Arana, Maria" w:date="2026-08-13T15:01:00Z" w16du:dateUtc="2026-08-13T21:01:00Z">
              <w:r>
                <w:lastRenderedPageBreak/>
                <w:t>1</w:t>
              </w:r>
            </w:ins>
          </w:p>
        </w:tc>
        <w:tc>
          <w:tcPr>
            <w:tcW w:w="8275" w:type="dxa"/>
            <w:tcPrChange w:id="1687" w:author="Rascon Arana, Maria" w:date="2026-08-13T14:45:00Z" w16du:dateUtc="2026-08-13T20:45:00Z">
              <w:tcPr>
                <w:tcW w:w="4675" w:type="dxa"/>
              </w:tcPr>
            </w:tcPrChange>
          </w:tcPr>
          <w:p w14:paraId="5E5E2810" w14:textId="3EB7F564" w:rsidR="00CB49E0" w:rsidRDefault="001B2DA7" w:rsidP="0056784C">
            <w:pPr>
              <w:pStyle w:val="par1"/>
              <w:ind w:left="0" w:firstLine="0"/>
              <w:rPr>
                <w:ins w:id="1688" w:author="Rascon Arana, Maria" w:date="2026-08-13T14:45:00Z" w16du:dateUtc="2026-08-13T20:45:00Z"/>
              </w:rPr>
            </w:pPr>
            <w:ins w:id="1689" w:author="Rascon Arana, Maria" w:date="2026-08-13T15:01:00Z" w16du:dateUtc="2026-08-13T21:01:00Z">
              <w:r>
                <w:t xml:space="preserve">Work area is kept clean and free from accumulation of hair, products, chemicals, </w:t>
              </w:r>
            </w:ins>
            <w:ins w:id="1690" w:author="Rascon Arana, Maria" w:date="2026-08-13T15:02:00Z" w16du:dateUtc="2026-08-13T21:02:00Z">
              <w:r>
                <w:t>dust &amp; other service debris.</w:t>
              </w:r>
            </w:ins>
          </w:p>
        </w:tc>
      </w:tr>
      <w:tr w:rsidR="00CB49E0" w14:paraId="32F46533" w14:textId="77777777" w:rsidTr="00CB49E0">
        <w:trPr>
          <w:ins w:id="1691" w:author="Rascon Arana, Maria" w:date="2026-08-13T14:45:00Z"/>
        </w:trPr>
        <w:tc>
          <w:tcPr>
            <w:tcW w:w="1075" w:type="dxa"/>
            <w:tcPrChange w:id="1692" w:author="Rascon Arana, Maria" w:date="2026-08-13T14:45:00Z" w16du:dateUtc="2026-08-13T20:45:00Z">
              <w:tcPr>
                <w:tcW w:w="4675" w:type="dxa"/>
                <w:gridSpan w:val="2"/>
              </w:tcPr>
            </w:tcPrChange>
          </w:tcPr>
          <w:p w14:paraId="263D0651" w14:textId="3A6FDE04" w:rsidR="00CB49E0" w:rsidRDefault="001B2DA7">
            <w:pPr>
              <w:pStyle w:val="par1"/>
              <w:ind w:left="0" w:firstLine="0"/>
              <w:jc w:val="center"/>
              <w:rPr>
                <w:ins w:id="1693" w:author="Rascon Arana, Maria" w:date="2026-08-13T14:45:00Z" w16du:dateUtc="2026-08-13T20:45:00Z"/>
              </w:rPr>
              <w:pPrChange w:id="1694" w:author="Rascon Arana, Maria" w:date="2026-08-13T15:02:00Z" w16du:dateUtc="2026-08-13T21:02:00Z">
                <w:pPr>
                  <w:pStyle w:val="par1"/>
                  <w:ind w:left="0" w:firstLine="0"/>
                </w:pPr>
              </w:pPrChange>
            </w:pPr>
            <w:ins w:id="1695" w:author="Rascon Arana, Maria" w:date="2026-08-13T15:02:00Z" w16du:dateUtc="2026-08-13T21:02:00Z">
              <w:r>
                <w:t>1</w:t>
              </w:r>
            </w:ins>
          </w:p>
        </w:tc>
        <w:tc>
          <w:tcPr>
            <w:tcW w:w="8275" w:type="dxa"/>
            <w:tcPrChange w:id="1696" w:author="Rascon Arana, Maria" w:date="2026-08-13T14:45:00Z" w16du:dateUtc="2026-08-13T20:45:00Z">
              <w:tcPr>
                <w:tcW w:w="4675" w:type="dxa"/>
              </w:tcPr>
            </w:tcPrChange>
          </w:tcPr>
          <w:p w14:paraId="0E281683" w14:textId="2D249BC0" w:rsidR="00CB49E0" w:rsidRDefault="001B2DA7" w:rsidP="0056784C">
            <w:pPr>
              <w:pStyle w:val="par1"/>
              <w:ind w:left="0" w:firstLine="0"/>
              <w:rPr>
                <w:ins w:id="1697" w:author="Rascon Arana, Maria" w:date="2026-08-13T14:45:00Z" w16du:dateUtc="2026-08-13T20:45:00Z"/>
              </w:rPr>
            </w:pPr>
            <w:ins w:id="1698" w:author="Rascon Arana, Maria" w:date="2026-08-13T15:02:00Z" w16du:dateUtc="2026-08-13T21:02:00Z">
              <w:r>
                <w:t>Business owner/manager/licensees cooperated with the Director, inspectors, investigators, and/or practice monitor.</w:t>
              </w:r>
            </w:ins>
          </w:p>
        </w:tc>
      </w:tr>
    </w:tbl>
    <w:p w14:paraId="7945A89D" w14:textId="14DF7CD2" w:rsidR="00CC423D" w:rsidRDefault="005A4392" w:rsidP="005A4392">
      <w:pPr>
        <w:pStyle w:val="Heading2"/>
        <w:rPr>
          <w:i w:val="0"/>
          <w:iCs w:val="0"/>
          <w:sz w:val="20"/>
          <w:szCs w:val="20"/>
        </w:rPr>
      </w:pPr>
      <w:r>
        <w:rPr>
          <w:i w:val="0"/>
          <w:iCs w:val="0"/>
          <w:sz w:val="20"/>
          <w:szCs w:val="20"/>
        </w:rPr>
        <w:t>1.11</w:t>
      </w:r>
      <w:r>
        <w:rPr>
          <w:i w:val="0"/>
          <w:iCs w:val="0"/>
          <w:sz w:val="20"/>
          <w:szCs w:val="20"/>
        </w:rPr>
        <w:tab/>
        <w:t>DECLARATORY ORDERS</w:t>
      </w:r>
    </w:p>
    <w:p w14:paraId="01AAC0B2" w14:textId="75C48477" w:rsidR="005A4392" w:rsidRDefault="005A4392" w:rsidP="005A4392">
      <w:pPr>
        <w:pStyle w:val="upar1"/>
      </w:pPr>
      <w:r w:rsidRPr="005A4392">
        <w:t>This Rule establishes procedures for the handling of requests for declaratory orders filed pursuant to section 24-4-105(11), C.R.S.</w:t>
      </w:r>
    </w:p>
    <w:p w14:paraId="781615F6" w14:textId="47AC86B4" w:rsidR="005A4392" w:rsidRDefault="005A4392" w:rsidP="005A4392">
      <w:pPr>
        <w:pStyle w:val="par1"/>
      </w:pPr>
      <w:r>
        <w:t>A.</w:t>
      </w:r>
      <w:r>
        <w:tab/>
      </w:r>
      <w:r w:rsidRPr="005A4392">
        <w:t>Any person or entity may petition the Director for a declaratory order to terminate controversies or remove uncertainties as to the applicability of any statutory provision or of any rule or order of the Director.</w:t>
      </w:r>
    </w:p>
    <w:p w14:paraId="24A92A5E" w14:textId="3158A06E" w:rsidR="005A4392" w:rsidRDefault="005A4392" w:rsidP="005A4392">
      <w:pPr>
        <w:pStyle w:val="par1"/>
      </w:pPr>
      <w:r>
        <w:t>B.</w:t>
      </w:r>
      <w:r>
        <w:tab/>
      </w:r>
      <w:r w:rsidRPr="005A4392">
        <w:t xml:space="preserve">The Director will determine, in </w:t>
      </w:r>
      <w:ins w:id="1699" w:author="Rascon Arana, Maria" w:date="2026-09-15T16:47:00Z" w16du:dateUtc="2026-09-15T22:47:00Z">
        <w:r w:rsidR="00633A32">
          <w:t>their</w:t>
        </w:r>
      </w:ins>
      <w:del w:id="1700" w:author="Rascon Arana, Maria" w:date="2026-09-15T16:47:00Z" w16du:dateUtc="2026-09-15T22:47:00Z">
        <w:r w:rsidRPr="005A4392" w:rsidDel="00633A32">
          <w:delText>his or her</w:delText>
        </w:r>
      </w:del>
      <w:r w:rsidRPr="005A4392">
        <w:t xml:space="preserve"> discretion and without notice to petitioner, whether to rule upon any such a petition. If the Director determines that they will not rule upon such a petition, the Director shall promptly notify the petitioner of their action and state the reasons for such decision.</w:t>
      </w:r>
    </w:p>
    <w:p w14:paraId="72A3BDA5" w14:textId="58C748A8" w:rsidR="005A4392" w:rsidRDefault="005A4392" w:rsidP="005A4392">
      <w:pPr>
        <w:pStyle w:val="par1"/>
      </w:pPr>
      <w:r>
        <w:t>C.</w:t>
      </w:r>
      <w:r>
        <w:tab/>
      </w:r>
      <w:r w:rsidRPr="005A4392">
        <w:t>In determining whether to rule upon a petition filed pursuant to this Rule, the Director will consider the following matters, among others:</w:t>
      </w:r>
    </w:p>
    <w:p w14:paraId="301BF095" w14:textId="687288C7" w:rsidR="005A4392" w:rsidRDefault="005A4392" w:rsidP="005A4392">
      <w:pPr>
        <w:pStyle w:val="par2"/>
      </w:pPr>
      <w:r>
        <w:t>1.</w:t>
      </w:r>
      <w:r>
        <w:tab/>
      </w:r>
      <w:r w:rsidRPr="005A4392">
        <w:t>Whether a ruling on the petition will terminate a controversy or remove uncertainties as to the applicability to petitioner of any statutory provisions or rule or order of the Director.</w:t>
      </w:r>
    </w:p>
    <w:p w14:paraId="407D2094" w14:textId="6A7CF6B2" w:rsidR="005A4392" w:rsidRDefault="005A4392" w:rsidP="005A4392">
      <w:pPr>
        <w:pStyle w:val="par2"/>
      </w:pPr>
      <w:r>
        <w:t>2.</w:t>
      </w:r>
      <w:r>
        <w:tab/>
      </w:r>
      <w:r w:rsidRPr="005A4392">
        <w:t>Whether the petition involves any subject, question or issue that is the subject of a formal or informal matter or investigation currently pending before the Director or a court involving one or more petitioners.</w:t>
      </w:r>
    </w:p>
    <w:p w14:paraId="35384D6B" w14:textId="037FD2C1" w:rsidR="005A4392" w:rsidRDefault="005A4392" w:rsidP="005A4392">
      <w:pPr>
        <w:pStyle w:val="par2"/>
      </w:pPr>
      <w:r>
        <w:t>3.</w:t>
      </w:r>
      <w:r>
        <w:tab/>
      </w:r>
      <w:r w:rsidRPr="005A4392">
        <w:t>Whether the petition involves any subject, question or issue that is the subject of a formal or informal matter or investigation currently pending before the Director or a court but not involving any petitioner</w:t>
      </w:r>
      <w:r>
        <w:t>.</w:t>
      </w:r>
    </w:p>
    <w:p w14:paraId="46AEF338" w14:textId="4150DED1" w:rsidR="005A4392" w:rsidRDefault="005A4392" w:rsidP="005A4392">
      <w:pPr>
        <w:pStyle w:val="par2"/>
      </w:pPr>
      <w:r>
        <w:t>4.</w:t>
      </w:r>
      <w:r>
        <w:tab/>
      </w:r>
      <w:r w:rsidRPr="005A4392">
        <w:t>Whether the petition seeks a ruling on a moot or hypothetical question or will result in an advisory ruling or opinion.</w:t>
      </w:r>
    </w:p>
    <w:p w14:paraId="6EDBE71D" w14:textId="12FB3A48" w:rsidR="005A4392" w:rsidRDefault="005A4392" w:rsidP="005A4392">
      <w:pPr>
        <w:pStyle w:val="par2"/>
      </w:pPr>
      <w:r>
        <w:t>5.</w:t>
      </w:r>
      <w:r>
        <w:tab/>
      </w:r>
      <w:r w:rsidRPr="005A4392">
        <w:t>Whether the petitioner has some other adequate legal remedy, other than an action for declaratory relief pursuant to Colorado Rules of Civil Procedure 57, which will terminate the controversy or remove any uncertainty as to the applicability to the petitioner of the statute, rule or order in question.</w:t>
      </w:r>
    </w:p>
    <w:p w14:paraId="7D51ADAB" w14:textId="71F4AF56" w:rsidR="005A4392" w:rsidRDefault="005A4392" w:rsidP="005A4392">
      <w:pPr>
        <w:pStyle w:val="par1"/>
        <w:rPr>
          <w:b/>
          <w:bCs/>
        </w:rPr>
      </w:pPr>
      <w:r>
        <w:t>D.</w:t>
      </w:r>
      <w:r>
        <w:tab/>
      </w:r>
      <w:r w:rsidRPr="005A4392">
        <w:t>Any petition filed pursuant to this Rule shall set forth the following:</w:t>
      </w:r>
    </w:p>
    <w:p w14:paraId="25154592" w14:textId="4B4C6C79" w:rsidR="005A4392" w:rsidRDefault="005A4392" w:rsidP="005A4392">
      <w:pPr>
        <w:pStyle w:val="par2"/>
      </w:pPr>
      <w:r>
        <w:t>1.</w:t>
      </w:r>
      <w:r>
        <w:tab/>
      </w:r>
      <w:r w:rsidRPr="005A4392">
        <w:t>The name and address of the petitioner and whether the petitioner is registered pursuant to Title 12, Article 105.</w:t>
      </w:r>
    </w:p>
    <w:p w14:paraId="17349564" w14:textId="2E05DF2C" w:rsidR="005A4392" w:rsidRDefault="005A4392" w:rsidP="005A4392">
      <w:pPr>
        <w:pStyle w:val="par2"/>
      </w:pPr>
      <w:r>
        <w:t>2.</w:t>
      </w:r>
      <w:r>
        <w:tab/>
      </w:r>
      <w:r w:rsidRPr="005A4392">
        <w:t>The statute, rule, or order to which the petition relates.</w:t>
      </w:r>
    </w:p>
    <w:p w14:paraId="01F58516" w14:textId="3507BCF2" w:rsidR="005A4392" w:rsidRDefault="005A4392" w:rsidP="005A4392">
      <w:pPr>
        <w:pStyle w:val="par2"/>
      </w:pPr>
      <w:r>
        <w:t>3.</w:t>
      </w:r>
      <w:r>
        <w:tab/>
      </w:r>
      <w:r w:rsidRPr="005A4392">
        <w:t>A concise statement of all of the facts necessary to show the nature of the controversy or uncertainty and the manner in which the statute, rule or order in question applies or potentially applies to the petitioner.</w:t>
      </w:r>
    </w:p>
    <w:p w14:paraId="7FD67E75" w14:textId="6D75A07A" w:rsidR="005A4392" w:rsidRDefault="005A4392" w:rsidP="005A4392">
      <w:pPr>
        <w:pStyle w:val="par1"/>
      </w:pPr>
      <w:r>
        <w:t>E.</w:t>
      </w:r>
      <w:r>
        <w:tab/>
      </w:r>
      <w:r w:rsidR="006B1D64" w:rsidRPr="006B1D64">
        <w:t>If the Director determines that they will rule on the petition, the following procedure shall apply:</w:t>
      </w:r>
    </w:p>
    <w:p w14:paraId="14211B5D" w14:textId="6E16C51D" w:rsidR="00AC4E6E" w:rsidRDefault="00F91387" w:rsidP="00F91387">
      <w:pPr>
        <w:pStyle w:val="par2"/>
      </w:pPr>
      <w:r>
        <w:lastRenderedPageBreak/>
        <w:t>1.</w:t>
      </w:r>
      <w:r>
        <w:tab/>
      </w:r>
      <w:r w:rsidRPr="00F91387">
        <w:t>The Director may rule upon the petition based solely upon the facts presented in the petition. In such a case:</w:t>
      </w:r>
    </w:p>
    <w:p w14:paraId="23BEC8B6" w14:textId="469FF3B0" w:rsidR="00F91387" w:rsidRDefault="00F91387" w:rsidP="00F91387">
      <w:pPr>
        <w:pStyle w:val="par3"/>
      </w:pPr>
      <w:r>
        <w:t>a.</w:t>
      </w:r>
      <w:r>
        <w:tab/>
      </w:r>
      <w:r w:rsidRPr="00F91387">
        <w:t>Any ruling of the Director will apply only to the extent of the facts presented in the petition and any amendment to the petition.</w:t>
      </w:r>
    </w:p>
    <w:p w14:paraId="17514901" w14:textId="1332442E" w:rsidR="00F91387" w:rsidRDefault="00F91387" w:rsidP="00F91387">
      <w:pPr>
        <w:pStyle w:val="par3"/>
      </w:pPr>
      <w:r>
        <w:t>b.</w:t>
      </w:r>
      <w:r>
        <w:tab/>
      </w:r>
      <w:r w:rsidRPr="00F91387">
        <w:t>The Director may order the petitioner to file a written brief, memorandum or statement of position.</w:t>
      </w:r>
    </w:p>
    <w:p w14:paraId="12F57389" w14:textId="32F69227" w:rsidR="00F91387" w:rsidRDefault="00F91387" w:rsidP="00F91387">
      <w:pPr>
        <w:pStyle w:val="par3"/>
      </w:pPr>
      <w:r>
        <w:t>c.</w:t>
      </w:r>
      <w:r>
        <w:tab/>
      </w:r>
      <w:r w:rsidRPr="00F91387">
        <w:t>The Director may set the petition, upon due notice to petitioner, for a non</w:t>
      </w:r>
      <w:r>
        <w:t>-</w:t>
      </w:r>
      <w:r w:rsidRPr="00F91387">
        <w:t>evidentiary hearing.</w:t>
      </w:r>
    </w:p>
    <w:p w14:paraId="64B89412" w14:textId="648345BF" w:rsidR="00F91387" w:rsidRDefault="00F91387" w:rsidP="00F91387">
      <w:pPr>
        <w:pStyle w:val="par3"/>
      </w:pPr>
      <w:r>
        <w:t>d.</w:t>
      </w:r>
      <w:r>
        <w:tab/>
      </w:r>
      <w:r w:rsidRPr="00F91387">
        <w:t>The Director may dispose of the petition on the sole basis of the matters set forth in the petition.</w:t>
      </w:r>
    </w:p>
    <w:p w14:paraId="4D19B52A" w14:textId="30B47448" w:rsidR="00F91387" w:rsidRDefault="00F91387" w:rsidP="00F91387">
      <w:pPr>
        <w:pStyle w:val="par3"/>
      </w:pPr>
      <w:r>
        <w:t>e.</w:t>
      </w:r>
      <w:r>
        <w:tab/>
      </w:r>
      <w:r w:rsidRPr="00F91387">
        <w:t>The Director may request the petitioner to submit additional facts in writing. In such event, such additional facts will be considered as an amendment to the petition.</w:t>
      </w:r>
    </w:p>
    <w:p w14:paraId="351B2027" w14:textId="158615DB" w:rsidR="00F91387" w:rsidRDefault="00F91387" w:rsidP="00F91387">
      <w:pPr>
        <w:pStyle w:val="par3"/>
      </w:pPr>
      <w:r>
        <w:t>f.</w:t>
      </w:r>
      <w:r>
        <w:tab/>
      </w:r>
      <w:r w:rsidRPr="00F91387">
        <w:t>The Director may take administrative notice of facts pursuant to the State Administrative Procedure Act at section 24-4-105(8), C.R.S., and may utilize their experience, technical competence and specialized knowledge in the disposition of the petition.</w:t>
      </w:r>
    </w:p>
    <w:p w14:paraId="31A706BB" w14:textId="200C336B" w:rsidR="00F91387" w:rsidRDefault="00F91387" w:rsidP="00F91387">
      <w:pPr>
        <w:pStyle w:val="par2"/>
      </w:pPr>
      <w:r>
        <w:t>2.</w:t>
      </w:r>
      <w:r>
        <w:tab/>
      </w:r>
      <w:r w:rsidRPr="00F91387">
        <w:t>If the Director rules upon the petition without a hearing, the Director shall promptly notify the petitioner of the decision.</w:t>
      </w:r>
    </w:p>
    <w:p w14:paraId="3CA581C0" w14:textId="1EE5C694" w:rsidR="00F91387" w:rsidRDefault="00F91387" w:rsidP="00F91387">
      <w:pPr>
        <w:pStyle w:val="par2"/>
      </w:pPr>
      <w:r>
        <w:t>3.</w:t>
      </w:r>
      <w:r>
        <w:tab/>
      </w:r>
      <w:r w:rsidRPr="00F91387">
        <w:t>The Director may, in their sole discretion, set the petition for hearing, upon due notice to petitioner, for the purpose of obtaining additional facts or information or to determine the truth of any facts set forth in the petition or to hear oral argument on the petition. The notice to the petitioner shall set forth, to the extent known, the factual or other matters into which the Director intends to inquire.</w:t>
      </w:r>
    </w:p>
    <w:p w14:paraId="59089473" w14:textId="2527006E" w:rsidR="00F91387" w:rsidRDefault="00F91387" w:rsidP="00F91387">
      <w:pPr>
        <w:pStyle w:val="par2"/>
      </w:pPr>
      <w:r>
        <w:t>4.</w:t>
      </w:r>
      <w:r>
        <w:tab/>
      </w:r>
      <w:r w:rsidRPr="00F91387">
        <w:t>For the purpose of such a hearing, to the extent necessary, the petitioner shall have the burden of proving all of the facts stated in the petition, all of the facts necessary to show the nature of the controversy or uncertainty; and the manner in which the statute, rule or order in question applies or potentially applies to the petitioner and any other facts the petitioner desires the Director to consider.</w:t>
      </w:r>
    </w:p>
    <w:p w14:paraId="4C4FA223" w14:textId="72E373A4" w:rsidR="00F91387" w:rsidRDefault="00704CCE" w:rsidP="00704CCE">
      <w:pPr>
        <w:pStyle w:val="par1"/>
      </w:pPr>
      <w:r>
        <w:t>F.</w:t>
      </w:r>
      <w:r>
        <w:tab/>
      </w:r>
      <w:r w:rsidRPr="00704CCE">
        <w:t>The parties to any proceeding pursuant to this rule shall be the Director and the petitioner. Any other person may seek leave of the Director to intervene in such a proceeding, and leave to intervene will be granted at the sole discretion of the Director. A petition to intervene shall set forth the same matters as required by Rule 1.11(D). Any reference to a “petitioner” in this rule also refers to any person who has been granted leave to intervene by the Director.</w:t>
      </w:r>
    </w:p>
    <w:p w14:paraId="737BA072" w14:textId="67F6568C" w:rsidR="00704CCE" w:rsidRDefault="00704CCE" w:rsidP="00704CCE">
      <w:pPr>
        <w:pStyle w:val="par1"/>
      </w:pPr>
      <w:r>
        <w:t>G.</w:t>
      </w:r>
      <w:r>
        <w:tab/>
      </w:r>
      <w:r w:rsidRPr="00704CCE">
        <w:t>Any declaratory order or other order disposing of a petition pursuant to this rule shall constitute final agency action subject to judicial review pursuant to section 24-4-106, C.R.S.</w:t>
      </w:r>
    </w:p>
    <w:p w14:paraId="62E086F0" w14:textId="77777777" w:rsidR="006B1D64" w:rsidRPr="005A4392" w:rsidRDefault="006B1D64" w:rsidP="005A4392">
      <w:pPr>
        <w:pStyle w:val="par1"/>
      </w:pPr>
    </w:p>
    <w:p w14:paraId="47D0BC05" w14:textId="5E28B163" w:rsidR="00EE7100" w:rsidRPr="005C3E7E" w:rsidRDefault="00704CCE" w:rsidP="00D047DE">
      <w:pPr>
        <w:pStyle w:val="upar1"/>
      </w:pPr>
      <w:r>
        <w:t>___________</w:t>
      </w:r>
      <w:r w:rsidR="00EE7100" w:rsidRPr="005C3E7E">
        <w:t>_________________________________________________________________________</w:t>
      </w:r>
    </w:p>
    <w:p w14:paraId="2DC9F2FE" w14:textId="77777777" w:rsidR="00EE7100" w:rsidRPr="00581EA6" w:rsidRDefault="00EE7100" w:rsidP="00581EA6">
      <w:pPr>
        <w:pStyle w:val="Heading2"/>
        <w:rPr>
          <w:i w:val="0"/>
          <w:iCs w:val="0"/>
          <w:sz w:val="20"/>
          <w:szCs w:val="20"/>
        </w:rPr>
      </w:pPr>
      <w:r w:rsidRPr="00581EA6">
        <w:rPr>
          <w:i w:val="0"/>
          <w:iCs w:val="0"/>
          <w:sz w:val="20"/>
          <w:szCs w:val="20"/>
        </w:rPr>
        <w:t>Editor’s Notes</w:t>
      </w:r>
    </w:p>
    <w:p w14:paraId="377BD8AF" w14:textId="77777777" w:rsidR="00EE7100" w:rsidRPr="005C3E7E" w:rsidRDefault="00EE7100" w:rsidP="00EE7100">
      <w:pPr>
        <w:pStyle w:val="upar1"/>
      </w:pPr>
      <w:r w:rsidRPr="005C3E7E">
        <w:rPr>
          <w:b/>
          <w:bCs/>
        </w:rPr>
        <w:t>History</w:t>
      </w:r>
    </w:p>
    <w:p w14:paraId="25348652" w14:textId="77777777" w:rsidR="001E3BA2" w:rsidRPr="005C3E7E" w:rsidRDefault="00EE7100" w:rsidP="00B213DF">
      <w:pPr>
        <w:pStyle w:val="par1"/>
        <w:spacing w:before="60"/>
      </w:pPr>
      <w:r w:rsidRPr="005C3E7E">
        <w:lastRenderedPageBreak/>
        <w:t>Entire rule eff. 02/14/2018.</w:t>
      </w:r>
    </w:p>
    <w:p w14:paraId="6B11BBF9" w14:textId="77777777" w:rsidR="00F8747F" w:rsidRPr="005C3E7E" w:rsidRDefault="00E7569E" w:rsidP="00B213DF">
      <w:pPr>
        <w:pStyle w:val="par1"/>
        <w:spacing w:before="60"/>
      </w:pPr>
      <w:r w:rsidRPr="005C3E7E">
        <w:t>Rule</w:t>
      </w:r>
      <w:r w:rsidR="00F8747F" w:rsidRPr="005C3E7E">
        <w:t xml:space="preserve"> 4.2 emer. rule eff. 01/24/2019</w:t>
      </w:r>
      <w:r w:rsidRPr="005C3E7E">
        <w:t>; expired 05/24/2019.</w:t>
      </w:r>
    </w:p>
    <w:p w14:paraId="2265248A" w14:textId="77777777" w:rsidR="00E7569E" w:rsidRPr="005C3E7E" w:rsidRDefault="00E7569E" w:rsidP="00B213DF">
      <w:pPr>
        <w:pStyle w:val="par1"/>
        <w:spacing w:before="60"/>
      </w:pPr>
      <w:r w:rsidRPr="005C3E7E">
        <w:t>Rule 4.2 eff. 06/14/2019.</w:t>
      </w:r>
    </w:p>
    <w:p w14:paraId="1D3776F6" w14:textId="77777777" w:rsidR="00461240" w:rsidRPr="005C3E7E" w:rsidRDefault="00461240" w:rsidP="00B213DF">
      <w:pPr>
        <w:pStyle w:val="par1"/>
        <w:spacing w:before="60"/>
      </w:pPr>
      <w:r w:rsidRPr="005C3E7E">
        <w:t>Rule 1.4 eff. 12/15/2020.</w:t>
      </w:r>
    </w:p>
    <w:p w14:paraId="73DB7103" w14:textId="77777777" w:rsidR="00220AFE" w:rsidRPr="005C3E7E" w:rsidRDefault="00220AFE" w:rsidP="00B213DF">
      <w:pPr>
        <w:pStyle w:val="par1"/>
        <w:spacing w:before="60"/>
      </w:pPr>
      <w:r w:rsidRPr="005C3E7E">
        <w:t>Rules 1.4 A, 1.4 B.2-3 eff. 05/30/2021. Rule 1.4 C repealed eff. 05/30/2021.</w:t>
      </w:r>
    </w:p>
    <w:p w14:paraId="448B8264" w14:textId="77777777" w:rsidR="00E77055" w:rsidRPr="005C3E7E" w:rsidRDefault="00E77055" w:rsidP="00B213DF">
      <w:pPr>
        <w:pStyle w:val="par1"/>
        <w:spacing w:before="60"/>
      </w:pPr>
      <w:r w:rsidRPr="005C3E7E">
        <w:t>Rule 1.12 emer. rule eff. 08/15/2022.</w:t>
      </w:r>
    </w:p>
    <w:p w14:paraId="37160B5F" w14:textId="77777777" w:rsidR="00333476" w:rsidRPr="005C3E7E" w:rsidRDefault="00333476" w:rsidP="00B213DF">
      <w:pPr>
        <w:pStyle w:val="par1"/>
        <w:spacing w:before="60"/>
      </w:pPr>
      <w:r w:rsidRPr="005C3E7E">
        <w:t>Rule 1.4 A, 1.4 B.2-3 eff. 09/14/2022.</w:t>
      </w:r>
    </w:p>
    <w:p w14:paraId="63BF1B91" w14:textId="77777777" w:rsidR="008B1F97" w:rsidRPr="005C3E7E" w:rsidRDefault="008B1F97" w:rsidP="00B213DF">
      <w:pPr>
        <w:pStyle w:val="par1"/>
        <w:spacing w:before="60"/>
      </w:pPr>
      <w:r w:rsidRPr="005C3E7E">
        <w:t>Rule 1.12 eff. 11/30/2022.</w:t>
      </w:r>
    </w:p>
    <w:p w14:paraId="359184A2" w14:textId="77777777" w:rsidR="00D8558B" w:rsidRPr="005C3E7E" w:rsidRDefault="00D8558B" w:rsidP="00B213DF">
      <w:pPr>
        <w:pStyle w:val="par1"/>
        <w:spacing w:before="60"/>
      </w:pPr>
      <w:r w:rsidRPr="005C3E7E">
        <w:t>Rules 1.1 A.4, 1.2 B, 1.4 E, 1.9 E.3.e eff. 08/14/2023.</w:t>
      </w:r>
    </w:p>
    <w:p w14:paraId="2A9A1777" w14:textId="77777777" w:rsidR="008011FE" w:rsidRDefault="008011FE" w:rsidP="00B213DF">
      <w:pPr>
        <w:pStyle w:val="par1"/>
        <w:spacing w:before="60"/>
      </w:pPr>
      <w:r w:rsidRPr="005C3E7E">
        <w:t>Rule 1.12 repealed eff. 02/15/2024.</w:t>
      </w:r>
    </w:p>
    <w:p w14:paraId="184D40FE" w14:textId="12453534" w:rsidR="00704CCE" w:rsidRPr="005C3E7E" w:rsidRDefault="00704CCE" w:rsidP="00B213DF">
      <w:pPr>
        <w:pStyle w:val="par1"/>
        <w:spacing w:before="60"/>
      </w:pPr>
      <w:r w:rsidRPr="00704CCE">
        <w:t>Rules 1.8 A, 1.8 G, 1.9 E.2 eff. 10/30/2025.</w:t>
      </w:r>
    </w:p>
    <w:p w14:paraId="7482F72F" w14:textId="77777777" w:rsidR="00D8558B" w:rsidRPr="005C3E7E" w:rsidRDefault="00D8558B" w:rsidP="00D8558B"/>
    <w:p w14:paraId="5F51C6CD" w14:textId="77777777" w:rsidR="00331919" w:rsidRPr="005C3E7E" w:rsidRDefault="00331919" w:rsidP="00331919">
      <w:pPr>
        <w:pStyle w:val="upar1"/>
        <w:rPr>
          <w:b/>
          <w:bCs/>
        </w:rPr>
      </w:pPr>
      <w:r w:rsidRPr="005C3E7E">
        <w:rPr>
          <w:b/>
          <w:bCs/>
        </w:rPr>
        <w:t>Annotations</w:t>
      </w:r>
    </w:p>
    <w:p w14:paraId="5F4482B5" w14:textId="77777777" w:rsidR="00331919" w:rsidRPr="005C3E7E" w:rsidRDefault="00331919" w:rsidP="00331919">
      <w:pPr>
        <w:pStyle w:val="upar1"/>
      </w:pPr>
      <w:r w:rsidRPr="005C3E7E">
        <w:t>Rules 1.4 A, 1.4 B.2, 1.4 C (adopted 10/21/2020) were not extended by Senate Bill 21-152 and therefore expired 05/15/2021.</w:t>
      </w:r>
    </w:p>
    <w:p w14:paraId="62574A98" w14:textId="77777777" w:rsidR="00DF25AD" w:rsidRPr="005C3E7E" w:rsidRDefault="00DF25AD" w:rsidP="00331919">
      <w:pPr>
        <w:pStyle w:val="upar1"/>
      </w:pPr>
      <w:r w:rsidRPr="005C3E7E">
        <w:t>Rules 1.12 B. and 1.12 C. (adopted 10/10/2022) were not extended by Senate Bill 23-102 and therefore expired 05/15/2023.</w:t>
      </w:r>
    </w:p>
    <w:sectPr w:rsidR="00DF25AD" w:rsidRPr="005C3E7E" w:rsidSect="00D311B0">
      <w:headerReference w:type="default" r:id="rId12"/>
      <w:footerReference w:type="default" r:id="rId13"/>
      <w:footerReference w:type="first" r:id="rId14"/>
      <w:pgSz w:w="12240" w:h="15840" w:code="1"/>
      <w:pgMar w:top="1440" w:right="1440" w:bottom="1440" w:left="1440" w:header="432" w:footer="432"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ascon Arana, Maria" w:date="2026-09-09T14:25:00Z" w:initials="MR">
    <w:p w14:paraId="7CB6B621" w14:textId="77777777" w:rsidR="004B46C4" w:rsidRDefault="004B46C4" w:rsidP="004B46C4">
      <w:pPr>
        <w:pStyle w:val="CommentText"/>
      </w:pPr>
      <w:r>
        <w:rPr>
          <w:rStyle w:val="CommentReference"/>
        </w:rPr>
        <w:annotationRef/>
      </w:r>
      <w:r>
        <w:t xml:space="preserve">Kate Anderson - I have several suggested changes from the State Apprenticeship Agency. I have made comments in the draft rules and emailed the document to </w:t>
      </w:r>
      <w:hyperlink r:id="rId1" w:history="1">
        <w:r w:rsidRPr="00081503">
          <w:rPr>
            <w:rStyle w:val="Hyperlink"/>
          </w:rPr>
          <w:t>dora_dpo_rulemaking@state.co.us</w:t>
        </w:r>
      </w:hyperlink>
      <w:r>
        <w:t>. Thank you.</w:t>
      </w:r>
    </w:p>
  </w:comment>
  <w:comment w:id="1" w:author="Rascon Arana, Maria" w:date="2026-09-10T15:25:00Z" w:initials="MR">
    <w:p w14:paraId="0EF4AAAA" w14:textId="77777777" w:rsidR="00350190" w:rsidRDefault="00350190" w:rsidP="00350190">
      <w:pPr>
        <w:pStyle w:val="CommentText"/>
      </w:pPr>
      <w:r>
        <w:rPr>
          <w:rStyle w:val="CommentReference"/>
        </w:rPr>
        <w:annotationRef/>
      </w:r>
      <w:r>
        <w:t>Lauren Bitz - With the industry committee having been removed, is there any consideration for reinstating a committee or advisory group to help ensure DORA stays informed about current issues, trends, education, testing, and changes happening within the industry?</w:t>
      </w:r>
    </w:p>
    <w:p w14:paraId="6A025F1B" w14:textId="77777777" w:rsidR="00350190" w:rsidRDefault="00350190" w:rsidP="00350190">
      <w:pPr>
        <w:pStyle w:val="CommentText"/>
      </w:pPr>
      <w:r>
        <w:t>I believe there is real value in having ongoing communication between DORA and professionals who are actively working in education and the industry. This is something I would strongly support bringing back, and I would be willing to sponsor or help lead the effort if there is an opportunity to do so.</w:t>
      </w:r>
    </w:p>
  </w:comment>
  <w:comment w:id="2" w:author="Rascon Arana, Maria" w:date="2026-09-25T08:30:00Z" w:initials="MR">
    <w:p w14:paraId="3975E19F" w14:textId="77777777" w:rsidR="004678F8" w:rsidRDefault="004678F8" w:rsidP="004678F8">
      <w:pPr>
        <w:pStyle w:val="CommentText"/>
      </w:pPr>
      <w:r>
        <w:rPr>
          <w:rStyle w:val="CommentReference"/>
        </w:rPr>
        <w:annotationRef/>
      </w:r>
      <w:r>
        <w:t>Suzi Nira - Re: Proposed amendments affecting esthetician scope, advanced education, student training, medical aesthetics, devices, and delegation</w:t>
      </w:r>
    </w:p>
    <w:p w14:paraId="7A5D5F22" w14:textId="77777777" w:rsidR="004678F8" w:rsidRDefault="004678F8" w:rsidP="004678F8">
      <w:pPr>
        <w:pStyle w:val="CommentText"/>
      </w:pPr>
      <w:r>
        <w:t>I support modernization of Colorado's esthetics rules and the opportunity to improve advanced education. My primary request is that the final rules preserve clear profession-specific scope, protect the ability of licensed estheticians to practice independently within esthetics, and create a clear boundary between esthetics, advanced esthetics, and services that require separate medical or nursing authority.</w:t>
      </w:r>
    </w:p>
    <w:p w14:paraId="6B179B67" w14:textId="77777777" w:rsidR="004678F8" w:rsidRDefault="004678F8" w:rsidP="004678F8">
      <w:pPr>
        <w:pStyle w:val="CommentText"/>
      </w:pPr>
      <w:r>
        <w:t xml:space="preserve">1. Preserve profession-specific scope </w:t>
      </w:r>
    </w:p>
    <w:p w14:paraId="03B1A898" w14:textId="77777777" w:rsidR="004678F8" w:rsidRDefault="004678F8" w:rsidP="004678F8">
      <w:pPr>
        <w:pStyle w:val="CommentText"/>
      </w:pPr>
      <w:r>
        <w:t>Each license category should remain governed by its statutory scope. Similar terminology or completion of training should not silently expand one license category into another.</w:t>
      </w:r>
    </w:p>
    <w:p w14:paraId="519D9188" w14:textId="77777777" w:rsidR="004678F8" w:rsidRDefault="004678F8" w:rsidP="004678F8">
      <w:pPr>
        <w:pStyle w:val="CommentText"/>
      </w:pPr>
      <w:r>
        <w:t>Suggested language: Nothing in these rules shall be construed to expand one license category based solely upon training or terminology applicable to another license category. Each licensee may independently perform services authorized by the statutory scope of that license and these rules. Rule 1.9 should continue to identify which license categories are eligible for each additional practice so that advanced esthetic services are not unintentionally extended to barbers or hairstylists unless independently authorized by statute.</w:t>
      </w:r>
    </w:p>
    <w:p w14:paraId="24E4DEBB" w14:textId="77777777" w:rsidR="004678F8" w:rsidRDefault="004678F8" w:rsidP="004678F8">
      <w:pPr>
        <w:pStyle w:val="CommentText"/>
      </w:pPr>
      <w:r>
        <w:t>2. Clearly distinguish esthetics, advanced esthetics, and medical aesthetics</w:t>
      </w:r>
    </w:p>
    <w:p w14:paraId="7B417AFB" w14:textId="77777777" w:rsidR="004678F8" w:rsidRDefault="004678F8" w:rsidP="004678F8">
      <w:pPr>
        <w:pStyle w:val="CommentText"/>
      </w:pPr>
      <w:r>
        <w:t>The rules should affirmatively distinguish ordinary esthetic services, advanced esthetic services requiring additional education, and services that require separate medical or nursing authority.</w:t>
      </w:r>
    </w:p>
    <w:p w14:paraId="125E906B" w14:textId="77777777" w:rsidR="004678F8" w:rsidRDefault="004678F8" w:rsidP="004678F8">
      <w:pPr>
        <w:pStyle w:val="CommentText"/>
      </w:pPr>
      <w:r>
        <w:t>Suggested principle: A service does not become a medical service solely because it requires advanced training, uses a regulated device, or is also performed in a medical setting. Likewise, an esthetics license does not independently authorize diagnosis or treatment of disease or a procedure that otherwise requires medical or nursing authority.</w:t>
      </w:r>
    </w:p>
  </w:comment>
  <w:comment w:id="3" w:author="Rascon Arana, Maria" w:date="2026-09-23T11:48:00Z" w:initials="MR">
    <w:p w14:paraId="5D963DA4" w14:textId="77777777" w:rsidR="003813AB" w:rsidRDefault="003813AB" w:rsidP="003813AB">
      <w:pPr>
        <w:pStyle w:val="CommentText"/>
      </w:pPr>
      <w:r>
        <w:rPr>
          <w:rStyle w:val="CommentReference"/>
        </w:rPr>
        <w:annotationRef/>
      </w:r>
      <w:r>
        <w:t>Susanne Schmaling - THE ESTHETICS COUNCIL</w:t>
      </w:r>
    </w:p>
    <w:p w14:paraId="67C7AAF2" w14:textId="77777777" w:rsidR="003813AB" w:rsidRDefault="003813AB" w:rsidP="003813AB">
      <w:pPr>
        <w:pStyle w:val="CommentText"/>
      </w:pPr>
      <w:r>
        <w:t>Comments on proposed 4 CCR 731-1</w:t>
      </w:r>
    </w:p>
    <w:p w14:paraId="71F5F51B" w14:textId="77777777" w:rsidR="003813AB" w:rsidRDefault="003813AB" w:rsidP="003813AB">
      <w:pPr>
        <w:pStyle w:val="CommentText"/>
      </w:pPr>
      <w:r>
        <w:t>These rules need a documented technical basis and meaningful review by people who understand esthetics practice. The Esthetics Council opposes adopting the disputed scope restrictions and training requirements as written. The proposal sets anatomical boundaries, assigns course hours, and defines procedures without showing, in the materials reviewed, how qualified experts reached those decisions.</w:t>
      </w:r>
    </w:p>
    <w:p w14:paraId="03C8FBEE" w14:textId="77777777" w:rsidR="003813AB" w:rsidRDefault="003813AB" w:rsidP="003813AB">
      <w:pPr>
        <w:pStyle w:val="CommentText"/>
      </w:pPr>
      <w:r>
        <w:t>The Esthetic Council recommends revising the disputed provisions through an esthetics technical workgroup before adoption. The work should produce clear rules for each service, recognition of independently assessed national credentials, continuing education in current safety practices, and a practical process for challenging agency decisions.</w:t>
      </w:r>
    </w:p>
    <w:p w14:paraId="50759B52" w14:textId="77777777" w:rsidR="003813AB" w:rsidRDefault="003813AB" w:rsidP="003813AB">
      <w:pPr>
        <w:pStyle w:val="CommentText"/>
      </w:pPr>
      <w:r>
        <w:t xml:space="preserve">The accompanying public comment, “Esthetics Council proposed replacement: scope, delegation, and microneedling,” supplies the Council's proposed text for Rules 1.8 and 1.9. </w:t>
      </w:r>
    </w:p>
    <w:p w14:paraId="4AD48C07" w14:textId="77777777" w:rsidR="003813AB" w:rsidRDefault="003813AB" w:rsidP="003813AB">
      <w:pPr>
        <w:pStyle w:val="CommentText"/>
      </w:pPr>
      <w:r>
        <w:t>1. SHOW THE BASIS FOR THE RULES AND USE QUALIFIED PROFESSIONAL INPUT</w:t>
      </w:r>
    </w:p>
    <w:p w14:paraId="570CD051" w14:textId="77777777" w:rsidR="003813AB" w:rsidRDefault="003813AB" w:rsidP="003813AB">
      <w:pPr>
        <w:pStyle w:val="CommentText"/>
      </w:pPr>
      <w:r>
        <w:t>Applies across Rules 1.1–1.11</w:t>
      </w:r>
    </w:p>
    <w:p w14:paraId="21A0A339" w14:textId="77777777" w:rsidR="003813AB" w:rsidRDefault="003813AB" w:rsidP="003813AB">
      <w:pPr>
        <w:pStyle w:val="CommentText"/>
      </w:pPr>
      <w:r>
        <w:t>The Director has statutory rulemaking authority. That authority does not establish that every proposed restriction is technically justified. House Bill 26-1181 removed the former advisory committee, but that does not answer how professional expertise will inform decisions affecting education, practice, and livelihoods.</w:t>
      </w:r>
    </w:p>
    <w:p w14:paraId="2AA2757C" w14:textId="77777777" w:rsidR="003813AB" w:rsidRDefault="003813AB" w:rsidP="003813AB">
      <w:pPr>
        <w:pStyle w:val="CommentText"/>
      </w:pPr>
      <w:r>
        <w:t>Colorado Revised Statutes section 24-4-103(2) calls for representative participation and diligent efforts to obtain input from affected interests. A public comment form provides a way to collect views. It does not, by itself, show how expertise was selected, competing evidence was evaluated, or technical objections were resolved.</w:t>
      </w:r>
    </w:p>
    <w:p w14:paraId="3581DD3B" w14:textId="77777777" w:rsidR="003813AB" w:rsidRDefault="003813AB" w:rsidP="003813AB">
      <w:pPr>
        <w:pStyle w:val="CommentText"/>
      </w:pPr>
      <w:r>
        <w:t>The Esthetics Council asks the Director to defer the disputed technical provisions that directly effect licensed CO Estheticians, convene a representative esthetics workgroup, and publish its recommendations before those provisions are adopted. Include practicing estheticians, educators, independent certification and assessment expertise, small-business operators, and relevant infection-control and clinical expertise. Disclose financial interests where participants sell affected training or equipment.</w:t>
      </w:r>
    </w:p>
    <w:p w14:paraId="0DEB1BDC" w14:textId="77777777" w:rsidR="003813AB" w:rsidRDefault="003813AB" w:rsidP="003813AB">
      <w:pPr>
        <w:pStyle w:val="CommentText"/>
      </w:pPr>
      <w:r>
        <w:t>Publish the authority relied on for each disputed restriction, the evidence supporting it, the qualifications of the technical contributors, and a written response to substantial objections. Identify the outreach and participation used to meet section 24-4-103(2). The Esthetics Council is requesting a documented, accountable process; it is not asserting that no consultation occurred simply because the record reviewed does not show it.</w:t>
      </w:r>
    </w:p>
  </w:comment>
  <w:comment w:id="4" w:author="Rascon Arana, Maria" w:date="2026-09-23T11:50:00Z" w:initials="MR">
    <w:p w14:paraId="16E2DD92" w14:textId="77777777" w:rsidR="00D243AF" w:rsidRDefault="00D243AF" w:rsidP="00D243AF">
      <w:pPr>
        <w:pStyle w:val="CommentText"/>
      </w:pPr>
      <w:r>
        <w:rPr>
          <w:rStyle w:val="CommentReference"/>
        </w:rPr>
        <w:annotationRef/>
      </w:r>
      <w:r>
        <w:t>Susanne Schmaling - 4. REQUIRE CONTINUING SAFETY EDUCATION</w:t>
      </w:r>
    </w:p>
    <w:p w14:paraId="185AD5CD" w14:textId="77777777" w:rsidR="00D243AF" w:rsidRDefault="00D243AF" w:rsidP="00D243AF">
      <w:pPr>
        <w:pStyle w:val="CommentText"/>
      </w:pPr>
      <w:r>
        <w:t>Rules 1.5, 1.7, and 1.9</w:t>
      </w:r>
    </w:p>
    <w:p w14:paraId="6FC8CFF1" w14:textId="77777777" w:rsidR="00D243AF" w:rsidRDefault="00D243AF" w:rsidP="00D243AF">
      <w:pPr>
        <w:pStyle w:val="CommentText"/>
      </w:pPr>
      <w:r>
        <w:t>The Council supports continuing education for active licensees, at a minimum to keep safety knowledge current. Initial training cannot be expected to cover later changes in infection control, product warnings, equipment instructions, and adverse-event reporting.</w:t>
      </w:r>
    </w:p>
    <w:p w14:paraId="05DE52C8" w14:textId="77777777" w:rsidR="00D243AF" w:rsidRDefault="00D243AF" w:rsidP="00D243AF">
      <w:pPr>
        <w:pStyle w:val="CommentText"/>
      </w:pPr>
      <w:r>
        <w:t>Establish a renewal-linked requirement for continuing education units (CEUs) or clearly defined contact hours covering current safety protocols. Define how credit is measured so that CEUs and hours are not used interchangeably. Recognize qualifying education from independently assessed national certification programs and other providers that meet published quality standards.</w:t>
      </w:r>
    </w:p>
    <w:p w14:paraId="3D1A6A72" w14:textId="77777777" w:rsidR="00D243AF" w:rsidRDefault="00D243AF" w:rsidP="00D243AF">
      <w:pPr>
        <w:pStyle w:val="CommentText"/>
      </w:pPr>
      <w:r>
        <w:t>The workgroup should recommend a proportionate amount and renewal interval based on the learning required, access, and cost. The Esthetics Council is not proposing another unsupported hour number. Allow appropriate online safety education and avoid duplicate credit requirements for the same learning.</w:t>
      </w:r>
    </w:p>
    <w:p w14:paraId="08B143FB" w14:textId="77777777" w:rsidR="00D243AF" w:rsidRDefault="00D243AF" w:rsidP="00D243AF">
      <w:pPr>
        <w:pStyle w:val="CommentText"/>
      </w:pPr>
      <w:r>
        <w:t>Identify the legal authority for this renewal requirement. If additional legislation is needed, seek it and publish an interim voluntary safety-update program. The current reinstatement education provisions do not create an ongoing safety-update system for active licensees.</w:t>
      </w:r>
    </w:p>
  </w:comment>
  <w:comment w:id="43" w:author="Rascon Arana, Maria" w:date="2026-09-09T14:15:00Z" w:initials="MR">
    <w:p w14:paraId="52CB122F" w14:textId="77777777" w:rsidR="00F3691F" w:rsidRDefault="00F3691F" w:rsidP="00F3691F">
      <w:pPr>
        <w:pStyle w:val="CommentText"/>
      </w:pPr>
      <w:r>
        <w:rPr>
          <w:rStyle w:val="CommentReference"/>
        </w:rPr>
        <w:annotationRef/>
      </w:r>
      <w:r>
        <w:t xml:space="preserve">Hillary Hilliard - Is it final that facial makeup will not be regulated or can we propose to bring that back into regulation? I think it's a huge mistake to stop regulating facial makeup. To properly do facial makeup, you have to do that on prepped skin. To prep the skin properly, you need to cleanse &amp; moisturize the skin. Can anyone cleanse &amp; moisturize the skin now? I don't foresee clients showing up to makeup appointments with properly cleansed skin, so new issues will arise of more people doing facials without a license (to prep the skin before makeup application) if you make this change. Prior to 2012 makeup artists were not regulated. In 2012 the state decided to regulate makeup. I plead you to revisit the issues that arose then that made the state start regulating it. There will be increased issues of lack of sanitation &amp; a public health concern if makeup is not regulated. </w:t>
      </w:r>
    </w:p>
  </w:comment>
  <w:comment w:id="44" w:author="Rascon Arana, Maria" w:date="2026-09-10T09:19:00Z" w:initials="MR">
    <w:p w14:paraId="5C92D8A4" w14:textId="77777777" w:rsidR="00AA56B2" w:rsidRDefault="00AA56B2" w:rsidP="00AA56B2">
      <w:pPr>
        <w:pStyle w:val="CommentText"/>
      </w:pPr>
      <w:r>
        <w:rPr>
          <w:rStyle w:val="CommentReference"/>
        </w:rPr>
        <w:annotationRef/>
      </w:r>
      <w:r>
        <w:t xml:space="preserve">Colorado Association of Career Colleges and Schools (CACCS) - On behalf of the Colorado Association of Career Colleges and Schools (CACCS), please accept these comments relating to the Proposed Revisions to Rules 1.1, 1.2, 1.3, 1.4, 1.5, 1.6, 1.7, 1.8, 1.9, 1.10 &amp; 1.11, in accordance with enactment of Colorado House Bill 26-1181, as signed into law on June 3, 2026. </w:t>
      </w:r>
    </w:p>
    <w:p w14:paraId="088DE798" w14:textId="77777777" w:rsidR="00AA56B2" w:rsidRDefault="00AA56B2" w:rsidP="00AA56B2">
      <w:pPr>
        <w:pStyle w:val="CommentText"/>
      </w:pPr>
      <w:r>
        <w:t xml:space="preserve">The Colorado Association of Career Colleges and Schools (CACCS) is a subsidiary of the Alliance for Career Education in the States (ACES), representing fifteen private career colleges across Colorado. These institutions provide career-focused education in skilled trades, allied health, and cosmetology-related fields.  </w:t>
      </w:r>
    </w:p>
    <w:p w14:paraId="46FA67CB" w14:textId="77777777" w:rsidR="00AA56B2" w:rsidRDefault="00AA56B2" w:rsidP="00AA56B2">
      <w:pPr>
        <w:pStyle w:val="CommentText"/>
      </w:pPr>
      <w:r>
        <w:t xml:space="preserve">CACCS commends the Department of Regulatory Agencies for drafting the proposed revisions to 4 CCR 731-1. These updates successfully align the regulatory framework with the legislative intent of Colorado House Bill 26-1181 by modernizing licensure requirements. We specifically support the regulatory shifts that grant educational institutions greater academic flexibility and establish clear operational boundaries for practitioners. The following sections detail our support for these structural improvements: </w:t>
      </w:r>
    </w:p>
    <w:p w14:paraId="0F6CABB8" w14:textId="77777777" w:rsidR="00AA56B2" w:rsidRDefault="00AA56B2" w:rsidP="00AA56B2">
      <w:pPr>
        <w:pStyle w:val="CommentText"/>
      </w:pPr>
      <w:r>
        <w:t xml:space="preserve">Expectations for Curriculum (Proposed Rule 1.2(a)(2)) </w:t>
      </w:r>
    </w:p>
    <w:p w14:paraId="735DE99D" w14:textId="77777777" w:rsidR="00AA56B2" w:rsidRDefault="00AA56B2" w:rsidP="00AA56B2">
      <w:pPr>
        <w:pStyle w:val="CommentText"/>
      </w:pPr>
      <w:r>
        <w:t xml:space="preserve">CACCS believes the proposed regulatory amendments to remove prescriptive, subject-by-subject hour allocations from the state’s training requirements offer a vital modernization of Colorado’s educational framework. Crucially, this proposal maintains all essential public safety guardrails, including total required program hours, mandatory areas of instruction, curriculum oversight, and rigorous independent licensure competency testing. By eliminating strict hour assignments for individual subjects, institutions gain the academic flexibility to design Division of Private Occupational Schools (DPOS)-approved curricula that are highly responsive to local demographics and evolving employer expectations. This adaptable structure allows schools to integrate increasingly common advanced techniques—such as dermaplaning, eyelash extensions, and electric nail filing—directly into the foundational licensure curriculum once students complete appropriate prerequisites. Incorporating these high-demand skills into the core program provides substantial financial relief for students, allowing them to utilize federal financial aid for comprehensive training rather than paying out-of-pocket for expensive, post-graduation supplementary courses. Furthermore, the changes resolve structural inconsistencies within current rules, allowing institutions to logically distribute instructional time based on actual clinical demands rather than outdated historical mandates. Ultimately, this shift toward an outcomes-based standard ensures graduates are thoroughly prepared for immediate, successful employment while preserving stringent regulatory accountability and consumer protection. </w:t>
      </w:r>
    </w:p>
  </w:comment>
  <w:comment w:id="45" w:author="Rascon Arana, Maria" w:date="2026-09-09T14:22:00Z" w:initials="MR">
    <w:p w14:paraId="1969B9C1" w14:textId="77777777" w:rsidR="004B46C4" w:rsidRDefault="004B46C4" w:rsidP="004B46C4">
      <w:pPr>
        <w:pStyle w:val="CommentText"/>
      </w:pPr>
      <w:r>
        <w:rPr>
          <w:rStyle w:val="CommentReference"/>
        </w:rPr>
        <w:annotationRef/>
      </w:r>
      <w:r>
        <w:t>Thomas Twardowski - Re: Proposed Amendments to 4 CCR 731-1 — Barber and Cosmetology Licensure Rules and Regulations</w:t>
      </w:r>
    </w:p>
    <w:p w14:paraId="0807E9F3" w14:textId="77777777" w:rsidR="004B46C4" w:rsidRDefault="004B46C4" w:rsidP="004B46C4">
      <w:pPr>
        <w:pStyle w:val="CommentText"/>
      </w:pPr>
      <w:r>
        <w:t>Dear Office of Barber and Cosmetology Licensure:</w:t>
      </w:r>
    </w:p>
    <w:p w14:paraId="32A6B1AC" w14:textId="77777777" w:rsidR="004B46C4" w:rsidRDefault="004B46C4" w:rsidP="004B46C4">
      <w:pPr>
        <w:pStyle w:val="CommentText"/>
      </w:pPr>
      <w:r>
        <w:t>On behalf of the International Salon and Spa Academy (ISSA), I respectfully submit the following comments regarding the proposed amendments to 4 CCR 731-1.</w:t>
      </w:r>
    </w:p>
    <w:p w14:paraId="3FFAD546" w14:textId="77777777" w:rsidR="004B46C4" w:rsidRDefault="004B46C4" w:rsidP="004B46C4">
      <w:pPr>
        <w:pStyle w:val="CommentText"/>
      </w:pPr>
      <w:r>
        <w:t>International Salon and Spa Academy strongly supports modernization of Colorado’s barber and cosmetology regulations, particularly the proposed removal of prescriptive subject-by-subject hour allocations contained within the Training Requirements.</w:t>
      </w:r>
    </w:p>
    <w:p w14:paraId="14D4A457" w14:textId="77777777" w:rsidR="004B46C4" w:rsidRDefault="004B46C4" w:rsidP="004B46C4">
      <w:pPr>
        <w:pStyle w:val="CommentText"/>
      </w:pPr>
      <w:r>
        <w:t>ISSA’s support for this change should not be interpreted as support for reducing educational standards or public-safety protections. We support maintaining required program hours, required subject matter, health and safety standards, DPOS curriculum approval, and independent licensure competency testing.</w:t>
      </w:r>
    </w:p>
    <w:p w14:paraId="3CB16324" w14:textId="77777777" w:rsidR="004B46C4" w:rsidRDefault="004B46C4" w:rsidP="004B46C4">
      <w:pPr>
        <w:pStyle w:val="CommentText"/>
      </w:pPr>
      <w:r>
        <w:t>Rather, ISSA supports giving approved educational institutions reasonable flexibility to determine how instructional hours are distributed within a DPOS-approved curriculum so that programs can better respond to changes in the profession, employer expectations, student needs, and current industry practices.</w:t>
      </w:r>
    </w:p>
    <w:p w14:paraId="7C352521" w14:textId="77777777" w:rsidR="004B46C4" w:rsidRDefault="004B46C4" w:rsidP="004B46C4">
      <w:pPr>
        <w:pStyle w:val="CommentText"/>
      </w:pPr>
      <w:r>
        <w:t>I. Curriculum Training Requirements — 4 CCR 731-1, A(2)(a)-(e)</w:t>
      </w:r>
    </w:p>
    <w:p w14:paraId="1DDE6704" w14:textId="77777777" w:rsidR="004B46C4" w:rsidRDefault="004B46C4" w:rsidP="004B46C4">
      <w:pPr>
        <w:pStyle w:val="CommentText"/>
      </w:pPr>
      <w:r>
        <w:t>ISSA Position: Support the removal of prescriptive subject-by-subject hour allocations while maintaining required total program hours, required areas of instruction, regulatory oversight, and competency standards.</w:t>
      </w:r>
    </w:p>
    <w:p w14:paraId="7822BA06" w14:textId="77777777" w:rsidR="004B46C4" w:rsidRDefault="004B46C4" w:rsidP="004B46C4">
      <w:pPr>
        <w:pStyle w:val="CommentText"/>
      </w:pPr>
      <w:r>
        <w:t>The current Training Requirements prescribe not only the subjects that must be taught, but also the specific number of hours that institutions must devote to individual subjects.</w:t>
      </w:r>
    </w:p>
    <w:p w14:paraId="67477382" w14:textId="77777777" w:rsidR="004B46C4" w:rsidRDefault="004B46C4" w:rsidP="004B46C4">
      <w:pPr>
        <w:pStyle w:val="CommentText"/>
      </w:pPr>
      <w:r>
        <w:t>ISSA supports removing these individual hour allocations.</w:t>
      </w:r>
    </w:p>
    <w:p w14:paraId="3B2741D4" w14:textId="77777777" w:rsidR="004B46C4" w:rsidRDefault="004B46C4" w:rsidP="004B46C4">
      <w:pPr>
        <w:pStyle w:val="CommentText"/>
      </w:pPr>
      <w:r>
        <w:t>Under the proposed structure, required subject areas would continue to be taught within a curriculum approved by the Division of Private Occupational Schools (DPOS). Institutions would continue to be responsible for demonstrating that their programs appropriately prepare students for licensure, safe professional practice, and employment.</w:t>
      </w:r>
    </w:p>
    <w:p w14:paraId="6C1548AA" w14:textId="77777777" w:rsidR="004B46C4" w:rsidRDefault="004B46C4" w:rsidP="004B46C4">
      <w:pPr>
        <w:pStyle w:val="CommentText"/>
      </w:pPr>
      <w:r>
        <w:t>Removing prescribed hour allocations does not eliminate regulatory oversight. Any curriculum modification would remain subject to the applicable DPOS review and approval process.</w:t>
      </w:r>
    </w:p>
    <w:p w14:paraId="07919C1F" w14:textId="77777777" w:rsidR="004B46C4" w:rsidRDefault="004B46C4" w:rsidP="004B46C4">
      <w:pPr>
        <w:pStyle w:val="CommentText"/>
      </w:pPr>
      <w:r>
        <w:t>The change simply allows approved institutions greater academic flexibility in determining how instructional hours are best distributed within the required program.</w:t>
      </w:r>
    </w:p>
    <w:p w14:paraId="781EF633" w14:textId="77777777" w:rsidR="004B46C4" w:rsidRDefault="004B46C4" w:rsidP="004B46C4">
      <w:pPr>
        <w:pStyle w:val="CommentText"/>
      </w:pPr>
      <w:r>
        <w:t>This is an important distinction: ISSA is advocating for curriculum flexibility, not deregulation.</w:t>
      </w:r>
    </w:p>
    <w:p w14:paraId="56D7F16C" w14:textId="77777777" w:rsidR="004B46C4" w:rsidRDefault="004B46C4" w:rsidP="004B46C4">
      <w:pPr>
        <w:pStyle w:val="CommentText"/>
      </w:pPr>
      <w:r>
        <w:t>II. Current Subject-Hour Allocations Demonstrate the Need for Flexibility</w:t>
      </w:r>
    </w:p>
    <w:p w14:paraId="35558F7B" w14:textId="77777777" w:rsidR="004B46C4" w:rsidRDefault="004B46C4" w:rsidP="004B46C4">
      <w:pPr>
        <w:pStyle w:val="CommentText"/>
      </w:pPr>
      <w:r>
        <w:t>Several existing subject-hour requirements illustrate the difficulty of establishing permanent instructional allocations through regulation.</w:t>
      </w:r>
    </w:p>
    <w:p w14:paraId="2E6E33F5" w14:textId="77777777" w:rsidR="004B46C4" w:rsidRDefault="004B46C4" w:rsidP="004B46C4">
      <w:pPr>
        <w:pStyle w:val="CommentText"/>
      </w:pPr>
      <w:r>
        <w:t>For example, the current hairstylist training requirements assign 270 hours to Disinfection, Cleaning, and Safe Work Practices, while the cosmetology requirements assign 150 hours to this same area.</w:t>
      </w:r>
    </w:p>
    <w:p w14:paraId="54CC026A" w14:textId="77777777" w:rsidR="004B46C4" w:rsidRDefault="004B46C4" w:rsidP="004B46C4">
      <w:pPr>
        <w:pStyle w:val="CommentText"/>
      </w:pPr>
      <w:r>
        <w:t>A cosmetologist receives education across hair, skin, and nail services and must therefore understand cleaning, disinfection, and safe-work practices applicable to multiple service environments. A hairstylist has a more limited scope of education centered primarily on hair services.</w:t>
      </w:r>
    </w:p>
    <w:p w14:paraId="31857021" w14:textId="77777777" w:rsidR="004B46C4" w:rsidRDefault="004B46C4" w:rsidP="004B46C4">
      <w:pPr>
        <w:pStyle w:val="CommentText"/>
      </w:pPr>
      <w:r>
        <w:t>Another example involves chemical texture services. The existing training requirements assign 240 hours for barber chemical texture services, compared with 100 hours for cosmetology.</w:t>
      </w:r>
    </w:p>
    <w:p w14:paraId="672B70BC" w14:textId="77777777" w:rsidR="004B46C4" w:rsidRDefault="004B46C4" w:rsidP="004B46C4">
      <w:pPr>
        <w:pStyle w:val="CommentText"/>
      </w:pPr>
      <w:r>
        <w:t>These differences demonstrate why prescribing an exact number of hours for each subject can become disconnected from actual educational needs, professional scope, and current workplace practices.</w:t>
      </w:r>
    </w:p>
    <w:p w14:paraId="0890D8D5" w14:textId="77777777" w:rsidR="004B46C4" w:rsidRDefault="004B46C4" w:rsidP="004B46C4">
      <w:pPr>
        <w:pStyle w:val="CommentText"/>
      </w:pPr>
      <w:r>
        <w:t>Colorado can continue to establish required subject matter, public-safety standards, total program requirements, and competency expectations without determining precisely how many hours every approved institution must devote to every individual subject.</w:t>
      </w:r>
    </w:p>
    <w:p w14:paraId="37DB1282" w14:textId="77777777" w:rsidR="004B46C4" w:rsidRDefault="004B46C4" w:rsidP="004B46C4">
      <w:pPr>
        <w:pStyle w:val="CommentText"/>
      </w:pPr>
      <w:r>
        <w:t>III. Greater Alignment With Current Industry Expectations</w:t>
      </w:r>
    </w:p>
    <w:p w14:paraId="6A61E8BB" w14:textId="77777777" w:rsidR="004B46C4" w:rsidRDefault="004B46C4" w:rsidP="004B46C4">
      <w:pPr>
        <w:pStyle w:val="CommentText"/>
      </w:pPr>
      <w:r>
        <w:t>ISSA Position: Approved institutions should have the ability to adapt curriculum to current professional and employer expectations while remaining within Colorado’s regulatory framework.</w:t>
      </w:r>
    </w:p>
    <w:p w14:paraId="492A302A" w14:textId="77777777" w:rsidR="004B46C4" w:rsidRDefault="004B46C4" w:rsidP="004B46C4">
      <w:pPr>
        <w:pStyle w:val="CommentText"/>
      </w:pPr>
      <w:r>
        <w:t>The beauty industry continues to evolve. Techniques, services, products, and equipment that were once considered advanced or specialized are increasingly common in today’s salons and spas.</w:t>
      </w:r>
    </w:p>
    <w:p w14:paraId="72869A1D" w14:textId="77777777" w:rsidR="004B46C4" w:rsidRDefault="004B46C4" w:rsidP="004B46C4">
      <w:pPr>
        <w:pStyle w:val="CommentText"/>
      </w:pPr>
      <w:r>
        <w:t>Current advanced or standalone training addressed within Colorado’s educational framework includes:</w:t>
      </w:r>
    </w:p>
    <w:p w14:paraId="30D34917" w14:textId="77777777" w:rsidR="004B46C4" w:rsidRDefault="004B46C4" w:rsidP="004B46C4">
      <w:pPr>
        <w:pStyle w:val="CommentText"/>
      </w:pPr>
      <w:r>
        <w:t>•        Microdermabrasion — 14 hours</w:t>
      </w:r>
    </w:p>
    <w:p w14:paraId="34A7C941" w14:textId="77777777" w:rsidR="004B46C4" w:rsidRDefault="004B46C4" w:rsidP="004B46C4">
      <w:pPr>
        <w:pStyle w:val="CommentText"/>
      </w:pPr>
      <w:r>
        <w:t>•        Cosmetic resurfacing/exfoliation substances — 24 hours</w:t>
      </w:r>
    </w:p>
    <w:p w14:paraId="23E08A8C" w14:textId="77777777" w:rsidR="004B46C4" w:rsidRDefault="004B46C4" w:rsidP="004B46C4">
      <w:pPr>
        <w:pStyle w:val="CommentText"/>
      </w:pPr>
    </w:p>
    <w:p w14:paraId="782FDEB8" w14:textId="77777777" w:rsidR="004B46C4" w:rsidRDefault="004B46C4" w:rsidP="004B46C4">
      <w:pPr>
        <w:pStyle w:val="CommentText"/>
      </w:pPr>
      <w:r>
        <w:t>•        Dermaplaning — 4 hours</w:t>
      </w:r>
    </w:p>
    <w:p w14:paraId="5F802C15" w14:textId="77777777" w:rsidR="004B46C4" w:rsidRDefault="004B46C4" w:rsidP="004B46C4">
      <w:pPr>
        <w:pStyle w:val="CommentText"/>
      </w:pPr>
    </w:p>
    <w:p w14:paraId="5328098E" w14:textId="77777777" w:rsidR="004B46C4" w:rsidRDefault="004B46C4" w:rsidP="004B46C4">
      <w:pPr>
        <w:pStyle w:val="CommentText"/>
      </w:pPr>
      <w:r>
        <w:t>•        Eyelash extensions — 4 hours</w:t>
      </w:r>
    </w:p>
    <w:p w14:paraId="420363F4" w14:textId="77777777" w:rsidR="004B46C4" w:rsidRDefault="004B46C4" w:rsidP="004B46C4">
      <w:pPr>
        <w:pStyle w:val="CommentText"/>
      </w:pPr>
    </w:p>
    <w:p w14:paraId="171E598A" w14:textId="77777777" w:rsidR="004B46C4" w:rsidRDefault="004B46C4" w:rsidP="004B46C4">
      <w:pPr>
        <w:pStyle w:val="CommentText"/>
      </w:pPr>
      <w:r>
        <w:t>•        Nail technician waxing — 6 hours</w:t>
      </w:r>
    </w:p>
    <w:p w14:paraId="025DCB11" w14:textId="77777777" w:rsidR="004B46C4" w:rsidRDefault="004B46C4" w:rsidP="004B46C4">
      <w:pPr>
        <w:pStyle w:val="CommentText"/>
      </w:pPr>
    </w:p>
    <w:p w14:paraId="63440D09" w14:textId="77777777" w:rsidR="004B46C4" w:rsidRDefault="004B46C4" w:rsidP="004B46C4">
      <w:pPr>
        <w:pStyle w:val="CommentText"/>
      </w:pPr>
      <w:r>
        <w:t>•        Electric nail file — 8 hours</w:t>
      </w:r>
    </w:p>
    <w:p w14:paraId="44B50583" w14:textId="77777777" w:rsidR="004B46C4" w:rsidRDefault="004B46C4" w:rsidP="004B46C4">
      <w:pPr>
        <w:pStyle w:val="CommentText"/>
      </w:pPr>
      <w:r>
        <w:t>Dermaplaning and eyelash-extension education are also available to cosmetologists as advanced or standalone coursework.</w:t>
      </w:r>
    </w:p>
    <w:p w14:paraId="6FA14B01" w14:textId="77777777" w:rsidR="004B46C4" w:rsidRDefault="004B46C4" w:rsidP="004B46C4">
      <w:pPr>
        <w:pStyle w:val="CommentText"/>
      </w:pPr>
      <w:r>
        <w:t>Many of these skills are increasingly relevant to entry-level employment.</w:t>
      </w:r>
    </w:p>
    <w:p w14:paraId="19C74C18" w14:textId="77777777" w:rsidR="004B46C4" w:rsidRDefault="004B46C4" w:rsidP="004B46C4">
      <w:pPr>
        <w:pStyle w:val="CommentText"/>
      </w:pPr>
      <w:r>
        <w:t>Removing rigid subject-hour allocations would provide institutions with greater ability, where legally appropriate and approved by DPOS, to incorporate relevant education into the basic licensure curriculum rather than requiring every emerging industry skill to remain separate from the core educational program.</w:t>
      </w:r>
    </w:p>
    <w:p w14:paraId="41E895C9" w14:textId="77777777" w:rsidR="004B46C4" w:rsidRDefault="004B46C4" w:rsidP="004B46C4">
      <w:pPr>
        <w:pStyle w:val="CommentText"/>
      </w:pPr>
      <w:r>
        <w:t>This would allow schools to modernize education as industry practices evolve without sacrificing regulatory oversight.</w:t>
      </w:r>
    </w:p>
  </w:comment>
  <w:comment w:id="46" w:author="Rascon Arana, Maria" w:date="2026-09-23T11:39:00Z" w:initials="MR">
    <w:p w14:paraId="59B4260F" w14:textId="77777777" w:rsidR="002125F2" w:rsidRDefault="002125F2" w:rsidP="002125F2">
      <w:pPr>
        <w:pStyle w:val="CommentText"/>
      </w:pPr>
      <w:r>
        <w:rPr>
          <w:rStyle w:val="CommentReference"/>
        </w:rPr>
        <w:annotationRef/>
      </w:r>
      <w:r>
        <w:t>Lauren Bitz - When these Rules require additional education, training, coursework, or certification before a licensee may perform a service, the required education or training must be completed through an Approved Program, as defined in Rule 1.1, if the education or training is obtained in Colorado.</w:t>
      </w:r>
    </w:p>
    <w:p w14:paraId="6F250329" w14:textId="77777777" w:rsidR="002125F2" w:rsidRDefault="002125F2" w:rsidP="002125F2">
      <w:pPr>
        <w:pStyle w:val="CommentText"/>
      </w:pPr>
      <w:r>
        <w:t>A certificate, certification, or course offered solely by a manufacturer, product company, distributor, brand, salon, individual trainer, or other provider that is not an Approved Program shall not independently satisfy an education, training, coursework, or certification requirement established by these Rules.</w:t>
      </w:r>
    </w:p>
    <w:p w14:paraId="79F72371" w14:textId="77777777" w:rsidR="002125F2" w:rsidRDefault="002125F2" w:rsidP="002125F2">
      <w:pPr>
        <w:pStyle w:val="CommentText"/>
      </w:pPr>
      <w:r>
        <w:t>Manufacturer or product-specific education may be used as supplemental education regarding the safe and proper use of a particular product, system, or device, but shall not replace education or training required to be completed through an Approved Program.</w:t>
      </w:r>
    </w:p>
    <w:p w14:paraId="72D10936" w14:textId="77777777" w:rsidR="002125F2" w:rsidRDefault="002125F2" w:rsidP="002125F2">
      <w:pPr>
        <w:pStyle w:val="CommentText"/>
      </w:pPr>
      <w:r>
        <w:t>This requirement applies to services for which these Rules establish education or training requirements, including, but not limited to, eyelash services, hair removal and waxing, chemical resurfacing/exfoliation, manual resurfacing/exfoliation, microdermabrasion, semi-permanent or permanent makeup, electric nail files, and other services requiring additional training under this Rule.</w:t>
      </w:r>
    </w:p>
  </w:comment>
  <w:comment w:id="47" w:author="Rascon Arana, Maria" w:date="2026-09-25T11:28:00Z" w:initials="MR">
    <w:p w14:paraId="1AF38DE1" w14:textId="77777777" w:rsidR="00AF3B0A" w:rsidRDefault="00AF3B0A" w:rsidP="00AF3B0A">
      <w:pPr>
        <w:pStyle w:val="CommentText"/>
      </w:pPr>
      <w:r>
        <w:rPr>
          <w:rStyle w:val="CommentReference"/>
        </w:rPr>
        <w:annotationRef/>
      </w:r>
      <w:r>
        <w:t>Lauren B - There has been concern about efforts to reduce or remove regulation in this industry. Without some type of required educational standard or curriculum guide, how do we ensure students are being taught a broad range of skills and not just the techniques commonly seen in their local area? For example, an instructor or program may have limited exposure to highly textured or curly hair and may not include that training simply because ‘we don’t have that type of hair here.’ What safeguards will be in place to make sure students receive inclusive, comprehensive education across different hair types, textures, and client needs?</w:t>
      </w:r>
    </w:p>
  </w:comment>
  <w:comment w:id="613" w:author="Rascon Arana, Maria" w:date="2026-09-25T11:18:00Z" w:initials="MR">
    <w:p w14:paraId="096E28FE" w14:textId="77777777" w:rsidR="00DD0CAB" w:rsidRDefault="00DD0CAB" w:rsidP="00DD0CAB">
      <w:pPr>
        <w:pStyle w:val="CommentText"/>
      </w:pPr>
      <w:r>
        <w:rPr>
          <w:rStyle w:val="CommentReference"/>
        </w:rPr>
        <w:annotationRef/>
      </w:r>
      <w:r>
        <w:t>Lauren B - Does DORA intend this change to allow barbers to obtain the additional training and perform chemical peels or manual resurfacing? Barbers have facial services within their scope, so the proposed wording appears broader than “licensed cosmetologist or esthetician.</w:t>
      </w:r>
    </w:p>
  </w:comment>
  <w:comment w:id="638" w:author="Rascon Arana, Maria" w:date="2026-09-04T13:52:00Z" w:initials="MR">
    <w:p w14:paraId="507B5075" w14:textId="77777777" w:rsidR="009A40AE" w:rsidRDefault="009A40AE" w:rsidP="009A40AE">
      <w:pPr>
        <w:pStyle w:val="CommentText"/>
      </w:pPr>
      <w:r>
        <w:rPr>
          <w:rStyle w:val="CommentReference"/>
        </w:rPr>
        <w:annotationRef/>
      </w:r>
      <w:r>
        <w:t>Maria Michaca - I am a fully licensed cosmetologist in Colorado, and I am seeking clarification regarding whether a cosmetologist license permits me to perform eyelash cluster applications.</w:t>
      </w:r>
    </w:p>
    <w:p w14:paraId="25CA66F5" w14:textId="77777777" w:rsidR="009A40AE" w:rsidRDefault="009A40AE" w:rsidP="009A40AE">
      <w:pPr>
        <w:pStyle w:val="CommentText"/>
      </w:pPr>
      <w:r>
        <w:t>To clarify, I am referring specifically to **lash clusters**, not individual eyelash extensions. Lash clusters are pre-made groups of multiple lashes that are applied as a cluster rather than attaching individual extensions to individual natural lashes. The adhesive used for cluster applications is also intended for temporary wear, and the application is not designed to provide the same long-term retention as traditional eyelash extensions. In my understanding, lash clusters typically have a maximum wear time of approximately one week.</w:t>
      </w:r>
    </w:p>
    <w:p w14:paraId="60DC7F4C" w14:textId="77777777" w:rsidR="009A40AE" w:rsidRDefault="009A40AE" w:rsidP="009A40AE">
      <w:pPr>
        <w:pStyle w:val="CommentText"/>
      </w:pPr>
      <w:r>
        <w:t>I would like to offer lash cluster applications as a service within my business and want to make sure I am operating fully within Colorado's scope-of-practice requirements.</w:t>
      </w:r>
    </w:p>
    <w:p w14:paraId="060C6C97" w14:textId="77777777" w:rsidR="009A40AE" w:rsidRDefault="009A40AE" w:rsidP="009A40AE">
      <w:pPr>
        <w:pStyle w:val="CommentText"/>
      </w:pPr>
      <w:r>
        <w:t>Because I am already a fully licensed cosmetologist, I would appreciate clarification on whether my existing cosmetology license allows me to perform **temporary lash cluster applications**, or whether an additional esthetician license, eyelash technician certification, or other credential is required.</w:t>
      </w:r>
    </w:p>
    <w:p w14:paraId="25AE9880" w14:textId="77777777" w:rsidR="009A40AE" w:rsidRDefault="009A40AE" w:rsidP="009A40AE">
      <w:pPr>
        <w:pStyle w:val="CommentText"/>
      </w:pPr>
      <w:r>
        <w:t>I am specifically seeking clarification on the distinction between temporary lash clusters and traditional individual eyelash extensions and whether that distinction affects what services a licensed cosmetologist may legally perform.</w:t>
      </w:r>
    </w:p>
    <w:p w14:paraId="7BB29F9E" w14:textId="77777777" w:rsidR="009A40AE" w:rsidRDefault="009A40AE" w:rsidP="009A40AE">
      <w:pPr>
        <w:pStyle w:val="CommentText"/>
      </w:pPr>
      <w:r>
        <w:t>Thank you for taking the time to consider my comment and for helping licensed professionals understand the requirements and remain compliant.</w:t>
      </w:r>
    </w:p>
  </w:comment>
  <w:comment w:id="639" w:author="Rascon Arana, Maria" w:date="2026-09-23T11:37:00Z" w:initials="MR">
    <w:p w14:paraId="4CB30A6E" w14:textId="77777777" w:rsidR="00D70375" w:rsidRDefault="00D70375" w:rsidP="00D70375">
      <w:pPr>
        <w:pStyle w:val="CommentText"/>
      </w:pPr>
      <w:r>
        <w:rPr>
          <w:rStyle w:val="CommentReference"/>
        </w:rPr>
        <w:annotationRef/>
      </w:r>
      <w:r>
        <w:t>Desarae Marhofer -  Eyelash Extension and Eyelash Lift Services</w:t>
      </w:r>
    </w:p>
    <w:p w14:paraId="0BA404D7" w14:textId="77777777" w:rsidR="00D70375" w:rsidRDefault="00D70375" w:rsidP="00D70375">
      <w:pPr>
        <w:pStyle w:val="CommentText"/>
      </w:pPr>
      <w:r>
        <w:t>I propose updating this section to expressly include both eyelash extension services and eyelash lift services, as both involve the use of products, tools, and implements in close proximity to the eye and should be subject to clear infection-control and safety requirements.</w:t>
      </w:r>
    </w:p>
    <w:p w14:paraId="2E5A6EA5" w14:textId="77777777" w:rsidR="00D70375" w:rsidRDefault="00D70375" w:rsidP="00D70375">
      <w:pPr>
        <w:pStyle w:val="CommentText"/>
      </w:pPr>
      <w:r>
        <w:t>Proposed Language:</w:t>
      </w:r>
    </w:p>
    <w:p w14:paraId="5E536ECE" w14:textId="77777777" w:rsidR="00D70375" w:rsidRDefault="00D70375" w:rsidP="00D70375">
      <w:pPr>
        <w:pStyle w:val="CommentText"/>
      </w:pPr>
      <w:r>
        <w:t>Licensees performing eyelash extension or eyelash lift services must follow appropriate infection-control and safety procedures before, during, and after each service.</w:t>
      </w:r>
    </w:p>
    <w:p w14:paraId="41CEBDE3" w14:textId="77777777" w:rsidR="00D70375" w:rsidRDefault="00D70375" w:rsidP="00D70375">
      <w:pPr>
        <w:pStyle w:val="CommentText"/>
      </w:pPr>
      <w:r>
        <w:t>All reusable Tweezers, tools, and implements used during eyelash extension or eyelash lift services must be properly cleaned and disinfected with an appropriate disinfectant according to manufacturer instructions and applicable infection-control requirements before use on another client.</w:t>
      </w:r>
    </w:p>
    <w:p w14:paraId="33577A44" w14:textId="77777777" w:rsidR="00D70375" w:rsidRDefault="00D70375" w:rsidP="00D70375">
      <w:pPr>
        <w:pStyle w:val="CommentText"/>
      </w:pPr>
      <w:r>
        <w:t>Single-use items and implements must be discarded immediately after use and may not be reused on another client.</w:t>
      </w:r>
    </w:p>
    <w:p w14:paraId="3DFA6383" w14:textId="77777777" w:rsidR="00D70375" w:rsidRDefault="00D70375" w:rsidP="00D70375">
      <w:pPr>
        <w:pStyle w:val="CommentText"/>
      </w:pPr>
      <w:r>
        <w:t>Products, applicators, and supplies used in the eye area must be handled in a manner that prevents cross-contamination. Products intended for single-client or single-use application may not be reused or returned to their original container after contact with the client.</w:t>
      </w:r>
    </w:p>
    <w:p w14:paraId="49C86624" w14:textId="77777777" w:rsidR="00D70375" w:rsidRDefault="00D70375" w:rsidP="00D70375">
      <w:pPr>
        <w:pStyle w:val="CommentText"/>
      </w:pPr>
      <w:r>
        <w:t>Eyelash extension adhesives, removers, lifting solutions, setting or neutralizing solutions, and other chemical products must be used according to manufacturer instructions and within their intended scope of use.</w:t>
      </w:r>
    </w:p>
    <w:p w14:paraId="28034CD8" w14:textId="77777777" w:rsidR="00D70375" w:rsidRDefault="00D70375" w:rsidP="00D70375">
      <w:pPr>
        <w:pStyle w:val="CommentText"/>
      </w:pPr>
      <w:r>
        <w:t>Rationale for Proposed Change</w:t>
      </w:r>
    </w:p>
    <w:p w14:paraId="21A7C52D" w14:textId="77777777" w:rsidR="00D70375" w:rsidRDefault="00D70375" w:rsidP="00D70375">
      <w:pPr>
        <w:pStyle w:val="CommentText"/>
      </w:pPr>
      <w:r>
        <w:t>I recommend expanding this rule to include eyelash lift services in addition to eyelash extensions because both services are performed directly around the eye and involve infection-control and chemical-safety considerations.</w:t>
      </w:r>
    </w:p>
    <w:p w14:paraId="3C44067F" w14:textId="77777777" w:rsidR="00D70375" w:rsidRDefault="00D70375" w:rsidP="00D70375">
      <w:pPr>
        <w:pStyle w:val="CommentText"/>
      </w:pPr>
      <w:r>
        <w:t>I also recommend specifically identifying tweezers, tools, and implements in the rule. Tweezers and metal lash lifting tools are among the most commonly used reusable implements in eyelash services, yet proper cleaning and disinfection practices can be inconsistent within the industry.</w:t>
      </w:r>
    </w:p>
    <w:p w14:paraId="2D57DA53" w14:textId="77777777" w:rsidR="00D70375" w:rsidRDefault="00D70375" w:rsidP="00D70375">
      <w:pPr>
        <w:pStyle w:val="CommentText"/>
      </w:pPr>
      <w:r>
        <w:t>Clearly identifying these services and implements within the rule would reduce ambiguity, establish consistent expectations for practitioners, and strengthen consumer protection for services performed around the eye.</w:t>
      </w:r>
    </w:p>
  </w:comment>
  <w:comment w:id="664" w:author="Rascon Arana, Maria" w:date="2026-09-09T14:14:00Z" w:initials="MR">
    <w:p w14:paraId="6CA53616" w14:textId="77777777" w:rsidR="00F3691F" w:rsidRDefault="00F3691F" w:rsidP="00F3691F">
      <w:pPr>
        <w:pStyle w:val="CommentText"/>
      </w:pPr>
      <w:r>
        <w:rPr>
          <w:rStyle w:val="CommentReference"/>
        </w:rPr>
        <w:annotationRef/>
      </w:r>
      <w:r>
        <w:t xml:space="preserve">Hillary Hilliard - Pg 3, 1.2.A.2.c Training Requirements for Estheticians. Will you create a new chart of hour requirements for ROCs (Record of Completions) that schools need to follow since the old chart is crossed out? </w:t>
      </w:r>
    </w:p>
  </w:comment>
  <w:comment w:id="665" w:author="Rascon Arana, Maria" w:date="2026-09-09T14:16:00Z" w:initials="MR">
    <w:p w14:paraId="1E2E6498" w14:textId="77777777" w:rsidR="00F3691F" w:rsidRDefault="00F3691F" w:rsidP="00F3691F">
      <w:pPr>
        <w:pStyle w:val="CommentText"/>
      </w:pPr>
      <w:r>
        <w:rPr>
          <w:rStyle w:val="CommentReference"/>
        </w:rPr>
        <w:annotationRef/>
      </w:r>
      <w:r>
        <w:t xml:space="preserve">Hillary Hilliard - As an esthetics school, are we allowed to still teach facial makeup as part of our curriculum if it passes that facial makeup is removed from regulation? Can facial makeup still count towards our 600 hour curriculum? Makeup is in all of the main textbooks for esthetics &amp; cosmetology - the Pivot Point &amp; Milady textbooks &amp; curriculum. Will that need to be ignored now or can be still teach it? </w:t>
      </w:r>
    </w:p>
  </w:comment>
  <w:comment w:id="666" w:author="Rascon Arana, Maria" w:date="2026-09-10T15:19:00Z" w:initials="MR">
    <w:p w14:paraId="78EF1CA9" w14:textId="77777777" w:rsidR="009B26D4" w:rsidRDefault="009B26D4" w:rsidP="009B26D4">
      <w:pPr>
        <w:pStyle w:val="CommentText"/>
      </w:pPr>
      <w:r>
        <w:rPr>
          <w:rStyle w:val="CommentReference"/>
        </w:rPr>
        <w:annotationRef/>
      </w:r>
      <w:r>
        <w:t>Lauren Bitz - I would also like to better understand the decision to remove makeup application from the regulated scope of practice.</w:t>
      </w:r>
    </w:p>
    <w:p w14:paraId="082B770F" w14:textId="77777777" w:rsidR="009B26D4" w:rsidRDefault="009B26D4" w:rsidP="009B26D4">
      <w:pPr>
        <w:pStyle w:val="CommentText"/>
      </w:pPr>
      <w:r>
        <w:t>I understand the goal of reducing unnecessary barriers to employment, and I am not necessarily suggesting that every person who applies makeup should be required to complete a full esthetics program. However, I do have concerns about completely separating makeup application from professional licensure.</w:t>
      </w:r>
    </w:p>
    <w:p w14:paraId="06833113" w14:textId="77777777" w:rsidR="009B26D4" w:rsidRDefault="009B26D4" w:rsidP="009B26D4">
      <w:pPr>
        <w:pStyle w:val="CommentText"/>
      </w:pPr>
      <w:r>
        <w:t>Makeup application involves direct contact with the skin, eyes, lips, mucous membranes, brushes, sponges, products, and implements that may be used between multiple clients. There are legitimate infection-control and consumer-safety considerations involved. Licensed estheticians receive education in sanitation and disinfection, cross-contamination prevention, skin conditions and disorders, contraindications, product safety, and proper application practices.</w:t>
      </w:r>
    </w:p>
    <w:p w14:paraId="71FE6956" w14:textId="77777777" w:rsidR="009B26D4" w:rsidRDefault="009B26D4" w:rsidP="009B26D4">
      <w:pPr>
        <w:pStyle w:val="CommentText"/>
      </w:pPr>
      <w:r>
        <w:t>From an educational standpoint, makeup is also an important component of esthetics. It teaches students color theory, facial analysis, skin preparation, product selection, sanitation, client consultation, and safe application techniques. These are skills that support many different career paths for an esthetician.</w:t>
      </w:r>
    </w:p>
    <w:p w14:paraId="7215E4CD" w14:textId="77777777" w:rsidR="009B26D4" w:rsidRDefault="009B26D4" w:rsidP="009B26D4">
      <w:pPr>
        <w:pStyle w:val="CommentText"/>
      </w:pPr>
      <w:r>
        <w:t>My question is: What data or evidence supported the determination that makeup application should be completely exempt from regulation?</w:t>
      </w:r>
    </w:p>
  </w:comment>
  <w:comment w:id="667" w:author="Rascon Arana, Maria" w:date="2026-09-10T15:22:00Z" w:initials="MR">
    <w:p w14:paraId="796C2090" w14:textId="77777777" w:rsidR="00B724B8" w:rsidRDefault="00B724B8" w:rsidP="00B724B8">
      <w:pPr>
        <w:pStyle w:val="CommentText"/>
      </w:pPr>
      <w:r>
        <w:rPr>
          <w:rStyle w:val="CommentReference"/>
        </w:rPr>
        <w:annotationRef/>
      </w:r>
      <w:r>
        <w:t>Desarae Marhofer - Removal of Makeup Training</w:t>
      </w:r>
    </w:p>
    <w:p w14:paraId="442A20CF" w14:textId="77777777" w:rsidR="00B724B8" w:rsidRDefault="00B724B8" w:rsidP="00B724B8">
      <w:pPr>
        <w:pStyle w:val="CommentText"/>
      </w:pPr>
      <w:r>
        <w:t>I am also in favor of removing makeup application from the required esthetics curriculum.</w:t>
      </w:r>
    </w:p>
    <w:p w14:paraId="47FF2C31" w14:textId="77777777" w:rsidR="00B724B8" w:rsidRDefault="00B724B8" w:rsidP="00B724B8">
      <w:pPr>
        <w:pStyle w:val="CommentText"/>
      </w:pPr>
      <w:r>
        <w:t>With a limited number of required program hours, I believe those hours can be better utilized for education that more directly reflects the evolving role of today’s licensed esthetician. Schools may certainly continue to offer makeup education when it aligns with their individual program, but I do not believe it needs to remain a mandatory component of the state-required esthetics curriculum.</w:t>
      </w:r>
    </w:p>
  </w:comment>
  <w:comment w:id="668" w:author="Rascon Arana, Maria" w:date="2026-09-10T15:32:00Z" w:initials="MR">
    <w:p w14:paraId="211E084D" w14:textId="77777777" w:rsidR="00350190" w:rsidRDefault="00350190" w:rsidP="00350190">
      <w:pPr>
        <w:pStyle w:val="CommentText"/>
      </w:pPr>
      <w:r>
        <w:rPr>
          <w:rStyle w:val="CommentReference"/>
        </w:rPr>
        <w:annotationRef/>
      </w:r>
      <w:r>
        <w:t>Kat DeJesus - Consider adding language to the scope of esthetic services clarifying that skin preparation performed in connection with makeup application may constitute an esthetic service when it involves cleansing, treating, exfoliating, conditioning, or otherwise providing skin care.</w:t>
      </w:r>
    </w:p>
    <w:p w14:paraId="18313A95" w14:textId="77777777" w:rsidR="00350190" w:rsidRDefault="00350190" w:rsidP="00350190">
      <w:pPr>
        <w:pStyle w:val="CommentText"/>
      </w:pPr>
      <w:r>
        <w:t>Suggested language:</w:t>
      </w:r>
    </w:p>
    <w:p w14:paraId="33A119FB" w14:textId="77777777" w:rsidR="00350190" w:rsidRDefault="00350190" w:rsidP="00350190">
      <w:pPr>
        <w:pStyle w:val="CommentText"/>
      </w:pPr>
      <w:r>
        <w:t>“Esthetic services include skin preparation and skin care performed before, during, or in conjunction with makeup application when the service involves cleansing, exfoliating, treating, conditioning, or otherwise caring for the skin beyond the application of cosmetic makeup products.”</w:t>
      </w:r>
    </w:p>
    <w:p w14:paraId="43F9F253" w14:textId="77777777" w:rsidR="00350190" w:rsidRDefault="00350190" w:rsidP="00350190">
      <w:pPr>
        <w:pStyle w:val="CommentText"/>
      </w:pPr>
      <w:r>
        <w:t>This clarification would help distinguish the licensed practice of esthetics from the exempt service of makeup application and provide clearer guidance regarding which services remain within the scope of a licensed esthetician or cosmetologist.</w:t>
      </w:r>
    </w:p>
  </w:comment>
  <w:comment w:id="669" w:author="Rascon Arana, Maria" w:date="2026-09-25T08:32:00Z" w:initials="MR">
    <w:p w14:paraId="615ACE40" w14:textId="77777777" w:rsidR="004678F8" w:rsidRDefault="004678F8" w:rsidP="004678F8">
      <w:pPr>
        <w:pStyle w:val="CommentText"/>
      </w:pPr>
      <w:r>
        <w:rPr>
          <w:rStyle w:val="CommentReference"/>
        </w:rPr>
        <w:annotationRef/>
      </w:r>
      <w:r>
        <w:t>Suzi Nira - 4. Support advanced education during the 600-hour program</w:t>
      </w:r>
    </w:p>
    <w:p w14:paraId="73A75985" w14:textId="77777777" w:rsidR="004678F8" w:rsidRDefault="004678F8" w:rsidP="004678F8">
      <w:pPr>
        <w:pStyle w:val="CommentText"/>
      </w:pPr>
      <w:r>
        <w:t>I support the proposed provision allowing approved advanced training to be incorporated into a student's educational program and counted toward total completion requirements. Rather than relying only on a 70% or 75% program-hour threshold, hands-on advanced training should follow successful completion of appropriate prerequisites and demonstrated readiness, with direct educational supervision.</w:t>
      </w:r>
    </w:p>
    <w:p w14:paraId="76222F36" w14:textId="77777777" w:rsidR="004678F8" w:rsidRDefault="004678F8" w:rsidP="004678F8">
      <w:pPr>
        <w:pStyle w:val="CommentText"/>
      </w:pPr>
      <w:r>
        <w:t>Permanent makeup is different. The existing 132-hour permanent/semi-permanent makeup training requirement should remain a separate advanced program completed in addition to the 600-hour esthetics program and should not be incorporated into, or counted toward, the 600 hours required for initial esthetician licensure.</w:t>
      </w:r>
    </w:p>
    <w:p w14:paraId="187A1A0A" w14:textId="77777777" w:rsidR="004678F8" w:rsidRDefault="004678F8" w:rsidP="004678F8">
      <w:pPr>
        <w:pStyle w:val="CommentText"/>
      </w:pPr>
      <w:r>
        <w:t>5. Retain meaningful advanced-training requirements</w:t>
      </w:r>
    </w:p>
    <w:p w14:paraId="1F45A902" w14:textId="77777777" w:rsidR="004678F8" w:rsidRDefault="004678F8" w:rsidP="004678F8">
      <w:pPr>
        <w:pStyle w:val="CommentText"/>
      </w:pPr>
      <w:r>
        <w:t>I support retaining the 24-hour requirement for superficial chemical resurfacing and the 14-hour requirement for microdermabrasion/manual resurfacing, while allowing those hours to be completed within an approved 600- hour esthetics program. Meaningful advanced education supports both consumer safety and independent esthetic practice.</w:t>
      </w:r>
    </w:p>
    <w:p w14:paraId="753AF292" w14:textId="77777777" w:rsidR="004678F8" w:rsidRDefault="004678F8" w:rsidP="004678F8">
      <w:pPr>
        <w:pStyle w:val="CommentText"/>
      </w:pPr>
      <w:r>
        <w:t>Dermaplaning should be expressly recognized as superficial mechanical exfoliation performed for cosmetic skin-care purposes and distinguished from barber facial shaving. Appropriate blade handling, single-use practices, skin assessment, and infection-control requirements should apply.  More than one exfoliation procedure during the same treatment or visit, including combined chemical and/or manual exfoliation, should require appropriate medical delegation rather than being treated as an independently performed esthetic service.</w:t>
      </w:r>
    </w:p>
  </w:comment>
  <w:comment w:id="670" w:author="Rascon Arana, Maria" w:date="2026-09-25T11:17:00Z" w:initials="MR">
    <w:p w14:paraId="0F8A6CFC" w14:textId="77777777" w:rsidR="00DD0CAB" w:rsidRDefault="00DD0CAB" w:rsidP="00DD0CAB">
      <w:pPr>
        <w:pStyle w:val="CommentText"/>
      </w:pPr>
      <w:r>
        <w:rPr>
          <w:rStyle w:val="CommentReference"/>
        </w:rPr>
        <w:annotationRef/>
      </w:r>
      <w:r>
        <w:t>Meagan Reynolds - Regarding Advanced Education (Such as microneedling, manual resurfacing, and chemical peel) being proposed that the education can be incorporated into the basic education - Does this mean that those hours can be completed within the 600 hours for Estheticians or do we need to increase the 600 hours to 644 to then cover those advanced certifications?</w:t>
      </w:r>
    </w:p>
  </w:comment>
  <w:comment w:id="671" w:author="Rascon Arana, Maria" w:date="2026-09-25T11:20:00Z" w:initials="MR">
    <w:p w14:paraId="276B455D" w14:textId="77777777" w:rsidR="00DD0CAB" w:rsidRDefault="00DD0CAB" w:rsidP="00DD0CAB">
      <w:pPr>
        <w:pStyle w:val="CommentText"/>
      </w:pPr>
      <w:r>
        <w:rPr>
          <w:rStyle w:val="CommentReference"/>
        </w:rPr>
        <w:annotationRef/>
      </w:r>
      <w:r>
        <w:t>Nakelia Robinson - Just to piggy back off of what Meagan asked. Is dermaplaning something that we can include in the basic training for Esthetics?</w:t>
      </w:r>
    </w:p>
  </w:comment>
  <w:comment w:id="693" w:author="Rascon Arana, Maria" w:date="2026-09-25T11:19:00Z" w:initials="MR">
    <w:p w14:paraId="3F962F67" w14:textId="77777777" w:rsidR="00DD0CAB" w:rsidRDefault="00DD0CAB" w:rsidP="00DD0CAB">
      <w:pPr>
        <w:pStyle w:val="CommentText"/>
      </w:pPr>
      <w:r>
        <w:rPr>
          <w:rStyle w:val="CommentReference"/>
        </w:rPr>
        <w:annotationRef/>
      </w:r>
      <w:r>
        <w:t>Lisa Pacheco - Can you clarify the Chemical Resurfacing, Chemical peels and any advanced courses, students need to be licensed first before taking any advanced courses or can it be added to our curriculum?</w:t>
      </w:r>
    </w:p>
  </w:comment>
  <w:comment w:id="694" w:author="Rascon Arana, Maria" w:date="2026-09-25T11:20:00Z" w:initials="MR">
    <w:p w14:paraId="4D52C078" w14:textId="77777777" w:rsidR="00DD0CAB" w:rsidRDefault="00DD0CAB" w:rsidP="00DD0CAB">
      <w:pPr>
        <w:pStyle w:val="CommentText"/>
      </w:pPr>
      <w:r>
        <w:rPr>
          <w:rStyle w:val="CommentReference"/>
        </w:rPr>
        <w:annotationRef/>
      </w:r>
      <w:r>
        <w:t>Meagan Reynolds - Wonderful, Thank you.</w:t>
      </w:r>
    </w:p>
  </w:comment>
  <w:comment w:id="812" w:author="Rascon Arana, Maria" w:date="2026-09-09T14:20:00Z" w:initials="MR">
    <w:p w14:paraId="428F0C08" w14:textId="77777777" w:rsidR="00D41698" w:rsidRDefault="00D41698" w:rsidP="00D41698">
      <w:pPr>
        <w:pStyle w:val="CommentText"/>
      </w:pPr>
      <w:r>
        <w:rPr>
          <w:rStyle w:val="CommentReference"/>
        </w:rPr>
        <w:annotationRef/>
      </w:r>
      <w:r>
        <w:t xml:space="preserve">Stefanie Fuoco - Is it customary for dora to refuse their duty to look into a complaint because it will be "work" for them? All while imposing an outlandish fine on a single individual, when there are hundreds, or more, who are not in compliance with shop registrations. </w:t>
      </w:r>
    </w:p>
  </w:comment>
  <w:comment w:id="823" w:author="Rascon Arana, Maria" w:date="2026-09-23T11:52:00Z" w:initials="MR">
    <w:p w14:paraId="17E27F88" w14:textId="77777777" w:rsidR="00D243AF" w:rsidRDefault="00D243AF" w:rsidP="00D243AF">
      <w:pPr>
        <w:pStyle w:val="CommentText"/>
      </w:pPr>
      <w:r>
        <w:rPr>
          <w:rStyle w:val="CommentReference"/>
        </w:rPr>
        <w:annotationRef/>
      </w:r>
      <w:r>
        <w:t>Susanne Schmaling - 6. PROVIDE A REAL WAY TO CHALLENGE DECISIONS</w:t>
      </w:r>
    </w:p>
    <w:p w14:paraId="67433987" w14:textId="77777777" w:rsidR="00D243AF" w:rsidRDefault="00D243AF" w:rsidP="00D243AF">
      <w:pPr>
        <w:pStyle w:val="CommentText"/>
      </w:pPr>
      <w:r>
        <w:t>Rules 1.6, 1.10, and 1.11</w:t>
      </w:r>
    </w:p>
    <w:p w14:paraId="1902E7EE" w14:textId="77777777" w:rsidR="00D243AF" w:rsidRDefault="00D243AF" w:rsidP="00D243AF">
      <w:pPr>
        <w:pStyle w:val="CommentText"/>
      </w:pPr>
      <w:r>
        <w:t>The Council does not support a system in which disputed technical decisions are resolved through unexplained discretion. Existing hearing and judicial-review rights should be preserved and made usable. A licensee should not have to risk discipline simply to obtain a clear scope determination.</w:t>
      </w:r>
    </w:p>
    <w:p w14:paraId="1F8860EB" w14:textId="77777777" w:rsidR="00D243AF" w:rsidRDefault="00D243AF" w:rsidP="00D243AF">
      <w:pPr>
        <w:pStyle w:val="CommentText"/>
      </w:pPr>
      <w:r>
        <w:t>Adopt a published process that allows a licensee or professional organization to submit a scope question, request recognition of education, challenge an inspection finding, or petition to change a rule. Identify the correct route for each request instead of treating them as the same proceeding.</w:t>
      </w:r>
    </w:p>
    <w:p w14:paraId="4DFAC779" w14:textId="77777777" w:rsidR="00D243AF" w:rsidRDefault="00D243AF" w:rsidP="00D243AF">
      <w:pPr>
        <w:pStyle w:val="CommentText"/>
      </w:pPr>
      <w:r>
        <w:t>The process should include:</w:t>
      </w:r>
    </w:p>
    <w:p w14:paraId="28C35E53" w14:textId="77777777" w:rsidR="00D243AF" w:rsidRDefault="00D243AF" w:rsidP="00D243AF">
      <w:pPr>
        <w:pStyle w:val="CommentText"/>
      </w:pPr>
      <w:r>
        <w:t>- A simple submission form, clear evidence requirements, and a tracking number.</w:t>
      </w:r>
    </w:p>
    <w:p w14:paraId="6A06692C" w14:textId="77777777" w:rsidR="00D243AF" w:rsidRDefault="00D243AF" w:rsidP="00D243AF">
      <w:pPr>
        <w:pStyle w:val="CommentText"/>
      </w:pPr>
      <w:r>
        <w:t>- Published deadlines for acknowledging, reviewing, and deciding requests, with written reasons for any extension.</w:t>
      </w:r>
    </w:p>
    <w:p w14:paraId="12FDA0B8" w14:textId="77777777" w:rsidR="00D243AF" w:rsidRDefault="00D243AF" w:rsidP="00D243AF">
      <w:pPr>
        <w:pStyle w:val="CommentText"/>
      </w:pPr>
      <w:r>
        <w:t>- Technical review by qualified people with disclosed conflicts, including review outside the original decision-maker where legally available.</w:t>
      </w:r>
    </w:p>
    <w:p w14:paraId="270B5D41" w14:textId="77777777" w:rsidR="00D243AF" w:rsidRDefault="00D243AF" w:rsidP="00D243AF">
      <w:pPr>
        <w:pStyle w:val="CommentText"/>
      </w:pPr>
      <w:r>
        <w:t>- A written decision identifying the facts, legal authority, evidence, and reasons for accepting or rejecting the professional's position.</w:t>
      </w:r>
    </w:p>
    <w:p w14:paraId="7A05591B" w14:textId="77777777" w:rsidR="00D243AF" w:rsidRDefault="00D243AF" w:rsidP="00D243AF">
      <w:pPr>
        <w:pStyle w:val="CommentText"/>
      </w:pPr>
      <w:r>
        <w:t>- Clear instructions for reconsideration, any available administrative hearing, and judicial review, including applicable deadlines and whether a request affects enforcement.</w:t>
      </w:r>
    </w:p>
    <w:p w14:paraId="3A38607D" w14:textId="77777777" w:rsidR="00D243AF" w:rsidRDefault="00D243AF" w:rsidP="00D243AF">
      <w:pPr>
        <w:pStyle w:val="CommentText"/>
      </w:pPr>
      <w:r>
        <w:t>- Publicly available decisions with personal information protected, so comparable cases receive consistent treatment.</w:t>
      </w:r>
    </w:p>
    <w:p w14:paraId="1FDA62AB" w14:textId="77777777" w:rsidR="00D243AF" w:rsidRDefault="00D243AF" w:rsidP="00D243AF">
      <w:pPr>
        <w:pStyle w:val="CommentText"/>
      </w:pPr>
      <w:r>
        <w:t>Rule 1.11 already contains discretion and a judicial-review provision. The Council seeks stronger procedural accountability, not a statement that appeal rights do not exist. If independent review or a binding professional oversight body requires legislation, the Department should identify and support that change rather than leave the need unanswered.</w:t>
      </w:r>
    </w:p>
    <w:p w14:paraId="180809FF" w14:textId="77777777" w:rsidR="00D243AF" w:rsidRDefault="00D243AF" w:rsidP="00D243AF">
      <w:pPr>
        <w:pStyle w:val="CommentText"/>
      </w:pPr>
      <w:r>
        <w:t>The inspection system must support the same accountability. Publish exactly how points are assigned and corrected, separate serious hazards from paperwork errors, and provide prompt review of disputed findings. Immediate closure must rest on the applicable legal standard and documented grounds, not an unexplained score. Business-change approvals likewise need stated criteria and decision deadlines.</w:t>
      </w:r>
    </w:p>
    <w:p w14:paraId="0774473E" w14:textId="77777777" w:rsidR="00D243AF" w:rsidRDefault="00D243AF" w:rsidP="00D243AF">
      <w:pPr>
        <w:pStyle w:val="CommentText"/>
      </w:pPr>
      <w:r>
        <w:t>REQUEST BEFORE ADOPTION</w:t>
      </w:r>
    </w:p>
    <w:p w14:paraId="12DDD391" w14:textId="77777777" w:rsidR="00D243AF" w:rsidRDefault="00D243AF" w:rsidP="00D243AF">
      <w:pPr>
        <w:pStyle w:val="CommentText"/>
      </w:pPr>
      <w:r>
        <w:t>Defer the disputed technical restrictions and training provisions for a representative workgroup, publish the evidence and authority supporting the revised language, and allow a meaningful opportunity to respond. Adopt clear standards for each modality, recognize independently assessed national credentials, establish continuing safety education through the proper legal authority, and provide a documented process for challenging decisions.</w:t>
      </w:r>
    </w:p>
    <w:p w14:paraId="2B7BAE9A" w14:textId="77777777" w:rsidR="00D243AF" w:rsidRDefault="00D243AF" w:rsidP="00D243AF">
      <w:pPr>
        <w:pStyle w:val="CommentText"/>
      </w:pPr>
      <w:r>
        <w:t>The Esthetics Council's position is that consumer protection requires competent practice and accountable regulation. Requirements that cannot be explained, taught, or applied consistently do not meet that standard</w:t>
      </w:r>
    </w:p>
  </w:comment>
  <w:comment w:id="824" w:author="Rascon Arana, Maria" w:date="2026-09-25T08:37:00Z" w:initials="MR">
    <w:p w14:paraId="740D2106" w14:textId="77777777" w:rsidR="009C0CA0" w:rsidRDefault="009C0CA0" w:rsidP="009C0CA0">
      <w:pPr>
        <w:pStyle w:val="CommentText"/>
      </w:pPr>
      <w:r>
        <w:rPr>
          <w:rStyle w:val="CommentReference"/>
        </w:rPr>
        <w:annotationRef/>
      </w:r>
      <w:r>
        <w:t>Suzi Nira - 9. Register locations that provide medical-esthetic services</w:t>
      </w:r>
    </w:p>
    <w:p w14:paraId="36B8D453" w14:textId="77777777" w:rsidR="009C0CA0" w:rsidRDefault="009C0CA0" w:rsidP="009C0CA0">
      <w:pPr>
        <w:pStyle w:val="CommentText"/>
      </w:pPr>
      <w:r>
        <w:t>I recommend adding an option to the shop registration process to identify whether medical-esthetic services are also being performed at the registered location. If the location elects or is required to identify medical-esthetic services, the registration should allow the business to associate the license information of the physician or advanced practice registered nurse responsible for the applicable medical delegation or clinical oversight. The</w:t>
      </w:r>
    </w:p>
    <w:p w14:paraId="641FAD3C" w14:textId="77777777" w:rsidR="009C0CA0" w:rsidRDefault="009C0CA0" w:rsidP="009C0CA0">
      <w:pPr>
        <w:pStyle w:val="CommentText"/>
      </w:pPr>
      <w:r>
        <w:t>shop registration should then reflect that medical-esthetic services are offered at that location.  This would improve transparency for regulators and consumers and create a clearer distinction between a location providing independent esthetic services only and a location where delegated medical-esthetic services are also performed. This registration should document oversight; it should not itself create or expand authority to delegate.</w:t>
      </w:r>
    </w:p>
  </w:comment>
  <w:comment w:id="830" w:author="Rascon Arana, Maria" w:date="2026-09-23T11:43:00Z" w:initials="MR">
    <w:p w14:paraId="3FBF4E42" w14:textId="77777777" w:rsidR="00BD1898" w:rsidRDefault="00BD1898" w:rsidP="00BD1898">
      <w:pPr>
        <w:pStyle w:val="CommentText"/>
      </w:pPr>
      <w:r>
        <w:rPr>
          <w:rStyle w:val="CommentReference"/>
        </w:rPr>
        <w:annotationRef/>
      </w:r>
      <w:r>
        <w:t>Karessa Lauvergeon - **1. Rule 1.6(A)(3) should be preserved as drafted.**</w:t>
      </w:r>
    </w:p>
    <w:p w14:paraId="292A06DB" w14:textId="77777777" w:rsidR="00BD1898" w:rsidRDefault="00BD1898" w:rsidP="00BD1898">
      <w:pPr>
        <w:pStyle w:val="CommentText"/>
      </w:pPr>
      <w:r>
        <w:t>I want to begin by supporting what the draft already does. Rule 1.6(A)(3) provides that registration is not required of a licensee providing services exclusively within a client's residence or place of work. The draft preserves this provision unchanged, and I would encourage the Director to keep it that way.</w:t>
      </w:r>
    </w:p>
    <w:p w14:paraId="4C55C0F8" w14:textId="77777777" w:rsidR="00BD1898" w:rsidRDefault="00BD1898" w:rsidP="00BD1898">
      <w:pPr>
        <w:pStyle w:val="CommentText"/>
      </w:pPr>
      <w:r>
        <w:t>This provision is, in my assessment after reviewing all fifty states, among the clearest and best-drafted of its kind in the country. Most states either do not address this model at all, restrict it to clients who are ill or homebound, or require the licensee to be dispatched from a licensed establishment. Colorado's rule speaks to the practice directly and draws a clean line: traveling to a client is exempt from registration, while hosting clients at the licensee's own residence is not.</w:t>
      </w:r>
    </w:p>
    <w:p w14:paraId="335DA9FD" w14:textId="77777777" w:rsidR="00BD1898" w:rsidRDefault="00BD1898" w:rsidP="00BD1898">
      <w:pPr>
        <w:pStyle w:val="CommentText"/>
      </w:pPr>
      <w:r>
        <w:t>That clarity serves consumers. It keeps this work inside the licensed, regulated, and inspectable system rather than pushing it into an informal economy, and it allows licensed professionals to serve Coloradans who cannot easily travel to a salon — older adults, people with mobility limitations, people in recovery, caregivers, and those receiving hospice care.</w:t>
      </w:r>
    </w:p>
  </w:comment>
  <w:comment w:id="831" w:author="Rascon Arana, Maria" w:date="2026-09-23T11:46:00Z" w:initials="MR">
    <w:p w14:paraId="40602D88" w14:textId="77777777" w:rsidR="00506355" w:rsidRDefault="00506355" w:rsidP="00506355">
      <w:pPr>
        <w:pStyle w:val="CommentText"/>
      </w:pPr>
      <w:r>
        <w:rPr>
          <w:rStyle w:val="CommentReference"/>
        </w:rPr>
        <w:annotationRef/>
      </w:r>
      <w:r>
        <w:t>Karessa Lauvergeon - **4. What I would respectfully request.**</w:t>
      </w:r>
    </w:p>
    <w:p w14:paraId="44BF90A6" w14:textId="77777777" w:rsidR="00506355" w:rsidRDefault="00506355" w:rsidP="00506355">
      <w:pPr>
        <w:pStyle w:val="CommentText"/>
      </w:pPr>
      <w:r>
        <w:t>I am not asking for a change to Rule 1.6(A)(3). The draft has it right.</w:t>
      </w:r>
    </w:p>
    <w:p w14:paraId="041D0CC5" w14:textId="77777777" w:rsidR="00506355" w:rsidRDefault="00506355" w:rsidP="00506355">
      <w:pPr>
        <w:pStyle w:val="CommentText"/>
      </w:pPr>
      <w:r>
        <w:t>I would ask the Director to consider one of the following:</w:t>
      </w:r>
    </w:p>
    <w:p w14:paraId="697F9A96" w14:textId="77777777" w:rsidR="00506355" w:rsidRDefault="00506355" w:rsidP="00506355">
      <w:pPr>
        <w:pStyle w:val="CommentText"/>
      </w:pPr>
      <w:r>
        <w:t>- A provision within Rule 1.7 addressing how its requirements apply to licensees practicing under the Rule 1.6(A)(3) exemption, particularly regarding hand cleaning, containment, storage, and disposal; or</w:t>
      </w:r>
    </w:p>
    <w:p w14:paraId="5F5A4F19" w14:textId="77777777" w:rsidR="00506355" w:rsidRDefault="00506355" w:rsidP="00506355">
      <w:pPr>
        <w:pStyle w:val="CommentText"/>
      </w:pPr>
      <w:r>
        <w:t>- Plain-language guidance published alongside the rules, explaining both the 1.6(A)(2) and 1.6(A)(3) distinction and how infection control standards are met when practicing at a client's location.</w:t>
      </w:r>
    </w:p>
    <w:p w14:paraId="4A20C65D" w14:textId="77777777" w:rsidR="00506355" w:rsidRDefault="00506355" w:rsidP="00506355">
      <w:pPr>
        <w:pStyle w:val="CommentText"/>
      </w:pPr>
      <w:r>
        <w:t>Either approach would improve compliance without any substantive change to the standards themselves. It would also reduce the interpretive burden on inspectors, who currently must apply premises-based rules to a practice model the rules do not describe.</w:t>
      </w:r>
    </w:p>
  </w:comment>
  <w:comment w:id="867" w:author="Rascon Arana, Maria" w:date="2026-09-04T13:55:00Z" w:initials="MR">
    <w:p w14:paraId="6CE21684" w14:textId="77777777" w:rsidR="00191C9D" w:rsidRDefault="00191C9D" w:rsidP="00191C9D">
      <w:pPr>
        <w:pStyle w:val="CommentText"/>
      </w:pPr>
      <w:r>
        <w:rPr>
          <w:rStyle w:val="CommentReference"/>
        </w:rPr>
        <w:annotationRef/>
      </w:r>
      <w:r>
        <w:t xml:space="preserve">Kimberly D Sumner  -   I am writing to inquire, will this change the requirements for renewal as far as continued education? Thank you for your  time and consideration. </w:t>
      </w:r>
    </w:p>
  </w:comment>
  <w:comment w:id="870" w:author="Rascon Arana, Maria" w:date="2026-09-23T11:44:00Z" w:initials="MR">
    <w:p w14:paraId="5F7A75EC" w14:textId="77777777" w:rsidR="00BD1898" w:rsidRDefault="00BD1898" w:rsidP="00BD1898">
      <w:pPr>
        <w:pStyle w:val="CommentText"/>
      </w:pPr>
      <w:r>
        <w:rPr>
          <w:rStyle w:val="CommentReference"/>
        </w:rPr>
        <w:annotationRef/>
      </w:r>
      <w:r>
        <w:t>Karessa Lauvergeon - **2. Rule 1.7 does not contemplate the practice that Rule 1.6(A)(3) permits.**</w:t>
      </w:r>
    </w:p>
    <w:p w14:paraId="780ABFC3" w14:textId="77777777" w:rsidR="00BD1898" w:rsidRDefault="00BD1898" w:rsidP="00BD1898">
      <w:pPr>
        <w:pStyle w:val="CommentText"/>
      </w:pPr>
      <w:r>
        <w:t>My substantive concern is that Rule 1.6 authorizes a category of practice that Rule 1.7 appears to have been written without in mind. Several infection control provisions assume a fixed place of business, and a licensee operating lawfully under 1.6(A)(3) has no clear way to determine how those provisions apply.</w:t>
      </w:r>
    </w:p>
    <w:p w14:paraId="4F6BA4A9" w14:textId="77777777" w:rsidR="00BD1898" w:rsidRDefault="00BD1898" w:rsidP="00BD1898">
      <w:pPr>
        <w:pStyle w:val="CommentText"/>
      </w:pPr>
      <w:r>
        <w:t>Specific examples from the draft:</w:t>
      </w:r>
    </w:p>
    <w:p w14:paraId="6F98B4F1" w14:textId="77777777" w:rsidR="00BD1898" w:rsidRDefault="00BD1898" w:rsidP="00BD1898">
      <w:pPr>
        <w:pStyle w:val="CommentText"/>
      </w:pPr>
      <w:r>
        <w:t>**Rule 1.7(C)(1)** requires hand cleaning with running water and soap prior to any service, and provides that hand sanitizer may be used only when hand cleaning is "not practical or possible," and is not acceptable when hands are visibly soiled. A licensee at a client's residence may or may not have access to a suitable sink. The rule does not indicate whether the absence of an accessible sink constitutes "not practical or possible," which leaves both the licensee and an inspector without guidance.</w:t>
      </w:r>
    </w:p>
    <w:p w14:paraId="506281AD" w14:textId="77777777" w:rsidR="00BD1898" w:rsidRDefault="00BD1898" w:rsidP="00BD1898">
      <w:pPr>
        <w:pStyle w:val="CommentText"/>
      </w:pPr>
      <w:r>
        <w:t>**Rule 1.7(D)(1)** requires trash containers with solid sides and a liner, and prohibits a partially open lid. **Rule 1.7(D)(2)** requires soiled linens to be placed in a closed container with vented sides, cleaned daily and disinfected weekly, and clean linens to be stored in a closed container, cabinet, or drawer. These are reasonable standards for a fixed premises. It is not evident how a licensee transporting a professional kit satisfies them, or what the functional equivalent would be.</w:t>
      </w:r>
    </w:p>
    <w:p w14:paraId="6E15BB10" w14:textId="77777777" w:rsidR="00BD1898" w:rsidRDefault="00BD1898" w:rsidP="00BD1898">
      <w:pPr>
        <w:pStyle w:val="CommentText"/>
      </w:pPr>
      <w:r>
        <w:t>**Rule 1.7(I)** governs towel warmers, including requirements that towels be stored overnight in a closed container and that warmers be left open overnight to dry. These provisions presuppose equipment that remains in one location.</w:t>
      </w:r>
    </w:p>
    <w:p w14:paraId="52B64042" w14:textId="77777777" w:rsidR="00BD1898" w:rsidRDefault="00BD1898" w:rsidP="00BD1898">
      <w:pPr>
        <w:pStyle w:val="CommentText"/>
      </w:pPr>
      <w:r>
        <w:t>**Rule 1.6(E)(4)** requires registrants to maintain a first aid kit "on the premises." For a licensee exempt from registration under 1.6(A)(3), the term "premises" is undefined.</w:t>
      </w:r>
    </w:p>
    <w:p w14:paraId="41C78D68" w14:textId="77777777" w:rsidR="00BD1898" w:rsidRDefault="00BD1898" w:rsidP="00BD1898">
      <w:pPr>
        <w:pStyle w:val="CommentText"/>
      </w:pPr>
      <w:r>
        <w:t>I do not raise these to argue that any of them should be relaxed. Infection control standards should not be lower because the environment is harder to control — if anything, the discipline required is greater. My concern is that the rules currently do not say how these standards are met outside a fixed establishment, and ambiguity of that kind produces inconsistent compliance and inconsistent enforcement.</w:t>
      </w:r>
    </w:p>
  </w:comment>
  <w:comment w:id="871" w:author="Rascon Arana, Maria" w:date="2026-09-23T11:51:00Z" w:initials="MR">
    <w:p w14:paraId="42802D7C" w14:textId="77777777" w:rsidR="00D243AF" w:rsidRDefault="00D243AF" w:rsidP="00D243AF">
      <w:pPr>
        <w:pStyle w:val="CommentText"/>
      </w:pPr>
      <w:r>
        <w:rPr>
          <w:rStyle w:val="CommentReference"/>
        </w:rPr>
        <w:annotationRef/>
      </w:r>
      <w:r>
        <w:t>Susanne Schmaling - 5. MATCH TOOL PROCESSING TO ACTUAL RISK</w:t>
      </w:r>
    </w:p>
    <w:p w14:paraId="4A5DC02B" w14:textId="77777777" w:rsidR="00D243AF" w:rsidRDefault="00D243AF" w:rsidP="00D243AF">
      <w:pPr>
        <w:pStyle w:val="CommentText"/>
      </w:pPr>
      <w:r>
        <w:t>Rule 1.7(K)(7)</w:t>
      </w:r>
    </w:p>
    <w:p w14:paraId="09A20E76" w14:textId="77777777" w:rsidR="00D243AF" w:rsidRDefault="00D243AF" w:rsidP="00D243AF">
      <w:pPr>
        <w:pStyle w:val="CommentText"/>
      </w:pPr>
      <w:r>
        <w:t>Replace the blanket autoclave requirement for nondisposable tools with requirements based on use and exposure. This provision is proposed under permanent and semi-permanent services; it should not extend to ordinary facial implements.</w:t>
      </w:r>
    </w:p>
    <w:p w14:paraId="29117A5E" w14:textId="77777777" w:rsidR="00D243AF" w:rsidRDefault="00D243AF" w:rsidP="00D243AF">
      <w:pPr>
        <w:pStyle w:val="CommentText"/>
      </w:pPr>
      <w:r>
        <w:t>Autoclaves create purchase, maintenance, testing, and training expenses. A reusable tool does not require sterilization simply because it is reusable. Mask brushes with heat-sensitive components may not tolerate autoclaving.</w:t>
      </w:r>
    </w:p>
    <w:p w14:paraId="5769CFA1" w14:textId="77777777" w:rsidR="00D243AF" w:rsidRDefault="00D243AF" w:rsidP="00D243AF">
      <w:pPr>
        <w:pStyle w:val="CommentText"/>
      </w:pPr>
      <w:r>
        <w:t>Preserve cleaning and disinfection for suitable reusable tools used only on intact skin. Require compatible products and the full disinfectant contact time. Identify separately instruments that require sterilization, and permit sterile single-use alternatives where appropriate. This preserves the necessary safety distinction without requiring businesses to purchase equipment that their services do not need.</w:t>
      </w:r>
    </w:p>
  </w:comment>
  <w:comment w:id="882" w:author="Rascon Arana, Maria" w:date="2026-09-23T11:45:00Z" w:initials="MR">
    <w:p w14:paraId="73D0113D" w14:textId="77777777" w:rsidR="00BD1898" w:rsidRDefault="00BD1898" w:rsidP="00BD1898">
      <w:pPr>
        <w:pStyle w:val="CommentText"/>
      </w:pPr>
      <w:r>
        <w:rPr>
          <w:rStyle w:val="CommentReference"/>
        </w:rPr>
        <w:annotationRef/>
      </w:r>
      <w:r>
        <w:t>Karessa Lauvergeon - **3. Rule 1.7(E) may have unintended effects on the clients most likely to need this service.**</w:t>
      </w:r>
    </w:p>
    <w:p w14:paraId="103258C9" w14:textId="77777777" w:rsidR="00BD1898" w:rsidRDefault="00BD1898" w:rsidP="00BD1898">
      <w:pPr>
        <w:pStyle w:val="CommentText"/>
      </w:pPr>
      <w:r>
        <w:t>Rule 1.7(E) prohibits a licensee from performing a service on a client with a communicable disease or contagious condition involving visible swelling, eruption, redness, bruising, a rash, or an open wound or sore in the area where services are to be performed, absent written authorization from a licensed physician, physician assistant, or advanced practice nurse.</w:t>
      </w:r>
    </w:p>
    <w:p w14:paraId="7684C1CD" w14:textId="77777777" w:rsidR="00BD1898" w:rsidRDefault="00BD1898" w:rsidP="00BD1898">
      <w:pPr>
        <w:pStyle w:val="CommentText"/>
      </w:pPr>
      <w:r>
        <w:t>The population most likely to require services at their residence — older adults, people with chronic conditions, people in hospice or long-term care — is also the population most likely to present with bruising, fragile skin, or similar conditions unrelated to any communicable disease.</w:t>
      </w:r>
    </w:p>
    <w:p w14:paraId="539A458B" w14:textId="77777777" w:rsidR="00BD1898" w:rsidRDefault="00BD1898" w:rsidP="00BD1898">
      <w:pPr>
        <w:pStyle w:val="CommentText"/>
      </w:pPr>
      <w:r>
        <w:t>I recognize the provision is directed at communicable disease, and I am not suggesting the standard be lowered. I would ask the Director to consider whether the conditions enumerated in 1.7(E) could be more clearly tied to that purpose, so the rule does not inadvertently require a physician's letter for routine services on clients whose skin conditions present no infection risk.</w:t>
      </w:r>
    </w:p>
  </w:comment>
  <w:comment w:id="885" w:author="Rascon Arana, Maria" w:date="2026-09-04T13:57:00Z" w:initials="MR">
    <w:p w14:paraId="57AA1D0A" w14:textId="77777777" w:rsidR="00191C9D" w:rsidRDefault="00191C9D" w:rsidP="00191C9D">
      <w:pPr>
        <w:pStyle w:val="CommentText"/>
      </w:pPr>
      <w:r>
        <w:rPr>
          <w:rStyle w:val="CommentReference"/>
        </w:rPr>
        <w:annotationRef/>
      </w:r>
      <w:r>
        <w:t>Madelin Hernandez Guilarte - I am a licensed Nail Technician in Colorado and I would like clarification regarding the new “polishes nails” exemption under HB 26-1181.</w:t>
      </w:r>
    </w:p>
    <w:p w14:paraId="3428EC97" w14:textId="77777777" w:rsidR="00191C9D" w:rsidRDefault="00191C9D" w:rsidP="00191C9D">
      <w:pPr>
        <w:pStyle w:val="CommentText"/>
      </w:pPr>
      <w:r>
        <w:t>1. If a licensed Nail Technician performs a complete manicure or pedicure, including all preparation and nail-care services, can an unlicensed person legally perform only the final step of applying the polish to the client’s nails?</w:t>
      </w:r>
    </w:p>
    <w:p w14:paraId="21091C2C" w14:textId="77777777" w:rsidR="00191C9D" w:rsidRDefault="00191C9D" w:rsidP="00191C9D">
      <w:pPr>
        <w:pStyle w:val="CommentText"/>
      </w:pPr>
      <w:r>
        <w:t>2. Does “polishes nails” refer only to traditional nail polish, or does it also include gel polish/semipermanent polish cured with an LED or UV lamp?</w:t>
      </w:r>
    </w:p>
    <w:p w14:paraId="758A8A1D" w14:textId="77777777" w:rsidR="00191C9D" w:rsidRDefault="00191C9D" w:rsidP="00191C9D">
      <w:pPr>
        <w:pStyle w:val="CommentText"/>
      </w:pPr>
      <w:r>
        <w:t>I am asking because I am considering opening a salon and would like to understand whether I could legally have an unlicensed employee perform only the polishing portion after the licensed Nail Technician has completed the manicure or pedicure.</w:t>
      </w:r>
    </w:p>
    <w:p w14:paraId="5EE17B56" w14:textId="77777777" w:rsidR="00191C9D" w:rsidRDefault="00191C9D" w:rsidP="00191C9D">
      <w:pPr>
        <w:pStyle w:val="CommentText"/>
      </w:pPr>
      <w:r>
        <w:t>If possible, I would greatly appreciate receiving clarification by email so I can carefully review and understand the information provided.</w:t>
      </w:r>
    </w:p>
    <w:p w14:paraId="47166C4A" w14:textId="77777777" w:rsidR="00191C9D" w:rsidRDefault="00191C9D" w:rsidP="00191C9D">
      <w:pPr>
        <w:pStyle w:val="CommentText"/>
      </w:pPr>
      <w:r>
        <w:t>Thank you for your time and consideration.</w:t>
      </w:r>
    </w:p>
  </w:comment>
  <w:comment w:id="956" w:author="Rascon Arana, Maria" w:date="2026-09-23T11:50:00Z" w:initials="MR">
    <w:p w14:paraId="58F61306" w14:textId="77777777" w:rsidR="003813AB" w:rsidRDefault="003813AB" w:rsidP="003813AB">
      <w:pPr>
        <w:pStyle w:val="CommentText"/>
      </w:pPr>
      <w:r>
        <w:rPr>
          <w:rStyle w:val="CommentReference"/>
        </w:rPr>
        <w:annotationRef/>
      </w:r>
      <w:r>
        <w:t>Susanne Schmaling - 2. DEFINE SCOPE BY THE ACTUAL SERVICE</w:t>
      </w:r>
    </w:p>
    <w:p w14:paraId="7344B8EC" w14:textId="77777777" w:rsidR="003813AB" w:rsidRDefault="003813AB" w:rsidP="003813AB">
      <w:pPr>
        <w:pStyle w:val="CommentText"/>
      </w:pPr>
      <w:r>
        <w:t>Rules 1.8 and 1.9</w:t>
      </w:r>
    </w:p>
    <w:p w14:paraId="2E773D95" w14:textId="77777777" w:rsidR="003813AB" w:rsidRDefault="003813AB" w:rsidP="003813AB">
      <w:pPr>
        <w:pStyle w:val="CommentText"/>
      </w:pPr>
      <w:r>
        <w:t>Lymphatic drainage</w:t>
      </w:r>
    </w:p>
    <w:p w14:paraId="2F823CBF" w14:textId="77777777" w:rsidR="003813AB" w:rsidRDefault="003813AB" w:rsidP="003813AB">
      <w:pPr>
        <w:pStyle w:val="CommentText"/>
      </w:pPr>
      <w:r>
        <w:t>The Council opposes the proposed prohibition on lymphatic drainage outside the head, face, and neck. An anatomical cutoff is not a treatment protocol. Techniques must follow relevant drainage pathways and the sequence taught for the service. The Esthetics Council's professional objection is that the proposed boundary can prevent completion of the technique as taught, including work involving the upper chest and collarbone region.</w:t>
      </w:r>
    </w:p>
    <w:p w14:paraId="32612708" w14:textId="77777777" w:rsidR="003813AB" w:rsidRDefault="003813AB" w:rsidP="003813AB">
      <w:pPr>
        <w:pStyle w:val="CommentText"/>
      </w:pPr>
      <w:r>
        <w:t>Delete the head/face/neck-only restriction. Replace it with a standard permitting noninvasive cosmetic lymphatic techniques within esthetics practice when the licensee has demonstrated the relevant skills. Define the distinction between cosmetic services and treatment of a diagnosed condition requiring other professional authority. Do not use the vague claim “detoxify the skin” as the definition of a regulated service.</w:t>
      </w:r>
    </w:p>
    <w:p w14:paraId="542327DC" w14:textId="77777777" w:rsidR="003813AB" w:rsidRDefault="003813AB" w:rsidP="003813AB">
      <w:pPr>
        <w:pStyle w:val="CommentText"/>
      </w:pPr>
      <w:r>
        <w:t>The workgroup should establish the permitted techniques, client screening, reasons to avoid treatment, and referral boundaries. Its review should also address facial and body vacuum treatments according to their actual action and intended use. This approach connects the rule to safe practice rather than an unsupported stopping point on the body.</w:t>
      </w:r>
    </w:p>
    <w:p w14:paraId="63BD0779" w14:textId="77777777" w:rsidR="003813AB" w:rsidRDefault="003813AB" w:rsidP="003813AB">
      <w:pPr>
        <w:pStyle w:val="CommentText"/>
      </w:pPr>
      <w:r>
        <w:t>Superficial chemical peels and microdermabrasion</w:t>
      </w:r>
    </w:p>
    <w:p w14:paraId="65D4A404" w14:textId="77777777" w:rsidR="003813AB" w:rsidRDefault="003813AB" w:rsidP="003813AB">
      <w:pPr>
        <w:pStyle w:val="CommentText"/>
      </w:pPr>
      <w:r>
        <w:t>Remove the separate 24-hour superficial chemical peel and 14-hour microdermabrasion requirements for licensed estheticians performing these services within scope. These are retained requirements, not new additions, but retaining them requires justification just as adding a new restriction does.</w:t>
      </w:r>
    </w:p>
    <w:p w14:paraId="29A51F59" w14:textId="77777777" w:rsidR="003813AB" w:rsidRDefault="003813AB" w:rsidP="003813AB">
      <w:pPr>
        <w:pStyle w:val="CommentText"/>
      </w:pPr>
      <w:r>
        <w:t>The Esthetics Council's position is that these services belong in foundational esthetics education. Allowing schools to count separate courses toward the basic program does not fully resolve the unnecessary additional authorization imposed on licensed estheticians.</w:t>
      </w:r>
    </w:p>
    <w:p w14:paraId="3EB05068" w14:textId="77777777" w:rsidR="003813AB" w:rsidRDefault="003813AB" w:rsidP="003813AB">
      <w:pPr>
        <w:pStyle w:val="CommentText"/>
      </w:pPr>
      <w:r>
        <w:t>Require demonstrated skills in skin assessment, treatment selection, reasons to avoid or modify treatment, infection control, and product and equipment use. Review the retained restrictions on combining treatments against the specific products, techniques, and risks involved. A blanket prohibition should not replace a supported treatment standard.</w:t>
      </w:r>
    </w:p>
    <w:p w14:paraId="0D096CAB" w14:textId="77777777" w:rsidR="003813AB" w:rsidRDefault="003813AB" w:rsidP="003813AB">
      <w:pPr>
        <w:pStyle w:val="CommentText"/>
      </w:pPr>
      <w:r>
        <w:t>Dermaplaning</w:t>
      </w:r>
    </w:p>
    <w:p w14:paraId="3D9A8927" w14:textId="77777777" w:rsidR="003813AB" w:rsidRDefault="003813AB" w:rsidP="003813AB">
      <w:pPr>
        <w:pStyle w:val="CommentText"/>
      </w:pPr>
      <w:r>
        <w:t>State expressly how dermaplaning fits within esthetics practice and distinguish it from barber face shaving. The draft adds dermaplaning language while adding face-shaving restrictions. Professionals should not have to guess whether using a blade for superficial exfoliation is being treated as the same service as shaving a beard. Define the service by its purpose and technique and apply appropriate blade handling, single-use, and skin-assessment requirements.</w:t>
      </w:r>
    </w:p>
    <w:p w14:paraId="6C8C7D60" w14:textId="77777777" w:rsidR="003813AB" w:rsidRDefault="003813AB" w:rsidP="003813AB">
      <w:pPr>
        <w:pStyle w:val="CommentText"/>
      </w:pPr>
      <w:r>
        <w:t>Buccal massage</w:t>
      </w:r>
    </w:p>
    <w:p w14:paraId="64B2AE67" w14:textId="77777777" w:rsidR="003813AB" w:rsidRDefault="003813AB" w:rsidP="003813AB">
      <w:pPr>
        <w:pStyle w:val="CommentText"/>
      </w:pPr>
      <w:r>
        <w:t>The draft adds a complete prohibition. Contact inside the mouth presents different exposure and training questions from massage on intact facial skin, but the draft alone does not show why a categorical ban was selected. Defer this prohibition for focused technical and statutory review. That review should determine whether the service can fall within esthetics scope and, if so, what specific training and infection-control conditions are necessary. The Council is not requesting that a rule authorize activity beyond the statute.</w:t>
      </w:r>
    </w:p>
    <w:p w14:paraId="35D9A03A" w14:textId="77777777" w:rsidR="003813AB" w:rsidRDefault="003813AB" w:rsidP="003813AB">
      <w:pPr>
        <w:pStyle w:val="CommentText"/>
      </w:pPr>
      <w:r>
        <w:t>Nasal and ear waxing</w:t>
      </w:r>
    </w:p>
    <w:p w14:paraId="78E49FBE" w14:textId="77777777" w:rsidR="003813AB" w:rsidRDefault="003813AB" w:rsidP="003813AB">
      <w:pPr>
        <w:pStyle w:val="CommentText"/>
      </w:pPr>
      <w:r>
        <w:t>Define the prohibited area and the risk rather than treating every service sold under the same name as identical. Distinguish work inside the ear canal or nasal cavity from removal of visible hair at the external edge. Review the latter separately before imposing a blanket ban. This does not amount to endorsing deep internal waxing; it requires the restriction to match the actual service and exposure.</w:t>
      </w:r>
    </w:p>
    <w:p w14:paraId="75D13195" w14:textId="77777777" w:rsidR="003813AB" w:rsidRDefault="003813AB" w:rsidP="003813AB">
      <w:pPr>
        <w:pStyle w:val="CommentText"/>
      </w:pPr>
      <w:r>
        <w:t>Eyelash services and makeup preparation</w:t>
      </w:r>
    </w:p>
    <w:p w14:paraId="7568212E" w14:textId="77777777" w:rsidR="003813AB" w:rsidRDefault="003813AB" w:rsidP="003813AB">
      <w:pPr>
        <w:pStyle w:val="CommentText"/>
      </w:pPr>
      <w:r>
        <w:t>Apply clear infection-control and product-use requirements to eyelash lifts as well as extensions. Include reusable tweezers and tools, single-use supplies, and prevention of contamination. The relevant safety conditions should follow the procedure and products, not whether a business calls the service a lift, cluster application, or extension.</w:t>
      </w:r>
    </w:p>
    <w:p w14:paraId="36CDCBE3" w14:textId="77777777" w:rsidR="003813AB" w:rsidRDefault="003813AB" w:rsidP="003813AB">
      <w:pPr>
        <w:pStyle w:val="CommentText"/>
      </w:pPr>
      <w:r>
        <w:t>Preserve the distinction between exempt makeup application and regulated skin care performed before it. Exfoliation or other regulated treatment should not become exempt merely because makeup is applied afterward. Provide examples grounded in the statutory exemption, without using the rule to reverse an exemption adopted by the legislature.</w:t>
      </w:r>
    </w:p>
    <w:p w14:paraId="101385C8" w14:textId="77777777" w:rsidR="003813AB" w:rsidRDefault="003813AB" w:rsidP="003813AB">
      <w:pPr>
        <w:pStyle w:val="CommentText"/>
      </w:pPr>
      <w:r>
        <w:t>Microneedling, microchanneling, and “nano” terminology</w:t>
      </w:r>
    </w:p>
    <w:p w14:paraId="57FFF39D" w14:textId="77777777" w:rsidR="003813AB" w:rsidRDefault="003813AB" w:rsidP="003813AB">
      <w:pPr>
        <w:pStyle w:val="CommentText"/>
      </w:pPr>
      <w:r>
        <w:t>The Council supports qualified licensed estheticians performing nonablative mechanical microneedling independently, without medical delegation, a medical director, or medical supervision for the authorized esthetics service. It objects to adopting an unsupported eight-hour requirement as proof of competence. The materials reviewed do not establish why eight hours would adequately prepare a licensee or how the required skills would be assessed.</w:t>
      </w:r>
    </w:p>
    <w:p w14:paraId="1131C373" w14:textId="77777777" w:rsidR="003813AB" w:rsidRDefault="003813AB" w:rsidP="003813AB">
      <w:pPr>
        <w:pStyle w:val="CommentText"/>
      </w:pPr>
      <w:r>
        <w:t>Replace the unsupported hour prescription with defined learning outcomes, observed practical assessment, and recognition of relevant independently assessed national certifications or qualifying continuing-education courses. Course attendance alone is not proof that a person can safely perform a procedure. The proposal's in-state pathways through the Division of Private Occupational Schools (DPOS), Colorado Community College System (CCCS), and State Apprenticeship Agency (SAA) do not, by themselves, establish a national competency standard. Recognition should follow assessed competence rather than provider category alone. Permit a hybrid approach with online theory and in-person practical training and assessment.</w:t>
      </w:r>
    </w:p>
    <w:p w14:paraId="3D23DE75" w14:textId="77777777" w:rsidR="003813AB" w:rsidRDefault="003813AB" w:rsidP="003813AB">
      <w:pPr>
        <w:pStyle w:val="CommentText"/>
      </w:pPr>
      <w:r>
        <w:t>The draft uses “microchanneling,” describing it as noninvasive while also describing creation of channels and stimulation of collagen and elastin. That definition needs technical correction. “Nanoneedling” and similar industry or manufacturer terms should not be treated as established Food and Drug Administration (FDA) categories or as proof of safety. A marketing name cannot establish whether a device penetrates skin, changes tissue, or is subject to medical-device requirements.</w:t>
      </w:r>
    </w:p>
    <w:p w14:paraId="2419F384" w14:textId="77777777" w:rsidR="003813AB" w:rsidRDefault="003813AB" w:rsidP="003813AB">
      <w:pPr>
        <w:pStyle w:val="CommentText"/>
      </w:pPr>
      <w:r>
        <w:t>Use neutral definitions based on the device's action, penetration, intended use, and claims. Nonablative microneedling still punctures skin. Add an express exception to the existing epidermis restriction for the authorized service rather than incorrectly calling it noninvasive. Recognize qualifying Class II devices through this service-specific authorization; Class II status alone does not authorize every device in that class.</w:t>
      </w:r>
    </w:p>
    <w:p w14:paraId="129FCD99" w14:textId="77777777" w:rsidR="003813AB" w:rsidRDefault="003813AB" w:rsidP="003813AB">
      <w:pPr>
        <w:pStyle w:val="CommentText"/>
      </w:pPr>
      <w:r>
        <w:t>Delete the proposed prohibition on microneedling beyond 0.5 millimeters. No justification for a universal limit across devices, treatment sites, and techniques has been established in the materials reviewed. Use legally authorized device parameters, applicable labeling, treatment-site considerations, and assessed competence. Any further state limit should require a published technical basis and rulemaking. The rule should not leave that decision to an unsupported manufacturer claim or unpublished agency interpretation.</w:t>
      </w:r>
    </w:p>
    <w:p w14:paraId="179F145E" w14:textId="77777777" w:rsidR="003813AB" w:rsidRDefault="003813AB" w:rsidP="003813AB">
      <w:pPr>
        <w:pStyle w:val="CommentText"/>
      </w:pPr>
      <w:r>
        <w:t>Address device labeling, treatment of minors, and product delivery into skin as distinct issues. The accompanying replacement removes duplicated supervision provisions and the unsupported percentage-of-program threshold, permits assessed online theory with in-person practical training, and adds recognition of national certification and continuing education.</w:t>
      </w:r>
    </w:p>
    <w:p w14:paraId="4CDD0CF3" w14:textId="77777777" w:rsidR="003813AB" w:rsidRDefault="003813AB" w:rsidP="003813AB">
      <w:pPr>
        <w:pStyle w:val="CommentText"/>
      </w:pPr>
      <w:r>
        <w:t>License-specific eligibility</w:t>
      </w:r>
    </w:p>
    <w:p w14:paraId="5746A5F6" w14:textId="77777777" w:rsidR="003813AB" w:rsidRDefault="003813AB" w:rsidP="003813AB">
      <w:pPr>
        <w:pStyle w:val="CommentText"/>
      </w:pPr>
      <w:r>
        <w:t>Restore separate profession-specific scope descriptions and identify which licenses qualify for each service. Replacing “esthetician or cosmetologist” with a license that “includes facial services” should not silently expand eligibility or assume that different programs provide equivalent preparation. Any expansion should identify the skills needed and how they will be demonstrated.</w:t>
      </w:r>
    </w:p>
    <w:p w14:paraId="4C59A67C" w14:textId="77777777" w:rsidR="003813AB" w:rsidRDefault="003813AB" w:rsidP="003813AB">
      <w:pPr>
        <w:pStyle w:val="CommentText"/>
      </w:pPr>
      <w:r>
        <w:t>Independent practice and medical delegation</w:t>
      </w:r>
    </w:p>
    <w:p w14:paraId="2654ADE7" w14:textId="77777777" w:rsidR="003813AB" w:rsidRDefault="003813AB" w:rsidP="003813AB">
      <w:pPr>
        <w:pStyle w:val="CommentText"/>
      </w:pPr>
      <w:r>
        <w:t>Delete proposed Rule 1.8(A)(1)(d), which prohibits services that “would require delegation,” and replace the overlapping delegation language with one clear distinction: services expressly authorized within esthetics scope are independent esthetics services; services performed under lawful medical or nursing delegation have their own legal authority, training, and supervision requirements. An esthetics course does not establish competence for a different delegated medical procedure, and holding an esthetics license should not prohibit otherwise lawful delegated work.</w:t>
      </w:r>
    </w:p>
    <w:p w14:paraId="19A03C01" w14:textId="77777777" w:rsidR="003813AB" w:rsidRDefault="003813AB" w:rsidP="003813AB">
      <w:pPr>
        <w:pStyle w:val="CommentText"/>
      </w:pPr>
      <w:r>
        <w:t>Delete the added business-entity delegation prohibition from these rules unless the Department identifies its specific authority and intended effect. Delegation to an individual and lawful business ownership or operation are separate questions. The Council is challenging an unsupported restriction in this rule set, not claiming that other medical-practice or business laws do not apply.</w:t>
      </w:r>
    </w:p>
    <w:p w14:paraId="311C41E2" w14:textId="77777777" w:rsidR="003813AB" w:rsidRDefault="003813AB" w:rsidP="003813AB">
      <w:pPr>
        <w:pStyle w:val="CommentText"/>
      </w:pPr>
      <w:r>
        <w:t>Delete the added medium/deep-peel delegation sentence from the superficial-peel education subsection. Use the general scope boundary and consolidated delegation provision instead. The superficial-peel course should not be presented as the training pathway for a different medical procedure. This change does not authorize independent medium or deep peels.</w:t>
      </w:r>
    </w:p>
  </w:comment>
  <w:comment w:id="957" w:author="Rascon Arana, Maria" w:date="2026-09-25T08:31:00Z" w:initials="MR">
    <w:p w14:paraId="6C533777" w14:textId="77777777" w:rsidR="004678F8" w:rsidRDefault="004678F8" w:rsidP="004678F8">
      <w:pPr>
        <w:pStyle w:val="CommentText"/>
      </w:pPr>
      <w:r>
        <w:rPr>
          <w:rStyle w:val="CommentReference"/>
        </w:rPr>
        <w:annotationRef/>
      </w:r>
      <w:r>
        <w:t>Suzi Nira - 3. Restore an affirmative esthetician scope in Rule 1.8</w:t>
      </w:r>
    </w:p>
    <w:p w14:paraId="1A0EEEF0" w14:textId="77777777" w:rsidR="004678F8" w:rsidRDefault="004678F8" w:rsidP="004678F8">
      <w:pPr>
        <w:pStyle w:val="CommentText"/>
      </w:pPr>
      <w:r>
        <w:t>Suggested language: A licensed esthetician may independently perform services authorized within the statutory practice of esthetics and these rules. A medical director, medical delegation agreement, or medical supervision is not required solely because an authorized esthetic service requires additional education under Rule 1.9.</w:t>
      </w:r>
    </w:p>
  </w:comment>
  <w:comment w:id="958" w:author="Rascon Arana, Maria" w:date="2026-09-10T09:21:00Z" w:initials="MR">
    <w:p w14:paraId="5A47403E" w14:textId="77777777" w:rsidR="004F35F1" w:rsidRDefault="00AA56B2" w:rsidP="004F35F1">
      <w:pPr>
        <w:pStyle w:val="CommentText"/>
      </w:pPr>
      <w:r>
        <w:rPr>
          <w:rStyle w:val="CommentReference"/>
        </w:rPr>
        <w:annotationRef/>
      </w:r>
      <w:r w:rsidR="004F35F1">
        <w:t>Colorado Association of Career Colleges and Schools (CACCS) - Clear Medical Boundaries (Rule 1.8(A)(1)(d) &amp; 1.8(A)(1)(e))</w:t>
      </w:r>
    </w:p>
    <w:p w14:paraId="7A7870CC" w14:textId="77777777" w:rsidR="004F35F1" w:rsidRDefault="004F35F1" w:rsidP="004F35F1">
      <w:pPr>
        <w:pStyle w:val="CommentText"/>
      </w:pPr>
      <w:r>
        <w:t xml:space="preserve">The new regulatory provisions establishing clear medical boundaries under Rules 1.8(A)(1)(d) and 1.8(A)(1)(e) offer vital operational clarity for postsecondary institutions. By explicitly prohibiting services that require delegation under the Medical Practice Act and establishing a strict 0.5mm depth limit on microneedling, the regulations draw a definitive line between cosmetic and medical procedures. This unambiguous distinction fundamentally protects schools from potential liability and compliance risks associated with teaching advanced esthetic techniques. Furthermore, these precise operational boundaries empower institutions to confidently design and update their DPOS-approved curricula without second-guessing the legal limits of their instructional scope. Much like the transition away from prescriptive subject-hour allocations, establishing firm safety ceilings allows schools to exercise academic flexibility within a secure, well-defined regulatory framework. Institutions can safely integrate these high-demand, modern skincare techniques into their foundational programs, ensuring graduates are highly competitive and immediately employable. Ultimately, these clear medical boundaries champion institutional success by balancing rigorous public safety standards with the academic freedom necessary to meet evolving industry expectations. </w:t>
      </w:r>
    </w:p>
    <w:p w14:paraId="798C3FFC" w14:textId="77777777" w:rsidR="004F35F1" w:rsidRDefault="004F35F1" w:rsidP="004F35F1">
      <w:pPr>
        <w:pStyle w:val="CommentText"/>
      </w:pPr>
      <w:r>
        <w:t xml:space="preserve">Specific Scope Clarifications for Razors (Rule 1.8(A)(4) &amp; 1.8(A)(4)(a)) </w:t>
      </w:r>
    </w:p>
    <w:p w14:paraId="147FACBF" w14:textId="77777777" w:rsidR="004F35F1" w:rsidRDefault="004F35F1" w:rsidP="004F35F1">
      <w:pPr>
        <w:pStyle w:val="CommentText"/>
      </w:pPr>
      <w:r>
        <w:t xml:space="preserve">The proposed regulatory clarifications regarding straight razor usage under Rules 1.8(A)(4) and 1.8(A)(4)(a) provide crucial scope-of-practice definitions that greatly benefit private postsecondary institutions. By explicitly reserving full facial and beard shaving with a straight razor exclusively for barbers, while clearly limiting cosmetologists and hairstylists to necklines, line-ups, and detailed hair designs, the amendments eliminate long-standing instructional grey areas. This definitive separation allows schools to confidently design and structure distinctly different curricula for their barbering and cosmetology programs without fear of regulatory overlap or compliance violations. Furthermore, these precise boundaries enable institutions to clearly communicate the unique value and specific skill sets of each distinct program to prospective students. Removing ambiguity around restricted tools and services also mitigates institutional risk, ensuring that educators train students strictly within their authorized legal scopes of practice. Ultimately, establishing these clear professional distinctions supports academic integrity and operational efficiency, empowering schools to deliver focused, highly compliant training that directly aligns with state licensure requirements. </w:t>
      </w:r>
    </w:p>
    <w:p w14:paraId="0112DB28" w14:textId="77777777" w:rsidR="004F35F1" w:rsidRDefault="004F35F1" w:rsidP="004F35F1">
      <w:pPr>
        <w:pStyle w:val="CommentText"/>
      </w:pPr>
      <w:r>
        <w:t xml:space="preserve">Codified Infection Control and Banned Tools (Rule 1.8(A)(1)(h) &amp; Rule 1.8(A)(2)) </w:t>
      </w:r>
    </w:p>
    <w:p w14:paraId="4B6E30BF" w14:textId="77777777" w:rsidR="004F35F1" w:rsidRDefault="004F35F1" w:rsidP="004F35F1">
      <w:pPr>
        <w:pStyle w:val="CommentText"/>
      </w:pPr>
      <w:r>
        <w:t xml:space="preserve">The new regulatory provisions establishing codified infection control standards and explicitly banned tools provide an objective safety baseline that significantly benefits private occupational schools. By expressly prohibiting high-risk practices—such as ear canal waxing, the use of live creatures for skin treatments, MMA liquid monomers, and UV light boxes for disinfection—the rules eliminate ambiguity in clinical training environments. This definitive framework simplifies clinical floor management and allows educators to enforce standardized, non-negotiable sanitation practices without needing to interpret vague safety guidelines. Instructors can directly align their infection control curricula with these objective prohibitions, ensuring students develop compliant habits early in their practical training. Furthermore, removing these hazardous materials and procedures from the educational scope of practice directly reduces institutional liability. Schools can focus their operational resources on teaching industry-standard, safe techniques rather than monitoring compliance around controversial or unsafe treatments. Ultimately, these clear prohibitions streamline facility compliance and guarantee that graduates enter the workforce with a rigorous, standardized understanding of public health protocols. </w:t>
      </w:r>
    </w:p>
    <w:p w14:paraId="5D50F776" w14:textId="77777777" w:rsidR="004F35F1" w:rsidRDefault="004F35F1" w:rsidP="004F35F1">
      <w:pPr>
        <w:pStyle w:val="CommentText"/>
      </w:pPr>
      <w:r>
        <w:t xml:space="preserve">Safety Data Sheet (SDS) Mandates (Proposed Addition, Preceding Rule 1.8) </w:t>
      </w:r>
    </w:p>
    <w:p w14:paraId="06325AA3" w14:textId="77777777" w:rsidR="004F35F1" w:rsidRDefault="004F35F1" w:rsidP="004F35F1">
      <w:pPr>
        <w:pStyle w:val="CommentText"/>
      </w:pPr>
      <w:r>
        <w:t xml:space="preserve">The proposed regulatory addition requiring Safety Data Sheets (SDS) for all substances used in semi-permanent or permanent processes establishes a formalized, crucial standard for occupational safety within educational environments. By codifying this mandate, the regulations provide private postsecondary institutions with clear, unequivocal backing to enforce rigorous chemical management protocols on their clinical training floors. This firm regulatory requirement directly supports educators in instilling critical chemical safety and compliance habits in students from their very first practical application. Furthermore, maintaining comprehensive SDS records for all active substances significantly mitigates institutional liability by ensuring complete transparency regarding the chemical agents handled by both students and staff. Because these documentation regulations mirror real-world salon and spa requirements, schools can seamlessly integrate these exact compliance procedures into their daily operations to effectively simulate a professional working environment. Ultimately, this clear safety mandate protects the institution's operational integrity while guaranteeing that graduates enter the workforce fully prepared to navigate and uphold the strict health and safety standards expected by modern employers. </w:t>
      </w:r>
    </w:p>
    <w:p w14:paraId="54CBE0DA" w14:textId="77777777" w:rsidR="004F35F1" w:rsidRDefault="004F35F1" w:rsidP="004F35F1">
      <w:pPr>
        <w:pStyle w:val="CommentText"/>
      </w:pPr>
      <w:r>
        <w:t xml:space="preserve">Enforceable Product Handling Rules (Sections b, c, &amp; d Preceding Rule 1.8) </w:t>
      </w:r>
    </w:p>
    <w:p w14:paraId="2C7DE988" w14:textId="77777777" w:rsidR="004F35F1" w:rsidRDefault="004F35F1" w:rsidP="004F35F1">
      <w:pPr>
        <w:pStyle w:val="CommentText"/>
      </w:pPr>
      <w:r>
        <w:t xml:space="preserve">The proposed regulatory additions mandating specific product handling protocols establish a highly beneficial enforcement tool for private occupational schools. By explicitly requiring the use of single-use disposable implements for product removal, mandating clean applicator bottles, and strictly enforcing manufacturer guidelines, the rules transform basic sanitation practices into concrete legal requirements. This definitive regulatory backing directly supports instructors on the student salon floor by removing subjectivity from clinical hygiene standards. Educators can point directly to codified law when correcting improper product handling, ensuring compliance becomes a non-negotiable expectation rather than a mere institutional preference. Instilling these rigorous, standardized sanitation habits early in the training process guarantees that students develop the flawless infection control routines demanded by modern employers. Furthermore, strictly aligning clinical floor operations with these enforceable safety mandates minimizes institutional liability regarding cross-contamination. Ultimately, these clear product handling rules empower schools to maintain impeccable facility standards while effectively preparing graduates for the stringent compliance realities of the beauty industry. These preceding sections detail the regulatory improvements CACCS fully supports. However, balancing these enhanced safety and educational standards with practical institutional feasibility remains paramount.  </w:t>
      </w:r>
    </w:p>
    <w:p w14:paraId="6B662EDF" w14:textId="77777777" w:rsidR="004F35F1" w:rsidRDefault="004F35F1" w:rsidP="004F35F1">
      <w:pPr>
        <w:pStyle w:val="CommentText"/>
      </w:pPr>
      <w:r>
        <w:t xml:space="preserve">While the aforementioned changes introduce exceptionally positive advancements, certain elements of the Proposed Rules warrant further examination. DORA and the Office of Barbering and Cosmetology Licensure are encouraged to carefully review these specific provisions. This additional scrutiny is essential to ensure the new regulations do not inadvertently burden or harm students and educational institutions, particularly regarding the following areas: </w:t>
      </w:r>
    </w:p>
  </w:comment>
  <w:comment w:id="959" w:author="Rascon Arana, Maria" w:date="2026-09-23T11:55:00Z" w:initials="MR">
    <w:p w14:paraId="5191A459" w14:textId="77777777" w:rsidR="00D06502" w:rsidRDefault="00D06502" w:rsidP="00D06502">
      <w:pPr>
        <w:pStyle w:val="CommentText"/>
      </w:pPr>
      <w:r>
        <w:rPr>
          <w:rStyle w:val="CommentReference"/>
        </w:rPr>
        <w:annotationRef/>
      </w:r>
      <w:r>
        <w:t>Susanne Schmaling - 2. Amend Rule 1.8(A)(1)(a) and conform related epidermis provisions</w:t>
      </w:r>
    </w:p>
    <w:p w14:paraId="5B5AD015" w14:textId="77777777" w:rsidR="00D06502" w:rsidRDefault="00D06502" w:rsidP="00D06502">
      <w:pPr>
        <w:pStyle w:val="CommentText"/>
      </w:pPr>
      <w:r>
        <w:t>**Proposed replacement language:**</w:t>
      </w:r>
    </w:p>
    <w:p w14:paraId="45EDA918" w14:textId="77777777" w:rsidR="00D06502" w:rsidRDefault="00D06502" w:rsidP="00D06502">
      <w:pPr>
        <w:pStyle w:val="CommentText"/>
      </w:pPr>
      <w:r>
        <w:t>&gt; Except for services expressly authorized by a specific provision of these rules, including nonablative mechanical microneedling under Rule 1.9(I), a licensee shall not perform a procedure that penetrates, destroys, or alters skin beyond the epidermis. An express authorization applies only to the procedure, license category, training, and conditions stated in that provision. It does not authorize ablative resurfacing, tissue excision, or another procedure merely because a device is classified as Class II.</w:t>
      </w:r>
    </w:p>
    <w:p w14:paraId="497CD409" w14:textId="77777777" w:rsidR="00D06502" w:rsidRDefault="00D06502" w:rsidP="00D06502">
      <w:pPr>
        <w:pStyle w:val="CommentText"/>
      </w:pPr>
      <w:r>
        <w:t>This targeted exception preserves a general boundary while making the microneedling authorization usable. Apply the same exception wherever the general epidermis language would otherwise prohibit the authorized service, including Rule 1.9(D)(4). Keep procedure-specific exfoliation limits tied to exfoliation rather than allowing them to negate the separate microneedling provision. Do not use “non-invasive” as the legal umbrella for skin-penetrating microneedling.</w:t>
      </w:r>
    </w:p>
    <w:p w14:paraId="54DF40B3" w14:textId="77777777" w:rsidR="00D06502" w:rsidRDefault="00D06502" w:rsidP="00D06502">
      <w:pPr>
        <w:pStyle w:val="CommentText"/>
      </w:pPr>
      <w:r>
        <w:t xml:space="preserve"> 3. Delete proposed Rule 1.8(A)(1)(d) and replace the overlapping delegation provisions</w:t>
      </w:r>
    </w:p>
    <w:p w14:paraId="13C1EE4B" w14:textId="77777777" w:rsidR="00D06502" w:rsidRDefault="00D06502" w:rsidP="00D06502">
      <w:pPr>
        <w:pStyle w:val="CommentText"/>
      </w:pPr>
      <w:r>
        <w:t>The proposed “would require delegation” prohibition does not tell a licensee which service is independently authorized. Read with the retained delegation exception and the new Rule 1.9 introduction, it creates uncertainty about both independent practice and lawful delegated work.</w:t>
      </w:r>
    </w:p>
    <w:p w14:paraId="11DF6FDE" w14:textId="77777777" w:rsidR="00D06502" w:rsidRDefault="00D06502" w:rsidP="00D06502">
      <w:pPr>
        <w:pStyle w:val="CommentText"/>
      </w:pPr>
      <w:r>
        <w:t>**Proposed consolidated language:**</w:t>
      </w:r>
    </w:p>
    <w:p w14:paraId="43D3491A" w14:textId="77777777" w:rsidR="00D06502" w:rsidRDefault="00D06502" w:rsidP="00D06502">
      <w:pPr>
        <w:pStyle w:val="CommentText"/>
      </w:pPr>
      <w:r>
        <w:t>&gt; Independent esthetics services and delegated medical services are separate categories. A licensed esthetician who meets the requirements for a service expressly authorized within esthetics scope may perform that service independently. Completion of an esthetics course does not authorize a service outside that scope.</w:t>
      </w:r>
    </w:p>
    <w:p w14:paraId="1BA83FCB" w14:textId="77777777" w:rsidR="00D06502" w:rsidRDefault="00D06502" w:rsidP="00D06502">
      <w:pPr>
        <w:pStyle w:val="CommentText"/>
      </w:pPr>
      <w:r>
        <w:t>&gt;&gt; When a person performs a service outside esthetics scope under lawful medical or nursing delegation, the authority, qualifications, supervision, and responsibilities for that service arise under the law governing that delegation. These rules neither create that authority nor prohibit otherwise lawful delegation. Education accepted for independent esthetics practice does not, by itself, satisfy the distinct requirements for delegated medical services.</w:t>
      </w:r>
    </w:p>
    <w:p w14:paraId="20A3FDF4" w14:textId="77777777" w:rsidR="00D06502" w:rsidRDefault="00D06502" w:rsidP="00D06502">
      <w:pPr>
        <w:pStyle w:val="CommentText"/>
      </w:pPr>
      <w:r>
        <w:t>&gt;&gt; An agency determination that a specified service requires delegation must identify the controlling law, the relevant features of the service, and why the independent esthetics authorization does not apply. The determination must be provided in writing with the available review procedure. A general reference to another profession's rules is not a substitute for that explanation.</w:t>
      </w:r>
    </w:p>
    <w:p w14:paraId="4E523DC0" w14:textId="77777777" w:rsidR="00D06502" w:rsidRDefault="00D06502" w:rsidP="00D06502">
      <w:pPr>
        <w:pStyle w:val="CommentText"/>
      </w:pPr>
      <w:r>
        <w:t>This replaces proposed Rule 1.8(A)(1)(d), the conflicting Rule 1.9 introductory sentence, and the scattered overlap with a single boundary. It does not purport to remove the Medical Board's or Nursing Board's statutory authority over their own regulated practice.</w:t>
      </w:r>
    </w:p>
    <w:p w14:paraId="4417CCDC" w14:textId="77777777" w:rsidR="00D06502" w:rsidRDefault="00D06502" w:rsidP="00D06502">
      <w:pPr>
        <w:pStyle w:val="CommentText"/>
      </w:pPr>
      <w:r>
        <w:t xml:space="preserve"> 4. Delete the business-entity prohibition from this rule set</w:t>
      </w:r>
    </w:p>
    <w:p w14:paraId="601AF327" w14:textId="77777777" w:rsidR="00D06502" w:rsidRDefault="00D06502" w:rsidP="00D06502">
      <w:pPr>
        <w:pStyle w:val="CommentText"/>
      </w:pPr>
      <w:r>
        <w:t>Delete: “Delegating medical aesthetic services to a business entity is prohibited.”</w:t>
      </w:r>
    </w:p>
    <w:p w14:paraId="04EF1A34" w14:textId="77777777" w:rsidR="00D06502" w:rsidRDefault="00D06502" w:rsidP="00D06502">
      <w:pPr>
        <w:pStyle w:val="CommentText"/>
      </w:pPr>
      <w:r>
        <w:t>**Council reason:** The sentence introduces an organizational restriction without identifying its statutory basis or distinguishing delegation to an individual from lawful operation or ownership of a business. The Council does not support adding it to esthetics rules as an unsupported restriction. If the Department believes it is necessary, it must identify the specific authority and explain the sentence's effect before adoption. Deleting the sentence would not make an otherwise unlawful delegation or ownership arrangement lawful.</w:t>
      </w:r>
    </w:p>
    <w:p w14:paraId="63CCFA1B" w14:textId="77777777" w:rsidR="00D06502" w:rsidRDefault="00D06502" w:rsidP="00D06502">
      <w:pPr>
        <w:pStyle w:val="CommentText"/>
      </w:pPr>
      <w:r>
        <w:t>5. Remove the duplicative medium/deep peel delegation sentence</w:t>
      </w:r>
    </w:p>
    <w:p w14:paraId="49A3C702" w14:textId="77777777" w:rsidR="00D06502" w:rsidRDefault="00D06502" w:rsidP="00D06502">
      <w:pPr>
        <w:pStyle w:val="CommentText"/>
      </w:pPr>
      <w:r>
        <w:t>Delete the added sentence requiring delegation for medium or deep peels from the superficial-peel education subsection. The general scope boundary and consolidated delegation provision should govern services outside independent esthetics practice.</w:t>
      </w:r>
    </w:p>
    <w:p w14:paraId="2B167277" w14:textId="77777777" w:rsidR="00D06502" w:rsidRDefault="00D06502" w:rsidP="00D06502">
      <w:pPr>
        <w:pStyle w:val="CommentText"/>
      </w:pPr>
      <w:r>
        <w:t>**Council reason:** Placing this sentence in the superficial-peel training pathway can suggest that completion of that course plus delegation is the training standard for a different procedure. It is not. Keep independent superficial-peel competence separate from the qualifications required for any lawfully delegated medical peel. Removing the sentence does not authorize medium or deep peels as independent esthetics services.</w:t>
      </w:r>
    </w:p>
    <w:p w14:paraId="173217CC" w14:textId="77777777" w:rsidR="00D06502" w:rsidRDefault="00D06502" w:rsidP="00D06502">
      <w:pPr>
        <w:pStyle w:val="CommentText"/>
      </w:pPr>
      <w:r>
        <w:t xml:space="preserve"> 6. Replace the lymphatic-drainage location restriction</w:t>
      </w:r>
    </w:p>
    <w:p w14:paraId="77C7BB68" w14:textId="77777777" w:rsidR="00D06502" w:rsidRDefault="00D06502" w:rsidP="00D06502">
      <w:pPr>
        <w:pStyle w:val="CommentText"/>
      </w:pPr>
      <w:r>
        <w:t>Delete the proposed head/face/neck-only restriction and the “detoxify the skin” definition.</w:t>
      </w:r>
    </w:p>
    <w:p w14:paraId="446D7DDE" w14:textId="77777777" w:rsidR="00D06502" w:rsidRDefault="00D06502" w:rsidP="00D06502">
      <w:pPr>
        <w:pStyle w:val="CommentText"/>
      </w:pPr>
      <w:r>
        <w:t>**Proposed replacement language:**</w:t>
      </w:r>
    </w:p>
    <w:p w14:paraId="37827581" w14:textId="77777777" w:rsidR="00D06502" w:rsidRDefault="00D06502" w:rsidP="00D06502">
      <w:pPr>
        <w:pStyle w:val="CommentText"/>
      </w:pPr>
      <w:r>
        <w:t>&gt; A licensed esthetician with documented training and demonstrated competence may perform noninvasive cosmetic lymphatic techniques within the body areas and purposes authorized by the esthetics statute. The technique may include the connected treatment areas needed to perform the taught protocol, including the upper chest and collarbone area. The licensee shall screen for contraindications and shall not diagnose or treat disease or physical ailments under the esthetics license.</w:t>
      </w:r>
    </w:p>
    <w:p w14:paraId="60940797" w14:textId="77777777" w:rsidR="00D06502" w:rsidRDefault="00D06502" w:rsidP="00D06502">
      <w:pPr>
        <w:pStyle w:val="CommentText"/>
      </w:pPr>
      <w:r>
        <w:t>**Council reason:** A line at the neck is not a technique standard. The rule should reflect the relevant drainage pathways and taught sequence while distinguishing cosmetic work from treatment requiring another professional authority. This proposal does not expand the statutory body areas by rule.</w:t>
      </w:r>
    </w:p>
  </w:comment>
  <w:comment w:id="960" w:author="Rascon Arana, Maria" w:date="2026-09-23T12:01:00Z" w:initials="MR">
    <w:p w14:paraId="6551C13F" w14:textId="77777777" w:rsidR="008B5083" w:rsidRDefault="008B5083" w:rsidP="008B5083">
      <w:pPr>
        <w:pStyle w:val="CommentText"/>
      </w:pPr>
      <w:r>
        <w:rPr>
          <w:rStyle w:val="CommentReference"/>
        </w:rPr>
        <w:annotationRef/>
      </w:r>
      <w:r>
        <w:t>Kayla - I am a licensed Colorado esthetician and independent business owner. I am submitting this comment because the proposed rules could significantly affect my scope of practice and the livelihood I have spent years building.</w:t>
      </w:r>
    </w:p>
    <w:p w14:paraId="0C6F79B6" w14:textId="77777777" w:rsidR="008B5083" w:rsidRDefault="008B5083" w:rsidP="008B5083">
      <w:pPr>
        <w:pStyle w:val="CommentText"/>
      </w:pPr>
      <w:r>
        <w:t>My practice specializes in advanced facial massage, facial sculpting, lymphatic contour, buccal massage, dermaplaning, and microchanneling. These are not occasional add-ons. They are foundational services that define my work and are the primary reason many clients choose to see me.</w:t>
      </w:r>
    </w:p>
    <w:p w14:paraId="2B9CFD35" w14:textId="77777777" w:rsidR="008B5083" w:rsidRDefault="008B5083" w:rsidP="008B5083">
      <w:pPr>
        <w:pStyle w:val="CommentText"/>
      </w:pPr>
      <w:r>
        <w:t>I support thoughtful regulation, meaningful education, sanitation requirements, and clear safety standards. However, I strongly oppose broad prohibitions that could remove established esthetic practices without considering the purpose of the service, the practitioner’s advanced education, and whether appropriate safety protocols are followed.</w:t>
      </w:r>
    </w:p>
    <w:p w14:paraId="40AA95AC" w14:textId="77777777" w:rsidR="008B5083" w:rsidRDefault="008B5083" w:rsidP="008B5083">
      <w:pPr>
        <w:pStyle w:val="CommentText"/>
      </w:pPr>
      <w:r>
        <w:t>Buccal Massage</w:t>
      </w:r>
    </w:p>
    <w:p w14:paraId="6B3CC2E5" w14:textId="77777777" w:rsidR="008B5083" w:rsidRDefault="008B5083" w:rsidP="008B5083">
      <w:pPr>
        <w:pStyle w:val="CommentText"/>
      </w:pPr>
      <w:r>
        <w:t>I am especially concerned about language that could prohibit estheticians from performing buccal massage simply because it includes gloved intraoral contact.</w:t>
      </w:r>
    </w:p>
    <w:p w14:paraId="150DBC1C" w14:textId="77777777" w:rsidR="008B5083" w:rsidRDefault="008B5083" w:rsidP="008B5083">
      <w:pPr>
        <w:pStyle w:val="CommentText"/>
      </w:pPr>
      <w:r>
        <w:t>I have several years of experience with facial massage and buccal techniques and have invested significant time and money in advanced, specialized education. Buccal massage, as I perform it, is a cosmetic facial technique involving controlled manipulation of the facial muscles from inside and outside the cheeks for facial sculpting, relaxation, and cosmetic purposes.</w:t>
      </w:r>
    </w:p>
    <w:p w14:paraId="4AF64DD2" w14:textId="77777777" w:rsidR="008B5083" w:rsidRDefault="008B5083" w:rsidP="008B5083">
      <w:pPr>
        <w:pStyle w:val="CommentText"/>
      </w:pPr>
      <w:r>
        <w:t>I do not diagnose medical conditions, treat disease or injury, perform dental procedures, or represent myself as a massage therapist or healthcare provider. The service is performed within a cosmetic facial using gloves, proper sanitation, client screening, informed consent, and established contraindications.</w:t>
      </w:r>
    </w:p>
    <w:p w14:paraId="66144E59" w14:textId="77777777" w:rsidR="008B5083" w:rsidRDefault="008B5083" w:rsidP="008B5083">
      <w:pPr>
        <w:pStyle w:val="CommentText"/>
      </w:pPr>
      <w:r>
        <w:t>Rather than prohibiting buccal massage, I respectfully request that DORA clearly distinguish cosmetic buccal massage from dental treatment, medical treatment, and therapeutic massage. If additional safeguards are needed, Colorado should create an education-based pathway covering facial anatomy, infection control, contraindications, informed consent, sanitation, and hands-on competency.</w:t>
      </w:r>
    </w:p>
    <w:p w14:paraId="340E9D1A" w14:textId="77777777" w:rsidR="008B5083" w:rsidRDefault="008B5083" w:rsidP="008B5083">
      <w:pPr>
        <w:pStyle w:val="CommentText"/>
      </w:pPr>
      <w:r>
        <w:t>The final rules should also recognize advanced education already completed by experienced estheticians and provide a reasonable transition or grandfathering process if new requirements are adopted.</w:t>
      </w:r>
    </w:p>
    <w:p w14:paraId="2FADB015" w14:textId="77777777" w:rsidR="008B5083" w:rsidRDefault="008B5083" w:rsidP="008B5083">
      <w:pPr>
        <w:pStyle w:val="CommentText"/>
      </w:pPr>
      <w:r>
        <w:t>Lymphatic Contour</w:t>
      </w:r>
    </w:p>
    <w:p w14:paraId="3548F3F7" w14:textId="77777777" w:rsidR="008B5083" w:rsidRDefault="008B5083" w:rsidP="008B5083">
      <w:pPr>
        <w:pStyle w:val="CommentText"/>
      </w:pPr>
      <w:r>
        <w:t>I am also concerned about restricting lymphatic techniques exclusively to the head, face, and neck. Facial lymphatic protocols do not exist in isolation from the surrounding areas. Gentle, superficial work along the collarbone, décolleté, shoulders, and upper chest may be an important part of a complete cosmetic facial protocol.</w:t>
      </w:r>
    </w:p>
    <w:p w14:paraId="4AC41881" w14:textId="77777777" w:rsidR="008B5083" w:rsidRDefault="008B5083" w:rsidP="008B5083">
      <w:pPr>
        <w:pStyle w:val="CommentText"/>
      </w:pPr>
      <w:r>
        <w:t>In my practice, lymphatic contour is cosmetic, superficial, and incorporated into a facial. I do not diagnose or treat lymphedema, illness, injury, post-surgical complications, or any other medical condition.</w:t>
      </w:r>
    </w:p>
    <w:p w14:paraId="5FECFB88" w14:textId="77777777" w:rsidR="008B5083" w:rsidRDefault="008B5083" w:rsidP="008B5083">
      <w:pPr>
        <w:pStyle w:val="CommentText"/>
      </w:pPr>
      <w:r>
        <w:t>The rules should distinguish superficial cosmetic lymphatic techniques from medical lymphatic treatment. Licensed estheticians should remain permitted to perform lymphatic contour on the face, neck, décolleté, clavicular area, shoulders, and upper chest when it is part of a cosmetic facial.</w:t>
      </w:r>
    </w:p>
    <w:p w14:paraId="217A751D" w14:textId="77777777" w:rsidR="008B5083" w:rsidRDefault="008B5083" w:rsidP="008B5083">
      <w:pPr>
        <w:pStyle w:val="CommentText"/>
      </w:pPr>
      <w:r>
        <w:t>Impact on My Livelihood</w:t>
      </w:r>
    </w:p>
    <w:p w14:paraId="71EB91CE" w14:textId="77777777" w:rsidR="008B5083" w:rsidRDefault="008B5083" w:rsidP="008B5083">
      <w:pPr>
        <w:pStyle w:val="CommentText"/>
      </w:pPr>
      <w:r>
        <w:t>I am a solo business owner who has invested years in education, training, equipment, and developing a practice centered around facial massage and sculpting. My clients specifically seek me out for this expertise.</w:t>
      </w:r>
    </w:p>
    <w:p w14:paraId="7545757B" w14:textId="77777777" w:rsidR="008B5083" w:rsidRDefault="008B5083" w:rsidP="008B5083">
      <w:pPr>
        <w:pStyle w:val="CommentText"/>
      </w:pPr>
      <w:r>
        <w:t>Removing buccal massage or unnecessarily restricting lymphatic contour would not be a minor change to my service menu. It would remove a substantial part of what differentiates my practice and could cause serious financial harm to my business and household.</w:t>
      </w:r>
    </w:p>
    <w:p w14:paraId="04B8F463" w14:textId="77777777" w:rsidR="008B5083" w:rsidRDefault="008B5083" w:rsidP="008B5083">
      <w:pPr>
        <w:pStyle w:val="CommentText"/>
      </w:pPr>
      <w:r>
        <w:t>Consumer protection and professional livelihoods do not have to be opposing interests. Colorado can protect clients through clear definitions, advanced education, sanitation requirements, informed consent, and demonstrated competency without eliminating legitimate cosmetic services.</w:t>
      </w:r>
    </w:p>
    <w:p w14:paraId="46842174" w14:textId="77777777" w:rsidR="008B5083" w:rsidRDefault="008B5083" w:rsidP="008B5083">
      <w:pPr>
        <w:pStyle w:val="CommentText"/>
      </w:pPr>
      <w:r>
        <w:t>I respectfully ask DORA to:</w:t>
      </w:r>
    </w:p>
    <w:p w14:paraId="56042E6A" w14:textId="77777777" w:rsidR="008B5083" w:rsidRDefault="008B5083" w:rsidP="008B5083">
      <w:pPr>
        <w:pStyle w:val="CommentText"/>
      </w:pPr>
      <w:r>
        <w:t>1. Preserve cosmetic buccal massage within the scope of appropriately trained licensed estheticians.</w:t>
      </w:r>
    </w:p>
    <w:p w14:paraId="79757916" w14:textId="77777777" w:rsidR="008B5083" w:rsidRDefault="008B5083" w:rsidP="008B5083">
      <w:pPr>
        <w:pStyle w:val="CommentText"/>
      </w:pPr>
      <w:r>
        <w:t>2. Clearly distinguish cosmetic buccal massage from medical, dental, and therapeutic services.</w:t>
      </w:r>
    </w:p>
    <w:p w14:paraId="2AB3465E" w14:textId="77777777" w:rsidR="008B5083" w:rsidRDefault="008B5083" w:rsidP="008B5083">
      <w:pPr>
        <w:pStyle w:val="CommentText"/>
      </w:pPr>
      <w:r>
        <w:t>3. Permit superficial lymphatic contour on the face, neck, décolleté, clavicular area, shoulders, and upper chest as part of an esthetic treatment.</w:t>
      </w:r>
    </w:p>
    <w:p w14:paraId="3A9F43EA" w14:textId="77777777" w:rsidR="008B5083" w:rsidRDefault="008B5083" w:rsidP="008B5083">
      <w:pPr>
        <w:pStyle w:val="CommentText"/>
      </w:pPr>
      <w:r>
        <w:t>4. Recognize existing advanced education and provide reasonable transition options for experienced practitioners.</w:t>
      </w:r>
    </w:p>
    <w:p w14:paraId="0AFD3197" w14:textId="77777777" w:rsidR="008B5083" w:rsidRDefault="008B5083" w:rsidP="008B5083">
      <w:pPr>
        <w:pStyle w:val="CommentText"/>
      </w:pPr>
      <w:r>
        <w:t>5. Clearly protect professional dermaplaning and establish meaningful, competency-based education for microchanneling.</w:t>
      </w:r>
    </w:p>
    <w:p w14:paraId="2E642F92" w14:textId="77777777" w:rsidR="008B5083" w:rsidRDefault="008B5083" w:rsidP="008B5083">
      <w:pPr>
        <w:pStyle w:val="CommentText"/>
      </w:pPr>
      <w:r>
        <w:t>6. Include qualified, actively practicing estheticians in future decisions affecting our scope and education.</w:t>
      </w:r>
    </w:p>
    <w:p w14:paraId="18CC038C" w14:textId="77777777" w:rsidR="008B5083" w:rsidRDefault="008B5083" w:rsidP="008B5083">
      <w:pPr>
        <w:pStyle w:val="CommentText"/>
      </w:pPr>
      <w:r>
        <w:t>I am not asking Colorado to disregard safety. I am asking the state to create specific, education-based standards that protect consumers while respecting the training, experience, and livelihoods of licensed estheticians.</w:t>
      </w:r>
    </w:p>
  </w:comment>
  <w:comment w:id="961" w:author="Rascon Arana, Maria" w:date="2026-09-25T08:35:00Z" w:initials="MR">
    <w:p w14:paraId="4BE39A6B" w14:textId="77777777" w:rsidR="009C0CA0" w:rsidRDefault="009C0CA0" w:rsidP="009C0CA0">
      <w:pPr>
        <w:pStyle w:val="CommentText"/>
      </w:pPr>
      <w:r>
        <w:rPr>
          <w:rStyle w:val="CommentReference"/>
        </w:rPr>
        <w:annotationRef/>
      </w:r>
      <w:r>
        <w:t>Suzi Nira - 7. Clarify other esthetic services:</w:t>
      </w:r>
    </w:p>
    <w:p w14:paraId="75A7D708" w14:textId="77777777" w:rsidR="009C0CA0" w:rsidRDefault="009C0CA0" w:rsidP="009C0CA0">
      <w:pPr>
        <w:pStyle w:val="CommentText"/>
      </w:pPr>
      <w:r>
        <w:t>Lymphatic techniques: Replace an absolute head/face/neck cutoff with language permitting noninvasive cosmetic lymphatic techniques within statutory esthetic areas and connected upper-chest/collarbone areas reasonably necessary to complete a facial or neck protocol. This should not authorize diagnosis or treatment of lymphedema, disease, postoperative complications, or other medical conditions.</w:t>
      </w:r>
    </w:p>
    <w:p w14:paraId="42F137C8" w14:textId="77777777" w:rsidR="009C0CA0" w:rsidRDefault="009C0CA0" w:rsidP="009C0CA0">
      <w:pPr>
        <w:pStyle w:val="CommentText"/>
      </w:pPr>
      <w:r>
        <w:t>Ear and nose waxing: Distinguish removal of visible external hair from insertion of wax or applicators into the ear canal or nasal cavity.  Buccal/facial sculpting massage: Many estheticians currently perform advanced facial sculpting techniques that may be described as buccal or buccal-style massage without entering the mouth. These external facial sculpting techniques should remain within esthetic practice when performed after appropriate advanced training. Any restriction on intraoral massage should be written specifically so that it does not unintentionally prohibit external facial sculpting techniques.</w:t>
      </w:r>
    </w:p>
    <w:p w14:paraId="3AF5C075" w14:textId="77777777" w:rsidR="009C0CA0" w:rsidRDefault="009C0CA0" w:rsidP="009C0CA0">
      <w:pPr>
        <w:pStyle w:val="CommentText"/>
      </w:pPr>
      <w:r>
        <w:t>8. Separate independent esthetics from delegated medical services</w:t>
      </w:r>
    </w:p>
    <w:p w14:paraId="00E52951" w14:textId="77777777" w:rsidR="009C0CA0" w:rsidRDefault="009C0CA0" w:rsidP="009C0CA0">
      <w:pPr>
        <w:pStyle w:val="CommentText"/>
      </w:pPr>
      <w:r>
        <w:t>Suggested language: Independent esthetic services and delegated medical services are separate categories.  Authority for independent esthetic services arises from the esthetics statute and these rules. Authority for delegated medical services arises from the applicable medical or nursing law.  Completion of esthetics education does not authorize a medical service. Conversely, an authorized esthetic service should not require medical delegation solely because the same or a similar service is also performed in a medical setting.</w:t>
      </w:r>
    </w:p>
    <w:p w14:paraId="726EAF9C" w14:textId="77777777" w:rsidR="009C0CA0" w:rsidRDefault="009C0CA0" w:rsidP="009C0CA0">
      <w:pPr>
        <w:pStyle w:val="CommentText"/>
      </w:pPr>
      <w:r>
        <w:t>I recommend deleting the broad Rule 1.8 language prohibiting a service because it 'would require delegation.' If a service is a medical service, the applicable medical or nursing law should govern who may delegate it, who may receive the delegation, and the required supervision.  Medical delegation should be documented from the authorized medical professional to the identified individual delegatee who is qualified under the applicable delegation law. Delegation should not be treated as being made to a business entity. Nothing in this recommendation is intended to change the qualifications that the Medical</w:t>
      </w:r>
    </w:p>
    <w:p w14:paraId="7ABBE359" w14:textId="77777777" w:rsidR="009C0CA0" w:rsidRDefault="009C0CA0" w:rsidP="009C0CA0">
      <w:pPr>
        <w:pStyle w:val="CommentText"/>
      </w:pPr>
      <w:r>
        <w:t>Practice Act, Nurse Practice Act, or their rules require of an individual delegatee.</w:t>
      </w:r>
    </w:p>
  </w:comment>
  <w:comment w:id="964" w:author="Rascon Arana, Maria" w:date="2026-09-09T14:17:00Z" w:initials="MR">
    <w:p w14:paraId="383904BA" w14:textId="77777777" w:rsidR="00F3691F" w:rsidRDefault="00F3691F" w:rsidP="00F3691F">
      <w:pPr>
        <w:pStyle w:val="CommentText"/>
      </w:pPr>
      <w:r>
        <w:rPr>
          <w:rStyle w:val="CommentReference"/>
        </w:rPr>
        <w:annotationRef/>
      </w:r>
      <w:r>
        <w:t xml:space="preserve">Hillary Hilliard - Pg 20, 1.8.A.d Delegation to Medical Practice - does it stay the same that an Esthetician can do lasers &amp; injectables but only under the supervision of an MD &amp; that falls under the medical practice act? </w:t>
      </w:r>
    </w:p>
  </w:comment>
  <w:comment w:id="969" w:author="Rascon Arana, Maria" w:date="2026-09-09T14:12:00Z" w:initials="MR">
    <w:p w14:paraId="71578110" w14:textId="77777777" w:rsidR="000F004C" w:rsidRDefault="000F004C" w:rsidP="000F004C">
      <w:pPr>
        <w:pStyle w:val="CommentText"/>
      </w:pPr>
      <w:r>
        <w:rPr>
          <w:rStyle w:val="CommentReference"/>
        </w:rPr>
        <w:annotationRef/>
      </w:r>
      <w:r>
        <w:t>Yong Keefer - I understand that you pass the micro-blading not to long ago and I have a questions about micro needling, some said it’s ok to do the service as long as 1.0 needle depth or some say it’s not can you tell us what is what? As educator we really needs explanation, a specially towards the advanced tools that we use in cosmology and esthetics! Thank you!!!</w:t>
      </w:r>
    </w:p>
  </w:comment>
  <w:comment w:id="970" w:author="Rascon Arana, Maria" w:date="2026-09-10T15:17:00Z" w:initials="MR">
    <w:p w14:paraId="478B8935" w14:textId="77777777" w:rsidR="009B26D4" w:rsidRDefault="009B26D4" w:rsidP="009B26D4">
      <w:pPr>
        <w:pStyle w:val="CommentText"/>
      </w:pPr>
      <w:r>
        <w:rPr>
          <w:rStyle w:val="CommentReference"/>
        </w:rPr>
        <w:annotationRef/>
      </w:r>
      <w:r>
        <w:t>Desarae Marhofer - will a training requirement be considered for miconeedling?</w:t>
      </w:r>
    </w:p>
  </w:comment>
  <w:comment w:id="978" w:author="Rascon Arana, Maria" w:date="2026-09-09T14:17:00Z" w:initials="MR">
    <w:p w14:paraId="3960B8E8" w14:textId="77777777" w:rsidR="00384880" w:rsidRDefault="00384880" w:rsidP="00384880">
      <w:pPr>
        <w:pStyle w:val="CommentText"/>
      </w:pPr>
      <w:r>
        <w:rPr>
          <w:rStyle w:val="CommentReference"/>
        </w:rPr>
        <w:annotationRef/>
      </w:r>
      <w:r>
        <w:t xml:space="preserve">Hillary Hilliard - Pg 20. 1.8.A.1.g Lymphatic drainage - I agree with Kira's comment from 9/5. I would request to add the decollete/collarbone area to the list. I don't think the underarms are necessary. The major drainage pathways for the face terminate in the lymph nodes located around the ears, sides of the neck, and the supraclavicular hollows (above the collarbones), so to properly drain the face you need to move the lymph to those lymph nodes otherwise it's a moot point. Facial fluid drains downward into the cervical (neck) and supraclavicular (collarbone) nodes rather than the axillary (underarm) nodes.Underarm (axillary) drainage is used for massages targeting the arms, chest, and breasts rather than the face.Stopping your face routine at the collarbones completes the proper anatomical pathway. I'm a licensed massage therapist &amp; own a massage school as well - trained in lymphatic drainage. </w:t>
      </w:r>
    </w:p>
  </w:comment>
  <w:comment w:id="979" w:author="Rascon Arana, Maria" w:date="2026-09-10T15:33:00Z" w:initials="MR">
    <w:p w14:paraId="5E40B84D" w14:textId="77777777" w:rsidR="00350190" w:rsidRDefault="00350190" w:rsidP="00350190">
      <w:pPr>
        <w:pStyle w:val="CommentText"/>
      </w:pPr>
      <w:r>
        <w:rPr>
          <w:rStyle w:val="CommentReference"/>
        </w:rPr>
        <w:annotationRef/>
      </w:r>
      <w:r>
        <w:t xml:space="preserve">Jennifer Britto - 1. I agree to add the decolletage to lymphatic drainage. 2. Also keeping nose waxing at a superficial level. 3. Estheticians currently can do vacuum modalities on the face and body. Is this affected? </w:t>
      </w:r>
    </w:p>
  </w:comment>
  <w:comment w:id="982" w:author="Rascon Arana, Maria" w:date="2026-09-09T14:13:00Z" w:initials="MR">
    <w:p w14:paraId="2403089D" w14:textId="77777777" w:rsidR="000F004C" w:rsidRDefault="000F004C" w:rsidP="000F004C">
      <w:pPr>
        <w:pStyle w:val="CommentText"/>
      </w:pPr>
      <w:r>
        <w:rPr>
          <w:rStyle w:val="CommentReference"/>
        </w:rPr>
        <w:annotationRef/>
      </w:r>
      <w:r>
        <w:t xml:space="preserve">Kira Mazzola - I support the prohibition on nose and inner ear waxes, those are extremely sensitive areas with high risk complications and should not be waxed. </w:t>
      </w:r>
    </w:p>
    <w:p w14:paraId="72683507" w14:textId="77777777" w:rsidR="000F004C" w:rsidRDefault="000F004C" w:rsidP="000F004C">
      <w:pPr>
        <w:pStyle w:val="CommentText"/>
      </w:pPr>
      <w:r>
        <w:t xml:space="preserve">Prohibited acts 1.8 (A.1. g) : Lymphatic drainage: add underarm and decolleté to allowed lymphatic drainage locations- The Underarms contain a lymph node cluster and in order to do proper lymphatic drainage of the head face and neck requires adequate stimulation of that node cluster in the underarms to allow face and neck lymph drainage to actually occur. Additionally, the underarm lymph cluster serves the decolleté area which is a common extension of basic facial services and facial massage and absolutely should be a part of esthetician's scope of practice, otherwise you're writing in an ineffective lymph drainage sequence into the regulations. </w:t>
      </w:r>
    </w:p>
  </w:comment>
  <w:comment w:id="983" w:author="Rascon Arana, Maria" w:date="2026-09-09T14:18:00Z" w:initials="MR">
    <w:p w14:paraId="2A1486B6" w14:textId="77777777" w:rsidR="0054176B" w:rsidRDefault="0054176B" w:rsidP="0054176B">
      <w:pPr>
        <w:pStyle w:val="CommentText"/>
      </w:pPr>
      <w:r>
        <w:rPr>
          <w:rStyle w:val="CommentReference"/>
        </w:rPr>
        <w:annotationRef/>
      </w:r>
      <w:r>
        <w:t>Hillary Hilliard - Pg 20, 1.8.A.1.h  nose waxing - I propose we keep nose waxing but specify the wax should be for superficial hairs &amp; not deep ones. I propose this wording: "A licensee may perform superficial nasal waxing services strictly limited to the external rim, flare, and the immediate interior edge of the nostril. Hair removal must only occur on terminal hairs that protrude visibly outside the nasal cavity or reside on the transitional skin immediately inside the nostril opening. Licensees are prohibited from performing deep internal nasal waxing.No wax, applicator, or hair removal product may be inserted beyond the natural flare of the nostril or past the transitional skin zone into the mucous membrane lined nasal cavity.The removal of deep nasal vibrissae (protective filtering hairs located within the deeper respiratory tract of the nasal cavity) is strictly prohibited.Any allowed superficial nasal waxing must be performed using hard (stripless) wax formulated for sensitive skin. Licensees must ensure the nasal passage is free of open sores, active irritation, or visible congestion prior to the service."</w:t>
      </w:r>
    </w:p>
  </w:comment>
  <w:comment w:id="984" w:author="Rascon Arana, Maria" w:date="2026-09-10T15:33:00Z" w:initials="MR">
    <w:p w14:paraId="43227D18" w14:textId="77777777" w:rsidR="00350190" w:rsidRDefault="00350190" w:rsidP="00350190">
      <w:pPr>
        <w:pStyle w:val="CommentText"/>
      </w:pPr>
      <w:r>
        <w:rPr>
          <w:rStyle w:val="CommentReference"/>
        </w:rPr>
        <w:annotationRef/>
      </w:r>
      <w:r>
        <w:t xml:space="preserve">Kat DeJesus - I also agree about the decollete and superfical nose waxing. </w:t>
      </w:r>
    </w:p>
  </w:comment>
  <w:comment w:id="1081" w:author="Rascon Arana, Maria" w:date="2026-09-09T14:13:00Z" w:initials="MR">
    <w:p w14:paraId="76D1C951" w14:textId="77777777" w:rsidR="000F004C" w:rsidRDefault="000F004C" w:rsidP="000F004C">
      <w:pPr>
        <w:pStyle w:val="CommentText"/>
      </w:pPr>
      <w:r>
        <w:rPr>
          <w:rStyle w:val="CommentReference"/>
        </w:rPr>
        <w:annotationRef/>
      </w:r>
      <w:r>
        <w:t>Kira Mazzola - Rule 1.9 unstrike "a" for grammatical correctness</w:t>
      </w:r>
    </w:p>
  </w:comment>
  <w:comment w:id="1082" w:author="Rascon Arana, Maria" w:date="2026-09-23T11:54:00Z" w:initials="MR">
    <w:p w14:paraId="4BD442C6" w14:textId="77777777" w:rsidR="00D06502" w:rsidRDefault="00D06502" w:rsidP="00D06502">
      <w:pPr>
        <w:pStyle w:val="CommentText"/>
      </w:pPr>
      <w:r>
        <w:rPr>
          <w:rStyle w:val="CommentReference"/>
        </w:rPr>
        <w:annotationRef/>
      </w:r>
      <w:r>
        <w:t>Susanne Schmaling - The Esthetics Council supports independent esthetics practice, including nonablative cosmetic microneedling by properly trained licensed estheticians. The proposed rules do not clearly establish that practice. They retain a prohibition on penetration or alteration beyond the epidermis, add a 0.5-millimeter ceiling, create an eight-hour education requirement, and introduce overlapping medical-delegation language. A licensee could complete the proposed course and still be unable to determine whether the service is permitted independently.</w:t>
      </w:r>
    </w:p>
    <w:p w14:paraId="291285B1" w14:textId="77777777" w:rsidR="00D06502" w:rsidRDefault="00D06502" w:rsidP="00D06502">
      <w:pPr>
        <w:pStyle w:val="CommentText"/>
      </w:pPr>
      <w:r>
        <w:t>The Esthetics Council asks the Director to replace these conflicting provisions with an express esthetics scope and a separate rule for services that are actually medical. Recognize independently assessed national certification and qualifying continuing education as routes to demonstrated competence. Eight hours of attendance and a school's approval status do not, by themselves, establish competence or a national standard.</w:t>
      </w:r>
    </w:p>
    <w:p w14:paraId="469F9005" w14:textId="77777777" w:rsidR="00D06502" w:rsidRDefault="00D06502" w:rsidP="00D06502">
      <w:pPr>
        <w:pStyle w:val="CommentText"/>
      </w:pPr>
      <w:r>
        <w:t>The proposed limit prohibits microneedling "beyond 0.5 millimeters". The materials reviewed do not establish why that number is the correct limit across devices, treatment sites, and techniques. Delete that unsupported universal ceiling. Use the applicable device's legally authorized parameters, relevant treatment site and indication, and the practitioner's assessed competence. If an additional state limit is needed, establish it through a published technical review and rulemaking, rather than an unpublished interpretation or manufacturer claim.</w:t>
      </w:r>
    </w:p>
    <w:p w14:paraId="7264FCE9" w14:textId="77777777" w:rsidR="00D06502" w:rsidRDefault="00D06502" w:rsidP="00D06502">
      <w:pPr>
        <w:pStyle w:val="CommentText"/>
      </w:pPr>
      <w:r>
        <w:t xml:space="preserve"> Coordinated changes required outside Rule 1.9(I)</w:t>
      </w:r>
    </w:p>
    <w:p w14:paraId="27476278" w14:textId="77777777" w:rsidR="00D06502" w:rsidRDefault="00D06502" w:rsidP="00D06502">
      <w:pPr>
        <w:pStyle w:val="CommentText"/>
      </w:pPr>
      <w:r>
        <w:t>1. Restore a separate esthetics scope description in Rule 1.8</w:t>
      </w:r>
    </w:p>
    <w:p w14:paraId="789957C1" w14:textId="77777777" w:rsidR="00D06502" w:rsidRDefault="00D06502" w:rsidP="00D06502">
      <w:pPr>
        <w:pStyle w:val="CommentText"/>
      </w:pPr>
      <w:r>
        <w:t>Deleting the separate profession descriptions makes it harder to identify what an esthetician may do independently. The statutory scope remains, but replacing named licenses with a license that “includes facial services” obscures differences in professional preparation.</w:t>
      </w:r>
    </w:p>
    <w:p w14:paraId="2DC86FDD" w14:textId="77777777" w:rsidR="00D06502" w:rsidRDefault="00D06502" w:rsidP="00D06502">
      <w:pPr>
        <w:pStyle w:val="CommentText"/>
      </w:pPr>
      <w:r>
        <w:t>**Proposed replacement language:**</w:t>
      </w:r>
    </w:p>
    <w:p w14:paraId="7D7848B9" w14:textId="77777777" w:rsidR="00D06502" w:rsidRDefault="00D06502" w:rsidP="00D06502">
      <w:pPr>
        <w:pStyle w:val="CommentText"/>
      </w:pPr>
      <w:r>
        <w:t>&gt; A licensed esthetician may independently perform services within the esthetics scope established by section 12-105-104(8), Colorado Revised Statutes, and the requirements of these rules. These services include superficial chemical exfoliation, microdermabrasion, and qualifying nonablative cosmetic microneedling under Rule 1.9(I). A medical director, medical delegation agreement, or medical supervision is not required solely because the licensee performs an esthetics service authorized by this rule.</w:t>
      </w:r>
    </w:p>
    <w:p w14:paraId="0A8AE070" w14:textId="77777777" w:rsidR="00D06502" w:rsidRDefault="00D06502" w:rsidP="00D06502">
      <w:pPr>
        <w:pStyle w:val="CommentText"/>
      </w:pPr>
      <w:r>
        <w:t>&gt;&gt; Authorization under one license category does not establish authorization under another. Eligibility for a service must be stated by license category and supported by the competencies required for that service.</w:t>
      </w:r>
    </w:p>
    <w:p w14:paraId="73994D60" w14:textId="77777777" w:rsidR="00D06502" w:rsidRDefault="00D06502" w:rsidP="00D06502">
      <w:pPr>
        <w:pStyle w:val="CommentText"/>
      </w:pPr>
      <w:r>
        <w:t>This is requested authorization, subject to confirmation of statutory authority. It is not permission for a rule to override another statute.</w:t>
      </w:r>
    </w:p>
  </w:comment>
  <w:comment w:id="1083" w:author="Rascon Arana, Maria" w:date="2026-09-23T11:57:00Z" w:initials="MR">
    <w:p w14:paraId="26AB7295" w14:textId="77777777" w:rsidR="00D06502" w:rsidRDefault="00D06502" w:rsidP="00D06502">
      <w:pPr>
        <w:pStyle w:val="CommentText"/>
      </w:pPr>
      <w:r>
        <w:rPr>
          <w:rStyle w:val="CommentReference"/>
        </w:rPr>
        <w:annotationRef/>
      </w:r>
      <w:r>
        <w:t>Susanne Schmaling - Complete proposed replacement for Rule 1.9(I)</w:t>
      </w:r>
    </w:p>
    <w:p w14:paraId="1A5784B7" w14:textId="77777777" w:rsidR="00D06502" w:rsidRDefault="00D06502" w:rsidP="00D06502">
      <w:pPr>
        <w:pStyle w:val="CommentText"/>
      </w:pPr>
      <w:r>
        <w:t>I. INDEPENDENT COSMETIC MICRONEEDLING: QUALIFICATIONS AND PRACTICE</w:t>
      </w:r>
    </w:p>
    <w:p w14:paraId="2A8B1801" w14:textId="77777777" w:rsidR="00D06502" w:rsidRDefault="00D06502" w:rsidP="00D06502">
      <w:pPr>
        <w:pStyle w:val="CommentText"/>
      </w:pPr>
      <w:r>
        <w:t>**1. Purpose and independent practice**</w:t>
      </w:r>
    </w:p>
    <w:p w14:paraId="3524A8B1" w14:textId="77777777" w:rsidR="00D06502" w:rsidRDefault="00D06502" w:rsidP="00D06502">
      <w:pPr>
        <w:pStyle w:val="CommentText"/>
      </w:pPr>
      <w:r>
        <w:t>a. A licensed esthetician who meets this subsection may independently perform nonablative mechanical microneedling for cosmetic purposes within the authorization established by Rule 1.8. Medical delegation, a medical director, or medical supervision is not required for that authorized esthetics service.</w:t>
      </w:r>
    </w:p>
    <w:p w14:paraId="5A686F55" w14:textId="77777777" w:rsidR="00D06502" w:rsidRDefault="00D06502" w:rsidP="00D06502">
      <w:pPr>
        <w:pStyle w:val="CommentText"/>
      </w:pPr>
      <w:r>
        <w:t xml:space="preserve">b. This subsection does not authorize diagnosis or treatment of disease, services outside the esthetics statute, or disregard of applicable federal device requirements. </w:t>
      </w:r>
    </w:p>
    <w:p w14:paraId="7383F255" w14:textId="77777777" w:rsidR="00D06502" w:rsidRDefault="00D06502" w:rsidP="00D06502">
      <w:pPr>
        <w:pStyle w:val="CommentText"/>
      </w:pPr>
      <w:r>
        <w:t>**2. Definitions and eligible devices**</w:t>
      </w:r>
    </w:p>
    <w:p w14:paraId="27F49AA5" w14:textId="77777777" w:rsidR="00D06502" w:rsidRDefault="00D06502" w:rsidP="00D06502">
      <w:pPr>
        <w:pStyle w:val="CommentText"/>
      </w:pPr>
      <w:r>
        <w:t>a. Mechanical microneedling means the controlled puncture of skin using a device with sterile needles for an authorized cosmetic purpose. Nonablative mechanical microneedling does not remove tissue by ablation. It is not described as noninvasive merely because it is nonablative.</w:t>
      </w:r>
    </w:p>
    <w:p w14:paraId="6DDD77D7" w14:textId="77777777" w:rsidR="00D06502" w:rsidRDefault="00D06502" w:rsidP="00D06502">
      <w:pPr>
        <w:pStyle w:val="CommentText"/>
      </w:pPr>
      <w:r>
        <w:t>b. “Microchanneling,” “nanoneedling,” “nano-infusion,” and similar trade or manufacturer terms do not establish separate scope categories. A procedure shall be classified by the actual action of the device, whether it penetrates skin, its intended use, and its claims. A product that only contacts or exfoliates the skin surface shall be evaluated under the applicable surface-treatment requirements. A device that punctures skin shall not be exempted from this subsection because of its marketing name or stamping motion.</w:t>
      </w:r>
    </w:p>
    <w:p w14:paraId="644B7361" w14:textId="77777777" w:rsidR="00D06502" w:rsidRDefault="00D06502" w:rsidP="00D06502">
      <w:pPr>
        <w:pStyle w:val="CommentText"/>
      </w:pPr>
      <w:r>
        <w:t xml:space="preserve">c. A device used under this subsection must be legally marketed for the intended microneedling use and comply with applicable FDA requirements, including the Class II requirements for aesthetic microneedling devices under Title 21, Code of Federal Regulations, section 878.4430, where applicable. </w:t>
      </w:r>
    </w:p>
    <w:p w14:paraId="3D964F3E" w14:textId="77777777" w:rsidR="00D06502" w:rsidRDefault="00D06502" w:rsidP="00D06502">
      <w:pPr>
        <w:pStyle w:val="CommentText"/>
      </w:pPr>
      <w:r>
        <w:t>**3. Demonstrated competence and recognized education**</w:t>
      </w:r>
    </w:p>
    <w:p w14:paraId="4A6AD2CB" w14:textId="77777777" w:rsidR="00D06502" w:rsidRDefault="00D06502" w:rsidP="00D06502">
      <w:pPr>
        <w:pStyle w:val="CommentText"/>
      </w:pPr>
      <w:r>
        <w:t>a. Before independent practice, the esthetician shall demonstrate the knowledge and practical skills in paragraph 4 through either:</w:t>
      </w:r>
    </w:p>
    <w:p w14:paraId="7F258458" w14:textId="77777777" w:rsidR="00D06502" w:rsidRDefault="00D06502" w:rsidP="00D06502">
      <w:pPr>
        <w:pStyle w:val="CommentText"/>
      </w:pPr>
      <w:r>
        <w:t>(1) A national certification with independently assessed standards that specifically covers the microneedling service; or</w:t>
      </w:r>
    </w:p>
    <w:p w14:paraId="5D531290" w14:textId="77777777" w:rsidR="00D06502" w:rsidRDefault="00D06502" w:rsidP="00D06502">
      <w:pPr>
        <w:pStyle w:val="CommentText"/>
      </w:pPr>
      <w:r>
        <w:t>(2) A microneedling course approved through a recognized continuing-education review process, with successful completion of a knowledge assessment and an observed practical assessment.</w:t>
      </w:r>
    </w:p>
    <w:p w14:paraId="56FBFC0C" w14:textId="77777777" w:rsidR="00D06502" w:rsidRDefault="00D06502" w:rsidP="00D06502">
      <w:pPr>
        <w:pStyle w:val="CommentText"/>
      </w:pPr>
      <w:r>
        <w:t>b. Recognition shall be based on published criteria: relevant learning outcomes, qualified instructors and assessors, assessment methods, conflict-of-interest safeguards, verifiable completion records, and procedures for reviewing complaints. An attendance certificate alone is insufficient.</w:t>
      </w:r>
    </w:p>
    <w:p w14:paraId="1C013B1E" w14:textId="77777777" w:rsidR="00D06502" w:rsidRDefault="00D06502" w:rsidP="00D06502">
      <w:pPr>
        <w:pStyle w:val="CommentText"/>
      </w:pPr>
      <w:r>
        <w:t>c. The Director shall publish the recognized credential and continuing-education criteria, accepted pathways, and a process for reviewing additional credentials. Recognition shall not be limited to a program approved by the Division of Private Occupational Schools (DPOS), the Colorado Community College System (CCCS), or the State Apprenticeship Agency (SAA) solely because the education is taken in Colorado. Providers remain responsible for any school or business approvals otherwise required by law.</w:t>
      </w:r>
    </w:p>
    <w:p w14:paraId="7645B0CE" w14:textId="77777777" w:rsidR="00D06502" w:rsidRDefault="00D06502" w:rsidP="00D06502">
      <w:pPr>
        <w:pStyle w:val="CommentText"/>
      </w:pPr>
      <w:r>
        <w:t>d. A current credential or prior course shall be evaluated for the competencies it establishes. The licensee shall complete only the additional education or assessment needed to address documented gaps. A denial shall identify the unmet standards in writing and provide the review process.</w:t>
      </w:r>
    </w:p>
    <w:p w14:paraId="6A9CD6E7" w14:textId="77777777" w:rsidR="00D06502" w:rsidRDefault="00D06502" w:rsidP="00D06502">
      <w:pPr>
        <w:pStyle w:val="CommentText"/>
      </w:pPr>
      <w:r>
        <w:t>e. No fixed eight-hour attendance requirement is established by this subsection. Course duration must support completion of the required learning and assessment. Any later numerical minimum must be supported by a published competency analysis and adopted through rulemaking.</w:t>
      </w:r>
    </w:p>
    <w:p w14:paraId="1DED56BA" w14:textId="77777777" w:rsidR="00D06502" w:rsidRDefault="00D06502" w:rsidP="00D06502">
      <w:pPr>
        <w:pStyle w:val="CommentText"/>
      </w:pPr>
      <w:r>
        <w:t>**4. Required knowledge and practical assessment**</w:t>
      </w:r>
    </w:p>
    <w:p w14:paraId="3524EC3F" w14:textId="77777777" w:rsidR="00D06502" w:rsidRDefault="00D06502" w:rsidP="00D06502">
      <w:pPr>
        <w:pStyle w:val="CommentText"/>
      </w:pPr>
      <w:r>
        <w:t>a. The licensee shall demonstrate competence in:</w:t>
      </w:r>
    </w:p>
    <w:p w14:paraId="6487FC16" w14:textId="77777777" w:rsidR="00D06502" w:rsidRDefault="00D06502" w:rsidP="00D06502">
      <w:pPr>
        <w:pStyle w:val="CommentText"/>
      </w:pPr>
      <w:r>
        <w:t>(1) Skin anatomy, tissue response, and differences among treatment sites;</w:t>
      </w:r>
    </w:p>
    <w:p w14:paraId="4FDEB19B" w14:textId="77777777" w:rsidR="00D06502" w:rsidRDefault="00D06502" w:rsidP="00D06502">
      <w:pPr>
        <w:pStyle w:val="CommentText"/>
      </w:pPr>
      <w:r>
        <w:t>(2) Client assessment, contraindications, reasons to defer treatment, and referral;</w:t>
      </w:r>
    </w:p>
    <w:p w14:paraId="2D506A71" w14:textId="77777777" w:rsidR="00D06502" w:rsidRDefault="00D06502" w:rsidP="00D06502">
      <w:pPr>
        <w:pStyle w:val="CommentText"/>
      </w:pPr>
      <w:r>
        <w:t>(3) Device selection, intended use, labeling, site-appropriate settings, and depth control;</w:t>
      </w:r>
    </w:p>
    <w:p w14:paraId="01103072" w14:textId="77777777" w:rsidR="00D06502" w:rsidRDefault="00D06502" w:rsidP="00D06502">
      <w:pPr>
        <w:pStyle w:val="CommentText"/>
      </w:pPr>
      <w:r>
        <w:t>(4) Infection prevention, exposure to blood, sterile single-use needle cartridges, safe handling of sharps, and validated cleaning of reusable components;</w:t>
      </w:r>
    </w:p>
    <w:p w14:paraId="651F2C26" w14:textId="77777777" w:rsidR="00D06502" w:rsidRDefault="00D06502" w:rsidP="00D06502">
      <w:pPr>
        <w:pStyle w:val="CommentText"/>
      </w:pPr>
      <w:r>
        <w:t>(5) Informed consent, treatment planning, documentation, and before- and aftercare;</w:t>
      </w:r>
    </w:p>
    <w:p w14:paraId="77EDAA7C" w14:textId="77777777" w:rsidR="00D06502" w:rsidRDefault="00D06502" w:rsidP="00D06502">
      <w:pPr>
        <w:pStyle w:val="CommentText"/>
      </w:pPr>
      <w:r>
        <w:t>(6) Recognition of adverse effects, stopping criteria, immediate response within the practitioner's competence, and referral;</w:t>
      </w:r>
    </w:p>
    <w:p w14:paraId="73B245F0" w14:textId="77777777" w:rsidR="00D06502" w:rsidRDefault="00D06502" w:rsidP="00D06502">
      <w:pPr>
        <w:pStyle w:val="CommentText"/>
      </w:pPr>
      <w:r>
        <w:t>(7) Limits on product use and delivery into skin, including applicable FDA requirements; and</w:t>
      </w:r>
    </w:p>
    <w:p w14:paraId="193201CC" w14:textId="77777777" w:rsidR="00D06502" w:rsidRDefault="00D06502" w:rsidP="00D06502">
      <w:pPr>
        <w:pStyle w:val="CommentText"/>
      </w:pPr>
      <w:r>
        <w:t>(8) The distinction between independent esthetics practice and services requiring separate medical authority.</w:t>
      </w:r>
    </w:p>
    <w:p w14:paraId="2E7BC175" w14:textId="77777777" w:rsidR="00D06502" w:rsidRDefault="00D06502" w:rsidP="00D06502">
      <w:pPr>
        <w:pStyle w:val="CommentText"/>
      </w:pPr>
      <w:r>
        <w:t>b. Practical assessment shall evaluate performance of the service and safe decision-making, not attendance alone. Manufacturer-specific instruction shall supplement the general assessment where needed to operate the selected device.</w:t>
      </w:r>
    </w:p>
    <w:p w14:paraId="5CB970E1" w14:textId="77777777" w:rsidR="00D06502" w:rsidRDefault="00D06502" w:rsidP="00D06502">
      <w:pPr>
        <w:pStyle w:val="CommentText"/>
      </w:pPr>
      <w:r>
        <w:t>**5. Education delivery and student practice**</w:t>
      </w:r>
    </w:p>
    <w:p w14:paraId="512C5D9A" w14:textId="77777777" w:rsidR="00D06502" w:rsidRDefault="00D06502" w:rsidP="00D06502">
      <w:pPr>
        <w:pStyle w:val="CommentText"/>
      </w:pPr>
      <w:r>
        <w:t>a. Theory may be delivered in person, online, or in a combined format when the provider verifies participation and assesses learning. Practical training and observation of skills shall occur in person with a qualified assessor.</w:t>
      </w:r>
    </w:p>
    <w:p w14:paraId="2E0FAC12" w14:textId="77777777" w:rsidR="00D06502" w:rsidRDefault="00D06502" w:rsidP="00D06502">
      <w:pPr>
        <w:pStyle w:val="CommentText"/>
      </w:pPr>
      <w:r>
        <w:t>b. Students may participate only as permitted by the statutory student exemption and after demonstrating the prerequisite safety and skin-assessment skills. A qualified instructor shall be physically present and able to intervene during practical services. Student supervision under this paragraph is educational supervision, not a requirement for medical supervision of qualified licensed estheticians.</w:t>
      </w:r>
    </w:p>
    <w:p w14:paraId="2A490130" w14:textId="77777777" w:rsidR="00D06502" w:rsidRDefault="00D06502" w:rsidP="00D06502">
      <w:pPr>
        <w:pStyle w:val="CommentText"/>
      </w:pPr>
      <w:r>
        <w:t>c. A percentage of total program hours shall not substitute for the required prerequisite assessment. The program shall retain records of readiness, supervision, and successful assessment.</w:t>
      </w:r>
    </w:p>
    <w:p w14:paraId="4DBF4F53" w14:textId="77777777" w:rsidR="00D06502" w:rsidRDefault="00D06502" w:rsidP="00D06502">
      <w:pPr>
        <w:pStyle w:val="CommentText"/>
      </w:pPr>
      <w:r>
        <w:t>**6. Practice conditions**</w:t>
      </w:r>
    </w:p>
    <w:p w14:paraId="3F530888" w14:textId="77777777" w:rsidR="00D06502" w:rsidRDefault="00D06502" w:rsidP="00D06502">
      <w:pPr>
        <w:pStyle w:val="CommentText"/>
      </w:pPr>
      <w:r>
        <w:t>a. Treatment settings and depth shall be within the device's legally authorized parameters and applicable labeling, appropriate for the site and indication, and within the licensee's assessed competence. The licensee shall record the device, treatment site, settings, and rationale. This subsection does not establish a universal 0.5-millimeter ceiling.</w:t>
      </w:r>
    </w:p>
    <w:p w14:paraId="6F7B1A07" w14:textId="77777777" w:rsidR="00D06502" w:rsidRDefault="00D06502" w:rsidP="00D06502">
      <w:pPr>
        <w:pStyle w:val="CommentText"/>
      </w:pPr>
      <w:r>
        <w:t>b. A manufacturer claim alone shall not establish an authorized treatment parameter. Any additional state restriction shall identify its legal and technical basis and be adopted through the applicable rulemaking process.</w:t>
      </w:r>
    </w:p>
    <w:p w14:paraId="60A26977" w14:textId="77777777" w:rsidR="00D06502" w:rsidRDefault="00D06502" w:rsidP="00D06502">
      <w:pPr>
        <w:pStyle w:val="CommentText"/>
      </w:pPr>
      <w:r>
        <w:t>c. Use a new sterile needle cartridge for each client and each treatment session. Reprocess reusable components according to validated device instructions. Do not reuse single-use components.</w:t>
      </w:r>
    </w:p>
    <w:p w14:paraId="51B4DBDC" w14:textId="77777777" w:rsidR="00D06502" w:rsidRDefault="00D06502" w:rsidP="00D06502">
      <w:pPr>
        <w:pStyle w:val="CommentText"/>
      </w:pPr>
      <w:r>
        <w:t>d. Client eligibility, including age, must comply with applicable legal requirements and device labeling. Parental consent or a physician's evaluation does not, by itself, create an exception to those requirements.</w:t>
      </w:r>
    </w:p>
    <w:p w14:paraId="22637AC3" w14:textId="77777777" w:rsidR="00D06502" w:rsidRDefault="00D06502" w:rsidP="00D06502">
      <w:pPr>
        <w:pStyle w:val="CommentText"/>
      </w:pPr>
      <w:r>
        <w:t>e. This subsection does not authorize injection or transdermal delivery of drugs, biologics, cosmetics, or other substances merely because a course or manufacturer recommends them. Any such use requires its own lawful basis.</w:t>
      </w:r>
    </w:p>
    <w:p w14:paraId="5D695DA2" w14:textId="77777777" w:rsidR="00D06502" w:rsidRDefault="00D06502" w:rsidP="00D06502">
      <w:pPr>
        <w:pStyle w:val="CommentText"/>
      </w:pPr>
      <w:r>
        <w:t>f. The licensee shall obtain informed consent, provide written aftercare, document the service and any adverse event, and maintain an appropriate referral plan. A referral plan does not itself impose ongoing medical supervision.</w:t>
      </w:r>
    </w:p>
    <w:p w14:paraId="2E3A050A" w14:textId="77777777" w:rsidR="00D06502" w:rsidRDefault="00D06502" w:rsidP="00D06502">
      <w:pPr>
        <w:pStyle w:val="CommentText"/>
      </w:pPr>
      <w:r>
        <w:t>7. Continuing safety education and records</w:t>
      </w:r>
    </w:p>
    <w:p w14:paraId="02E02DC6" w14:textId="77777777" w:rsidR="00D06502" w:rsidRDefault="00D06502" w:rsidP="00D06502">
      <w:pPr>
        <w:pStyle w:val="CommentText"/>
      </w:pPr>
      <w:r>
        <w:t>a. A licensee performing microneedling shall maintain current knowledge through recognized continuing education addressing infection prevention, device safety updates, contraindications, and adverse-event response. The renewal interval and required continuing education units or contact hours shall be established through the legally authorized renewal process and supported by the learning required. Units and contact hours shall be defined separately.</w:t>
      </w:r>
    </w:p>
    <w:p w14:paraId="6D48AFF0" w14:textId="77777777" w:rsidR="00D06502" w:rsidRDefault="00D06502" w:rsidP="00D06502">
      <w:pPr>
        <w:pStyle w:val="CommentText"/>
      </w:pPr>
      <w:r>
        <w:t>b. The licensee shall retain proof of qualifying education, practical assessment, device-specific instruction, and continuing safety education and provide it upon lawful request.</w:t>
      </w:r>
    </w:p>
    <w:p w14:paraId="18926E12" w14:textId="77777777" w:rsidR="00D06502" w:rsidRDefault="00D06502" w:rsidP="00D06502">
      <w:pPr>
        <w:pStyle w:val="CommentText"/>
      </w:pPr>
      <w:r>
        <w:t>8. Written determinations and review</w:t>
      </w:r>
    </w:p>
    <w:p w14:paraId="449577E3" w14:textId="77777777" w:rsidR="00D06502" w:rsidRDefault="00D06502" w:rsidP="00D06502">
      <w:pPr>
        <w:pStyle w:val="CommentText"/>
      </w:pPr>
      <w:r>
        <w:t>a. A decision denying recognition of education or restricting a service under this subsection shall identify the applicable standard, evidence, and reasons in writing.</w:t>
      </w:r>
    </w:p>
    <w:p w14:paraId="0327FC25" w14:textId="77777777" w:rsidR="00D06502" w:rsidRDefault="00D06502" w:rsidP="00D06502">
      <w:pPr>
        <w:pStyle w:val="CommentText"/>
      </w:pPr>
      <w:r>
        <w:t>b. The Director shall publish the process and applicable deadlines for seeking recognition, obtaining a scope determination, challenging a denial, and pursuing available administrative or judicial review. New scope restrictions shall not be imposed solely through unpublished guidance.</w:t>
      </w:r>
    </w:p>
  </w:comment>
  <w:comment w:id="1084" w:author="Rascon Arana, Maria" w:date="2026-09-25T11:30:00Z" w:initials="MR">
    <w:p w14:paraId="7CF93BBB" w14:textId="77777777" w:rsidR="00AF3B0A" w:rsidRDefault="00AF3B0A" w:rsidP="00AF3B0A">
      <w:pPr>
        <w:pStyle w:val="CommentText"/>
      </w:pPr>
      <w:r>
        <w:rPr>
          <w:rStyle w:val="CommentReference"/>
        </w:rPr>
        <w:annotationRef/>
      </w:r>
      <w:r>
        <w:t>Lauren B - Since dermaplaning uses a blade and can appear very similar to shaving, how will the rules clearly distinguish between a barber performing shaving services and an esthetician or cosmetologist performing dermaplaning/manual resurfacing exfoliation?</w:t>
      </w:r>
    </w:p>
  </w:comment>
  <w:comment w:id="1098" w:author="Rascon Arana, Maria" w:date="2026-09-09T14:24:00Z" w:initials="MR">
    <w:p w14:paraId="3BD40643" w14:textId="77777777" w:rsidR="004B46C4" w:rsidRDefault="004B46C4" w:rsidP="004B46C4">
      <w:pPr>
        <w:pStyle w:val="CommentText"/>
      </w:pPr>
      <w:r>
        <w:rPr>
          <w:rStyle w:val="CommentReference"/>
        </w:rPr>
        <w:annotationRef/>
      </w:r>
      <w:r>
        <w:t>Thomas Twardowski - IV. Foundational Training and Student Safety Remain Protected — Rule 1.9(A)(1)(c)</w:t>
      </w:r>
    </w:p>
    <w:p w14:paraId="5001115B" w14:textId="77777777" w:rsidR="004B46C4" w:rsidRDefault="004B46C4" w:rsidP="004B46C4">
      <w:pPr>
        <w:pStyle w:val="CommentText"/>
      </w:pPr>
      <w:r>
        <w:t>ISSA Position: Curriculum flexibility can coexist with appropriate prerequisites and student-safety protections.</w:t>
      </w:r>
    </w:p>
    <w:p w14:paraId="5403A1CE" w14:textId="77777777" w:rsidR="004B46C4" w:rsidRDefault="004B46C4" w:rsidP="004B46C4">
      <w:pPr>
        <w:pStyle w:val="CommentText"/>
      </w:pPr>
      <w:r>
        <w:t>The proposed regulatory structure continues to recognize the importance of foundational education before students receive certain advanced hands-on training.</w:t>
      </w:r>
    </w:p>
    <w:p w14:paraId="2A633C32" w14:textId="77777777" w:rsidR="004B46C4" w:rsidRDefault="004B46C4" w:rsidP="004B46C4">
      <w:pPr>
        <w:pStyle w:val="CommentText"/>
      </w:pPr>
      <w:r>
        <w:t>For example, the proposed change to Rule 1.9(A)(1)(c) provides that students must complete at least fifty percent (50%) of their education before being permitted to obtain certain hands-on training while attending their contracted education program.</w:t>
      </w:r>
    </w:p>
    <w:p w14:paraId="3C091445" w14:textId="77777777" w:rsidR="004B46C4" w:rsidRDefault="004B46C4" w:rsidP="004B46C4">
      <w:pPr>
        <w:pStyle w:val="CommentText"/>
      </w:pPr>
      <w:r>
        <w:t>This type of prerequisite provides an appropriate safeguard.</w:t>
      </w:r>
    </w:p>
    <w:p w14:paraId="435B6732" w14:textId="77777777" w:rsidR="004B46C4" w:rsidRDefault="004B46C4" w:rsidP="004B46C4">
      <w:pPr>
        <w:pStyle w:val="CommentText"/>
      </w:pPr>
      <w:r>
        <w:t>Students first receive foundational education in sanitation, infection control, professional practice, anatomy, safety, and the applicable fundamentals of their discipline. More advanced skills can then be introduced at an appropriate point within the student’s education.</w:t>
      </w:r>
    </w:p>
    <w:p w14:paraId="2492B19F" w14:textId="77777777" w:rsidR="004B46C4" w:rsidRDefault="004B46C4" w:rsidP="004B46C4">
      <w:pPr>
        <w:pStyle w:val="CommentText"/>
      </w:pPr>
      <w:r>
        <w:t>This approach allows Colorado to maintain meaningful student and consumer protections while giving institutions greater flexibility to provide education that reflects current professional practice.</w:t>
      </w:r>
    </w:p>
    <w:p w14:paraId="2AB4ED0A" w14:textId="77777777" w:rsidR="004B46C4" w:rsidRDefault="004B46C4" w:rsidP="004B46C4">
      <w:pPr>
        <w:pStyle w:val="CommentText"/>
      </w:pPr>
      <w:r>
        <w:t>V. Competency Protections Remain in Place — Rule 1.9(A)(5)(a)</w:t>
      </w:r>
    </w:p>
    <w:p w14:paraId="79F66F06" w14:textId="77777777" w:rsidR="004B46C4" w:rsidRDefault="004B46C4" w:rsidP="004B46C4">
      <w:pPr>
        <w:pStyle w:val="CommentText"/>
      </w:pPr>
      <w:r>
        <w:t>ISSA Position: Specific safety prerequisites should remain where necessary for higher-risk or advanced procedures.</w:t>
      </w:r>
    </w:p>
    <w:p w14:paraId="7E0E2393" w14:textId="77777777" w:rsidR="004B46C4" w:rsidRDefault="004B46C4" w:rsidP="004B46C4">
      <w:pPr>
        <w:pStyle w:val="CommentText"/>
      </w:pPr>
      <w:r>
        <w:t>The proposed changes do not eliminate competency requirements associated with advanced procedures.</w:t>
      </w:r>
    </w:p>
    <w:p w14:paraId="7F77BBE7" w14:textId="77777777" w:rsidR="004B46C4" w:rsidRDefault="004B46C4" w:rsidP="004B46C4">
      <w:pPr>
        <w:pStyle w:val="CommentText"/>
      </w:pPr>
      <w:r>
        <w:t>For example, Rule 1.9(A)(5)(a) continues to require completion of twenty-four hours of coursework before an individual whose professional license includes facial services may perform chemical resurfacing/exfoliation.</w:t>
      </w:r>
    </w:p>
    <w:p w14:paraId="2F7096B6" w14:textId="77777777" w:rsidR="004B46C4" w:rsidRDefault="004B46C4" w:rsidP="004B46C4">
      <w:pPr>
        <w:pStyle w:val="CommentText"/>
      </w:pPr>
      <w:r>
        <w:t>Similar protections are proposed for other applicable advanced procedures.</w:t>
      </w:r>
    </w:p>
    <w:p w14:paraId="0D529F75" w14:textId="77777777" w:rsidR="004B46C4" w:rsidRDefault="004B46C4" w:rsidP="004B46C4">
      <w:pPr>
        <w:pStyle w:val="CommentText"/>
      </w:pPr>
      <w:r>
        <w:t>ISSA supports maintaining appropriate prerequisite education where it is necessary to protect students and consumers.</w:t>
      </w:r>
    </w:p>
    <w:p w14:paraId="35BC0F17" w14:textId="77777777" w:rsidR="004B46C4" w:rsidRDefault="004B46C4" w:rsidP="004B46C4">
      <w:pPr>
        <w:pStyle w:val="CommentText"/>
      </w:pPr>
      <w:r>
        <w:t>This demonstrates that removing broad, prescriptive subject-hour allocations does not require Colorado to abandon targeted safety requirements.</w:t>
      </w:r>
    </w:p>
    <w:p w14:paraId="0A9BB90E" w14:textId="77777777" w:rsidR="004B46C4" w:rsidRDefault="004B46C4" w:rsidP="004B46C4">
      <w:pPr>
        <w:pStyle w:val="CommentText"/>
      </w:pPr>
      <w:r>
        <w:t>The two concepts can successfully coexist:</w:t>
      </w:r>
    </w:p>
    <w:p w14:paraId="1316FD72" w14:textId="77777777" w:rsidR="004B46C4" w:rsidRDefault="004B46C4" w:rsidP="004B46C4">
      <w:pPr>
        <w:pStyle w:val="CommentText"/>
      </w:pPr>
      <w:r>
        <w:t>flexibility in curriculum design, with specific safeguards where a demonstrated safety need exists.</w:t>
      </w:r>
    </w:p>
    <w:p w14:paraId="7405AA18" w14:textId="77777777" w:rsidR="004B46C4" w:rsidRDefault="004B46C4" w:rsidP="004B46C4">
      <w:pPr>
        <w:pStyle w:val="CommentText"/>
      </w:pPr>
      <w:r>
        <w:t>VI. Potential Reduction in Additional Student Training Costs</w:t>
      </w:r>
    </w:p>
    <w:p w14:paraId="185B56F4" w14:textId="77777777" w:rsidR="004B46C4" w:rsidRDefault="004B46C4" w:rsidP="004B46C4">
      <w:pPr>
        <w:pStyle w:val="CommentText"/>
      </w:pPr>
      <w:r>
        <w:t>ISSA Position: Curriculum flexibility may allow students to obtain relevant employment skills within their basic educational program rather than paying for unnecessary additional training after graduation.</w:t>
      </w:r>
    </w:p>
    <w:p w14:paraId="0323886A" w14:textId="77777777" w:rsidR="004B46C4" w:rsidRDefault="004B46C4" w:rsidP="004B46C4">
      <w:pPr>
        <w:pStyle w:val="CommentText"/>
      </w:pPr>
      <w:r>
        <w:t>Students frequently rely on financial aid and other educational funding to complete their basic licensure programs.</w:t>
      </w:r>
    </w:p>
    <w:p w14:paraId="0534FFB6" w14:textId="77777777" w:rsidR="004B46C4" w:rsidRDefault="004B46C4" w:rsidP="004B46C4">
      <w:pPr>
        <w:pStyle w:val="CommentText"/>
      </w:pPr>
      <w:r>
        <w:t>Separate advanced or standalone coursework taken after graduation may create additional out-of-pocket expenses for graduates who discover that employers expect skills that were not incorporated into their original program.</w:t>
      </w:r>
    </w:p>
    <w:p w14:paraId="5D429B3F" w14:textId="77777777" w:rsidR="004B46C4" w:rsidRDefault="004B46C4" w:rsidP="004B46C4">
      <w:pPr>
        <w:pStyle w:val="CommentText"/>
      </w:pPr>
      <w:r>
        <w:t>Allowing approved institutions to incorporate appropriate advanced skills into the basic curriculum may give students access to those skills as part of the education they are already completing.</w:t>
      </w:r>
    </w:p>
    <w:p w14:paraId="5F4A9E36" w14:textId="77777777" w:rsidR="004B46C4" w:rsidRDefault="004B46C4" w:rsidP="004B46C4">
      <w:pPr>
        <w:pStyle w:val="CommentText"/>
      </w:pPr>
      <w:r>
        <w:t>Students may therefore enter the workforce better prepared and may avoid having to immediately return to school and personally finance additional coursework simply to become competitive for entry-level employment.</w:t>
      </w:r>
    </w:p>
    <w:p w14:paraId="4CA46278" w14:textId="77777777" w:rsidR="004B46C4" w:rsidRDefault="004B46C4" w:rsidP="004B46C4">
      <w:pPr>
        <w:pStyle w:val="CommentText"/>
      </w:pPr>
      <w:r>
        <w:t>Institutions could still offer standalone advanced education to already licensed professionals who desire additional training.</w:t>
      </w:r>
    </w:p>
    <w:p w14:paraId="5962822A" w14:textId="77777777" w:rsidR="004B46C4" w:rsidRDefault="004B46C4" w:rsidP="004B46C4">
      <w:pPr>
        <w:pStyle w:val="CommentText"/>
      </w:pPr>
      <w:r>
        <w:t>This proposal creates options rather than mandates.</w:t>
      </w:r>
    </w:p>
    <w:p w14:paraId="332866AA" w14:textId="77777777" w:rsidR="004B46C4" w:rsidRDefault="004B46C4" w:rsidP="004B46C4">
      <w:pPr>
        <w:pStyle w:val="CommentText"/>
      </w:pPr>
      <w:r>
        <w:t>A school wishing to modernize its curriculum could seek DPOS approval to do so. A school that prefers its existing approved curriculum could continue using that structure.</w:t>
      </w:r>
    </w:p>
    <w:p w14:paraId="2FF766B1" w14:textId="77777777" w:rsidR="004B46C4" w:rsidRDefault="004B46C4" w:rsidP="004B46C4">
      <w:pPr>
        <w:pStyle w:val="CommentText"/>
      </w:pPr>
      <w:r>
        <w:t>VII. An Outcomes-Oriented Regulatory Model</w:t>
      </w:r>
    </w:p>
    <w:p w14:paraId="412B7376" w14:textId="77777777" w:rsidR="004B46C4" w:rsidRDefault="004B46C4" w:rsidP="004B46C4">
      <w:pPr>
        <w:pStyle w:val="CommentText"/>
      </w:pPr>
      <w:r>
        <w:t>ISSA Position: Colorado can appropriately regulate educational outcomes, competency, and public safety without prescribing every instructional hour within an institution’s curriculum.</w:t>
      </w:r>
    </w:p>
    <w:p w14:paraId="3AF94392" w14:textId="77777777" w:rsidR="004B46C4" w:rsidRDefault="004B46C4" w:rsidP="004B46C4">
      <w:pPr>
        <w:pStyle w:val="CommentText"/>
      </w:pPr>
      <w:r>
        <w:t>Under the proposed structure, accountability remains substantial.</w:t>
      </w:r>
    </w:p>
    <w:p w14:paraId="07A1F961" w14:textId="77777777" w:rsidR="004B46C4" w:rsidRDefault="004B46C4" w:rsidP="004B46C4">
      <w:pPr>
        <w:pStyle w:val="CommentText"/>
      </w:pPr>
      <w:r>
        <w:t>Colorado would continue to:</w:t>
      </w:r>
    </w:p>
    <w:p w14:paraId="6BE8C0B3" w14:textId="77777777" w:rsidR="004B46C4" w:rsidRDefault="004B46C4" w:rsidP="004B46C4">
      <w:pPr>
        <w:pStyle w:val="CommentText"/>
      </w:pPr>
      <w:r>
        <w:t>•        Establish the education required for licensure;</w:t>
      </w:r>
    </w:p>
    <w:p w14:paraId="5B357149" w14:textId="77777777" w:rsidR="004B46C4" w:rsidRDefault="004B46C4" w:rsidP="004B46C4">
      <w:pPr>
        <w:pStyle w:val="CommentText"/>
      </w:pPr>
      <w:r>
        <w:t>•        Define professional scope of practice;</w:t>
      </w:r>
    </w:p>
    <w:p w14:paraId="2C47EAD7" w14:textId="77777777" w:rsidR="004B46C4" w:rsidRDefault="004B46C4" w:rsidP="004B46C4">
      <w:pPr>
        <w:pStyle w:val="CommentText"/>
      </w:pPr>
      <w:r>
        <w:t>•        Establish health, sanitation, and public-safety requirements;</w:t>
      </w:r>
    </w:p>
    <w:p w14:paraId="5E091478" w14:textId="77777777" w:rsidR="004B46C4" w:rsidRDefault="004B46C4" w:rsidP="004B46C4">
      <w:pPr>
        <w:pStyle w:val="CommentText"/>
      </w:pPr>
      <w:r>
        <w:t>•        Require appropriate total program hours;</w:t>
      </w:r>
    </w:p>
    <w:p w14:paraId="1D631BAF" w14:textId="77777777" w:rsidR="004B46C4" w:rsidRDefault="004B46C4" w:rsidP="004B46C4">
      <w:pPr>
        <w:pStyle w:val="CommentText"/>
      </w:pPr>
      <w:r>
        <w:t>•        Require designated areas of instruction; and</w:t>
      </w:r>
    </w:p>
    <w:p w14:paraId="7E29C51D" w14:textId="77777777" w:rsidR="004B46C4" w:rsidRDefault="004B46C4" w:rsidP="004B46C4">
      <w:pPr>
        <w:pStyle w:val="CommentText"/>
      </w:pPr>
      <w:r>
        <w:t>•        Require applicants to demonstrate competency for licensure.</w:t>
      </w:r>
    </w:p>
    <w:p w14:paraId="237BE0C0" w14:textId="77777777" w:rsidR="004B46C4" w:rsidRDefault="004B46C4" w:rsidP="004B46C4">
      <w:pPr>
        <w:pStyle w:val="CommentText"/>
      </w:pPr>
      <w:r>
        <w:t>DPOS would continue to review and approve institutional curricula and applicable curriculum modifications.</w:t>
      </w:r>
    </w:p>
    <w:p w14:paraId="6269D8ED" w14:textId="77777777" w:rsidR="004B46C4" w:rsidRDefault="004B46C4" w:rsidP="004B46C4">
      <w:pPr>
        <w:pStyle w:val="CommentText"/>
      </w:pPr>
      <w:r>
        <w:t>Graduates would continue to participate in Colorado’s required written and practical licensure examinations administered by a third party. These examinations provide an independent measurement of whether graduates possess the knowledge and practical competency necessary to safely enter the profession.</w:t>
      </w:r>
    </w:p>
    <w:p w14:paraId="11B3D843" w14:textId="77777777" w:rsidR="004B46C4" w:rsidRDefault="004B46C4" w:rsidP="004B46C4">
      <w:pPr>
        <w:pStyle w:val="CommentText"/>
      </w:pPr>
      <w:r>
        <w:t>Institutional flexibility therefore does not mean an absence of accountability.</w:t>
      </w:r>
    </w:p>
    <w:p w14:paraId="3B7C45DA" w14:textId="77777777" w:rsidR="004B46C4" w:rsidRDefault="004B46C4" w:rsidP="004B46C4">
      <w:pPr>
        <w:pStyle w:val="CommentText"/>
      </w:pPr>
      <w:r>
        <w:t>Schools remain responsible for preparing students to complete their programs, demonstrate required competencies, satisfy licensure standards, and practice safely.</w:t>
      </w:r>
    </w:p>
    <w:p w14:paraId="299088EC" w14:textId="77777777" w:rsidR="004B46C4" w:rsidRDefault="004B46C4" w:rsidP="004B46C4">
      <w:pPr>
        <w:pStyle w:val="CommentText"/>
      </w:pPr>
      <w:r>
        <w:t>VIII. Benefits to Students, Employers, Institutions, and Colorado Consumers</w:t>
      </w:r>
    </w:p>
    <w:p w14:paraId="28E19F93" w14:textId="77777777" w:rsidR="004B46C4" w:rsidRDefault="004B46C4" w:rsidP="004B46C4">
      <w:pPr>
        <w:pStyle w:val="CommentText"/>
      </w:pPr>
      <w:r>
        <w:t>The proposed changes provide benefits across the regulated community.</w:t>
      </w:r>
    </w:p>
    <w:p w14:paraId="72B39C12" w14:textId="77777777" w:rsidR="004B46C4" w:rsidRDefault="004B46C4" w:rsidP="004B46C4">
      <w:pPr>
        <w:pStyle w:val="CommentText"/>
      </w:pPr>
      <w:r>
        <w:t>Students may receive education that better reflects current workplace expectations and may avoid unnecessary additional training costs after graduation.</w:t>
      </w:r>
    </w:p>
    <w:p w14:paraId="6F775E4A" w14:textId="77777777" w:rsidR="004B46C4" w:rsidRDefault="004B46C4" w:rsidP="004B46C4">
      <w:pPr>
        <w:pStyle w:val="CommentText"/>
      </w:pPr>
      <w:r>
        <w:t>Employers may benefit from graduates whose education more readily reflects the services, technologies, and skills currently being requested in salons, spas, barbershops, and other professional settings.</w:t>
      </w:r>
    </w:p>
    <w:p w14:paraId="5169318C" w14:textId="77777777" w:rsidR="004B46C4" w:rsidRDefault="004B46C4" w:rsidP="004B46C4">
      <w:pPr>
        <w:pStyle w:val="CommentText"/>
      </w:pPr>
      <w:r>
        <w:t>Educational institutions would gain reasonable flexibility to respond to students, employers, communities, and changing industry conditions while remaining subject to regulatory and DPOS oversight.</w:t>
      </w:r>
    </w:p>
    <w:p w14:paraId="4B9E9AA8" w14:textId="77777777" w:rsidR="004B46C4" w:rsidRDefault="004B46C4" w:rsidP="004B46C4">
      <w:pPr>
        <w:pStyle w:val="CommentText"/>
      </w:pPr>
      <w:r>
        <w:t>Colorado consumers would remain protected through required health and safety education, professional scope-of-practice limitations, DPOS curriculum oversight, and Colorado’s independent licensure competency requirements.</w:t>
      </w:r>
    </w:p>
    <w:p w14:paraId="1E9FEDDC" w14:textId="77777777" w:rsidR="004B46C4" w:rsidRDefault="004B46C4" w:rsidP="004B46C4">
      <w:pPr>
        <w:pStyle w:val="CommentText"/>
      </w:pPr>
      <w:r>
        <w:t>IX. Conclusion</w:t>
      </w:r>
    </w:p>
    <w:p w14:paraId="7874C7B1" w14:textId="77777777" w:rsidR="004B46C4" w:rsidRDefault="004B46C4" w:rsidP="004B46C4">
      <w:pPr>
        <w:pStyle w:val="CommentText"/>
      </w:pPr>
      <w:r>
        <w:t>International Salon and Spa Academy strongly supports the proposed removal of the prescribed subject-hour Training Requirements contained within 4 CCR 731-1, A(2)(a)-(e).</w:t>
      </w:r>
    </w:p>
    <w:p w14:paraId="331DC90A" w14:textId="77777777" w:rsidR="004B46C4" w:rsidRDefault="004B46C4" w:rsidP="004B46C4">
      <w:pPr>
        <w:pStyle w:val="CommentText"/>
      </w:pPr>
      <w:r>
        <w:t>This proposal should not be viewed as a reduction in educational standards.</w:t>
      </w:r>
    </w:p>
    <w:p w14:paraId="18B6424D" w14:textId="77777777" w:rsidR="004B46C4" w:rsidRDefault="004B46C4" w:rsidP="004B46C4">
      <w:pPr>
        <w:pStyle w:val="CommentText"/>
      </w:pPr>
      <w:r>
        <w:t>It represents an opportunity to modernize how those standards are achieved.</w:t>
      </w:r>
    </w:p>
    <w:p w14:paraId="231A4A42" w14:textId="77777777" w:rsidR="004B46C4" w:rsidRDefault="004B46C4" w:rsidP="004B46C4">
      <w:pPr>
        <w:pStyle w:val="CommentText"/>
      </w:pPr>
      <w:r>
        <w:t>Colorado can continue to require appropriate program length, required subject matter, health and safety education, regulatory oversight, DPOS curriculum approval, and demonstrated competency through licensure examinations while allowing approved institutions reasonable flexibility in allocating instructional hours.</w:t>
      </w:r>
    </w:p>
    <w:p w14:paraId="429F87FD" w14:textId="77777777" w:rsidR="004B46C4" w:rsidRDefault="004B46C4" w:rsidP="004B46C4">
      <w:pPr>
        <w:pStyle w:val="CommentText"/>
      </w:pPr>
      <w:r>
        <w:t>Progressive institutions would have the opportunity to modernize their curricula and incorporate skills that reflect current professional practice. Institutions wishing to maintain their existing curriculum could continue to do so.</w:t>
      </w:r>
    </w:p>
    <w:p w14:paraId="7D30CFB8" w14:textId="77777777" w:rsidR="004B46C4" w:rsidRDefault="004B46C4" w:rsidP="004B46C4">
      <w:pPr>
        <w:pStyle w:val="CommentText"/>
      </w:pPr>
      <w:r>
        <w:t>The result is a regulatory structure that preserves accountability while allowing education to remain responsive to the profession it is intended to serve.</w:t>
      </w:r>
    </w:p>
    <w:p w14:paraId="0393400A" w14:textId="77777777" w:rsidR="004B46C4" w:rsidRDefault="004B46C4" w:rsidP="004B46C4">
      <w:pPr>
        <w:pStyle w:val="CommentText"/>
      </w:pPr>
      <w:r>
        <w:t>For these reasons, International Salon and Spa Academy respectfully recommends adoption of the proposed changes.</w:t>
      </w:r>
    </w:p>
  </w:comment>
  <w:comment w:id="1101" w:author="Rascon Arana, Maria" w:date="2026-09-23T11:40:00Z" w:initials="MR">
    <w:p w14:paraId="15A156EB" w14:textId="77777777" w:rsidR="002125F2" w:rsidRDefault="002125F2" w:rsidP="002125F2">
      <w:pPr>
        <w:pStyle w:val="CommentText"/>
      </w:pPr>
      <w:r>
        <w:rPr>
          <w:rStyle w:val="CommentReference"/>
        </w:rPr>
        <w:annotationRef/>
      </w:r>
      <w:r>
        <w:t>Lauren Bitz - Concern – Use of “Licensee Whose Professional License Includes Facial Services”</w:t>
      </w:r>
    </w:p>
    <w:p w14:paraId="6990258C" w14:textId="77777777" w:rsidR="002125F2" w:rsidRDefault="002125F2" w:rsidP="002125F2">
      <w:pPr>
        <w:pStyle w:val="CommentText"/>
      </w:pPr>
      <w:r>
        <w:t>The proposed language replaces “licensed cosmetologist or esthetician” with “a licensee whose professional license includes facial services.” Please clarify whether this change is intended to expand the license classifications eligible to perform these advanced services.</w:t>
      </w:r>
    </w:p>
    <w:p w14:paraId="59FD6431" w14:textId="77777777" w:rsidR="002125F2" w:rsidRDefault="002125F2" w:rsidP="002125F2">
      <w:pPr>
        <w:pStyle w:val="CommentText"/>
      </w:pPr>
      <w:r>
        <w:t>Barbers also have facial services within their statutory scope of practice. Therefore, the phrase “licensee whose professional license includes facial services” could be interpreted to include barbers and may unintentionally expand eligibility for chemical resurfacing/exfoliation or manual resurfacing/exfoliation beyond cosmetologists and estheticians.</w:t>
      </w:r>
    </w:p>
    <w:p w14:paraId="68F9A110" w14:textId="77777777" w:rsidR="002125F2" w:rsidRDefault="002125F2" w:rsidP="002125F2">
      <w:pPr>
        <w:pStyle w:val="CommentText"/>
      </w:pPr>
      <w:r>
        <w:t>If these procedures are intended to remain within the scope of properly trained cosmetologists and estheticians, I recommend retaining the specific language “licensed cosmetologist or esthetician” throughout these sections.</w:t>
      </w:r>
    </w:p>
    <w:p w14:paraId="1DEF3D77" w14:textId="77777777" w:rsidR="002125F2" w:rsidRDefault="002125F2" w:rsidP="002125F2">
      <w:pPr>
        <w:pStyle w:val="CommentText"/>
      </w:pPr>
      <w:r>
        <w:t>Does DORA intend this change to allow barbers to obtain the additional training and perform chemical peels or manual resurfacing? Barbers have facial services within their scope, so the proposed wording appears broader than “licensed cosmetologist or esthetician.</w:t>
      </w:r>
    </w:p>
  </w:comment>
  <w:comment w:id="1113" w:author="Rascon Arana, Maria" w:date="2026-09-09T14:18:00Z" w:initials="MR">
    <w:p w14:paraId="0423FEC8" w14:textId="77777777" w:rsidR="0054176B" w:rsidRDefault="0054176B" w:rsidP="0054176B">
      <w:pPr>
        <w:pStyle w:val="CommentText"/>
      </w:pPr>
      <w:r>
        <w:rPr>
          <w:rStyle w:val="CommentReference"/>
        </w:rPr>
        <w:annotationRef/>
      </w:r>
      <w:r>
        <w:t xml:space="preserve">Hillary Hilliard - Pg 22. 1.9.A.2.c Chemical Peels - "Students must complete at least 50% of their education to be permitted to obtain hands-on training while attending their contracted educational program." </w:t>
      </w:r>
    </w:p>
    <w:p w14:paraId="6188579B" w14:textId="77777777" w:rsidR="0054176B" w:rsidRDefault="0054176B" w:rsidP="0054176B">
      <w:pPr>
        <w:pStyle w:val="CommentText"/>
      </w:pPr>
      <w:r>
        <w:t xml:space="preserve">Currently, this is not the case for schools or students. If this passes, does this mean our esthetics students can take our approved Chemical Peels course during their 600 hour program as long as they've completed 50% of their education with us? I saw the same verbiage for Microdermabrasion as well. I'd like confirmation before we make any changes or notify our students once this passes. </w:t>
      </w:r>
    </w:p>
  </w:comment>
  <w:comment w:id="1114" w:author="Rascon Arana, Maria" w:date="2026-09-10T14:33:00Z" w:initials="MR">
    <w:p w14:paraId="600AEA3A" w14:textId="77777777" w:rsidR="00DF00D4" w:rsidRDefault="00DF00D4" w:rsidP="00DF00D4">
      <w:pPr>
        <w:pStyle w:val="CommentText"/>
      </w:pPr>
      <w:r>
        <w:rPr>
          <w:rStyle w:val="CommentReference"/>
        </w:rPr>
        <w:annotationRef/>
      </w:r>
      <w:r>
        <w:t>Lauren Bitz - EGTC: I believe 50% completion may be too early, but 75% seems reasonable. By that point, students are already successfully performing facials and other services on clients and have substantial training in sanitation, skin analysis, contraindications, and safety.</w:t>
      </w:r>
    </w:p>
    <w:p w14:paraId="1DC896E1" w14:textId="77777777" w:rsidR="00DF00D4" w:rsidRDefault="00DF00D4" w:rsidP="00DF00D4">
      <w:pPr>
        <w:pStyle w:val="CommentText"/>
      </w:pPr>
      <w:r>
        <w:t>Would DORA consider allowing students to begin the required 24 hours of chemical peel training and 14 hours of microdermabrasion training after completing 75% of the 600-hour program, under proper instructor supervision, while still requiring students to complete the full 600 hours plus the additional 38 hours before being eligible for licensure?</w:t>
      </w:r>
    </w:p>
    <w:p w14:paraId="3350E71E" w14:textId="77777777" w:rsidR="00DF00D4" w:rsidRDefault="00DF00D4" w:rsidP="00DF00D4">
      <w:pPr>
        <w:pStyle w:val="CommentText"/>
      </w:pPr>
      <w:r>
        <w:t>Sorry, makeup question again: 10 years ago, professionals were required to attend school and receive training in sanitation, infection control, skin conditions, contraindications, and safe makeup application before providing these services. I understand one reason given was the low number of complaints, but was it ever considered that complaints may have been minimal because licensed professionals were properly trained?</w:t>
      </w:r>
    </w:p>
    <w:p w14:paraId="329AB89A" w14:textId="77777777" w:rsidR="00DF00D4" w:rsidRDefault="00DF00D4" w:rsidP="00DF00D4">
      <w:pPr>
        <w:pStyle w:val="CommentText"/>
      </w:pPr>
      <w:r>
        <w:t>Could removing makeup from licensure unintentionally reduce consumer protections that may have contributed to the low complaint rate in the first place?</w:t>
      </w:r>
    </w:p>
  </w:comment>
  <w:comment w:id="1115" w:author="Rascon Arana, Maria" w:date="2026-09-10T14:40:00Z" w:initials="MR">
    <w:p w14:paraId="3247709A" w14:textId="77777777" w:rsidR="00DF00D4" w:rsidRDefault="00DF00D4" w:rsidP="00DF00D4">
      <w:pPr>
        <w:pStyle w:val="CommentText"/>
      </w:pPr>
      <w:r>
        <w:rPr>
          <w:rStyle w:val="CommentReference"/>
        </w:rPr>
        <w:annotationRef/>
      </w:r>
      <w:r>
        <w:t xml:space="preserve">Callie Lambros - I agree with 75-80% of completion before being able to learn advanced courses. </w:t>
      </w:r>
    </w:p>
    <w:p w14:paraId="79B78EB8" w14:textId="77777777" w:rsidR="00DF00D4" w:rsidRDefault="00DF00D4" w:rsidP="00DF00D4">
      <w:pPr>
        <w:pStyle w:val="CommentText"/>
      </w:pPr>
      <w:r>
        <w:t xml:space="preserve">Will the esthetics programs increase in hours require?  Will program fees go up ? </w:t>
      </w:r>
    </w:p>
    <w:p w14:paraId="11EB33B0" w14:textId="77777777" w:rsidR="00DF00D4" w:rsidRDefault="00DF00D4" w:rsidP="00DF00D4">
      <w:pPr>
        <w:pStyle w:val="CommentText"/>
      </w:pPr>
      <w:r>
        <w:t xml:space="preserve">Will schools automatically allow all students to perform these advanced courses at 50% what if they aren’t competent in basic education ? </w:t>
      </w:r>
    </w:p>
    <w:p w14:paraId="2A76358C" w14:textId="77777777" w:rsidR="00DF00D4" w:rsidRDefault="00DF00D4" w:rsidP="00DF00D4">
      <w:pPr>
        <w:pStyle w:val="CommentText"/>
      </w:pPr>
      <w:r>
        <w:t xml:space="preserve">What was the reason for the change? </w:t>
      </w:r>
    </w:p>
  </w:comment>
  <w:comment w:id="1116" w:author="Rascon Arana, Maria" w:date="2026-09-10T15:16:00Z" w:initials="MR">
    <w:p w14:paraId="138A64EE" w14:textId="77777777" w:rsidR="009B26D4" w:rsidRDefault="009B26D4" w:rsidP="009B26D4">
      <w:pPr>
        <w:pStyle w:val="CommentText"/>
      </w:pPr>
      <w:r>
        <w:rPr>
          <w:rStyle w:val="CommentReference"/>
        </w:rPr>
        <w:annotationRef/>
      </w:r>
      <w:r>
        <w:t>Callie Lambros - My primary concern is the proposed 50% completion threshold for students to begin certain additional-practice education. In a 600-hour esthetics program, 50% represents 300 hours, when students may still be developing foundational knowledge and practical skills. As an experienced beauty-industry educator and licensed professional, I would appreciate further understanding of how the 50% threshold was determined and whether readiness could instead be based on completion and demonstrated competency in specific prerequisite subjects and practical skills.</w:t>
      </w:r>
    </w:p>
    <w:p w14:paraId="3F4EA892" w14:textId="77777777" w:rsidR="009B26D4" w:rsidRDefault="009B26D4" w:rsidP="009B26D4">
      <w:pPr>
        <w:pStyle w:val="CommentText"/>
      </w:pPr>
      <w:r>
        <w:t>My preference would be for students to complete their foundational licensing education before progressing into additional practices. If training is permitted before completion, I encourage consideration of a higher threshold along with clearly defined prerequisite competencies.</w:t>
      </w:r>
    </w:p>
    <w:p w14:paraId="47A5C606" w14:textId="77777777" w:rsidR="009B26D4" w:rsidRDefault="009B26D4" w:rsidP="009B26D4">
      <w:pPr>
        <w:pStyle w:val="CommentText"/>
      </w:pPr>
      <w:r>
        <w:t>I would also appreciate clarification regarding whether additional-practice training hours will be included within existing basic program hours or added to them. If included within the existing hours, I believe consideration should be given to whether sufficient time remains for foundational education. Additional-practice training may also require qualified educators, instructional time, equipment, supplies, models, and additional expenses for schools and students.</w:t>
      </w:r>
    </w:p>
    <w:p w14:paraId="4421EF32" w14:textId="77777777" w:rsidR="009B26D4" w:rsidRDefault="009B26D4" w:rsidP="009B26D4">
      <w:pPr>
        <w:pStyle w:val="CommentText"/>
      </w:pPr>
      <w:r>
        <w:t>My concerns are informed by my experience as an educator and are not intended to limit access to advanced education. I believe advanced education is valuable; my concern is ensuring students have a strong educational and practical foundation before progressing into advanced procedures.</w:t>
      </w:r>
    </w:p>
  </w:comment>
  <w:comment w:id="1117" w:author="Rascon Arana, Maria" w:date="2026-09-10T15:21:00Z" w:initials="MR">
    <w:p w14:paraId="0E8928CC" w14:textId="77777777" w:rsidR="00B724B8" w:rsidRDefault="00B724B8" w:rsidP="00B724B8">
      <w:pPr>
        <w:pStyle w:val="CommentText"/>
      </w:pPr>
      <w:r>
        <w:rPr>
          <w:rStyle w:val="CommentReference"/>
        </w:rPr>
        <w:annotationRef/>
      </w:r>
      <w:r>
        <w:t>Desarae Marhofer - I am writing in support of several of the proposed updates to Colorado’s esthetics education and training requirements and would also like to offer an additional recommendation regarding permanent makeup education.</w:t>
      </w:r>
    </w:p>
    <w:p w14:paraId="3EEEE27E" w14:textId="77777777" w:rsidR="00B724B8" w:rsidRDefault="00B724B8" w:rsidP="00B724B8">
      <w:pPr>
        <w:pStyle w:val="CommentText"/>
      </w:pPr>
      <w:r>
        <w:t>As the owner and director of an esthetics-focused career school and a licensed esthetician with more than 20 years of industry experience, I strongly support education standards that reflect the current scope of the profession while maintaining appropriate emphasis on student competency, infection control, and public safety.</w:t>
      </w:r>
    </w:p>
    <w:p w14:paraId="6D73C114" w14:textId="77777777" w:rsidR="00B724B8" w:rsidRDefault="00B724B8" w:rsidP="00B724B8">
      <w:pPr>
        <w:pStyle w:val="CommentText"/>
      </w:pPr>
      <w:r>
        <w:t>Chemical Peels and Manual Resurfacing</w:t>
      </w:r>
    </w:p>
    <w:p w14:paraId="0CC31D25" w14:textId="77777777" w:rsidR="00B724B8" w:rsidRDefault="00B724B8" w:rsidP="00B724B8">
      <w:pPr>
        <w:pStyle w:val="CommentText"/>
      </w:pPr>
      <w:r>
        <w:t>I am in favor of incorporating chemical peels and manual resurfacing into the standard 600-hour esthetics program.</w:t>
      </w:r>
    </w:p>
    <w:p w14:paraId="3441D81A" w14:textId="77777777" w:rsidR="00B724B8" w:rsidRDefault="00B724B8" w:rsidP="00B724B8">
      <w:pPr>
        <w:pStyle w:val="CommentText"/>
      </w:pPr>
      <w:r>
        <w:t>These services have become increasingly relevant to modern esthetic practice, and incorporating this education into the core program would better prepare graduates for the services they may encounter after licensure. Bringing this training into the 600-hour curriculum also allows schools to teach these modalities within a structured educational environment that includes theory, contraindications, infection control, client consultation, practical application, and instructor supervision.</w:t>
      </w:r>
    </w:p>
    <w:p w14:paraId="74B04ACA" w14:textId="77777777" w:rsidR="00B724B8" w:rsidRDefault="00B724B8" w:rsidP="00B724B8">
      <w:pPr>
        <w:pStyle w:val="CommentText"/>
      </w:pPr>
      <w:r>
        <w:t>I also support the proposal that students be permitted to perform these advanced services only after completing at least 50% of their esthetics program. Requiring students to reach this benchmark first provides them with an important foundation in skin anatomy and physiology, sanitation and infection control, product knowledge, consultation, contraindications, basic facial techniques, and professional practice before progressing into more advanced procedures.</w:t>
      </w:r>
    </w:p>
  </w:comment>
  <w:comment w:id="1118" w:author="Rascon Arana, Maria" w:date="2026-09-10T15:24:00Z" w:initials="MR">
    <w:p w14:paraId="51B43B99" w14:textId="77777777" w:rsidR="00B724B8" w:rsidRDefault="00B724B8" w:rsidP="00B724B8">
      <w:pPr>
        <w:pStyle w:val="CommentText"/>
      </w:pPr>
      <w:r>
        <w:rPr>
          <w:rStyle w:val="CommentReference"/>
        </w:rPr>
        <w:annotationRef/>
      </w:r>
      <w:r>
        <w:t>Desarae Marhofer - Microneedling Training Requirement</w:t>
      </w:r>
    </w:p>
    <w:p w14:paraId="0A5F32C1" w14:textId="77777777" w:rsidR="00B724B8" w:rsidRDefault="00B724B8" w:rsidP="00B724B8">
      <w:pPr>
        <w:pStyle w:val="CommentText"/>
      </w:pPr>
      <w:r>
        <w:t>I would also support establishing a minimum education requirement for estheticians performing microneedling and recommend a minimum of **8 hours of formal training**.</w:t>
      </w:r>
    </w:p>
    <w:p w14:paraId="012AC53F" w14:textId="77777777" w:rsidR="00B724B8" w:rsidRDefault="00B724B8" w:rsidP="00B724B8">
      <w:pPr>
        <w:pStyle w:val="CommentText"/>
      </w:pPr>
      <w:r>
        <w:t>Microneedling requires specific knowledge regarding skin anatomy, appropriate treatment depths and techniques, contraindications, infection control, bloodborne pathogen exposure, device safety, client selection, treatment protocols, and pre- and post-treatment care.</w:t>
      </w:r>
    </w:p>
    <w:p w14:paraId="60DDBF07" w14:textId="77777777" w:rsidR="00B724B8" w:rsidRDefault="00B724B8" w:rsidP="00B724B8">
      <w:pPr>
        <w:pStyle w:val="CommentText"/>
      </w:pPr>
      <w:r>
        <w:t>Establishing a defined minimum training requirement would create greater consistency across the profession and provide a clear baseline for competency and consumer protection.</w:t>
      </w:r>
    </w:p>
    <w:p w14:paraId="35F651C7" w14:textId="77777777" w:rsidR="00B724B8" w:rsidRDefault="00B724B8" w:rsidP="00B724B8">
      <w:pPr>
        <w:pStyle w:val="CommentText"/>
      </w:pPr>
      <w:r>
        <w:t>Hybrid Theory Education for Permanent Makeup</w:t>
      </w:r>
    </w:p>
    <w:p w14:paraId="45AC0341" w14:textId="77777777" w:rsidR="00B724B8" w:rsidRDefault="00B724B8" w:rsidP="00B724B8">
      <w:pPr>
        <w:pStyle w:val="CommentText"/>
      </w:pPr>
      <w:r>
        <w:t>Finally, I would like to propose that Colorado expressly allow an approved **hybrid education model for the theory portion of permanent makeup training**.</w:t>
      </w:r>
    </w:p>
    <w:p w14:paraId="7305A4C9" w14:textId="77777777" w:rsidR="00B724B8" w:rsidRDefault="00B724B8" w:rsidP="00B724B8">
      <w:pPr>
        <w:pStyle w:val="CommentText"/>
      </w:pPr>
      <w:r>
        <w:t>Permanent makeup education contains substantial theory-based content that can be effectively delivered through a structured online learning platform. Topics such as anatomy and physiology, color theory, pigment knowledge, contraindications, bloodborne pathogens and infection control, client consultation, pre- and post-care, documentation, and foundational procedure theory can be taught and assessed through a well-designed distance-education component.</w:t>
      </w:r>
    </w:p>
    <w:p w14:paraId="3A8F9A7F" w14:textId="77777777" w:rsidR="00B724B8" w:rsidRDefault="00B724B8" w:rsidP="00B724B8">
      <w:pPr>
        <w:pStyle w:val="CommentText"/>
      </w:pPr>
      <w:r>
        <w:t>I am not proposing that online education replace supervised hands-on permanent makeup training. Practical skill development, procedure application, instructor observation, competency assessment, and required hands-on experience should continue to occur in person.</w:t>
      </w:r>
    </w:p>
    <w:p w14:paraId="3226CE22" w14:textId="77777777" w:rsidR="00B724B8" w:rsidRDefault="00B724B8" w:rsidP="00B724B8">
      <w:pPr>
        <w:pStyle w:val="CommentText"/>
      </w:pPr>
      <w:r>
        <w:t>Rather, allowing the theory component to be completed through an approved hybrid format, while preserving appropriate in-person practical requirements, would modernize permanent makeup education without compromising competency or public safety.</w:t>
      </w:r>
    </w:p>
    <w:p w14:paraId="15BEB995" w14:textId="77777777" w:rsidR="00B724B8" w:rsidRDefault="00B724B8" w:rsidP="00B724B8">
      <w:pPr>
        <w:pStyle w:val="CommentText"/>
      </w:pPr>
      <w:r>
        <w:t>Hybrid education can also improve accessibility for working adults and students who must travel significant distances for specialized training, while allowing in-person classroom hours to be more intentionally focused on demonstrations, hands-on practice, instructor feedback, and competency development.</w:t>
      </w:r>
    </w:p>
    <w:p w14:paraId="5C335D93" w14:textId="77777777" w:rsidR="00B724B8" w:rsidRDefault="00B724B8" w:rsidP="00B724B8">
      <w:pPr>
        <w:pStyle w:val="CommentText"/>
      </w:pPr>
      <w:r>
        <w:t>Overall, I support thoughtful modernization of Colorado’s esthetics and permanent makeup education requirements. Our goal should be to ensure that required training hours are relevant to contemporary practice, appropriately rigorous, and focused on producing competent professionals who can safely serve the public.</w:t>
      </w:r>
    </w:p>
  </w:comment>
  <w:comment w:id="1119" w:author="Rascon Arana, Maria" w:date="2026-09-10T15:29:00Z" w:initials="MR">
    <w:p w14:paraId="4029B686" w14:textId="77777777" w:rsidR="00350190" w:rsidRDefault="00350190" w:rsidP="00350190">
      <w:pPr>
        <w:pStyle w:val="CommentText"/>
      </w:pPr>
      <w:r>
        <w:rPr>
          <w:rStyle w:val="CommentReference"/>
        </w:rPr>
        <w:annotationRef/>
      </w:r>
      <w:r>
        <w:t>Lauren Bitz - What was the rationale for removing makeup application from licensure?</w:t>
      </w:r>
    </w:p>
    <w:p w14:paraId="1B4C07E0" w14:textId="77777777" w:rsidR="00350190" w:rsidRDefault="00350190" w:rsidP="00350190">
      <w:pPr>
        <w:pStyle w:val="CommentText"/>
      </w:pPr>
      <w:r>
        <w:t>For many years, professionals were required to attend school and receive training in sanitation, infection control, skin conditions, contraindications, and safe makeup application before providing these services. I understand one reason given was the low number of complaints, but was it ever considered that complaints may have been minimal because licensed professionals were properly trained?</w:t>
      </w:r>
    </w:p>
    <w:p w14:paraId="51269DC8" w14:textId="77777777" w:rsidR="00350190" w:rsidRDefault="00350190" w:rsidP="00350190">
      <w:pPr>
        <w:pStyle w:val="CommentText"/>
      </w:pPr>
      <w:r>
        <w:t>Could removing makeup from licensure unintentionally reduce consumer protections that may have contributed to the low complaint rate in the first place?</w:t>
      </w:r>
    </w:p>
  </w:comment>
  <w:comment w:id="1163" w:author="Rascon Arana, Maria" w:date="2026-09-23T11:41:00Z" w:initials="MR">
    <w:p w14:paraId="3FB79478" w14:textId="77777777" w:rsidR="00572D05" w:rsidRDefault="00572D05" w:rsidP="00572D05">
      <w:pPr>
        <w:pStyle w:val="CommentText"/>
      </w:pPr>
      <w:r>
        <w:rPr>
          <w:rStyle w:val="CommentReference"/>
        </w:rPr>
        <w:annotationRef/>
      </w:r>
      <w:r>
        <w:t>Shawn Brown - I am a licensed esthetician and I would like to know is there any way that estheticians can do dry and wet pedicures as a service and be added to colorados bill of congress.</w:t>
      </w:r>
    </w:p>
  </w:comment>
  <w:comment w:id="1262" w:author="Rascon Arana, Maria" w:date="2026-09-25T11:23:00Z" w:initials="MR">
    <w:p w14:paraId="522F701B" w14:textId="77777777" w:rsidR="00DD0CAB" w:rsidRDefault="00DD0CAB" w:rsidP="00DD0CAB">
      <w:pPr>
        <w:pStyle w:val="CommentText"/>
      </w:pPr>
      <w:r>
        <w:rPr>
          <w:rStyle w:val="CommentReference"/>
        </w:rPr>
        <w:annotationRef/>
      </w:r>
      <w:r>
        <w:t>Desarae Marhofer -  Is virtual education not allowed? Hybrid education is DPOS approved</w:t>
      </w:r>
    </w:p>
  </w:comment>
  <w:comment w:id="1330" w:author="Rascon Arana, Maria" w:date="2026-09-25T08:33:00Z" w:initials="MR">
    <w:p w14:paraId="57DA3E8E" w14:textId="77777777" w:rsidR="004678F8" w:rsidRDefault="004678F8" w:rsidP="004678F8">
      <w:pPr>
        <w:pStyle w:val="CommentText"/>
      </w:pPr>
      <w:r>
        <w:rPr>
          <w:rStyle w:val="CommentReference"/>
        </w:rPr>
        <w:annotationRef/>
      </w:r>
      <w:r>
        <w:t>Suzi Nira - 6. Microneedling and microchanneling</w:t>
      </w:r>
    </w:p>
    <w:p w14:paraId="6A9EBCED" w14:textId="77777777" w:rsidR="004678F8" w:rsidRDefault="004678F8" w:rsidP="004678F8">
      <w:pPr>
        <w:pStyle w:val="CommentText"/>
      </w:pPr>
      <w:r>
        <w:t>I support a minimum eight-hour microneedling education requirement together with a knowledge assessment and observed practical competency. Theory may be delivered online or in person, but hands-on training and practical assessment should occur in person.</w:t>
      </w:r>
    </w:p>
    <w:p w14:paraId="66C2CD27" w14:textId="77777777" w:rsidR="004678F8" w:rsidRDefault="004678F8" w:rsidP="004678F8">
      <w:pPr>
        <w:pStyle w:val="CommentText"/>
      </w:pPr>
      <w:r>
        <w:t>Terms such as microchanneling, nanoneedling, and nano-infusion should not determine scope. The procedure should be classified according to the device's actual action on tissue.</w:t>
      </w:r>
    </w:p>
    <w:p w14:paraId="70D79B68" w14:textId="77777777" w:rsidR="004678F8" w:rsidRDefault="004678F8" w:rsidP="004678F8">
      <w:pPr>
        <w:pStyle w:val="CommentText"/>
      </w:pPr>
      <w:r>
        <w:t>I support allowing cosmetic microneedling to a maximum depth of 0.5 mm as proposed, with appropriate advanced education, infection control, contraindication screening, and competency requirements. FDA device classification alone should neither automatically authorize nor automatically prohibit use under an esthetics license.</w:t>
      </w:r>
    </w:p>
  </w:comment>
  <w:comment w:id="1398" w:author="Rascon Arana, Maria" w:date="2026-09-25T08:39:00Z" w:initials="MR">
    <w:p w14:paraId="7A4C21D3" w14:textId="77777777" w:rsidR="00AB669E" w:rsidRDefault="00AB669E" w:rsidP="00AB669E">
      <w:pPr>
        <w:pStyle w:val="CommentText"/>
      </w:pPr>
      <w:r>
        <w:rPr>
          <w:rStyle w:val="CommentReference"/>
        </w:rPr>
        <w:annotationRef/>
      </w:r>
      <w:r>
        <w:t>Suzi Nira - 6. Microneedling and microchanneling</w:t>
      </w:r>
    </w:p>
    <w:p w14:paraId="55BA86A6" w14:textId="77777777" w:rsidR="00AB669E" w:rsidRDefault="00AB669E" w:rsidP="00AB669E">
      <w:pPr>
        <w:pStyle w:val="CommentText"/>
      </w:pPr>
      <w:r>
        <w:t>I support a minimum eight-hour microneedling education requirement together with a knowledge assessment and observed practical competency. Theory may be delivered online or in person, but hands-on training and practical assessment should occur in person.</w:t>
      </w:r>
    </w:p>
    <w:p w14:paraId="6FCC76D4" w14:textId="77777777" w:rsidR="00AB669E" w:rsidRDefault="00AB669E" w:rsidP="00AB669E">
      <w:pPr>
        <w:pStyle w:val="CommentText"/>
      </w:pPr>
      <w:r>
        <w:t>Terms such as microchanneling, nanoneedling, and nano-infusion should not determine scope. The procedure should be classified according to the device's actual action on tissue.</w:t>
      </w:r>
    </w:p>
    <w:p w14:paraId="11F78BC5" w14:textId="77777777" w:rsidR="00AB669E" w:rsidRDefault="00AB669E" w:rsidP="00AB669E">
      <w:pPr>
        <w:pStyle w:val="CommentText"/>
      </w:pPr>
      <w:r>
        <w:t>I support allowing cosmetic microneedling to a maximum depth of 0.5 mm as proposed, with appropriate advanced education, infection control, contraindication screening, and competency requirements. FDA device classification alone should neither automatically authorize nor automatically prohibit use under an esthetics license.10.  I recommend a minimum 40-hour advanced cosmetic laser esthetics training requirement.  There are many lasers that are FDA Classified as class I, II or IIIA and are in an estheticians scope of practice.</w:t>
      </w:r>
    </w:p>
    <w:p w14:paraId="60B9B5A5" w14:textId="77777777" w:rsidR="00AB669E" w:rsidRDefault="00AB669E" w:rsidP="00AB669E">
      <w:pPr>
        <w:pStyle w:val="CommentText"/>
      </w:pPr>
      <w:r>
        <w:t>The training must be completed entirely in person with hands-on practical instruction and</w:t>
      </w:r>
    </w:p>
    <w:p w14:paraId="4F7A53CE" w14:textId="77777777" w:rsidR="00AB669E" w:rsidRDefault="00AB669E" w:rsidP="00AB669E">
      <w:pPr>
        <w:pStyle w:val="CommentText"/>
      </w:pPr>
      <w:r>
        <w:t>must be provided through a program or stand-alone course approved by the Colorado</w:t>
      </w:r>
    </w:p>
    <w:p w14:paraId="22EDF003" w14:textId="77777777" w:rsidR="00AB669E" w:rsidRDefault="00AB669E" w:rsidP="00AB669E">
      <w:pPr>
        <w:pStyle w:val="CommentText"/>
      </w:pPr>
      <w:r>
        <w:t>Division of Private Occupational Schools (DPOS) or the Colorado Community College</w:t>
      </w:r>
    </w:p>
    <w:p w14:paraId="1D1D6554" w14:textId="77777777" w:rsidR="00AB669E" w:rsidRDefault="00AB669E" w:rsidP="00AB669E">
      <w:pPr>
        <w:pStyle w:val="CommentText"/>
      </w:pPr>
      <w:r>
        <w:t>System (CCCS). Vendor, manufacturer, distributor, device-company, or product-</w:t>
      </w:r>
    </w:p>
    <w:p w14:paraId="0BC510E0" w14:textId="77777777" w:rsidR="00AB669E" w:rsidRDefault="00AB669E" w:rsidP="00AB669E">
      <w:pPr>
        <w:pStyle w:val="CommentText"/>
      </w:pPr>
      <w:r>
        <w:t>representative training alone shall not satisfy the advanced training requirement. The</w:t>
      </w:r>
    </w:p>
    <w:p w14:paraId="22250E2F" w14:textId="77777777" w:rsidR="00AB669E" w:rsidRDefault="00AB669E" w:rsidP="00AB669E">
      <w:pPr>
        <w:pStyle w:val="CommentText"/>
      </w:pPr>
      <w:r>
        <w:t>same approval, documentation, instructor, competency, and completion standards</w:t>
      </w:r>
    </w:p>
    <w:p w14:paraId="029DEC62" w14:textId="77777777" w:rsidR="00AB669E" w:rsidRDefault="00AB669E" w:rsidP="00AB669E">
      <w:pPr>
        <w:pStyle w:val="CommentText"/>
      </w:pPr>
      <w:r>
        <w:t>applicable to other advanced training under Rule 1.9 should apply. Completion of the 40-</w:t>
      </w:r>
    </w:p>
    <w:p w14:paraId="7F820DC4" w14:textId="77777777" w:rsidR="00AB669E" w:rsidRDefault="00AB669E" w:rsidP="00AB669E">
      <w:pPr>
        <w:pStyle w:val="CommentText"/>
      </w:pPr>
      <w:r>
        <w:t>hour course establishes the required advanced education only and does not</w:t>
      </w:r>
    </w:p>
    <w:p w14:paraId="3B5711D1" w14:textId="77777777" w:rsidR="00AB669E" w:rsidRDefault="00AB669E" w:rsidP="00AB669E">
      <w:pPr>
        <w:pStyle w:val="CommentText"/>
      </w:pPr>
      <w:r>
        <w:t>independently authorize performance of a cosmetic laser or other service that requires</w:t>
      </w:r>
    </w:p>
    <w:p w14:paraId="165341D7" w14:textId="77777777" w:rsidR="00AB669E" w:rsidRDefault="00AB669E" w:rsidP="00AB669E">
      <w:pPr>
        <w:pStyle w:val="CommentText"/>
      </w:pPr>
      <w:r>
        <w:t>medical or nursing delegation under Colorado law.  I recommend adding cosmetic laser education to the additional-training requirements for individuals who perform delegated cosmetic laser services. The minimum should be 40 hours of in-person education with hands-on practical training. The curriculum should include laser physics, tissue interaction, wavelength and device fundamentals, Fitzpatrick skin typing, patient/client selection, contraindications, eye protection, plume and fire safety, treatment endpoints, adverse-event recognition, pre- and post-care, documentation, infection control, and supervised hands-on competency.  Completion of the 40-hour course should establish an additional training standard only. It should not independently authorize an esthetician to perform a service that Colorado law classifies as a delegated medical-aesthetic service; applicable medical or nursing delegation requirements would still apply.</w:t>
      </w:r>
    </w:p>
    <w:p w14:paraId="13119074" w14:textId="77777777" w:rsidR="00AB669E" w:rsidRDefault="00AB669E" w:rsidP="00AB669E">
      <w:pPr>
        <w:pStyle w:val="CommentText"/>
      </w:pPr>
      <w:r>
        <w:t>11. Keep superficial and medical chemical peels clearly separate</w:t>
      </w:r>
    </w:p>
    <w:p w14:paraId="23DF6039" w14:textId="77777777" w:rsidR="00AB669E" w:rsidRDefault="00AB669E" w:rsidP="00AB669E">
      <w:pPr>
        <w:pStyle w:val="CommentText"/>
      </w:pPr>
      <w:r>
        <w:t>The superficial chemical-resurfacing training provision should not be presented as a training pathway for medium or deep medical peels. The rules should instead state that authorization for superficial cosmetic chemical resurfacing does not independently authorize a medium or deep peel that requires separate medical authority.</w:t>
      </w:r>
    </w:p>
    <w:p w14:paraId="4B7B3962" w14:textId="77777777" w:rsidR="00AB669E" w:rsidRDefault="00AB669E" w:rsidP="00AB669E">
      <w:pPr>
        <w:pStyle w:val="CommentText"/>
      </w:pPr>
      <w:r>
        <w:t>12. Eyelash adhesive storage - Rule 1.7, Letter J</w:t>
      </w:r>
    </w:p>
    <w:p w14:paraId="515533CD" w14:textId="77777777" w:rsidR="00AB669E" w:rsidRDefault="00AB669E" w:rsidP="00AB669E">
      <w:pPr>
        <w:pStyle w:val="CommentText"/>
      </w:pPr>
      <w:r>
        <w:t>The proposed eyelash-extension language should not impose a single storage method that may conflict with product labeling. I recommend revising Letter J, item 6 to state:</w:t>
      </w:r>
    </w:p>
    <w:p w14:paraId="4CB11916" w14:textId="77777777" w:rsidR="00AB669E" w:rsidRDefault="00AB669E" w:rsidP="00AB669E">
      <w:pPr>
        <w:pStyle w:val="CommentText"/>
      </w:pPr>
      <w:r>
        <w:t>Suggested language: Eyelash adhesive must be stored in accordance with the manufacturer's instructions and product labeling.</w:t>
      </w:r>
    </w:p>
    <w:p w14:paraId="411C441F" w14:textId="77777777" w:rsidR="00AB669E" w:rsidRDefault="00AB669E" w:rsidP="00AB669E">
      <w:pPr>
        <w:pStyle w:val="CommentText"/>
      </w:pPr>
      <w:r>
        <w:t>13. Match infection control and enforcement to actual risk</w:t>
      </w:r>
    </w:p>
    <w:p w14:paraId="746E3F03" w14:textId="77777777" w:rsidR="00AB669E" w:rsidRDefault="00AB669E" w:rsidP="00AB669E">
      <w:pPr>
        <w:pStyle w:val="CommentText"/>
      </w:pPr>
      <w:r>
        <w:t>A reusable implement should not require autoclaving merely because it is reusable. Cleaning, disinfection, sterilization, or sterile single-use requirements should correspond to the instrument's use and exposure risk.  Inspection rules should distinguish imminent health and safety hazards from administrative or documentation deficiencies. Immediate suspension or closure should be based on the applicable legal standard and</w:t>
      </w:r>
    </w:p>
    <w:p w14:paraId="4474498E" w14:textId="77777777" w:rsidR="00AB669E" w:rsidRDefault="00AB669E" w:rsidP="00AB669E">
      <w:pPr>
        <w:pStyle w:val="CommentText"/>
      </w:pPr>
      <w:r>
        <w:t>documented findings, with a clear process for review of disputed findings.</w:t>
      </w:r>
    </w:p>
    <w:p w14:paraId="3C36A2FB" w14:textId="77777777" w:rsidR="00AB669E" w:rsidRDefault="00AB669E" w:rsidP="00AB669E">
      <w:pPr>
        <w:pStyle w:val="CommentText"/>
      </w:pPr>
      <w:r>
        <w:t>Colorado has an opportunity to create a clear and modern distinction between esthetics and medical aesthetics.  Licensed estheticians should be able to independently perform services authorized within their professional scope, including appropriately defined advanced esthetic services after meaningful education and demonstrated competency. Services that actually require medical or nursing authority should remain governed by the laws applicable to those professions.  Clear scope protects consumers and professionals. Advanced training should strengthen independent esthetic practice rather than automatically convert an esthetic service into a medical service. At the same time, esthetics education should not be used to independently authorize procedures that are genuinely medical.</w:t>
      </w:r>
    </w:p>
    <w:p w14:paraId="17173B39" w14:textId="77777777" w:rsidR="00AB669E" w:rsidRDefault="00AB669E" w:rsidP="00AB669E">
      <w:pPr>
        <w:pStyle w:val="CommentText"/>
      </w:pPr>
      <w:r>
        <w:t>I respectfully request that the final rules preserve profession-specific scope, clearly separate independent esthetics from delegated medical practice, retain meaningful competency-based advanced education, recognize the 0.5 mm cosmetic microneedling pathway, keep permanent makeup as separate additional education, establish appropriate training standards for delegated cosmetic laser services, and improve transparency for</w:t>
      </w:r>
    </w:p>
    <w:p w14:paraId="0828D51F" w14:textId="77777777" w:rsidR="00AB669E" w:rsidRDefault="00AB669E" w:rsidP="00AB669E">
      <w:pPr>
        <w:pStyle w:val="CommentText"/>
      </w:pPr>
      <w:r>
        <w:t>locations offering medical-esthetic services.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CB6B621" w15:done="0"/>
  <w15:commentEx w15:paraId="6A025F1B" w15:paraIdParent="7CB6B621" w15:done="0"/>
  <w15:commentEx w15:paraId="125E906B" w15:paraIdParent="7CB6B621" w15:done="0"/>
  <w15:commentEx w15:paraId="0DEB1BDC" w15:done="0"/>
  <w15:commentEx w15:paraId="08B143FB" w15:paraIdParent="0DEB1BDC" w15:done="0"/>
  <w15:commentEx w15:paraId="52CB122F" w15:done="0"/>
  <w15:commentEx w15:paraId="735DE99D" w15:paraIdParent="52CB122F" w15:done="0"/>
  <w15:commentEx w15:paraId="41E895C9" w15:done="0"/>
  <w15:commentEx w15:paraId="72D10936" w15:paraIdParent="41E895C9" w15:done="0"/>
  <w15:commentEx w15:paraId="1AF38DE1" w15:paraIdParent="41E895C9" w15:done="0"/>
  <w15:commentEx w15:paraId="096E28FE" w15:done="0"/>
  <w15:commentEx w15:paraId="7BB29F9E" w15:done="0"/>
  <w15:commentEx w15:paraId="2D57DA53" w15:paraIdParent="7BB29F9E" w15:done="0"/>
  <w15:commentEx w15:paraId="6CA53616" w15:done="0"/>
  <w15:commentEx w15:paraId="1E2E6498" w15:paraIdParent="6CA53616" w15:done="0"/>
  <w15:commentEx w15:paraId="7215E4CD" w15:paraIdParent="6CA53616" w15:done="0"/>
  <w15:commentEx w15:paraId="47FF2C31" w15:paraIdParent="6CA53616" w15:done="0"/>
  <w15:commentEx w15:paraId="43F9F253" w15:paraIdParent="6CA53616" w15:done="0"/>
  <w15:commentEx w15:paraId="753AF292" w15:paraIdParent="6CA53616" w15:done="0"/>
  <w15:commentEx w15:paraId="0F8A6CFC" w15:paraIdParent="6CA53616" w15:done="0"/>
  <w15:commentEx w15:paraId="276B455D" w15:paraIdParent="6CA53616" w15:done="0"/>
  <w15:commentEx w15:paraId="3F962F67" w15:done="0"/>
  <w15:commentEx w15:paraId="4D52C078" w15:paraIdParent="3F962F67" w15:done="0"/>
  <w15:commentEx w15:paraId="428F0C08" w15:done="0"/>
  <w15:commentEx w15:paraId="2B7BAE9A" w15:done="0"/>
  <w15:commentEx w15:paraId="641FAD3C" w15:paraIdParent="2B7BAE9A" w15:done="0"/>
  <w15:commentEx w15:paraId="335DA9FD" w15:done="0"/>
  <w15:commentEx w15:paraId="4A20C65D" w15:paraIdParent="335DA9FD" w15:done="0"/>
  <w15:commentEx w15:paraId="6CE21684" w15:done="0"/>
  <w15:commentEx w15:paraId="41C78D68" w15:done="0"/>
  <w15:commentEx w15:paraId="5769CFA1" w15:paraIdParent="41C78D68" w15:done="0"/>
  <w15:commentEx w15:paraId="539A458B" w15:done="0"/>
  <w15:commentEx w15:paraId="47166C4A" w15:done="0"/>
  <w15:commentEx w15:paraId="311C41E2" w15:done="0"/>
  <w15:commentEx w15:paraId="1A0EEEF0" w15:paraIdParent="311C41E2" w15:done="0"/>
  <w15:commentEx w15:paraId="6B662EDF" w15:done="0"/>
  <w15:commentEx w15:paraId="60940797" w15:paraIdParent="6B662EDF" w15:done="0"/>
  <w15:commentEx w15:paraId="18CC038C" w15:paraIdParent="6B662EDF" w15:done="0"/>
  <w15:commentEx w15:paraId="7ABBE359" w15:paraIdParent="6B662EDF" w15:done="0"/>
  <w15:commentEx w15:paraId="383904BA" w15:done="0"/>
  <w15:commentEx w15:paraId="71578110" w15:done="0"/>
  <w15:commentEx w15:paraId="478B8935" w15:paraIdParent="71578110" w15:done="0"/>
  <w15:commentEx w15:paraId="3960B8E8" w15:done="0"/>
  <w15:commentEx w15:paraId="5E40B84D" w15:paraIdParent="3960B8E8" w15:done="0"/>
  <w15:commentEx w15:paraId="72683507" w15:done="0"/>
  <w15:commentEx w15:paraId="2A1486B6" w15:paraIdParent="72683507" w15:done="0"/>
  <w15:commentEx w15:paraId="43227D18" w15:paraIdParent="72683507" w15:done="0"/>
  <w15:commentEx w15:paraId="76D1C951" w15:done="0"/>
  <w15:commentEx w15:paraId="73994D60" w15:paraIdParent="76D1C951" w15:done="0"/>
  <w15:commentEx w15:paraId="0327FC25" w15:paraIdParent="76D1C951" w15:done="0"/>
  <w15:commentEx w15:paraId="7CF93BBB" w15:paraIdParent="76D1C951" w15:done="0"/>
  <w15:commentEx w15:paraId="0393400A" w15:done="0"/>
  <w15:commentEx w15:paraId="1DEF3D77" w15:done="0"/>
  <w15:commentEx w15:paraId="6188579B" w15:done="0"/>
  <w15:commentEx w15:paraId="329AB89A" w15:paraIdParent="6188579B" w15:done="0"/>
  <w15:commentEx w15:paraId="2A76358C" w15:paraIdParent="6188579B" w15:done="0"/>
  <w15:commentEx w15:paraId="4421EF32" w15:paraIdParent="6188579B" w15:done="0"/>
  <w15:commentEx w15:paraId="74B04ACA" w15:paraIdParent="6188579B" w15:done="0"/>
  <w15:commentEx w15:paraId="5C335D93" w15:paraIdParent="6188579B" w15:done="0"/>
  <w15:commentEx w15:paraId="51269DC8" w15:paraIdParent="6188579B" w15:done="0"/>
  <w15:commentEx w15:paraId="3FB79478" w15:done="0"/>
  <w15:commentEx w15:paraId="522F701B" w15:done="0"/>
  <w15:commentEx w15:paraId="70D79B68" w15:done="0"/>
  <w15:commentEx w15:paraId="0828D51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7630C31" w16cex:dateUtc="2026-09-09T20:25:00Z"/>
  <w16cex:commentExtensible w16cex:durableId="16C3D319" w16cex:dateUtc="2026-09-10T21:25:00Z"/>
  <w16cex:commentExtensible w16cex:durableId="14D664EC" w16cex:dateUtc="2026-09-25T14:30:00Z"/>
  <w16cex:commentExtensible w16cex:durableId="7B2470FA" w16cex:dateUtc="2026-09-23T17:48:00Z"/>
  <w16cex:commentExtensible w16cex:durableId="3AB08197" w16cex:dateUtc="2026-09-23T17:50:00Z"/>
  <w16cex:commentExtensible w16cex:durableId="0934012D" w16cex:dateUtc="2026-09-09T20:15:00Z"/>
  <w16cex:commentExtensible w16cex:durableId="0A1E6DD1" w16cex:dateUtc="2026-09-10T15:19:00Z"/>
  <w16cex:commentExtensible w16cex:durableId="1CE63648" w16cex:dateUtc="2026-09-09T20:22:00Z"/>
  <w16cex:commentExtensible w16cex:durableId="7288EE3C" w16cex:dateUtc="2026-09-23T17:39:00Z"/>
  <w16cex:commentExtensible w16cex:durableId="4CB81E24" w16cex:dateUtc="2026-09-25T17:28:00Z"/>
  <w16cex:commentExtensible w16cex:durableId="4B73D24E" w16cex:dateUtc="2026-09-25T17:18:00Z"/>
  <w16cex:commentExtensible w16cex:durableId="497D70E5" w16cex:dateUtc="2026-09-04T19:52:00Z"/>
  <w16cex:commentExtensible w16cex:durableId="67191185" w16cex:dateUtc="2026-09-23T17:37:00Z"/>
  <w16cex:commentExtensible w16cex:durableId="29678909" w16cex:dateUtc="2026-09-09T20:14:00Z"/>
  <w16cex:commentExtensible w16cex:durableId="6990E68D" w16cex:dateUtc="2026-09-09T20:16:00Z"/>
  <w16cex:commentExtensible w16cex:durableId="1C47A8C0" w16cex:dateUtc="2026-09-10T21:19:00Z"/>
  <w16cex:commentExtensible w16cex:durableId="4EC43A6D" w16cex:dateUtc="2026-09-10T21:22:00Z"/>
  <w16cex:commentExtensible w16cex:durableId="439F0895" w16cex:dateUtc="2026-09-10T21:32:00Z"/>
  <w16cex:commentExtensible w16cex:durableId="06C5903F" w16cex:dateUtc="2026-09-25T14:32:00Z"/>
  <w16cex:commentExtensible w16cex:durableId="3A0E5ABF" w16cex:dateUtc="2026-09-25T17:17:00Z"/>
  <w16cex:commentExtensible w16cex:durableId="023B92CC" w16cex:dateUtc="2026-09-25T17:20:00Z"/>
  <w16cex:commentExtensible w16cex:durableId="5D4D9429" w16cex:dateUtc="2026-09-25T17:19:00Z"/>
  <w16cex:commentExtensible w16cex:durableId="61F725DF" w16cex:dateUtc="2026-09-25T17:20:00Z"/>
  <w16cex:commentExtensible w16cex:durableId="41AC2A7C" w16cex:dateUtc="2026-09-09T20:20:00Z"/>
  <w16cex:commentExtensible w16cex:durableId="667617F8" w16cex:dateUtc="2026-09-23T17:52:00Z"/>
  <w16cex:commentExtensible w16cex:durableId="28308B8B" w16cex:dateUtc="2026-09-25T14:37:00Z"/>
  <w16cex:commentExtensible w16cex:durableId="56C7629B" w16cex:dateUtc="2026-09-23T17:43:00Z"/>
  <w16cex:commentExtensible w16cex:durableId="2834CC69" w16cex:dateUtc="2026-09-23T17:46:00Z"/>
  <w16cex:commentExtensible w16cex:durableId="656223D3" w16cex:dateUtc="2026-09-04T19:55:00Z"/>
  <w16cex:commentExtensible w16cex:durableId="735B4D41" w16cex:dateUtc="2026-09-23T17:44:00Z"/>
  <w16cex:commentExtensible w16cex:durableId="19080864" w16cex:dateUtc="2026-09-23T17:51:00Z"/>
  <w16cex:commentExtensible w16cex:durableId="555E841A" w16cex:dateUtc="2026-09-23T17:45:00Z"/>
  <w16cex:commentExtensible w16cex:durableId="7808778D" w16cex:dateUtc="2026-09-04T19:57:00Z"/>
  <w16cex:commentExtensible w16cex:durableId="3E8EA9BF" w16cex:dateUtc="2026-09-23T17:50:00Z"/>
  <w16cex:commentExtensible w16cex:durableId="62DD79DE" w16cex:dateUtc="2026-09-25T14:31:00Z"/>
  <w16cex:commentExtensible w16cex:durableId="2EEC77DC" w16cex:dateUtc="2026-09-10T15:21:00Z"/>
  <w16cex:commentExtensible w16cex:durableId="0CE077C1" w16cex:dateUtc="2026-09-23T17:55:00Z"/>
  <w16cex:commentExtensible w16cex:durableId="1DF5F87D" w16cex:dateUtc="2026-09-23T18:01:00Z"/>
  <w16cex:commentExtensible w16cex:durableId="2DCF9C86" w16cex:dateUtc="2026-09-25T14:35:00Z"/>
  <w16cex:commentExtensible w16cex:durableId="2988E8E8" w16cex:dateUtc="2026-09-09T20:17:00Z"/>
  <w16cex:commentExtensible w16cex:durableId="3E54CCE9" w16cex:dateUtc="2026-09-09T20:12:00Z"/>
  <w16cex:commentExtensible w16cex:durableId="31BCD941" w16cex:dateUtc="2026-09-10T21:17:00Z"/>
  <w16cex:commentExtensible w16cex:durableId="272E189D" w16cex:dateUtc="2026-09-09T20:17:00Z"/>
  <w16cex:commentExtensible w16cex:durableId="5084B5A5" w16cex:dateUtc="2026-09-10T21:33:00Z"/>
  <w16cex:commentExtensible w16cex:durableId="58D57DF2" w16cex:dateUtc="2026-09-09T20:13:00Z"/>
  <w16cex:commentExtensible w16cex:durableId="2B7C435D" w16cex:dateUtc="2026-09-09T20:18:00Z"/>
  <w16cex:commentExtensible w16cex:durableId="6F110B75" w16cex:dateUtc="2026-09-10T21:33:00Z"/>
  <w16cex:commentExtensible w16cex:durableId="1B4A84BC" w16cex:dateUtc="2026-09-09T20:13:00Z"/>
  <w16cex:commentExtensible w16cex:durableId="6524CAFA" w16cex:dateUtc="2026-09-23T17:54:00Z"/>
  <w16cex:commentExtensible w16cex:durableId="6C067F33" w16cex:dateUtc="2026-09-23T17:57:00Z"/>
  <w16cex:commentExtensible w16cex:durableId="6F352BE1" w16cex:dateUtc="2026-09-25T17:30:00Z"/>
  <w16cex:commentExtensible w16cex:durableId="0848C326" w16cex:dateUtc="2026-09-09T20:24:00Z"/>
  <w16cex:commentExtensible w16cex:durableId="614B745D" w16cex:dateUtc="2026-09-23T17:40:00Z"/>
  <w16cex:commentExtensible w16cex:durableId="47814DBD" w16cex:dateUtc="2026-09-09T20:18:00Z"/>
  <w16cex:commentExtensible w16cex:durableId="7D2CBAB5" w16cex:dateUtc="2026-09-10T20:33:00Z"/>
  <w16cex:commentExtensible w16cex:durableId="6A63A01E" w16cex:dateUtc="2026-09-10T20:40:00Z"/>
  <w16cex:commentExtensible w16cex:durableId="5DEC09DE" w16cex:dateUtc="2026-09-10T21:16:00Z"/>
  <w16cex:commentExtensible w16cex:durableId="60428922" w16cex:dateUtc="2026-09-10T21:21:00Z"/>
  <w16cex:commentExtensible w16cex:durableId="0A423D07" w16cex:dateUtc="2026-09-10T21:24:00Z"/>
  <w16cex:commentExtensible w16cex:durableId="7DBBF0C0" w16cex:dateUtc="2026-09-10T21:29:00Z"/>
  <w16cex:commentExtensible w16cex:durableId="29E83D0B" w16cex:dateUtc="2026-09-23T17:41:00Z"/>
  <w16cex:commentExtensible w16cex:durableId="7A0BB218" w16cex:dateUtc="2026-09-25T17:23:00Z"/>
  <w16cex:commentExtensible w16cex:durableId="787DF8E1" w16cex:dateUtc="2026-09-25T14:33:00Z"/>
  <w16cex:commentExtensible w16cex:durableId="0356151F" w16cex:dateUtc="2026-09-25T14: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CB6B621" w16cid:durableId="37630C31"/>
  <w16cid:commentId w16cid:paraId="6A025F1B" w16cid:durableId="16C3D319"/>
  <w16cid:commentId w16cid:paraId="125E906B" w16cid:durableId="14D664EC"/>
  <w16cid:commentId w16cid:paraId="0DEB1BDC" w16cid:durableId="7B2470FA"/>
  <w16cid:commentId w16cid:paraId="08B143FB" w16cid:durableId="3AB08197"/>
  <w16cid:commentId w16cid:paraId="52CB122F" w16cid:durableId="0934012D"/>
  <w16cid:commentId w16cid:paraId="735DE99D" w16cid:durableId="0A1E6DD1"/>
  <w16cid:commentId w16cid:paraId="41E895C9" w16cid:durableId="1CE63648"/>
  <w16cid:commentId w16cid:paraId="72D10936" w16cid:durableId="7288EE3C"/>
  <w16cid:commentId w16cid:paraId="1AF38DE1" w16cid:durableId="4CB81E24"/>
  <w16cid:commentId w16cid:paraId="096E28FE" w16cid:durableId="4B73D24E"/>
  <w16cid:commentId w16cid:paraId="7BB29F9E" w16cid:durableId="497D70E5"/>
  <w16cid:commentId w16cid:paraId="2D57DA53" w16cid:durableId="67191185"/>
  <w16cid:commentId w16cid:paraId="6CA53616" w16cid:durableId="29678909"/>
  <w16cid:commentId w16cid:paraId="1E2E6498" w16cid:durableId="6990E68D"/>
  <w16cid:commentId w16cid:paraId="7215E4CD" w16cid:durableId="1C47A8C0"/>
  <w16cid:commentId w16cid:paraId="47FF2C31" w16cid:durableId="4EC43A6D"/>
  <w16cid:commentId w16cid:paraId="43F9F253" w16cid:durableId="439F0895"/>
  <w16cid:commentId w16cid:paraId="753AF292" w16cid:durableId="06C5903F"/>
  <w16cid:commentId w16cid:paraId="0F8A6CFC" w16cid:durableId="3A0E5ABF"/>
  <w16cid:commentId w16cid:paraId="276B455D" w16cid:durableId="023B92CC"/>
  <w16cid:commentId w16cid:paraId="3F962F67" w16cid:durableId="5D4D9429"/>
  <w16cid:commentId w16cid:paraId="4D52C078" w16cid:durableId="61F725DF"/>
  <w16cid:commentId w16cid:paraId="428F0C08" w16cid:durableId="41AC2A7C"/>
  <w16cid:commentId w16cid:paraId="2B7BAE9A" w16cid:durableId="667617F8"/>
  <w16cid:commentId w16cid:paraId="641FAD3C" w16cid:durableId="28308B8B"/>
  <w16cid:commentId w16cid:paraId="335DA9FD" w16cid:durableId="56C7629B"/>
  <w16cid:commentId w16cid:paraId="4A20C65D" w16cid:durableId="2834CC69"/>
  <w16cid:commentId w16cid:paraId="6CE21684" w16cid:durableId="656223D3"/>
  <w16cid:commentId w16cid:paraId="41C78D68" w16cid:durableId="735B4D41"/>
  <w16cid:commentId w16cid:paraId="5769CFA1" w16cid:durableId="19080864"/>
  <w16cid:commentId w16cid:paraId="539A458B" w16cid:durableId="555E841A"/>
  <w16cid:commentId w16cid:paraId="47166C4A" w16cid:durableId="7808778D"/>
  <w16cid:commentId w16cid:paraId="311C41E2" w16cid:durableId="3E8EA9BF"/>
  <w16cid:commentId w16cid:paraId="1A0EEEF0" w16cid:durableId="62DD79DE"/>
  <w16cid:commentId w16cid:paraId="6B662EDF" w16cid:durableId="2EEC77DC"/>
  <w16cid:commentId w16cid:paraId="60940797" w16cid:durableId="0CE077C1"/>
  <w16cid:commentId w16cid:paraId="18CC038C" w16cid:durableId="1DF5F87D"/>
  <w16cid:commentId w16cid:paraId="7ABBE359" w16cid:durableId="2DCF9C86"/>
  <w16cid:commentId w16cid:paraId="383904BA" w16cid:durableId="2988E8E8"/>
  <w16cid:commentId w16cid:paraId="71578110" w16cid:durableId="3E54CCE9"/>
  <w16cid:commentId w16cid:paraId="478B8935" w16cid:durableId="31BCD941"/>
  <w16cid:commentId w16cid:paraId="3960B8E8" w16cid:durableId="272E189D"/>
  <w16cid:commentId w16cid:paraId="5E40B84D" w16cid:durableId="5084B5A5"/>
  <w16cid:commentId w16cid:paraId="72683507" w16cid:durableId="58D57DF2"/>
  <w16cid:commentId w16cid:paraId="2A1486B6" w16cid:durableId="2B7C435D"/>
  <w16cid:commentId w16cid:paraId="43227D18" w16cid:durableId="6F110B75"/>
  <w16cid:commentId w16cid:paraId="76D1C951" w16cid:durableId="1B4A84BC"/>
  <w16cid:commentId w16cid:paraId="73994D60" w16cid:durableId="6524CAFA"/>
  <w16cid:commentId w16cid:paraId="0327FC25" w16cid:durableId="6C067F33"/>
  <w16cid:commentId w16cid:paraId="7CF93BBB" w16cid:durableId="6F352BE1"/>
  <w16cid:commentId w16cid:paraId="0393400A" w16cid:durableId="0848C326"/>
  <w16cid:commentId w16cid:paraId="1DEF3D77" w16cid:durableId="614B745D"/>
  <w16cid:commentId w16cid:paraId="6188579B" w16cid:durableId="47814DBD"/>
  <w16cid:commentId w16cid:paraId="329AB89A" w16cid:durableId="7D2CBAB5"/>
  <w16cid:commentId w16cid:paraId="2A76358C" w16cid:durableId="6A63A01E"/>
  <w16cid:commentId w16cid:paraId="4421EF32" w16cid:durableId="5DEC09DE"/>
  <w16cid:commentId w16cid:paraId="74B04ACA" w16cid:durableId="60428922"/>
  <w16cid:commentId w16cid:paraId="5C335D93" w16cid:durableId="0A423D07"/>
  <w16cid:commentId w16cid:paraId="51269DC8" w16cid:durableId="7DBBF0C0"/>
  <w16cid:commentId w16cid:paraId="3FB79478" w16cid:durableId="29E83D0B"/>
  <w16cid:commentId w16cid:paraId="522F701B" w16cid:durableId="7A0BB218"/>
  <w16cid:commentId w16cid:paraId="70D79B68" w16cid:durableId="787DF8E1"/>
  <w16cid:commentId w16cid:paraId="0828D51F" w16cid:durableId="0356151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88FE2" w14:textId="77777777" w:rsidR="005D446C" w:rsidRDefault="005D446C" w:rsidP="00112A8C">
      <w:pPr>
        <w:spacing w:before="0"/>
      </w:pPr>
      <w:r>
        <w:separator/>
      </w:r>
    </w:p>
  </w:endnote>
  <w:endnote w:type="continuationSeparator" w:id="0">
    <w:p w14:paraId="352B9B71" w14:textId="77777777" w:rsidR="005D446C" w:rsidRDefault="005D446C" w:rsidP="00112A8C">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A70DE" w14:textId="77777777" w:rsidR="00ED583D" w:rsidRPr="000A5A5A" w:rsidRDefault="00ED583D"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E7569E">
      <w:rPr>
        <w:b/>
        <w:noProof/>
      </w:rPr>
      <w:t>30</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DD233" w14:textId="77777777" w:rsidR="00ED583D" w:rsidRPr="00A36541" w:rsidRDefault="00ED583D"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E7569E">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308CF" w14:textId="77777777" w:rsidR="005D446C" w:rsidRDefault="005D446C" w:rsidP="00112A8C">
      <w:pPr>
        <w:spacing w:before="0"/>
      </w:pPr>
      <w:r>
        <w:separator/>
      </w:r>
    </w:p>
  </w:footnote>
  <w:footnote w:type="continuationSeparator" w:id="0">
    <w:p w14:paraId="268D430C" w14:textId="77777777" w:rsidR="005D446C" w:rsidRDefault="005D446C" w:rsidP="00112A8C">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E2673" w14:textId="77777777" w:rsidR="00ED583D" w:rsidRDefault="00ED583D" w:rsidP="000A5A5A">
    <w:pPr>
      <w:pStyle w:val="Header"/>
      <w:pBdr>
        <w:bottom w:val="single" w:sz="12" w:space="1" w:color="auto"/>
      </w:pBdr>
      <w:tabs>
        <w:tab w:val="clear" w:pos="4680"/>
      </w:tabs>
      <w:rPr>
        <w:rFonts w:cs="Arial"/>
        <w:b/>
        <w:i/>
        <w:color w:val="000000"/>
        <w:sz w:val="18"/>
        <w:szCs w:val="18"/>
      </w:rPr>
    </w:pPr>
    <w:r w:rsidRPr="00967C63">
      <w:rPr>
        <w:rFonts w:cs="Arial"/>
        <w:b/>
        <w:i/>
        <w:caps/>
        <w:sz w:val="18"/>
        <w:szCs w:val="18"/>
      </w:rPr>
      <w:t>Code of Colorado Regulations</w:t>
    </w:r>
    <w:r w:rsidRPr="00967C63">
      <w:rPr>
        <w:rFonts w:cs="Arial"/>
        <w:b/>
        <w:i/>
        <w:caps/>
        <w:sz w:val="18"/>
        <w:szCs w:val="18"/>
      </w:rPr>
      <w:tab/>
    </w:r>
    <w:r>
      <w:rPr>
        <w:rFonts w:cs="Arial"/>
        <w:b/>
        <w:i/>
        <w:caps/>
        <w:sz w:val="18"/>
        <w:szCs w:val="18"/>
      </w:rPr>
      <w:t>4</w:t>
    </w:r>
    <w:r w:rsidRPr="00967C63">
      <w:rPr>
        <w:rFonts w:cs="Arial"/>
        <w:b/>
        <w:i/>
        <w:color w:val="000000"/>
        <w:sz w:val="18"/>
        <w:szCs w:val="18"/>
      </w:rPr>
      <w:t xml:space="preserve"> CCR </w:t>
    </w:r>
    <w:r>
      <w:rPr>
        <w:rFonts w:cs="Arial"/>
        <w:b/>
        <w:i/>
        <w:color w:val="000000"/>
        <w:sz w:val="18"/>
        <w:szCs w:val="18"/>
      </w:rPr>
      <w:t>731</w:t>
    </w:r>
    <w:r w:rsidRPr="00967C63">
      <w:rPr>
        <w:rFonts w:cs="Arial"/>
        <w:b/>
        <w:i/>
        <w:color w:val="000000"/>
        <w:sz w:val="18"/>
        <w:szCs w:val="18"/>
      </w:rPr>
      <w:t>-</w:t>
    </w:r>
    <w:r>
      <w:rPr>
        <w:rFonts w:cs="Arial"/>
        <w:b/>
        <w:i/>
        <w:color w:val="000000"/>
        <w:sz w:val="18"/>
        <w:szCs w:val="18"/>
      </w:rPr>
      <w:t>1</w:t>
    </w:r>
  </w:p>
  <w:p w14:paraId="4E45EF4E" w14:textId="77777777" w:rsidR="00ED583D" w:rsidRPr="000A5A5A" w:rsidRDefault="00ED583D" w:rsidP="002E54F9">
    <w:pPr>
      <w:pStyle w:val="Header"/>
      <w:pBdr>
        <w:bottom w:val="single" w:sz="12" w:space="1" w:color="auto"/>
      </w:pBdr>
      <w:tabs>
        <w:tab w:val="clear" w:pos="4680"/>
      </w:tabs>
      <w:spacing w:before="0"/>
      <w:rPr>
        <w:rFonts w:cs="Arial"/>
        <w:b/>
        <w:i/>
        <w:sz w:val="18"/>
        <w:szCs w:val="18"/>
      </w:rPr>
    </w:pPr>
    <w:r w:rsidRPr="002E54F9">
      <w:rPr>
        <w:rFonts w:cs="Arial"/>
        <w:b/>
        <w:i/>
        <w:color w:val="000000"/>
        <w:sz w:val="18"/>
        <w:szCs w:val="18"/>
      </w:rPr>
      <w:t>Office of Barber and Cosmetology Licensure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8C8746D"/>
    <w:multiLevelType w:val="multilevel"/>
    <w:tmpl w:val="9C54C15A"/>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1" w15:restartNumberingAfterBreak="0">
    <w:nsid w:val="63D409CB"/>
    <w:multiLevelType w:val="multilevel"/>
    <w:tmpl w:val="E4B0EEA0"/>
    <w:lvl w:ilvl="0">
      <w:start w:val="600"/>
      <w:numFmt w:val="decimal"/>
      <w:lvlText w:val="%1"/>
      <w:lvlJc w:val="left"/>
      <w:pPr>
        <w:ind w:left="840" w:hanging="48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num w:numId="1" w16cid:durableId="1326545818">
    <w:abstractNumId w:val="9"/>
  </w:num>
  <w:num w:numId="2" w16cid:durableId="372772317">
    <w:abstractNumId w:val="7"/>
  </w:num>
  <w:num w:numId="3" w16cid:durableId="90131812">
    <w:abstractNumId w:val="6"/>
  </w:num>
  <w:num w:numId="4" w16cid:durableId="793258403">
    <w:abstractNumId w:val="5"/>
  </w:num>
  <w:num w:numId="5" w16cid:durableId="2100176929">
    <w:abstractNumId w:val="4"/>
  </w:num>
  <w:num w:numId="6" w16cid:durableId="1113592788">
    <w:abstractNumId w:val="8"/>
  </w:num>
  <w:num w:numId="7" w16cid:durableId="1324773106">
    <w:abstractNumId w:val="3"/>
  </w:num>
  <w:num w:numId="8" w16cid:durableId="187186307">
    <w:abstractNumId w:val="2"/>
  </w:num>
  <w:num w:numId="9" w16cid:durableId="475491904">
    <w:abstractNumId w:val="1"/>
  </w:num>
  <w:num w:numId="10" w16cid:durableId="1616909702">
    <w:abstractNumId w:val="0"/>
  </w:num>
  <w:num w:numId="11" w16cid:durableId="1723944927">
    <w:abstractNumId w:val="11"/>
  </w:num>
  <w:num w:numId="12" w16cid:durableId="2055275288">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scon Arana, Maria">
    <w15:presenceInfo w15:providerId="AD" w15:userId="S::mdhernandez@dora.state.co.us::59d6495d-0bf9-491e-a1bf-024d70509ab9"/>
  </w15:person>
  <w15:person w15:author="Duran, Kathryn">
    <w15:presenceInfo w15:providerId="AD" w15:userId="S::KLDURAN@dora.state.co.us::1de85aeb-e45d-420b-a80b-65dc17c844a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100"/>
    <w:rsid w:val="000031D2"/>
    <w:rsid w:val="00016176"/>
    <w:rsid w:val="00017645"/>
    <w:rsid w:val="000233CD"/>
    <w:rsid w:val="00023A03"/>
    <w:rsid w:val="000327B7"/>
    <w:rsid w:val="0004102F"/>
    <w:rsid w:val="00052BCD"/>
    <w:rsid w:val="0005718D"/>
    <w:rsid w:val="00061696"/>
    <w:rsid w:val="000717DC"/>
    <w:rsid w:val="0007239B"/>
    <w:rsid w:val="000762AA"/>
    <w:rsid w:val="00077841"/>
    <w:rsid w:val="0008235E"/>
    <w:rsid w:val="0008533E"/>
    <w:rsid w:val="000973A1"/>
    <w:rsid w:val="000A2377"/>
    <w:rsid w:val="000A24C7"/>
    <w:rsid w:val="000A2A05"/>
    <w:rsid w:val="000A36AB"/>
    <w:rsid w:val="000A5A5A"/>
    <w:rsid w:val="000A6B8D"/>
    <w:rsid w:val="000B39A7"/>
    <w:rsid w:val="000C4106"/>
    <w:rsid w:val="000D34F0"/>
    <w:rsid w:val="000D38A8"/>
    <w:rsid w:val="000D5133"/>
    <w:rsid w:val="000D53C1"/>
    <w:rsid w:val="000E71B2"/>
    <w:rsid w:val="000F004C"/>
    <w:rsid w:val="000F30FD"/>
    <w:rsid w:val="000F6E23"/>
    <w:rsid w:val="001001FA"/>
    <w:rsid w:val="00105461"/>
    <w:rsid w:val="00105AA6"/>
    <w:rsid w:val="00110373"/>
    <w:rsid w:val="001103E7"/>
    <w:rsid w:val="00112A8C"/>
    <w:rsid w:val="0011333C"/>
    <w:rsid w:val="001160FF"/>
    <w:rsid w:val="0012403F"/>
    <w:rsid w:val="00127212"/>
    <w:rsid w:val="00134B31"/>
    <w:rsid w:val="00136129"/>
    <w:rsid w:val="00141FDD"/>
    <w:rsid w:val="001448A6"/>
    <w:rsid w:val="0014564B"/>
    <w:rsid w:val="001552DF"/>
    <w:rsid w:val="0015576F"/>
    <w:rsid w:val="00166E40"/>
    <w:rsid w:val="00172AB4"/>
    <w:rsid w:val="00175269"/>
    <w:rsid w:val="0018020C"/>
    <w:rsid w:val="0019085C"/>
    <w:rsid w:val="00191C9D"/>
    <w:rsid w:val="001967CE"/>
    <w:rsid w:val="001A5321"/>
    <w:rsid w:val="001B16D2"/>
    <w:rsid w:val="001B1A26"/>
    <w:rsid w:val="001B2DA7"/>
    <w:rsid w:val="001C254B"/>
    <w:rsid w:val="001C2929"/>
    <w:rsid w:val="001C6D66"/>
    <w:rsid w:val="001D124A"/>
    <w:rsid w:val="001D1AC4"/>
    <w:rsid w:val="001E100D"/>
    <w:rsid w:val="001E1D8C"/>
    <w:rsid w:val="001E3BA2"/>
    <w:rsid w:val="001E444D"/>
    <w:rsid w:val="001F0269"/>
    <w:rsid w:val="001F3886"/>
    <w:rsid w:val="001F4671"/>
    <w:rsid w:val="002125F2"/>
    <w:rsid w:val="002140B7"/>
    <w:rsid w:val="00220AFE"/>
    <w:rsid w:val="00224955"/>
    <w:rsid w:val="00226DEA"/>
    <w:rsid w:val="00232355"/>
    <w:rsid w:val="002326C8"/>
    <w:rsid w:val="00234EB2"/>
    <w:rsid w:val="0023592E"/>
    <w:rsid w:val="00236BBE"/>
    <w:rsid w:val="00241D68"/>
    <w:rsid w:val="00244395"/>
    <w:rsid w:val="002451A9"/>
    <w:rsid w:val="0025642B"/>
    <w:rsid w:val="00260B29"/>
    <w:rsid w:val="0026137C"/>
    <w:rsid w:val="00265D3D"/>
    <w:rsid w:val="002802FF"/>
    <w:rsid w:val="002810F1"/>
    <w:rsid w:val="002811BA"/>
    <w:rsid w:val="00285E57"/>
    <w:rsid w:val="0028714C"/>
    <w:rsid w:val="0028724D"/>
    <w:rsid w:val="002A178F"/>
    <w:rsid w:val="002A373D"/>
    <w:rsid w:val="002A6186"/>
    <w:rsid w:val="002B1348"/>
    <w:rsid w:val="002B21A1"/>
    <w:rsid w:val="002B503D"/>
    <w:rsid w:val="002C0AAC"/>
    <w:rsid w:val="002C38E8"/>
    <w:rsid w:val="002C3F14"/>
    <w:rsid w:val="002C6B6D"/>
    <w:rsid w:val="002D72D5"/>
    <w:rsid w:val="002E1889"/>
    <w:rsid w:val="002E1AD5"/>
    <w:rsid w:val="002E54F9"/>
    <w:rsid w:val="002E6074"/>
    <w:rsid w:val="002F37BD"/>
    <w:rsid w:val="002F4F2E"/>
    <w:rsid w:val="002F5502"/>
    <w:rsid w:val="0031416D"/>
    <w:rsid w:val="00315B3F"/>
    <w:rsid w:val="0031636E"/>
    <w:rsid w:val="00330244"/>
    <w:rsid w:val="00331919"/>
    <w:rsid w:val="00333476"/>
    <w:rsid w:val="00333C50"/>
    <w:rsid w:val="00333D04"/>
    <w:rsid w:val="00350190"/>
    <w:rsid w:val="00350264"/>
    <w:rsid w:val="00352744"/>
    <w:rsid w:val="00352EB6"/>
    <w:rsid w:val="003533C5"/>
    <w:rsid w:val="00356142"/>
    <w:rsid w:val="00362D18"/>
    <w:rsid w:val="003635C9"/>
    <w:rsid w:val="00367BC7"/>
    <w:rsid w:val="003800C9"/>
    <w:rsid w:val="003813AB"/>
    <w:rsid w:val="00383760"/>
    <w:rsid w:val="00384880"/>
    <w:rsid w:val="003860AB"/>
    <w:rsid w:val="00393730"/>
    <w:rsid w:val="00396731"/>
    <w:rsid w:val="003A074B"/>
    <w:rsid w:val="003A0774"/>
    <w:rsid w:val="003A2132"/>
    <w:rsid w:val="003B2074"/>
    <w:rsid w:val="003C6037"/>
    <w:rsid w:val="003D24D1"/>
    <w:rsid w:val="003D2E68"/>
    <w:rsid w:val="003D6DCD"/>
    <w:rsid w:val="003D78E1"/>
    <w:rsid w:val="003E18D9"/>
    <w:rsid w:val="003E260B"/>
    <w:rsid w:val="003E443E"/>
    <w:rsid w:val="003E4BAD"/>
    <w:rsid w:val="003F16F3"/>
    <w:rsid w:val="00412926"/>
    <w:rsid w:val="00427A23"/>
    <w:rsid w:val="00430046"/>
    <w:rsid w:val="0043132B"/>
    <w:rsid w:val="00431ABC"/>
    <w:rsid w:val="00431DAF"/>
    <w:rsid w:val="004328C9"/>
    <w:rsid w:val="0044217A"/>
    <w:rsid w:val="00444AE5"/>
    <w:rsid w:val="00451FCF"/>
    <w:rsid w:val="00461240"/>
    <w:rsid w:val="00464234"/>
    <w:rsid w:val="004651DF"/>
    <w:rsid w:val="00466F04"/>
    <w:rsid w:val="004678F8"/>
    <w:rsid w:val="0047026A"/>
    <w:rsid w:val="00475A8A"/>
    <w:rsid w:val="00481141"/>
    <w:rsid w:val="00483F51"/>
    <w:rsid w:val="00485A3C"/>
    <w:rsid w:val="00492184"/>
    <w:rsid w:val="0049255B"/>
    <w:rsid w:val="00494E0F"/>
    <w:rsid w:val="004A4E0A"/>
    <w:rsid w:val="004A68AD"/>
    <w:rsid w:val="004A6C5E"/>
    <w:rsid w:val="004B345B"/>
    <w:rsid w:val="004B46C4"/>
    <w:rsid w:val="004B69B5"/>
    <w:rsid w:val="004C175C"/>
    <w:rsid w:val="004C5B86"/>
    <w:rsid w:val="004D33F0"/>
    <w:rsid w:val="004D5B68"/>
    <w:rsid w:val="004E14C3"/>
    <w:rsid w:val="004F187C"/>
    <w:rsid w:val="004F35F1"/>
    <w:rsid w:val="004F3903"/>
    <w:rsid w:val="004F6DC0"/>
    <w:rsid w:val="004F7DDE"/>
    <w:rsid w:val="0050107E"/>
    <w:rsid w:val="00503CFE"/>
    <w:rsid w:val="0050403E"/>
    <w:rsid w:val="005044FD"/>
    <w:rsid w:val="00506355"/>
    <w:rsid w:val="00510CBA"/>
    <w:rsid w:val="00512A01"/>
    <w:rsid w:val="00513DC9"/>
    <w:rsid w:val="005165D7"/>
    <w:rsid w:val="00530233"/>
    <w:rsid w:val="00532BF7"/>
    <w:rsid w:val="00535F47"/>
    <w:rsid w:val="00537E97"/>
    <w:rsid w:val="0054176B"/>
    <w:rsid w:val="00545917"/>
    <w:rsid w:val="00555385"/>
    <w:rsid w:val="00557172"/>
    <w:rsid w:val="00565958"/>
    <w:rsid w:val="00566E33"/>
    <w:rsid w:val="005673DD"/>
    <w:rsid w:val="0056784C"/>
    <w:rsid w:val="00572D05"/>
    <w:rsid w:val="00573E74"/>
    <w:rsid w:val="00581EA6"/>
    <w:rsid w:val="00581FF9"/>
    <w:rsid w:val="0059762A"/>
    <w:rsid w:val="005A3458"/>
    <w:rsid w:val="005A4392"/>
    <w:rsid w:val="005A6155"/>
    <w:rsid w:val="005A6A84"/>
    <w:rsid w:val="005A7421"/>
    <w:rsid w:val="005B07AC"/>
    <w:rsid w:val="005B362F"/>
    <w:rsid w:val="005B6AEF"/>
    <w:rsid w:val="005C1F98"/>
    <w:rsid w:val="005C3E7E"/>
    <w:rsid w:val="005C47C6"/>
    <w:rsid w:val="005C4A6E"/>
    <w:rsid w:val="005C77AE"/>
    <w:rsid w:val="005D446C"/>
    <w:rsid w:val="005E45D6"/>
    <w:rsid w:val="005F22C8"/>
    <w:rsid w:val="005F2938"/>
    <w:rsid w:val="005F64D4"/>
    <w:rsid w:val="005F659C"/>
    <w:rsid w:val="005F6B6A"/>
    <w:rsid w:val="00600A48"/>
    <w:rsid w:val="0061358C"/>
    <w:rsid w:val="00614C5A"/>
    <w:rsid w:val="0061658F"/>
    <w:rsid w:val="006267A9"/>
    <w:rsid w:val="00627008"/>
    <w:rsid w:val="00632BAF"/>
    <w:rsid w:val="00633A32"/>
    <w:rsid w:val="006367F0"/>
    <w:rsid w:val="00651CE2"/>
    <w:rsid w:val="00656C49"/>
    <w:rsid w:val="006641C4"/>
    <w:rsid w:val="006708F1"/>
    <w:rsid w:val="0067179A"/>
    <w:rsid w:val="006750D1"/>
    <w:rsid w:val="00676C66"/>
    <w:rsid w:val="00676D76"/>
    <w:rsid w:val="00681413"/>
    <w:rsid w:val="00683A55"/>
    <w:rsid w:val="00684EF3"/>
    <w:rsid w:val="00687954"/>
    <w:rsid w:val="006A07C1"/>
    <w:rsid w:val="006A11D6"/>
    <w:rsid w:val="006A69DC"/>
    <w:rsid w:val="006B1D64"/>
    <w:rsid w:val="006B7B77"/>
    <w:rsid w:val="006C189C"/>
    <w:rsid w:val="006C3BBC"/>
    <w:rsid w:val="006C6AA4"/>
    <w:rsid w:val="006D60DD"/>
    <w:rsid w:val="006E3111"/>
    <w:rsid w:val="006F6651"/>
    <w:rsid w:val="0070041F"/>
    <w:rsid w:val="00700E71"/>
    <w:rsid w:val="00701EFE"/>
    <w:rsid w:val="00704CCE"/>
    <w:rsid w:val="00723ACE"/>
    <w:rsid w:val="00726C5A"/>
    <w:rsid w:val="0073330D"/>
    <w:rsid w:val="00740707"/>
    <w:rsid w:val="007545C8"/>
    <w:rsid w:val="007553E0"/>
    <w:rsid w:val="00756030"/>
    <w:rsid w:val="00761544"/>
    <w:rsid w:val="00762642"/>
    <w:rsid w:val="00766886"/>
    <w:rsid w:val="00770439"/>
    <w:rsid w:val="00773F01"/>
    <w:rsid w:val="007869EE"/>
    <w:rsid w:val="007958B7"/>
    <w:rsid w:val="007A7235"/>
    <w:rsid w:val="007B0F1B"/>
    <w:rsid w:val="007B77C2"/>
    <w:rsid w:val="007B7EAE"/>
    <w:rsid w:val="007C15CD"/>
    <w:rsid w:val="007C2438"/>
    <w:rsid w:val="007C57EC"/>
    <w:rsid w:val="007D4F14"/>
    <w:rsid w:val="007D6639"/>
    <w:rsid w:val="007D72E6"/>
    <w:rsid w:val="007D7792"/>
    <w:rsid w:val="007E19C2"/>
    <w:rsid w:val="007E1C4F"/>
    <w:rsid w:val="007F498A"/>
    <w:rsid w:val="008011FE"/>
    <w:rsid w:val="0080471E"/>
    <w:rsid w:val="00810573"/>
    <w:rsid w:val="00813186"/>
    <w:rsid w:val="008148E6"/>
    <w:rsid w:val="00817CB1"/>
    <w:rsid w:val="00821F1F"/>
    <w:rsid w:val="00824C27"/>
    <w:rsid w:val="008274F5"/>
    <w:rsid w:val="00827DE2"/>
    <w:rsid w:val="00827F3B"/>
    <w:rsid w:val="00835BCB"/>
    <w:rsid w:val="008371D8"/>
    <w:rsid w:val="008405B4"/>
    <w:rsid w:val="00841C32"/>
    <w:rsid w:val="0085118D"/>
    <w:rsid w:val="008569F9"/>
    <w:rsid w:val="008624B8"/>
    <w:rsid w:val="0086427D"/>
    <w:rsid w:val="0087132F"/>
    <w:rsid w:val="008736FD"/>
    <w:rsid w:val="0088012C"/>
    <w:rsid w:val="00887206"/>
    <w:rsid w:val="00893823"/>
    <w:rsid w:val="008A2A5C"/>
    <w:rsid w:val="008A350F"/>
    <w:rsid w:val="008A5077"/>
    <w:rsid w:val="008A63C4"/>
    <w:rsid w:val="008A7FC9"/>
    <w:rsid w:val="008B1F97"/>
    <w:rsid w:val="008B3236"/>
    <w:rsid w:val="008B5083"/>
    <w:rsid w:val="008C6E79"/>
    <w:rsid w:val="008D3194"/>
    <w:rsid w:val="008E561D"/>
    <w:rsid w:val="008E6D26"/>
    <w:rsid w:val="00916AF3"/>
    <w:rsid w:val="00916EAD"/>
    <w:rsid w:val="0092079A"/>
    <w:rsid w:val="00920888"/>
    <w:rsid w:val="009221C1"/>
    <w:rsid w:val="00930D17"/>
    <w:rsid w:val="009326A1"/>
    <w:rsid w:val="00932CCE"/>
    <w:rsid w:val="0093444C"/>
    <w:rsid w:val="00935A5A"/>
    <w:rsid w:val="00944001"/>
    <w:rsid w:val="00950C9A"/>
    <w:rsid w:val="00956373"/>
    <w:rsid w:val="009649D7"/>
    <w:rsid w:val="00971EA5"/>
    <w:rsid w:val="00980123"/>
    <w:rsid w:val="00981297"/>
    <w:rsid w:val="009836F0"/>
    <w:rsid w:val="009A3DF6"/>
    <w:rsid w:val="009A40AE"/>
    <w:rsid w:val="009B26D4"/>
    <w:rsid w:val="009C0CA0"/>
    <w:rsid w:val="009C288F"/>
    <w:rsid w:val="009C40A7"/>
    <w:rsid w:val="009E5094"/>
    <w:rsid w:val="009E50EE"/>
    <w:rsid w:val="009E67BA"/>
    <w:rsid w:val="009E798E"/>
    <w:rsid w:val="009F2235"/>
    <w:rsid w:val="009F48A0"/>
    <w:rsid w:val="009F5EB8"/>
    <w:rsid w:val="009F7CF8"/>
    <w:rsid w:val="009F7E99"/>
    <w:rsid w:val="00A32996"/>
    <w:rsid w:val="00A35ED2"/>
    <w:rsid w:val="00A36541"/>
    <w:rsid w:val="00A417D8"/>
    <w:rsid w:val="00A43A59"/>
    <w:rsid w:val="00A44C2D"/>
    <w:rsid w:val="00A54AC4"/>
    <w:rsid w:val="00A566B1"/>
    <w:rsid w:val="00A6059B"/>
    <w:rsid w:val="00A678E0"/>
    <w:rsid w:val="00A70C87"/>
    <w:rsid w:val="00A725DF"/>
    <w:rsid w:val="00A82182"/>
    <w:rsid w:val="00A8501B"/>
    <w:rsid w:val="00A954ED"/>
    <w:rsid w:val="00A95FB6"/>
    <w:rsid w:val="00A96907"/>
    <w:rsid w:val="00A975C8"/>
    <w:rsid w:val="00AA5623"/>
    <w:rsid w:val="00AA56B2"/>
    <w:rsid w:val="00AB58A8"/>
    <w:rsid w:val="00AB669E"/>
    <w:rsid w:val="00AC10B6"/>
    <w:rsid w:val="00AC4A60"/>
    <w:rsid w:val="00AC4E6E"/>
    <w:rsid w:val="00AD1867"/>
    <w:rsid w:val="00AD26E2"/>
    <w:rsid w:val="00AD3C39"/>
    <w:rsid w:val="00AD76C5"/>
    <w:rsid w:val="00AE192D"/>
    <w:rsid w:val="00AF1130"/>
    <w:rsid w:val="00AF1AD0"/>
    <w:rsid w:val="00AF3B0A"/>
    <w:rsid w:val="00B0153D"/>
    <w:rsid w:val="00B05945"/>
    <w:rsid w:val="00B1732E"/>
    <w:rsid w:val="00B177D7"/>
    <w:rsid w:val="00B20C48"/>
    <w:rsid w:val="00B213DF"/>
    <w:rsid w:val="00B25468"/>
    <w:rsid w:val="00B33F4E"/>
    <w:rsid w:val="00B376EA"/>
    <w:rsid w:val="00B52C6F"/>
    <w:rsid w:val="00B57FD2"/>
    <w:rsid w:val="00B617A6"/>
    <w:rsid w:val="00B66BBF"/>
    <w:rsid w:val="00B7072E"/>
    <w:rsid w:val="00B724B8"/>
    <w:rsid w:val="00B7329B"/>
    <w:rsid w:val="00B766EC"/>
    <w:rsid w:val="00B8217B"/>
    <w:rsid w:val="00B82753"/>
    <w:rsid w:val="00B844AE"/>
    <w:rsid w:val="00B84C87"/>
    <w:rsid w:val="00B87AEE"/>
    <w:rsid w:val="00B917E2"/>
    <w:rsid w:val="00BC0BCB"/>
    <w:rsid w:val="00BC1BF7"/>
    <w:rsid w:val="00BC20C2"/>
    <w:rsid w:val="00BC4C47"/>
    <w:rsid w:val="00BC71A4"/>
    <w:rsid w:val="00BD1898"/>
    <w:rsid w:val="00BD6042"/>
    <w:rsid w:val="00BF0DEB"/>
    <w:rsid w:val="00BF29F4"/>
    <w:rsid w:val="00BF36CF"/>
    <w:rsid w:val="00BF5258"/>
    <w:rsid w:val="00C003D6"/>
    <w:rsid w:val="00C00DF4"/>
    <w:rsid w:val="00C21799"/>
    <w:rsid w:val="00C21BE5"/>
    <w:rsid w:val="00C26191"/>
    <w:rsid w:val="00C333DB"/>
    <w:rsid w:val="00C3387B"/>
    <w:rsid w:val="00C34CD2"/>
    <w:rsid w:val="00C41082"/>
    <w:rsid w:val="00C478DB"/>
    <w:rsid w:val="00C57A37"/>
    <w:rsid w:val="00C57C85"/>
    <w:rsid w:val="00C71910"/>
    <w:rsid w:val="00C72E76"/>
    <w:rsid w:val="00CA56E4"/>
    <w:rsid w:val="00CA5FA7"/>
    <w:rsid w:val="00CB14EE"/>
    <w:rsid w:val="00CB1CBD"/>
    <w:rsid w:val="00CB49E0"/>
    <w:rsid w:val="00CC2EBE"/>
    <w:rsid w:val="00CC3691"/>
    <w:rsid w:val="00CC3A5A"/>
    <w:rsid w:val="00CC423D"/>
    <w:rsid w:val="00CC7549"/>
    <w:rsid w:val="00CD06F3"/>
    <w:rsid w:val="00CD19A3"/>
    <w:rsid w:val="00CD6232"/>
    <w:rsid w:val="00CE054A"/>
    <w:rsid w:val="00CE7901"/>
    <w:rsid w:val="00CF344D"/>
    <w:rsid w:val="00D047DE"/>
    <w:rsid w:val="00D05B65"/>
    <w:rsid w:val="00D06502"/>
    <w:rsid w:val="00D132C1"/>
    <w:rsid w:val="00D14B97"/>
    <w:rsid w:val="00D21CAB"/>
    <w:rsid w:val="00D22360"/>
    <w:rsid w:val="00D243AF"/>
    <w:rsid w:val="00D24BE5"/>
    <w:rsid w:val="00D24F72"/>
    <w:rsid w:val="00D311B0"/>
    <w:rsid w:val="00D3397F"/>
    <w:rsid w:val="00D365DE"/>
    <w:rsid w:val="00D41698"/>
    <w:rsid w:val="00D42425"/>
    <w:rsid w:val="00D42622"/>
    <w:rsid w:val="00D43451"/>
    <w:rsid w:val="00D441D9"/>
    <w:rsid w:val="00D4653B"/>
    <w:rsid w:val="00D46908"/>
    <w:rsid w:val="00D47917"/>
    <w:rsid w:val="00D51F9F"/>
    <w:rsid w:val="00D5642D"/>
    <w:rsid w:val="00D625E9"/>
    <w:rsid w:val="00D70375"/>
    <w:rsid w:val="00D81E97"/>
    <w:rsid w:val="00D83CF4"/>
    <w:rsid w:val="00D8558B"/>
    <w:rsid w:val="00D85C84"/>
    <w:rsid w:val="00D86534"/>
    <w:rsid w:val="00D94652"/>
    <w:rsid w:val="00DA144D"/>
    <w:rsid w:val="00DA2850"/>
    <w:rsid w:val="00DB075B"/>
    <w:rsid w:val="00DB2FC6"/>
    <w:rsid w:val="00DB4C27"/>
    <w:rsid w:val="00DB6609"/>
    <w:rsid w:val="00DC0D06"/>
    <w:rsid w:val="00DC3528"/>
    <w:rsid w:val="00DC7607"/>
    <w:rsid w:val="00DD0CAB"/>
    <w:rsid w:val="00DD2CDA"/>
    <w:rsid w:val="00DD5F03"/>
    <w:rsid w:val="00DE04B3"/>
    <w:rsid w:val="00DF00D4"/>
    <w:rsid w:val="00DF0958"/>
    <w:rsid w:val="00DF25AD"/>
    <w:rsid w:val="00DF758B"/>
    <w:rsid w:val="00E17194"/>
    <w:rsid w:val="00E23E02"/>
    <w:rsid w:val="00E3016A"/>
    <w:rsid w:val="00E30D52"/>
    <w:rsid w:val="00E33717"/>
    <w:rsid w:val="00E42ABD"/>
    <w:rsid w:val="00E442F3"/>
    <w:rsid w:val="00E5169E"/>
    <w:rsid w:val="00E528E6"/>
    <w:rsid w:val="00E531B4"/>
    <w:rsid w:val="00E54CED"/>
    <w:rsid w:val="00E56666"/>
    <w:rsid w:val="00E56E5A"/>
    <w:rsid w:val="00E56FD8"/>
    <w:rsid w:val="00E607A5"/>
    <w:rsid w:val="00E607EC"/>
    <w:rsid w:val="00E636A8"/>
    <w:rsid w:val="00E66C2E"/>
    <w:rsid w:val="00E70213"/>
    <w:rsid w:val="00E727A6"/>
    <w:rsid w:val="00E74B29"/>
    <w:rsid w:val="00E7569E"/>
    <w:rsid w:val="00E77055"/>
    <w:rsid w:val="00E80582"/>
    <w:rsid w:val="00E80859"/>
    <w:rsid w:val="00E93656"/>
    <w:rsid w:val="00E97B12"/>
    <w:rsid w:val="00EA12E4"/>
    <w:rsid w:val="00EB19D6"/>
    <w:rsid w:val="00EB407F"/>
    <w:rsid w:val="00EB44E5"/>
    <w:rsid w:val="00EB4D6C"/>
    <w:rsid w:val="00EC0ADD"/>
    <w:rsid w:val="00EC3E27"/>
    <w:rsid w:val="00EC645C"/>
    <w:rsid w:val="00ED1A47"/>
    <w:rsid w:val="00ED3F7F"/>
    <w:rsid w:val="00ED583D"/>
    <w:rsid w:val="00EE7100"/>
    <w:rsid w:val="00EE77B0"/>
    <w:rsid w:val="00EE78E2"/>
    <w:rsid w:val="00F01141"/>
    <w:rsid w:val="00F10133"/>
    <w:rsid w:val="00F24107"/>
    <w:rsid w:val="00F260AA"/>
    <w:rsid w:val="00F32F44"/>
    <w:rsid w:val="00F3691F"/>
    <w:rsid w:val="00F40206"/>
    <w:rsid w:val="00F55FDD"/>
    <w:rsid w:val="00F67F29"/>
    <w:rsid w:val="00F70949"/>
    <w:rsid w:val="00F70F66"/>
    <w:rsid w:val="00F8723D"/>
    <w:rsid w:val="00F8747F"/>
    <w:rsid w:val="00F91387"/>
    <w:rsid w:val="00F9213D"/>
    <w:rsid w:val="00F944D6"/>
    <w:rsid w:val="00F97682"/>
    <w:rsid w:val="00FA0DC4"/>
    <w:rsid w:val="00FA644D"/>
    <w:rsid w:val="00FA6773"/>
    <w:rsid w:val="00FB4F92"/>
    <w:rsid w:val="00FB7A34"/>
    <w:rsid w:val="00FC7166"/>
    <w:rsid w:val="00FD4ABC"/>
    <w:rsid w:val="00FD66C8"/>
    <w:rsid w:val="00FD741A"/>
    <w:rsid w:val="00FE0CA7"/>
    <w:rsid w:val="00FE50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E9ADBC"/>
  <w15:chartTrackingRefBased/>
  <w15:docId w15:val="{EE5B7863-F203-4BEA-ADD0-373BD7A3A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E443E"/>
    <w:pPr>
      <w:spacing w:before="240"/>
    </w:pPr>
    <w:rPr>
      <w:rFonts w:ascii="Arial" w:hAnsi="Arial"/>
    </w:rPr>
  </w:style>
  <w:style w:type="paragraph" w:styleId="Heading1">
    <w:name w:val="heading 1"/>
    <w:basedOn w:val="Normal"/>
    <w:next w:val="Normal"/>
    <w:link w:val="Heading1Char"/>
    <w:qFormat/>
    <w:rsid w:val="003E443E"/>
    <w:pPr>
      <w:keepNext/>
      <w:spacing w:after="60"/>
      <w:outlineLvl w:val="0"/>
    </w:pPr>
    <w:rPr>
      <w:b/>
      <w:bCs/>
      <w:kern w:val="32"/>
      <w:sz w:val="32"/>
      <w:szCs w:val="32"/>
    </w:rPr>
  </w:style>
  <w:style w:type="paragraph" w:styleId="Heading2">
    <w:name w:val="heading 2"/>
    <w:basedOn w:val="Normal"/>
    <w:next w:val="Normal"/>
    <w:qFormat/>
    <w:rsid w:val="003E443E"/>
    <w:pPr>
      <w:keepNext/>
      <w:spacing w:after="60"/>
      <w:outlineLvl w:val="1"/>
    </w:pPr>
    <w:rPr>
      <w:b/>
      <w:bCs/>
      <w:i/>
      <w:iCs/>
      <w:sz w:val="28"/>
      <w:szCs w:val="28"/>
    </w:rPr>
  </w:style>
  <w:style w:type="paragraph" w:styleId="Heading3">
    <w:name w:val="heading 3"/>
    <w:basedOn w:val="Normal"/>
    <w:next w:val="Normal"/>
    <w:qFormat/>
    <w:rsid w:val="003E443E"/>
    <w:pPr>
      <w:keepNext/>
      <w:spacing w:after="60"/>
      <w:outlineLvl w:val="2"/>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1">
    <w:name w:val="Title1"/>
    <w:basedOn w:val="Normal"/>
    <w:autoRedefine/>
    <w:rsid w:val="00492184"/>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3E443E"/>
    <w:pPr>
      <w:outlineLvl w:val="1"/>
    </w:pPr>
  </w:style>
  <w:style w:type="paragraph" w:customStyle="1" w:styleId="par1">
    <w:name w:val="par1"/>
    <w:basedOn w:val="Normal"/>
    <w:rsid w:val="003E443E"/>
    <w:pPr>
      <w:tabs>
        <w:tab w:val="left" w:pos="720"/>
        <w:tab w:val="left" w:pos="1440"/>
        <w:tab w:val="left" w:pos="2160"/>
      </w:tabs>
      <w:ind w:left="720" w:hanging="720"/>
    </w:pPr>
    <w:rPr>
      <w:szCs w:val="24"/>
    </w:rPr>
  </w:style>
  <w:style w:type="paragraph" w:customStyle="1" w:styleId="cp">
    <w:name w:val="cp"/>
    <w:basedOn w:val="Normal"/>
    <w:rsid w:val="003E443E"/>
    <w:pPr>
      <w:jc w:val="center"/>
    </w:pPr>
  </w:style>
  <w:style w:type="paragraph" w:customStyle="1" w:styleId="par2">
    <w:name w:val="par2"/>
    <w:basedOn w:val="par1"/>
    <w:rsid w:val="003E443E"/>
    <w:pPr>
      <w:ind w:left="1440"/>
    </w:pPr>
  </w:style>
  <w:style w:type="paragraph" w:customStyle="1" w:styleId="upar2">
    <w:name w:val="upar2"/>
    <w:basedOn w:val="upar1"/>
    <w:rsid w:val="003E443E"/>
    <w:pPr>
      <w:ind w:left="720"/>
    </w:pPr>
    <w:rPr>
      <w:szCs w:val="24"/>
    </w:rPr>
  </w:style>
  <w:style w:type="paragraph" w:customStyle="1" w:styleId="upar1">
    <w:name w:val="upar1"/>
    <w:basedOn w:val="Normal"/>
    <w:rsid w:val="003E443E"/>
    <w:pPr>
      <w:tabs>
        <w:tab w:val="left" w:pos="720"/>
        <w:tab w:val="left" w:pos="1440"/>
      </w:tabs>
    </w:pPr>
    <w:rPr>
      <w:rFonts w:cs="Arial"/>
    </w:rPr>
  </w:style>
  <w:style w:type="paragraph" w:customStyle="1" w:styleId="upar3">
    <w:name w:val="upar3"/>
    <w:basedOn w:val="upar1"/>
    <w:rsid w:val="003E443E"/>
    <w:pPr>
      <w:ind w:left="1440"/>
    </w:pPr>
  </w:style>
  <w:style w:type="paragraph" w:customStyle="1" w:styleId="Title3">
    <w:name w:val="Title3"/>
    <w:basedOn w:val="Title2"/>
    <w:autoRedefine/>
    <w:rsid w:val="003E443E"/>
    <w:pPr>
      <w:outlineLvl w:val="2"/>
    </w:pPr>
  </w:style>
  <w:style w:type="paragraph" w:customStyle="1" w:styleId="Title4">
    <w:name w:val="Title4"/>
    <w:basedOn w:val="Title2"/>
    <w:autoRedefine/>
    <w:rsid w:val="003E443E"/>
    <w:pPr>
      <w:outlineLvl w:val="3"/>
    </w:pPr>
  </w:style>
  <w:style w:type="paragraph" w:customStyle="1" w:styleId="upar4">
    <w:name w:val="upar4"/>
    <w:basedOn w:val="upar1"/>
    <w:rsid w:val="003E443E"/>
    <w:pPr>
      <w:ind w:left="2160"/>
    </w:pPr>
  </w:style>
  <w:style w:type="paragraph" w:customStyle="1" w:styleId="par3">
    <w:name w:val="par3"/>
    <w:basedOn w:val="par1"/>
    <w:rsid w:val="003E443E"/>
    <w:pPr>
      <w:ind w:left="2160"/>
    </w:pPr>
  </w:style>
  <w:style w:type="paragraph" w:customStyle="1" w:styleId="par4">
    <w:name w:val="par4"/>
    <w:basedOn w:val="par1"/>
    <w:rsid w:val="003E443E"/>
    <w:pPr>
      <w:ind w:left="2880"/>
    </w:pPr>
  </w:style>
  <w:style w:type="paragraph" w:customStyle="1" w:styleId="par5">
    <w:name w:val="par5"/>
    <w:basedOn w:val="par1"/>
    <w:rsid w:val="003E443E"/>
    <w:pPr>
      <w:ind w:left="3600"/>
    </w:pPr>
  </w:style>
  <w:style w:type="paragraph" w:customStyle="1" w:styleId="upar5">
    <w:name w:val="upar5"/>
    <w:basedOn w:val="upar1"/>
    <w:rsid w:val="003E443E"/>
    <w:pPr>
      <w:ind w:left="2880"/>
    </w:pPr>
  </w:style>
  <w:style w:type="paragraph" w:customStyle="1" w:styleId="par6">
    <w:name w:val="par6"/>
    <w:basedOn w:val="par1"/>
    <w:rsid w:val="003E443E"/>
    <w:pPr>
      <w:ind w:left="4320"/>
    </w:pPr>
  </w:style>
  <w:style w:type="paragraph" w:customStyle="1" w:styleId="upar6">
    <w:name w:val="upar6"/>
    <w:basedOn w:val="upar1"/>
    <w:rsid w:val="003E443E"/>
    <w:pPr>
      <w:ind w:left="3600"/>
    </w:pPr>
  </w:style>
  <w:style w:type="paragraph" w:customStyle="1" w:styleId="Footnote">
    <w:name w:val="Footnote"/>
    <w:basedOn w:val="Normal"/>
    <w:rsid w:val="003E443E"/>
    <w:pPr>
      <w:spacing w:before="120"/>
    </w:pPr>
    <w:rPr>
      <w:sz w:val="16"/>
      <w:szCs w:val="16"/>
    </w:rPr>
  </w:style>
  <w:style w:type="paragraph" w:styleId="Header">
    <w:name w:val="header"/>
    <w:basedOn w:val="Normal"/>
    <w:link w:val="HeaderChar"/>
    <w:rsid w:val="003E443E"/>
    <w:pPr>
      <w:tabs>
        <w:tab w:val="center" w:pos="4680"/>
        <w:tab w:val="right" w:pos="9360"/>
      </w:tabs>
    </w:pPr>
  </w:style>
  <w:style w:type="character" w:customStyle="1" w:styleId="HeaderChar">
    <w:name w:val="Header Char"/>
    <w:link w:val="Header"/>
    <w:rsid w:val="003E443E"/>
    <w:rPr>
      <w:rFonts w:ascii="Arial" w:hAnsi="Arial"/>
    </w:rPr>
  </w:style>
  <w:style w:type="paragraph" w:styleId="Footer">
    <w:name w:val="footer"/>
    <w:basedOn w:val="Normal"/>
    <w:link w:val="FooterChar"/>
    <w:rsid w:val="003E443E"/>
    <w:pPr>
      <w:tabs>
        <w:tab w:val="center" w:pos="4680"/>
        <w:tab w:val="right" w:pos="9360"/>
      </w:tabs>
    </w:pPr>
  </w:style>
  <w:style w:type="character" w:customStyle="1" w:styleId="FooterChar">
    <w:name w:val="Footer Char"/>
    <w:link w:val="Footer"/>
    <w:rsid w:val="003E443E"/>
    <w:rPr>
      <w:rFonts w:ascii="Arial" w:hAnsi="Arial"/>
    </w:rPr>
  </w:style>
  <w:style w:type="table" w:styleId="TableGrid">
    <w:name w:val="Table Grid"/>
    <w:basedOn w:val="TableNormal"/>
    <w:rsid w:val="00916E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61358C"/>
    <w:rPr>
      <w:rFonts w:ascii="Arial" w:hAnsi="Arial"/>
    </w:rPr>
  </w:style>
  <w:style w:type="character" w:styleId="CommentReference">
    <w:name w:val="annotation reference"/>
    <w:rsid w:val="00676C66"/>
    <w:rPr>
      <w:sz w:val="16"/>
      <w:szCs w:val="16"/>
    </w:rPr>
  </w:style>
  <w:style w:type="paragraph" w:styleId="CommentText">
    <w:name w:val="annotation text"/>
    <w:basedOn w:val="Normal"/>
    <w:link w:val="CommentTextChar"/>
    <w:rsid w:val="00676C66"/>
  </w:style>
  <w:style w:type="character" w:customStyle="1" w:styleId="CommentTextChar">
    <w:name w:val="Comment Text Char"/>
    <w:link w:val="CommentText"/>
    <w:rsid w:val="00676C66"/>
    <w:rPr>
      <w:rFonts w:ascii="Arial" w:hAnsi="Arial"/>
    </w:rPr>
  </w:style>
  <w:style w:type="paragraph" w:styleId="CommentSubject">
    <w:name w:val="annotation subject"/>
    <w:basedOn w:val="CommentText"/>
    <w:next w:val="CommentText"/>
    <w:link w:val="CommentSubjectChar"/>
    <w:rsid w:val="00676C66"/>
    <w:rPr>
      <w:b/>
      <w:bCs/>
    </w:rPr>
  </w:style>
  <w:style w:type="character" w:customStyle="1" w:styleId="CommentSubjectChar">
    <w:name w:val="Comment Subject Char"/>
    <w:link w:val="CommentSubject"/>
    <w:rsid w:val="00676C66"/>
    <w:rPr>
      <w:rFonts w:ascii="Arial" w:hAnsi="Arial"/>
      <w:b/>
      <w:bCs/>
    </w:rPr>
  </w:style>
  <w:style w:type="character" w:customStyle="1" w:styleId="Heading1Char">
    <w:name w:val="Heading 1 Char"/>
    <w:link w:val="Heading1"/>
    <w:rsid w:val="001B2DA7"/>
    <w:rPr>
      <w:rFonts w:ascii="Arial" w:hAnsi="Arial"/>
      <w:b/>
      <w:bCs/>
      <w:kern w:val="32"/>
      <w:sz w:val="32"/>
      <w:szCs w:val="32"/>
    </w:rPr>
  </w:style>
  <w:style w:type="character" w:styleId="Hyperlink">
    <w:name w:val="Hyperlink"/>
    <w:basedOn w:val="DefaultParagraphFont"/>
    <w:rsid w:val="004B46C4"/>
    <w:rPr>
      <w:color w:val="467886" w:themeColor="hyperlink"/>
      <w:u w:val="single"/>
    </w:rPr>
  </w:style>
  <w:style w:type="character" w:styleId="UnresolvedMention">
    <w:name w:val="Unresolved Mention"/>
    <w:basedOn w:val="DefaultParagraphFont"/>
    <w:uiPriority w:val="99"/>
    <w:semiHidden/>
    <w:unhideWhenUsed/>
    <w:rsid w:val="004B46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 w:id="1453479098">
      <w:bodyDiv w:val="1"/>
      <w:marLeft w:val="0"/>
      <w:marRight w:val="0"/>
      <w:marTop w:val="0"/>
      <w:marBottom w:val="0"/>
      <w:divBdr>
        <w:top w:val="none" w:sz="0" w:space="0" w:color="auto"/>
        <w:left w:val="none" w:sz="0" w:space="0" w:color="auto"/>
        <w:bottom w:val="none" w:sz="0" w:space="0" w:color="auto"/>
        <w:right w:val="none" w:sz="0" w:space="0" w:color="auto"/>
      </w:divBdr>
    </w:div>
    <w:div w:id="1628470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omments.xml.rels><?xml version="1.0" encoding="UTF-8" standalone="yes"?>
<Relationships xmlns="http://schemas.openxmlformats.org/package/2006/relationships"><Relationship Id="rId1" Type="http://schemas.openxmlformats.org/officeDocument/2006/relationships/hyperlink" Target="mailto:dora_dpo_rulemaking@state.co.us"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T:\BusinessLicensing\Licensing\Rules\Templates\CCR%20Template_HeaderandFooter_ne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97FEC5-9A84-4A60-B6B3-245ADE0331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Template_HeaderandFooter_new</Template>
  <TotalTime>238</TotalTime>
  <Pages>40</Pages>
  <Words>14905</Words>
  <Characters>84961</Characters>
  <Application>Microsoft Office Word</Application>
  <DocSecurity>0</DocSecurity>
  <Lines>708</Lines>
  <Paragraphs>199</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99667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Laura Darby</dc:creator>
  <cp:keywords/>
  <cp:lastModifiedBy>Rascon Arana, Maria</cp:lastModifiedBy>
  <cp:revision>40</cp:revision>
  <cp:lastPrinted>2022-12-05T23:33:00Z</cp:lastPrinted>
  <dcterms:created xsi:type="dcterms:W3CDTF">2026-09-15T20:36:00Z</dcterms:created>
  <dcterms:modified xsi:type="dcterms:W3CDTF">2026-09-30T14:14:00Z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2022-12-05T23:29:55Z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70312bcb-86a6-429d-ad76-d4ea09727dce</vt:lpwstr>
  </property>
  <property fmtid="{D5CDD505-2E9C-101B-9397-08002B2CF9AE}" pid="8" name="MSIP_Label_59e4beaa-c4ba-4ea9-a1f4-4e52626a3d73_ContentBits">
    <vt:lpwstr>0</vt:lpwstr>
  </property>
</Properties>
</file>