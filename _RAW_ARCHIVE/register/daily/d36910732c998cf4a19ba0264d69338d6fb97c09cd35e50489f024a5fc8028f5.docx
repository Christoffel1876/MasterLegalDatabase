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991FC" w14:textId="77777777" w:rsidR="000C66F9" w:rsidRPr="00C13752" w:rsidRDefault="000C66F9">
      <w:pPr>
        <w:pStyle w:val="Department"/>
        <w:tabs>
          <w:tab w:val="center" w:pos="4680"/>
          <w:tab w:val="right" w:pos="9360"/>
        </w:tabs>
        <w:outlineLvl w:val="0"/>
      </w:pPr>
      <w:r w:rsidRPr="00C13752">
        <w:t>COLORADO DEPARTMENT OF REGULATORY AGENCIES</w:t>
      </w:r>
    </w:p>
    <w:p w14:paraId="3532484A" w14:textId="77777777" w:rsidR="000C66F9" w:rsidRPr="00C13752" w:rsidRDefault="000C66F9">
      <w:pPr>
        <w:pStyle w:val="Agency"/>
        <w:rPr>
          <w:rFonts w:cs="Arial"/>
        </w:rPr>
      </w:pPr>
      <w:r w:rsidRPr="00C13752">
        <w:rPr>
          <w:rFonts w:cs="Arial"/>
        </w:rPr>
        <w:t>Public Utilities Commission</w:t>
      </w:r>
    </w:p>
    <w:p w14:paraId="650C0D42" w14:textId="77777777" w:rsidR="000C66F9" w:rsidRPr="00C13752" w:rsidRDefault="005F7DB2" w:rsidP="005F7DB2">
      <w:pPr>
        <w:pStyle w:val="CCRNumber"/>
        <w:tabs>
          <w:tab w:val="center" w:pos="4680"/>
          <w:tab w:val="right" w:pos="9360"/>
        </w:tabs>
        <w:jc w:val="left"/>
      </w:pPr>
      <w:r w:rsidRPr="00C13752">
        <w:tab/>
      </w:r>
      <w:r w:rsidR="000C66F9" w:rsidRPr="00C13752">
        <w:t>4 </w:t>
      </w:r>
      <w:proofErr w:type="gramStart"/>
      <w:r w:rsidR="000C66F9" w:rsidRPr="00C13752">
        <w:rPr>
          <w:i/>
        </w:rPr>
        <w:t>Code</w:t>
      </w:r>
      <w:proofErr w:type="gramEnd"/>
      <w:r w:rsidR="000C66F9" w:rsidRPr="00C13752">
        <w:rPr>
          <w:i/>
        </w:rPr>
        <w:t xml:space="preserve"> of Colorado Regulations</w:t>
      </w:r>
      <w:r w:rsidR="000C66F9" w:rsidRPr="00C13752">
        <w:t xml:space="preserve"> (CCR) 723-2</w:t>
      </w:r>
      <w:r w:rsidRPr="00C13752">
        <w:tab/>
      </w:r>
    </w:p>
    <w:p w14:paraId="1A6576AB" w14:textId="77777777" w:rsidR="00123AC1" w:rsidRPr="00C13752" w:rsidRDefault="00FC7F34" w:rsidP="00FC7F34">
      <w:pPr>
        <w:pStyle w:val="CCRTitle"/>
        <w:tabs>
          <w:tab w:val="center" w:pos="4680"/>
          <w:tab w:val="right" w:pos="9360"/>
        </w:tabs>
        <w:jc w:val="left"/>
      </w:pPr>
      <w:r w:rsidRPr="00C13752">
        <w:tab/>
      </w:r>
      <w:r w:rsidR="000C66F9" w:rsidRPr="00C13752">
        <w:t>PART 2</w:t>
      </w:r>
      <w:r w:rsidRPr="00C13752">
        <w:tab/>
      </w:r>
    </w:p>
    <w:p w14:paraId="418641DB" w14:textId="77777777" w:rsidR="000C66F9" w:rsidRPr="00606DC1" w:rsidRDefault="00123AC1" w:rsidP="00606DC1">
      <w:pPr>
        <w:pStyle w:val="Heading1"/>
        <w:jc w:val="center"/>
        <w:rPr>
          <w:sz w:val="28"/>
          <w:szCs w:val="28"/>
        </w:rPr>
      </w:pPr>
      <w:r w:rsidRPr="00606DC1">
        <w:rPr>
          <w:sz w:val="28"/>
          <w:szCs w:val="28"/>
        </w:rPr>
        <w:t xml:space="preserve">RULES REGULATING TELECOMMUNICATIONS SERVICES </w:t>
      </w:r>
      <w:r w:rsidRPr="00606DC1">
        <w:rPr>
          <w:sz w:val="28"/>
          <w:szCs w:val="28"/>
        </w:rPr>
        <w:br/>
        <w:t>AND PROVIDERS OF TELECOMMUNICATIONS SERVICES</w:t>
      </w:r>
    </w:p>
    <w:p w14:paraId="1300D3EA" w14:textId="6F62C4AC" w:rsidR="00D41B87" w:rsidRPr="00C13752" w:rsidRDefault="00175EEA" w:rsidP="0049418C">
      <w:pPr>
        <w:pStyle w:val="upar1"/>
        <w:tabs>
          <w:tab w:val="left" w:pos="2160"/>
          <w:tab w:val="left" w:pos="2880"/>
          <w:tab w:val="left" w:pos="3600"/>
          <w:tab w:val="left" w:pos="4320"/>
          <w:tab w:val="left" w:pos="5040"/>
          <w:tab w:val="right" w:pos="9360"/>
        </w:tabs>
        <w:rPr>
          <w:sz w:val="24"/>
          <w:szCs w:val="24"/>
        </w:rPr>
      </w:pPr>
      <w:r w:rsidRPr="00C13752">
        <w:rPr>
          <w:sz w:val="24"/>
          <w:szCs w:val="24"/>
        </w:rPr>
        <w:tab/>
      </w:r>
      <w:r w:rsidRPr="00C13752">
        <w:rPr>
          <w:sz w:val="24"/>
          <w:szCs w:val="24"/>
        </w:rPr>
        <w:tab/>
      </w:r>
      <w:r w:rsidRPr="00C13752">
        <w:rPr>
          <w:sz w:val="24"/>
          <w:szCs w:val="24"/>
        </w:rPr>
        <w:tab/>
      </w:r>
      <w:r w:rsidRPr="00C13752">
        <w:rPr>
          <w:sz w:val="24"/>
          <w:szCs w:val="24"/>
        </w:rPr>
        <w:tab/>
      </w:r>
    </w:p>
    <w:p w14:paraId="21CE6B69" w14:textId="3E77ED84" w:rsidR="00D41B87" w:rsidRPr="004C17FD" w:rsidRDefault="00D41B87" w:rsidP="004C17FD">
      <w:pPr>
        <w:pStyle w:val="Heading2"/>
        <w:rPr>
          <w:i w:val="0"/>
          <w:iCs w:val="0"/>
          <w:sz w:val="24"/>
          <w:szCs w:val="24"/>
        </w:rPr>
      </w:pPr>
      <w:bookmarkStart w:id="0" w:name="_Toc39571129"/>
      <w:bookmarkStart w:id="1" w:name="_Toc41295159"/>
      <w:bookmarkStart w:id="2" w:name="_Toc145842435"/>
      <w:bookmarkStart w:id="3" w:name="_Toc230076796"/>
      <w:r w:rsidRPr="004C17FD">
        <w:rPr>
          <w:i w:val="0"/>
          <w:iCs w:val="0"/>
          <w:sz w:val="24"/>
          <w:szCs w:val="24"/>
        </w:rPr>
        <w:t>Colorado No-Call List</w:t>
      </w:r>
      <w:bookmarkEnd w:id="0"/>
      <w:bookmarkEnd w:id="1"/>
      <w:bookmarkEnd w:id="2"/>
      <w:bookmarkEnd w:id="3"/>
    </w:p>
    <w:p w14:paraId="06FB65DA" w14:textId="77777777" w:rsidR="00D41B87" w:rsidRPr="00606DC1" w:rsidRDefault="00D41B87" w:rsidP="00606DC1">
      <w:pPr>
        <w:pStyle w:val="Heading3"/>
        <w:rPr>
          <w:sz w:val="24"/>
          <w:szCs w:val="24"/>
        </w:rPr>
      </w:pPr>
      <w:bookmarkStart w:id="4" w:name="_Toc145842436"/>
      <w:bookmarkStart w:id="5" w:name="_Toc230076797"/>
      <w:r w:rsidRPr="00606DC1">
        <w:rPr>
          <w:sz w:val="24"/>
          <w:szCs w:val="24"/>
        </w:rPr>
        <w:t>Basis, Purpose, and Statutory Authority</w:t>
      </w:r>
      <w:bookmarkEnd w:id="4"/>
      <w:bookmarkEnd w:id="5"/>
    </w:p>
    <w:p w14:paraId="757F1357" w14:textId="77777777" w:rsidR="00D41B87" w:rsidRPr="00C13752" w:rsidRDefault="00D41B87" w:rsidP="00D41B87">
      <w:pPr>
        <w:pStyle w:val="upar1"/>
        <w:rPr>
          <w:sz w:val="24"/>
          <w:szCs w:val="24"/>
        </w:rPr>
      </w:pPr>
      <w:r w:rsidRPr="00C13752">
        <w:rPr>
          <w:sz w:val="24"/>
          <w:szCs w:val="24"/>
        </w:rPr>
        <w:t>The basis and purpose of these rules is to implement the Colorado No-call List Act, §§ 6-1-901, C.R.S., et seq</w:t>
      </w:r>
      <w:r w:rsidRPr="00C13752">
        <w:rPr>
          <w:i/>
          <w:sz w:val="24"/>
          <w:szCs w:val="24"/>
        </w:rPr>
        <w:t>.</w:t>
      </w:r>
      <w:r w:rsidRPr="00C13752">
        <w:rPr>
          <w:sz w:val="24"/>
          <w:szCs w:val="24"/>
        </w:rPr>
        <w:t xml:space="preserve"> including establishing procedures by which residential telephone subscribers and wireless telephone service subscribers can decide whether or not to receive telephone solicitations by phone or facsimile; establishing procedures for the Commission to contract with a designated agent for No-call services and to establish a No-call database; to set guidelines for the designated agent; and to set the annual registration fees charged by the designated agent to telephone solicitors.</w:t>
      </w:r>
    </w:p>
    <w:p w14:paraId="2715E4D2" w14:textId="77777777" w:rsidR="00D41B87" w:rsidRPr="00C13752" w:rsidRDefault="00D41B87" w:rsidP="00D41B87">
      <w:pPr>
        <w:pStyle w:val="upar1"/>
        <w:rPr>
          <w:sz w:val="24"/>
          <w:szCs w:val="24"/>
        </w:rPr>
      </w:pPr>
      <w:r w:rsidRPr="00C13752">
        <w:rPr>
          <w:sz w:val="24"/>
          <w:szCs w:val="24"/>
        </w:rPr>
        <w:t>The statutory authority for these rules is found in §§ 6-1-905(3) and 40-2-108, C.R.S.</w:t>
      </w:r>
    </w:p>
    <w:p w14:paraId="0DF81BA4" w14:textId="77777777" w:rsidR="00D41B87" w:rsidRPr="00C13752" w:rsidRDefault="00D41B87" w:rsidP="00D41B87">
      <w:pPr>
        <w:pStyle w:val="Title3"/>
        <w:rPr>
          <w:sz w:val="24"/>
          <w:szCs w:val="24"/>
        </w:rPr>
      </w:pPr>
      <w:bookmarkStart w:id="6" w:name="_Toc145842437"/>
      <w:bookmarkStart w:id="7" w:name="_Toc230076798"/>
      <w:bookmarkStart w:id="8" w:name="_Toc39571130"/>
      <w:bookmarkStart w:id="9" w:name="_Toc41295160"/>
      <w:r w:rsidRPr="00C13752">
        <w:rPr>
          <w:sz w:val="24"/>
          <w:szCs w:val="24"/>
        </w:rPr>
        <w:t>2890.</w:t>
      </w:r>
      <w:r w:rsidRPr="00C13752">
        <w:rPr>
          <w:sz w:val="24"/>
          <w:szCs w:val="24"/>
        </w:rPr>
        <w:tab/>
        <w:t>Applicability.</w:t>
      </w:r>
      <w:bookmarkEnd w:id="6"/>
      <w:bookmarkEnd w:id="7"/>
    </w:p>
    <w:p w14:paraId="024923C5" w14:textId="77777777" w:rsidR="00D41B87" w:rsidRPr="00C13752" w:rsidRDefault="00D41B87" w:rsidP="00D41B87">
      <w:pPr>
        <w:pStyle w:val="upar1"/>
        <w:rPr>
          <w:b/>
          <w:sz w:val="24"/>
          <w:szCs w:val="24"/>
        </w:rPr>
      </w:pPr>
      <w:r w:rsidRPr="00C13752">
        <w:rPr>
          <w:sz w:val="24"/>
          <w:szCs w:val="24"/>
        </w:rPr>
        <w:t>Rules 2890 through 2899 apply to the designated agent, wireless telephone service providers, and local exchange providers regulated by the Commission.</w:t>
      </w:r>
      <w:bookmarkEnd w:id="8"/>
      <w:bookmarkEnd w:id="9"/>
    </w:p>
    <w:p w14:paraId="4AEDF117" w14:textId="77777777" w:rsidR="00D41B87" w:rsidRPr="00C13752" w:rsidRDefault="00D41B87" w:rsidP="00D41B87">
      <w:pPr>
        <w:pStyle w:val="Title3"/>
        <w:rPr>
          <w:sz w:val="24"/>
          <w:szCs w:val="24"/>
        </w:rPr>
      </w:pPr>
      <w:bookmarkStart w:id="10" w:name="_Toc145842438"/>
      <w:bookmarkStart w:id="11" w:name="_Toc230076799"/>
      <w:bookmarkStart w:id="12" w:name="_Toc39571131"/>
      <w:bookmarkStart w:id="13" w:name="_Toc41295161"/>
      <w:r w:rsidRPr="00C13752">
        <w:rPr>
          <w:sz w:val="24"/>
          <w:szCs w:val="24"/>
        </w:rPr>
        <w:t>2891.</w:t>
      </w:r>
      <w:r w:rsidRPr="00C13752">
        <w:rPr>
          <w:sz w:val="24"/>
          <w:szCs w:val="24"/>
        </w:rPr>
        <w:tab/>
        <w:t>Definitions.</w:t>
      </w:r>
      <w:bookmarkEnd w:id="10"/>
      <w:bookmarkEnd w:id="11"/>
    </w:p>
    <w:bookmarkEnd w:id="12"/>
    <w:bookmarkEnd w:id="13"/>
    <w:p w14:paraId="2546E5DD" w14:textId="77777777" w:rsidR="00D41B87" w:rsidRPr="00C13752" w:rsidRDefault="00D41B87" w:rsidP="00D41B87">
      <w:pPr>
        <w:pStyle w:val="upar1"/>
        <w:rPr>
          <w:sz w:val="24"/>
          <w:szCs w:val="24"/>
        </w:rPr>
      </w:pPr>
      <w:r w:rsidRPr="00C13752">
        <w:rPr>
          <w:sz w:val="24"/>
          <w:szCs w:val="24"/>
        </w:rPr>
        <w:t>The following definitions apply only in the context of rules 2890 through 2899.</w:t>
      </w:r>
    </w:p>
    <w:p w14:paraId="2BED05FC" w14:textId="77777777" w:rsidR="00D41B87" w:rsidRPr="00C13752" w:rsidRDefault="00D41B87" w:rsidP="00D41B87">
      <w:pPr>
        <w:pStyle w:val="par1"/>
        <w:rPr>
          <w:rFonts w:cs="Arial"/>
          <w:sz w:val="24"/>
        </w:rPr>
      </w:pPr>
      <w:r w:rsidRPr="00C13752">
        <w:rPr>
          <w:rFonts w:cs="Arial"/>
          <w:sz w:val="24"/>
        </w:rPr>
        <w:t>(a)</w:t>
      </w:r>
      <w:r w:rsidRPr="00C13752">
        <w:rPr>
          <w:rFonts w:cs="Arial"/>
          <w:sz w:val="24"/>
        </w:rPr>
        <w:tab/>
        <w:t>"Colorado No-call List" means the database of Colorado residential subscribers and wireless telephone service subscribers that have given notice, in accordance with rules promulgated by the Commission, of such subscribers’ objection to receiving telephone solicitations.</w:t>
      </w:r>
    </w:p>
    <w:p w14:paraId="3F0B5EF3" w14:textId="77777777" w:rsidR="00D41B87" w:rsidRPr="00C13752" w:rsidRDefault="00D41B87" w:rsidP="00D41B87">
      <w:pPr>
        <w:pStyle w:val="par1"/>
        <w:rPr>
          <w:rFonts w:cs="Arial"/>
          <w:sz w:val="24"/>
        </w:rPr>
      </w:pPr>
      <w:r w:rsidRPr="00C13752">
        <w:rPr>
          <w:rFonts w:cs="Arial"/>
          <w:sz w:val="24"/>
        </w:rPr>
        <w:lastRenderedPageBreak/>
        <w:t>(b)</w:t>
      </w:r>
      <w:r w:rsidRPr="00C13752">
        <w:rPr>
          <w:rFonts w:cs="Arial"/>
          <w:sz w:val="24"/>
        </w:rPr>
        <w:tab/>
        <w:t xml:space="preserve">"Conforming list broker" means any person or entity that provides lists for the purpose of telephone solicitation, if such </w:t>
      </w:r>
      <w:proofErr w:type="gramStart"/>
      <w:r w:rsidRPr="00C13752">
        <w:rPr>
          <w:rFonts w:cs="Arial"/>
          <w:sz w:val="24"/>
        </w:rPr>
        <w:t>lists shall</w:t>
      </w:r>
      <w:proofErr w:type="gramEnd"/>
      <w:r w:rsidRPr="00C13752">
        <w:rPr>
          <w:rFonts w:cs="Arial"/>
          <w:sz w:val="24"/>
        </w:rPr>
        <w:t xml:space="preserve"> have removed, at a minimum of every 30 days, any phone numbers that are included on the Colorado No-call List.</w:t>
      </w:r>
    </w:p>
    <w:p w14:paraId="32467847" w14:textId="77777777" w:rsidR="00D41B87" w:rsidRPr="00C13752" w:rsidRDefault="00D41B87" w:rsidP="00D41B87">
      <w:pPr>
        <w:pStyle w:val="par1"/>
        <w:rPr>
          <w:rFonts w:cs="Arial"/>
          <w:sz w:val="24"/>
        </w:rPr>
      </w:pPr>
      <w:r w:rsidRPr="00C13752">
        <w:rPr>
          <w:rFonts w:cs="Arial"/>
          <w:sz w:val="24"/>
        </w:rPr>
        <w:t>(c)</w:t>
      </w:r>
      <w:r w:rsidRPr="00C13752">
        <w:rPr>
          <w:rFonts w:cs="Arial"/>
          <w:sz w:val="24"/>
        </w:rPr>
        <w:tab/>
        <w:t>"Designated agent" means the party with whom the Commission contracts to administer the Colorado No-call List program.</w:t>
      </w:r>
    </w:p>
    <w:p w14:paraId="54811A20" w14:textId="77777777" w:rsidR="00D41B87" w:rsidRPr="00C13752" w:rsidRDefault="00D41B87" w:rsidP="00D41B87">
      <w:pPr>
        <w:pStyle w:val="par1"/>
        <w:rPr>
          <w:rFonts w:cs="Arial"/>
          <w:sz w:val="24"/>
        </w:rPr>
      </w:pPr>
      <w:r w:rsidRPr="00C13752">
        <w:rPr>
          <w:rFonts w:cs="Arial"/>
          <w:sz w:val="24"/>
        </w:rPr>
        <w:t>(d)</w:t>
      </w:r>
      <w:r w:rsidRPr="00C13752">
        <w:rPr>
          <w:rFonts w:cs="Arial"/>
          <w:sz w:val="24"/>
        </w:rPr>
        <w:tab/>
        <w:t>"Established business relationship" means a relationship that:</w:t>
      </w:r>
    </w:p>
    <w:p w14:paraId="77D431C3" w14:textId="77777777" w:rsidR="00D41B87" w:rsidRPr="00C13752" w:rsidRDefault="00D41B87" w:rsidP="00D41B87">
      <w:pPr>
        <w:pStyle w:val="par2"/>
        <w:rPr>
          <w:rFonts w:cs="Arial"/>
          <w:sz w:val="24"/>
        </w:rPr>
      </w:pPr>
      <w:r w:rsidRPr="00C13752">
        <w:rPr>
          <w:rFonts w:cs="Arial"/>
          <w:sz w:val="24"/>
        </w:rPr>
        <w:t>(I)</w:t>
      </w:r>
      <w:r w:rsidRPr="00C13752">
        <w:rPr>
          <w:rFonts w:cs="Arial"/>
          <w:sz w:val="24"/>
        </w:rPr>
        <w:tab/>
        <w:t>Was formed, prior to the telephone solicitation, through a voluntary, two-way communication between a seller or telephone solicitor and a residential subscriber, or wireless service subscriber, with or without consideration, on the basis of an application, purchase, ongoing contractual agreement, or commercial transaction between the parties regarding products or services offered by such seller or telephone solicitor;</w:t>
      </w:r>
    </w:p>
    <w:p w14:paraId="2285F483" w14:textId="77777777" w:rsidR="00D41B87" w:rsidRPr="00C13752" w:rsidRDefault="00D41B87" w:rsidP="00D41B87">
      <w:pPr>
        <w:pStyle w:val="par2"/>
        <w:rPr>
          <w:rFonts w:cs="Arial"/>
          <w:sz w:val="24"/>
        </w:rPr>
      </w:pPr>
      <w:r w:rsidRPr="00C13752">
        <w:rPr>
          <w:rFonts w:cs="Arial"/>
          <w:sz w:val="24"/>
        </w:rPr>
        <w:t>(II)</w:t>
      </w:r>
      <w:r w:rsidRPr="00C13752">
        <w:rPr>
          <w:rFonts w:cs="Arial"/>
          <w:sz w:val="24"/>
        </w:rPr>
        <w:tab/>
        <w:t xml:space="preserve">Has not been previously terminated by either party; </w:t>
      </w:r>
      <w:proofErr w:type="gramStart"/>
      <w:r w:rsidRPr="00C13752">
        <w:rPr>
          <w:rFonts w:cs="Arial"/>
          <w:sz w:val="24"/>
        </w:rPr>
        <w:t>and</w:t>
      </w:r>
      <w:proofErr w:type="gramEnd"/>
    </w:p>
    <w:p w14:paraId="08020402" w14:textId="77777777" w:rsidR="00D41B87" w:rsidRPr="00C13752" w:rsidRDefault="00D41B87" w:rsidP="00D41B87">
      <w:pPr>
        <w:pStyle w:val="par2"/>
        <w:rPr>
          <w:rFonts w:cs="Arial"/>
          <w:sz w:val="24"/>
        </w:rPr>
      </w:pPr>
      <w:r w:rsidRPr="00C13752">
        <w:rPr>
          <w:rFonts w:cs="Arial"/>
          <w:sz w:val="24"/>
        </w:rPr>
        <w:t>(III)</w:t>
      </w:r>
      <w:r w:rsidRPr="00C13752">
        <w:rPr>
          <w:rFonts w:cs="Arial"/>
          <w:sz w:val="24"/>
        </w:rPr>
        <w:tab/>
        <w:t>Currently exists or has existed within the immediately preceding 18 months.</w:t>
      </w:r>
    </w:p>
    <w:p w14:paraId="50607FF7" w14:textId="77777777" w:rsidR="00D41B87" w:rsidRPr="00C13752" w:rsidRDefault="00D41B87" w:rsidP="00662675">
      <w:pPr>
        <w:pStyle w:val="par2"/>
        <w:keepLines/>
        <w:rPr>
          <w:rFonts w:cs="Arial"/>
          <w:sz w:val="24"/>
        </w:rPr>
      </w:pPr>
      <w:r w:rsidRPr="00C13752">
        <w:rPr>
          <w:rFonts w:cs="Arial"/>
          <w:sz w:val="24"/>
        </w:rPr>
        <w:t>(IV)</w:t>
      </w:r>
      <w:r w:rsidRPr="00C13752">
        <w:rPr>
          <w:rFonts w:cs="Arial"/>
          <w:sz w:val="24"/>
        </w:rPr>
        <w:tab/>
        <w:t>With respect to a financial institution or affiliate, as those terms are defined in § 527 of the federal Gramm-Leach-Bliley Act of 1999, an established business relationship includes any situation in which a financial institution or affiliate makes solicitation calls related to other financial services offered, if the financial institution or affiliate is subject to requirements regarding privacy of Title V of the Federal Gramm-Leach-Bliley Act of 1999, and the financial institution or affiliate regularly conducts business in Colorado.</w:t>
      </w:r>
    </w:p>
    <w:p w14:paraId="211A0C43" w14:textId="77777777" w:rsidR="00D41B87" w:rsidRPr="00C13752" w:rsidRDefault="00D41B87" w:rsidP="00D41B87">
      <w:pPr>
        <w:pStyle w:val="par1"/>
        <w:rPr>
          <w:rFonts w:cs="Arial"/>
          <w:sz w:val="24"/>
        </w:rPr>
      </w:pPr>
      <w:r w:rsidRPr="00C13752">
        <w:rPr>
          <w:rFonts w:cs="Arial"/>
          <w:sz w:val="24"/>
        </w:rPr>
        <w:t>(e)</w:t>
      </w:r>
      <w:r w:rsidRPr="00C13752">
        <w:rPr>
          <w:rFonts w:cs="Arial"/>
          <w:sz w:val="24"/>
        </w:rPr>
        <w:tab/>
        <w:t>"Internet" means the international computer network consisting of federal and non-federal, interoperable packet-controlled switched data networks.</w:t>
      </w:r>
    </w:p>
    <w:p w14:paraId="7F551E88" w14:textId="77777777" w:rsidR="00D41B87" w:rsidRPr="00C13752" w:rsidRDefault="00D41B87" w:rsidP="00D41B87">
      <w:pPr>
        <w:pStyle w:val="par1"/>
        <w:rPr>
          <w:rFonts w:cs="Arial"/>
          <w:sz w:val="24"/>
        </w:rPr>
      </w:pPr>
      <w:r w:rsidRPr="00C13752">
        <w:rPr>
          <w:rFonts w:cs="Arial"/>
          <w:sz w:val="24"/>
        </w:rPr>
        <w:t>(f)</w:t>
      </w:r>
      <w:r w:rsidRPr="00C13752">
        <w:rPr>
          <w:rFonts w:cs="Arial"/>
          <w:sz w:val="24"/>
        </w:rPr>
        <w:tab/>
        <w:t>"Residential subscriber" means:</w:t>
      </w:r>
    </w:p>
    <w:p w14:paraId="7F815072" w14:textId="77777777" w:rsidR="00D41B87" w:rsidRPr="00C13752" w:rsidRDefault="00D41B87" w:rsidP="00D41B87">
      <w:pPr>
        <w:pStyle w:val="par2"/>
        <w:rPr>
          <w:rFonts w:cs="Arial"/>
          <w:sz w:val="24"/>
        </w:rPr>
      </w:pPr>
      <w:r w:rsidRPr="00C13752">
        <w:rPr>
          <w:rFonts w:cs="Arial"/>
          <w:sz w:val="24"/>
        </w:rPr>
        <w:t>(I)</w:t>
      </w:r>
      <w:r w:rsidRPr="00C13752">
        <w:rPr>
          <w:rFonts w:cs="Arial"/>
          <w:sz w:val="24"/>
        </w:rPr>
        <w:tab/>
        <w:t>A person who has subscribed to residential telephone service with a local exchange provider, as defined in § 40-15-102(18), C.R.S., or</w:t>
      </w:r>
    </w:p>
    <w:p w14:paraId="1EF82E29" w14:textId="77777777" w:rsidR="00D41B87" w:rsidRPr="00C13752" w:rsidRDefault="00D41B87" w:rsidP="00D41B87">
      <w:pPr>
        <w:pStyle w:val="par2"/>
        <w:rPr>
          <w:rFonts w:cs="Arial"/>
          <w:sz w:val="24"/>
        </w:rPr>
      </w:pPr>
      <w:r w:rsidRPr="00C13752">
        <w:rPr>
          <w:rFonts w:cs="Arial"/>
          <w:sz w:val="24"/>
        </w:rPr>
        <w:t>(II)</w:t>
      </w:r>
      <w:r w:rsidRPr="00C13752">
        <w:rPr>
          <w:rFonts w:cs="Arial"/>
          <w:sz w:val="24"/>
        </w:rPr>
        <w:tab/>
        <w:t>Another person living or residing with the person described in subparagraph (I) of this paragraph.</w:t>
      </w:r>
    </w:p>
    <w:p w14:paraId="320FA167" w14:textId="77777777" w:rsidR="00D41B87" w:rsidRPr="00C13752" w:rsidRDefault="00D41B87" w:rsidP="00D41B87">
      <w:pPr>
        <w:pStyle w:val="par1"/>
        <w:rPr>
          <w:rFonts w:cs="Arial"/>
          <w:sz w:val="24"/>
        </w:rPr>
      </w:pPr>
      <w:r w:rsidRPr="00C13752">
        <w:rPr>
          <w:rFonts w:cs="Arial"/>
          <w:sz w:val="24"/>
        </w:rPr>
        <w:lastRenderedPageBreak/>
        <w:t>(g)</w:t>
      </w:r>
      <w:r w:rsidRPr="00C13752">
        <w:rPr>
          <w:rFonts w:cs="Arial"/>
          <w:sz w:val="24"/>
        </w:rPr>
        <w:tab/>
        <w:t>"Residential telephone service" includes wireline transmission of voice or facsimile communication to residential telephone customers.</w:t>
      </w:r>
    </w:p>
    <w:p w14:paraId="1CAFC356" w14:textId="77777777" w:rsidR="00D41B87" w:rsidRPr="00C13752" w:rsidRDefault="00D41B87" w:rsidP="00D41B87">
      <w:pPr>
        <w:pStyle w:val="par1"/>
        <w:rPr>
          <w:rFonts w:cs="Arial"/>
          <w:sz w:val="24"/>
        </w:rPr>
      </w:pPr>
      <w:r w:rsidRPr="00C13752">
        <w:rPr>
          <w:rFonts w:cs="Arial"/>
          <w:sz w:val="24"/>
        </w:rPr>
        <w:t>(h)</w:t>
      </w:r>
      <w:r w:rsidRPr="00C13752">
        <w:rPr>
          <w:rFonts w:cs="Arial"/>
          <w:sz w:val="24"/>
        </w:rPr>
        <w:tab/>
        <w:t>"Telephone solicitation":</w:t>
      </w:r>
    </w:p>
    <w:p w14:paraId="1DE588B2" w14:textId="77777777" w:rsidR="00D41B87" w:rsidRPr="00C13752" w:rsidRDefault="00D41B87" w:rsidP="00D41B87">
      <w:pPr>
        <w:pStyle w:val="par2"/>
        <w:rPr>
          <w:rFonts w:cs="Arial"/>
          <w:sz w:val="24"/>
        </w:rPr>
      </w:pPr>
      <w:r w:rsidRPr="00C13752">
        <w:rPr>
          <w:rFonts w:cs="Arial"/>
          <w:sz w:val="24"/>
        </w:rPr>
        <w:t>(I)</w:t>
      </w:r>
      <w:r w:rsidRPr="00C13752">
        <w:rPr>
          <w:rFonts w:cs="Arial"/>
          <w:sz w:val="24"/>
        </w:rPr>
        <w:tab/>
        <w:t>"Telephone solicitation" means any voice, facsimile, graphic imaging, or data communications, including text messaging</w:t>
      </w:r>
      <w:del w:id="14" w:author="Author">
        <w:r w:rsidRPr="00C13752" w:rsidDel="00192C3B">
          <w:rPr>
            <w:rFonts w:cs="Arial"/>
            <w:sz w:val="24"/>
          </w:rPr>
          <w:delText>,</w:delText>
        </w:r>
      </w:del>
      <w:r w:rsidRPr="00C13752">
        <w:rPr>
          <w:rFonts w:cs="Arial"/>
          <w:sz w:val="24"/>
        </w:rPr>
        <w:t xml:space="preserve"> communication over a telephone line or wireless telephone for the purpose of encouraging the purchase or rental of, or investment in, property, goods, or services, whether such communication originates from a live operator, through the use of automated dialing and recorded message equipment, or by other means.</w:t>
      </w:r>
    </w:p>
    <w:p w14:paraId="09B9CEF6" w14:textId="77777777" w:rsidR="00D41B87" w:rsidRPr="00C13752" w:rsidRDefault="00D41B87" w:rsidP="00D41B87">
      <w:pPr>
        <w:pStyle w:val="par2"/>
        <w:rPr>
          <w:rFonts w:cs="Arial"/>
          <w:sz w:val="24"/>
        </w:rPr>
      </w:pPr>
      <w:r w:rsidRPr="00C13752">
        <w:rPr>
          <w:rFonts w:cs="Arial"/>
          <w:sz w:val="24"/>
        </w:rPr>
        <w:t>(II)</w:t>
      </w:r>
      <w:r w:rsidRPr="00C13752">
        <w:rPr>
          <w:rFonts w:cs="Arial"/>
          <w:sz w:val="24"/>
        </w:rPr>
        <w:tab/>
        <w:t>"Telephone solicitation" does not include communications:</w:t>
      </w:r>
    </w:p>
    <w:p w14:paraId="384572FB" w14:textId="77777777" w:rsidR="00D41B87" w:rsidRPr="00C13752" w:rsidRDefault="00D41B87" w:rsidP="00D41B87">
      <w:pPr>
        <w:pStyle w:val="par3"/>
        <w:rPr>
          <w:rFonts w:cs="Arial"/>
          <w:sz w:val="24"/>
        </w:rPr>
      </w:pPr>
      <w:r w:rsidRPr="00C13752">
        <w:rPr>
          <w:rFonts w:cs="Arial"/>
          <w:sz w:val="24"/>
        </w:rPr>
        <w:t>(A)</w:t>
      </w:r>
      <w:r w:rsidRPr="00C13752">
        <w:rPr>
          <w:rFonts w:cs="Arial"/>
          <w:sz w:val="24"/>
        </w:rPr>
        <w:tab/>
        <w:t>To any residential subscriber or wireless telephone service subscriber with that subscriber’s prior express invitation or permission;</w:t>
      </w:r>
    </w:p>
    <w:p w14:paraId="5B58E930" w14:textId="77777777" w:rsidR="00D41B87" w:rsidRPr="00C13752" w:rsidRDefault="00D41B87" w:rsidP="00D41B87">
      <w:pPr>
        <w:pStyle w:val="par3"/>
        <w:rPr>
          <w:rFonts w:cs="Arial"/>
          <w:sz w:val="24"/>
        </w:rPr>
      </w:pPr>
      <w:r w:rsidRPr="00C13752">
        <w:rPr>
          <w:rFonts w:cs="Arial"/>
          <w:sz w:val="24"/>
        </w:rPr>
        <w:t>(B)</w:t>
      </w:r>
      <w:r w:rsidRPr="00C13752">
        <w:rPr>
          <w:rFonts w:cs="Arial"/>
          <w:sz w:val="24"/>
        </w:rPr>
        <w:tab/>
        <w:t>By or on behalf of any person or entity with whom a residential subscriber or wireless telephone service subscriber has an established business relationship;</w:t>
      </w:r>
    </w:p>
    <w:p w14:paraId="7CF6C6C0" w14:textId="77777777" w:rsidR="00D41B87" w:rsidRPr="00C13752" w:rsidRDefault="00D41B87" w:rsidP="00D41B87">
      <w:pPr>
        <w:pStyle w:val="par3"/>
        <w:rPr>
          <w:rFonts w:cs="Arial"/>
          <w:sz w:val="24"/>
        </w:rPr>
      </w:pPr>
      <w:r w:rsidRPr="00C13752">
        <w:rPr>
          <w:rFonts w:cs="Arial"/>
          <w:sz w:val="24"/>
        </w:rPr>
        <w:t>(C)</w:t>
      </w:r>
      <w:r w:rsidRPr="00C13752">
        <w:rPr>
          <w:rFonts w:cs="Arial"/>
          <w:sz w:val="24"/>
        </w:rPr>
        <w:tab/>
        <w:t>For 30 days after a residential subscriber or wireless telephone service subscriber has contacted a business to inquire about the potential purchase of goods or services or until the subscriber requests that no further calls be made, whichever occurs first;</w:t>
      </w:r>
    </w:p>
    <w:p w14:paraId="2233BEAB" w14:textId="77777777" w:rsidR="00D41B87" w:rsidRPr="00C13752" w:rsidRDefault="00D41B87" w:rsidP="00D41B87">
      <w:pPr>
        <w:pStyle w:val="par3"/>
        <w:rPr>
          <w:rFonts w:cs="Arial"/>
          <w:sz w:val="24"/>
        </w:rPr>
      </w:pPr>
      <w:r w:rsidRPr="00C13752">
        <w:rPr>
          <w:rFonts w:cs="Arial"/>
          <w:sz w:val="24"/>
        </w:rPr>
        <w:t>(D)</w:t>
      </w:r>
      <w:r w:rsidRPr="00C13752">
        <w:rPr>
          <w:rFonts w:cs="Arial"/>
          <w:sz w:val="24"/>
        </w:rPr>
        <w:tab/>
        <w:t>By or on behalf of a charitable organization that is required to and that has complied with the notice and reporting requirements of § 6-16-104, C.R.S., or is excluded from such notice and reporting requirements by § 6-16-103(7), C.R.S.;</w:t>
      </w:r>
    </w:p>
    <w:p w14:paraId="362676F8" w14:textId="77777777" w:rsidR="00D41B87" w:rsidRPr="00C13752" w:rsidRDefault="00D41B87" w:rsidP="00D41B87">
      <w:pPr>
        <w:pStyle w:val="par3"/>
        <w:rPr>
          <w:rFonts w:cs="Arial"/>
          <w:sz w:val="24"/>
        </w:rPr>
      </w:pPr>
      <w:r w:rsidRPr="00C13752">
        <w:rPr>
          <w:rFonts w:cs="Arial"/>
          <w:sz w:val="24"/>
        </w:rPr>
        <w:t>(E)</w:t>
      </w:r>
      <w:r w:rsidRPr="00C13752">
        <w:rPr>
          <w:rFonts w:cs="Arial"/>
          <w:sz w:val="24"/>
        </w:rPr>
        <w:tab/>
        <w:t>Made for the sole purpose of urging support for or opposition to a political candidate or ballot issue; or</w:t>
      </w:r>
    </w:p>
    <w:p w14:paraId="7CAEE18E" w14:textId="77777777" w:rsidR="00D41B87" w:rsidRPr="00C13752" w:rsidRDefault="00D41B87" w:rsidP="00D41B87">
      <w:pPr>
        <w:pStyle w:val="par3"/>
        <w:rPr>
          <w:rFonts w:cs="Arial"/>
          <w:sz w:val="24"/>
        </w:rPr>
      </w:pPr>
      <w:r w:rsidRPr="00C13752">
        <w:rPr>
          <w:rFonts w:cs="Arial"/>
          <w:sz w:val="24"/>
        </w:rPr>
        <w:t>(F)</w:t>
      </w:r>
      <w:r w:rsidRPr="00C13752">
        <w:rPr>
          <w:rFonts w:cs="Arial"/>
          <w:sz w:val="24"/>
        </w:rPr>
        <w:tab/>
        <w:t>Made for the sole purpose of conducting political polls or soliciting the expression of opinions, ideas, or votes.</w:t>
      </w:r>
    </w:p>
    <w:p w14:paraId="5C100024" w14:textId="77777777" w:rsidR="00D41B87" w:rsidRPr="00C13752" w:rsidRDefault="00D41B87" w:rsidP="00D41B87">
      <w:pPr>
        <w:pStyle w:val="par1"/>
        <w:rPr>
          <w:rFonts w:cs="Arial"/>
          <w:sz w:val="24"/>
        </w:rPr>
      </w:pPr>
      <w:r w:rsidRPr="00C13752">
        <w:rPr>
          <w:rFonts w:cs="Arial"/>
          <w:sz w:val="24"/>
        </w:rPr>
        <w:t>(i)</w:t>
      </w:r>
      <w:r w:rsidRPr="00C13752">
        <w:rPr>
          <w:rFonts w:cs="Arial"/>
          <w:sz w:val="24"/>
        </w:rPr>
        <w:tab/>
        <w:t>"Telephone solicitor" means any person or entity that makes a telephone solicitation or that causes a telephone solicitation to be made.</w:t>
      </w:r>
    </w:p>
    <w:p w14:paraId="6CE25325" w14:textId="77777777" w:rsidR="00D41B87" w:rsidRPr="00C13752" w:rsidRDefault="00D41B87" w:rsidP="00D41B87">
      <w:pPr>
        <w:pStyle w:val="par1"/>
        <w:rPr>
          <w:rFonts w:cs="Arial"/>
          <w:sz w:val="24"/>
        </w:rPr>
      </w:pPr>
      <w:r w:rsidRPr="00C13752">
        <w:rPr>
          <w:rFonts w:cs="Arial"/>
          <w:sz w:val="24"/>
        </w:rPr>
        <w:lastRenderedPageBreak/>
        <w:t>(j)</w:t>
      </w:r>
      <w:r w:rsidRPr="00C13752">
        <w:rPr>
          <w:rFonts w:cs="Arial"/>
          <w:sz w:val="24"/>
        </w:rPr>
        <w:tab/>
        <w:t>"Wireless telephone" means a telephone that operates without a physical wireline connection to the provider's equipment.  The term includes, but is not limited to, cellular and mobile telephone.</w:t>
      </w:r>
    </w:p>
    <w:p w14:paraId="419CAC20" w14:textId="77777777" w:rsidR="00D41B87" w:rsidRPr="00C13752" w:rsidRDefault="00D41B87" w:rsidP="00D41B87">
      <w:pPr>
        <w:pStyle w:val="par1"/>
        <w:rPr>
          <w:rFonts w:cs="Arial"/>
          <w:sz w:val="24"/>
        </w:rPr>
      </w:pPr>
      <w:r w:rsidRPr="00C13752">
        <w:rPr>
          <w:rFonts w:cs="Arial"/>
          <w:sz w:val="24"/>
        </w:rPr>
        <w:t>(k)</w:t>
      </w:r>
      <w:r w:rsidRPr="00C13752">
        <w:rPr>
          <w:rFonts w:cs="Arial"/>
          <w:sz w:val="24"/>
        </w:rPr>
        <w:tab/>
        <w:t>"Wireless telephone service subscriber" means a person who has subscribed to a telephone service that does not employ a wireline telephone, or that employs both wireline and wireless telephone equipment on the same customer account.</w:t>
      </w:r>
    </w:p>
    <w:p w14:paraId="328420DE" w14:textId="77777777" w:rsidR="00D41B87" w:rsidRPr="00C13752" w:rsidRDefault="00D41B87" w:rsidP="00D41B87">
      <w:pPr>
        <w:pStyle w:val="Title3"/>
        <w:rPr>
          <w:sz w:val="24"/>
          <w:szCs w:val="24"/>
        </w:rPr>
      </w:pPr>
      <w:bookmarkStart w:id="15" w:name="_Toc145842439"/>
      <w:bookmarkStart w:id="16" w:name="_Toc230076800"/>
      <w:r w:rsidRPr="00C13752">
        <w:rPr>
          <w:sz w:val="24"/>
          <w:szCs w:val="24"/>
        </w:rPr>
        <w:t>2892.</w:t>
      </w:r>
      <w:r w:rsidRPr="00C13752">
        <w:rPr>
          <w:sz w:val="24"/>
          <w:szCs w:val="24"/>
        </w:rPr>
        <w:tab/>
        <w:t>Administrative Procedures.</w:t>
      </w:r>
      <w:bookmarkEnd w:id="15"/>
      <w:bookmarkEnd w:id="16"/>
    </w:p>
    <w:p w14:paraId="11EDA4F1" w14:textId="699BE3C1" w:rsidR="00D41B87" w:rsidRPr="00C13752" w:rsidRDefault="00D41B87" w:rsidP="00D4457F">
      <w:pPr>
        <w:pStyle w:val="par1"/>
        <w:keepLines/>
        <w:rPr>
          <w:rFonts w:cs="Arial"/>
          <w:sz w:val="24"/>
        </w:rPr>
      </w:pPr>
      <w:r w:rsidRPr="00C13752">
        <w:rPr>
          <w:rFonts w:cs="Arial"/>
          <w:sz w:val="24"/>
        </w:rPr>
        <w:t>(a)</w:t>
      </w:r>
      <w:r w:rsidRPr="00C13752">
        <w:rPr>
          <w:rFonts w:cs="Arial"/>
          <w:sz w:val="24"/>
        </w:rPr>
        <w:tab/>
        <w:t xml:space="preserve">Telephone solicitor registration fee.  </w:t>
      </w:r>
      <w:proofErr w:type="gramStart"/>
      <w:r w:rsidRPr="00C13752">
        <w:rPr>
          <w:rFonts w:cs="Arial"/>
          <w:sz w:val="24"/>
        </w:rPr>
        <w:t>Persons</w:t>
      </w:r>
      <w:proofErr w:type="gramEnd"/>
      <w:r w:rsidRPr="00C13752">
        <w:rPr>
          <w:rFonts w:cs="Arial"/>
          <w:sz w:val="24"/>
        </w:rPr>
        <w:t xml:space="preserve"> or entities that wish to make telephone solicitations or otherwise access the database of telephone numbers and zip codes included in the Colorado No-call List database shall pay to the designated agent the annual registration fee set by the Commission.  </w:t>
      </w:r>
      <w:proofErr w:type="gramStart"/>
      <w:r w:rsidRPr="00C13752">
        <w:rPr>
          <w:rFonts w:cs="Arial"/>
          <w:sz w:val="24"/>
        </w:rPr>
        <w:t>Persons</w:t>
      </w:r>
      <w:proofErr w:type="gramEnd"/>
      <w:r w:rsidRPr="00C13752">
        <w:rPr>
          <w:rFonts w:cs="Arial"/>
          <w:sz w:val="24"/>
        </w:rPr>
        <w:t xml:space="preserve"> or entities with fewer than five </w:t>
      </w:r>
      <w:proofErr w:type="gramStart"/>
      <w:r w:rsidRPr="00C13752">
        <w:rPr>
          <w:rFonts w:cs="Arial"/>
          <w:sz w:val="24"/>
        </w:rPr>
        <w:t>employees shall</w:t>
      </w:r>
      <w:proofErr w:type="gramEnd"/>
      <w:r w:rsidRPr="00C13752">
        <w:rPr>
          <w:rFonts w:cs="Arial"/>
          <w:sz w:val="24"/>
        </w:rPr>
        <w:t xml:space="preserve"> pay no fee.  </w:t>
      </w:r>
      <w:del w:id="17" w:author="Author">
        <w:r w:rsidRPr="00C13752" w:rsidDel="0049418C">
          <w:rPr>
            <w:rFonts w:cs="Arial"/>
            <w:sz w:val="24"/>
          </w:rPr>
          <w:delText xml:space="preserve">Conforming list brokers or nonprofit </w:delText>
        </w:r>
      </w:del>
      <w:ins w:id="18" w:author="Author">
        <w:r w:rsidR="0049418C">
          <w:rPr>
            <w:rFonts w:cs="Arial"/>
            <w:sz w:val="24"/>
          </w:rPr>
          <w:t>N</w:t>
        </w:r>
        <w:r w:rsidR="0049418C" w:rsidRPr="00C13752">
          <w:rPr>
            <w:rFonts w:cs="Arial"/>
            <w:sz w:val="24"/>
          </w:rPr>
          <w:t xml:space="preserve">onprofit </w:t>
        </w:r>
      </w:ins>
      <w:r w:rsidRPr="00C13752">
        <w:rPr>
          <w:rFonts w:cs="Arial"/>
          <w:sz w:val="24"/>
        </w:rPr>
        <w:t xml:space="preserve">corporations, as defined in § 7-121-401(26), C.R.S., shall pay no fee.  The maximum fee set by the Commission shall be charged only to </w:t>
      </w:r>
      <w:proofErr w:type="gramStart"/>
      <w:r w:rsidRPr="00C13752">
        <w:rPr>
          <w:rFonts w:cs="Arial"/>
          <w:sz w:val="24"/>
        </w:rPr>
        <w:t>persons</w:t>
      </w:r>
      <w:proofErr w:type="gramEnd"/>
      <w:r w:rsidRPr="00C13752">
        <w:rPr>
          <w:rFonts w:cs="Arial"/>
          <w:sz w:val="24"/>
        </w:rPr>
        <w:t xml:space="preserve"> or entities with more than 1,000 employees.</w:t>
      </w:r>
    </w:p>
    <w:p w14:paraId="64DD5F2E" w14:textId="6265D653" w:rsidR="00D41B87" w:rsidRPr="00C13752" w:rsidRDefault="00D41B87" w:rsidP="00D41B87">
      <w:pPr>
        <w:pStyle w:val="par1"/>
        <w:rPr>
          <w:rFonts w:cs="Arial"/>
          <w:sz w:val="24"/>
        </w:rPr>
      </w:pPr>
      <w:r w:rsidRPr="00C13752">
        <w:rPr>
          <w:rFonts w:cs="Arial"/>
          <w:sz w:val="24"/>
        </w:rPr>
        <w:t>(b)</w:t>
      </w:r>
      <w:r w:rsidRPr="00C13752">
        <w:rPr>
          <w:rFonts w:cs="Arial"/>
          <w:sz w:val="24"/>
        </w:rPr>
        <w:tab/>
        <w:t xml:space="preserve">Determination of annual registration fee.  The Commission will set the annual registration fee on a sliding scale.  The sliding scale ranges from zero for persons or entities with fewer than five employees to the maximum fee of no more than </w:t>
      </w:r>
      <w:del w:id="19" w:author="Author">
        <w:r w:rsidRPr="00C13752" w:rsidDel="0049418C">
          <w:rPr>
            <w:rFonts w:cs="Arial"/>
            <w:sz w:val="24"/>
          </w:rPr>
          <w:delText>$500</w:delText>
        </w:r>
      </w:del>
      <w:ins w:id="20" w:author="Author">
        <w:r w:rsidR="0049418C">
          <w:rPr>
            <w:rFonts w:cs="Arial"/>
            <w:sz w:val="24"/>
          </w:rPr>
          <w:t>$1,000</w:t>
        </w:r>
      </w:ins>
      <w:r w:rsidRPr="00C13752">
        <w:rPr>
          <w:rFonts w:cs="Arial"/>
          <w:sz w:val="24"/>
        </w:rPr>
        <w:t xml:space="preserve"> for persons or entities with more than 1,000 employees.  The sliding scale between five and 1,000 employees is directly related to the number of employees a particular entity has within that range.  </w:t>
      </w:r>
      <w:ins w:id="21" w:author="Author">
        <w:r w:rsidR="0049418C">
          <w:rPr>
            <w:rFonts w:cs="Arial"/>
            <w:sz w:val="24"/>
          </w:rPr>
          <w:t xml:space="preserve">Conforming list brokers shall pay a fee of $250. </w:t>
        </w:r>
        <w:r w:rsidR="00D14318">
          <w:rPr>
            <w:rFonts w:cs="Arial"/>
            <w:sz w:val="24"/>
          </w:rPr>
          <w:t xml:space="preserve"> </w:t>
        </w:r>
      </w:ins>
      <w:r w:rsidRPr="00C13752">
        <w:rPr>
          <w:rFonts w:cs="Arial"/>
          <w:sz w:val="24"/>
        </w:rPr>
        <w:t xml:space="preserve">The designated agent shall use monies from such fees to cover the direct and indirect costs for the operation of the Colorado No-call List.  Monies from such fees shall be collected and paid directly to the designated agent.  The Commission may adjust the fees annually based on the </w:t>
      </w:r>
      <w:proofErr w:type="gramStart"/>
      <w:r w:rsidRPr="00C13752">
        <w:rPr>
          <w:rFonts w:cs="Arial"/>
          <w:sz w:val="24"/>
        </w:rPr>
        <w:t>revenue history of the fees</w:t>
      </w:r>
      <w:proofErr w:type="gramEnd"/>
      <w:r w:rsidRPr="00C13752">
        <w:rPr>
          <w:rFonts w:cs="Arial"/>
          <w:sz w:val="24"/>
        </w:rPr>
        <w:t xml:space="preserve"> received by the designated agent.  The annually adjusted fees will become effective on January 1 of each year.</w:t>
      </w:r>
    </w:p>
    <w:p w14:paraId="1B99594E" w14:textId="77777777" w:rsidR="00D41B87" w:rsidRPr="00C13752" w:rsidRDefault="00D41B87" w:rsidP="00D41B87">
      <w:pPr>
        <w:pStyle w:val="par1"/>
        <w:rPr>
          <w:rFonts w:cs="Arial"/>
          <w:sz w:val="24"/>
        </w:rPr>
      </w:pPr>
      <w:r w:rsidRPr="00C13752">
        <w:rPr>
          <w:rFonts w:cs="Arial"/>
          <w:sz w:val="24"/>
        </w:rPr>
        <w:t>(c)</w:t>
      </w:r>
      <w:r w:rsidRPr="00C13752">
        <w:rPr>
          <w:rFonts w:cs="Arial"/>
          <w:sz w:val="24"/>
        </w:rPr>
        <w:tab/>
        <w:t>Audit and inspection of records.  The designated agent shall permit the Commission to audit, inspect, examine, excerpt, copy or transcribe any of its records relating to the No-call List program.  The designated agent shall make all requested information available to Commission Staff for audit on request including, but not limited to:  salaries and benefits associated with both operators and managerial employees, local exchange access charges, operating expenses, building rent and utilities costs, equipment depreciation, corporate overhead allocations, advertising and marketing expenses, expenses for consultants and temporary employees, and expenses for account management.</w:t>
      </w:r>
    </w:p>
    <w:p w14:paraId="6503C6E5" w14:textId="77777777" w:rsidR="00D41B87" w:rsidRPr="00C13752" w:rsidRDefault="00D41B87" w:rsidP="00D41B87">
      <w:pPr>
        <w:pStyle w:val="Title3"/>
        <w:rPr>
          <w:sz w:val="24"/>
          <w:szCs w:val="24"/>
        </w:rPr>
      </w:pPr>
      <w:bookmarkStart w:id="22" w:name="_Toc145842440"/>
      <w:bookmarkStart w:id="23" w:name="_Toc230076801"/>
      <w:r w:rsidRPr="00C13752">
        <w:rPr>
          <w:sz w:val="24"/>
          <w:szCs w:val="24"/>
        </w:rPr>
        <w:lastRenderedPageBreak/>
        <w:t>2893.</w:t>
      </w:r>
      <w:r w:rsidRPr="00C13752">
        <w:rPr>
          <w:sz w:val="24"/>
          <w:szCs w:val="24"/>
        </w:rPr>
        <w:tab/>
        <w:t>Designated Agent’s Responsibilities.</w:t>
      </w:r>
      <w:bookmarkEnd w:id="22"/>
      <w:bookmarkEnd w:id="23"/>
    </w:p>
    <w:p w14:paraId="5CF23CEB" w14:textId="77777777" w:rsidR="00D41B87" w:rsidRPr="00C13752" w:rsidRDefault="00D41B87" w:rsidP="00D41B87">
      <w:pPr>
        <w:pStyle w:val="par1"/>
        <w:rPr>
          <w:rFonts w:cs="Arial"/>
          <w:sz w:val="24"/>
        </w:rPr>
      </w:pPr>
      <w:bookmarkStart w:id="24" w:name="_Toc39571134"/>
      <w:bookmarkStart w:id="25" w:name="_Toc41295164"/>
      <w:r w:rsidRPr="00C13752">
        <w:rPr>
          <w:rFonts w:cs="Arial"/>
          <w:sz w:val="24"/>
        </w:rPr>
        <w:t>(a)</w:t>
      </w:r>
      <w:r w:rsidRPr="00C13752">
        <w:rPr>
          <w:rFonts w:cs="Arial"/>
          <w:sz w:val="24"/>
        </w:rPr>
        <w:tab/>
        <w:t xml:space="preserve">Implementation.  The designated agent </w:t>
      </w:r>
      <w:proofErr w:type="gramStart"/>
      <w:r w:rsidRPr="00C13752">
        <w:rPr>
          <w:rFonts w:cs="Arial"/>
          <w:sz w:val="24"/>
        </w:rPr>
        <w:t>shall</w:t>
      </w:r>
      <w:proofErr w:type="gramEnd"/>
      <w:r w:rsidRPr="00C13752">
        <w:rPr>
          <w:rFonts w:cs="Arial"/>
          <w:sz w:val="24"/>
        </w:rPr>
        <w:t xml:space="preserve"> update the database on an ongoing basis with information provided by residential subscribers and wireless service subscribers and local exchange providers as required in these rules.</w:t>
      </w:r>
    </w:p>
    <w:p w14:paraId="5417FBA1" w14:textId="77777777" w:rsidR="00D41B87" w:rsidRPr="00C13752" w:rsidRDefault="00D41B87" w:rsidP="00D41B87">
      <w:pPr>
        <w:pStyle w:val="par1"/>
        <w:rPr>
          <w:rFonts w:cs="Arial"/>
          <w:sz w:val="24"/>
        </w:rPr>
      </w:pPr>
      <w:r w:rsidRPr="00C13752">
        <w:rPr>
          <w:rFonts w:cs="Arial"/>
          <w:sz w:val="24"/>
        </w:rPr>
        <w:t>(b)</w:t>
      </w:r>
      <w:r w:rsidRPr="00C13752">
        <w:rPr>
          <w:rFonts w:cs="Arial"/>
          <w:sz w:val="24"/>
        </w:rPr>
        <w:tab/>
        <w:t>Annual registration.  The designated agent shall provide a means for on-line registration.  The designated agent shall also accept payment by credit card, check, or money order for annual registration fees charged to any telephone solicitor that wishes to make telephone solicitations or otherwise access the database.</w:t>
      </w:r>
    </w:p>
    <w:p w14:paraId="371D3DC9" w14:textId="77777777" w:rsidR="00D41B87" w:rsidRPr="00C13752" w:rsidRDefault="00D41B87" w:rsidP="00D41B87">
      <w:pPr>
        <w:pStyle w:val="par1"/>
        <w:rPr>
          <w:rFonts w:cs="Arial"/>
          <w:sz w:val="24"/>
        </w:rPr>
      </w:pPr>
      <w:r w:rsidRPr="00C13752">
        <w:rPr>
          <w:rFonts w:cs="Arial"/>
          <w:sz w:val="24"/>
        </w:rPr>
        <w:t>(c)</w:t>
      </w:r>
      <w:r w:rsidRPr="00C13752">
        <w:rPr>
          <w:rFonts w:cs="Arial"/>
          <w:sz w:val="24"/>
        </w:rPr>
        <w:tab/>
        <w:t>No-call database.  The designated agent shall provide the No-call List database to all telephone solicitors who properly register with the No-call List program.</w:t>
      </w:r>
    </w:p>
    <w:p w14:paraId="77D809E1" w14:textId="77777777" w:rsidR="00D41B87" w:rsidRPr="00C13752" w:rsidRDefault="00D41B87" w:rsidP="00D41B87">
      <w:pPr>
        <w:pStyle w:val="par2"/>
        <w:rPr>
          <w:rFonts w:cs="Arial"/>
          <w:sz w:val="24"/>
        </w:rPr>
      </w:pPr>
      <w:r w:rsidRPr="00C13752">
        <w:rPr>
          <w:rFonts w:cs="Arial"/>
          <w:sz w:val="24"/>
        </w:rPr>
        <w:t>(I)</w:t>
      </w:r>
      <w:r w:rsidRPr="00C13752">
        <w:rPr>
          <w:rFonts w:cs="Arial"/>
          <w:sz w:val="24"/>
        </w:rPr>
        <w:tab/>
        <w:t>The designated agent shall make the data in the No-call List database available online at the No-call List designated website.</w:t>
      </w:r>
    </w:p>
    <w:p w14:paraId="35FFEFFB" w14:textId="77777777" w:rsidR="00D41B87" w:rsidRPr="00C13752" w:rsidRDefault="00D41B87" w:rsidP="00D41B87">
      <w:pPr>
        <w:pStyle w:val="par2"/>
        <w:rPr>
          <w:rFonts w:cs="Arial"/>
          <w:sz w:val="24"/>
        </w:rPr>
      </w:pPr>
      <w:r w:rsidRPr="00C13752">
        <w:rPr>
          <w:rFonts w:cs="Arial"/>
          <w:sz w:val="24"/>
        </w:rPr>
        <w:t>(II)</w:t>
      </w:r>
      <w:r w:rsidRPr="00C13752">
        <w:rPr>
          <w:rFonts w:cs="Arial"/>
          <w:sz w:val="24"/>
        </w:rPr>
        <w:tab/>
        <w:t>The designated agent shall allow telephone solicitors to select and sort the data for downloading by zip code and telephone area code.</w:t>
      </w:r>
    </w:p>
    <w:p w14:paraId="36A631BF" w14:textId="77777777" w:rsidR="00D41B87" w:rsidRPr="00C13752" w:rsidRDefault="00D41B87" w:rsidP="00D41B87">
      <w:pPr>
        <w:pStyle w:val="par2"/>
        <w:rPr>
          <w:rFonts w:cs="Arial"/>
          <w:sz w:val="24"/>
        </w:rPr>
      </w:pPr>
      <w:r w:rsidRPr="00C13752">
        <w:rPr>
          <w:rFonts w:cs="Arial"/>
          <w:sz w:val="24"/>
        </w:rPr>
        <w:t>(III)</w:t>
      </w:r>
      <w:r w:rsidRPr="00C13752">
        <w:rPr>
          <w:rFonts w:cs="Arial"/>
          <w:sz w:val="24"/>
        </w:rPr>
        <w:tab/>
        <w:t>The No-call List shall be made available to registered telephone solicitors as a downloadable extract file from the Colorado No-call List website.  This extract file must meet, at a minimum, the following requirements:</w:t>
      </w:r>
    </w:p>
    <w:p w14:paraId="20CF43C1" w14:textId="77777777" w:rsidR="00D41B87" w:rsidRPr="00C13752" w:rsidRDefault="00D41B87" w:rsidP="00D41B87">
      <w:pPr>
        <w:pStyle w:val="par3"/>
        <w:rPr>
          <w:rFonts w:cs="Arial"/>
          <w:sz w:val="24"/>
        </w:rPr>
      </w:pPr>
      <w:r w:rsidRPr="00C13752">
        <w:rPr>
          <w:rFonts w:cs="Arial"/>
          <w:sz w:val="24"/>
        </w:rPr>
        <w:t>(A)</w:t>
      </w:r>
      <w:r w:rsidRPr="00C13752">
        <w:rPr>
          <w:rFonts w:cs="Arial"/>
          <w:sz w:val="24"/>
        </w:rPr>
        <w:tab/>
        <w:t>The file created shall be a standard ASCII text file.  The file must be operating system and applications program independent.</w:t>
      </w:r>
    </w:p>
    <w:p w14:paraId="4A671502" w14:textId="77777777" w:rsidR="00D41B87" w:rsidRPr="00C13752" w:rsidRDefault="00D41B87" w:rsidP="00D41B87">
      <w:pPr>
        <w:pStyle w:val="par3"/>
        <w:rPr>
          <w:rFonts w:cs="Arial"/>
          <w:sz w:val="24"/>
        </w:rPr>
      </w:pPr>
      <w:r w:rsidRPr="00C13752">
        <w:rPr>
          <w:rFonts w:cs="Arial"/>
          <w:sz w:val="24"/>
        </w:rPr>
        <w:t>(B)</w:t>
      </w:r>
      <w:r w:rsidRPr="00C13752">
        <w:rPr>
          <w:rFonts w:cs="Arial"/>
          <w:sz w:val="24"/>
        </w:rPr>
        <w:tab/>
        <w:t>The file shall be generated using, at a minimum, a standard comma-delimited file format.  At the discretion of the designated agent, other format options (tab-delimited, fixed-width, html, etc.) may also be provided to the registered telephone solicitor downloading the file.</w:t>
      </w:r>
    </w:p>
    <w:p w14:paraId="6F9DDC05" w14:textId="77777777" w:rsidR="00D41B87" w:rsidRPr="00C13752" w:rsidRDefault="00D41B87" w:rsidP="00D41B87">
      <w:pPr>
        <w:pStyle w:val="par3"/>
        <w:rPr>
          <w:rFonts w:cs="Arial"/>
          <w:sz w:val="24"/>
        </w:rPr>
      </w:pPr>
      <w:r w:rsidRPr="00C13752">
        <w:rPr>
          <w:rFonts w:cs="Arial"/>
          <w:sz w:val="24"/>
        </w:rPr>
        <w:t>(C)</w:t>
      </w:r>
      <w:r w:rsidRPr="00C13752">
        <w:rPr>
          <w:rFonts w:cs="Arial"/>
          <w:sz w:val="24"/>
        </w:rPr>
        <w:tab/>
        <w:t>Registered telephone solicitors shall have the option to download the No-call List file using zip code or telephone area code as the sort and selection criteria.</w:t>
      </w:r>
    </w:p>
    <w:p w14:paraId="160E940B" w14:textId="77777777" w:rsidR="00D41B87" w:rsidRPr="00C13752" w:rsidRDefault="00D41B87" w:rsidP="00D41B87">
      <w:pPr>
        <w:pStyle w:val="par3"/>
        <w:rPr>
          <w:rFonts w:cs="Arial"/>
          <w:sz w:val="24"/>
        </w:rPr>
      </w:pPr>
      <w:r w:rsidRPr="00C13752">
        <w:rPr>
          <w:rFonts w:cs="Arial"/>
          <w:sz w:val="24"/>
        </w:rPr>
        <w:t>(D)</w:t>
      </w:r>
      <w:r w:rsidRPr="00C13752">
        <w:rPr>
          <w:rFonts w:cs="Arial"/>
          <w:sz w:val="24"/>
        </w:rPr>
        <w:tab/>
        <w:t xml:space="preserve">For each extract file created, a separate informational or "Readme", file shall also be generated.  This file shall include at least the following information:  general information about the No-call List extract file created; the date the extract file was created; the user defined selection and sort criteria used to create the extract file; the </w:t>
      </w:r>
      <w:r w:rsidRPr="00C13752">
        <w:rPr>
          <w:rFonts w:cs="Arial"/>
          <w:sz w:val="24"/>
        </w:rPr>
        <w:lastRenderedPageBreak/>
        <w:t>number of records included in the extract file; the file layout used; and information about all fields included within the file and how they are delimited.</w:t>
      </w:r>
    </w:p>
    <w:p w14:paraId="485236F3" w14:textId="77777777" w:rsidR="00D41B87" w:rsidRPr="00C13752" w:rsidRDefault="00D41B87" w:rsidP="00D41B87">
      <w:pPr>
        <w:pStyle w:val="par1"/>
        <w:rPr>
          <w:rFonts w:cs="Arial"/>
          <w:sz w:val="24"/>
        </w:rPr>
      </w:pPr>
      <w:r w:rsidRPr="00C13752">
        <w:rPr>
          <w:rFonts w:cs="Arial"/>
          <w:sz w:val="24"/>
        </w:rPr>
        <w:t>(d)</w:t>
      </w:r>
      <w:r w:rsidRPr="00C13752">
        <w:rPr>
          <w:rFonts w:cs="Arial"/>
          <w:sz w:val="24"/>
        </w:rPr>
        <w:tab/>
        <w:t>Use of existing data.  Upon expiration of the designated agent's contract to operate and maintain the Colorado No-call List, the designated agent shall cooperate fully in the transfer of operations to any new designated agent selected by the Commission so that the No-call List program continues without interruption.  Such cooperation shall include providing the new designated agent with the current No-call List in an electronic format such that the new designated agent can use the list immediately.</w:t>
      </w:r>
    </w:p>
    <w:p w14:paraId="1512D0A9" w14:textId="77777777" w:rsidR="00D41B87" w:rsidRPr="00C13752" w:rsidRDefault="00D41B87" w:rsidP="00D41B87">
      <w:pPr>
        <w:pStyle w:val="par1"/>
        <w:rPr>
          <w:rFonts w:cs="Arial"/>
          <w:sz w:val="24"/>
        </w:rPr>
      </w:pPr>
      <w:r w:rsidRPr="00C13752">
        <w:rPr>
          <w:rFonts w:cs="Arial"/>
          <w:sz w:val="24"/>
        </w:rPr>
        <w:t>(e)</w:t>
      </w:r>
      <w:r w:rsidRPr="00C13752">
        <w:rPr>
          <w:rFonts w:cs="Arial"/>
          <w:sz w:val="24"/>
        </w:rPr>
        <w:tab/>
        <w:t>Record maintenance.  The designated agent shall maintain electronically the current business name, business address, e-mail address (if available), and telephone number of each person or entity registering to make telephone solicitations or otherwise accessing the No-call List.  This information must be updated when changes occur.</w:t>
      </w:r>
    </w:p>
    <w:p w14:paraId="0DDBA8B5" w14:textId="77777777" w:rsidR="00D41B87" w:rsidRPr="00C13752" w:rsidRDefault="00D41B87" w:rsidP="00D41B87">
      <w:pPr>
        <w:pStyle w:val="par1"/>
        <w:rPr>
          <w:rFonts w:cs="Arial"/>
          <w:sz w:val="24"/>
        </w:rPr>
      </w:pPr>
      <w:r w:rsidRPr="00C13752">
        <w:rPr>
          <w:rFonts w:cs="Arial"/>
          <w:sz w:val="24"/>
        </w:rPr>
        <w:t>(f)</w:t>
      </w:r>
      <w:r w:rsidRPr="00C13752">
        <w:rPr>
          <w:rFonts w:cs="Arial"/>
          <w:sz w:val="24"/>
        </w:rPr>
        <w:tab/>
        <w:t xml:space="preserve">Toll free telephone number.  The designated agent shall pay for and maintain a </w:t>
      </w:r>
      <w:proofErr w:type="gramStart"/>
      <w:r w:rsidRPr="00C13752">
        <w:rPr>
          <w:rFonts w:cs="Arial"/>
          <w:sz w:val="24"/>
        </w:rPr>
        <w:t>toll free</w:t>
      </w:r>
      <w:proofErr w:type="gramEnd"/>
      <w:r w:rsidRPr="00C13752">
        <w:rPr>
          <w:rFonts w:cs="Arial"/>
          <w:sz w:val="24"/>
        </w:rPr>
        <w:t xml:space="preserve"> statewide telephone number for use to register for the No-call list and to file complaints.</w:t>
      </w:r>
    </w:p>
    <w:p w14:paraId="3EE3DBE8" w14:textId="77777777" w:rsidR="00D41B87" w:rsidRPr="00C13752" w:rsidRDefault="00D41B87" w:rsidP="00D41B87">
      <w:pPr>
        <w:pStyle w:val="par1"/>
        <w:rPr>
          <w:rFonts w:cs="Arial"/>
          <w:sz w:val="24"/>
        </w:rPr>
      </w:pPr>
      <w:r w:rsidRPr="00C13752">
        <w:rPr>
          <w:rFonts w:cs="Arial"/>
          <w:sz w:val="24"/>
        </w:rPr>
        <w:t>(g)</w:t>
      </w:r>
      <w:r w:rsidRPr="00C13752">
        <w:rPr>
          <w:rFonts w:cs="Arial"/>
          <w:sz w:val="24"/>
        </w:rPr>
        <w:tab/>
        <w:t>Notice of objection.  The designated agent shall provide the means by which each residential subscriber or wireless service subscriber of telephone service may give notice of objection to receiving telephone solicitations.  The designated agent is required to provide two methods by which subscribers can provide notice of objection to receiving telephone solicitations:</w:t>
      </w:r>
    </w:p>
    <w:p w14:paraId="467816F1" w14:textId="77777777" w:rsidR="00D41B87" w:rsidRPr="00C13752" w:rsidRDefault="00D41B87" w:rsidP="00D41B87">
      <w:pPr>
        <w:pStyle w:val="par2"/>
        <w:rPr>
          <w:rFonts w:cs="Arial"/>
          <w:sz w:val="24"/>
        </w:rPr>
      </w:pPr>
      <w:r w:rsidRPr="00C13752">
        <w:rPr>
          <w:rFonts w:cs="Arial"/>
          <w:sz w:val="24"/>
        </w:rPr>
        <w:t>(I)</w:t>
      </w:r>
      <w:r w:rsidRPr="00C13752">
        <w:rPr>
          <w:rFonts w:cs="Arial"/>
          <w:sz w:val="24"/>
        </w:rPr>
        <w:tab/>
        <w:t>By entering the area code, phone number and zip code of the subscriber directly into the database using an Internet application housed on the designated website.</w:t>
      </w:r>
    </w:p>
    <w:p w14:paraId="0814F638" w14:textId="77777777" w:rsidR="00D41B87" w:rsidRPr="00C13752" w:rsidRDefault="00D41B87" w:rsidP="00D41B87">
      <w:pPr>
        <w:pStyle w:val="par2"/>
        <w:rPr>
          <w:rFonts w:cs="Arial"/>
          <w:sz w:val="24"/>
        </w:rPr>
      </w:pPr>
      <w:r w:rsidRPr="00C13752">
        <w:rPr>
          <w:rFonts w:cs="Arial"/>
          <w:sz w:val="24"/>
        </w:rPr>
        <w:t>(II)</w:t>
      </w:r>
      <w:r w:rsidRPr="00C13752">
        <w:rPr>
          <w:rFonts w:cs="Arial"/>
          <w:sz w:val="24"/>
        </w:rPr>
        <w:tab/>
        <w:t xml:space="preserve">By entering the area code, phone number and zip code of the subscriber directly into the database using the designated statewide </w:t>
      </w:r>
      <w:proofErr w:type="gramStart"/>
      <w:r w:rsidRPr="00C13752">
        <w:rPr>
          <w:rFonts w:cs="Arial"/>
          <w:sz w:val="24"/>
        </w:rPr>
        <w:t>toll free</w:t>
      </w:r>
      <w:proofErr w:type="gramEnd"/>
      <w:r w:rsidRPr="00C13752">
        <w:rPr>
          <w:rFonts w:cs="Arial"/>
          <w:sz w:val="24"/>
        </w:rPr>
        <w:t xml:space="preserve"> telephone number.</w:t>
      </w:r>
    </w:p>
    <w:p w14:paraId="27366D94" w14:textId="77777777" w:rsidR="00D41B87" w:rsidRPr="00C13752" w:rsidRDefault="00D41B87" w:rsidP="00D41B87">
      <w:pPr>
        <w:pStyle w:val="par1"/>
        <w:rPr>
          <w:rFonts w:cs="Arial"/>
          <w:sz w:val="24"/>
        </w:rPr>
      </w:pPr>
      <w:r w:rsidRPr="00C13752">
        <w:rPr>
          <w:rFonts w:cs="Arial"/>
          <w:sz w:val="24"/>
        </w:rPr>
        <w:t>(h)</w:t>
      </w:r>
      <w:r w:rsidRPr="00C13752">
        <w:rPr>
          <w:rFonts w:cs="Arial"/>
          <w:sz w:val="24"/>
        </w:rPr>
        <w:tab/>
        <w:t>Revocation of notice.  The designated agent shall provide means by which each residential subscriber or wireless service subscriber of telephone service may revoke its No-call list registration.  The designated agent is required to provide two means by which residential subscribers can revoke the registration.</w:t>
      </w:r>
    </w:p>
    <w:p w14:paraId="6E16992F" w14:textId="77777777" w:rsidR="00D41B87" w:rsidRPr="00C13752" w:rsidRDefault="00D41B87" w:rsidP="00D41B87">
      <w:pPr>
        <w:pStyle w:val="par2"/>
        <w:rPr>
          <w:rFonts w:cs="Arial"/>
          <w:sz w:val="24"/>
        </w:rPr>
      </w:pPr>
      <w:r w:rsidRPr="00C13752">
        <w:rPr>
          <w:rFonts w:cs="Arial"/>
          <w:sz w:val="24"/>
        </w:rPr>
        <w:lastRenderedPageBreak/>
        <w:t>(I)</w:t>
      </w:r>
      <w:r w:rsidRPr="00C13752">
        <w:rPr>
          <w:rFonts w:cs="Arial"/>
          <w:sz w:val="24"/>
        </w:rPr>
        <w:tab/>
        <w:t>By entering the area code, phone number, and zip code of the subscriber directly into the database using an Internet application housed on the designated website.</w:t>
      </w:r>
    </w:p>
    <w:p w14:paraId="73FF98C8" w14:textId="77777777" w:rsidR="00D41B87" w:rsidRPr="00C13752" w:rsidRDefault="00D41B87" w:rsidP="00D41B87">
      <w:pPr>
        <w:pStyle w:val="par2"/>
        <w:rPr>
          <w:rFonts w:cs="Arial"/>
          <w:sz w:val="24"/>
        </w:rPr>
      </w:pPr>
      <w:r w:rsidRPr="00C13752">
        <w:rPr>
          <w:rFonts w:cs="Arial"/>
          <w:sz w:val="24"/>
        </w:rPr>
        <w:t>(II)</w:t>
      </w:r>
      <w:r w:rsidRPr="00C13752">
        <w:rPr>
          <w:rFonts w:cs="Arial"/>
          <w:sz w:val="24"/>
        </w:rPr>
        <w:tab/>
        <w:t xml:space="preserve">By entering the area code, phone number, and zip code of the subscriber directly into the database using the designated statewide </w:t>
      </w:r>
      <w:proofErr w:type="gramStart"/>
      <w:r w:rsidRPr="00C13752">
        <w:rPr>
          <w:rFonts w:cs="Arial"/>
          <w:sz w:val="24"/>
        </w:rPr>
        <w:t>toll free</w:t>
      </w:r>
      <w:proofErr w:type="gramEnd"/>
      <w:r w:rsidRPr="00C13752">
        <w:rPr>
          <w:rFonts w:cs="Arial"/>
          <w:sz w:val="24"/>
        </w:rPr>
        <w:t xml:space="preserve"> telephone number.</w:t>
      </w:r>
    </w:p>
    <w:p w14:paraId="2F952279" w14:textId="77777777" w:rsidR="00D41B87" w:rsidRPr="00C13752" w:rsidRDefault="00D41B87" w:rsidP="00D41B87">
      <w:pPr>
        <w:pStyle w:val="par1"/>
        <w:rPr>
          <w:rFonts w:cs="Arial"/>
          <w:sz w:val="24"/>
        </w:rPr>
      </w:pPr>
      <w:r w:rsidRPr="00C13752">
        <w:rPr>
          <w:rFonts w:cs="Arial"/>
          <w:sz w:val="24"/>
        </w:rPr>
        <w:t>(i)</w:t>
      </w:r>
      <w:r w:rsidRPr="00C13752">
        <w:rPr>
          <w:rFonts w:cs="Arial"/>
          <w:sz w:val="24"/>
        </w:rPr>
        <w:tab/>
        <w:t>Transaction dates.  The designated agent must record and maintain the date of each transaction identified in paragraphs (g) and (h).</w:t>
      </w:r>
    </w:p>
    <w:p w14:paraId="07585281" w14:textId="77777777" w:rsidR="00D41B87" w:rsidRPr="00C13752" w:rsidRDefault="00D41B87" w:rsidP="00D41B87">
      <w:pPr>
        <w:pStyle w:val="par1"/>
        <w:rPr>
          <w:rFonts w:cs="Arial"/>
          <w:sz w:val="24"/>
        </w:rPr>
      </w:pPr>
      <w:r w:rsidRPr="00C13752">
        <w:rPr>
          <w:rFonts w:cs="Arial"/>
          <w:sz w:val="24"/>
        </w:rPr>
        <w:t>(j)</w:t>
      </w:r>
      <w:r w:rsidRPr="00C13752">
        <w:rPr>
          <w:rFonts w:cs="Arial"/>
          <w:sz w:val="24"/>
        </w:rPr>
        <w:tab/>
        <w:t>No-call List updates.  No later than the 10th day of every calendar quarter (i.e., January 10, April 10, July 10, and October 10) the designated agent shall electronically update the Colorado No-call List to include any additions, deletions, changes, and modifications made to the Colorado No-call List by residential and wireless telephone service subscribers.  No later than the 10th day of every calendar quarter the designated agent shall remove all telephone numbers from the No-call List that have been disconnected or reassigned within the previous calendar quarter.</w:t>
      </w:r>
    </w:p>
    <w:p w14:paraId="6261CA78" w14:textId="77777777" w:rsidR="00D41B87" w:rsidRPr="00C13752" w:rsidRDefault="00D41B87" w:rsidP="00D41B87">
      <w:pPr>
        <w:pStyle w:val="par1"/>
        <w:rPr>
          <w:rFonts w:cs="Arial"/>
          <w:sz w:val="24"/>
        </w:rPr>
      </w:pPr>
      <w:r w:rsidRPr="00C13752">
        <w:rPr>
          <w:rFonts w:cs="Arial"/>
          <w:sz w:val="24"/>
        </w:rPr>
        <w:t>(k)</w:t>
      </w:r>
      <w:r w:rsidRPr="00C13752">
        <w:rPr>
          <w:rFonts w:cs="Arial"/>
          <w:sz w:val="24"/>
        </w:rPr>
        <w:tab/>
        <w:t>Information requirements.</w:t>
      </w:r>
    </w:p>
    <w:p w14:paraId="5CA152DB" w14:textId="77777777" w:rsidR="00D41B87" w:rsidRPr="00C13752" w:rsidRDefault="00D41B87" w:rsidP="00D41B87">
      <w:pPr>
        <w:pStyle w:val="par2"/>
        <w:rPr>
          <w:rFonts w:cs="Arial"/>
          <w:sz w:val="24"/>
        </w:rPr>
      </w:pPr>
      <w:r w:rsidRPr="00C13752">
        <w:rPr>
          <w:rFonts w:cs="Arial"/>
          <w:sz w:val="24"/>
        </w:rPr>
        <w:t>(I)</w:t>
      </w:r>
      <w:r w:rsidRPr="00C13752">
        <w:rPr>
          <w:rFonts w:cs="Arial"/>
          <w:sz w:val="24"/>
        </w:rPr>
        <w:tab/>
        <w:t xml:space="preserve">The designated agent shall submit quarterly to the Commission the following information in order for the Commission to accurately adjust the registration fees.  The information shall be submitted no later than 30 days after the end of the quarter.  The Commission will determine the exact format of this report which </w:t>
      </w:r>
      <w:proofErr w:type="gramStart"/>
      <w:r w:rsidRPr="00C13752">
        <w:rPr>
          <w:rFonts w:cs="Arial"/>
          <w:sz w:val="24"/>
        </w:rPr>
        <w:t>shall</w:t>
      </w:r>
      <w:proofErr w:type="gramEnd"/>
      <w:r w:rsidRPr="00C13752">
        <w:rPr>
          <w:rFonts w:cs="Arial"/>
          <w:sz w:val="24"/>
        </w:rPr>
        <w:t xml:space="preserve"> include:</w:t>
      </w:r>
    </w:p>
    <w:p w14:paraId="33F47FAA" w14:textId="77777777" w:rsidR="00D41B87" w:rsidRPr="00C13752" w:rsidRDefault="00D41B87" w:rsidP="00D41B87">
      <w:pPr>
        <w:pStyle w:val="par3"/>
        <w:rPr>
          <w:rFonts w:cs="Arial"/>
          <w:sz w:val="24"/>
        </w:rPr>
      </w:pPr>
      <w:r w:rsidRPr="00C13752">
        <w:rPr>
          <w:rFonts w:cs="Arial"/>
          <w:sz w:val="24"/>
        </w:rPr>
        <w:t>(A)</w:t>
      </w:r>
      <w:r w:rsidRPr="00C13752">
        <w:rPr>
          <w:rFonts w:cs="Arial"/>
          <w:sz w:val="24"/>
        </w:rPr>
        <w:tab/>
        <w:t>Revenues from registration fees for the previous quarter;</w:t>
      </w:r>
    </w:p>
    <w:p w14:paraId="45D26A02" w14:textId="77777777" w:rsidR="00D41B87" w:rsidRPr="00C13752" w:rsidRDefault="00D41B87" w:rsidP="00D41B87">
      <w:pPr>
        <w:pStyle w:val="par3"/>
        <w:rPr>
          <w:rFonts w:cs="Arial"/>
          <w:sz w:val="24"/>
        </w:rPr>
      </w:pPr>
      <w:r w:rsidRPr="00C13752">
        <w:rPr>
          <w:rFonts w:cs="Arial"/>
          <w:sz w:val="24"/>
        </w:rPr>
        <w:t>(B)</w:t>
      </w:r>
      <w:r w:rsidRPr="00C13752">
        <w:rPr>
          <w:rFonts w:cs="Arial"/>
          <w:sz w:val="24"/>
        </w:rPr>
        <w:tab/>
        <w:t>Capital investment purchased for use in No-call List activities during the previous quarter;</w:t>
      </w:r>
    </w:p>
    <w:p w14:paraId="3439B2FB" w14:textId="77777777" w:rsidR="00D41B87" w:rsidRPr="00C13752" w:rsidRDefault="00D41B87" w:rsidP="00D41B87">
      <w:pPr>
        <w:pStyle w:val="par3"/>
        <w:rPr>
          <w:rFonts w:cs="Arial"/>
          <w:sz w:val="24"/>
        </w:rPr>
      </w:pPr>
      <w:r w:rsidRPr="00C13752">
        <w:rPr>
          <w:rFonts w:cs="Arial"/>
          <w:sz w:val="24"/>
        </w:rPr>
        <w:t>(C)</w:t>
      </w:r>
      <w:r w:rsidRPr="00C13752">
        <w:rPr>
          <w:rFonts w:cs="Arial"/>
          <w:sz w:val="24"/>
        </w:rPr>
        <w:tab/>
        <w:t>Operating expenses related to the administration of the No-call List for the previous quarter; and</w:t>
      </w:r>
    </w:p>
    <w:p w14:paraId="24942260" w14:textId="77777777" w:rsidR="00D41B87" w:rsidRPr="00C13752" w:rsidRDefault="00D41B87" w:rsidP="00D41B87">
      <w:pPr>
        <w:pStyle w:val="par3"/>
        <w:rPr>
          <w:rFonts w:cs="Arial"/>
          <w:sz w:val="24"/>
        </w:rPr>
      </w:pPr>
      <w:r w:rsidRPr="00C13752">
        <w:rPr>
          <w:rFonts w:cs="Arial"/>
          <w:sz w:val="24"/>
        </w:rPr>
        <w:t>(D)</w:t>
      </w:r>
      <w:r w:rsidRPr="00C13752">
        <w:rPr>
          <w:rFonts w:cs="Arial"/>
          <w:sz w:val="24"/>
        </w:rPr>
        <w:tab/>
        <w:t>Such other information as the Commission shall request for purposes of determining the annual registration fees.</w:t>
      </w:r>
    </w:p>
    <w:p w14:paraId="61F77286" w14:textId="77777777" w:rsidR="00D41B87" w:rsidRPr="00C13752" w:rsidRDefault="00D41B87" w:rsidP="00D41B87">
      <w:pPr>
        <w:pStyle w:val="par1"/>
        <w:rPr>
          <w:rFonts w:cs="Arial"/>
          <w:sz w:val="24"/>
        </w:rPr>
      </w:pPr>
      <w:r w:rsidRPr="00C13752">
        <w:rPr>
          <w:rFonts w:cs="Arial"/>
          <w:sz w:val="24"/>
        </w:rPr>
        <w:t>(l)</w:t>
      </w:r>
      <w:r w:rsidRPr="00C13752">
        <w:rPr>
          <w:rFonts w:cs="Arial"/>
          <w:sz w:val="24"/>
        </w:rPr>
        <w:tab/>
        <w:t>Information distribution.  Neither the designated agent nor any person or entity collecting information to be transmitted to the designated agent shall use or distribute subscriber information included in the No-call List except as expressly authorized by the Commission or by the No-call List Act.</w:t>
      </w:r>
    </w:p>
    <w:p w14:paraId="6CF15A9D" w14:textId="77777777" w:rsidR="00D41B87" w:rsidRPr="00C13752" w:rsidRDefault="00D41B87" w:rsidP="00D41B87">
      <w:pPr>
        <w:pStyle w:val="par1"/>
        <w:rPr>
          <w:rFonts w:cs="Arial"/>
          <w:sz w:val="24"/>
        </w:rPr>
      </w:pPr>
      <w:r w:rsidRPr="00C13752">
        <w:rPr>
          <w:rFonts w:cs="Arial"/>
          <w:sz w:val="24"/>
        </w:rPr>
        <w:lastRenderedPageBreak/>
        <w:t>(m)</w:t>
      </w:r>
      <w:r w:rsidRPr="00C13752">
        <w:rPr>
          <w:rFonts w:cs="Arial"/>
          <w:sz w:val="24"/>
        </w:rPr>
        <w:tab/>
        <w:t>Complaint system.</w:t>
      </w:r>
    </w:p>
    <w:p w14:paraId="022E345F" w14:textId="43AC9F66" w:rsidR="00D41B87" w:rsidRPr="00C13752" w:rsidRDefault="00D41B87" w:rsidP="00D41B87">
      <w:pPr>
        <w:pStyle w:val="par2"/>
        <w:rPr>
          <w:rFonts w:cs="Arial"/>
          <w:sz w:val="24"/>
        </w:rPr>
      </w:pPr>
      <w:r w:rsidRPr="00C13752">
        <w:rPr>
          <w:rFonts w:cs="Arial"/>
          <w:sz w:val="24"/>
        </w:rPr>
        <w:t>(I)</w:t>
      </w:r>
      <w:r w:rsidRPr="00C13752">
        <w:rPr>
          <w:rFonts w:cs="Arial"/>
          <w:sz w:val="24"/>
        </w:rPr>
        <w:tab/>
        <w:t>The designated agent shall maintain an automated, on-line complaint system and a toll</w:t>
      </w:r>
      <w:del w:id="26" w:author="Author">
        <w:r w:rsidRPr="00C13752" w:rsidDel="00CF1759">
          <w:rPr>
            <w:rFonts w:cs="Arial"/>
            <w:sz w:val="24"/>
          </w:rPr>
          <w:delText xml:space="preserve"> </w:delText>
        </w:r>
      </w:del>
      <w:ins w:id="27" w:author="Author">
        <w:r w:rsidR="00CF1759">
          <w:rPr>
            <w:rFonts w:cs="Arial"/>
            <w:sz w:val="24"/>
          </w:rPr>
          <w:t>-</w:t>
        </w:r>
      </w:ins>
      <w:r w:rsidRPr="00C13752">
        <w:rPr>
          <w:rFonts w:cs="Arial"/>
          <w:sz w:val="24"/>
        </w:rPr>
        <w:t>free statewide telephone complaint system for residential subscribers to report suspected violations of § 6-1-904, C.R.S.</w:t>
      </w:r>
    </w:p>
    <w:p w14:paraId="419BD363" w14:textId="77777777" w:rsidR="00D41B87" w:rsidRPr="00C13752" w:rsidRDefault="00D41B87" w:rsidP="00D41B87">
      <w:pPr>
        <w:pStyle w:val="par3"/>
        <w:rPr>
          <w:rFonts w:cs="Arial"/>
          <w:sz w:val="24"/>
        </w:rPr>
      </w:pPr>
      <w:r w:rsidRPr="00C13752">
        <w:rPr>
          <w:rFonts w:cs="Arial"/>
          <w:sz w:val="24"/>
        </w:rPr>
        <w:t>(A)</w:t>
      </w:r>
      <w:r w:rsidRPr="00C13752">
        <w:rPr>
          <w:rFonts w:cs="Arial"/>
          <w:sz w:val="24"/>
        </w:rPr>
        <w:tab/>
        <w:t>The on-line complaint system shall be a web-based system and shall have the capability to electronically collect, sort, and report suspected violations to the Colorado Attorney General.</w:t>
      </w:r>
    </w:p>
    <w:p w14:paraId="1209639F" w14:textId="5A58B229" w:rsidR="00D41B87" w:rsidRPr="00C13752" w:rsidRDefault="00D41B87" w:rsidP="00D41B87">
      <w:pPr>
        <w:pStyle w:val="par3"/>
        <w:rPr>
          <w:rFonts w:cs="Arial"/>
          <w:sz w:val="24"/>
        </w:rPr>
      </w:pPr>
      <w:r w:rsidRPr="00C13752">
        <w:rPr>
          <w:rFonts w:cs="Arial"/>
          <w:sz w:val="24"/>
        </w:rPr>
        <w:t>(B)</w:t>
      </w:r>
      <w:r w:rsidRPr="00C13752">
        <w:rPr>
          <w:rFonts w:cs="Arial"/>
          <w:sz w:val="24"/>
        </w:rPr>
        <w:tab/>
        <w:t>The telephone complaint system shall be a toll</w:t>
      </w:r>
      <w:del w:id="28" w:author="Author">
        <w:r w:rsidRPr="00C13752" w:rsidDel="00CF1759">
          <w:rPr>
            <w:rFonts w:cs="Arial"/>
            <w:sz w:val="24"/>
          </w:rPr>
          <w:delText xml:space="preserve"> </w:delText>
        </w:r>
      </w:del>
      <w:ins w:id="29" w:author="Author">
        <w:r w:rsidR="00CF1759">
          <w:rPr>
            <w:rFonts w:cs="Arial"/>
            <w:sz w:val="24"/>
          </w:rPr>
          <w:t>-</w:t>
        </w:r>
      </w:ins>
      <w:r w:rsidRPr="00C13752">
        <w:rPr>
          <w:rFonts w:cs="Arial"/>
          <w:sz w:val="24"/>
        </w:rPr>
        <w:t xml:space="preserve">free statewide telephone </w:t>
      </w:r>
      <w:proofErr w:type="gramStart"/>
      <w:r w:rsidRPr="00C13752">
        <w:rPr>
          <w:rFonts w:cs="Arial"/>
          <w:sz w:val="24"/>
        </w:rPr>
        <w:t>number</w:t>
      </w:r>
      <w:proofErr w:type="gramEnd"/>
      <w:r w:rsidRPr="00C13752">
        <w:rPr>
          <w:rFonts w:cs="Arial"/>
          <w:sz w:val="24"/>
        </w:rPr>
        <w:t xml:space="preserve"> and the complaint information shall ultimately be transformed into an electronic format by the designated agent in order for the suspected violation to be sent to the Colorado Attorney General.</w:t>
      </w:r>
    </w:p>
    <w:p w14:paraId="0D3F8F66" w14:textId="0F5B441F" w:rsidR="00D41B87" w:rsidRPr="00C13752" w:rsidRDefault="00D41B87" w:rsidP="00D41B87">
      <w:pPr>
        <w:pStyle w:val="par2"/>
        <w:rPr>
          <w:rFonts w:cs="Arial"/>
          <w:sz w:val="24"/>
        </w:rPr>
      </w:pPr>
      <w:r w:rsidRPr="00C13752">
        <w:rPr>
          <w:rFonts w:cs="Arial"/>
          <w:sz w:val="24"/>
        </w:rPr>
        <w:t>(II)</w:t>
      </w:r>
      <w:r w:rsidRPr="00C13752">
        <w:rPr>
          <w:rFonts w:cs="Arial"/>
          <w:sz w:val="24"/>
        </w:rPr>
        <w:tab/>
        <w:t>The designated agent shall collect from the complainant the following information:  the complainant’s name, address, telephone number, the date and time of the call, the name of the telemarketer, and the product or service being marketed.  The designated agent shall collect such other information requested by the Colorado Attorney General upon approval by the Commission.</w:t>
      </w:r>
    </w:p>
    <w:p w14:paraId="5A6CFE37" w14:textId="2B8D2176" w:rsidR="00D41B87" w:rsidRPr="00C13752" w:rsidRDefault="00D41B87" w:rsidP="00D41B87">
      <w:pPr>
        <w:pStyle w:val="par1"/>
        <w:rPr>
          <w:rFonts w:cs="Arial"/>
          <w:sz w:val="24"/>
        </w:rPr>
      </w:pPr>
      <w:r w:rsidRPr="00C13752">
        <w:rPr>
          <w:rFonts w:cs="Arial"/>
          <w:sz w:val="24"/>
        </w:rPr>
        <w:t>(n)</w:t>
      </w:r>
      <w:r w:rsidRPr="00C13752">
        <w:rPr>
          <w:rFonts w:cs="Arial"/>
          <w:sz w:val="24"/>
        </w:rPr>
        <w:tab/>
        <w:t xml:space="preserve">Federal No-call List program.  </w:t>
      </w:r>
      <w:del w:id="30" w:author="Author">
        <w:r w:rsidRPr="00C13752" w:rsidDel="00531964">
          <w:rPr>
            <w:rFonts w:cs="Arial"/>
            <w:sz w:val="24"/>
          </w:rPr>
          <w:delText xml:space="preserve"> </w:delText>
        </w:r>
      </w:del>
      <w:r w:rsidRPr="00C13752">
        <w:rPr>
          <w:rFonts w:cs="Arial"/>
          <w:sz w:val="24"/>
        </w:rPr>
        <w:t xml:space="preserve">The designated agent shall receive from and provide to the Federal Trade Commission (FTC) all No-call list data, if </w:t>
      </w:r>
      <w:proofErr w:type="gramStart"/>
      <w:r w:rsidRPr="00C13752">
        <w:rPr>
          <w:rFonts w:cs="Arial"/>
          <w:sz w:val="24"/>
        </w:rPr>
        <w:t>so</w:t>
      </w:r>
      <w:proofErr w:type="gramEnd"/>
      <w:r w:rsidRPr="00C13752">
        <w:rPr>
          <w:rFonts w:cs="Arial"/>
          <w:sz w:val="24"/>
        </w:rPr>
        <w:t xml:space="preserve"> directed by the Commission.</w:t>
      </w:r>
    </w:p>
    <w:p w14:paraId="22616CBB" w14:textId="0054FA36" w:rsidR="00D41B87" w:rsidRPr="00C13752" w:rsidRDefault="00D41B87" w:rsidP="00D41B87">
      <w:pPr>
        <w:pStyle w:val="par1"/>
        <w:rPr>
          <w:rFonts w:cs="Arial"/>
          <w:sz w:val="24"/>
        </w:rPr>
      </w:pPr>
      <w:r w:rsidRPr="00C13752">
        <w:rPr>
          <w:rFonts w:cs="Arial"/>
          <w:sz w:val="24"/>
        </w:rPr>
        <w:t>(o)</w:t>
      </w:r>
      <w:r w:rsidRPr="00C13752">
        <w:rPr>
          <w:rFonts w:cs="Arial"/>
          <w:sz w:val="24"/>
        </w:rPr>
        <w:tab/>
        <w:t>Help line.  The designated agent shall provide mechanisms on both its website and its statewide toll</w:t>
      </w:r>
      <w:del w:id="31" w:author="Author">
        <w:r w:rsidRPr="00C13752" w:rsidDel="00CF1759">
          <w:rPr>
            <w:rFonts w:cs="Arial"/>
            <w:sz w:val="24"/>
          </w:rPr>
          <w:delText xml:space="preserve"> </w:delText>
        </w:r>
      </w:del>
      <w:ins w:id="32" w:author="Author">
        <w:r w:rsidR="00CF1759">
          <w:rPr>
            <w:rFonts w:cs="Arial"/>
            <w:sz w:val="24"/>
          </w:rPr>
          <w:t>-</w:t>
        </w:r>
      </w:ins>
      <w:r w:rsidRPr="00C13752">
        <w:rPr>
          <w:rFonts w:cs="Arial"/>
          <w:sz w:val="24"/>
        </w:rPr>
        <w:t>free telephone number to assist residential subscribers in placing their telephone number and zip code on the Colorado No-call List.</w:t>
      </w:r>
    </w:p>
    <w:p w14:paraId="0E95193A" w14:textId="77777777" w:rsidR="00D41B87" w:rsidRPr="00C13752" w:rsidRDefault="00D41B87" w:rsidP="00D41B87">
      <w:pPr>
        <w:pStyle w:val="Title3"/>
        <w:rPr>
          <w:sz w:val="24"/>
          <w:szCs w:val="24"/>
        </w:rPr>
      </w:pPr>
      <w:bookmarkStart w:id="33" w:name="_Toc230076802"/>
      <w:r w:rsidRPr="00C13752">
        <w:rPr>
          <w:sz w:val="24"/>
          <w:szCs w:val="24"/>
        </w:rPr>
        <w:t>2894.</w:t>
      </w:r>
      <w:r w:rsidRPr="00C13752">
        <w:rPr>
          <w:sz w:val="24"/>
          <w:szCs w:val="24"/>
        </w:rPr>
        <w:tab/>
        <w:t>Local Exchange Carriers' Responsibilities — Notification of Designated Agent.</w:t>
      </w:r>
      <w:bookmarkEnd w:id="33"/>
    </w:p>
    <w:p w14:paraId="08F59101" w14:textId="2D841E31" w:rsidR="00D41B87" w:rsidRPr="00C13752" w:rsidRDefault="00D41B87" w:rsidP="00D41B87">
      <w:pPr>
        <w:pStyle w:val="upar1"/>
        <w:rPr>
          <w:sz w:val="24"/>
          <w:szCs w:val="24"/>
        </w:rPr>
      </w:pPr>
      <w:r w:rsidRPr="00C13752">
        <w:rPr>
          <w:sz w:val="24"/>
          <w:szCs w:val="24"/>
        </w:rPr>
        <w:t>Not later than the 5</w:t>
      </w:r>
      <w:r w:rsidRPr="00C13752">
        <w:rPr>
          <w:sz w:val="24"/>
          <w:szCs w:val="24"/>
          <w:vertAlign w:val="superscript"/>
        </w:rPr>
        <w:t>th</w:t>
      </w:r>
      <w:r w:rsidRPr="00C13752">
        <w:rPr>
          <w:sz w:val="24"/>
          <w:szCs w:val="24"/>
        </w:rPr>
        <w:t xml:space="preserve"> day of every calendar quarter </w:t>
      </w:r>
      <w:del w:id="34" w:author="Author">
        <w:r w:rsidRPr="00C13752" w:rsidDel="0049418C">
          <w:rPr>
            <w:sz w:val="24"/>
            <w:szCs w:val="24"/>
          </w:rPr>
          <w:delText xml:space="preserve"> </w:delText>
        </w:r>
      </w:del>
      <w:r w:rsidRPr="00C13752">
        <w:rPr>
          <w:sz w:val="24"/>
          <w:szCs w:val="24"/>
        </w:rPr>
        <w:t>(</w:t>
      </w:r>
      <w:r w:rsidRPr="00C13752">
        <w:rPr>
          <w:i/>
          <w:sz w:val="24"/>
          <w:szCs w:val="24"/>
        </w:rPr>
        <w:t>i.e.</w:t>
      </w:r>
      <w:r w:rsidRPr="00C13752">
        <w:rPr>
          <w:sz w:val="24"/>
          <w:szCs w:val="24"/>
        </w:rPr>
        <w:t>, January 5, April 5, July 5, and October 5) LECs shall provide electronically to the designated agent a list including all changed, transferred, and disconnected telephone numbers for residential subscribers from the previous calendar quarter.  Data shall be in the format defined by subparagraph 2893(c)(III) such that the designated agent can use this information to amend the No-call List.</w:t>
      </w:r>
      <w:bookmarkStart w:id="35" w:name="_Toc145842441"/>
      <w:bookmarkEnd w:id="24"/>
      <w:bookmarkEnd w:id="25"/>
    </w:p>
    <w:p w14:paraId="3990501B" w14:textId="143128DB" w:rsidR="00CF1759" w:rsidRPr="00C13752" w:rsidRDefault="00EA2EFB" w:rsidP="001661FC">
      <w:pPr>
        <w:pStyle w:val="Title3"/>
        <w:rPr>
          <w:rFonts w:eastAsia="Arial"/>
          <w:sz w:val="24"/>
          <w:szCs w:val="24"/>
        </w:rPr>
      </w:pPr>
      <w:bookmarkStart w:id="36" w:name="_Toc360625140"/>
      <w:bookmarkStart w:id="37" w:name="_Toc485124766"/>
      <w:bookmarkStart w:id="38" w:name="_Toc230076803"/>
      <w:bookmarkEnd w:id="35"/>
      <w:r w:rsidRPr="00C13752">
        <w:rPr>
          <w:sz w:val="24"/>
          <w:szCs w:val="24"/>
        </w:rPr>
        <w:t>2895.</w:t>
      </w:r>
      <w:r w:rsidRPr="00C13752">
        <w:rPr>
          <w:rFonts w:eastAsia="Arial"/>
          <w:sz w:val="24"/>
          <w:szCs w:val="24"/>
        </w:rPr>
        <w:t xml:space="preserve"> – 2899.</w:t>
      </w:r>
      <w:r w:rsidRPr="00C13752">
        <w:rPr>
          <w:rFonts w:eastAsia="Arial"/>
          <w:sz w:val="24"/>
          <w:szCs w:val="24"/>
        </w:rPr>
        <w:tab/>
        <w:t>[Reserved].</w:t>
      </w:r>
      <w:bookmarkEnd w:id="36"/>
      <w:bookmarkEnd w:id="37"/>
      <w:bookmarkEnd w:id="38"/>
      <w:r w:rsidRPr="00C13752">
        <w:rPr>
          <w:rFonts w:eastAsia="Arial"/>
          <w:sz w:val="24"/>
          <w:szCs w:val="24"/>
        </w:rPr>
        <w:t xml:space="preserve"> </w:t>
      </w:r>
      <w:bookmarkStart w:id="39" w:name="_Toc360625141"/>
      <w:bookmarkEnd w:id="39"/>
    </w:p>
    <w:sectPr w:rsidR="00CF1759" w:rsidRPr="00C13752" w:rsidSect="00B95CF8">
      <w:headerReference w:type="even" r:id="rId8"/>
      <w:headerReference w:type="default" r:id="rId9"/>
      <w:headerReference w:type="first" r:id="rId10"/>
      <w:pgSz w:w="12240" w:h="15840" w:code="1"/>
      <w:pgMar w:top="2160" w:right="1440" w:bottom="216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CC513" w14:textId="77777777" w:rsidR="006048CB" w:rsidRDefault="006048CB">
      <w:r>
        <w:separator/>
      </w:r>
    </w:p>
  </w:endnote>
  <w:endnote w:type="continuationSeparator" w:id="0">
    <w:p w14:paraId="08FFF3BC" w14:textId="77777777" w:rsidR="006048CB" w:rsidRDefault="00604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00"/>
    <w:family w:val="script"/>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509AA" w14:textId="77777777" w:rsidR="006048CB" w:rsidRDefault="006048CB">
      <w:r>
        <w:separator/>
      </w:r>
    </w:p>
  </w:footnote>
  <w:footnote w:type="continuationSeparator" w:id="0">
    <w:p w14:paraId="0B86F31E" w14:textId="77777777" w:rsidR="006048CB" w:rsidRDefault="006048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1DE52" w14:textId="77777777" w:rsidR="005974E8" w:rsidRPr="005974E8" w:rsidRDefault="005974E8" w:rsidP="005974E8">
    <w:pPr>
      <w:pStyle w:val="Header"/>
      <w:rPr>
        <w:sz w:val="24"/>
        <w:szCs w:val="24"/>
      </w:rPr>
    </w:pPr>
    <w:r w:rsidRPr="005974E8">
      <w:rPr>
        <w:sz w:val="24"/>
        <w:szCs w:val="24"/>
      </w:rPr>
      <w:t xml:space="preserve">Attachment A – </w:t>
    </w:r>
    <w:r>
      <w:rPr>
        <w:sz w:val="24"/>
        <w:szCs w:val="24"/>
      </w:rPr>
      <w:t>Proposed</w:t>
    </w:r>
    <w:r w:rsidRPr="005974E8">
      <w:rPr>
        <w:sz w:val="24"/>
        <w:szCs w:val="24"/>
      </w:rPr>
      <w:t xml:space="preserve"> Rules in Legislative Format</w:t>
    </w:r>
  </w:p>
  <w:p w14:paraId="225A95F8" w14:textId="0921EFF1" w:rsidR="005974E8" w:rsidRPr="005974E8" w:rsidRDefault="005974E8" w:rsidP="005974E8">
    <w:pPr>
      <w:pStyle w:val="Header"/>
      <w:rPr>
        <w:sz w:val="24"/>
        <w:szCs w:val="24"/>
      </w:rPr>
    </w:pPr>
    <w:r w:rsidRPr="005974E8">
      <w:rPr>
        <w:sz w:val="24"/>
        <w:szCs w:val="24"/>
      </w:rPr>
      <w:t xml:space="preserve">Decision No. </w:t>
    </w:r>
    <w:r>
      <w:rPr>
        <w:sz w:val="24"/>
        <w:szCs w:val="24"/>
      </w:rPr>
      <w:t>C</w:t>
    </w:r>
    <w:r w:rsidRPr="005974E8">
      <w:rPr>
        <w:sz w:val="24"/>
        <w:szCs w:val="24"/>
      </w:rPr>
      <w:t>26-0</w:t>
    </w:r>
    <w:r>
      <w:rPr>
        <w:sz w:val="24"/>
        <w:szCs w:val="24"/>
      </w:rPr>
      <w:t>451</w:t>
    </w:r>
  </w:p>
  <w:p w14:paraId="08380056" w14:textId="77777777" w:rsidR="005974E8" w:rsidRPr="005974E8" w:rsidRDefault="005974E8" w:rsidP="005974E8">
    <w:pPr>
      <w:pStyle w:val="Header"/>
      <w:rPr>
        <w:sz w:val="24"/>
        <w:szCs w:val="24"/>
      </w:rPr>
    </w:pPr>
    <w:r w:rsidRPr="005974E8">
      <w:rPr>
        <w:sz w:val="24"/>
        <w:szCs w:val="24"/>
      </w:rPr>
      <w:t>Proceeding No. 2</w:t>
    </w:r>
    <w:r>
      <w:rPr>
        <w:sz w:val="24"/>
        <w:szCs w:val="24"/>
      </w:rPr>
      <w:t>6</w:t>
    </w:r>
    <w:r w:rsidRPr="005974E8">
      <w:rPr>
        <w:sz w:val="24"/>
        <w:szCs w:val="24"/>
      </w:rPr>
      <w:t>R-0</w:t>
    </w:r>
    <w:r>
      <w:rPr>
        <w:sz w:val="24"/>
        <w:szCs w:val="24"/>
      </w:rPr>
      <w:t>275T</w:t>
    </w:r>
  </w:p>
  <w:p w14:paraId="677185AB" w14:textId="77777777" w:rsidR="005974E8" w:rsidRPr="005974E8" w:rsidRDefault="005974E8" w:rsidP="005974E8">
    <w:pPr>
      <w:pStyle w:val="Header"/>
      <w:rPr>
        <w:sz w:val="24"/>
        <w:szCs w:val="24"/>
      </w:rPr>
    </w:pPr>
    <w:r w:rsidRPr="005974E8">
      <w:rPr>
        <w:sz w:val="24"/>
        <w:szCs w:val="24"/>
      </w:rPr>
      <w:t xml:space="preserve">Page </w:t>
    </w:r>
    <w:r w:rsidRPr="005974E8">
      <w:rPr>
        <w:sz w:val="24"/>
        <w:szCs w:val="24"/>
      </w:rPr>
      <w:fldChar w:fldCharType="begin"/>
    </w:r>
    <w:r w:rsidRPr="005974E8">
      <w:rPr>
        <w:sz w:val="24"/>
        <w:szCs w:val="24"/>
      </w:rPr>
      <w:instrText xml:space="preserve"> PAGE </w:instrText>
    </w:r>
    <w:r w:rsidRPr="005974E8">
      <w:rPr>
        <w:sz w:val="24"/>
        <w:szCs w:val="24"/>
      </w:rPr>
      <w:fldChar w:fldCharType="separate"/>
    </w:r>
    <w:r>
      <w:rPr>
        <w:sz w:val="24"/>
        <w:szCs w:val="24"/>
      </w:rPr>
      <w:t>1</w:t>
    </w:r>
    <w:r w:rsidRPr="005974E8">
      <w:rPr>
        <w:sz w:val="24"/>
        <w:szCs w:val="24"/>
      </w:rPr>
      <w:fldChar w:fldCharType="end"/>
    </w:r>
    <w:r w:rsidRPr="005974E8">
      <w:rPr>
        <w:sz w:val="24"/>
        <w:szCs w:val="24"/>
      </w:rPr>
      <w:t xml:space="preserve"> of </w:t>
    </w:r>
    <w:r w:rsidRPr="005974E8">
      <w:rPr>
        <w:sz w:val="24"/>
        <w:szCs w:val="24"/>
      </w:rPr>
      <w:fldChar w:fldCharType="begin"/>
    </w:r>
    <w:r w:rsidRPr="005974E8">
      <w:rPr>
        <w:sz w:val="24"/>
        <w:szCs w:val="24"/>
      </w:rPr>
      <w:instrText xml:space="preserve"> NUMPAGES  </w:instrText>
    </w:r>
    <w:r w:rsidRPr="005974E8">
      <w:rPr>
        <w:sz w:val="24"/>
        <w:szCs w:val="24"/>
      </w:rPr>
      <w:fldChar w:fldCharType="separate"/>
    </w:r>
    <w:r>
      <w:rPr>
        <w:sz w:val="24"/>
        <w:szCs w:val="24"/>
      </w:rPr>
      <w:t>8</w:t>
    </w:r>
    <w:r w:rsidRPr="005974E8">
      <w:rPr>
        <w:sz w:val="24"/>
        <w:szCs w:val="24"/>
      </w:rPr>
      <w:fldChar w:fldCharType="end"/>
    </w:r>
  </w:p>
  <w:p w14:paraId="1C43DA9B" w14:textId="092FD29C" w:rsidR="00720B48" w:rsidRPr="00980C54" w:rsidRDefault="00720B48" w:rsidP="00980C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853C6" w14:textId="423355A7" w:rsidR="005974E8" w:rsidRPr="005974E8" w:rsidRDefault="005974E8" w:rsidP="005974E8">
    <w:pPr>
      <w:pStyle w:val="Header"/>
      <w:rPr>
        <w:sz w:val="24"/>
        <w:szCs w:val="24"/>
      </w:rPr>
    </w:pPr>
    <w:r w:rsidRPr="005974E8">
      <w:rPr>
        <w:sz w:val="24"/>
        <w:szCs w:val="24"/>
      </w:rPr>
      <w:t xml:space="preserve">Attachment A – </w:t>
    </w:r>
    <w:r>
      <w:rPr>
        <w:sz w:val="24"/>
        <w:szCs w:val="24"/>
      </w:rPr>
      <w:t>Proposed</w:t>
    </w:r>
    <w:r w:rsidRPr="005974E8">
      <w:rPr>
        <w:sz w:val="24"/>
        <w:szCs w:val="24"/>
      </w:rPr>
      <w:t xml:space="preserve"> Rules in Legislative Format</w:t>
    </w:r>
  </w:p>
  <w:p w14:paraId="75D2A26D" w14:textId="75FEA140" w:rsidR="005974E8" w:rsidRPr="005974E8" w:rsidRDefault="005974E8" w:rsidP="005974E8">
    <w:pPr>
      <w:pStyle w:val="Header"/>
      <w:rPr>
        <w:sz w:val="24"/>
        <w:szCs w:val="24"/>
      </w:rPr>
    </w:pPr>
    <w:r w:rsidRPr="005974E8">
      <w:rPr>
        <w:sz w:val="24"/>
        <w:szCs w:val="24"/>
      </w:rPr>
      <w:t xml:space="preserve">Decision No. </w:t>
    </w:r>
    <w:r>
      <w:rPr>
        <w:sz w:val="24"/>
        <w:szCs w:val="24"/>
      </w:rPr>
      <w:t>C</w:t>
    </w:r>
    <w:r w:rsidRPr="005974E8">
      <w:rPr>
        <w:sz w:val="24"/>
        <w:szCs w:val="24"/>
      </w:rPr>
      <w:t>26-0</w:t>
    </w:r>
    <w:r>
      <w:rPr>
        <w:sz w:val="24"/>
        <w:szCs w:val="24"/>
      </w:rPr>
      <w:t>451</w:t>
    </w:r>
  </w:p>
  <w:p w14:paraId="2CAE2516" w14:textId="5EA736C1" w:rsidR="005974E8" w:rsidRPr="005974E8" w:rsidRDefault="005974E8" w:rsidP="005974E8">
    <w:pPr>
      <w:pStyle w:val="Header"/>
      <w:rPr>
        <w:sz w:val="24"/>
        <w:szCs w:val="24"/>
      </w:rPr>
    </w:pPr>
    <w:r w:rsidRPr="005974E8">
      <w:rPr>
        <w:sz w:val="24"/>
        <w:szCs w:val="24"/>
      </w:rPr>
      <w:t>Proceeding No. 2</w:t>
    </w:r>
    <w:r>
      <w:rPr>
        <w:sz w:val="24"/>
        <w:szCs w:val="24"/>
      </w:rPr>
      <w:t>6</w:t>
    </w:r>
    <w:r w:rsidRPr="005974E8">
      <w:rPr>
        <w:sz w:val="24"/>
        <w:szCs w:val="24"/>
      </w:rPr>
      <w:t>R-0</w:t>
    </w:r>
    <w:r>
      <w:rPr>
        <w:sz w:val="24"/>
        <w:szCs w:val="24"/>
      </w:rPr>
      <w:t>275T</w:t>
    </w:r>
  </w:p>
  <w:p w14:paraId="2FD18FA4" w14:textId="77777777" w:rsidR="005974E8" w:rsidRPr="005974E8" w:rsidRDefault="005974E8" w:rsidP="005974E8">
    <w:pPr>
      <w:pStyle w:val="Header"/>
      <w:rPr>
        <w:sz w:val="24"/>
        <w:szCs w:val="24"/>
      </w:rPr>
    </w:pPr>
    <w:r w:rsidRPr="005974E8">
      <w:rPr>
        <w:sz w:val="24"/>
        <w:szCs w:val="24"/>
      </w:rPr>
      <w:t xml:space="preserve">Page </w:t>
    </w:r>
    <w:r w:rsidRPr="005974E8">
      <w:rPr>
        <w:sz w:val="24"/>
        <w:szCs w:val="24"/>
      </w:rPr>
      <w:fldChar w:fldCharType="begin"/>
    </w:r>
    <w:r w:rsidRPr="005974E8">
      <w:rPr>
        <w:sz w:val="24"/>
        <w:szCs w:val="24"/>
      </w:rPr>
      <w:instrText xml:space="preserve"> PAGE </w:instrText>
    </w:r>
    <w:r w:rsidRPr="005974E8">
      <w:rPr>
        <w:sz w:val="24"/>
        <w:szCs w:val="24"/>
      </w:rPr>
      <w:fldChar w:fldCharType="separate"/>
    </w:r>
    <w:r w:rsidRPr="005974E8">
      <w:rPr>
        <w:sz w:val="24"/>
        <w:szCs w:val="24"/>
      </w:rPr>
      <w:t>1</w:t>
    </w:r>
    <w:r w:rsidRPr="005974E8">
      <w:rPr>
        <w:sz w:val="24"/>
        <w:szCs w:val="24"/>
      </w:rPr>
      <w:fldChar w:fldCharType="end"/>
    </w:r>
    <w:r w:rsidRPr="005974E8">
      <w:rPr>
        <w:sz w:val="24"/>
        <w:szCs w:val="24"/>
      </w:rPr>
      <w:t xml:space="preserve"> of </w:t>
    </w:r>
    <w:r w:rsidRPr="005974E8">
      <w:rPr>
        <w:sz w:val="24"/>
        <w:szCs w:val="24"/>
      </w:rPr>
      <w:fldChar w:fldCharType="begin"/>
    </w:r>
    <w:r w:rsidRPr="005974E8">
      <w:rPr>
        <w:sz w:val="24"/>
        <w:szCs w:val="24"/>
      </w:rPr>
      <w:instrText xml:space="preserve"> NUMPAGES  </w:instrText>
    </w:r>
    <w:r w:rsidRPr="005974E8">
      <w:rPr>
        <w:sz w:val="24"/>
        <w:szCs w:val="24"/>
      </w:rPr>
      <w:fldChar w:fldCharType="separate"/>
    </w:r>
    <w:r w:rsidRPr="005974E8">
      <w:rPr>
        <w:sz w:val="24"/>
        <w:szCs w:val="24"/>
      </w:rPr>
      <w:t>4</w:t>
    </w:r>
    <w:r w:rsidRPr="005974E8">
      <w:rPr>
        <w:sz w:val="24"/>
        <w:szCs w:val="24"/>
      </w:rPr>
      <w:fldChar w:fldCharType="end"/>
    </w:r>
  </w:p>
  <w:p w14:paraId="3DCEBA79" w14:textId="240544A6" w:rsidR="00720B48" w:rsidRPr="00980C54" w:rsidRDefault="00720B48" w:rsidP="00980C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FD9EF" w14:textId="77777777" w:rsidR="00720B48" w:rsidRPr="00940267" w:rsidRDefault="00720B48" w:rsidP="00192445">
    <w:pPr>
      <w:pStyle w:val="Header"/>
      <w:rPr>
        <w:sz w:val="16"/>
        <w:szCs w:val="16"/>
      </w:rPr>
    </w:pPr>
    <w:r w:rsidRPr="00940267">
      <w:rPr>
        <w:sz w:val="16"/>
        <w:szCs w:val="16"/>
      </w:rPr>
      <w:t xml:space="preserve">Page </w:t>
    </w:r>
    <w:r w:rsidRPr="00940267">
      <w:rPr>
        <w:sz w:val="16"/>
        <w:szCs w:val="16"/>
      </w:rPr>
      <w:fldChar w:fldCharType="begin"/>
    </w:r>
    <w:r w:rsidRPr="00940267">
      <w:rPr>
        <w:sz w:val="16"/>
        <w:szCs w:val="16"/>
      </w:rPr>
      <w:instrText xml:space="preserve"> PAGE  \* Arabic  \* MERGEFORMAT </w:instrText>
    </w:r>
    <w:r w:rsidRPr="00940267">
      <w:rPr>
        <w:sz w:val="16"/>
        <w:szCs w:val="16"/>
      </w:rPr>
      <w:fldChar w:fldCharType="separate"/>
    </w:r>
    <w:r w:rsidRPr="00940267">
      <w:rPr>
        <w:noProof/>
        <w:sz w:val="16"/>
        <w:szCs w:val="16"/>
      </w:rPr>
      <w:t>1</w:t>
    </w:r>
    <w:r w:rsidRPr="00940267">
      <w:rPr>
        <w:sz w:val="16"/>
        <w:szCs w:val="16"/>
      </w:rPr>
      <w:fldChar w:fldCharType="end"/>
    </w:r>
    <w:r w:rsidRPr="00940267">
      <w:rPr>
        <w:sz w:val="16"/>
        <w:szCs w:val="16"/>
      </w:rPr>
      <w:t xml:space="preserve"> of </w:t>
    </w:r>
    <w:r w:rsidRPr="00940267">
      <w:rPr>
        <w:sz w:val="16"/>
        <w:szCs w:val="16"/>
      </w:rPr>
      <w:fldChar w:fldCharType="begin"/>
    </w:r>
    <w:r w:rsidRPr="00940267">
      <w:rPr>
        <w:sz w:val="16"/>
        <w:szCs w:val="16"/>
      </w:rPr>
      <w:instrText xml:space="preserve"> SECTIONPAGES </w:instrText>
    </w:r>
    <w:r w:rsidRPr="00940267">
      <w:rPr>
        <w:sz w:val="16"/>
        <w:szCs w:val="16"/>
      </w:rPr>
      <w:fldChar w:fldCharType="separate"/>
    </w:r>
    <w:r w:rsidRPr="00940267">
      <w:rPr>
        <w:noProof/>
        <w:sz w:val="16"/>
        <w:szCs w:val="16"/>
      </w:rPr>
      <w:t>148</w:t>
    </w:r>
    <w:r w:rsidRPr="00940267">
      <w:rPr>
        <w:sz w:val="16"/>
        <w:szCs w:val="16"/>
      </w:rPr>
      <w:fldChar w:fldCharType="end"/>
    </w:r>
  </w:p>
  <w:p w14:paraId="58A897A4" w14:textId="77777777" w:rsidR="00720B48" w:rsidRDefault="00720B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46EF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4BE10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84661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C8C97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6828A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EE2362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690006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5FC8E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48E3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9C0C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decimal"/>
      <w:lvlText w:val="573.%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pStyle w:val="Heading5"/>
      <w:lvlText w:val="(%5)"/>
      <w:legacy w:legacy="1" w:legacySpace="0" w:legacyIndent="720"/>
      <w:lvlJc w:val="left"/>
      <w:pPr>
        <w:ind w:left="3600" w:hanging="720"/>
      </w:pPr>
    </w:lvl>
    <w:lvl w:ilvl="5">
      <w:start w:val="1"/>
      <w:numFmt w:val="lowerLetter"/>
      <w:pStyle w:val="Heading6"/>
      <w:lvlText w:val="(%6)"/>
      <w:legacy w:legacy="1" w:legacySpace="0" w:legacyIndent="720"/>
      <w:lvlJc w:val="left"/>
      <w:pPr>
        <w:ind w:left="4320" w:hanging="720"/>
      </w:pPr>
    </w:lvl>
    <w:lvl w:ilvl="6">
      <w:start w:val="1"/>
      <w:numFmt w:val="lowerRoman"/>
      <w:pStyle w:val="Heading7"/>
      <w:lvlText w:val="(%7)"/>
      <w:legacy w:legacy="1" w:legacySpace="0" w:legacyIndent="720"/>
      <w:lvlJc w:val="left"/>
      <w:pPr>
        <w:ind w:left="5040" w:hanging="720"/>
      </w:pPr>
    </w:lvl>
    <w:lvl w:ilvl="7">
      <w:start w:val="1"/>
      <w:numFmt w:val="lowerLetter"/>
      <w:pStyle w:val="Heading8"/>
      <w:lvlText w:val="(%8)"/>
      <w:legacy w:legacy="1" w:legacySpace="0" w:legacyIndent="720"/>
      <w:lvlJc w:val="left"/>
      <w:pPr>
        <w:ind w:left="5760" w:hanging="720"/>
      </w:pPr>
    </w:lvl>
    <w:lvl w:ilvl="8">
      <w:start w:val="1"/>
      <w:numFmt w:val="lowerRoman"/>
      <w:pStyle w:val="Heading9"/>
      <w:lvlText w:val="(%9)"/>
      <w:legacy w:legacy="1" w:legacySpace="0" w:legacyIndent="720"/>
      <w:lvlJc w:val="left"/>
      <w:pPr>
        <w:ind w:left="6480" w:hanging="720"/>
      </w:pPr>
    </w:lvl>
  </w:abstractNum>
  <w:abstractNum w:abstractNumId="11" w15:restartNumberingAfterBreak="0">
    <w:nsid w:val="015A108A"/>
    <w:multiLevelType w:val="hybridMultilevel"/>
    <w:tmpl w:val="EA3478CC"/>
    <w:lvl w:ilvl="0" w:tplc="FFFFFFFF">
      <w:start w:val="1"/>
      <w:numFmt w:val="lowerRoman"/>
      <w:lvlText w:val="(%1)"/>
      <w:lvlJc w:val="left"/>
      <w:pPr>
        <w:ind w:left="2880" w:hanging="72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2" w15:restartNumberingAfterBreak="0">
    <w:nsid w:val="0C281A2F"/>
    <w:multiLevelType w:val="hybridMultilevel"/>
    <w:tmpl w:val="67F22ABC"/>
    <w:lvl w:ilvl="0" w:tplc="CE1CC770">
      <w:start w:val="1"/>
      <w:numFmt w:val="upperRoman"/>
      <w:lvlText w:val="(%1)"/>
      <w:lvlJc w:val="left"/>
      <w:pPr>
        <w:ind w:left="1800" w:hanging="360"/>
      </w:pPr>
      <w:rPr>
        <w:rFonts w:ascii="Arial" w:eastAsia="Times New Roman" w:hAnsi="Arial"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8C6005"/>
    <w:multiLevelType w:val="hybridMultilevel"/>
    <w:tmpl w:val="5434D768"/>
    <w:lvl w:ilvl="0" w:tplc="44666B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D936965"/>
    <w:multiLevelType w:val="hybridMultilevel"/>
    <w:tmpl w:val="8AF2FE18"/>
    <w:lvl w:ilvl="0" w:tplc="E47E5F4E">
      <w:start w:val="1"/>
      <w:numFmt w:val="lowerLetter"/>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AA6A2C"/>
    <w:multiLevelType w:val="hybridMultilevel"/>
    <w:tmpl w:val="387E95B2"/>
    <w:lvl w:ilvl="0" w:tplc="F3604EE6">
      <w:start w:val="1"/>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07332D3"/>
    <w:multiLevelType w:val="hybridMultilevel"/>
    <w:tmpl w:val="82AA11D6"/>
    <w:lvl w:ilvl="0" w:tplc="D51C0D14">
      <w:start w:val="1"/>
      <w:numFmt w:val="bullet"/>
      <w:pStyle w:val="Listbulleted"/>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49F4E8F"/>
    <w:multiLevelType w:val="hybridMultilevel"/>
    <w:tmpl w:val="AD72A51A"/>
    <w:lvl w:ilvl="0" w:tplc="F766A12C">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6893A93"/>
    <w:multiLevelType w:val="multilevel"/>
    <w:tmpl w:val="106E9934"/>
    <w:lvl w:ilvl="0">
      <w:start w:val="2000"/>
      <w:numFmt w:val="decimal"/>
      <w:pStyle w:val="Level1"/>
      <w:lvlText w:val="%1."/>
      <w:lvlJc w:val="left"/>
      <w:pPr>
        <w:tabs>
          <w:tab w:val="num" w:pos="720"/>
        </w:tabs>
        <w:ind w:left="720" w:hanging="720"/>
      </w:pPr>
      <w:rPr>
        <w:rFonts w:cs="Times New Roman" w:hint="default"/>
      </w:rPr>
    </w:lvl>
    <w:lvl w:ilvl="1">
      <w:start w:val="1"/>
      <w:numFmt w:val="lowerLetter"/>
      <w:pStyle w:val="Level2"/>
      <w:lvlText w:val="(%2)"/>
      <w:lvlJc w:val="left"/>
      <w:pPr>
        <w:tabs>
          <w:tab w:val="num" w:pos="1440"/>
        </w:tabs>
        <w:ind w:left="1440" w:hanging="720"/>
      </w:pPr>
      <w:rPr>
        <w:rFonts w:cs="Times New Roman" w:hint="default"/>
      </w:rPr>
    </w:lvl>
    <w:lvl w:ilvl="2">
      <w:start w:val="1"/>
      <w:numFmt w:val="upperRoman"/>
      <w:pStyle w:val="Level3"/>
      <w:lvlText w:val="(%3)"/>
      <w:lvlJc w:val="left"/>
      <w:pPr>
        <w:tabs>
          <w:tab w:val="num" w:pos="2160"/>
        </w:tabs>
        <w:ind w:left="2160" w:hanging="720"/>
      </w:pPr>
      <w:rPr>
        <w:rFonts w:cs="Times New Roman" w:hint="default"/>
      </w:rPr>
    </w:lvl>
    <w:lvl w:ilvl="3">
      <w:start w:val="1"/>
      <w:numFmt w:val="upperLetter"/>
      <w:pStyle w:val="Level4"/>
      <w:lvlText w:val="(%4)"/>
      <w:lvlJc w:val="left"/>
      <w:pPr>
        <w:tabs>
          <w:tab w:val="num" w:pos="2880"/>
        </w:tabs>
        <w:ind w:left="2880" w:hanging="720"/>
      </w:pPr>
      <w:rPr>
        <w:rFonts w:cs="Times New Roman" w:hint="default"/>
      </w:rPr>
    </w:lvl>
    <w:lvl w:ilvl="4">
      <w:start w:val="1"/>
      <w:numFmt w:val="lowerRoman"/>
      <w:pStyle w:val="Level5"/>
      <w:lvlText w:val="(%5)"/>
      <w:lvlJc w:val="left"/>
      <w:pPr>
        <w:tabs>
          <w:tab w:val="num" w:pos="3600"/>
        </w:tabs>
        <w:ind w:left="3600" w:hanging="720"/>
      </w:pPr>
      <w:rPr>
        <w:rFonts w:cs="Times New Roman" w:hint="default"/>
      </w:rPr>
    </w:lvl>
    <w:lvl w:ilvl="5">
      <w:start w:val="1"/>
      <w:numFmt w:val="none"/>
      <w:lvlText w:val=""/>
      <w:lvlJc w:val="left"/>
      <w:pPr>
        <w:tabs>
          <w:tab w:val="num" w:pos="2160"/>
        </w:tabs>
        <w:ind w:left="2160" w:hanging="360"/>
      </w:pPr>
      <w:rPr>
        <w:rFonts w:cs="Times New Roman" w:hint="default"/>
      </w:rPr>
    </w:lvl>
    <w:lvl w:ilvl="6">
      <w:start w:val="1"/>
      <w:numFmt w:val="none"/>
      <w:lvlText w:val="%7"/>
      <w:lvlJc w:val="left"/>
      <w:pPr>
        <w:tabs>
          <w:tab w:val="num" w:pos="2520"/>
        </w:tabs>
        <w:ind w:left="2520" w:hanging="360"/>
      </w:pPr>
      <w:rPr>
        <w:rFonts w:cs="Times New Roman" w:hint="default"/>
      </w:rPr>
    </w:lvl>
    <w:lvl w:ilvl="7">
      <w:start w:val="1"/>
      <w:numFmt w:val="none"/>
      <w:lvlText w:val="%8"/>
      <w:lvlJc w:val="left"/>
      <w:pPr>
        <w:tabs>
          <w:tab w:val="num" w:pos="2880"/>
        </w:tabs>
        <w:ind w:left="2880" w:hanging="360"/>
      </w:pPr>
      <w:rPr>
        <w:rFonts w:cs="Times New Roman" w:hint="default"/>
      </w:rPr>
    </w:lvl>
    <w:lvl w:ilvl="8">
      <w:start w:val="1"/>
      <w:numFmt w:val="none"/>
      <w:lvlText w:val="%9"/>
      <w:lvlJc w:val="left"/>
      <w:pPr>
        <w:tabs>
          <w:tab w:val="num" w:pos="3240"/>
        </w:tabs>
        <w:ind w:left="3240" w:hanging="360"/>
      </w:pPr>
      <w:rPr>
        <w:rFonts w:cs="Times New Roman" w:hint="default"/>
      </w:rPr>
    </w:lvl>
  </w:abstractNum>
  <w:abstractNum w:abstractNumId="19" w15:restartNumberingAfterBreak="0">
    <w:nsid w:val="1AA14509"/>
    <w:multiLevelType w:val="multilevel"/>
    <w:tmpl w:val="1AEE7C52"/>
    <w:lvl w:ilvl="0">
      <w:start w:val="1"/>
      <w:numFmt w:val="lowerLetter"/>
      <w:lvlText w:val="(%1)"/>
      <w:lvlJc w:val="left"/>
      <w:pPr>
        <w:ind w:left="1080" w:hanging="360"/>
      </w:pPr>
      <w:rPr>
        <w:rFonts w:ascii="Arial" w:eastAsia="Times New Roman" w:hAnsi="Arial"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1E456761"/>
    <w:multiLevelType w:val="hybridMultilevel"/>
    <w:tmpl w:val="9F74B282"/>
    <w:lvl w:ilvl="0" w:tplc="C47E9A16">
      <w:start w:val="1"/>
      <w:numFmt w:val="lowerLetter"/>
      <w:lvlText w:val="(%1)"/>
      <w:lvlJc w:val="left"/>
      <w:pPr>
        <w:ind w:left="1080" w:hanging="360"/>
      </w:pPr>
      <w:rPr>
        <w:rFonts w:ascii="Arial" w:eastAsia="Times New Roman" w:hAnsi="Arial" w:cs="Times New Roman"/>
      </w:rPr>
    </w:lvl>
    <w:lvl w:ilvl="1" w:tplc="CE1CC770">
      <w:start w:val="1"/>
      <w:numFmt w:val="upperRoman"/>
      <w:lvlText w:val="(%2)"/>
      <w:lvlJc w:val="left"/>
      <w:pPr>
        <w:ind w:left="1800" w:hanging="360"/>
      </w:pPr>
      <w:rPr>
        <w:rFonts w:ascii="Arial" w:eastAsia="Times New Roman" w:hAnsi="Arial"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0EA706F"/>
    <w:multiLevelType w:val="hybridMultilevel"/>
    <w:tmpl w:val="CBB0D0B4"/>
    <w:lvl w:ilvl="0" w:tplc="AA002E40">
      <w:start w:val="120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B64954"/>
    <w:multiLevelType w:val="hybridMultilevel"/>
    <w:tmpl w:val="2356221C"/>
    <w:lvl w:ilvl="0" w:tplc="135272B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8860E20"/>
    <w:multiLevelType w:val="hybridMultilevel"/>
    <w:tmpl w:val="49943B34"/>
    <w:lvl w:ilvl="0" w:tplc="CE1CC770">
      <w:start w:val="1"/>
      <w:numFmt w:val="upperRoman"/>
      <w:lvlText w:val="(%1)"/>
      <w:lvlJc w:val="left"/>
      <w:pPr>
        <w:ind w:left="1800" w:hanging="360"/>
      </w:pPr>
      <w:rPr>
        <w:rFonts w:ascii="Arial" w:eastAsia="Times New Roman" w:hAnsi="Arial"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947256"/>
    <w:multiLevelType w:val="hybridMultilevel"/>
    <w:tmpl w:val="1878285C"/>
    <w:lvl w:ilvl="0" w:tplc="29FE5FD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A14B84"/>
    <w:multiLevelType w:val="hybridMultilevel"/>
    <w:tmpl w:val="9F74B282"/>
    <w:lvl w:ilvl="0" w:tplc="C47E9A16">
      <w:start w:val="1"/>
      <w:numFmt w:val="lowerLetter"/>
      <w:lvlText w:val="(%1)"/>
      <w:lvlJc w:val="left"/>
      <w:pPr>
        <w:ind w:left="1080" w:hanging="360"/>
      </w:pPr>
      <w:rPr>
        <w:rFonts w:ascii="Arial" w:eastAsia="Times New Roman" w:hAnsi="Arial" w:cs="Times New Roman"/>
      </w:rPr>
    </w:lvl>
    <w:lvl w:ilvl="1" w:tplc="CE1CC770">
      <w:start w:val="1"/>
      <w:numFmt w:val="upperRoman"/>
      <w:lvlText w:val="(%2)"/>
      <w:lvlJc w:val="left"/>
      <w:pPr>
        <w:ind w:left="1800" w:hanging="360"/>
      </w:pPr>
      <w:rPr>
        <w:rFonts w:ascii="Arial" w:eastAsia="Times New Roman" w:hAnsi="Arial"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370624E"/>
    <w:multiLevelType w:val="hybridMultilevel"/>
    <w:tmpl w:val="9F74B282"/>
    <w:lvl w:ilvl="0" w:tplc="C47E9A16">
      <w:start w:val="1"/>
      <w:numFmt w:val="lowerLetter"/>
      <w:lvlText w:val="(%1)"/>
      <w:lvlJc w:val="left"/>
      <w:pPr>
        <w:ind w:left="1080" w:hanging="360"/>
      </w:pPr>
      <w:rPr>
        <w:rFonts w:ascii="Arial" w:eastAsia="Times New Roman" w:hAnsi="Arial" w:cs="Times New Roman"/>
      </w:rPr>
    </w:lvl>
    <w:lvl w:ilvl="1" w:tplc="CE1CC770">
      <w:start w:val="1"/>
      <w:numFmt w:val="upperRoman"/>
      <w:lvlText w:val="(%2)"/>
      <w:lvlJc w:val="left"/>
      <w:pPr>
        <w:ind w:left="1800" w:hanging="360"/>
      </w:pPr>
      <w:rPr>
        <w:rFonts w:ascii="Arial" w:eastAsia="Times New Roman" w:hAnsi="Arial"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60C07BB"/>
    <w:multiLevelType w:val="hybridMultilevel"/>
    <w:tmpl w:val="9B661C98"/>
    <w:lvl w:ilvl="0" w:tplc="4224BD30">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AE1934"/>
    <w:multiLevelType w:val="hybridMultilevel"/>
    <w:tmpl w:val="7DC8E9DA"/>
    <w:lvl w:ilvl="0" w:tplc="DC2E4A36">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742727">
    <w:abstractNumId w:val="10"/>
  </w:num>
  <w:num w:numId="2" w16cid:durableId="177810933">
    <w:abstractNumId w:val="16"/>
  </w:num>
  <w:num w:numId="3" w16cid:durableId="1589122491">
    <w:abstractNumId w:val="9"/>
  </w:num>
  <w:num w:numId="4" w16cid:durableId="1436361203">
    <w:abstractNumId w:val="7"/>
  </w:num>
  <w:num w:numId="5" w16cid:durableId="504175398">
    <w:abstractNumId w:val="6"/>
  </w:num>
  <w:num w:numId="6" w16cid:durableId="999887012">
    <w:abstractNumId w:val="5"/>
  </w:num>
  <w:num w:numId="7" w16cid:durableId="89474376">
    <w:abstractNumId w:val="4"/>
  </w:num>
  <w:num w:numId="8" w16cid:durableId="739404980">
    <w:abstractNumId w:val="8"/>
  </w:num>
  <w:num w:numId="9" w16cid:durableId="1934245596">
    <w:abstractNumId w:val="3"/>
  </w:num>
  <w:num w:numId="10" w16cid:durableId="1215387130">
    <w:abstractNumId w:val="2"/>
  </w:num>
  <w:num w:numId="11" w16cid:durableId="232588503">
    <w:abstractNumId w:val="1"/>
  </w:num>
  <w:num w:numId="12" w16cid:durableId="1774667692">
    <w:abstractNumId w:val="0"/>
  </w:num>
  <w:num w:numId="13" w16cid:durableId="1530338252">
    <w:abstractNumId w:val="18"/>
  </w:num>
  <w:num w:numId="14" w16cid:durableId="508182703">
    <w:abstractNumId w:val="14"/>
  </w:num>
  <w:num w:numId="15" w16cid:durableId="834036172">
    <w:abstractNumId w:val="15"/>
  </w:num>
  <w:num w:numId="16" w16cid:durableId="456602513">
    <w:abstractNumId w:val="17"/>
  </w:num>
  <w:num w:numId="17" w16cid:durableId="1906211139">
    <w:abstractNumId w:val="21"/>
  </w:num>
  <w:num w:numId="18" w16cid:durableId="1490823123">
    <w:abstractNumId w:val="20"/>
  </w:num>
  <w:num w:numId="19" w16cid:durableId="312953880">
    <w:abstractNumId w:val="27"/>
  </w:num>
  <w:num w:numId="20" w16cid:durableId="90706226">
    <w:abstractNumId w:val="24"/>
  </w:num>
  <w:num w:numId="21" w16cid:durableId="1277713450">
    <w:abstractNumId w:val="19"/>
  </w:num>
  <w:num w:numId="22" w16cid:durableId="46300096">
    <w:abstractNumId w:val="26"/>
  </w:num>
  <w:num w:numId="23" w16cid:durableId="1267733162">
    <w:abstractNumId w:val="25"/>
  </w:num>
  <w:num w:numId="24" w16cid:durableId="640765571">
    <w:abstractNumId w:val="12"/>
  </w:num>
  <w:num w:numId="25" w16cid:durableId="1112017881">
    <w:abstractNumId w:val="13"/>
  </w:num>
  <w:num w:numId="26" w16cid:durableId="833767472">
    <w:abstractNumId w:val="23"/>
  </w:num>
  <w:num w:numId="27" w16cid:durableId="307904907">
    <w:abstractNumId w:val="28"/>
  </w:num>
  <w:num w:numId="28" w16cid:durableId="579292596">
    <w:abstractNumId w:val="22"/>
  </w:num>
  <w:num w:numId="29" w16cid:durableId="1177891940">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removePersonalInformation/>
  <w:removeDateAndTime/>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60"/>
    <w:rsid w:val="00004A97"/>
    <w:rsid w:val="00015E92"/>
    <w:rsid w:val="0002530F"/>
    <w:rsid w:val="000274FB"/>
    <w:rsid w:val="000419DC"/>
    <w:rsid w:val="00044063"/>
    <w:rsid w:val="00046E83"/>
    <w:rsid w:val="00051241"/>
    <w:rsid w:val="00053B97"/>
    <w:rsid w:val="000656B6"/>
    <w:rsid w:val="000659EA"/>
    <w:rsid w:val="00067624"/>
    <w:rsid w:val="000746C2"/>
    <w:rsid w:val="00075C60"/>
    <w:rsid w:val="00075E75"/>
    <w:rsid w:val="0008665C"/>
    <w:rsid w:val="00087346"/>
    <w:rsid w:val="00090182"/>
    <w:rsid w:val="000A110A"/>
    <w:rsid w:val="000B20E5"/>
    <w:rsid w:val="000C5523"/>
    <w:rsid w:val="000C66F9"/>
    <w:rsid w:val="000D2824"/>
    <w:rsid w:val="000D67D2"/>
    <w:rsid w:val="000E4310"/>
    <w:rsid w:val="000F688D"/>
    <w:rsid w:val="001039E9"/>
    <w:rsid w:val="001154DE"/>
    <w:rsid w:val="001158B6"/>
    <w:rsid w:val="00115BA8"/>
    <w:rsid w:val="00120D89"/>
    <w:rsid w:val="0012164C"/>
    <w:rsid w:val="00123AC1"/>
    <w:rsid w:val="00123C2F"/>
    <w:rsid w:val="00123E22"/>
    <w:rsid w:val="001241C7"/>
    <w:rsid w:val="00155114"/>
    <w:rsid w:val="00162266"/>
    <w:rsid w:val="00163D4D"/>
    <w:rsid w:val="001661FC"/>
    <w:rsid w:val="001671B3"/>
    <w:rsid w:val="00167783"/>
    <w:rsid w:val="001729C9"/>
    <w:rsid w:val="00175EEA"/>
    <w:rsid w:val="00184677"/>
    <w:rsid w:val="001869CC"/>
    <w:rsid w:val="00187884"/>
    <w:rsid w:val="00190A37"/>
    <w:rsid w:val="00192445"/>
    <w:rsid w:val="00192C3B"/>
    <w:rsid w:val="001932F2"/>
    <w:rsid w:val="00193776"/>
    <w:rsid w:val="001A67CD"/>
    <w:rsid w:val="001A6E32"/>
    <w:rsid w:val="001A74DE"/>
    <w:rsid w:val="001B12E3"/>
    <w:rsid w:val="001B1804"/>
    <w:rsid w:val="001B40D7"/>
    <w:rsid w:val="001C084C"/>
    <w:rsid w:val="001D00C3"/>
    <w:rsid w:val="001D01A6"/>
    <w:rsid w:val="001D182D"/>
    <w:rsid w:val="001D308E"/>
    <w:rsid w:val="001D3340"/>
    <w:rsid w:val="001D6C76"/>
    <w:rsid w:val="001F3646"/>
    <w:rsid w:val="001F5CED"/>
    <w:rsid w:val="00205E80"/>
    <w:rsid w:val="00205EF4"/>
    <w:rsid w:val="00207F48"/>
    <w:rsid w:val="0021219E"/>
    <w:rsid w:val="00212D36"/>
    <w:rsid w:val="00234002"/>
    <w:rsid w:val="00235CDD"/>
    <w:rsid w:val="00240D27"/>
    <w:rsid w:val="002531FE"/>
    <w:rsid w:val="00260BED"/>
    <w:rsid w:val="00262C8D"/>
    <w:rsid w:val="00262F55"/>
    <w:rsid w:val="002638E7"/>
    <w:rsid w:val="00270DCD"/>
    <w:rsid w:val="00281147"/>
    <w:rsid w:val="00290D49"/>
    <w:rsid w:val="002938CB"/>
    <w:rsid w:val="00295069"/>
    <w:rsid w:val="002A4444"/>
    <w:rsid w:val="002A68C9"/>
    <w:rsid w:val="002B128A"/>
    <w:rsid w:val="002B4CA4"/>
    <w:rsid w:val="002B556C"/>
    <w:rsid w:val="002C354E"/>
    <w:rsid w:val="002C6327"/>
    <w:rsid w:val="002D3448"/>
    <w:rsid w:val="002D3EF5"/>
    <w:rsid w:val="002D6B54"/>
    <w:rsid w:val="002E101F"/>
    <w:rsid w:val="002E2A45"/>
    <w:rsid w:val="002E564C"/>
    <w:rsid w:val="002E72DA"/>
    <w:rsid w:val="002E7697"/>
    <w:rsid w:val="002F6237"/>
    <w:rsid w:val="00301FB2"/>
    <w:rsid w:val="003059EA"/>
    <w:rsid w:val="003104F3"/>
    <w:rsid w:val="0031243D"/>
    <w:rsid w:val="0031567F"/>
    <w:rsid w:val="00323BE1"/>
    <w:rsid w:val="00325B92"/>
    <w:rsid w:val="00331B5B"/>
    <w:rsid w:val="003445A3"/>
    <w:rsid w:val="003454A8"/>
    <w:rsid w:val="0035764E"/>
    <w:rsid w:val="0036067A"/>
    <w:rsid w:val="00362A37"/>
    <w:rsid w:val="00364543"/>
    <w:rsid w:val="0036749D"/>
    <w:rsid w:val="00374420"/>
    <w:rsid w:val="00376A63"/>
    <w:rsid w:val="003812B4"/>
    <w:rsid w:val="00383684"/>
    <w:rsid w:val="0038567E"/>
    <w:rsid w:val="00386B31"/>
    <w:rsid w:val="003957F8"/>
    <w:rsid w:val="00397F90"/>
    <w:rsid w:val="003A0B58"/>
    <w:rsid w:val="003A28DF"/>
    <w:rsid w:val="003A788F"/>
    <w:rsid w:val="003B0FA1"/>
    <w:rsid w:val="003B0FE8"/>
    <w:rsid w:val="003B3CDA"/>
    <w:rsid w:val="003B5B92"/>
    <w:rsid w:val="003B6ECF"/>
    <w:rsid w:val="003C03AF"/>
    <w:rsid w:val="003C07F4"/>
    <w:rsid w:val="003C6DD2"/>
    <w:rsid w:val="003D33EA"/>
    <w:rsid w:val="003D7F4E"/>
    <w:rsid w:val="003E6B1A"/>
    <w:rsid w:val="003F0AB8"/>
    <w:rsid w:val="003F62D3"/>
    <w:rsid w:val="003F6590"/>
    <w:rsid w:val="00404A10"/>
    <w:rsid w:val="00406C64"/>
    <w:rsid w:val="00413278"/>
    <w:rsid w:val="00415D9F"/>
    <w:rsid w:val="00417566"/>
    <w:rsid w:val="004200CC"/>
    <w:rsid w:val="00420A86"/>
    <w:rsid w:val="00426DDB"/>
    <w:rsid w:val="00430E06"/>
    <w:rsid w:val="004313BF"/>
    <w:rsid w:val="00433027"/>
    <w:rsid w:val="00455CAF"/>
    <w:rsid w:val="004607B8"/>
    <w:rsid w:val="004611ED"/>
    <w:rsid w:val="00461FFA"/>
    <w:rsid w:val="00464A6B"/>
    <w:rsid w:val="00466697"/>
    <w:rsid w:val="00470737"/>
    <w:rsid w:val="00471C62"/>
    <w:rsid w:val="00473277"/>
    <w:rsid w:val="00475616"/>
    <w:rsid w:val="00477C96"/>
    <w:rsid w:val="00482869"/>
    <w:rsid w:val="00485735"/>
    <w:rsid w:val="00490533"/>
    <w:rsid w:val="0049215B"/>
    <w:rsid w:val="004934BE"/>
    <w:rsid w:val="0049418C"/>
    <w:rsid w:val="004B6E5C"/>
    <w:rsid w:val="004B6EF9"/>
    <w:rsid w:val="004B792A"/>
    <w:rsid w:val="004C17FD"/>
    <w:rsid w:val="004C649E"/>
    <w:rsid w:val="004D120E"/>
    <w:rsid w:val="004D2C70"/>
    <w:rsid w:val="004E1AC3"/>
    <w:rsid w:val="004E25E6"/>
    <w:rsid w:val="004E64AF"/>
    <w:rsid w:val="004E6DBD"/>
    <w:rsid w:val="004F58BE"/>
    <w:rsid w:val="00500B0E"/>
    <w:rsid w:val="00506123"/>
    <w:rsid w:val="00514DAA"/>
    <w:rsid w:val="005153FB"/>
    <w:rsid w:val="005159B4"/>
    <w:rsid w:val="00515B71"/>
    <w:rsid w:val="0051756E"/>
    <w:rsid w:val="005223A4"/>
    <w:rsid w:val="005237D6"/>
    <w:rsid w:val="00524E43"/>
    <w:rsid w:val="00525183"/>
    <w:rsid w:val="005315B8"/>
    <w:rsid w:val="00531964"/>
    <w:rsid w:val="00543054"/>
    <w:rsid w:val="00547BE1"/>
    <w:rsid w:val="005535AE"/>
    <w:rsid w:val="005612EC"/>
    <w:rsid w:val="00562A3A"/>
    <w:rsid w:val="00562B03"/>
    <w:rsid w:val="00565313"/>
    <w:rsid w:val="00566F3A"/>
    <w:rsid w:val="00571C90"/>
    <w:rsid w:val="0057713C"/>
    <w:rsid w:val="0057740C"/>
    <w:rsid w:val="00577423"/>
    <w:rsid w:val="00581970"/>
    <w:rsid w:val="005974E8"/>
    <w:rsid w:val="005975D2"/>
    <w:rsid w:val="00597C20"/>
    <w:rsid w:val="005A4146"/>
    <w:rsid w:val="005A4792"/>
    <w:rsid w:val="005B050F"/>
    <w:rsid w:val="005B0EE8"/>
    <w:rsid w:val="005B600E"/>
    <w:rsid w:val="005C1292"/>
    <w:rsid w:val="005C30B5"/>
    <w:rsid w:val="005C507D"/>
    <w:rsid w:val="005C73A3"/>
    <w:rsid w:val="005D08F1"/>
    <w:rsid w:val="005D0F82"/>
    <w:rsid w:val="005D19E2"/>
    <w:rsid w:val="005D1C4A"/>
    <w:rsid w:val="005F5FFA"/>
    <w:rsid w:val="005F7DB2"/>
    <w:rsid w:val="006031F9"/>
    <w:rsid w:val="006048CB"/>
    <w:rsid w:val="00606DC1"/>
    <w:rsid w:val="00632AFB"/>
    <w:rsid w:val="00633890"/>
    <w:rsid w:val="00634D12"/>
    <w:rsid w:val="00636D3F"/>
    <w:rsid w:val="00637B48"/>
    <w:rsid w:val="006508E6"/>
    <w:rsid w:val="00653F7A"/>
    <w:rsid w:val="0065647C"/>
    <w:rsid w:val="00662675"/>
    <w:rsid w:val="00664A57"/>
    <w:rsid w:val="0068009E"/>
    <w:rsid w:val="00681FB9"/>
    <w:rsid w:val="006821BF"/>
    <w:rsid w:val="00694572"/>
    <w:rsid w:val="006A046F"/>
    <w:rsid w:val="006A2E80"/>
    <w:rsid w:val="006B1B54"/>
    <w:rsid w:val="006B325D"/>
    <w:rsid w:val="006C0136"/>
    <w:rsid w:val="006D1C20"/>
    <w:rsid w:val="006D2937"/>
    <w:rsid w:val="006D3A9C"/>
    <w:rsid w:val="006D426B"/>
    <w:rsid w:val="006E02B1"/>
    <w:rsid w:val="006E1669"/>
    <w:rsid w:val="006E1693"/>
    <w:rsid w:val="006F4B54"/>
    <w:rsid w:val="006F7576"/>
    <w:rsid w:val="006F7710"/>
    <w:rsid w:val="00702AFA"/>
    <w:rsid w:val="007050AC"/>
    <w:rsid w:val="00705534"/>
    <w:rsid w:val="00715245"/>
    <w:rsid w:val="00720B48"/>
    <w:rsid w:val="00721D08"/>
    <w:rsid w:val="007228A5"/>
    <w:rsid w:val="00722CA2"/>
    <w:rsid w:val="007259E7"/>
    <w:rsid w:val="00726608"/>
    <w:rsid w:val="0073261D"/>
    <w:rsid w:val="00735E42"/>
    <w:rsid w:val="00737963"/>
    <w:rsid w:val="00746674"/>
    <w:rsid w:val="0074706C"/>
    <w:rsid w:val="0075679D"/>
    <w:rsid w:val="00761845"/>
    <w:rsid w:val="00761916"/>
    <w:rsid w:val="00766BBD"/>
    <w:rsid w:val="007737C0"/>
    <w:rsid w:val="00773D2A"/>
    <w:rsid w:val="00773D2B"/>
    <w:rsid w:val="00774354"/>
    <w:rsid w:val="0077778F"/>
    <w:rsid w:val="007A00B9"/>
    <w:rsid w:val="007B088F"/>
    <w:rsid w:val="007C2A95"/>
    <w:rsid w:val="007C4719"/>
    <w:rsid w:val="007D03C3"/>
    <w:rsid w:val="007D2D77"/>
    <w:rsid w:val="007D6C7A"/>
    <w:rsid w:val="007E4AC7"/>
    <w:rsid w:val="007F0EC5"/>
    <w:rsid w:val="007F3B26"/>
    <w:rsid w:val="00800968"/>
    <w:rsid w:val="00801BF9"/>
    <w:rsid w:val="00802027"/>
    <w:rsid w:val="00802BF5"/>
    <w:rsid w:val="00803815"/>
    <w:rsid w:val="00813730"/>
    <w:rsid w:val="0081385E"/>
    <w:rsid w:val="00816814"/>
    <w:rsid w:val="0082034B"/>
    <w:rsid w:val="00825B57"/>
    <w:rsid w:val="00827B4C"/>
    <w:rsid w:val="00831370"/>
    <w:rsid w:val="0083220F"/>
    <w:rsid w:val="00834865"/>
    <w:rsid w:val="00834E02"/>
    <w:rsid w:val="00845B08"/>
    <w:rsid w:val="00846292"/>
    <w:rsid w:val="00852EC9"/>
    <w:rsid w:val="008561A4"/>
    <w:rsid w:val="00865FE8"/>
    <w:rsid w:val="00866328"/>
    <w:rsid w:val="0087243C"/>
    <w:rsid w:val="00873205"/>
    <w:rsid w:val="00873B0A"/>
    <w:rsid w:val="00877F4F"/>
    <w:rsid w:val="0089235F"/>
    <w:rsid w:val="008930EB"/>
    <w:rsid w:val="008A18DC"/>
    <w:rsid w:val="008B54D8"/>
    <w:rsid w:val="008C6024"/>
    <w:rsid w:val="008D0854"/>
    <w:rsid w:val="008D1389"/>
    <w:rsid w:val="008E06A2"/>
    <w:rsid w:val="008E3B15"/>
    <w:rsid w:val="008E3CBC"/>
    <w:rsid w:val="008E78D1"/>
    <w:rsid w:val="008F59CF"/>
    <w:rsid w:val="008F7DEB"/>
    <w:rsid w:val="00902C8D"/>
    <w:rsid w:val="00904449"/>
    <w:rsid w:val="0091012F"/>
    <w:rsid w:val="009105E8"/>
    <w:rsid w:val="00912463"/>
    <w:rsid w:val="00914B72"/>
    <w:rsid w:val="009159D3"/>
    <w:rsid w:val="00925C62"/>
    <w:rsid w:val="009372A4"/>
    <w:rsid w:val="00937CA3"/>
    <w:rsid w:val="00940267"/>
    <w:rsid w:val="00943240"/>
    <w:rsid w:val="00944134"/>
    <w:rsid w:val="00944D3F"/>
    <w:rsid w:val="00957749"/>
    <w:rsid w:val="0095785A"/>
    <w:rsid w:val="0096548B"/>
    <w:rsid w:val="0096756B"/>
    <w:rsid w:val="00972113"/>
    <w:rsid w:val="00972AE2"/>
    <w:rsid w:val="00974F93"/>
    <w:rsid w:val="009750EC"/>
    <w:rsid w:val="00980AFA"/>
    <w:rsid w:val="00980C54"/>
    <w:rsid w:val="00981CD7"/>
    <w:rsid w:val="00982D62"/>
    <w:rsid w:val="00982F48"/>
    <w:rsid w:val="009858AA"/>
    <w:rsid w:val="00996352"/>
    <w:rsid w:val="00996958"/>
    <w:rsid w:val="009A062D"/>
    <w:rsid w:val="009A27E8"/>
    <w:rsid w:val="009A4A68"/>
    <w:rsid w:val="009A75CA"/>
    <w:rsid w:val="009B045E"/>
    <w:rsid w:val="009B2A43"/>
    <w:rsid w:val="009B2F17"/>
    <w:rsid w:val="009B43C3"/>
    <w:rsid w:val="009C5B6B"/>
    <w:rsid w:val="009D2E90"/>
    <w:rsid w:val="009E6C2A"/>
    <w:rsid w:val="009F18E0"/>
    <w:rsid w:val="009F5E04"/>
    <w:rsid w:val="00A01F30"/>
    <w:rsid w:val="00A046D0"/>
    <w:rsid w:val="00A06444"/>
    <w:rsid w:val="00A0686A"/>
    <w:rsid w:val="00A16F0B"/>
    <w:rsid w:val="00A20CDA"/>
    <w:rsid w:val="00A21A2E"/>
    <w:rsid w:val="00A2742E"/>
    <w:rsid w:val="00A35187"/>
    <w:rsid w:val="00A4460B"/>
    <w:rsid w:val="00A539ED"/>
    <w:rsid w:val="00A65D82"/>
    <w:rsid w:val="00A7306A"/>
    <w:rsid w:val="00A76127"/>
    <w:rsid w:val="00A8160D"/>
    <w:rsid w:val="00A93A74"/>
    <w:rsid w:val="00A9597B"/>
    <w:rsid w:val="00A9641A"/>
    <w:rsid w:val="00AA2D6F"/>
    <w:rsid w:val="00AA3984"/>
    <w:rsid w:val="00AB6D31"/>
    <w:rsid w:val="00AB7AE9"/>
    <w:rsid w:val="00AC0F61"/>
    <w:rsid w:val="00AC4F87"/>
    <w:rsid w:val="00AC599B"/>
    <w:rsid w:val="00AC6637"/>
    <w:rsid w:val="00AF5F9C"/>
    <w:rsid w:val="00B04B12"/>
    <w:rsid w:val="00B108FE"/>
    <w:rsid w:val="00B21FE5"/>
    <w:rsid w:val="00B23B4C"/>
    <w:rsid w:val="00B273A2"/>
    <w:rsid w:val="00B32E41"/>
    <w:rsid w:val="00B40DD0"/>
    <w:rsid w:val="00B438B7"/>
    <w:rsid w:val="00B46108"/>
    <w:rsid w:val="00B52EA8"/>
    <w:rsid w:val="00B6375E"/>
    <w:rsid w:val="00B65886"/>
    <w:rsid w:val="00B74D05"/>
    <w:rsid w:val="00B83E2A"/>
    <w:rsid w:val="00B86219"/>
    <w:rsid w:val="00B912E9"/>
    <w:rsid w:val="00B95CF8"/>
    <w:rsid w:val="00BA168E"/>
    <w:rsid w:val="00BB32FA"/>
    <w:rsid w:val="00BB67D5"/>
    <w:rsid w:val="00BC2009"/>
    <w:rsid w:val="00BD0903"/>
    <w:rsid w:val="00BD19E7"/>
    <w:rsid w:val="00BD3D39"/>
    <w:rsid w:val="00BD400F"/>
    <w:rsid w:val="00BD7EC6"/>
    <w:rsid w:val="00BE4910"/>
    <w:rsid w:val="00BF5A35"/>
    <w:rsid w:val="00C00B12"/>
    <w:rsid w:val="00C10B6B"/>
    <w:rsid w:val="00C1111D"/>
    <w:rsid w:val="00C13752"/>
    <w:rsid w:val="00C208FD"/>
    <w:rsid w:val="00C26E8C"/>
    <w:rsid w:val="00C26EE5"/>
    <w:rsid w:val="00C41AD5"/>
    <w:rsid w:val="00C46564"/>
    <w:rsid w:val="00C47933"/>
    <w:rsid w:val="00C50A24"/>
    <w:rsid w:val="00C516A7"/>
    <w:rsid w:val="00C532B9"/>
    <w:rsid w:val="00C54106"/>
    <w:rsid w:val="00C64336"/>
    <w:rsid w:val="00C65C68"/>
    <w:rsid w:val="00C815D6"/>
    <w:rsid w:val="00C81724"/>
    <w:rsid w:val="00C829EE"/>
    <w:rsid w:val="00CA55E4"/>
    <w:rsid w:val="00CB0395"/>
    <w:rsid w:val="00CB1A21"/>
    <w:rsid w:val="00CB1E21"/>
    <w:rsid w:val="00CB22AF"/>
    <w:rsid w:val="00CB77BD"/>
    <w:rsid w:val="00CC2984"/>
    <w:rsid w:val="00CC319A"/>
    <w:rsid w:val="00CC3B22"/>
    <w:rsid w:val="00CC4CDC"/>
    <w:rsid w:val="00CC5315"/>
    <w:rsid w:val="00CD2ADE"/>
    <w:rsid w:val="00CE100F"/>
    <w:rsid w:val="00CE21FC"/>
    <w:rsid w:val="00CE2513"/>
    <w:rsid w:val="00CE4333"/>
    <w:rsid w:val="00CE4B7E"/>
    <w:rsid w:val="00CF0565"/>
    <w:rsid w:val="00CF1759"/>
    <w:rsid w:val="00CF4FF5"/>
    <w:rsid w:val="00D00A38"/>
    <w:rsid w:val="00D00F34"/>
    <w:rsid w:val="00D03108"/>
    <w:rsid w:val="00D034B5"/>
    <w:rsid w:val="00D044EF"/>
    <w:rsid w:val="00D060CB"/>
    <w:rsid w:val="00D12EB0"/>
    <w:rsid w:val="00D14318"/>
    <w:rsid w:val="00D33628"/>
    <w:rsid w:val="00D34092"/>
    <w:rsid w:val="00D35BCE"/>
    <w:rsid w:val="00D360AA"/>
    <w:rsid w:val="00D41B87"/>
    <w:rsid w:val="00D4457F"/>
    <w:rsid w:val="00D46625"/>
    <w:rsid w:val="00D643BF"/>
    <w:rsid w:val="00D661B3"/>
    <w:rsid w:val="00D731DE"/>
    <w:rsid w:val="00D7500F"/>
    <w:rsid w:val="00D828CF"/>
    <w:rsid w:val="00D8710B"/>
    <w:rsid w:val="00D9155A"/>
    <w:rsid w:val="00D920C3"/>
    <w:rsid w:val="00D9434A"/>
    <w:rsid w:val="00D965BC"/>
    <w:rsid w:val="00DA3E78"/>
    <w:rsid w:val="00DA78C7"/>
    <w:rsid w:val="00DB2B99"/>
    <w:rsid w:val="00DB3887"/>
    <w:rsid w:val="00DB5166"/>
    <w:rsid w:val="00DB72EA"/>
    <w:rsid w:val="00DB7931"/>
    <w:rsid w:val="00DC13BF"/>
    <w:rsid w:val="00DC1BF8"/>
    <w:rsid w:val="00DC5DBB"/>
    <w:rsid w:val="00DC62DD"/>
    <w:rsid w:val="00DC7F9E"/>
    <w:rsid w:val="00DD1F99"/>
    <w:rsid w:val="00DD3BC3"/>
    <w:rsid w:val="00DD48C7"/>
    <w:rsid w:val="00DD4C51"/>
    <w:rsid w:val="00DD5B01"/>
    <w:rsid w:val="00DD6AC9"/>
    <w:rsid w:val="00DF4B52"/>
    <w:rsid w:val="00DF57DE"/>
    <w:rsid w:val="00E064BD"/>
    <w:rsid w:val="00E16E89"/>
    <w:rsid w:val="00E24B5F"/>
    <w:rsid w:val="00E330EB"/>
    <w:rsid w:val="00E44085"/>
    <w:rsid w:val="00E47EB3"/>
    <w:rsid w:val="00E50D41"/>
    <w:rsid w:val="00E51472"/>
    <w:rsid w:val="00E526DD"/>
    <w:rsid w:val="00E62BC4"/>
    <w:rsid w:val="00E74449"/>
    <w:rsid w:val="00E746D8"/>
    <w:rsid w:val="00E77B1E"/>
    <w:rsid w:val="00E80772"/>
    <w:rsid w:val="00E852C5"/>
    <w:rsid w:val="00E91DC0"/>
    <w:rsid w:val="00E9323F"/>
    <w:rsid w:val="00EA0C5A"/>
    <w:rsid w:val="00EA2EFB"/>
    <w:rsid w:val="00EA39F4"/>
    <w:rsid w:val="00EA7B72"/>
    <w:rsid w:val="00EB334C"/>
    <w:rsid w:val="00EC312F"/>
    <w:rsid w:val="00EC3DF7"/>
    <w:rsid w:val="00ED32EB"/>
    <w:rsid w:val="00ED5F9B"/>
    <w:rsid w:val="00EE3BFA"/>
    <w:rsid w:val="00EF64C5"/>
    <w:rsid w:val="00EF7B42"/>
    <w:rsid w:val="00F02AF3"/>
    <w:rsid w:val="00F12DE3"/>
    <w:rsid w:val="00F22C59"/>
    <w:rsid w:val="00F235A4"/>
    <w:rsid w:val="00F41031"/>
    <w:rsid w:val="00F51D4B"/>
    <w:rsid w:val="00F52C99"/>
    <w:rsid w:val="00F54C7B"/>
    <w:rsid w:val="00F56CAE"/>
    <w:rsid w:val="00F56DDB"/>
    <w:rsid w:val="00F64A49"/>
    <w:rsid w:val="00F7179E"/>
    <w:rsid w:val="00F80BD3"/>
    <w:rsid w:val="00F826E3"/>
    <w:rsid w:val="00F84248"/>
    <w:rsid w:val="00F854B7"/>
    <w:rsid w:val="00F90D69"/>
    <w:rsid w:val="00F90E37"/>
    <w:rsid w:val="00FB08C1"/>
    <w:rsid w:val="00FC5A03"/>
    <w:rsid w:val="00FC6558"/>
    <w:rsid w:val="00FC7F34"/>
    <w:rsid w:val="00FD2B90"/>
    <w:rsid w:val="00FD509E"/>
    <w:rsid w:val="00FE5720"/>
    <w:rsid w:val="00FF0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DB74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annotation reference" w:uiPriority="99"/>
    <w:lsdException w:name="Title" w:uiPriority="99"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39ED"/>
    <w:pPr>
      <w:spacing w:before="240"/>
    </w:pPr>
    <w:rPr>
      <w:rFonts w:ascii="Arial" w:hAnsi="Arial"/>
    </w:rPr>
  </w:style>
  <w:style w:type="paragraph" w:styleId="Heading1">
    <w:name w:val="heading 1"/>
    <w:basedOn w:val="Normal"/>
    <w:next w:val="Normal"/>
    <w:link w:val="Heading1Char"/>
    <w:qFormat/>
    <w:rsid w:val="00A539ED"/>
    <w:pPr>
      <w:keepNext/>
      <w:spacing w:after="60"/>
      <w:outlineLvl w:val="0"/>
    </w:pPr>
    <w:rPr>
      <w:b/>
      <w:bCs/>
      <w:kern w:val="32"/>
      <w:sz w:val="32"/>
      <w:szCs w:val="32"/>
    </w:rPr>
  </w:style>
  <w:style w:type="paragraph" w:styleId="Heading2">
    <w:name w:val="heading 2"/>
    <w:basedOn w:val="Normal"/>
    <w:next w:val="Normal"/>
    <w:link w:val="Heading2Char"/>
    <w:qFormat/>
    <w:rsid w:val="00A539ED"/>
    <w:pPr>
      <w:keepNext/>
      <w:spacing w:after="60"/>
      <w:outlineLvl w:val="1"/>
    </w:pPr>
    <w:rPr>
      <w:b/>
      <w:bCs/>
      <w:i/>
      <w:iCs/>
      <w:sz w:val="28"/>
      <w:szCs w:val="28"/>
    </w:rPr>
  </w:style>
  <w:style w:type="paragraph" w:styleId="Heading3">
    <w:name w:val="heading 3"/>
    <w:basedOn w:val="Normal"/>
    <w:next w:val="Normal"/>
    <w:link w:val="Heading3Char"/>
    <w:qFormat/>
    <w:rsid w:val="00A539ED"/>
    <w:pPr>
      <w:keepNext/>
      <w:spacing w:after="60"/>
      <w:outlineLvl w:val="2"/>
    </w:pPr>
    <w:rPr>
      <w:b/>
      <w:bCs/>
      <w:sz w:val="26"/>
      <w:szCs w:val="26"/>
    </w:rPr>
  </w:style>
  <w:style w:type="paragraph" w:styleId="Heading4">
    <w:name w:val="heading 4"/>
    <w:basedOn w:val="Normal"/>
    <w:next w:val="Normal"/>
    <w:link w:val="Heading4Char"/>
    <w:qFormat/>
    <w:pPr>
      <w:keepNext/>
      <w:spacing w:after="60" w:line="360" w:lineRule="auto"/>
      <w:outlineLvl w:val="3"/>
    </w:pPr>
    <w:rPr>
      <w:b/>
    </w:rPr>
  </w:style>
  <w:style w:type="paragraph" w:styleId="Heading5">
    <w:name w:val="heading 5"/>
    <w:basedOn w:val="Normal"/>
    <w:next w:val="Normal"/>
    <w:link w:val="Heading5Char"/>
    <w:qFormat/>
    <w:pPr>
      <w:numPr>
        <w:ilvl w:val="4"/>
        <w:numId w:val="1"/>
      </w:numPr>
      <w:spacing w:after="60" w:line="360" w:lineRule="auto"/>
      <w:outlineLvl w:val="4"/>
    </w:pPr>
    <w:rPr>
      <w:sz w:val="22"/>
    </w:rPr>
  </w:style>
  <w:style w:type="paragraph" w:styleId="Heading6">
    <w:name w:val="heading 6"/>
    <w:basedOn w:val="Normal"/>
    <w:next w:val="Normal"/>
    <w:link w:val="Heading6Char"/>
    <w:qFormat/>
    <w:pPr>
      <w:numPr>
        <w:ilvl w:val="5"/>
        <w:numId w:val="1"/>
      </w:numPr>
      <w:spacing w:after="240" w:line="360" w:lineRule="auto"/>
      <w:ind w:left="3600"/>
      <w:outlineLvl w:val="5"/>
    </w:pPr>
    <w:rPr>
      <w:rFonts w:ascii="Courier New" w:hAnsi="Courier New"/>
      <w:b/>
    </w:rPr>
  </w:style>
  <w:style w:type="paragraph" w:styleId="Heading7">
    <w:name w:val="heading 7"/>
    <w:basedOn w:val="Normal"/>
    <w:next w:val="Normal"/>
    <w:link w:val="Heading7Char"/>
    <w:qFormat/>
    <w:pPr>
      <w:numPr>
        <w:ilvl w:val="6"/>
        <w:numId w:val="1"/>
      </w:numPr>
      <w:spacing w:after="60" w:line="360" w:lineRule="auto"/>
      <w:outlineLvl w:val="6"/>
    </w:pPr>
  </w:style>
  <w:style w:type="paragraph" w:styleId="Heading8">
    <w:name w:val="heading 8"/>
    <w:basedOn w:val="Normal"/>
    <w:next w:val="Normal"/>
    <w:link w:val="Heading8Char"/>
    <w:qFormat/>
    <w:pPr>
      <w:numPr>
        <w:ilvl w:val="7"/>
        <w:numId w:val="1"/>
      </w:numPr>
      <w:spacing w:after="60" w:line="360" w:lineRule="auto"/>
      <w:outlineLvl w:val="7"/>
    </w:pPr>
    <w:rPr>
      <w:i/>
    </w:rPr>
  </w:style>
  <w:style w:type="paragraph" w:styleId="Heading9">
    <w:name w:val="heading 9"/>
    <w:basedOn w:val="Normal"/>
    <w:next w:val="Normal"/>
    <w:link w:val="Heading9Char"/>
    <w:qFormat/>
    <w:pPr>
      <w:numPr>
        <w:ilvl w:val="8"/>
        <w:numId w:val="1"/>
      </w:numPr>
      <w:spacing w:after="60" w:line="360" w:lineRule="auto"/>
      <w:outlineLvl w:val="8"/>
    </w:pPr>
    <w:rPr>
      <w:b/>
      <w:i/>
      <w:sz w:val="18"/>
    </w:rPr>
  </w:style>
  <w:style w:type="character" w:default="1" w:styleId="DefaultParagraphFont">
    <w:name w:val="Default Paragraph Font"/>
    <w:uiPriority w:val="1"/>
    <w:semiHidden/>
    <w:unhideWhenUsed/>
    <w:rsid w:val="00A539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39ED"/>
  </w:style>
  <w:style w:type="paragraph" w:styleId="TOC1">
    <w:name w:val="toc 1"/>
    <w:basedOn w:val="Normal"/>
    <w:next w:val="Normal"/>
    <w:uiPriority w:val="39"/>
    <w:rsid w:val="00A539ED"/>
    <w:pPr>
      <w:tabs>
        <w:tab w:val="right" w:leader="dot" w:pos="9360"/>
      </w:tabs>
      <w:spacing w:before="120"/>
    </w:pPr>
    <w:rPr>
      <w:caps/>
    </w:rPr>
  </w:style>
  <w:style w:type="paragraph" w:styleId="TOC3">
    <w:name w:val="toc 3"/>
    <w:basedOn w:val="Normal"/>
    <w:next w:val="Normal"/>
    <w:uiPriority w:val="39"/>
    <w:rsid w:val="00A539ED"/>
    <w:pPr>
      <w:tabs>
        <w:tab w:val="right" w:leader="dot" w:pos="9360"/>
      </w:tabs>
      <w:spacing w:before="120"/>
      <w:ind w:left="864" w:hanging="432"/>
    </w:pPr>
  </w:style>
  <w:style w:type="paragraph" w:styleId="TOC2">
    <w:name w:val="toc 2"/>
    <w:basedOn w:val="Normal"/>
    <w:next w:val="Normal"/>
    <w:uiPriority w:val="39"/>
    <w:rsid w:val="00A539ED"/>
    <w:pPr>
      <w:tabs>
        <w:tab w:val="right" w:leader="dot" w:pos="9360"/>
      </w:tabs>
      <w:spacing w:before="120"/>
      <w:ind w:left="432" w:hanging="432"/>
    </w:pPr>
  </w:style>
  <w:style w:type="paragraph" w:styleId="TOC4">
    <w:name w:val="toc 4"/>
    <w:basedOn w:val="Normal"/>
    <w:next w:val="Normal"/>
    <w:rsid w:val="00A539ED"/>
    <w:pPr>
      <w:tabs>
        <w:tab w:val="right" w:leader="dot" w:pos="9360"/>
      </w:tabs>
      <w:spacing w:before="120"/>
      <w:ind w:left="1296" w:hanging="432"/>
    </w:pPr>
  </w:style>
  <w:style w:type="paragraph" w:styleId="Footer">
    <w:name w:val="footer"/>
    <w:basedOn w:val="Normal"/>
    <w:link w:val="FooterChar"/>
    <w:rsid w:val="00B86219"/>
    <w:pPr>
      <w:tabs>
        <w:tab w:val="center" w:pos="4320"/>
        <w:tab w:val="right" w:pos="8640"/>
      </w:tabs>
    </w:pPr>
  </w:style>
  <w:style w:type="paragraph" w:customStyle="1" w:styleId="Listunnumbered">
    <w:name w:val="List unnumbered"/>
    <w:pPr>
      <w:tabs>
        <w:tab w:val="left" w:pos="720"/>
      </w:tabs>
      <w:ind w:left="720" w:hanging="720"/>
    </w:pPr>
    <w:rPr>
      <w:rFonts w:ascii="Arial" w:hAnsi="Arial" w:cs="Arial"/>
    </w:rPr>
  </w:style>
  <w:style w:type="paragraph" w:styleId="Header">
    <w:name w:val="header"/>
    <w:basedOn w:val="Normal"/>
    <w:link w:val="HeaderChar"/>
    <w:rsid w:val="00A539ED"/>
    <w:pPr>
      <w:tabs>
        <w:tab w:val="center" w:pos="4320"/>
        <w:tab w:val="right" w:pos="8640"/>
      </w:tabs>
      <w:spacing w:before="0"/>
      <w:jc w:val="right"/>
    </w:pPr>
    <w:rPr>
      <w:rFonts w:cs="Arial"/>
    </w:rPr>
  </w:style>
  <w:style w:type="paragraph" w:customStyle="1" w:styleId="Department">
    <w:name w:val="Department"/>
    <w:rsid w:val="00A539ED"/>
    <w:pPr>
      <w:jc w:val="center"/>
    </w:pPr>
    <w:rPr>
      <w:rFonts w:ascii="Arial" w:hAnsi="Arial" w:cs="Arial"/>
      <w:b/>
      <w:bCs/>
      <w:caps/>
      <w:sz w:val="28"/>
      <w:szCs w:val="28"/>
    </w:rPr>
  </w:style>
  <w:style w:type="paragraph" w:customStyle="1" w:styleId="Agency">
    <w:name w:val="Agency"/>
    <w:basedOn w:val="Normal"/>
    <w:rsid w:val="00A539ED"/>
    <w:pPr>
      <w:jc w:val="center"/>
    </w:pPr>
    <w:rPr>
      <w:b/>
      <w:bCs/>
      <w:sz w:val="28"/>
      <w:szCs w:val="28"/>
    </w:rPr>
  </w:style>
  <w:style w:type="paragraph" w:customStyle="1" w:styleId="CCRNumber">
    <w:name w:val="CCR Number"/>
    <w:rsid w:val="00A539ED"/>
    <w:pPr>
      <w:spacing w:before="240"/>
      <w:jc w:val="center"/>
    </w:pPr>
    <w:rPr>
      <w:rFonts w:ascii="Arial" w:hAnsi="Arial" w:cs="Arial"/>
      <w:b/>
      <w:bCs/>
      <w:caps/>
      <w:sz w:val="24"/>
      <w:szCs w:val="24"/>
    </w:rPr>
  </w:style>
  <w:style w:type="paragraph" w:customStyle="1" w:styleId="CCRTitle">
    <w:name w:val="CCR Title"/>
    <w:rsid w:val="00A539ED"/>
    <w:pPr>
      <w:spacing w:before="240"/>
      <w:jc w:val="center"/>
    </w:pPr>
    <w:rPr>
      <w:rFonts w:ascii="Arial" w:hAnsi="Arial" w:cs="Arial"/>
      <w:b/>
      <w:bCs/>
      <w:caps/>
      <w:sz w:val="24"/>
      <w:szCs w:val="24"/>
    </w:rPr>
  </w:style>
  <w:style w:type="paragraph" w:customStyle="1" w:styleId="Title1">
    <w:name w:val="Title1"/>
    <w:basedOn w:val="Normal"/>
    <w:rsid w:val="00A539ED"/>
    <w:pPr>
      <w:keepNext/>
      <w:tabs>
        <w:tab w:val="left" w:pos="720"/>
        <w:tab w:val="left" w:pos="1440"/>
        <w:tab w:val="left" w:pos="2160"/>
      </w:tabs>
      <w:ind w:left="720" w:hanging="720"/>
    </w:pPr>
    <w:rPr>
      <w:rFonts w:cs="Arial"/>
      <w:b/>
      <w:bCs/>
    </w:rPr>
  </w:style>
  <w:style w:type="paragraph" w:customStyle="1" w:styleId="Title5">
    <w:name w:val="Title5"/>
    <w:basedOn w:val="Title2"/>
    <w:rsid w:val="00A539ED"/>
  </w:style>
  <w:style w:type="paragraph" w:customStyle="1" w:styleId="Title2">
    <w:name w:val="Title2"/>
    <w:basedOn w:val="Title1"/>
    <w:rsid w:val="00A539ED"/>
  </w:style>
  <w:style w:type="character" w:customStyle="1" w:styleId="cite">
    <w:name w:val="cite"/>
    <w:rsid w:val="00A539ED"/>
    <w:rPr>
      <w:color w:val="008080"/>
    </w:rPr>
  </w:style>
  <w:style w:type="paragraph" w:customStyle="1" w:styleId="par1">
    <w:name w:val="par1"/>
    <w:basedOn w:val="Normal"/>
    <w:link w:val="par1Char"/>
    <w:rsid w:val="00A539ED"/>
    <w:pPr>
      <w:tabs>
        <w:tab w:val="left" w:pos="720"/>
        <w:tab w:val="left" w:pos="1440"/>
        <w:tab w:val="left" w:pos="2160"/>
      </w:tabs>
      <w:ind w:left="720" w:hanging="720"/>
    </w:pPr>
    <w:rPr>
      <w:szCs w:val="24"/>
    </w:rPr>
  </w:style>
  <w:style w:type="paragraph" w:customStyle="1" w:styleId="cp">
    <w:name w:val="cp"/>
    <w:basedOn w:val="Normal"/>
    <w:rsid w:val="00A539ED"/>
    <w:pPr>
      <w:jc w:val="center"/>
    </w:pPr>
  </w:style>
  <w:style w:type="paragraph" w:customStyle="1" w:styleId="par2">
    <w:name w:val="par2"/>
    <w:basedOn w:val="par1"/>
    <w:rsid w:val="00A539ED"/>
    <w:pPr>
      <w:ind w:left="1440"/>
    </w:pPr>
  </w:style>
  <w:style w:type="paragraph" w:customStyle="1" w:styleId="upar2">
    <w:name w:val="upar2"/>
    <w:basedOn w:val="upar1"/>
    <w:rsid w:val="00A539ED"/>
    <w:pPr>
      <w:ind w:left="720"/>
    </w:pPr>
    <w:rPr>
      <w:szCs w:val="24"/>
    </w:rPr>
  </w:style>
  <w:style w:type="paragraph" w:customStyle="1" w:styleId="upar1">
    <w:name w:val="upar1"/>
    <w:basedOn w:val="Normal"/>
    <w:rsid w:val="00A539ED"/>
    <w:pPr>
      <w:tabs>
        <w:tab w:val="left" w:pos="720"/>
        <w:tab w:val="left" w:pos="1440"/>
      </w:tabs>
    </w:pPr>
    <w:rPr>
      <w:rFonts w:cs="Arial"/>
    </w:rPr>
  </w:style>
  <w:style w:type="paragraph" w:customStyle="1" w:styleId="upar3">
    <w:name w:val="upar3"/>
    <w:basedOn w:val="upar1"/>
    <w:rsid w:val="00A539ED"/>
    <w:pPr>
      <w:ind w:left="1440"/>
    </w:pPr>
  </w:style>
  <w:style w:type="paragraph" w:customStyle="1" w:styleId="Title3">
    <w:name w:val="Title3"/>
    <w:basedOn w:val="Title2"/>
    <w:rsid w:val="00A539ED"/>
  </w:style>
  <w:style w:type="paragraph" w:customStyle="1" w:styleId="Title4">
    <w:name w:val="Title4"/>
    <w:basedOn w:val="Title2"/>
    <w:rsid w:val="00A539ED"/>
  </w:style>
  <w:style w:type="paragraph" w:customStyle="1" w:styleId="upar4">
    <w:name w:val="upar4"/>
    <w:basedOn w:val="upar1"/>
    <w:rsid w:val="00A539ED"/>
    <w:pPr>
      <w:ind w:left="2160"/>
    </w:pPr>
  </w:style>
  <w:style w:type="paragraph" w:customStyle="1" w:styleId="par3">
    <w:name w:val="par3"/>
    <w:basedOn w:val="par1"/>
    <w:link w:val="par3Char"/>
    <w:rsid w:val="00A539ED"/>
    <w:pPr>
      <w:ind w:left="2160"/>
    </w:pPr>
  </w:style>
  <w:style w:type="paragraph" w:customStyle="1" w:styleId="par4">
    <w:name w:val="par4"/>
    <w:basedOn w:val="par1"/>
    <w:rsid w:val="00A539ED"/>
    <w:pPr>
      <w:ind w:left="2880"/>
    </w:pPr>
  </w:style>
  <w:style w:type="paragraph" w:customStyle="1" w:styleId="figure-caption">
    <w:name w:val="figure-caption"/>
    <w:basedOn w:val="Normal"/>
    <w:rsid w:val="00A539ED"/>
    <w:rPr>
      <w:color w:val="800080"/>
    </w:rPr>
  </w:style>
  <w:style w:type="paragraph" w:customStyle="1" w:styleId="figure-orientation">
    <w:name w:val="figure-orientation"/>
    <w:basedOn w:val="Normal"/>
    <w:rsid w:val="00A539ED"/>
    <w:rPr>
      <w:color w:val="800080"/>
    </w:rPr>
  </w:style>
  <w:style w:type="paragraph" w:customStyle="1" w:styleId="figure-filename">
    <w:name w:val="figure-filename"/>
    <w:basedOn w:val="Normal"/>
    <w:rsid w:val="00A539ED"/>
    <w:pPr>
      <w:spacing w:before="0"/>
    </w:pPr>
    <w:rPr>
      <w:color w:val="800080"/>
    </w:rPr>
  </w:style>
  <w:style w:type="paragraph" w:customStyle="1" w:styleId="par5">
    <w:name w:val="par5"/>
    <w:basedOn w:val="par1"/>
    <w:rsid w:val="00A539ED"/>
    <w:pPr>
      <w:ind w:left="3600"/>
    </w:pPr>
  </w:style>
  <w:style w:type="paragraph" w:customStyle="1" w:styleId="upar5">
    <w:name w:val="upar5"/>
    <w:basedOn w:val="upar1"/>
    <w:rsid w:val="00A539ED"/>
    <w:pPr>
      <w:ind w:left="2880"/>
    </w:pPr>
  </w:style>
  <w:style w:type="character" w:customStyle="1" w:styleId="provision">
    <w:name w:val="provision"/>
    <w:rsid w:val="00A539ED"/>
    <w:rPr>
      <w:rFonts w:ascii="Arial" w:hAnsi="Arial" w:cs="Arial"/>
      <w:color w:val="333399"/>
      <w:sz w:val="20"/>
      <w:szCs w:val="20"/>
    </w:rPr>
  </w:style>
  <w:style w:type="character" w:customStyle="1" w:styleId="eff">
    <w:name w:val="eff"/>
    <w:rsid w:val="00B86219"/>
    <w:rPr>
      <w:rFonts w:ascii="Arial" w:hAnsi="Arial" w:cs="Arial"/>
      <w:i/>
      <w:iCs/>
      <w:color w:val="0000FF"/>
      <w:sz w:val="20"/>
      <w:szCs w:val="20"/>
    </w:rPr>
  </w:style>
  <w:style w:type="paragraph" w:customStyle="1" w:styleId="Title6">
    <w:name w:val="Title6"/>
    <w:basedOn w:val="Title2"/>
    <w:rsid w:val="00A539ED"/>
  </w:style>
  <w:style w:type="paragraph" w:customStyle="1" w:styleId="par6">
    <w:name w:val="par6"/>
    <w:basedOn w:val="par1"/>
    <w:rsid w:val="00A539ED"/>
    <w:pPr>
      <w:ind w:left="4320"/>
    </w:pPr>
  </w:style>
  <w:style w:type="paragraph" w:customStyle="1" w:styleId="upar6">
    <w:name w:val="upar6"/>
    <w:basedOn w:val="upar1"/>
    <w:rsid w:val="00A539ED"/>
    <w:pPr>
      <w:ind w:left="3600"/>
    </w:pPr>
  </w:style>
  <w:style w:type="paragraph" w:customStyle="1" w:styleId="par7">
    <w:name w:val="par7"/>
    <w:basedOn w:val="par6"/>
    <w:rsid w:val="00A539ED"/>
  </w:style>
  <w:style w:type="paragraph" w:customStyle="1" w:styleId="upar7">
    <w:name w:val="upar7"/>
    <w:basedOn w:val="upar6"/>
    <w:rsid w:val="00A539ED"/>
  </w:style>
  <w:style w:type="paragraph" w:customStyle="1" w:styleId="upar8">
    <w:name w:val="upar8"/>
    <w:basedOn w:val="upar6"/>
    <w:rsid w:val="00A539ED"/>
  </w:style>
  <w:style w:type="paragraph" w:customStyle="1" w:styleId="upar9">
    <w:name w:val="upar9"/>
    <w:basedOn w:val="par6"/>
    <w:rsid w:val="00A539ED"/>
  </w:style>
  <w:style w:type="paragraph" w:customStyle="1" w:styleId="par8">
    <w:name w:val="par8"/>
    <w:basedOn w:val="par7"/>
    <w:rsid w:val="00A539ED"/>
  </w:style>
  <w:style w:type="character" w:customStyle="1" w:styleId="InlineGraphic">
    <w:name w:val="Inline Graphic"/>
    <w:rsid w:val="00A539ED"/>
    <w:rPr>
      <w:rFonts w:ascii="Arial" w:hAnsi="Arial" w:cs="Arial"/>
      <w:color w:val="FF6600"/>
      <w:sz w:val="20"/>
      <w:szCs w:val="20"/>
    </w:rPr>
  </w:style>
  <w:style w:type="paragraph" w:customStyle="1" w:styleId="Footnote">
    <w:name w:val="Footnote"/>
    <w:basedOn w:val="Normal"/>
    <w:rsid w:val="00A539ED"/>
    <w:pPr>
      <w:spacing w:before="120"/>
    </w:pPr>
    <w:rPr>
      <w:sz w:val="16"/>
      <w:szCs w:val="16"/>
    </w:rPr>
  </w:style>
  <w:style w:type="paragraph" w:customStyle="1" w:styleId="Title3NotWithNext">
    <w:name w:val="Title3NotWithNext"/>
    <w:basedOn w:val="Title3"/>
    <w:pPr>
      <w:keepNext w:val="0"/>
    </w:pPr>
  </w:style>
  <w:style w:type="character" w:styleId="Hyperlink">
    <w:name w:val="Hyperlink"/>
    <w:uiPriority w:val="99"/>
    <w:rsid w:val="00A539ED"/>
    <w:rPr>
      <w:color w:val="0000FF"/>
      <w:u w:val="single"/>
    </w:rPr>
  </w:style>
  <w:style w:type="paragraph" w:styleId="TOC5">
    <w:name w:val="toc 5"/>
    <w:basedOn w:val="Normal"/>
    <w:next w:val="Normal"/>
    <w:rsid w:val="00A539ED"/>
    <w:pPr>
      <w:tabs>
        <w:tab w:val="right" w:leader="dot" w:pos="9360"/>
      </w:tabs>
      <w:spacing w:before="120"/>
      <w:ind w:left="1728" w:hanging="432"/>
    </w:pPr>
    <w:rPr>
      <w:rFonts w:ascii="Times New Roman" w:hAnsi="Times New Roman"/>
      <w:sz w:val="24"/>
    </w:rPr>
  </w:style>
  <w:style w:type="paragraph" w:styleId="TOC6">
    <w:name w:val="toc 6"/>
    <w:basedOn w:val="Normal"/>
    <w:next w:val="Normal"/>
    <w:rsid w:val="00A539ED"/>
    <w:pPr>
      <w:tabs>
        <w:tab w:val="right" w:leader="dot" w:pos="9360"/>
      </w:tabs>
      <w:spacing w:before="120"/>
      <w:ind w:left="2160" w:hanging="432"/>
    </w:pPr>
    <w:rPr>
      <w:rFonts w:ascii="Times New Roman" w:hAnsi="Times New Roman"/>
      <w:sz w:val="24"/>
    </w:rPr>
  </w:style>
  <w:style w:type="paragraph" w:styleId="TOC7">
    <w:name w:val="toc 7"/>
    <w:basedOn w:val="Normal"/>
    <w:next w:val="Normal"/>
    <w:rsid w:val="00A539ED"/>
    <w:pPr>
      <w:tabs>
        <w:tab w:val="right" w:leader="dot" w:pos="9360"/>
      </w:tabs>
      <w:spacing w:before="120"/>
      <w:ind w:left="2592" w:hanging="432"/>
    </w:pPr>
    <w:rPr>
      <w:rFonts w:ascii="Times New Roman" w:hAnsi="Times New Roman"/>
      <w:sz w:val="24"/>
    </w:rPr>
  </w:style>
  <w:style w:type="paragraph" w:styleId="TOC8">
    <w:name w:val="toc 8"/>
    <w:basedOn w:val="Normal"/>
    <w:next w:val="Normal"/>
    <w:rsid w:val="00A539ED"/>
    <w:pPr>
      <w:tabs>
        <w:tab w:val="right" w:leader="dot" w:pos="9360"/>
      </w:tabs>
      <w:spacing w:before="120"/>
      <w:ind w:left="3024" w:hanging="432"/>
    </w:pPr>
    <w:rPr>
      <w:rFonts w:ascii="Times New Roman" w:hAnsi="Times New Roman"/>
      <w:sz w:val="24"/>
    </w:rPr>
  </w:style>
  <w:style w:type="paragraph" w:styleId="TOC9">
    <w:name w:val="toc 9"/>
    <w:basedOn w:val="Normal"/>
    <w:next w:val="Normal"/>
    <w:rsid w:val="00A539ED"/>
    <w:pPr>
      <w:tabs>
        <w:tab w:val="right" w:leader="dot" w:pos="9360"/>
      </w:tabs>
      <w:spacing w:before="120"/>
      <w:ind w:left="3456" w:hanging="432"/>
    </w:pPr>
    <w:rPr>
      <w:rFonts w:ascii="Times New Roman" w:hAnsi="Times New Roman"/>
      <w:sz w:val="24"/>
    </w:rPr>
  </w:style>
  <w:style w:type="character" w:styleId="FootnoteReference">
    <w:name w:val="footnote reference"/>
    <w:semiHidden/>
    <w:rsid w:val="00B86219"/>
    <w:rPr>
      <w:vertAlign w:val="superscript"/>
    </w:rPr>
  </w:style>
  <w:style w:type="paragraph" w:customStyle="1" w:styleId="Listbulleted">
    <w:name w:val="List bulleted"/>
    <w:basedOn w:val="Normal"/>
    <w:pPr>
      <w:numPr>
        <w:numId w:val="2"/>
      </w:numPr>
      <w:spacing w:before="0"/>
    </w:pPr>
  </w:style>
  <w:style w:type="paragraph" w:styleId="FootnoteText">
    <w:name w:val="footnote text"/>
    <w:basedOn w:val="Normal"/>
    <w:link w:val="FootnoteTextChar"/>
    <w:rsid w:val="00B86219"/>
  </w:style>
  <w:style w:type="paragraph" w:styleId="BalloonText">
    <w:name w:val="Balloon Text"/>
    <w:basedOn w:val="Normal"/>
    <w:link w:val="BalloonTextChar"/>
    <w:rsid w:val="00A539ED"/>
    <w:pPr>
      <w:spacing w:before="0"/>
    </w:pPr>
    <w:rPr>
      <w:rFonts w:ascii="Tahoma" w:hAnsi="Tahoma" w:cs="Tahoma"/>
      <w:sz w:val="16"/>
      <w:szCs w:val="16"/>
    </w:rPr>
  </w:style>
  <w:style w:type="paragraph" w:styleId="BlockText">
    <w:name w:val="Block Text"/>
    <w:basedOn w:val="Normal"/>
    <w:rsid w:val="00972113"/>
    <w:pPr>
      <w:spacing w:after="120"/>
      <w:ind w:left="1440" w:right="1440"/>
    </w:pPr>
  </w:style>
  <w:style w:type="paragraph" w:styleId="BodyText">
    <w:name w:val="Body Text"/>
    <w:basedOn w:val="Normal"/>
    <w:link w:val="BodyTextChar"/>
    <w:rsid w:val="00972113"/>
    <w:pPr>
      <w:spacing w:after="120"/>
    </w:pPr>
  </w:style>
  <w:style w:type="paragraph" w:styleId="BodyText2">
    <w:name w:val="Body Text 2"/>
    <w:basedOn w:val="Normal"/>
    <w:link w:val="BodyText2Char"/>
    <w:rsid w:val="00972113"/>
    <w:pPr>
      <w:spacing w:after="120" w:line="480" w:lineRule="auto"/>
    </w:pPr>
  </w:style>
  <w:style w:type="paragraph" w:styleId="BodyText3">
    <w:name w:val="Body Text 3"/>
    <w:basedOn w:val="Normal"/>
    <w:link w:val="BodyText3Char"/>
    <w:rsid w:val="00972113"/>
    <w:pPr>
      <w:spacing w:after="120"/>
    </w:pPr>
    <w:rPr>
      <w:sz w:val="16"/>
      <w:szCs w:val="16"/>
    </w:rPr>
  </w:style>
  <w:style w:type="paragraph" w:styleId="BodyTextFirstIndent">
    <w:name w:val="Body Text First Indent"/>
    <w:basedOn w:val="BodyText"/>
    <w:link w:val="BodyTextFirstIndentChar"/>
    <w:rsid w:val="00972113"/>
    <w:pPr>
      <w:ind w:firstLine="210"/>
    </w:pPr>
  </w:style>
  <w:style w:type="paragraph" w:styleId="BodyTextIndent">
    <w:name w:val="Body Text Indent"/>
    <w:basedOn w:val="Normal"/>
    <w:link w:val="BodyTextIndentChar"/>
    <w:rsid w:val="00972113"/>
    <w:pPr>
      <w:spacing w:after="120"/>
      <w:ind w:left="360"/>
    </w:pPr>
  </w:style>
  <w:style w:type="paragraph" w:styleId="BodyTextFirstIndent2">
    <w:name w:val="Body Text First Indent 2"/>
    <w:basedOn w:val="BodyTextIndent"/>
    <w:link w:val="BodyTextFirstIndent2Char"/>
    <w:rsid w:val="00972113"/>
    <w:pPr>
      <w:ind w:firstLine="210"/>
    </w:pPr>
  </w:style>
  <w:style w:type="paragraph" w:styleId="BodyTextIndent2">
    <w:name w:val="Body Text Indent 2"/>
    <w:basedOn w:val="Normal"/>
    <w:link w:val="BodyTextIndent2Char"/>
    <w:rsid w:val="00972113"/>
    <w:pPr>
      <w:spacing w:after="120" w:line="480" w:lineRule="auto"/>
      <w:ind w:left="360"/>
    </w:pPr>
  </w:style>
  <w:style w:type="paragraph" w:styleId="BodyTextIndent3">
    <w:name w:val="Body Text Indent 3"/>
    <w:basedOn w:val="Normal"/>
    <w:link w:val="BodyTextIndent3Char"/>
    <w:rsid w:val="00972113"/>
    <w:pPr>
      <w:spacing w:after="120"/>
      <w:ind w:left="360"/>
    </w:pPr>
    <w:rPr>
      <w:sz w:val="16"/>
      <w:szCs w:val="16"/>
    </w:rPr>
  </w:style>
  <w:style w:type="paragraph" w:styleId="Caption">
    <w:name w:val="caption"/>
    <w:basedOn w:val="Normal"/>
    <w:next w:val="Normal"/>
    <w:qFormat/>
    <w:rsid w:val="00972113"/>
    <w:rPr>
      <w:b/>
      <w:bCs/>
    </w:rPr>
  </w:style>
  <w:style w:type="paragraph" w:styleId="Closing">
    <w:name w:val="Closing"/>
    <w:basedOn w:val="Normal"/>
    <w:link w:val="ClosingChar"/>
    <w:rsid w:val="00972113"/>
    <w:pPr>
      <w:ind w:left="4320"/>
    </w:pPr>
  </w:style>
  <w:style w:type="paragraph" w:styleId="CommentText">
    <w:name w:val="annotation text"/>
    <w:basedOn w:val="Normal"/>
    <w:link w:val="CommentTextChar"/>
    <w:rsid w:val="00972113"/>
  </w:style>
  <w:style w:type="paragraph" w:styleId="CommentSubject">
    <w:name w:val="annotation subject"/>
    <w:basedOn w:val="CommentText"/>
    <w:next w:val="CommentText"/>
    <w:link w:val="CommentSubjectChar"/>
    <w:semiHidden/>
    <w:rsid w:val="00972113"/>
    <w:rPr>
      <w:b/>
      <w:bCs/>
    </w:rPr>
  </w:style>
  <w:style w:type="paragraph" w:styleId="Date">
    <w:name w:val="Date"/>
    <w:basedOn w:val="Normal"/>
    <w:next w:val="Normal"/>
    <w:link w:val="DateChar"/>
    <w:rsid w:val="00972113"/>
  </w:style>
  <w:style w:type="paragraph" w:styleId="DocumentMap">
    <w:name w:val="Document Map"/>
    <w:basedOn w:val="Normal"/>
    <w:link w:val="DocumentMapChar"/>
    <w:semiHidden/>
    <w:rsid w:val="00972113"/>
    <w:pPr>
      <w:shd w:val="clear" w:color="auto" w:fill="000080"/>
    </w:pPr>
    <w:rPr>
      <w:rFonts w:ascii="Tahoma" w:hAnsi="Tahoma" w:cs="Tahoma"/>
    </w:rPr>
  </w:style>
  <w:style w:type="paragraph" w:styleId="E-mailSignature">
    <w:name w:val="E-mail Signature"/>
    <w:basedOn w:val="Normal"/>
    <w:link w:val="E-mailSignatureChar"/>
    <w:rsid w:val="00972113"/>
  </w:style>
  <w:style w:type="paragraph" w:styleId="EndnoteText">
    <w:name w:val="endnote text"/>
    <w:basedOn w:val="Normal"/>
    <w:link w:val="EndnoteTextChar"/>
    <w:semiHidden/>
    <w:rsid w:val="00972113"/>
  </w:style>
  <w:style w:type="paragraph" w:styleId="EnvelopeAddress">
    <w:name w:val="envelope address"/>
    <w:basedOn w:val="Normal"/>
    <w:rsid w:val="00972113"/>
    <w:pPr>
      <w:framePr w:w="7920" w:h="1980" w:hRule="exact" w:hSpace="180" w:wrap="auto" w:hAnchor="page" w:xAlign="center" w:yAlign="bottom"/>
      <w:ind w:left="2880"/>
    </w:pPr>
    <w:rPr>
      <w:sz w:val="24"/>
      <w:szCs w:val="24"/>
    </w:rPr>
  </w:style>
  <w:style w:type="paragraph" w:styleId="EnvelopeReturn">
    <w:name w:val="envelope return"/>
    <w:basedOn w:val="Normal"/>
    <w:rsid w:val="00972113"/>
  </w:style>
  <w:style w:type="paragraph" w:styleId="HTMLAddress">
    <w:name w:val="HTML Address"/>
    <w:basedOn w:val="Normal"/>
    <w:link w:val="HTMLAddressChar"/>
    <w:rsid w:val="00972113"/>
    <w:rPr>
      <w:i/>
      <w:iCs/>
    </w:rPr>
  </w:style>
  <w:style w:type="paragraph" w:styleId="HTMLPreformatted">
    <w:name w:val="HTML Preformatted"/>
    <w:basedOn w:val="Normal"/>
    <w:link w:val="HTMLPreformattedChar"/>
    <w:rsid w:val="00972113"/>
    <w:rPr>
      <w:rFonts w:ascii="Courier New" w:hAnsi="Courier New" w:cs="Courier New"/>
    </w:rPr>
  </w:style>
  <w:style w:type="paragraph" w:styleId="Index1">
    <w:name w:val="index 1"/>
    <w:basedOn w:val="Normal"/>
    <w:next w:val="Normal"/>
    <w:autoRedefine/>
    <w:semiHidden/>
    <w:rsid w:val="00972113"/>
    <w:pPr>
      <w:ind w:left="200" w:hanging="200"/>
    </w:pPr>
  </w:style>
  <w:style w:type="paragraph" w:styleId="Index2">
    <w:name w:val="index 2"/>
    <w:basedOn w:val="Normal"/>
    <w:next w:val="Normal"/>
    <w:autoRedefine/>
    <w:semiHidden/>
    <w:rsid w:val="00972113"/>
    <w:pPr>
      <w:ind w:left="400" w:hanging="200"/>
    </w:pPr>
  </w:style>
  <w:style w:type="paragraph" w:styleId="Index3">
    <w:name w:val="index 3"/>
    <w:basedOn w:val="Normal"/>
    <w:next w:val="Normal"/>
    <w:autoRedefine/>
    <w:semiHidden/>
    <w:rsid w:val="00972113"/>
    <w:pPr>
      <w:ind w:left="600" w:hanging="200"/>
    </w:pPr>
  </w:style>
  <w:style w:type="paragraph" w:styleId="Index4">
    <w:name w:val="index 4"/>
    <w:basedOn w:val="Normal"/>
    <w:next w:val="Normal"/>
    <w:autoRedefine/>
    <w:semiHidden/>
    <w:rsid w:val="00972113"/>
    <w:pPr>
      <w:ind w:left="800" w:hanging="200"/>
    </w:pPr>
  </w:style>
  <w:style w:type="paragraph" w:styleId="Index5">
    <w:name w:val="index 5"/>
    <w:basedOn w:val="Normal"/>
    <w:next w:val="Normal"/>
    <w:autoRedefine/>
    <w:semiHidden/>
    <w:rsid w:val="00972113"/>
    <w:pPr>
      <w:ind w:left="1000" w:hanging="200"/>
    </w:pPr>
  </w:style>
  <w:style w:type="paragraph" w:styleId="Index6">
    <w:name w:val="index 6"/>
    <w:basedOn w:val="Normal"/>
    <w:next w:val="Normal"/>
    <w:autoRedefine/>
    <w:semiHidden/>
    <w:rsid w:val="00972113"/>
    <w:pPr>
      <w:ind w:left="1200" w:hanging="200"/>
    </w:pPr>
  </w:style>
  <w:style w:type="paragraph" w:styleId="Index7">
    <w:name w:val="index 7"/>
    <w:basedOn w:val="Normal"/>
    <w:next w:val="Normal"/>
    <w:autoRedefine/>
    <w:semiHidden/>
    <w:rsid w:val="00972113"/>
    <w:pPr>
      <w:ind w:left="1400" w:hanging="200"/>
    </w:pPr>
  </w:style>
  <w:style w:type="paragraph" w:styleId="Index8">
    <w:name w:val="index 8"/>
    <w:basedOn w:val="Normal"/>
    <w:next w:val="Normal"/>
    <w:autoRedefine/>
    <w:semiHidden/>
    <w:rsid w:val="00972113"/>
    <w:pPr>
      <w:ind w:left="1600" w:hanging="200"/>
    </w:pPr>
  </w:style>
  <w:style w:type="paragraph" w:styleId="Index9">
    <w:name w:val="index 9"/>
    <w:basedOn w:val="Normal"/>
    <w:next w:val="Normal"/>
    <w:autoRedefine/>
    <w:semiHidden/>
    <w:rsid w:val="00972113"/>
    <w:pPr>
      <w:ind w:left="1800" w:hanging="200"/>
    </w:pPr>
  </w:style>
  <w:style w:type="paragraph" w:styleId="IndexHeading">
    <w:name w:val="index heading"/>
    <w:basedOn w:val="Normal"/>
    <w:next w:val="Index1"/>
    <w:semiHidden/>
    <w:rsid w:val="00972113"/>
    <w:rPr>
      <w:b/>
      <w:bCs/>
    </w:rPr>
  </w:style>
  <w:style w:type="paragraph" w:styleId="List">
    <w:name w:val="List"/>
    <w:basedOn w:val="Normal"/>
    <w:rsid w:val="00972113"/>
    <w:pPr>
      <w:ind w:left="360" w:hanging="360"/>
    </w:pPr>
  </w:style>
  <w:style w:type="paragraph" w:styleId="List2">
    <w:name w:val="List 2"/>
    <w:basedOn w:val="Normal"/>
    <w:rsid w:val="00972113"/>
    <w:pPr>
      <w:ind w:left="720" w:hanging="360"/>
    </w:pPr>
  </w:style>
  <w:style w:type="paragraph" w:styleId="List3">
    <w:name w:val="List 3"/>
    <w:basedOn w:val="Normal"/>
    <w:rsid w:val="00972113"/>
    <w:pPr>
      <w:ind w:left="1080" w:hanging="360"/>
    </w:pPr>
  </w:style>
  <w:style w:type="paragraph" w:styleId="List4">
    <w:name w:val="List 4"/>
    <w:basedOn w:val="Normal"/>
    <w:rsid w:val="00972113"/>
    <w:pPr>
      <w:ind w:left="1440" w:hanging="360"/>
    </w:pPr>
  </w:style>
  <w:style w:type="paragraph" w:styleId="List5">
    <w:name w:val="List 5"/>
    <w:basedOn w:val="Normal"/>
    <w:rsid w:val="00972113"/>
    <w:pPr>
      <w:ind w:left="1800" w:hanging="360"/>
    </w:pPr>
  </w:style>
  <w:style w:type="paragraph" w:styleId="ListBullet">
    <w:name w:val="List Bullet"/>
    <w:basedOn w:val="Normal"/>
    <w:rsid w:val="00972113"/>
    <w:pPr>
      <w:tabs>
        <w:tab w:val="num" w:pos="360"/>
      </w:tabs>
      <w:ind w:left="360" w:hanging="360"/>
    </w:pPr>
  </w:style>
  <w:style w:type="paragraph" w:styleId="ListBullet2">
    <w:name w:val="List Bullet 2"/>
    <w:basedOn w:val="Normal"/>
    <w:rsid w:val="00972113"/>
    <w:pPr>
      <w:tabs>
        <w:tab w:val="num" w:pos="720"/>
      </w:tabs>
      <w:ind w:left="720" w:hanging="360"/>
    </w:pPr>
  </w:style>
  <w:style w:type="paragraph" w:styleId="ListBullet3">
    <w:name w:val="List Bullet 3"/>
    <w:basedOn w:val="Normal"/>
    <w:rsid w:val="00972113"/>
    <w:pPr>
      <w:tabs>
        <w:tab w:val="num" w:pos="1080"/>
      </w:tabs>
      <w:ind w:left="1080" w:hanging="360"/>
    </w:pPr>
  </w:style>
  <w:style w:type="paragraph" w:styleId="ListBullet4">
    <w:name w:val="List Bullet 4"/>
    <w:basedOn w:val="Normal"/>
    <w:rsid w:val="00972113"/>
    <w:pPr>
      <w:tabs>
        <w:tab w:val="num" w:pos="1440"/>
      </w:tabs>
      <w:ind w:left="1440" w:hanging="360"/>
    </w:pPr>
  </w:style>
  <w:style w:type="paragraph" w:styleId="ListBullet5">
    <w:name w:val="List Bullet 5"/>
    <w:basedOn w:val="Normal"/>
    <w:rsid w:val="00972113"/>
    <w:pPr>
      <w:tabs>
        <w:tab w:val="num" w:pos="1800"/>
      </w:tabs>
      <w:ind w:left="1800" w:hanging="360"/>
    </w:pPr>
  </w:style>
  <w:style w:type="paragraph" w:styleId="ListContinue">
    <w:name w:val="List Continue"/>
    <w:basedOn w:val="Normal"/>
    <w:rsid w:val="00972113"/>
    <w:pPr>
      <w:spacing w:after="120"/>
      <w:ind w:left="360"/>
    </w:pPr>
  </w:style>
  <w:style w:type="paragraph" w:styleId="ListContinue2">
    <w:name w:val="List Continue 2"/>
    <w:basedOn w:val="Normal"/>
    <w:rsid w:val="00972113"/>
    <w:pPr>
      <w:spacing w:after="120"/>
      <w:ind w:left="720"/>
    </w:pPr>
  </w:style>
  <w:style w:type="paragraph" w:styleId="ListContinue3">
    <w:name w:val="List Continue 3"/>
    <w:basedOn w:val="Normal"/>
    <w:rsid w:val="00972113"/>
    <w:pPr>
      <w:spacing w:after="120"/>
      <w:ind w:left="1080"/>
    </w:pPr>
  </w:style>
  <w:style w:type="paragraph" w:styleId="ListContinue4">
    <w:name w:val="List Continue 4"/>
    <w:basedOn w:val="Normal"/>
    <w:rsid w:val="00972113"/>
    <w:pPr>
      <w:spacing w:after="120"/>
      <w:ind w:left="1440"/>
    </w:pPr>
  </w:style>
  <w:style w:type="paragraph" w:styleId="ListContinue5">
    <w:name w:val="List Continue 5"/>
    <w:basedOn w:val="Normal"/>
    <w:rsid w:val="00972113"/>
    <w:pPr>
      <w:spacing w:after="120"/>
      <w:ind w:left="1800"/>
    </w:pPr>
  </w:style>
  <w:style w:type="paragraph" w:styleId="ListNumber">
    <w:name w:val="List Number"/>
    <w:basedOn w:val="Normal"/>
    <w:rsid w:val="00972113"/>
    <w:pPr>
      <w:tabs>
        <w:tab w:val="num" w:pos="360"/>
      </w:tabs>
      <w:ind w:left="360" w:hanging="360"/>
    </w:pPr>
  </w:style>
  <w:style w:type="paragraph" w:styleId="ListNumber2">
    <w:name w:val="List Number 2"/>
    <w:basedOn w:val="Normal"/>
    <w:rsid w:val="00972113"/>
    <w:pPr>
      <w:tabs>
        <w:tab w:val="num" w:pos="720"/>
      </w:tabs>
      <w:ind w:left="720" w:hanging="360"/>
    </w:pPr>
  </w:style>
  <w:style w:type="paragraph" w:styleId="ListNumber3">
    <w:name w:val="List Number 3"/>
    <w:basedOn w:val="Normal"/>
    <w:rsid w:val="00972113"/>
    <w:pPr>
      <w:tabs>
        <w:tab w:val="num" w:pos="1080"/>
      </w:tabs>
      <w:ind w:left="1080" w:hanging="360"/>
    </w:pPr>
  </w:style>
  <w:style w:type="paragraph" w:styleId="ListNumber4">
    <w:name w:val="List Number 4"/>
    <w:basedOn w:val="Normal"/>
    <w:rsid w:val="00972113"/>
    <w:pPr>
      <w:tabs>
        <w:tab w:val="num" w:pos="1440"/>
      </w:tabs>
      <w:ind w:left="1440" w:hanging="360"/>
    </w:pPr>
  </w:style>
  <w:style w:type="paragraph" w:styleId="ListNumber5">
    <w:name w:val="List Number 5"/>
    <w:basedOn w:val="Normal"/>
    <w:rsid w:val="00972113"/>
    <w:pPr>
      <w:tabs>
        <w:tab w:val="num" w:pos="1800"/>
      </w:tabs>
      <w:ind w:left="1800" w:hanging="360"/>
    </w:pPr>
  </w:style>
  <w:style w:type="paragraph" w:styleId="MacroText">
    <w:name w:val="macro"/>
    <w:link w:val="MacroTextChar"/>
    <w:semiHidden/>
    <w:rsid w:val="00972113"/>
    <w:pPr>
      <w:tabs>
        <w:tab w:val="left" w:pos="480"/>
        <w:tab w:val="left" w:pos="960"/>
        <w:tab w:val="left" w:pos="1440"/>
        <w:tab w:val="left" w:pos="1920"/>
        <w:tab w:val="left" w:pos="2400"/>
        <w:tab w:val="left" w:pos="2880"/>
        <w:tab w:val="left" w:pos="3360"/>
        <w:tab w:val="left" w:pos="3840"/>
        <w:tab w:val="left" w:pos="4320"/>
      </w:tabs>
      <w:spacing w:before="240"/>
    </w:pPr>
    <w:rPr>
      <w:rFonts w:ascii="Courier New" w:hAnsi="Courier New" w:cs="Courier New"/>
    </w:rPr>
  </w:style>
  <w:style w:type="paragraph" w:styleId="MessageHeader">
    <w:name w:val="Message Header"/>
    <w:basedOn w:val="Normal"/>
    <w:link w:val="MessageHeaderChar"/>
    <w:rsid w:val="00972113"/>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uiPriority w:val="99"/>
    <w:rsid w:val="00972113"/>
    <w:rPr>
      <w:rFonts w:ascii="Times New Roman" w:hAnsi="Times New Roman"/>
      <w:sz w:val="24"/>
      <w:szCs w:val="24"/>
    </w:rPr>
  </w:style>
  <w:style w:type="paragraph" w:styleId="NormalIndent">
    <w:name w:val="Normal Indent"/>
    <w:basedOn w:val="Normal"/>
    <w:rsid w:val="00972113"/>
    <w:pPr>
      <w:ind w:left="720"/>
    </w:pPr>
  </w:style>
  <w:style w:type="paragraph" w:styleId="NoteHeading">
    <w:name w:val="Note Heading"/>
    <w:basedOn w:val="Normal"/>
    <w:next w:val="Normal"/>
    <w:link w:val="NoteHeadingChar"/>
    <w:rsid w:val="00972113"/>
  </w:style>
  <w:style w:type="paragraph" w:styleId="PlainText">
    <w:name w:val="Plain Text"/>
    <w:basedOn w:val="Normal"/>
    <w:link w:val="PlainTextChar"/>
    <w:rsid w:val="00972113"/>
    <w:rPr>
      <w:rFonts w:ascii="Courier New" w:hAnsi="Courier New" w:cs="Courier New"/>
    </w:rPr>
  </w:style>
  <w:style w:type="paragraph" w:styleId="Salutation">
    <w:name w:val="Salutation"/>
    <w:basedOn w:val="Normal"/>
    <w:next w:val="Normal"/>
    <w:link w:val="SalutationChar"/>
    <w:rsid w:val="00972113"/>
  </w:style>
  <w:style w:type="paragraph" w:styleId="Signature">
    <w:name w:val="Signature"/>
    <w:basedOn w:val="Normal"/>
    <w:link w:val="SignatureChar"/>
    <w:rsid w:val="00972113"/>
    <w:pPr>
      <w:ind w:left="4320"/>
    </w:pPr>
  </w:style>
  <w:style w:type="paragraph" w:styleId="Subtitle">
    <w:name w:val="Subtitle"/>
    <w:basedOn w:val="Normal"/>
    <w:link w:val="SubtitleChar"/>
    <w:qFormat/>
    <w:rsid w:val="00972113"/>
    <w:pPr>
      <w:spacing w:after="60"/>
      <w:jc w:val="center"/>
      <w:outlineLvl w:val="1"/>
    </w:pPr>
    <w:rPr>
      <w:sz w:val="24"/>
      <w:szCs w:val="24"/>
    </w:rPr>
  </w:style>
  <w:style w:type="paragraph" w:styleId="TableofAuthorities">
    <w:name w:val="table of authorities"/>
    <w:basedOn w:val="Normal"/>
    <w:next w:val="Normal"/>
    <w:semiHidden/>
    <w:rsid w:val="00972113"/>
    <w:pPr>
      <w:ind w:left="200" w:hanging="200"/>
    </w:pPr>
  </w:style>
  <w:style w:type="paragraph" w:styleId="TableofFigures">
    <w:name w:val="table of figures"/>
    <w:basedOn w:val="Normal"/>
    <w:next w:val="Normal"/>
    <w:semiHidden/>
    <w:rsid w:val="00972113"/>
  </w:style>
  <w:style w:type="paragraph" w:styleId="Title">
    <w:name w:val="Title"/>
    <w:basedOn w:val="Normal"/>
    <w:link w:val="TitleChar"/>
    <w:uiPriority w:val="99"/>
    <w:qFormat/>
    <w:rsid w:val="00A539ED"/>
    <w:pPr>
      <w:spacing w:before="0"/>
      <w:jc w:val="center"/>
    </w:pPr>
    <w:rPr>
      <w:b/>
      <w:bCs/>
      <w:sz w:val="32"/>
      <w:szCs w:val="32"/>
    </w:rPr>
  </w:style>
  <w:style w:type="paragraph" w:styleId="TOAHeading">
    <w:name w:val="toa heading"/>
    <w:basedOn w:val="Normal"/>
    <w:next w:val="Normal"/>
    <w:semiHidden/>
    <w:rsid w:val="00972113"/>
    <w:pPr>
      <w:spacing w:before="120"/>
    </w:pPr>
    <w:rPr>
      <w:b/>
      <w:bCs/>
      <w:sz w:val="24"/>
      <w:szCs w:val="24"/>
    </w:rPr>
  </w:style>
  <w:style w:type="character" w:styleId="PageNumber">
    <w:name w:val="page number"/>
    <w:basedOn w:val="DefaultParagraphFont"/>
    <w:rsid w:val="005223A4"/>
  </w:style>
  <w:style w:type="character" w:customStyle="1" w:styleId="FootnoteTextChar1Char">
    <w:name w:val="Footnote Text Char1 Char"/>
    <w:aliases w:val="Footnote Text Char Char Char,Footnote Text Char2 Char Char Char,Footnote Text Char1 Char Char Char Char,Footnote Text Char Char2 Char Char Char Char,Footnote Text Char4 Char Char Char Char Char Char,fn Char1 Char"/>
    <w:rsid w:val="00234002"/>
    <w:rPr>
      <w:lang w:val="en-US" w:eastAsia="en-US" w:bidi="ar-SA"/>
    </w:rPr>
  </w:style>
  <w:style w:type="character" w:styleId="FollowedHyperlink">
    <w:name w:val="FollowedHyperlink"/>
    <w:rsid w:val="00F7179E"/>
    <w:rPr>
      <w:rFonts w:cs="Times New Roman"/>
      <w:color w:val="800080"/>
      <w:u w:val="single"/>
    </w:rPr>
  </w:style>
  <w:style w:type="paragraph" w:customStyle="1" w:styleId="Level1">
    <w:name w:val="Level 1"/>
    <w:basedOn w:val="Normal"/>
    <w:rsid w:val="00F7179E"/>
    <w:pPr>
      <w:numPr>
        <w:numId w:val="13"/>
      </w:numPr>
      <w:suppressAutoHyphens/>
      <w:spacing w:after="240"/>
      <w:jc w:val="both"/>
    </w:pPr>
    <w:rPr>
      <w:rFonts w:ascii="Courier New" w:hAnsi="Courier New"/>
    </w:rPr>
  </w:style>
  <w:style w:type="paragraph" w:customStyle="1" w:styleId="Level2">
    <w:name w:val="Level 2"/>
    <w:basedOn w:val="Normal"/>
    <w:rsid w:val="00F7179E"/>
    <w:pPr>
      <w:numPr>
        <w:ilvl w:val="1"/>
        <w:numId w:val="13"/>
      </w:numPr>
      <w:suppressAutoHyphens/>
      <w:spacing w:after="240"/>
      <w:jc w:val="both"/>
    </w:pPr>
    <w:rPr>
      <w:rFonts w:ascii="Courier New" w:hAnsi="Courier New"/>
    </w:rPr>
  </w:style>
  <w:style w:type="paragraph" w:customStyle="1" w:styleId="Level3">
    <w:name w:val="Level 3"/>
    <w:basedOn w:val="Normal"/>
    <w:rsid w:val="00F7179E"/>
    <w:pPr>
      <w:numPr>
        <w:ilvl w:val="2"/>
        <w:numId w:val="13"/>
      </w:numPr>
      <w:suppressAutoHyphens/>
      <w:spacing w:after="240"/>
      <w:jc w:val="both"/>
    </w:pPr>
    <w:rPr>
      <w:rFonts w:ascii="Courier New" w:hAnsi="Courier New"/>
    </w:rPr>
  </w:style>
  <w:style w:type="paragraph" w:customStyle="1" w:styleId="Level4">
    <w:name w:val="Level 4"/>
    <w:basedOn w:val="Normal"/>
    <w:rsid w:val="00F7179E"/>
    <w:pPr>
      <w:numPr>
        <w:ilvl w:val="3"/>
        <w:numId w:val="13"/>
      </w:numPr>
      <w:suppressAutoHyphens/>
      <w:spacing w:after="240"/>
      <w:jc w:val="both"/>
    </w:pPr>
    <w:rPr>
      <w:rFonts w:ascii="Courier New" w:hAnsi="Courier New"/>
    </w:rPr>
  </w:style>
  <w:style w:type="paragraph" w:customStyle="1" w:styleId="Level5">
    <w:name w:val="Level 5"/>
    <w:basedOn w:val="Normal"/>
    <w:rsid w:val="00F7179E"/>
    <w:pPr>
      <w:numPr>
        <w:ilvl w:val="4"/>
        <w:numId w:val="13"/>
      </w:numPr>
      <w:suppressAutoHyphens/>
      <w:spacing w:after="240"/>
      <w:jc w:val="both"/>
    </w:pPr>
    <w:rPr>
      <w:rFonts w:ascii="Courier New" w:hAnsi="Courier New"/>
    </w:rPr>
  </w:style>
  <w:style w:type="character" w:customStyle="1" w:styleId="upar1Char">
    <w:name w:val="upar1 Char"/>
    <w:rsid w:val="00F7179E"/>
    <w:rPr>
      <w:rFonts w:ascii="Arial" w:hAnsi="Arial" w:cs="Arial"/>
      <w:lang w:val="en-US" w:eastAsia="en-US" w:bidi="ar-SA"/>
    </w:rPr>
  </w:style>
  <w:style w:type="character" w:customStyle="1" w:styleId="Heading1Char">
    <w:name w:val="Heading 1 Char"/>
    <w:link w:val="Heading1"/>
    <w:rsid w:val="00B86219"/>
    <w:rPr>
      <w:rFonts w:ascii="Arial" w:hAnsi="Arial"/>
      <w:b/>
      <w:bCs/>
      <w:kern w:val="32"/>
      <w:sz w:val="32"/>
      <w:szCs w:val="32"/>
    </w:rPr>
  </w:style>
  <w:style w:type="character" w:customStyle="1" w:styleId="Heading2Char">
    <w:name w:val="Heading 2 Char"/>
    <w:link w:val="Heading2"/>
    <w:rsid w:val="00B86219"/>
    <w:rPr>
      <w:rFonts w:ascii="Arial" w:hAnsi="Arial"/>
      <w:b/>
      <w:bCs/>
      <w:i/>
      <w:iCs/>
      <w:sz w:val="28"/>
      <w:szCs w:val="28"/>
    </w:rPr>
  </w:style>
  <w:style w:type="character" w:customStyle="1" w:styleId="Heading3Char">
    <w:name w:val="Heading 3 Char"/>
    <w:link w:val="Heading3"/>
    <w:rsid w:val="00B86219"/>
    <w:rPr>
      <w:rFonts w:ascii="Arial" w:hAnsi="Arial"/>
      <w:b/>
      <w:bCs/>
      <w:sz w:val="26"/>
      <w:szCs w:val="26"/>
    </w:rPr>
  </w:style>
  <w:style w:type="character" w:customStyle="1" w:styleId="par1Char">
    <w:name w:val="par1 Char"/>
    <w:link w:val="par1"/>
    <w:locked/>
    <w:rsid w:val="00A2742E"/>
    <w:rPr>
      <w:rFonts w:ascii="Arial" w:hAnsi="Arial"/>
      <w:szCs w:val="24"/>
    </w:rPr>
  </w:style>
  <w:style w:type="character" w:customStyle="1" w:styleId="TitleChar">
    <w:name w:val="Title Char"/>
    <w:link w:val="Title"/>
    <w:uiPriority w:val="99"/>
    <w:rsid w:val="00A539ED"/>
    <w:rPr>
      <w:rFonts w:ascii="Arial" w:hAnsi="Arial"/>
      <w:b/>
      <w:bCs/>
      <w:sz w:val="32"/>
      <w:szCs w:val="32"/>
    </w:rPr>
  </w:style>
  <w:style w:type="character" w:customStyle="1" w:styleId="HeaderChar">
    <w:name w:val="Header Char"/>
    <w:link w:val="Header"/>
    <w:rsid w:val="00A539ED"/>
    <w:rPr>
      <w:rFonts w:ascii="Arial" w:hAnsi="Arial" w:cs="Arial"/>
    </w:rPr>
  </w:style>
  <w:style w:type="character" w:customStyle="1" w:styleId="par3Char">
    <w:name w:val="par3 Char"/>
    <w:basedOn w:val="par1Char"/>
    <w:link w:val="par3"/>
    <w:rsid w:val="00A0686A"/>
    <w:rPr>
      <w:rFonts w:ascii="Arial" w:hAnsi="Arial"/>
      <w:szCs w:val="24"/>
    </w:rPr>
  </w:style>
  <w:style w:type="character" w:customStyle="1" w:styleId="FooterChar">
    <w:name w:val="Footer Char"/>
    <w:link w:val="Footer"/>
    <w:rsid w:val="002C354E"/>
    <w:rPr>
      <w:rFonts w:ascii="Arial" w:hAnsi="Arial"/>
    </w:rPr>
  </w:style>
  <w:style w:type="character" w:customStyle="1" w:styleId="BalloonTextChar">
    <w:name w:val="Balloon Text Char"/>
    <w:basedOn w:val="DefaultParagraphFont"/>
    <w:link w:val="BalloonText"/>
    <w:rsid w:val="00A539ED"/>
    <w:rPr>
      <w:rFonts w:ascii="Tahoma" w:hAnsi="Tahoma" w:cs="Tahoma"/>
      <w:sz w:val="16"/>
      <w:szCs w:val="16"/>
    </w:rPr>
  </w:style>
  <w:style w:type="paragraph" w:styleId="ListParagraph">
    <w:name w:val="List Paragraph"/>
    <w:basedOn w:val="Normal"/>
    <w:uiPriority w:val="34"/>
    <w:qFormat/>
    <w:rsid w:val="002C354E"/>
    <w:pPr>
      <w:ind w:left="720"/>
      <w:contextualSpacing/>
    </w:pPr>
  </w:style>
  <w:style w:type="character" w:customStyle="1" w:styleId="Heading4Char">
    <w:name w:val="Heading 4 Char"/>
    <w:link w:val="Heading4"/>
    <w:rsid w:val="002C354E"/>
    <w:rPr>
      <w:rFonts w:ascii="Arial" w:hAnsi="Arial"/>
      <w:b/>
    </w:rPr>
  </w:style>
  <w:style w:type="character" w:customStyle="1" w:styleId="Heading5Char">
    <w:name w:val="Heading 5 Char"/>
    <w:link w:val="Heading5"/>
    <w:rsid w:val="002C354E"/>
    <w:rPr>
      <w:rFonts w:ascii="Arial" w:hAnsi="Arial"/>
      <w:sz w:val="22"/>
    </w:rPr>
  </w:style>
  <w:style w:type="character" w:customStyle="1" w:styleId="Heading6Char">
    <w:name w:val="Heading 6 Char"/>
    <w:link w:val="Heading6"/>
    <w:rsid w:val="002C354E"/>
    <w:rPr>
      <w:rFonts w:ascii="Courier New" w:hAnsi="Courier New"/>
      <w:b/>
    </w:rPr>
  </w:style>
  <w:style w:type="character" w:customStyle="1" w:styleId="Heading7Char">
    <w:name w:val="Heading 7 Char"/>
    <w:link w:val="Heading7"/>
    <w:rsid w:val="002C354E"/>
    <w:rPr>
      <w:rFonts w:ascii="Arial" w:hAnsi="Arial"/>
    </w:rPr>
  </w:style>
  <w:style w:type="character" w:customStyle="1" w:styleId="Heading8Char">
    <w:name w:val="Heading 8 Char"/>
    <w:link w:val="Heading8"/>
    <w:rsid w:val="002C354E"/>
    <w:rPr>
      <w:rFonts w:ascii="Arial" w:hAnsi="Arial"/>
      <w:i/>
    </w:rPr>
  </w:style>
  <w:style w:type="character" w:customStyle="1" w:styleId="Heading9Char">
    <w:name w:val="Heading 9 Char"/>
    <w:link w:val="Heading9"/>
    <w:rsid w:val="002C354E"/>
    <w:rPr>
      <w:rFonts w:ascii="Arial" w:hAnsi="Arial"/>
      <w:b/>
      <w:i/>
      <w:sz w:val="18"/>
    </w:rPr>
  </w:style>
  <w:style w:type="character" w:customStyle="1" w:styleId="SingatureBlock">
    <w:name w:val="Singature Block"/>
    <w:rsid w:val="002C354E"/>
    <w:rPr>
      <w:rFonts w:ascii="Brush Script MT" w:hAnsi="Brush Script MT"/>
      <w:sz w:val="24"/>
      <w:u w:val="single"/>
    </w:rPr>
  </w:style>
  <w:style w:type="paragraph" w:customStyle="1" w:styleId="LawFirm">
    <w:name w:val="Law Firm"/>
    <w:next w:val="Normal"/>
    <w:uiPriority w:val="99"/>
    <w:qFormat/>
    <w:rsid w:val="002C354E"/>
    <w:rPr>
      <w:rFonts w:ascii="Book Antiqua" w:eastAsia="Calibri" w:hAnsi="Book Antiqua"/>
      <w:smallCaps/>
      <w:sz w:val="26"/>
      <w:szCs w:val="24"/>
    </w:rPr>
  </w:style>
  <w:style w:type="paragraph" w:styleId="TOCHeading">
    <w:name w:val="TOC Heading"/>
    <w:basedOn w:val="Heading1"/>
    <w:next w:val="Normal"/>
    <w:uiPriority w:val="39"/>
    <w:semiHidden/>
    <w:unhideWhenUsed/>
    <w:qFormat/>
    <w:rsid w:val="00A539ED"/>
    <w:pPr>
      <w:keepLines/>
      <w:spacing w:before="480" w:after="0" w:line="276" w:lineRule="auto"/>
      <w:outlineLvl w:val="9"/>
    </w:pPr>
    <w:rPr>
      <w:rFonts w:asciiTheme="majorHAnsi" w:eastAsiaTheme="majorEastAsia" w:hAnsiTheme="majorHAnsi" w:cstheme="majorBidi"/>
      <w:color w:val="0F4761" w:themeColor="accent1" w:themeShade="BF"/>
      <w:kern w:val="0"/>
      <w:sz w:val="28"/>
      <w:szCs w:val="28"/>
      <w:lang w:eastAsia="ja-JP"/>
    </w:rPr>
  </w:style>
  <w:style w:type="paragraph" w:customStyle="1" w:styleId="NormalDS">
    <w:name w:val="Normal DS"/>
    <w:basedOn w:val="Normal"/>
    <w:link w:val="NormalDSChar"/>
    <w:autoRedefine/>
    <w:qFormat/>
    <w:rsid w:val="002C354E"/>
    <w:pPr>
      <w:spacing w:line="480" w:lineRule="auto"/>
    </w:pPr>
    <w:rPr>
      <w:rFonts w:ascii="Calibri" w:eastAsia="MS Mincho" w:hAnsi="Calibri"/>
      <w:sz w:val="24"/>
      <w:szCs w:val="24"/>
    </w:rPr>
  </w:style>
  <w:style w:type="character" w:customStyle="1" w:styleId="SignatureBlock">
    <w:name w:val="Signature Block"/>
    <w:qFormat/>
    <w:rsid w:val="002C354E"/>
    <w:rPr>
      <w:rFonts w:ascii="Brush Script MT" w:hAnsi="Brush Script MT"/>
      <w:sz w:val="24"/>
      <w:u w:val="single"/>
    </w:rPr>
  </w:style>
  <w:style w:type="character" w:customStyle="1" w:styleId="FootnoteTextChar">
    <w:name w:val="Footnote Text Char"/>
    <w:link w:val="FootnoteText"/>
    <w:rsid w:val="002C354E"/>
    <w:rPr>
      <w:rFonts w:ascii="Arial" w:hAnsi="Arial"/>
    </w:rPr>
  </w:style>
  <w:style w:type="paragraph" w:customStyle="1" w:styleId="IndentedQuote">
    <w:name w:val="Indented Quote"/>
    <w:basedOn w:val="Normal"/>
    <w:next w:val="Normal"/>
    <w:link w:val="IndentedQuoteChar"/>
    <w:uiPriority w:val="99"/>
    <w:rsid w:val="002C354E"/>
    <w:pPr>
      <w:ind w:left="1440" w:right="1440"/>
    </w:pPr>
    <w:rPr>
      <w:rFonts w:ascii="Calibri" w:eastAsia="MS Mincho" w:hAnsi="Calibri"/>
      <w:szCs w:val="24"/>
    </w:rPr>
  </w:style>
  <w:style w:type="character" w:customStyle="1" w:styleId="IndentedQuoteChar">
    <w:name w:val="Indented Quote Char"/>
    <w:link w:val="IndentedQuote"/>
    <w:uiPriority w:val="99"/>
    <w:rsid w:val="002C354E"/>
    <w:rPr>
      <w:rFonts w:ascii="Calibri" w:eastAsia="MS Mincho" w:hAnsi="Calibri"/>
      <w:szCs w:val="24"/>
    </w:rPr>
  </w:style>
  <w:style w:type="character" w:customStyle="1" w:styleId="NormalDSChar">
    <w:name w:val="Normal DS Char"/>
    <w:link w:val="NormalDS"/>
    <w:rsid w:val="002C354E"/>
    <w:rPr>
      <w:rFonts w:ascii="Calibri" w:eastAsia="MS Mincho" w:hAnsi="Calibri"/>
      <w:sz w:val="24"/>
      <w:szCs w:val="24"/>
    </w:rPr>
  </w:style>
  <w:style w:type="paragraph" w:customStyle="1" w:styleId="SignatureLine">
    <w:name w:val="Signature Line"/>
    <w:basedOn w:val="Normal"/>
    <w:next w:val="Normal"/>
    <w:qFormat/>
    <w:rsid w:val="002C354E"/>
    <w:pPr>
      <w:keepNext/>
      <w:keepLines/>
    </w:pPr>
    <w:rPr>
      <w:rFonts w:ascii="Brush Script MT" w:eastAsia="MS Mincho" w:hAnsi="Brush Script MT"/>
      <w:sz w:val="24"/>
      <w:szCs w:val="24"/>
      <w:u w:val="single"/>
    </w:rPr>
  </w:style>
  <w:style w:type="paragraph" w:customStyle="1" w:styleId="IndentedParagraph">
    <w:name w:val="Indented Paragraph"/>
    <w:basedOn w:val="Normal"/>
    <w:link w:val="IndentedParagraphChar"/>
    <w:qFormat/>
    <w:rsid w:val="002C354E"/>
    <w:pPr>
      <w:ind w:left="1440" w:right="1440"/>
    </w:pPr>
    <w:rPr>
      <w:rFonts w:ascii="Calibri" w:eastAsia="MS Mincho" w:hAnsi="Calibri"/>
      <w:szCs w:val="24"/>
    </w:rPr>
  </w:style>
  <w:style w:type="character" w:customStyle="1" w:styleId="IndentedParagraphChar">
    <w:name w:val="Indented Paragraph Char"/>
    <w:link w:val="IndentedParagraph"/>
    <w:rsid w:val="002C354E"/>
    <w:rPr>
      <w:rFonts w:ascii="Calibri" w:eastAsia="MS Mincho" w:hAnsi="Calibri"/>
      <w:szCs w:val="24"/>
    </w:rPr>
  </w:style>
  <w:style w:type="character" w:styleId="CommentReference">
    <w:name w:val="annotation reference"/>
    <w:uiPriority w:val="99"/>
    <w:unhideWhenUsed/>
    <w:rsid w:val="002C354E"/>
    <w:rPr>
      <w:sz w:val="16"/>
      <w:szCs w:val="16"/>
    </w:rPr>
  </w:style>
  <w:style w:type="character" w:customStyle="1" w:styleId="CommentTextChar">
    <w:name w:val="Comment Text Char"/>
    <w:link w:val="CommentText"/>
    <w:rsid w:val="002C354E"/>
    <w:rPr>
      <w:rFonts w:ascii="Arial" w:hAnsi="Arial"/>
    </w:rPr>
  </w:style>
  <w:style w:type="character" w:customStyle="1" w:styleId="CommentSubjectChar">
    <w:name w:val="Comment Subject Char"/>
    <w:link w:val="CommentSubject"/>
    <w:semiHidden/>
    <w:rsid w:val="002C354E"/>
    <w:rPr>
      <w:rFonts w:ascii="Arial" w:hAnsi="Arial"/>
      <w:b/>
      <w:bCs/>
    </w:rPr>
  </w:style>
  <w:style w:type="character" w:customStyle="1" w:styleId="ptext-14">
    <w:name w:val="ptext-14"/>
    <w:rsid w:val="002C354E"/>
  </w:style>
  <w:style w:type="character" w:customStyle="1" w:styleId="apple-converted-space">
    <w:name w:val="apple-converted-space"/>
    <w:rsid w:val="002C354E"/>
  </w:style>
  <w:style w:type="character" w:customStyle="1" w:styleId="BodyTextChar">
    <w:name w:val="Body Text Char"/>
    <w:link w:val="BodyText"/>
    <w:rsid w:val="002C354E"/>
    <w:rPr>
      <w:rFonts w:ascii="Arial" w:hAnsi="Arial"/>
    </w:rPr>
  </w:style>
  <w:style w:type="character" w:customStyle="1" w:styleId="BodyText2Char">
    <w:name w:val="Body Text 2 Char"/>
    <w:link w:val="BodyText2"/>
    <w:rsid w:val="002C354E"/>
    <w:rPr>
      <w:rFonts w:ascii="Arial" w:hAnsi="Arial"/>
    </w:rPr>
  </w:style>
  <w:style w:type="character" w:customStyle="1" w:styleId="BodyText3Char">
    <w:name w:val="Body Text 3 Char"/>
    <w:link w:val="BodyText3"/>
    <w:rsid w:val="002C354E"/>
    <w:rPr>
      <w:rFonts w:ascii="Arial" w:hAnsi="Arial"/>
      <w:sz w:val="16"/>
      <w:szCs w:val="16"/>
    </w:rPr>
  </w:style>
  <w:style w:type="character" w:customStyle="1" w:styleId="BodyTextFirstIndentChar">
    <w:name w:val="Body Text First Indent Char"/>
    <w:link w:val="BodyTextFirstIndent"/>
    <w:rsid w:val="002C354E"/>
    <w:rPr>
      <w:rFonts w:ascii="Arial" w:hAnsi="Arial"/>
    </w:rPr>
  </w:style>
  <w:style w:type="character" w:customStyle="1" w:styleId="BodyTextIndentChar">
    <w:name w:val="Body Text Indent Char"/>
    <w:link w:val="BodyTextIndent"/>
    <w:rsid w:val="002C354E"/>
    <w:rPr>
      <w:rFonts w:ascii="Arial" w:hAnsi="Arial"/>
    </w:rPr>
  </w:style>
  <w:style w:type="character" w:customStyle="1" w:styleId="BodyTextFirstIndent2Char">
    <w:name w:val="Body Text First Indent 2 Char"/>
    <w:link w:val="BodyTextFirstIndent2"/>
    <w:rsid w:val="002C354E"/>
    <w:rPr>
      <w:rFonts w:ascii="Arial" w:hAnsi="Arial"/>
    </w:rPr>
  </w:style>
  <w:style w:type="character" w:customStyle="1" w:styleId="BodyTextIndent2Char">
    <w:name w:val="Body Text Indent 2 Char"/>
    <w:link w:val="BodyTextIndent2"/>
    <w:rsid w:val="002C354E"/>
    <w:rPr>
      <w:rFonts w:ascii="Arial" w:hAnsi="Arial"/>
    </w:rPr>
  </w:style>
  <w:style w:type="character" w:customStyle="1" w:styleId="BodyTextIndent3Char">
    <w:name w:val="Body Text Indent 3 Char"/>
    <w:link w:val="BodyTextIndent3"/>
    <w:rsid w:val="002C354E"/>
    <w:rPr>
      <w:rFonts w:ascii="Arial" w:hAnsi="Arial"/>
      <w:sz w:val="16"/>
      <w:szCs w:val="16"/>
    </w:rPr>
  </w:style>
  <w:style w:type="character" w:customStyle="1" w:styleId="ClosingChar">
    <w:name w:val="Closing Char"/>
    <w:link w:val="Closing"/>
    <w:rsid w:val="002C354E"/>
    <w:rPr>
      <w:rFonts w:ascii="Arial" w:hAnsi="Arial"/>
    </w:rPr>
  </w:style>
  <w:style w:type="character" w:customStyle="1" w:styleId="DateChar">
    <w:name w:val="Date Char"/>
    <w:link w:val="Date"/>
    <w:rsid w:val="002C354E"/>
    <w:rPr>
      <w:rFonts w:ascii="Arial" w:hAnsi="Arial"/>
    </w:rPr>
  </w:style>
  <w:style w:type="character" w:customStyle="1" w:styleId="DocumentMapChar">
    <w:name w:val="Document Map Char"/>
    <w:link w:val="DocumentMap"/>
    <w:semiHidden/>
    <w:rsid w:val="002C354E"/>
    <w:rPr>
      <w:rFonts w:ascii="Tahoma" w:hAnsi="Tahoma" w:cs="Tahoma"/>
      <w:shd w:val="clear" w:color="auto" w:fill="000080"/>
    </w:rPr>
  </w:style>
  <w:style w:type="character" w:customStyle="1" w:styleId="E-mailSignatureChar">
    <w:name w:val="E-mail Signature Char"/>
    <w:link w:val="E-mailSignature"/>
    <w:rsid w:val="002C354E"/>
    <w:rPr>
      <w:rFonts w:ascii="Arial" w:hAnsi="Arial"/>
    </w:rPr>
  </w:style>
  <w:style w:type="character" w:customStyle="1" w:styleId="EndnoteTextChar">
    <w:name w:val="Endnote Text Char"/>
    <w:link w:val="EndnoteText"/>
    <w:semiHidden/>
    <w:rsid w:val="002C354E"/>
    <w:rPr>
      <w:rFonts w:ascii="Arial" w:hAnsi="Arial"/>
    </w:rPr>
  </w:style>
  <w:style w:type="character" w:customStyle="1" w:styleId="HTMLAddressChar">
    <w:name w:val="HTML Address Char"/>
    <w:link w:val="HTMLAddress"/>
    <w:rsid w:val="002C354E"/>
    <w:rPr>
      <w:rFonts w:ascii="Arial" w:hAnsi="Arial"/>
      <w:i/>
      <w:iCs/>
    </w:rPr>
  </w:style>
  <w:style w:type="character" w:customStyle="1" w:styleId="HTMLPreformattedChar">
    <w:name w:val="HTML Preformatted Char"/>
    <w:link w:val="HTMLPreformatted"/>
    <w:rsid w:val="002C354E"/>
    <w:rPr>
      <w:rFonts w:ascii="Courier New" w:hAnsi="Courier New" w:cs="Courier New"/>
    </w:rPr>
  </w:style>
  <w:style w:type="character" w:customStyle="1" w:styleId="MacroTextChar">
    <w:name w:val="Macro Text Char"/>
    <w:link w:val="MacroText"/>
    <w:semiHidden/>
    <w:rsid w:val="002C354E"/>
    <w:rPr>
      <w:rFonts w:ascii="Courier New" w:hAnsi="Courier New" w:cs="Courier New"/>
    </w:rPr>
  </w:style>
  <w:style w:type="character" w:customStyle="1" w:styleId="MessageHeaderChar">
    <w:name w:val="Message Header Char"/>
    <w:link w:val="MessageHeader"/>
    <w:rsid w:val="002C354E"/>
    <w:rPr>
      <w:rFonts w:ascii="Arial" w:hAnsi="Arial"/>
      <w:sz w:val="24"/>
      <w:szCs w:val="24"/>
      <w:shd w:val="pct20" w:color="auto" w:fill="auto"/>
    </w:rPr>
  </w:style>
  <w:style w:type="character" w:customStyle="1" w:styleId="NoteHeadingChar">
    <w:name w:val="Note Heading Char"/>
    <w:link w:val="NoteHeading"/>
    <w:rsid w:val="002C354E"/>
    <w:rPr>
      <w:rFonts w:ascii="Arial" w:hAnsi="Arial"/>
    </w:rPr>
  </w:style>
  <w:style w:type="character" w:customStyle="1" w:styleId="PlainTextChar">
    <w:name w:val="Plain Text Char"/>
    <w:link w:val="PlainText"/>
    <w:rsid w:val="002C354E"/>
    <w:rPr>
      <w:rFonts w:ascii="Courier New" w:hAnsi="Courier New" w:cs="Courier New"/>
    </w:rPr>
  </w:style>
  <w:style w:type="character" w:customStyle="1" w:styleId="SalutationChar">
    <w:name w:val="Salutation Char"/>
    <w:link w:val="Salutation"/>
    <w:rsid w:val="002C354E"/>
    <w:rPr>
      <w:rFonts w:ascii="Arial" w:hAnsi="Arial"/>
    </w:rPr>
  </w:style>
  <w:style w:type="character" w:customStyle="1" w:styleId="SignatureChar">
    <w:name w:val="Signature Char"/>
    <w:link w:val="Signature"/>
    <w:rsid w:val="002C354E"/>
    <w:rPr>
      <w:rFonts w:ascii="Arial" w:hAnsi="Arial"/>
    </w:rPr>
  </w:style>
  <w:style w:type="character" w:customStyle="1" w:styleId="SubtitleChar">
    <w:name w:val="Subtitle Char"/>
    <w:link w:val="Subtitle"/>
    <w:rsid w:val="002C354E"/>
    <w:rPr>
      <w:rFonts w:ascii="Arial" w:hAnsi="Arial"/>
      <w:sz w:val="24"/>
      <w:szCs w:val="24"/>
    </w:rPr>
  </w:style>
  <w:style w:type="paragraph" w:styleId="Revision">
    <w:name w:val="Revision"/>
    <w:hidden/>
    <w:uiPriority w:val="99"/>
    <w:semiHidden/>
    <w:rsid w:val="002C354E"/>
    <w:rPr>
      <w:rFonts w:ascii="Calibri" w:eastAsia="Calibri" w:hAnsi="Calibri"/>
      <w:sz w:val="22"/>
      <w:szCs w:val="22"/>
    </w:rPr>
  </w:style>
  <w:style w:type="numbering" w:customStyle="1" w:styleId="NoList1">
    <w:name w:val="No List1"/>
    <w:next w:val="NoList"/>
    <w:semiHidden/>
    <w:rsid w:val="002C354E"/>
  </w:style>
  <w:style w:type="numbering" w:customStyle="1" w:styleId="NoList2">
    <w:name w:val="No List2"/>
    <w:next w:val="NoList"/>
    <w:semiHidden/>
    <w:rsid w:val="002C354E"/>
  </w:style>
  <w:style w:type="paragraph" w:customStyle="1" w:styleId="TOCl">
    <w:name w:val="TOCl"/>
    <w:basedOn w:val="upar1"/>
    <w:rsid w:val="002C354E"/>
    <w:rPr>
      <w:rFonts w:eastAsia="Arial"/>
    </w:rPr>
  </w:style>
  <w:style w:type="paragraph" w:customStyle="1" w:styleId="TOC">
    <w:name w:val="TOC"/>
    <w:basedOn w:val="Normal"/>
    <w:next w:val="Normal"/>
    <w:rsid w:val="00A539ED"/>
    <w:pPr>
      <w:spacing w:before="480"/>
      <w:jc w:val="center"/>
    </w:pPr>
    <w:rPr>
      <w:b/>
      <w:caps/>
    </w:rPr>
  </w:style>
  <w:style w:type="paragraph" w:customStyle="1" w:styleId="TOC0">
    <w:name w:val="TOC0"/>
    <w:basedOn w:val="TOC1"/>
    <w:next w:val="Normal"/>
    <w:rsid w:val="00A539ED"/>
  </w:style>
  <w:style w:type="paragraph" w:customStyle="1" w:styleId="TOClast">
    <w:name w:val="TOClast"/>
    <w:basedOn w:val="Normal"/>
    <w:next w:val="Normal"/>
    <w:rsid w:val="00A539ED"/>
    <w:pPr>
      <w:pBdr>
        <w:bottom w:val="single" w:sz="6" w:space="1" w:color="auto"/>
      </w:pBdr>
      <w:spacing w:before="120" w:after="240"/>
      <w:ind w:left="1440" w:right="1440"/>
    </w:pPr>
    <w:rPr>
      <w:rFonts w:ascii="Times New Roman" w:hAnsi="Times New Roman"/>
      <w:sz w:val="24"/>
    </w:rPr>
  </w:style>
  <w:style w:type="character" w:styleId="UnresolvedMention">
    <w:name w:val="Unresolved Mention"/>
    <w:uiPriority w:val="99"/>
    <w:semiHidden/>
    <w:unhideWhenUsed/>
    <w:rsid w:val="00053B97"/>
    <w:rPr>
      <w:color w:val="605E5C"/>
      <w:shd w:val="clear" w:color="auto" w:fill="E1DFDD"/>
    </w:rPr>
  </w:style>
  <w:style w:type="character" w:customStyle="1" w:styleId="apple-tab-span">
    <w:name w:val="apple-tab-span"/>
    <w:rsid w:val="00C111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Z:\Shared%20drives\PUCTemplates\CCR%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A58AA4-D301-43D8-8BB4-2A73461F3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Template>
  <TotalTime>0</TotalTime>
  <Pages>8</Pages>
  <Words>2475</Words>
  <Characters>14108</Characters>
  <Application>Microsoft Office Word</Application>
  <DocSecurity>2</DocSecurity>
  <Lines>117</Lines>
  <Paragraphs>33</Paragraphs>
  <ScaleCrop>false</ScaleCrop>
  <Company/>
  <LinksUpToDate>false</LinksUpToDate>
  <CharactersWithSpaces>16550</CharactersWithSpaces>
  <SharedDoc>false</SharedDoc>
  <HLinks>
    <vt:vector size="1632" baseType="variant">
      <vt:variant>
        <vt:i4>3276855</vt:i4>
      </vt:variant>
      <vt:variant>
        <vt:i4>1590</vt:i4>
      </vt:variant>
      <vt:variant>
        <vt:i4>0</vt:i4>
      </vt:variant>
      <vt:variant>
        <vt:i4>5</vt:i4>
      </vt:variant>
      <vt:variant>
        <vt:lpwstr>https://puc.colorado.gov/inmate-communication-services</vt:lpwstr>
      </vt:variant>
      <vt:variant>
        <vt:lpwstr/>
      </vt:variant>
      <vt:variant>
        <vt:i4>5570571</vt:i4>
      </vt:variant>
      <vt:variant>
        <vt:i4>1587</vt:i4>
      </vt:variant>
      <vt:variant>
        <vt:i4>0</vt:i4>
      </vt:variant>
      <vt:variant>
        <vt:i4>5</vt:i4>
      </vt:variant>
      <vt:variant>
        <vt:lpwstr>https://puc.colorado.gov/</vt:lpwstr>
      </vt:variant>
      <vt:variant>
        <vt:lpwstr/>
      </vt:variant>
      <vt:variant>
        <vt:i4>5570571</vt:i4>
      </vt:variant>
      <vt:variant>
        <vt:i4>1584</vt:i4>
      </vt:variant>
      <vt:variant>
        <vt:i4>0</vt:i4>
      </vt:variant>
      <vt:variant>
        <vt:i4>5</vt:i4>
      </vt:variant>
      <vt:variant>
        <vt:lpwstr>https://puc.colorado.gov/</vt:lpwstr>
      </vt:variant>
      <vt:variant>
        <vt:lpwstr/>
      </vt:variant>
      <vt:variant>
        <vt:i4>3276855</vt:i4>
      </vt:variant>
      <vt:variant>
        <vt:i4>1581</vt:i4>
      </vt:variant>
      <vt:variant>
        <vt:i4>0</vt:i4>
      </vt:variant>
      <vt:variant>
        <vt:i4>5</vt:i4>
      </vt:variant>
      <vt:variant>
        <vt:lpwstr>https://puc.colorado.gov/inmate-communication-services</vt:lpwstr>
      </vt:variant>
      <vt:variant>
        <vt:lpwstr/>
      </vt:variant>
      <vt:variant>
        <vt:i4>7929885</vt:i4>
      </vt:variant>
      <vt:variant>
        <vt:i4>1578</vt:i4>
      </vt:variant>
      <vt:variant>
        <vt:i4>0</vt:i4>
      </vt:variant>
      <vt:variant>
        <vt:i4>5</vt:i4>
      </vt:variant>
      <vt:variant>
        <vt:lpwstr>https://www.law.cornell.edu/cfr/text/47/54.312</vt:lpwstr>
      </vt:variant>
      <vt:variant>
        <vt:lpwstr>a</vt:lpwstr>
      </vt:variant>
      <vt:variant>
        <vt:i4>2293865</vt:i4>
      </vt:variant>
      <vt:variant>
        <vt:i4>1575</vt:i4>
      </vt:variant>
      <vt:variant>
        <vt:i4>0</vt:i4>
      </vt:variant>
      <vt:variant>
        <vt:i4>5</vt:i4>
      </vt:variant>
      <vt:variant>
        <vt:lpwstr>http://www.standards.ieee.org/</vt:lpwstr>
      </vt:variant>
      <vt:variant>
        <vt:lpwstr/>
      </vt:variant>
      <vt:variant>
        <vt:i4>4128882</vt:i4>
      </vt:variant>
      <vt:variant>
        <vt:i4>1572</vt:i4>
      </vt:variant>
      <vt:variant>
        <vt:i4>0</vt:i4>
      </vt:variant>
      <vt:variant>
        <vt:i4>5</vt:i4>
      </vt:variant>
      <vt:variant>
        <vt:lpwstr>http://www.fcc.gov/</vt:lpwstr>
      </vt:variant>
      <vt:variant>
        <vt:lpwstr/>
      </vt:variant>
      <vt:variant>
        <vt:i4>6750248</vt:i4>
      </vt:variant>
      <vt:variant>
        <vt:i4>1569</vt:i4>
      </vt:variant>
      <vt:variant>
        <vt:i4>0</vt:i4>
      </vt:variant>
      <vt:variant>
        <vt:i4>5</vt:i4>
      </vt:variant>
      <vt:variant>
        <vt:lpwstr>http://www.govinfo.gov/help/cfr</vt:lpwstr>
      </vt:variant>
      <vt:variant>
        <vt:lpwstr/>
      </vt:variant>
      <vt:variant>
        <vt:i4>1900601</vt:i4>
      </vt:variant>
      <vt:variant>
        <vt:i4>1562</vt:i4>
      </vt:variant>
      <vt:variant>
        <vt:i4>0</vt:i4>
      </vt:variant>
      <vt:variant>
        <vt:i4>5</vt:i4>
      </vt:variant>
      <vt:variant>
        <vt:lpwstr/>
      </vt:variant>
      <vt:variant>
        <vt:lpwstr>_Toc223080083</vt:lpwstr>
      </vt:variant>
      <vt:variant>
        <vt:i4>1900601</vt:i4>
      </vt:variant>
      <vt:variant>
        <vt:i4>1556</vt:i4>
      </vt:variant>
      <vt:variant>
        <vt:i4>0</vt:i4>
      </vt:variant>
      <vt:variant>
        <vt:i4>5</vt:i4>
      </vt:variant>
      <vt:variant>
        <vt:lpwstr/>
      </vt:variant>
      <vt:variant>
        <vt:lpwstr>_Toc223080082</vt:lpwstr>
      </vt:variant>
      <vt:variant>
        <vt:i4>1900601</vt:i4>
      </vt:variant>
      <vt:variant>
        <vt:i4>1550</vt:i4>
      </vt:variant>
      <vt:variant>
        <vt:i4>0</vt:i4>
      </vt:variant>
      <vt:variant>
        <vt:i4>5</vt:i4>
      </vt:variant>
      <vt:variant>
        <vt:lpwstr/>
      </vt:variant>
      <vt:variant>
        <vt:lpwstr>_Toc223080081</vt:lpwstr>
      </vt:variant>
      <vt:variant>
        <vt:i4>1900601</vt:i4>
      </vt:variant>
      <vt:variant>
        <vt:i4>1544</vt:i4>
      </vt:variant>
      <vt:variant>
        <vt:i4>0</vt:i4>
      </vt:variant>
      <vt:variant>
        <vt:i4>5</vt:i4>
      </vt:variant>
      <vt:variant>
        <vt:lpwstr/>
      </vt:variant>
      <vt:variant>
        <vt:lpwstr>_Toc223080080</vt:lpwstr>
      </vt:variant>
      <vt:variant>
        <vt:i4>1179705</vt:i4>
      </vt:variant>
      <vt:variant>
        <vt:i4>1538</vt:i4>
      </vt:variant>
      <vt:variant>
        <vt:i4>0</vt:i4>
      </vt:variant>
      <vt:variant>
        <vt:i4>5</vt:i4>
      </vt:variant>
      <vt:variant>
        <vt:lpwstr/>
      </vt:variant>
      <vt:variant>
        <vt:lpwstr>_Toc223080079</vt:lpwstr>
      </vt:variant>
      <vt:variant>
        <vt:i4>1179705</vt:i4>
      </vt:variant>
      <vt:variant>
        <vt:i4>1532</vt:i4>
      </vt:variant>
      <vt:variant>
        <vt:i4>0</vt:i4>
      </vt:variant>
      <vt:variant>
        <vt:i4>5</vt:i4>
      </vt:variant>
      <vt:variant>
        <vt:lpwstr/>
      </vt:variant>
      <vt:variant>
        <vt:lpwstr>_Toc223080078</vt:lpwstr>
      </vt:variant>
      <vt:variant>
        <vt:i4>1179705</vt:i4>
      </vt:variant>
      <vt:variant>
        <vt:i4>1526</vt:i4>
      </vt:variant>
      <vt:variant>
        <vt:i4>0</vt:i4>
      </vt:variant>
      <vt:variant>
        <vt:i4>5</vt:i4>
      </vt:variant>
      <vt:variant>
        <vt:lpwstr/>
      </vt:variant>
      <vt:variant>
        <vt:lpwstr>_Toc223080077</vt:lpwstr>
      </vt:variant>
      <vt:variant>
        <vt:i4>1179705</vt:i4>
      </vt:variant>
      <vt:variant>
        <vt:i4>1520</vt:i4>
      </vt:variant>
      <vt:variant>
        <vt:i4>0</vt:i4>
      </vt:variant>
      <vt:variant>
        <vt:i4>5</vt:i4>
      </vt:variant>
      <vt:variant>
        <vt:lpwstr/>
      </vt:variant>
      <vt:variant>
        <vt:lpwstr>_Toc223080076</vt:lpwstr>
      </vt:variant>
      <vt:variant>
        <vt:i4>1179705</vt:i4>
      </vt:variant>
      <vt:variant>
        <vt:i4>1514</vt:i4>
      </vt:variant>
      <vt:variant>
        <vt:i4>0</vt:i4>
      </vt:variant>
      <vt:variant>
        <vt:i4>5</vt:i4>
      </vt:variant>
      <vt:variant>
        <vt:lpwstr/>
      </vt:variant>
      <vt:variant>
        <vt:lpwstr>_Toc223080075</vt:lpwstr>
      </vt:variant>
      <vt:variant>
        <vt:i4>1179705</vt:i4>
      </vt:variant>
      <vt:variant>
        <vt:i4>1508</vt:i4>
      </vt:variant>
      <vt:variant>
        <vt:i4>0</vt:i4>
      </vt:variant>
      <vt:variant>
        <vt:i4>5</vt:i4>
      </vt:variant>
      <vt:variant>
        <vt:lpwstr/>
      </vt:variant>
      <vt:variant>
        <vt:lpwstr>_Toc223080074</vt:lpwstr>
      </vt:variant>
      <vt:variant>
        <vt:i4>1179705</vt:i4>
      </vt:variant>
      <vt:variant>
        <vt:i4>1502</vt:i4>
      </vt:variant>
      <vt:variant>
        <vt:i4>0</vt:i4>
      </vt:variant>
      <vt:variant>
        <vt:i4>5</vt:i4>
      </vt:variant>
      <vt:variant>
        <vt:lpwstr/>
      </vt:variant>
      <vt:variant>
        <vt:lpwstr>_Toc223080073</vt:lpwstr>
      </vt:variant>
      <vt:variant>
        <vt:i4>1179705</vt:i4>
      </vt:variant>
      <vt:variant>
        <vt:i4>1496</vt:i4>
      </vt:variant>
      <vt:variant>
        <vt:i4>0</vt:i4>
      </vt:variant>
      <vt:variant>
        <vt:i4>5</vt:i4>
      </vt:variant>
      <vt:variant>
        <vt:lpwstr/>
      </vt:variant>
      <vt:variant>
        <vt:lpwstr>_Toc223080072</vt:lpwstr>
      </vt:variant>
      <vt:variant>
        <vt:i4>1179705</vt:i4>
      </vt:variant>
      <vt:variant>
        <vt:i4>1490</vt:i4>
      </vt:variant>
      <vt:variant>
        <vt:i4>0</vt:i4>
      </vt:variant>
      <vt:variant>
        <vt:i4>5</vt:i4>
      </vt:variant>
      <vt:variant>
        <vt:lpwstr/>
      </vt:variant>
      <vt:variant>
        <vt:lpwstr>_Toc223080071</vt:lpwstr>
      </vt:variant>
      <vt:variant>
        <vt:i4>1179705</vt:i4>
      </vt:variant>
      <vt:variant>
        <vt:i4>1484</vt:i4>
      </vt:variant>
      <vt:variant>
        <vt:i4>0</vt:i4>
      </vt:variant>
      <vt:variant>
        <vt:i4>5</vt:i4>
      </vt:variant>
      <vt:variant>
        <vt:lpwstr/>
      </vt:variant>
      <vt:variant>
        <vt:lpwstr>_Toc223080070</vt:lpwstr>
      </vt:variant>
      <vt:variant>
        <vt:i4>1245241</vt:i4>
      </vt:variant>
      <vt:variant>
        <vt:i4>1478</vt:i4>
      </vt:variant>
      <vt:variant>
        <vt:i4>0</vt:i4>
      </vt:variant>
      <vt:variant>
        <vt:i4>5</vt:i4>
      </vt:variant>
      <vt:variant>
        <vt:lpwstr/>
      </vt:variant>
      <vt:variant>
        <vt:lpwstr>_Toc223080069</vt:lpwstr>
      </vt:variant>
      <vt:variant>
        <vt:i4>1245241</vt:i4>
      </vt:variant>
      <vt:variant>
        <vt:i4>1472</vt:i4>
      </vt:variant>
      <vt:variant>
        <vt:i4>0</vt:i4>
      </vt:variant>
      <vt:variant>
        <vt:i4>5</vt:i4>
      </vt:variant>
      <vt:variant>
        <vt:lpwstr/>
      </vt:variant>
      <vt:variant>
        <vt:lpwstr>_Toc223080068</vt:lpwstr>
      </vt:variant>
      <vt:variant>
        <vt:i4>1245241</vt:i4>
      </vt:variant>
      <vt:variant>
        <vt:i4>1466</vt:i4>
      </vt:variant>
      <vt:variant>
        <vt:i4>0</vt:i4>
      </vt:variant>
      <vt:variant>
        <vt:i4>5</vt:i4>
      </vt:variant>
      <vt:variant>
        <vt:lpwstr/>
      </vt:variant>
      <vt:variant>
        <vt:lpwstr>_Toc223080067</vt:lpwstr>
      </vt:variant>
      <vt:variant>
        <vt:i4>1245241</vt:i4>
      </vt:variant>
      <vt:variant>
        <vt:i4>1460</vt:i4>
      </vt:variant>
      <vt:variant>
        <vt:i4>0</vt:i4>
      </vt:variant>
      <vt:variant>
        <vt:i4>5</vt:i4>
      </vt:variant>
      <vt:variant>
        <vt:lpwstr/>
      </vt:variant>
      <vt:variant>
        <vt:lpwstr>_Toc223080066</vt:lpwstr>
      </vt:variant>
      <vt:variant>
        <vt:i4>1245241</vt:i4>
      </vt:variant>
      <vt:variant>
        <vt:i4>1454</vt:i4>
      </vt:variant>
      <vt:variant>
        <vt:i4>0</vt:i4>
      </vt:variant>
      <vt:variant>
        <vt:i4>5</vt:i4>
      </vt:variant>
      <vt:variant>
        <vt:lpwstr/>
      </vt:variant>
      <vt:variant>
        <vt:lpwstr>_Toc223080065</vt:lpwstr>
      </vt:variant>
      <vt:variant>
        <vt:i4>1245241</vt:i4>
      </vt:variant>
      <vt:variant>
        <vt:i4>1448</vt:i4>
      </vt:variant>
      <vt:variant>
        <vt:i4>0</vt:i4>
      </vt:variant>
      <vt:variant>
        <vt:i4>5</vt:i4>
      </vt:variant>
      <vt:variant>
        <vt:lpwstr/>
      </vt:variant>
      <vt:variant>
        <vt:lpwstr>_Toc223080064</vt:lpwstr>
      </vt:variant>
      <vt:variant>
        <vt:i4>1245241</vt:i4>
      </vt:variant>
      <vt:variant>
        <vt:i4>1442</vt:i4>
      </vt:variant>
      <vt:variant>
        <vt:i4>0</vt:i4>
      </vt:variant>
      <vt:variant>
        <vt:i4>5</vt:i4>
      </vt:variant>
      <vt:variant>
        <vt:lpwstr/>
      </vt:variant>
      <vt:variant>
        <vt:lpwstr>_Toc223080063</vt:lpwstr>
      </vt:variant>
      <vt:variant>
        <vt:i4>1245241</vt:i4>
      </vt:variant>
      <vt:variant>
        <vt:i4>1436</vt:i4>
      </vt:variant>
      <vt:variant>
        <vt:i4>0</vt:i4>
      </vt:variant>
      <vt:variant>
        <vt:i4>5</vt:i4>
      </vt:variant>
      <vt:variant>
        <vt:lpwstr/>
      </vt:variant>
      <vt:variant>
        <vt:lpwstr>_Toc223080062</vt:lpwstr>
      </vt:variant>
      <vt:variant>
        <vt:i4>1245241</vt:i4>
      </vt:variant>
      <vt:variant>
        <vt:i4>1430</vt:i4>
      </vt:variant>
      <vt:variant>
        <vt:i4>0</vt:i4>
      </vt:variant>
      <vt:variant>
        <vt:i4>5</vt:i4>
      </vt:variant>
      <vt:variant>
        <vt:lpwstr/>
      </vt:variant>
      <vt:variant>
        <vt:lpwstr>_Toc223080061</vt:lpwstr>
      </vt:variant>
      <vt:variant>
        <vt:i4>1245241</vt:i4>
      </vt:variant>
      <vt:variant>
        <vt:i4>1424</vt:i4>
      </vt:variant>
      <vt:variant>
        <vt:i4>0</vt:i4>
      </vt:variant>
      <vt:variant>
        <vt:i4>5</vt:i4>
      </vt:variant>
      <vt:variant>
        <vt:lpwstr/>
      </vt:variant>
      <vt:variant>
        <vt:lpwstr>_Toc223080060</vt:lpwstr>
      </vt:variant>
      <vt:variant>
        <vt:i4>1048633</vt:i4>
      </vt:variant>
      <vt:variant>
        <vt:i4>1418</vt:i4>
      </vt:variant>
      <vt:variant>
        <vt:i4>0</vt:i4>
      </vt:variant>
      <vt:variant>
        <vt:i4>5</vt:i4>
      </vt:variant>
      <vt:variant>
        <vt:lpwstr/>
      </vt:variant>
      <vt:variant>
        <vt:lpwstr>_Toc223080059</vt:lpwstr>
      </vt:variant>
      <vt:variant>
        <vt:i4>1048633</vt:i4>
      </vt:variant>
      <vt:variant>
        <vt:i4>1412</vt:i4>
      </vt:variant>
      <vt:variant>
        <vt:i4>0</vt:i4>
      </vt:variant>
      <vt:variant>
        <vt:i4>5</vt:i4>
      </vt:variant>
      <vt:variant>
        <vt:lpwstr/>
      </vt:variant>
      <vt:variant>
        <vt:lpwstr>_Toc223080058</vt:lpwstr>
      </vt:variant>
      <vt:variant>
        <vt:i4>1048633</vt:i4>
      </vt:variant>
      <vt:variant>
        <vt:i4>1406</vt:i4>
      </vt:variant>
      <vt:variant>
        <vt:i4>0</vt:i4>
      </vt:variant>
      <vt:variant>
        <vt:i4>5</vt:i4>
      </vt:variant>
      <vt:variant>
        <vt:lpwstr/>
      </vt:variant>
      <vt:variant>
        <vt:lpwstr>_Toc223080057</vt:lpwstr>
      </vt:variant>
      <vt:variant>
        <vt:i4>1048633</vt:i4>
      </vt:variant>
      <vt:variant>
        <vt:i4>1400</vt:i4>
      </vt:variant>
      <vt:variant>
        <vt:i4>0</vt:i4>
      </vt:variant>
      <vt:variant>
        <vt:i4>5</vt:i4>
      </vt:variant>
      <vt:variant>
        <vt:lpwstr/>
      </vt:variant>
      <vt:variant>
        <vt:lpwstr>_Toc223080056</vt:lpwstr>
      </vt:variant>
      <vt:variant>
        <vt:i4>1048633</vt:i4>
      </vt:variant>
      <vt:variant>
        <vt:i4>1394</vt:i4>
      </vt:variant>
      <vt:variant>
        <vt:i4>0</vt:i4>
      </vt:variant>
      <vt:variant>
        <vt:i4>5</vt:i4>
      </vt:variant>
      <vt:variant>
        <vt:lpwstr/>
      </vt:variant>
      <vt:variant>
        <vt:lpwstr>_Toc223080055</vt:lpwstr>
      </vt:variant>
      <vt:variant>
        <vt:i4>1048633</vt:i4>
      </vt:variant>
      <vt:variant>
        <vt:i4>1388</vt:i4>
      </vt:variant>
      <vt:variant>
        <vt:i4>0</vt:i4>
      </vt:variant>
      <vt:variant>
        <vt:i4>5</vt:i4>
      </vt:variant>
      <vt:variant>
        <vt:lpwstr/>
      </vt:variant>
      <vt:variant>
        <vt:lpwstr>_Toc223080054</vt:lpwstr>
      </vt:variant>
      <vt:variant>
        <vt:i4>1048633</vt:i4>
      </vt:variant>
      <vt:variant>
        <vt:i4>1382</vt:i4>
      </vt:variant>
      <vt:variant>
        <vt:i4>0</vt:i4>
      </vt:variant>
      <vt:variant>
        <vt:i4>5</vt:i4>
      </vt:variant>
      <vt:variant>
        <vt:lpwstr/>
      </vt:variant>
      <vt:variant>
        <vt:lpwstr>_Toc223080053</vt:lpwstr>
      </vt:variant>
      <vt:variant>
        <vt:i4>1048633</vt:i4>
      </vt:variant>
      <vt:variant>
        <vt:i4>1376</vt:i4>
      </vt:variant>
      <vt:variant>
        <vt:i4>0</vt:i4>
      </vt:variant>
      <vt:variant>
        <vt:i4>5</vt:i4>
      </vt:variant>
      <vt:variant>
        <vt:lpwstr/>
      </vt:variant>
      <vt:variant>
        <vt:lpwstr>_Toc223080052</vt:lpwstr>
      </vt:variant>
      <vt:variant>
        <vt:i4>1048633</vt:i4>
      </vt:variant>
      <vt:variant>
        <vt:i4>1370</vt:i4>
      </vt:variant>
      <vt:variant>
        <vt:i4>0</vt:i4>
      </vt:variant>
      <vt:variant>
        <vt:i4>5</vt:i4>
      </vt:variant>
      <vt:variant>
        <vt:lpwstr/>
      </vt:variant>
      <vt:variant>
        <vt:lpwstr>_Toc223080051</vt:lpwstr>
      </vt:variant>
      <vt:variant>
        <vt:i4>1048633</vt:i4>
      </vt:variant>
      <vt:variant>
        <vt:i4>1364</vt:i4>
      </vt:variant>
      <vt:variant>
        <vt:i4>0</vt:i4>
      </vt:variant>
      <vt:variant>
        <vt:i4>5</vt:i4>
      </vt:variant>
      <vt:variant>
        <vt:lpwstr/>
      </vt:variant>
      <vt:variant>
        <vt:lpwstr>_Toc223080050</vt:lpwstr>
      </vt:variant>
      <vt:variant>
        <vt:i4>1114169</vt:i4>
      </vt:variant>
      <vt:variant>
        <vt:i4>1358</vt:i4>
      </vt:variant>
      <vt:variant>
        <vt:i4>0</vt:i4>
      </vt:variant>
      <vt:variant>
        <vt:i4>5</vt:i4>
      </vt:variant>
      <vt:variant>
        <vt:lpwstr/>
      </vt:variant>
      <vt:variant>
        <vt:lpwstr>_Toc223080049</vt:lpwstr>
      </vt:variant>
      <vt:variant>
        <vt:i4>1114169</vt:i4>
      </vt:variant>
      <vt:variant>
        <vt:i4>1352</vt:i4>
      </vt:variant>
      <vt:variant>
        <vt:i4>0</vt:i4>
      </vt:variant>
      <vt:variant>
        <vt:i4>5</vt:i4>
      </vt:variant>
      <vt:variant>
        <vt:lpwstr/>
      </vt:variant>
      <vt:variant>
        <vt:lpwstr>_Toc223080048</vt:lpwstr>
      </vt:variant>
      <vt:variant>
        <vt:i4>1114169</vt:i4>
      </vt:variant>
      <vt:variant>
        <vt:i4>1346</vt:i4>
      </vt:variant>
      <vt:variant>
        <vt:i4>0</vt:i4>
      </vt:variant>
      <vt:variant>
        <vt:i4>5</vt:i4>
      </vt:variant>
      <vt:variant>
        <vt:lpwstr/>
      </vt:variant>
      <vt:variant>
        <vt:lpwstr>_Toc223080047</vt:lpwstr>
      </vt:variant>
      <vt:variant>
        <vt:i4>1114169</vt:i4>
      </vt:variant>
      <vt:variant>
        <vt:i4>1340</vt:i4>
      </vt:variant>
      <vt:variant>
        <vt:i4>0</vt:i4>
      </vt:variant>
      <vt:variant>
        <vt:i4>5</vt:i4>
      </vt:variant>
      <vt:variant>
        <vt:lpwstr/>
      </vt:variant>
      <vt:variant>
        <vt:lpwstr>_Toc223080046</vt:lpwstr>
      </vt:variant>
      <vt:variant>
        <vt:i4>1114169</vt:i4>
      </vt:variant>
      <vt:variant>
        <vt:i4>1334</vt:i4>
      </vt:variant>
      <vt:variant>
        <vt:i4>0</vt:i4>
      </vt:variant>
      <vt:variant>
        <vt:i4>5</vt:i4>
      </vt:variant>
      <vt:variant>
        <vt:lpwstr/>
      </vt:variant>
      <vt:variant>
        <vt:lpwstr>_Toc223080045</vt:lpwstr>
      </vt:variant>
      <vt:variant>
        <vt:i4>1114169</vt:i4>
      </vt:variant>
      <vt:variant>
        <vt:i4>1328</vt:i4>
      </vt:variant>
      <vt:variant>
        <vt:i4>0</vt:i4>
      </vt:variant>
      <vt:variant>
        <vt:i4>5</vt:i4>
      </vt:variant>
      <vt:variant>
        <vt:lpwstr/>
      </vt:variant>
      <vt:variant>
        <vt:lpwstr>_Toc223080044</vt:lpwstr>
      </vt:variant>
      <vt:variant>
        <vt:i4>1114169</vt:i4>
      </vt:variant>
      <vt:variant>
        <vt:i4>1322</vt:i4>
      </vt:variant>
      <vt:variant>
        <vt:i4>0</vt:i4>
      </vt:variant>
      <vt:variant>
        <vt:i4>5</vt:i4>
      </vt:variant>
      <vt:variant>
        <vt:lpwstr/>
      </vt:variant>
      <vt:variant>
        <vt:lpwstr>_Toc223080043</vt:lpwstr>
      </vt:variant>
      <vt:variant>
        <vt:i4>1114169</vt:i4>
      </vt:variant>
      <vt:variant>
        <vt:i4>1316</vt:i4>
      </vt:variant>
      <vt:variant>
        <vt:i4>0</vt:i4>
      </vt:variant>
      <vt:variant>
        <vt:i4>5</vt:i4>
      </vt:variant>
      <vt:variant>
        <vt:lpwstr/>
      </vt:variant>
      <vt:variant>
        <vt:lpwstr>_Toc223080042</vt:lpwstr>
      </vt:variant>
      <vt:variant>
        <vt:i4>1114169</vt:i4>
      </vt:variant>
      <vt:variant>
        <vt:i4>1310</vt:i4>
      </vt:variant>
      <vt:variant>
        <vt:i4>0</vt:i4>
      </vt:variant>
      <vt:variant>
        <vt:i4>5</vt:i4>
      </vt:variant>
      <vt:variant>
        <vt:lpwstr/>
      </vt:variant>
      <vt:variant>
        <vt:lpwstr>_Toc223080041</vt:lpwstr>
      </vt:variant>
      <vt:variant>
        <vt:i4>1114169</vt:i4>
      </vt:variant>
      <vt:variant>
        <vt:i4>1304</vt:i4>
      </vt:variant>
      <vt:variant>
        <vt:i4>0</vt:i4>
      </vt:variant>
      <vt:variant>
        <vt:i4>5</vt:i4>
      </vt:variant>
      <vt:variant>
        <vt:lpwstr/>
      </vt:variant>
      <vt:variant>
        <vt:lpwstr>_Toc223080040</vt:lpwstr>
      </vt:variant>
      <vt:variant>
        <vt:i4>1441849</vt:i4>
      </vt:variant>
      <vt:variant>
        <vt:i4>1298</vt:i4>
      </vt:variant>
      <vt:variant>
        <vt:i4>0</vt:i4>
      </vt:variant>
      <vt:variant>
        <vt:i4>5</vt:i4>
      </vt:variant>
      <vt:variant>
        <vt:lpwstr/>
      </vt:variant>
      <vt:variant>
        <vt:lpwstr>_Toc223080039</vt:lpwstr>
      </vt:variant>
      <vt:variant>
        <vt:i4>1441849</vt:i4>
      </vt:variant>
      <vt:variant>
        <vt:i4>1292</vt:i4>
      </vt:variant>
      <vt:variant>
        <vt:i4>0</vt:i4>
      </vt:variant>
      <vt:variant>
        <vt:i4>5</vt:i4>
      </vt:variant>
      <vt:variant>
        <vt:lpwstr/>
      </vt:variant>
      <vt:variant>
        <vt:lpwstr>_Toc223080038</vt:lpwstr>
      </vt:variant>
      <vt:variant>
        <vt:i4>1441849</vt:i4>
      </vt:variant>
      <vt:variant>
        <vt:i4>1286</vt:i4>
      </vt:variant>
      <vt:variant>
        <vt:i4>0</vt:i4>
      </vt:variant>
      <vt:variant>
        <vt:i4>5</vt:i4>
      </vt:variant>
      <vt:variant>
        <vt:lpwstr/>
      </vt:variant>
      <vt:variant>
        <vt:lpwstr>_Toc223080037</vt:lpwstr>
      </vt:variant>
      <vt:variant>
        <vt:i4>1441849</vt:i4>
      </vt:variant>
      <vt:variant>
        <vt:i4>1280</vt:i4>
      </vt:variant>
      <vt:variant>
        <vt:i4>0</vt:i4>
      </vt:variant>
      <vt:variant>
        <vt:i4>5</vt:i4>
      </vt:variant>
      <vt:variant>
        <vt:lpwstr/>
      </vt:variant>
      <vt:variant>
        <vt:lpwstr>_Toc223080036</vt:lpwstr>
      </vt:variant>
      <vt:variant>
        <vt:i4>1441849</vt:i4>
      </vt:variant>
      <vt:variant>
        <vt:i4>1274</vt:i4>
      </vt:variant>
      <vt:variant>
        <vt:i4>0</vt:i4>
      </vt:variant>
      <vt:variant>
        <vt:i4>5</vt:i4>
      </vt:variant>
      <vt:variant>
        <vt:lpwstr/>
      </vt:variant>
      <vt:variant>
        <vt:lpwstr>_Toc223080035</vt:lpwstr>
      </vt:variant>
      <vt:variant>
        <vt:i4>1441849</vt:i4>
      </vt:variant>
      <vt:variant>
        <vt:i4>1268</vt:i4>
      </vt:variant>
      <vt:variant>
        <vt:i4>0</vt:i4>
      </vt:variant>
      <vt:variant>
        <vt:i4>5</vt:i4>
      </vt:variant>
      <vt:variant>
        <vt:lpwstr/>
      </vt:variant>
      <vt:variant>
        <vt:lpwstr>_Toc223080034</vt:lpwstr>
      </vt:variant>
      <vt:variant>
        <vt:i4>1441849</vt:i4>
      </vt:variant>
      <vt:variant>
        <vt:i4>1262</vt:i4>
      </vt:variant>
      <vt:variant>
        <vt:i4>0</vt:i4>
      </vt:variant>
      <vt:variant>
        <vt:i4>5</vt:i4>
      </vt:variant>
      <vt:variant>
        <vt:lpwstr/>
      </vt:variant>
      <vt:variant>
        <vt:lpwstr>_Toc223080033</vt:lpwstr>
      </vt:variant>
      <vt:variant>
        <vt:i4>1441849</vt:i4>
      </vt:variant>
      <vt:variant>
        <vt:i4>1256</vt:i4>
      </vt:variant>
      <vt:variant>
        <vt:i4>0</vt:i4>
      </vt:variant>
      <vt:variant>
        <vt:i4>5</vt:i4>
      </vt:variant>
      <vt:variant>
        <vt:lpwstr/>
      </vt:variant>
      <vt:variant>
        <vt:lpwstr>_Toc223080032</vt:lpwstr>
      </vt:variant>
      <vt:variant>
        <vt:i4>1441849</vt:i4>
      </vt:variant>
      <vt:variant>
        <vt:i4>1250</vt:i4>
      </vt:variant>
      <vt:variant>
        <vt:i4>0</vt:i4>
      </vt:variant>
      <vt:variant>
        <vt:i4>5</vt:i4>
      </vt:variant>
      <vt:variant>
        <vt:lpwstr/>
      </vt:variant>
      <vt:variant>
        <vt:lpwstr>_Toc223080031</vt:lpwstr>
      </vt:variant>
      <vt:variant>
        <vt:i4>1441849</vt:i4>
      </vt:variant>
      <vt:variant>
        <vt:i4>1244</vt:i4>
      </vt:variant>
      <vt:variant>
        <vt:i4>0</vt:i4>
      </vt:variant>
      <vt:variant>
        <vt:i4>5</vt:i4>
      </vt:variant>
      <vt:variant>
        <vt:lpwstr/>
      </vt:variant>
      <vt:variant>
        <vt:lpwstr>_Toc223080030</vt:lpwstr>
      </vt:variant>
      <vt:variant>
        <vt:i4>1507385</vt:i4>
      </vt:variant>
      <vt:variant>
        <vt:i4>1238</vt:i4>
      </vt:variant>
      <vt:variant>
        <vt:i4>0</vt:i4>
      </vt:variant>
      <vt:variant>
        <vt:i4>5</vt:i4>
      </vt:variant>
      <vt:variant>
        <vt:lpwstr/>
      </vt:variant>
      <vt:variant>
        <vt:lpwstr>_Toc223080029</vt:lpwstr>
      </vt:variant>
      <vt:variant>
        <vt:i4>1507385</vt:i4>
      </vt:variant>
      <vt:variant>
        <vt:i4>1232</vt:i4>
      </vt:variant>
      <vt:variant>
        <vt:i4>0</vt:i4>
      </vt:variant>
      <vt:variant>
        <vt:i4>5</vt:i4>
      </vt:variant>
      <vt:variant>
        <vt:lpwstr/>
      </vt:variant>
      <vt:variant>
        <vt:lpwstr>_Toc223080028</vt:lpwstr>
      </vt:variant>
      <vt:variant>
        <vt:i4>1507385</vt:i4>
      </vt:variant>
      <vt:variant>
        <vt:i4>1226</vt:i4>
      </vt:variant>
      <vt:variant>
        <vt:i4>0</vt:i4>
      </vt:variant>
      <vt:variant>
        <vt:i4>5</vt:i4>
      </vt:variant>
      <vt:variant>
        <vt:lpwstr/>
      </vt:variant>
      <vt:variant>
        <vt:lpwstr>_Toc223080027</vt:lpwstr>
      </vt:variant>
      <vt:variant>
        <vt:i4>1507385</vt:i4>
      </vt:variant>
      <vt:variant>
        <vt:i4>1220</vt:i4>
      </vt:variant>
      <vt:variant>
        <vt:i4>0</vt:i4>
      </vt:variant>
      <vt:variant>
        <vt:i4>5</vt:i4>
      </vt:variant>
      <vt:variant>
        <vt:lpwstr/>
      </vt:variant>
      <vt:variant>
        <vt:lpwstr>_Toc223080026</vt:lpwstr>
      </vt:variant>
      <vt:variant>
        <vt:i4>1507385</vt:i4>
      </vt:variant>
      <vt:variant>
        <vt:i4>1214</vt:i4>
      </vt:variant>
      <vt:variant>
        <vt:i4>0</vt:i4>
      </vt:variant>
      <vt:variant>
        <vt:i4>5</vt:i4>
      </vt:variant>
      <vt:variant>
        <vt:lpwstr/>
      </vt:variant>
      <vt:variant>
        <vt:lpwstr>_Toc223080025</vt:lpwstr>
      </vt:variant>
      <vt:variant>
        <vt:i4>1507385</vt:i4>
      </vt:variant>
      <vt:variant>
        <vt:i4>1208</vt:i4>
      </vt:variant>
      <vt:variant>
        <vt:i4>0</vt:i4>
      </vt:variant>
      <vt:variant>
        <vt:i4>5</vt:i4>
      </vt:variant>
      <vt:variant>
        <vt:lpwstr/>
      </vt:variant>
      <vt:variant>
        <vt:lpwstr>_Toc223080024</vt:lpwstr>
      </vt:variant>
      <vt:variant>
        <vt:i4>1507385</vt:i4>
      </vt:variant>
      <vt:variant>
        <vt:i4>1202</vt:i4>
      </vt:variant>
      <vt:variant>
        <vt:i4>0</vt:i4>
      </vt:variant>
      <vt:variant>
        <vt:i4>5</vt:i4>
      </vt:variant>
      <vt:variant>
        <vt:lpwstr/>
      </vt:variant>
      <vt:variant>
        <vt:lpwstr>_Toc223080023</vt:lpwstr>
      </vt:variant>
      <vt:variant>
        <vt:i4>1507385</vt:i4>
      </vt:variant>
      <vt:variant>
        <vt:i4>1196</vt:i4>
      </vt:variant>
      <vt:variant>
        <vt:i4>0</vt:i4>
      </vt:variant>
      <vt:variant>
        <vt:i4>5</vt:i4>
      </vt:variant>
      <vt:variant>
        <vt:lpwstr/>
      </vt:variant>
      <vt:variant>
        <vt:lpwstr>_Toc223080022</vt:lpwstr>
      </vt:variant>
      <vt:variant>
        <vt:i4>1507385</vt:i4>
      </vt:variant>
      <vt:variant>
        <vt:i4>1190</vt:i4>
      </vt:variant>
      <vt:variant>
        <vt:i4>0</vt:i4>
      </vt:variant>
      <vt:variant>
        <vt:i4>5</vt:i4>
      </vt:variant>
      <vt:variant>
        <vt:lpwstr/>
      </vt:variant>
      <vt:variant>
        <vt:lpwstr>_Toc223080021</vt:lpwstr>
      </vt:variant>
      <vt:variant>
        <vt:i4>1507385</vt:i4>
      </vt:variant>
      <vt:variant>
        <vt:i4>1184</vt:i4>
      </vt:variant>
      <vt:variant>
        <vt:i4>0</vt:i4>
      </vt:variant>
      <vt:variant>
        <vt:i4>5</vt:i4>
      </vt:variant>
      <vt:variant>
        <vt:lpwstr/>
      </vt:variant>
      <vt:variant>
        <vt:lpwstr>_Toc223080020</vt:lpwstr>
      </vt:variant>
      <vt:variant>
        <vt:i4>1310777</vt:i4>
      </vt:variant>
      <vt:variant>
        <vt:i4>1178</vt:i4>
      </vt:variant>
      <vt:variant>
        <vt:i4>0</vt:i4>
      </vt:variant>
      <vt:variant>
        <vt:i4>5</vt:i4>
      </vt:variant>
      <vt:variant>
        <vt:lpwstr/>
      </vt:variant>
      <vt:variant>
        <vt:lpwstr>_Toc223080019</vt:lpwstr>
      </vt:variant>
      <vt:variant>
        <vt:i4>1310777</vt:i4>
      </vt:variant>
      <vt:variant>
        <vt:i4>1172</vt:i4>
      </vt:variant>
      <vt:variant>
        <vt:i4>0</vt:i4>
      </vt:variant>
      <vt:variant>
        <vt:i4>5</vt:i4>
      </vt:variant>
      <vt:variant>
        <vt:lpwstr/>
      </vt:variant>
      <vt:variant>
        <vt:lpwstr>_Toc223080018</vt:lpwstr>
      </vt:variant>
      <vt:variant>
        <vt:i4>1310777</vt:i4>
      </vt:variant>
      <vt:variant>
        <vt:i4>1166</vt:i4>
      </vt:variant>
      <vt:variant>
        <vt:i4>0</vt:i4>
      </vt:variant>
      <vt:variant>
        <vt:i4>5</vt:i4>
      </vt:variant>
      <vt:variant>
        <vt:lpwstr/>
      </vt:variant>
      <vt:variant>
        <vt:lpwstr>_Toc223080017</vt:lpwstr>
      </vt:variant>
      <vt:variant>
        <vt:i4>1310777</vt:i4>
      </vt:variant>
      <vt:variant>
        <vt:i4>1160</vt:i4>
      </vt:variant>
      <vt:variant>
        <vt:i4>0</vt:i4>
      </vt:variant>
      <vt:variant>
        <vt:i4>5</vt:i4>
      </vt:variant>
      <vt:variant>
        <vt:lpwstr/>
      </vt:variant>
      <vt:variant>
        <vt:lpwstr>_Toc223080016</vt:lpwstr>
      </vt:variant>
      <vt:variant>
        <vt:i4>1310777</vt:i4>
      </vt:variant>
      <vt:variant>
        <vt:i4>1154</vt:i4>
      </vt:variant>
      <vt:variant>
        <vt:i4>0</vt:i4>
      </vt:variant>
      <vt:variant>
        <vt:i4>5</vt:i4>
      </vt:variant>
      <vt:variant>
        <vt:lpwstr/>
      </vt:variant>
      <vt:variant>
        <vt:lpwstr>_Toc223080015</vt:lpwstr>
      </vt:variant>
      <vt:variant>
        <vt:i4>1310777</vt:i4>
      </vt:variant>
      <vt:variant>
        <vt:i4>1148</vt:i4>
      </vt:variant>
      <vt:variant>
        <vt:i4>0</vt:i4>
      </vt:variant>
      <vt:variant>
        <vt:i4>5</vt:i4>
      </vt:variant>
      <vt:variant>
        <vt:lpwstr/>
      </vt:variant>
      <vt:variant>
        <vt:lpwstr>_Toc223080014</vt:lpwstr>
      </vt:variant>
      <vt:variant>
        <vt:i4>1310777</vt:i4>
      </vt:variant>
      <vt:variant>
        <vt:i4>1142</vt:i4>
      </vt:variant>
      <vt:variant>
        <vt:i4>0</vt:i4>
      </vt:variant>
      <vt:variant>
        <vt:i4>5</vt:i4>
      </vt:variant>
      <vt:variant>
        <vt:lpwstr/>
      </vt:variant>
      <vt:variant>
        <vt:lpwstr>_Toc223080013</vt:lpwstr>
      </vt:variant>
      <vt:variant>
        <vt:i4>1310777</vt:i4>
      </vt:variant>
      <vt:variant>
        <vt:i4>1136</vt:i4>
      </vt:variant>
      <vt:variant>
        <vt:i4>0</vt:i4>
      </vt:variant>
      <vt:variant>
        <vt:i4>5</vt:i4>
      </vt:variant>
      <vt:variant>
        <vt:lpwstr/>
      </vt:variant>
      <vt:variant>
        <vt:lpwstr>_Toc223080012</vt:lpwstr>
      </vt:variant>
      <vt:variant>
        <vt:i4>1310777</vt:i4>
      </vt:variant>
      <vt:variant>
        <vt:i4>1130</vt:i4>
      </vt:variant>
      <vt:variant>
        <vt:i4>0</vt:i4>
      </vt:variant>
      <vt:variant>
        <vt:i4>5</vt:i4>
      </vt:variant>
      <vt:variant>
        <vt:lpwstr/>
      </vt:variant>
      <vt:variant>
        <vt:lpwstr>_Toc223080011</vt:lpwstr>
      </vt:variant>
      <vt:variant>
        <vt:i4>1310777</vt:i4>
      </vt:variant>
      <vt:variant>
        <vt:i4>1124</vt:i4>
      </vt:variant>
      <vt:variant>
        <vt:i4>0</vt:i4>
      </vt:variant>
      <vt:variant>
        <vt:i4>5</vt:i4>
      </vt:variant>
      <vt:variant>
        <vt:lpwstr/>
      </vt:variant>
      <vt:variant>
        <vt:lpwstr>_Toc223080010</vt:lpwstr>
      </vt:variant>
      <vt:variant>
        <vt:i4>1376313</vt:i4>
      </vt:variant>
      <vt:variant>
        <vt:i4>1118</vt:i4>
      </vt:variant>
      <vt:variant>
        <vt:i4>0</vt:i4>
      </vt:variant>
      <vt:variant>
        <vt:i4>5</vt:i4>
      </vt:variant>
      <vt:variant>
        <vt:lpwstr/>
      </vt:variant>
      <vt:variant>
        <vt:lpwstr>_Toc223080009</vt:lpwstr>
      </vt:variant>
      <vt:variant>
        <vt:i4>1376313</vt:i4>
      </vt:variant>
      <vt:variant>
        <vt:i4>1112</vt:i4>
      </vt:variant>
      <vt:variant>
        <vt:i4>0</vt:i4>
      </vt:variant>
      <vt:variant>
        <vt:i4>5</vt:i4>
      </vt:variant>
      <vt:variant>
        <vt:lpwstr/>
      </vt:variant>
      <vt:variant>
        <vt:lpwstr>_Toc223080008</vt:lpwstr>
      </vt:variant>
      <vt:variant>
        <vt:i4>1376313</vt:i4>
      </vt:variant>
      <vt:variant>
        <vt:i4>1106</vt:i4>
      </vt:variant>
      <vt:variant>
        <vt:i4>0</vt:i4>
      </vt:variant>
      <vt:variant>
        <vt:i4>5</vt:i4>
      </vt:variant>
      <vt:variant>
        <vt:lpwstr/>
      </vt:variant>
      <vt:variant>
        <vt:lpwstr>_Toc223080007</vt:lpwstr>
      </vt:variant>
      <vt:variant>
        <vt:i4>1376313</vt:i4>
      </vt:variant>
      <vt:variant>
        <vt:i4>1100</vt:i4>
      </vt:variant>
      <vt:variant>
        <vt:i4>0</vt:i4>
      </vt:variant>
      <vt:variant>
        <vt:i4>5</vt:i4>
      </vt:variant>
      <vt:variant>
        <vt:lpwstr/>
      </vt:variant>
      <vt:variant>
        <vt:lpwstr>_Toc223080006</vt:lpwstr>
      </vt:variant>
      <vt:variant>
        <vt:i4>1376313</vt:i4>
      </vt:variant>
      <vt:variant>
        <vt:i4>1094</vt:i4>
      </vt:variant>
      <vt:variant>
        <vt:i4>0</vt:i4>
      </vt:variant>
      <vt:variant>
        <vt:i4>5</vt:i4>
      </vt:variant>
      <vt:variant>
        <vt:lpwstr/>
      </vt:variant>
      <vt:variant>
        <vt:lpwstr>_Toc223080005</vt:lpwstr>
      </vt:variant>
      <vt:variant>
        <vt:i4>1376313</vt:i4>
      </vt:variant>
      <vt:variant>
        <vt:i4>1088</vt:i4>
      </vt:variant>
      <vt:variant>
        <vt:i4>0</vt:i4>
      </vt:variant>
      <vt:variant>
        <vt:i4>5</vt:i4>
      </vt:variant>
      <vt:variant>
        <vt:lpwstr/>
      </vt:variant>
      <vt:variant>
        <vt:lpwstr>_Toc223080004</vt:lpwstr>
      </vt:variant>
      <vt:variant>
        <vt:i4>1376313</vt:i4>
      </vt:variant>
      <vt:variant>
        <vt:i4>1082</vt:i4>
      </vt:variant>
      <vt:variant>
        <vt:i4>0</vt:i4>
      </vt:variant>
      <vt:variant>
        <vt:i4>5</vt:i4>
      </vt:variant>
      <vt:variant>
        <vt:lpwstr/>
      </vt:variant>
      <vt:variant>
        <vt:lpwstr>_Toc223080003</vt:lpwstr>
      </vt:variant>
      <vt:variant>
        <vt:i4>1376313</vt:i4>
      </vt:variant>
      <vt:variant>
        <vt:i4>1076</vt:i4>
      </vt:variant>
      <vt:variant>
        <vt:i4>0</vt:i4>
      </vt:variant>
      <vt:variant>
        <vt:i4>5</vt:i4>
      </vt:variant>
      <vt:variant>
        <vt:lpwstr/>
      </vt:variant>
      <vt:variant>
        <vt:lpwstr>_Toc223080002</vt:lpwstr>
      </vt:variant>
      <vt:variant>
        <vt:i4>1376313</vt:i4>
      </vt:variant>
      <vt:variant>
        <vt:i4>1070</vt:i4>
      </vt:variant>
      <vt:variant>
        <vt:i4>0</vt:i4>
      </vt:variant>
      <vt:variant>
        <vt:i4>5</vt:i4>
      </vt:variant>
      <vt:variant>
        <vt:lpwstr/>
      </vt:variant>
      <vt:variant>
        <vt:lpwstr>_Toc223080001</vt:lpwstr>
      </vt:variant>
      <vt:variant>
        <vt:i4>1376313</vt:i4>
      </vt:variant>
      <vt:variant>
        <vt:i4>1064</vt:i4>
      </vt:variant>
      <vt:variant>
        <vt:i4>0</vt:i4>
      </vt:variant>
      <vt:variant>
        <vt:i4>5</vt:i4>
      </vt:variant>
      <vt:variant>
        <vt:lpwstr/>
      </vt:variant>
      <vt:variant>
        <vt:lpwstr>_Toc223080000</vt:lpwstr>
      </vt:variant>
      <vt:variant>
        <vt:i4>1376319</vt:i4>
      </vt:variant>
      <vt:variant>
        <vt:i4>1058</vt:i4>
      </vt:variant>
      <vt:variant>
        <vt:i4>0</vt:i4>
      </vt:variant>
      <vt:variant>
        <vt:i4>5</vt:i4>
      </vt:variant>
      <vt:variant>
        <vt:lpwstr/>
      </vt:variant>
      <vt:variant>
        <vt:lpwstr>_Toc223079999</vt:lpwstr>
      </vt:variant>
      <vt:variant>
        <vt:i4>1376319</vt:i4>
      </vt:variant>
      <vt:variant>
        <vt:i4>1052</vt:i4>
      </vt:variant>
      <vt:variant>
        <vt:i4>0</vt:i4>
      </vt:variant>
      <vt:variant>
        <vt:i4>5</vt:i4>
      </vt:variant>
      <vt:variant>
        <vt:lpwstr/>
      </vt:variant>
      <vt:variant>
        <vt:lpwstr>_Toc223079998</vt:lpwstr>
      </vt:variant>
      <vt:variant>
        <vt:i4>1376319</vt:i4>
      </vt:variant>
      <vt:variant>
        <vt:i4>1046</vt:i4>
      </vt:variant>
      <vt:variant>
        <vt:i4>0</vt:i4>
      </vt:variant>
      <vt:variant>
        <vt:i4>5</vt:i4>
      </vt:variant>
      <vt:variant>
        <vt:lpwstr/>
      </vt:variant>
      <vt:variant>
        <vt:lpwstr>_Toc223079997</vt:lpwstr>
      </vt:variant>
      <vt:variant>
        <vt:i4>1376319</vt:i4>
      </vt:variant>
      <vt:variant>
        <vt:i4>1040</vt:i4>
      </vt:variant>
      <vt:variant>
        <vt:i4>0</vt:i4>
      </vt:variant>
      <vt:variant>
        <vt:i4>5</vt:i4>
      </vt:variant>
      <vt:variant>
        <vt:lpwstr/>
      </vt:variant>
      <vt:variant>
        <vt:lpwstr>_Toc223079996</vt:lpwstr>
      </vt:variant>
      <vt:variant>
        <vt:i4>1376319</vt:i4>
      </vt:variant>
      <vt:variant>
        <vt:i4>1034</vt:i4>
      </vt:variant>
      <vt:variant>
        <vt:i4>0</vt:i4>
      </vt:variant>
      <vt:variant>
        <vt:i4>5</vt:i4>
      </vt:variant>
      <vt:variant>
        <vt:lpwstr/>
      </vt:variant>
      <vt:variant>
        <vt:lpwstr>_Toc223079995</vt:lpwstr>
      </vt:variant>
      <vt:variant>
        <vt:i4>1376319</vt:i4>
      </vt:variant>
      <vt:variant>
        <vt:i4>1028</vt:i4>
      </vt:variant>
      <vt:variant>
        <vt:i4>0</vt:i4>
      </vt:variant>
      <vt:variant>
        <vt:i4>5</vt:i4>
      </vt:variant>
      <vt:variant>
        <vt:lpwstr/>
      </vt:variant>
      <vt:variant>
        <vt:lpwstr>_Toc223079994</vt:lpwstr>
      </vt:variant>
      <vt:variant>
        <vt:i4>1376319</vt:i4>
      </vt:variant>
      <vt:variant>
        <vt:i4>1022</vt:i4>
      </vt:variant>
      <vt:variant>
        <vt:i4>0</vt:i4>
      </vt:variant>
      <vt:variant>
        <vt:i4>5</vt:i4>
      </vt:variant>
      <vt:variant>
        <vt:lpwstr/>
      </vt:variant>
      <vt:variant>
        <vt:lpwstr>_Toc223079993</vt:lpwstr>
      </vt:variant>
      <vt:variant>
        <vt:i4>1376319</vt:i4>
      </vt:variant>
      <vt:variant>
        <vt:i4>1016</vt:i4>
      </vt:variant>
      <vt:variant>
        <vt:i4>0</vt:i4>
      </vt:variant>
      <vt:variant>
        <vt:i4>5</vt:i4>
      </vt:variant>
      <vt:variant>
        <vt:lpwstr/>
      </vt:variant>
      <vt:variant>
        <vt:lpwstr>_Toc223079992</vt:lpwstr>
      </vt:variant>
      <vt:variant>
        <vt:i4>1376319</vt:i4>
      </vt:variant>
      <vt:variant>
        <vt:i4>1010</vt:i4>
      </vt:variant>
      <vt:variant>
        <vt:i4>0</vt:i4>
      </vt:variant>
      <vt:variant>
        <vt:i4>5</vt:i4>
      </vt:variant>
      <vt:variant>
        <vt:lpwstr/>
      </vt:variant>
      <vt:variant>
        <vt:lpwstr>_Toc223079991</vt:lpwstr>
      </vt:variant>
      <vt:variant>
        <vt:i4>1376319</vt:i4>
      </vt:variant>
      <vt:variant>
        <vt:i4>1004</vt:i4>
      </vt:variant>
      <vt:variant>
        <vt:i4>0</vt:i4>
      </vt:variant>
      <vt:variant>
        <vt:i4>5</vt:i4>
      </vt:variant>
      <vt:variant>
        <vt:lpwstr/>
      </vt:variant>
      <vt:variant>
        <vt:lpwstr>_Toc223079990</vt:lpwstr>
      </vt:variant>
      <vt:variant>
        <vt:i4>1310783</vt:i4>
      </vt:variant>
      <vt:variant>
        <vt:i4>998</vt:i4>
      </vt:variant>
      <vt:variant>
        <vt:i4>0</vt:i4>
      </vt:variant>
      <vt:variant>
        <vt:i4>5</vt:i4>
      </vt:variant>
      <vt:variant>
        <vt:lpwstr/>
      </vt:variant>
      <vt:variant>
        <vt:lpwstr>_Toc223079989</vt:lpwstr>
      </vt:variant>
      <vt:variant>
        <vt:i4>1310783</vt:i4>
      </vt:variant>
      <vt:variant>
        <vt:i4>992</vt:i4>
      </vt:variant>
      <vt:variant>
        <vt:i4>0</vt:i4>
      </vt:variant>
      <vt:variant>
        <vt:i4>5</vt:i4>
      </vt:variant>
      <vt:variant>
        <vt:lpwstr/>
      </vt:variant>
      <vt:variant>
        <vt:lpwstr>_Toc223079988</vt:lpwstr>
      </vt:variant>
      <vt:variant>
        <vt:i4>1310783</vt:i4>
      </vt:variant>
      <vt:variant>
        <vt:i4>986</vt:i4>
      </vt:variant>
      <vt:variant>
        <vt:i4>0</vt:i4>
      </vt:variant>
      <vt:variant>
        <vt:i4>5</vt:i4>
      </vt:variant>
      <vt:variant>
        <vt:lpwstr/>
      </vt:variant>
      <vt:variant>
        <vt:lpwstr>_Toc223079987</vt:lpwstr>
      </vt:variant>
      <vt:variant>
        <vt:i4>1310783</vt:i4>
      </vt:variant>
      <vt:variant>
        <vt:i4>980</vt:i4>
      </vt:variant>
      <vt:variant>
        <vt:i4>0</vt:i4>
      </vt:variant>
      <vt:variant>
        <vt:i4>5</vt:i4>
      </vt:variant>
      <vt:variant>
        <vt:lpwstr/>
      </vt:variant>
      <vt:variant>
        <vt:lpwstr>_Toc223079986</vt:lpwstr>
      </vt:variant>
      <vt:variant>
        <vt:i4>1310783</vt:i4>
      </vt:variant>
      <vt:variant>
        <vt:i4>974</vt:i4>
      </vt:variant>
      <vt:variant>
        <vt:i4>0</vt:i4>
      </vt:variant>
      <vt:variant>
        <vt:i4>5</vt:i4>
      </vt:variant>
      <vt:variant>
        <vt:lpwstr/>
      </vt:variant>
      <vt:variant>
        <vt:lpwstr>_Toc223079985</vt:lpwstr>
      </vt:variant>
      <vt:variant>
        <vt:i4>1310783</vt:i4>
      </vt:variant>
      <vt:variant>
        <vt:i4>968</vt:i4>
      </vt:variant>
      <vt:variant>
        <vt:i4>0</vt:i4>
      </vt:variant>
      <vt:variant>
        <vt:i4>5</vt:i4>
      </vt:variant>
      <vt:variant>
        <vt:lpwstr/>
      </vt:variant>
      <vt:variant>
        <vt:lpwstr>_Toc223079984</vt:lpwstr>
      </vt:variant>
      <vt:variant>
        <vt:i4>1310783</vt:i4>
      </vt:variant>
      <vt:variant>
        <vt:i4>962</vt:i4>
      </vt:variant>
      <vt:variant>
        <vt:i4>0</vt:i4>
      </vt:variant>
      <vt:variant>
        <vt:i4>5</vt:i4>
      </vt:variant>
      <vt:variant>
        <vt:lpwstr/>
      </vt:variant>
      <vt:variant>
        <vt:lpwstr>_Toc223079983</vt:lpwstr>
      </vt:variant>
      <vt:variant>
        <vt:i4>1310783</vt:i4>
      </vt:variant>
      <vt:variant>
        <vt:i4>956</vt:i4>
      </vt:variant>
      <vt:variant>
        <vt:i4>0</vt:i4>
      </vt:variant>
      <vt:variant>
        <vt:i4>5</vt:i4>
      </vt:variant>
      <vt:variant>
        <vt:lpwstr/>
      </vt:variant>
      <vt:variant>
        <vt:lpwstr>_Toc223079982</vt:lpwstr>
      </vt:variant>
      <vt:variant>
        <vt:i4>1310783</vt:i4>
      </vt:variant>
      <vt:variant>
        <vt:i4>950</vt:i4>
      </vt:variant>
      <vt:variant>
        <vt:i4>0</vt:i4>
      </vt:variant>
      <vt:variant>
        <vt:i4>5</vt:i4>
      </vt:variant>
      <vt:variant>
        <vt:lpwstr/>
      </vt:variant>
      <vt:variant>
        <vt:lpwstr>_Toc223079981</vt:lpwstr>
      </vt:variant>
      <vt:variant>
        <vt:i4>1310783</vt:i4>
      </vt:variant>
      <vt:variant>
        <vt:i4>944</vt:i4>
      </vt:variant>
      <vt:variant>
        <vt:i4>0</vt:i4>
      </vt:variant>
      <vt:variant>
        <vt:i4>5</vt:i4>
      </vt:variant>
      <vt:variant>
        <vt:lpwstr/>
      </vt:variant>
      <vt:variant>
        <vt:lpwstr>_Toc223079980</vt:lpwstr>
      </vt:variant>
      <vt:variant>
        <vt:i4>1769535</vt:i4>
      </vt:variant>
      <vt:variant>
        <vt:i4>938</vt:i4>
      </vt:variant>
      <vt:variant>
        <vt:i4>0</vt:i4>
      </vt:variant>
      <vt:variant>
        <vt:i4>5</vt:i4>
      </vt:variant>
      <vt:variant>
        <vt:lpwstr/>
      </vt:variant>
      <vt:variant>
        <vt:lpwstr>_Toc223079979</vt:lpwstr>
      </vt:variant>
      <vt:variant>
        <vt:i4>1769535</vt:i4>
      </vt:variant>
      <vt:variant>
        <vt:i4>932</vt:i4>
      </vt:variant>
      <vt:variant>
        <vt:i4>0</vt:i4>
      </vt:variant>
      <vt:variant>
        <vt:i4>5</vt:i4>
      </vt:variant>
      <vt:variant>
        <vt:lpwstr/>
      </vt:variant>
      <vt:variant>
        <vt:lpwstr>_Toc223079978</vt:lpwstr>
      </vt:variant>
      <vt:variant>
        <vt:i4>1769535</vt:i4>
      </vt:variant>
      <vt:variant>
        <vt:i4>926</vt:i4>
      </vt:variant>
      <vt:variant>
        <vt:i4>0</vt:i4>
      </vt:variant>
      <vt:variant>
        <vt:i4>5</vt:i4>
      </vt:variant>
      <vt:variant>
        <vt:lpwstr/>
      </vt:variant>
      <vt:variant>
        <vt:lpwstr>_Toc223079977</vt:lpwstr>
      </vt:variant>
      <vt:variant>
        <vt:i4>1769535</vt:i4>
      </vt:variant>
      <vt:variant>
        <vt:i4>920</vt:i4>
      </vt:variant>
      <vt:variant>
        <vt:i4>0</vt:i4>
      </vt:variant>
      <vt:variant>
        <vt:i4>5</vt:i4>
      </vt:variant>
      <vt:variant>
        <vt:lpwstr/>
      </vt:variant>
      <vt:variant>
        <vt:lpwstr>_Toc223079976</vt:lpwstr>
      </vt:variant>
      <vt:variant>
        <vt:i4>1769535</vt:i4>
      </vt:variant>
      <vt:variant>
        <vt:i4>914</vt:i4>
      </vt:variant>
      <vt:variant>
        <vt:i4>0</vt:i4>
      </vt:variant>
      <vt:variant>
        <vt:i4>5</vt:i4>
      </vt:variant>
      <vt:variant>
        <vt:lpwstr/>
      </vt:variant>
      <vt:variant>
        <vt:lpwstr>_Toc223079975</vt:lpwstr>
      </vt:variant>
      <vt:variant>
        <vt:i4>1769535</vt:i4>
      </vt:variant>
      <vt:variant>
        <vt:i4>908</vt:i4>
      </vt:variant>
      <vt:variant>
        <vt:i4>0</vt:i4>
      </vt:variant>
      <vt:variant>
        <vt:i4>5</vt:i4>
      </vt:variant>
      <vt:variant>
        <vt:lpwstr/>
      </vt:variant>
      <vt:variant>
        <vt:lpwstr>_Toc223079974</vt:lpwstr>
      </vt:variant>
      <vt:variant>
        <vt:i4>1769535</vt:i4>
      </vt:variant>
      <vt:variant>
        <vt:i4>902</vt:i4>
      </vt:variant>
      <vt:variant>
        <vt:i4>0</vt:i4>
      </vt:variant>
      <vt:variant>
        <vt:i4>5</vt:i4>
      </vt:variant>
      <vt:variant>
        <vt:lpwstr/>
      </vt:variant>
      <vt:variant>
        <vt:lpwstr>_Toc223079973</vt:lpwstr>
      </vt:variant>
      <vt:variant>
        <vt:i4>1769535</vt:i4>
      </vt:variant>
      <vt:variant>
        <vt:i4>896</vt:i4>
      </vt:variant>
      <vt:variant>
        <vt:i4>0</vt:i4>
      </vt:variant>
      <vt:variant>
        <vt:i4>5</vt:i4>
      </vt:variant>
      <vt:variant>
        <vt:lpwstr/>
      </vt:variant>
      <vt:variant>
        <vt:lpwstr>_Toc223079972</vt:lpwstr>
      </vt:variant>
      <vt:variant>
        <vt:i4>1769535</vt:i4>
      </vt:variant>
      <vt:variant>
        <vt:i4>890</vt:i4>
      </vt:variant>
      <vt:variant>
        <vt:i4>0</vt:i4>
      </vt:variant>
      <vt:variant>
        <vt:i4>5</vt:i4>
      </vt:variant>
      <vt:variant>
        <vt:lpwstr/>
      </vt:variant>
      <vt:variant>
        <vt:lpwstr>_Toc223079971</vt:lpwstr>
      </vt:variant>
      <vt:variant>
        <vt:i4>1769535</vt:i4>
      </vt:variant>
      <vt:variant>
        <vt:i4>884</vt:i4>
      </vt:variant>
      <vt:variant>
        <vt:i4>0</vt:i4>
      </vt:variant>
      <vt:variant>
        <vt:i4>5</vt:i4>
      </vt:variant>
      <vt:variant>
        <vt:lpwstr/>
      </vt:variant>
      <vt:variant>
        <vt:lpwstr>_Toc223079970</vt:lpwstr>
      </vt:variant>
      <vt:variant>
        <vt:i4>1703999</vt:i4>
      </vt:variant>
      <vt:variant>
        <vt:i4>878</vt:i4>
      </vt:variant>
      <vt:variant>
        <vt:i4>0</vt:i4>
      </vt:variant>
      <vt:variant>
        <vt:i4>5</vt:i4>
      </vt:variant>
      <vt:variant>
        <vt:lpwstr/>
      </vt:variant>
      <vt:variant>
        <vt:lpwstr>_Toc223079969</vt:lpwstr>
      </vt:variant>
      <vt:variant>
        <vt:i4>1703999</vt:i4>
      </vt:variant>
      <vt:variant>
        <vt:i4>872</vt:i4>
      </vt:variant>
      <vt:variant>
        <vt:i4>0</vt:i4>
      </vt:variant>
      <vt:variant>
        <vt:i4>5</vt:i4>
      </vt:variant>
      <vt:variant>
        <vt:lpwstr/>
      </vt:variant>
      <vt:variant>
        <vt:lpwstr>_Toc223079968</vt:lpwstr>
      </vt:variant>
      <vt:variant>
        <vt:i4>1703999</vt:i4>
      </vt:variant>
      <vt:variant>
        <vt:i4>866</vt:i4>
      </vt:variant>
      <vt:variant>
        <vt:i4>0</vt:i4>
      </vt:variant>
      <vt:variant>
        <vt:i4>5</vt:i4>
      </vt:variant>
      <vt:variant>
        <vt:lpwstr/>
      </vt:variant>
      <vt:variant>
        <vt:lpwstr>_Toc223079967</vt:lpwstr>
      </vt:variant>
      <vt:variant>
        <vt:i4>1703999</vt:i4>
      </vt:variant>
      <vt:variant>
        <vt:i4>860</vt:i4>
      </vt:variant>
      <vt:variant>
        <vt:i4>0</vt:i4>
      </vt:variant>
      <vt:variant>
        <vt:i4>5</vt:i4>
      </vt:variant>
      <vt:variant>
        <vt:lpwstr/>
      </vt:variant>
      <vt:variant>
        <vt:lpwstr>_Toc223079966</vt:lpwstr>
      </vt:variant>
      <vt:variant>
        <vt:i4>1703999</vt:i4>
      </vt:variant>
      <vt:variant>
        <vt:i4>854</vt:i4>
      </vt:variant>
      <vt:variant>
        <vt:i4>0</vt:i4>
      </vt:variant>
      <vt:variant>
        <vt:i4>5</vt:i4>
      </vt:variant>
      <vt:variant>
        <vt:lpwstr/>
      </vt:variant>
      <vt:variant>
        <vt:lpwstr>_Toc223079965</vt:lpwstr>
      </vt:variant>
      <vt:variant>
        <vt:i4>1703999</vt:i4>
      </vt:variant>
      <vt:variant>
        <vt:i4>848</vt:i4>
      </vt:variant>
      <vt:variant>
        <vt:i4>0</vt:i4>
      </vt:variant>
      <vt:variant>
        <vt:i4>5</vt:i4>
      </vt:variant>
      <vt:variant>
        <vt:lpwstr/>
      </vt:variant>
      <vt:variant>
        <vt:lpwstr>_Toc223079964</vt:lpwstr>
      </vt:variant>
      <vt:variant>
        <vt:i4>1703999</vt:i4>
      </vt:variant>
      <vt:variant>
        <vt:i4>842</vt:i4>
      </vt:variant>
      <vt:variant>
        <vt:i4>0</vt:i4>
      </vt:variant>
      <vt:variant>
        <vt:i4>5</vt:i4>
      </vt:variant>
      <vt:variant>
        <vt:lpwstr/>
      </vt:variant>
      <vt:variant>
        <vt:lpwstr>_Toc223079963</vt:lpwstr>
      </vt:variant>
      <vt:variant>
        <vt:i4>1703999</vt:i4>
      </vt:variant>
      <vt:variant>
        <vt:i4>836</vt:i4>
      </vt:variant>
      <vt:variant>
        <vt:i4>0</vt:i4>
      </vt:variant>
      <vt:variant>
        <vt:i4>5</vt:i4>
      </vt:variant>
      <vt:variant>
        <vt:lpwstr/>
      </vt:variant>
      <vt:variant>
        <vt:lpwstr>_Toc223079962</vt:lpwstr>
      </vt:variant>
      <vt:variant>
        <vt:i4>1703999</vt:i4>
      </vt:variant>
      <vt:variant>
        <vt:i4>830</vt:i4>
      </vt:variant>
      <vt:variant>
        <vt:i4>0</vt:i4>
      </vt:variant>
      <vt:variant>
        <vt:i4>5</vt:i4>
      </vt:variant>
      <vt:variant>
        <vt:lpwstr/>
      </vt:variant>
      <vt:variant>
        <vt:lpwstr>_Toc223079961</vt:lpwstr>
      </vt:variant>
      <vt:variant>
        <vt:i4>1703999</vt:i4>
      </vt:variant>
      <vt:variant>
        <vt:i4>824</vt:i4>
      </vt:variant>
      <vt:variant>
        <vt:i4>0</vt:i4>
      </vt:variant>
      <vt:variant>
        <vt:i4>5</vt:i4>
      </vt:variant>
      <vt:variant>
        <vt:lpwstr/>
      </vt:variant>
      <vt:variant>
        <vt:lpwstr>_Toc223079960</vt:lpwstr>
      </vt:variant>
      <vt:variant>
        <vt:i4>1638463</vt:i4>
      </vt:variant>
      <vt:variant>
        <vt:i4>818</vt:i4>
      </vt:variant>
      <vt:variant>
        <vt:i4>0</vt:i4>
      </vt:variant>
      <vt:variant>
        <vt:i4>5</vt:i4>
      </vt:variant>
      <vt:variant>
        <vt:lpwstr/>
      </vt:variant>
      <vt:variant>
        <vt:lpwstr>_Toc223079959</vt:lpwstr>
      </vt:variant>
      <vt:variant>
        <vt:i4>1638463</vt:i4>
      </vt:variant>
      <vt:variant>
        <vt:i4>812</vt:i4>
      </vt:variant>
      <vt:variant>
        <vt:i4>0</vt:i4>
      </vt:variant>
      <vt:variant>
        <vt:i4>5</vt:i4>
      </vt:variant>
      <vt:variant>
        <vt:lpwstr/>
      </vt:variant>
      <vt:variant>
        <vt:lpwstr>_Toc223079958</vt:lpwstr>
      </vt:variant>
      <vt:variant>
        <vt:i4>1638463</vt:i4>
      </vt:variant>
      <vt:variant>
        <vt:i4>806</vt:i4>
      </vt:variant>
      <vt:variant>
        <vt:i4>0</vt:i4>
      </vt:variant>
      <vt:variant>
        <vt:i4>5</vt:i4>
      </vt:variant>
      <vt:variant>
        <vt:lpwstr/>
      </vt:variant>
      <vt:variant>
        <vt:lpwstr>_Toc223079957</vt:lpwstr>
      </vt:variant>
      <vt:variant>
        <vt:i4>1638463</vt:i4>
      </vt:variant>
      <vt:variant>
        <vt:i4>800</vt:i4>
      </vt:variant>
      <vt:variant>
        <vt:i4>0</vt:i4>
      </vt:variant>
      <vt:variant>
        <vt:i4>5</vt:i4>
      </vt:variant>
      <vt:variant>
        <vt:lpwstr/>
      </vt:variant>
      <vt:variant>
        <vt:lpwstr>_Toc223079956</vt:lpwstr>
      </vt:variant>
      <vt:variant>
        <vt:i4>1638463</vt:i4>
      </vt:variant>
      <vt:variant>
        <vt:i4>794</vt:i4>
      </vt:variant>
      <vt:variant>
        <vt:i4>0</vt:i4>
      </vt:variant>
      <vt:variant>
        <vt:i4>5</vt:i4>
      </vt:variant>
      <vt:variant>
        <vt:lpwstr/>
      </vt:variant>
      <vt:variant>
        <vt:lpwstr>_Toc223079955</vt:lpwstr>
      </vt:variant>
      <vt:variant>
        <vt:i4>1638463</vt:i4>
      </vt:variant>
      <vt:variant>
        <vt:i4>788</vt:i4>
      </vt:variant>
      <vt:variant>
        <vt:i4>0</vt:i4>
      </vt:variant>
      <vt:variant>
        <vt:i4>5</vt:i4>
      </vt:variant>
      <vt:variant>
        <vt:lpwstr/>
      </vt:variant>
      <vt:variant>
        <vt:lpwstr>_Toc223079954</vt:lpwstr>
      </vt:variant>
      <vt:variant>
        <vt:i4>1638463</vt:i4>
      </vt:variant>
      <vt:variant>
        <vt:i4>782</vt:i4>
      </vt:variant>
      <vt:variant>
        <vt:i4>0</vt:i4>
      </vt:variant>
      <vt:variant>
        <vt:i4>5</vt:i4>
      </vt:variant>
      <vt:variant>
        <vt:lpwstr/>
      </vt:variant>
      <vt:variant>
        <vt:lpwstr>_Toc223079953</vt:lpwstr>
      </vt:variant>
      <vt:variant>
        <vt:i4>1638463</vt:i4>
      </vt:variant>
      <vt:variant>
        <vt:i4>776</vt:i4>
      </vt:variant>
      <vt:variant>
        <vt:i4>0</vt:i4>
      </vt:variant>
      <vt:variant>
        <vt:i4>5</vt:i4>
      </vt:variant>
      <vt:variant>
        <vt:lpwstr/>
      </vt:variant>
      <vt:variant>
        <vt:lpwstr>_Toc223079952</vt:lpwstr>
      </vt:variant>
      <vt:variant>
        <vt:i4>1638463</vt:i4>
      </vt:variant>
      <vt:variant>
        <vt:i4>770</vt:i4>
      </vt:variant>
      <vt:variant>
        <vt:i4>0</vt:i4>
      </vt:variant>
      <vt:variant>
        <vt:i4>5</vt:i4>
      </vt:variant>
      <vt:variant>
        <vt:lpwstr/>
      </vt:variant>
      <vt:variant>
        <vt:lpwstr>_Toc223079951</vt:lpwstr>
      </vt:variant>
      <vt:variant>
        <vt:i4>1638463</vt:i4>
      </vt:variant>
      <vt:variant>
        <vt:i4>764</vt:i4>
      </vt:variant>
      <vt:variant>
        <vt:i4>0</vt:i4>
      </vt:variant>
      <vt:variant>
        <vt:i4>5</vt:i4>
      </vt:variant>
      <vt:variant>
        <vt:lpwstr/>
      </vt:variant>
      <vt:variant>
        <vt:lpwstr>_Toc223079950</vt:lpwstr>
      </vt:variant>
      <vt:variant>
        <vt:i4>1572927</vt:i4>
      </vt:variant>
      <vt:variant>
        <vt:i4>758</vt:i4>
      </vt:variant>
      <vt:variant>
        <vt:i4>0</vt:i4>
      </vt:variant>
      <vt:variant>
        <vt:i4>5</vt:i4>
      </vt:variant>
      <vt:variant>
        <vt:lpwstr/>
      </vt:variant>
      <vt:variant>
        <vt:lpwstr>_Toc223079949</vt:lpwstr>
      </vt:variant>
      <vt:variant>
        <vt:i4>1572927</vt:i4>
      </vt:variant>
      <vt:variant>
        <vt:i4>752</vt:i4>
      </vt:variant>
      <vt:variant>
        <vt:i4>0</vt:i4>
      </vt:variant>
      <vt:variant>
        <vt:i4>5</vt:i4>
      </vt:variant>
      <vt:variant>
        <vt:lpwstr/>
      </vt:variant>
      <vt:variant>
        <vt:lpwstr>_Toc223079948</vt:lpwstr>
      </vt:variant>
      <vt:variant>
        <vt:i4>1572927</vt:i4>
      </vt:variant>
      <vt:variant>
        <vt:i4>746</vt:i4>
      </vt:variant>
      <vt:variant>
        <vt:i4>0</vt:i4>
      </vt:variant>
      <vt:variant>
        <vt:i4>5</vt:i4>
      </vt:variant>
      <vt:variant>
        <vt:lpwstr/>
      </vt:variant>
      <vt:variant>
        <vt:lpwstr>_Toc223079947</vt:lpwstr>
      </vt:variant>
      <vt:variant>
        <vt:i4>1572927</vt:i4>
      </vt:variant>
      <vt:variant>
        <vt:i4>740</vt:i4>
      </vt:variant>
      <vt:variant>
        <vt:i4>0</vt:i4>
      </vt:variant>
      <vt:variant>
        <vt:i4>5</vt:i4>
      </vt:variant>
      <vt:variant>
        <vt:lpwstr/>
      </vt:variant>
      <vt:variant>
        <vt:lpwstr>_Toc223079946</vt:lpwstr>
      </vt:variant>
      <vt:variant>
        <vt:i4>1572927</vt:i4>
      </vt:variant>
      <vt:variant>
        <vt:i4>734</vt:i4>
      </vt:variant>
      <vt:variant>
        <vt:i4>0</vt:i4>
      </vt:variant>
      <vt:variant>
        <vt:i4>5</vt:i4>
      </vt:variant>
      <vt:variant>
        <vt:lpwstr/>
      </vt:variant>
      <vt:variant>
        <vt:lpwstr>_Toc223079945</vt:lpwstr>
      </vt:variant>
      <vt:variant>
        <vt:i4>1572927</vt:i4>
      </vt:variant>
      <vt:variant>
        <vt:i4>728</vt:i4>
      </vt:variant>
      <vt:variant>
        <vt:i4>0</vt:i4>
      </vt:variant>
      <vt:variant>
        <vt:i4>5</vt:i4>
      </vt:variant>
      <vt:variant>
        <vt:lpwstr/>
      </vt:variant>
      <vt:variant>
        <vt:lpwstr>_Toc223079944</vt:lpwstr>
      </vt:variant>
      <vt:variant>
        <vt:i4>1572927</vt:i4>
      </vt:variant>
      <vt:variant>
        <vt:i4>722</vt:i4>
      </vt:variant>
      <vt:variant>
        <vt:i4>0</vt:i4>
      </vt:variant>
      <vt:variant>
        <vt:i4>5</vt:i4>
      </vt:variant>
      <vt:variant>
        <vt:lpwstr/>
      </vt:variant>
      <vt:variant>
        <vt:lpwstr>_Toc223079943</vt:lpwstr>
      </vt:variant>
      <vt:variant>
        <vt:i4>1572927</vt:i4>
      </vt:variant>
      <vt:variant>
        <vt:i4>716</vt:i4>
      </vt:variant>
      <vt:variant>
        <vt:i4>0</vt:i4>
      </vt:variant>
      <vt:variant>
        <vt:i4>5</vt:i4>
      </vt:variant>
      <vt:variant>
        <vt:lpwstr/>
      </vt:variant>
      <vt:variant>
        <vt:lpwstr>_Toc223079942</vt:lpwstr>
      </vt:variant>
      <vt:variant>
        <vt:i4>1572927</vt:i4>
      </vt:variant>
      <vt:variant>
        <vt:i4>710</vt:i4>
      </vt:variant>
      <vt:variant>
        <vt:i4>0</vt:i4>
      </vt:variant>
      <vt:variant>
        <vt:i4>5</vt:i4>
      </vt:variant>
      <vt:variant>
        <vt:lpwstr/>
      </vt:variant>
      <vt:variant>
        <vt:lpwstr>_Toc223079941</vt:lpwstr>
      </vt:variant>
      <vt:variant>
        <vt:i4>1572927</vt:i4>
      </vt:variant>
      <vt:variant>
        <vt:i4>704</vt:i4>
      </vt:variant>
      <vt:variant>
        <vt:i4>0</vt:i4>
      </vt:variant>
      <vt:variant>
        <vt:i4>5</vt:i4>
      </vt:variant>
      <vt:variant>
        <vt:lpwstr/>
      </vt:variant>
      <vt:variant>
        <vt:lpwstr>_Toc223079940</vt:lpwstr>
      </vt:variant>
      <vt:variant>
        <vt:i4>2031679</vt:i4>
      </vt:variant>
      <vt:variant>
        <vt:i4>698</vt:i4>
      </vt:variant>
      <vt:variant>
        <vt:i4>0</vt:i4>
      </vt:variant>
      <vt:variant>
        <vt:i4>5</vt:i4>
      </vt:variant>
      <vt:variant>
        <vt:lpwstr/>
      </vt:variant>
      <vt:variant>
        <vt:lpwstr>_Toc223079939</vt:lpwstr>
      </vt:variant>
      <vt:variant>
        <vt:i4>2031679</vt:i4>
      </vt:variant>
      <vt:variant>
        <vt:i4>692</vt:i4>
      </vt:variant>
      <vt:variant>
        <vt:i4>0</vt:i4>
      </vt:variant>
      <vt:variant>
        <vt:i4>5</vt:i4>
      </vt:variant>
      <vt:variant>
        <vt:lpwstr/>
      </vt:variant>
      <vt:variant>
        <vt:lpwstr>_Toc223079938</vt:lpwstr>
      </vt:variant>
      <vt:variant>
        <vt:i4>2031679</vt:i4>
      </vt:variant>
      <vt:variant>
        <vt:i4>686</vt:i4>
      </vt:variant>
      <vt:variant>
        <vt:i4>0</vt:i4>
      </vt:variant>
      <vt:variant>
        <vt:i4>5</vt:i4>
      </vt:variant>
      <vt:variant>
        <vt:lpwstr/>
      </vt:variant>
      <vt:variant>
        <vt:lpwstr>_Toc223079937</vt:lpwstr>
      </vt:variant>
      <vt:variant>
        <vt:i4>2031679</vt:i4>
      </vt:variant>
      <vt:variant>
        <vt:i4>680</vt:i4>
      </vt:variant>
      <vt:variant>
        <vt:i4>0</vt:i4>
      </vt:variant>
      <vt:variant>
        <vt:i4>5</vt:i4>
      </vt:variant>
      <vt:variant>
        <vt:lpwstr/>
      </vt:variant>
      <vt:variant>
        <vt:lpwstr>_Toc223079936</vt:lpwstr>
      </vt:variant>
      <vt:variant>
        <vt:i4>2031679</vt:i4>
      </vt:variant>
      <vt:variant>
        <vt:i4>674</vt:i4>
      </vt:variant>
      <vt:variant>
        <vt:i4>0</vt:i4>
      </vt:variant>
      <vt:variant>
        <vt:i4>5</vt:i4>
      </vt:variant>
      <vt:variant>
        <vt:lpwstr/>
      </vt:variant>
      <vt:variant>
        <vt:lpwstr>_Toc223079935</vt:lpwstr>
      </vt:variant>
      <vt:variant>
        <vt:i4>2031679</vt:i4>
      </vt:variant>
      <vt:variant>
        <vt:i4>668</vt:i4>
      </vt:variant>
      <vt:variant>
        <vt:i4>0</vt:i4>
      </vt:variant>
      <vt:variant>
        <vt:i4>5</vt:i4>
      </vt:variant>
      <vt:variant>
        <vt:lpwstr/>
      </vt:variant>
      <vt:variant>
        <vt:lpwstr>_Toc223079934</vt:lpwstr>
      </vt:variant>
      <vt:variant>
        <vt:i4>2031679</vt:i4>
      </vt:variant>
      <vt:variant>
        <vt:i4>662</vt:i4>
      </vt:variant>
      <vt:variant>
        <vt:i4>0</vt:i4>
      </vt:variant>
      <vt:variant>
        <vt:i4>5</vt:i4>
      </vt:variant>
      <vt:variant>
        <vt:lpwstr/>
      </vt:variant>
      <vt:variant>
        <vt:lpwstr>_Toc223079933</vt:lpwstr>
      </vt:variant>
      <vt:variant>
        <vt:i4>2031679</vt:i4>
      </vt:variant>
      <vt:variant>
        <vt:i4>656</vt:i4>
      </vt:variant>
      <vt:variant>
        <vt:i4>0</vt:i4>
      </vt:variant>
      <vt:variant>
        <vt:i4>5</vt:i4>
      </vt:variant>
      <vt:variant>
        <vt:lpwstr/>
      </vt:variant>
      <vt:variant>
        <vt:lpwstr>_Toc223079932</vt:lpwstr>
      </vt:variant>
      <vt:variant>
        <vt:i4>2031679</vt:i4>
      </vt:variant>
      <vt:variant>
        <vt:i4>650</vt:i4>
      </vt:variant>
      <vt:variant>
        <vt:i4>0</vt:i4>
      </vt:variant>
      <vt:variant>
        <vt:i4>5</vt:i4>
      </vt:variant>
      <vt:variant>
        <vt:lpwstr/>
      </vt:variant>
      <vt:variant>
        <vt:lpwstr>_Toc223079931</vt:lpwstr>
      </vt:variant>
      <vt:variant>
        <vt:i4>2031679</vt:i4>
      </vt:variant>
      <vt:variant>
        <vt:i4>644</vt:i4>
      </vt:variant>
      <vt:variant>
        <vt:i4>0</vt:i4>
      </vt:variant>
      <vt:variant>
        <vt:i4>5</vt:i4>
      </vt:variant>
      <vt:variant>
        <vt:lpwstr/>
      </vt:variant>
      <vt:variant>
        <vt:lpwstr>_Toc223079930</vt:lpwstr>
      </vt:variant>
      <vt:variant>
        <vt:i4>1966143</vt:i4>
      </vt:variant>
      <vt:variant>
        <vt:i4>638</vt:i4>
      </vt:variant>
      <vt:variant>
        <vt:i4>0</vt:i4>
      </vt:variant>
      <vt:variant>
        <vt:i4>5</vt:i4>
      </vt:variant>
      <vt:variant>
        <vt:lpwstr/>
      </vt:variant>
      <vt:variant>
        <vt:lpwstr>_Toc223079929</vt:lpwstr>
      </vt:variant>
      <vt:variant>
        <vt:i4>1966143</vt:i4>
      </vt:variant>
      <vt:variant>
        <vt:i4>632</vt:i4>
      </vt:variant>
      <vt:variant>
        <vt:i4>0</vt:i4>
      </vt:variant>
      <vt:variant>
        <vt:i4>5</vt:i4>
      </vt:variant>
      <vt:variant>
        <vt:lpwstr/>
      </vt:variant>
      <vt:variant>
        <vt:lpwstr>_Toc223079928</vt:lpwstr>
      </vt:variant>
      <vt:variant>
        <vt:i4>1966143</vt:i4>
      </vt:variant>
      <vt:variant>
        <vt:i4>626</vt:i4>
      </vt:variant>
      <vt:variant>
        <vt:i4>0</vt:i4>
      </vt:variant>
      <vt:variant>
        <vt:i4>5</vt:i4>
      </vt:variant>
      <vt:variant>
        <vt:lpwstr/>
      </vt:variant>
      <vt:variant>
        <vt:lpwstr>_Toc223079927</vt:lpwstr>
      </vt:variant>
      <vt:variant>
        <vt:i4>1966143</vt:i4>
      </vt:variant>
      <vt:variant>
        <vt:i4>620</vt:i4>
      </vt:variant>
      <vt:variant>
        <vt:i4>0</vt:i4>
      </vt:variant>
      <vt:variant>
        <vt:i4>5</vt:i4>
      </vt:variant>
      <vt:variant>
        <vt:lpwstr/>
      </vt:variant>
      <vt:variant>
        <vt:lpwstr>_Toc223079926</vt:lpwstr>
      </vt:variant>
      <vt:variant>
        <vt:i4>1966143</vt:i4>
      </vt:variant>
      <vt:variant>
        <vt:i4>614</vt:i4>
      </vt:variant>
      <vt:variant>
        <vt:i4>0</vt:i4>
      </vt:variant>
      <vt:variant>
        <vt:i4>5</vt:i4>
      </vt:variant>
      <vt:variant>
        <vt:lpwstr/>
      </vt:variant>
      <vt:variant>
        <vt:lpwstr>_Toc223079925</vt:lpwstr>
      </vt:variant>
      <vt:variant>
        <vt:i4>1966143</vt:i4>
      </vt:variant>
      <vt:variant>
        <vt:i4>608</vt:i4>
      </vt:variant>
      <vt:variant>
        <vt:i4>0</vt:i4>
      </vt:variant>
      <vt:variant>
        <vt:i4>5</vt:i4>
      </vt:variant>
      <vt:variant>
        <vt:lpwstr/>
      </vt:variant>
      <vt:variant>
        <vt:lpwstr>_Toc223079924</vt:lpwstr>
      </vt:variant>
      <vt:variant>
        <vt:i4>1966143</vt:i4>
      </vt:variant>
      <vt:variant>
        <vt:i4>602</vt:i4>
      </vt:variant>
      <vt:variant>
        <vt:i4>0</vt:i4>
      </vt:variant>
      <vt:variant>
        <vt:i4>5</vt:i4>
      </vt:variant>
      <vt:variant>
        <vt:lpwstr/>
      </vt:variant>
      <vt:variant>
        <vt:lpwstr>_Toc223079923</vt:lpwstr>
      </vt:variant>
      <vt:variant>
        <vt:i4>1966143</vt:i4>
      </vt:variant>
      <vt:variant>
        <vt:i4>596</vt:i4>
      </vt:variant>
      <vt:variant>
        <vt:i4>0</vt:i4>
      </vt:variant>
      <vt:variant>
        <vt:i4>5</vt:i4>
      </vt:variant>
      <vt:variant>
        <vt:lpwstr/>
      </vt:variant>
      <vt:variant>
        <vt:lpwstr>_Toc223079922</vt:lpwstr>
      </vt:variant>
      <vt:variant>
        <vt:i4>1966143</vt:i4>
      </vt:variant>
      <vt:variant>
        <vt:i4>590</vt:i4>
      </vt:variant>
      <vt:variant>
        <vt:i4>0</vt:i4>
      </vt:variant>
      <vt:variant>
        <vt:i4>5</vt:i4>
      </vt:variant>
      <vt:variant>
        <vt:lpwstr/>
      </vt:variant>
      <vt:variant>
        <vt:lpwstr>_Toc223079921</vt:lpwstr>
      </vt:variant>
      <vt:variant>
        <vt:i4>1966143</vt:i4>
      </vt:variant>
      <vt:variant>
        <vt:i4>584</vt:i4>
      </vt:variant>
      <vt:variant>
        <vt:i4>0</vt:i4>
      </vt:variant>
      <vt:variant>
        <vt:i4>5</vt:i4>
      </vt:variant>
      <vt:variant>
        <vt:lpwstr/>
      </vt:variant>
      <vt:variant>
        <vt:lpwstr>_Toc223079920</vt:lpwstr>
      </vt:variant>
      <vt:variant>
        <vt:i4>1900607</vt:i4>
      </vt:variant>
      <vt:variant>
        <vt:i4>578</vt:i4>
      </vt:variant>
      <vt:variant>
        <vt:i4>0</vt:i4>
      </vt:variant>
      <vt:variant>
        <vt:i4>5</vt:i4>
      </vt:variant>
      <vt:variant>
        <vt:lpwstr/>
      </vt:variant>
      <vt:variant>
        <vt:lpwstr>_Toc223079919</vt:lpwstr>
      </vt:variant>
      <vt:variant>
        <vt:i4>1900607</vt:i4>
      </vt:variant>
      <vt:variant>
        <vt:i4>572</vt:i4>
      </vt:variant>
      <vt:variant>
        <vt:i4>0</vt:i4>
      </vt:variant>
      <vt:variant>
        <vt:i4>5</vt:i4>
      </vt:variant>
      <vt:variant>
        <vt:lpwstr/>
      </vt:variant>
      <vt:variant>
        <vt:lpwstr>_Toc223079918</vt:lpwstr>
      </vt:variant>
      <vt:variant>
        <vt:i4>1900607</vt:i4>
      </vt:variant>
      <vt:variant>
        <vt:i4>566</vt:i4>
      </vt:variant>
      <vt:variant>
        <vt:i4>0</vt:i4>
      </vt:variant>
      <vt:variant>
        <vt:i4>5</vt:i4>
      </vt:variant>
      <vt:variant>
        <vt:lpwstr/>
      </vt:variant>
      <vt:variant>
        <vt:lpwstr>_Toc223079917</vt:lpwstr>
      </vt:variant>
      <vt:variant>
        <vt:i4>1900607</vt:i4>
      </vt:variant>
      <vt:variant>
        <vt:i4>560</vt:i4>
      </vt:variant>
      <vt:variant>
        <vt:i4>0</vt:i4>
      </vt:variant>
      <vt:variant>
        <vt:i4>5</vt:i4>
      </vt:variant>
      <vt:variant>
        <vt:lpwstr/>
      </vt:variant>
      <vt:variant>
        <vt:lpwstr>_Toc223079916</vt:lpwstr>
      </vt:variant>
      <vt:variant>
        <vt:i4>1900607</vt:i4>
      </vt:variant>
      <vt:variant>
        <vt:i4>554</vt:i4>
      </vt:variant>
      <vt:variant>
        <vt:i4>0</vt:i4>
      </vt:variant>
      <vt:variant>
        <vt:i4>5</vt:i4>
      </vt:variant>
      <vt:variant>
        <vt:lpwstr/>
      </vt:variant>
      <vt:variant>
        <vt:lpwstr>_Toc223079915</vt:lpwstr>
      </vt:variant>
      <vt:variant>
        <vt:i4>1900607</vt:i4>
      </vt:variant>
      <vt:variant>
        <vt:i4>548</vt:i4>
      </vt:variant>
      <vt:variant>
        <vt:i4>0</vt:i4>
      </vt:variant>
      <vt:variant>
        <vt:i4>5</vt:i4>
      </vt:variant>
      <vt:variant>
        <vt:lpwstr/>
      </vt:variant>
      <vt:variant>
        <vt:lpwstr>_Toc223079914</vt:lpwstr>
      </vt:variant>
      <vt:variant>
        <vt:i4>1900607</vt:i4>
      </vt:variant>
      <vt:variant>
        <vt:i4>542</vt:i4>
      </vt:variant>
      <vt:variant>
        <vt:i4>0</vt:i4>
      </vt:variant>
      <vt:variant>
        <vt:i4>5</vt:i4>
      </vt:variant>
      <vt:variant>
        <vt:lpwstr/>
      </vt:variant>
      <vt:variant>
        <vt:lpwstr>_Toc223079913</vt:lpwstr>
      </vt:variant>
      <vt:variant>
        <vt:i4>1900607</vt:i4>
      </vt:variant>
      <vt:variant>
        <vt:i4>536</vt:i4>
      </vt:variant>
      <vt:variant>
        <vt:i4>0</vt:i4>
      </vt:variant>
      <vt:variant>
        <vt:i4>5</vt:i4>
      </vt:variant>
      <vt:variant>
        <vt:lpwstr/>
      </vt:variant>
      <vt:variant>
        <vt:lpwstr>_Toc223079912</vt:lpwstr>
      </vt:variant>
      <vt:variant>
        <vt:i4>1900607</vt:i4>
      </vt:variant>
      <vt:variant>
        <vt:i4>530</vt:i4>
      </vt:variant>
      <vt:variant>
        <vt:i4>0</vt:i4>
      </vt:variant>
      <vt:variant>
        <vt:i4>5</vt:i4>
      </vt:variant>
      <vt:variant>
        <vt:lpwstr/>
      </vt:variant>
      <vt:variant>
        <vt:lpwstr>_Toc223079911</vt:lpwstr>
      </vt:variant>
      <vt:variant>
        <vt:i4>1900607</vt:i4>
      </vt:variant>
      <vt:variant>
        <vt:i4>524</vt:i4>
      </vt:variant>
      <vt:variant>
        <vt:i4>0</vt:i4>
      </vt:variant>
      <vt:variant>
        <vt:i4>5</vt:i4>
      </vt:variant>
      <vt:variant>
        <vt:lpwstr/>
      </vt:variant>
      <vt:variant>
        <vt:lpwstr>_Toc223079910</vt:lpwstr>
      </vt:variant>
      <vt:variant>
        <vt:i4>1835071</vt:i4>
      </vt:variant>
      <vt:variant>
        <vt:i4>518</vt:i4>
      </vt:variant>
      <vt:variant>
        <vt:i4>0</vt:i4>
      </vt:variant>
      <vt:variant>
        <vt:i4>5</vt:i4>
      </vt:variant>
      <vt:variant>
        <vt:lpwstr/>
      </vt:variant>
      <vt:variant>
        <vt:lpwstr>_Toc223079909</vt:lpwstr>
      </vt:variant>
      <vt:variant>
        <vt:i4>1835071</vt:i4>
      </vt:variant>
      <vt:variant>
        <vt:i4>512</vt:i4>
      </vt:variant>
      <vt:variant>
        <vt:i4>0</vt:i4>
      </vt:variant>
      <vt:variant>
        <vt:i4>5</vt:i4>
      </vt:variant>
      <vt:variant>
        <vt:lpwstr/>
      </vt:variant>
      <vt:variant>
        <vt:lpwstr>_Toc223079908</vt:lpwstr>
      </vt:variant>
      <vt:variant>
        <vt:i4>1835071</vt:i4>
      </vt:variant>
      <vt:variant>
        <vt:i4>506</vt:i4>
      </vt:variant>
      <vt:variant>
        <vt:i4>0</vt:i4>
      </vt:variant>
      <vt:variant>
        <vt:i4>5</vt:i4>
      </vt:variant>
      <vt:variant>
        <vt:lpwstr/>
      </vt:variant>
      <vt:variant>
        <vt:lpwstr>_Toc223079907</vt:lpwstr>
      </vt:variant>
      <vt:variant>
        <vt:i4>1835071</vt:i4>
      </vt:variant>
      <vt:variant>
        <vt:i4>500</vt:i4>
      </vt:variant>
      <vt:variant>
        <vt:i4>0</vt:i4>
      </vt:variant>
      <vt:variant>
        <vt:i4>5</vt:i4>
      </vt:variant>
      <vt:variant>
        <vt:lpwstr/>
      </vt:variant>
      <vt:variant>
        <vt:lpwstr>_Toc223079906</vt:lpwstr>
      </vt:variant>
      <vt:variant>
        <vt:i4>1835071</vt:i4>
      </vt:variant>
      <vt:variant>
        <vt:i4>494</vt:i4>
      </vt:variant>
      <vt:variant>
        <vt:i4>0</vt:i4>
      </vt:variant>
      <vt:variant>
        <vt:i4>5</vt:i4>
      </vt:variant>
      <vt:variant>
        <vt:lpwstr/>
      </vt:variant>
      <vt:variant>
        <vt:lpwstr>_Toc223079905</vt:lpwstr>
      </vt:variant>
      <vt:variant>
        <vt:i4>1835071</vt:i4>
      </vt:variant>
      <vt:variant>
        <vt:i4>488</vt:i4>
      </vt:variant>
      <vt:variant>
        <vt:i4>0</vt:i4>
      </vt:variant>
      <vt:variant>
        <vt:i4>5</vt:i4>
      </vt:variant>
      <vt:variant>
        <vt:lpwstr/>
      </vt:variant>
      <vt:variant>
        <vt:lpwstr>_Toc223079904</vt:lpwstr>
      </vt:variant>
      <vt:variant>
        <vt:i4>1835071</vt:i4>
      </vt:variant>
      <vt:variant>
        <vt:i4>482</vt:i4>
      </vt:variant>
      <vt:variant>
        <vt:i4>0</vt:i4>
      </vt:variant>
      <vt:variant>
        <vt:i4>5</vt:i4>
      </vt:variant>
      <vt:variant>
        <vt:lpwstr/>
      </vt:variant>
      <vt:variant>
        <vt:lpwstr>_Toc223079903</vt:lpwstr>
      </vt:variant>
      <vt:variant>
        <vt:i4>1835071</vt:i4>
      </vt:variant>
      <vt:variant>
        <vt:i4>476</vt:i4>
      </vt:variant>
      <vt:variant>
        <vt:i4>0</vt:i4>
      </vt:variant>
      <vt:variant>
        <vt:i4>5</vt:i4>
      </vt:variant>
      <vt:variant>
        <vt:lpwstr/>
      </vt:variant>
      <vt:variant>
        <vt:lpwstr>_Toc223079902</vt:lpwstr>
      </vt:variant>
      <vt:variant>
        <vt:i4>1835071</vt:i4>
      </vt:variant>
      <vt:variant>
        <vt:i4>470</vt:i4>
      </vt:variant>
      <vt:variant>
        <vt:i4>0</vt:i4>
      </vt:variant>
      <vt:variant>
        <vt:i4>5</vt:i4>
      </vt:variant>
      <vt:variant>
        <vt:lpwstr/>
      </vt:variant>
      <vt:variant>
        <vt:lpwstr>_Toc223079901</vt:lpwstr>
      </vt:variant>
      <vt:variant>
        <vt:i4>1835071</vt:i4>
      </vt:variant>
      <vt:variant>
        <vt:i4>464</vt:i4>
      </vt:variant>
      <vt:variant>
        <vt:i4>0</vt:i4>
      </vt:variant>
      <vt:variant>
        <vt:i4>5</vt:i4>
      </vt:variant>
      <vt:variant>
        <vt:lpwstr/>
      </vt:variant>
      <vt:variant>
        <vt:lpwstr>_Toc223079900</vt:lpwstr>
      </vt:variant>
      <vt:variant>
        <vt:i4>1376318</vt:i4>
      </vt:variant>
      <vt:variant>
        <vt:i4>458</vt:i4>
      </vt:variant>
      <vt:variant>
        <vt:i4>0</vt:i4>
      </vt:variant>
      <vt:variant>
        <vt:i4>5</vt:i4>
      </vt:variant>
      <vt:variant>
        <vt:lpwstr/>
      </vt:variant>
      <vt:variant>
        <vt:lpwstr>_Toc223079899</vt:lpwstr>
      </vt:variant>
      <vt:variant>
        <vt:i4>1376318</vt:i4>
      </vt:variant>
      <vt:variant>
        <vt:i4>452</vt:i4>
      </vt:variant>
      <vt:variant>
        <vt:i4>0</vt:i4>
      </vt:variant>
      <vt:variant>
        <vt:i4>5</vt:i4>
      </vt:variant>
      <vt:variant>
        <vt:lpwstr/>
      </vt:variant>
      <vt:variant>
        <vt:lpwstr>_Toc223079898</vt:lpwstr>
      </vt:variant>
      <vt:variant>
        <vt:i4>1376318</vt:i4>
      </vt:variant>
      <vt:variant>
        <vt:i4>446</vt:i4>
      </vt:variant>
      <vt:variant>
        <vt:i4>0</vt:i4>
      </vt:variant>
      <vt:variant>
        <vt:i4>5</vt:i4>
      </vt:variant>
      <vt:variant>
        <vt:lpwstr/>
      </vt:variant>
      <vt:variant>
        <vt:lpwstr>_Toc223079897</vt:lpwstr>
      </vt:variant>
      <vt:variant>
        <vt:i4>1376318</vt:i4>
      </vt:variant>
      <vt:variant>
        <vt:i4>440</vt:i4>
      </vt:variant>
      <vt:variant>
        <vt:i4>0</vt:i4>
      </vt:variant>
      <vt:variant>
        <vt:i4>5</vt:i4>
      </vt:variant>
      <vt:variant>
        <vt:lpwstr/>
      </vt:variant>
      <vt:variant>
        <vt:lpwstr>_Toc223079896</vt:lpwstr>
      </vt:variant>
      <vt:variant>
        <vt:i4>1376318</vt:i4>
      </vt:variant>
      <vt:variant>
        <vt:i4>434</vt:i4>
      </vt:variant>
      <vt:variant>
        <vt:i4>0</vt:i4>
      </vt:variant>
      <vt:variant>
        <vt:i4>5</vt:i4>
      </vt:variant>
      <vt:variant>
        <vt:lpwstr/>
      </vt:variant>
      <vt:variant>
        <vt:lpwstr>_Toc223079895</vt:lpwstr>
      </vt:variant>
      <vt:variant>
        <vt:i4>1376318</vt:i4>
      </vt:variant>
      <vt:variant>
        <vt:i4>428</vt:i4>
      </vt:variant>
      <vt:variant>
        <vt:i4>0</vt:i4>
      </vt:variant>
      <vt:variant>
        <vt:i4>5</vt:i4>
      </vt:variant>
      <vt:variant>
        <vt:lpwstr/>
      </vt:variant>
      <vt:variant>
        <vt:lpwstr>_Toc223079894</vt:lpwstr>
      </vt:variant>
      <vt:variant>
        <vt:i4>1376318</vt:i4>
      </vt:variant>
      <vt:variant>
        <vt:i4>422</vt:i4>
      </vt:variant>
      <vt:variant>
        <vt:i4>0</vt:i4>
      </vt:variant>
      <vt:variant>
        <vt:i4>5</vt:i4>
      </vt:variant>
      <vt:variant>
        <vt:lpwstr/>
      </vt:variant>
      <vt:variant>
        <vt:lpwstr>_Toc223079893</vt:lpwstr>
      </vt:variant>
      <vt:variant>
        <vt:i4>1376318</vt:i4>
      </vt:variant>
      <vt:variant>
        <vt:i4>416</vt:i4>
      </vt:variant>
      <vt:variant>
        <vt:i4>0</vt:i4>
      </vt:variant>
      <vt:variant>
        <vt:i4>5</vt:i4>
      </vt:variant>
      <vt:variant>
        <vt:lpwstr/>
      </vt:variant>
      <vt:variant>
        <vt:lpwstr>_Toc223079892</vt:lpwstr>
      </vt:variant>
      <vt:variant>
        <vt:i4>1376318</vt:i4>
      </vt:variant>
      <vt:variant>
        <vt:i4>410</vt:i4>
      </vt:variant>
      <vt:variant>
        <vt:i4>0</vt:i4>
      </vt:variant>
      <vt:variant>
        <vt:i4>5</vt:i4>
      </vt:variant>
      <vt:variant>
        <vt:lpwstr/>
      </vt:variant>
      <vt:variant>
        <vt:lpwstr>_Toc223079891</vt:lpwstr>
      </vt:variant>
      <vt:variant>
        <vt:i4>1376318</vt:i4>
      </vt:variant>
      <vt:variant>
        <vt:i4>404</vt:i4>
      </vt:variant>
      <vt:variant>
        <vt:i4>0</vt:i4>
      </vt:variant>
      <vt:variant>
        <vt:i4>5</vt:i4>
      </vt:variant>
      <vt:variant>
        <vt:lpwstr/>
      </vt:variant>
      <vt:variant>
        <vt:lpwstr>_Toc223079890</vt:lpwstr>
      </vt:variant>
      <vt:variant>
        <vt:i4>1310782</vt:i4>
      </vt:variant>
      <vt:variant>
        <vt:i4>398</vt:i4>
      </vt:variant>
      <vt:variant>
        <vt:i4>0</vt:i4>
      </vt:variant>
      <vt:variant>
        <vt:i4>5</vt:i4>
      </vt:variant>
      <vt:variant>
        <vt:lpwstr/>
      </vt:variant>
      <vt:variant>
        <vt:lpwstr>_Toc223079889</vt:lpwstr>
      </vt:variant>
      <vt:variant>
        <vt:i4>1310782</vt:i4>
      </vt:variant>
      <vt:variant>
        <vt:i4>392</vt:i4>
      </vt:variant>
      <vt:variant>
        <vt:i4>0</vt:i4>
      </vt:variant>
      <vt:variant>
        <vt:i4>5</vt:i4>
      </vt:variant>
      <vt:variant>
        <vt:lpwstr/>
      </vt:variant>
      <vt:variant>
        <vt:lpwstr>_Toc223079888</vt:lpwstr>
      </vt:variant>
      <vt:variant>
        <vt:i4>1310782</vt:i4>
      </vt:variant>
      <vt:variant>
        <vt:i4>386</vt:i4>
      </vt:variant>
      <vt:variant>
        <vt:i4>0</vt:i4>
      </vt:variant>
      <vt:variant>
        <vt:i4>5</vt:i4>
      </vt:variant>
      <vt:variant>
        <vt:lpwstr/>
      </vt:variant>
      <vt:variant>
        <vt:lpwstr>_Toc223079887</vt:lpwstr>
      </vt:variant>
      <vt:variant>
        <vt:i4>1310782</vt:i4>
      </vt:variant>
      <vt:variant>
        <vt:i4>380</vt:i4>
      </vt:variant>
      <vt:variant>
        <vt:i4>0</vt:i4>
      </vt:variant>
      <vt:variant>
        <vt:i4>5</vt:i4>
      </vt:variant>
      <vt:variant>
        <vt:lpwstr/>
      </vt:variant>
      <vt:variant>
        <vt:lpwstr>_Toc223079886</vt:lpwstr>
      </vt:variant>
      <vt:variant>
        <vt:i4>1310782</vt:i4>
      </vt:variant>
      <vt:variant>
        <vt:i4>374</vt:i4>
      </vt:variant>
      <vt:variant>
        <vt:i4>0</vt:i4>
      </vt:variant>
      <vt:variant>
        <vt:i4>5</vt:i4>
      </vt:variant>
      <vt:variant>
        <vt:lpwstr/>
      </vt:variant>
      <vt:variant>
        <vt:lpwstr>_Toc223079885</vt:lpwstr>
      </vt:variant>
      <vt:variant>
        <vt:i4>1310782</vt:i4>
      </vt:variant>
      <vt:variant>
        <vt:i4>368</vt:i4>
      </vt:variant>
      <vt:variant>
        <vt:i4>0</vt:i4>
      </vt:variant>
      <vt:variant>
        <vt:i4>5</vt:i4>
      </vt:variant>
      <vt:variant>
        <vt:lpwstr/>
      </vt:variant>
      <vt:variant>
        <vt:lpwstr>_Toc223079884</vt:lpwstr>
      </vt:variant>
      <vt:variant>
        <vt:i4>1310782</vt:i4>
      </vt:variant>
      <vt:variant>
        <vt:i4>362</vt:i4>
      </vt:variant>
      <vt:variant>
        <vt:i4>0</vt:i4>
      </vt:variant>
      <vt:variant>
        <vt:i4>5</vt:i4>
      </vt:variant>
      <vt:variant>
        <vt:lpwstr/>
      </vt:variant>
      <vt:variant>
        <vt:lpwstr>_Toc223079883</vt:lpwstr>
      </vt:variant>
      <vt:variant>
        <vt:i4>1310782</vt:i4>
      </vt:variant>
      <vt:variant>
        <vt:i4>356</vt:i4>
      </vt:variant>
      <vt:variant>
        <vt:i4>0</vt:i4>
      </vt:variant>
      <vt:variant>
        <vt:i4>5</vt:i4>
      </vt:variant>
      <vt:variant>
        <vt:lpwstr/>
      </vt:variant>
      <vt:variant>
        <vt:lpwstr>_Toc223079882</vt:lpwstr>
      </vt:variant>
      <vt:variant>
        <vt:i4>1310782</vt:i4>
      </vt:variant>
      <vt:variant>
        <vt:i4>350</vt:i4>
      </vt:variant>
      <vt:variant>
        <vt:i4>0</vt:i4>
      </vt:variant>
      <vt:variant>
        <vt:i4>5</vt:i4>
      </vt:variant>
      <vt:variant>
        <vt:lpwstr/>
      </vt:variant>
      <vt:variant>
        <vt:lpwstr>_Toc223079881</vt:lpwstr>
      </vt:variant>
      <vt:variant>
        <vt:i4>1310782</vt:i4>
      </vt:variant>
      <vt:variant>
        <vt:i4>344</vt:i4>
      </vt:variant>
      <vt:variant>
        <vt:i4>0</vt:i4>
      </vt:variant>
      <vt:variant>
        <vt:i4>5</vt:i4>
      </vt:variant>
      <vt:variant>
        <vt:lpwstr/>
      </vt:variant>
      <vt:variant>
        <vt:lpwstr>_Toc223079880</vt:lpwstr>
      </vt:variant>
      <vt:variant>
        <vt:i4>1769534</vt:i4>
      </vt:variant>
      <vt:variant>
        <vt:i4>338</vt:i4>
      </vt:variant>
      <vt:variant>
        <vt:i4>0</vt:i4>
      </vt:variant>
      <vt:variant>
        <vt:i4>5</vt:i4>
      </vt:variant>
      <vt:variant>
        <vt:lpwstr/>
      </vt:variant>
      <vt:variant>
        <vt:lpwstr>_Toc223079879</vt:lpwstr>
      </vt:variant>
      <vt:variant>
        <vt:i4>1769534</vt:i4>
      </vt:variant>
      <vt:variant>
        <vt:i4>332</vt:i4>
      </vt:variant>
      <vt:variant>
        <vt:i4>0</vt:i4>
      </vt:variant>
      <vt:variant>
        <vt:i4>5</vt:i4>
      </vt:variant>
      <vt:variant>
        <vt:lpwstr/>
      </vt:variant>
      <vt:variant>
        <vt:lpwstr>_Toc223079878</vt:lpwstr>
      </vt:variant>
      <vt:variant>
        <vt:i4>1769534</vt:i4>
      </vt:variant>
      <vt:variant>
        <vt:i4>326</vt:i4>
      </vt:variant>
      <vt:variant>
        <vt:i4>0</vt:i4>
      </vt:variant>
      <vt:variant>
        <vt:i4>5</vt:i4>
      </vt:variant>
      <vt:variant>
        <vt:lpwstr/>
      </vt:variant>
      <vt:variant>
        <vt:lpwstr>_Toc223079877</vt:lpwstr>
      </vt:variant>
      <vt:variant>
        <vt:i4>1769534</vt:i4>
      </vt:variant>
      <vt:variant>
        <vt:i4>320</vt:i4>
      </vt:variant>
      <vt:variant>
        <vt:i4>0</vt:i4>
      </vt:variant>
      <vt:variant>
        <vt:i4>5</vt:i4>
      </vt:variant>
      <vt:variant>
        <vt:lpwstr/>
      </vt:variant>
      <vt:variant>
        <vt:lpwstr>_Toc223079876</vt:lpwstr>
      </vt:variant>
      <vt:variant>
        <vt:i4>1769534</vt:i4>
      </vt:variant>
      <vt:variant>
        <vt:i4>314</vt:i4>
      </vt:variant>
      <vt:variant>
        <vt:i4>0</vt:i4>
      </vt:variant>
      <vt:variant>
        <vt:i4>5</vt:i4>
      </vt:variant>
      <vt:variant>
        <vt:lpwstr/>
      </vt:variant>
      <vt:variant>
        <vt:lpwstr>_Toc223079875</vt:lpwstr>
      </vt:variant>
      <vt:variant>
        <vt:i4>1769534</vt:i4>
      </vt:variant>
      <vt:variant>
        <vt:i4>308</vt:i4>
      </vt:variant>
      <vt:variant>
        <vt:i4>0</vt:i4>
      </vt:variant>
      <vt:variant>
        <vt:i4>5</vt:i4>
      </vt:variant>
      <vt:variant>
        <vt:lpwstr/>
      </vt:variant>
      <vt:variant>
        <vt:lpwstr>_Toc223079874</vt:lpwstr>
      </vt:variant>
      <vt:variant>
        <vt:i4>1769534</vt:i4>
      </vt:variant>
      <vt:variant>
        <vt:i4>302</vt:i4>
      </vt:variant>
      <vt:variant>
        <vt:i4>0</vt:i4>
      </vt:variant>
      <vt:variant>
        <vt:i4>5</vt:i4>
      </vt:variant>
      <vt:variant>
        <vt:lpwstr/>
      </vt:variant>
      <vt:variant>
        <vt:lpwstr>_Toc223079873</vt:lpwstr>
      </vt:variant>
      <vt:variant>
        <vt:i4>1769534</vt:i4>
      </vt:variant>
      <vt:variant>
        <vt:i4>296</vt:i4>
      </vt:variant>
      <vt:variant>
        <vt:i4>0</vt:i4>
      </vt:variant>
      <vt:variant>
        <vt:i4>5</vt:i4>
      </vt:variant>
      <vt:variant>
        <vt:lpwstr/>
      </vt:variant>
      <vt:variant>
        <vt:lpwstr>_Toc223079872</vt:lpwstr>
      </vt:variant>
      <vt:variant>
        <vt:i4>1769534</vt:i4>
      </vt:variant>
      <vt:variant>
        <vt:i4>290</vt:i4>
      </vt:variant>
      <vt:variant>
        <vt:i4>0</vt:i4>
      </vt:variant>
      <vt:variant>
        <vt:i4>5</vt:i4>
      </vt:variant>
      <vt:variant>
        <vt:lpwstr/>
      </vt:variant>
      <vt:variant>
        <vt:lpwstr>_Toc223079871</vt:lpwstr>
      </vt:variant>
      <vt:variant>
        <vt:i4>1769534</vt:i4>
      </vt:variant>
      <vt:variant>
        <vt:i4>284</vt:i4>
      </vt:variant>
      <vt:variant>
        <vt:i4>0</vt:i4>
      </vt:variant>
      <vt:variant>
        <vt:i4>5</vt:i4>
      </vt:variant>
      <vt:variant>
        <vt:lpwstr/>
      </vt:variant>
      <vt:variant>
        <vt:lpwstr>_Toc223079870</vt:lpwstr>
      </vt:variant>
      <vt:variant>
        <vt:i4>1703998</vt:i4>
      </vt:variant>
      <vt:variant>
        <vt:i4>278</vt:i4>
      </vt:variant>
      <vt:variant>
        <vt:i4>0</vt:i4>
      </vt:variant>
      <vt:variant>
        <vt:i4>5</vt:i4>
      </vt:variant>
      <vt:variant>
        <vt:lpwstr/>
      </vt:variant>
      <vt:variant>
        <vt:lpwstr>_Toc223079869</vt:lpwstr>
      </vt:variant>
      <vt:variant>
        <vt:i4>1703998</vt:i4>
      </vt:variant>
      <vt:variant>
        <vt:i4>272</vt:i4>
      </vt:variant>
      <vt:variant>
        <vt:i4>0</vt:i4>
      </vt:variant>
      <vt:variant>
        <vt:i4>5</vt:i4>
      </vt:variant>
      <vt:variant>
        <vt:lpwstr/>
      </vt:variant>
      <vt:variant>
        <vt:lpwstr>_Toc223079868</vt:lpwstr>
      </vt:variant>
      <vt:variant>
        <vt:i4>1703998</vt:i4>
      </vt:variant>
      <vt:variant>
        <vt:i4>266</vt:i4>
      </vt:variant>
      <vt:variant>
        <vt:i4>0</vt:i4>
      </vt:variant>
      <vt:variant>
        <vt:i4>5</vt:i4>
      </vt:variant>
      <vt:variant>
        <vt:lpwstr/>
      </vt:variant>
      <vt:variant>
        <vt:lpwstr>_Toc223079867</vt:lpwstr>
      </vt:variant>
      <vt:variant>
        <vt:i4>1703998</vt:i4>
      </vt:variant>
      <vt:variant>
        <vt:i4>260</vt:i4>
      </vt:variant>
      <vt:variant>
        <vt:i4>0</vt:i4>
      </vt:variant>
      <vt:variant>
        <vt:i4>5</vt:i4>
      </vt:variant>
      <vt:variant>
        <vt:lpwstr/>
      </vt:variant>
      <vt:variant>
        <vt:lpwstr>_Toc223079866</vt:lpwstr>
      </vt:variant>
      <vt:variant>
        <vt:i4>1703998</vt:i4>
      </vt:variant>
      <vt:variant>
        <vt:i4>254</vt:i4>
      </vt:variant>
      <vt:variant>
        <vt:i4>0</vt:i4>
      </vt:variant>
      <vt:variant>
        <vt:i4>5</vt:i4>
      </vt:variant>
      <vt:variant>
        <vt:lpwstr/>
      </vt:variant>
      <vt:variant>
        <vt:lpwstr>_Toc223079865</vt:lpwstr>
      </vt:variant>
      <vt:variant>
        <vt:i4>1703998</vt:i4>
      </vt:variant>
      <vt:variant>
        <vt:i4>248</vt:i4>
      </vt:variant>
      <vt:variant>
        <vt:i4>0</vt:i4>
      </vt:variant>
      <vt:variant>
        <vt:i4>5</vt:i4>
      </vt:variant>
      <vt:variant>
        <vt:lpwstr/>
      </vt:variant>
      <vt:variant>
        <vt:lpwstr>_Toc223079864</vt:lpwstr>
      </vt:variant>
      <vt:variant>
        <vt:i4>1703998</vt:i4>
      </vt:variant>
      <vt:variant>
        <vt:i4>242</vt:i4>
      </vt:variant>
      <vt:variant>
        <vt:i4>0</vt:i4>
      </vt:variant>
      <vt:variant>
        <vt:i4>5</vt:i4>
      </vt:variant>
      <vt:variant>
        <vt:lpwstr/>
      </vt:variant>
      <vt:variant>
        <vt:lpwstr>_Toc223079863</vt:lpwstr>
      </vt:variant>
      <vt:variant>
        <vt:i4>1703998</vt:i4>
      </vt:variant>
      <vt:variant>
        <vt:i4>236</vt:i4>
      </vt:variant>
      <vt:variant>
        <vt:i4>0</vt:i4>
      </vt:variant>
      <vt:variant>
        <vt:i4>5</vt:i4>
      </vt:variant>
      <vt:variant>
        <vt:lpwstr/>
      </vt:variant>
      <vt:variant>
        <vt:lpwstr>_Toc223079862</vt:lpwstr>
      </vt:variant>
      <vt:variant>
        <vt:i4>1703998</vt:i4>
      </vt:variant>
      <vt:variant>
        <vt:i4>230</vt:i4>
      </vt:variant>
      <vt:variant>
        <vt:i4>0</vt:i4>
      </vt:variant>
      <vt:variant>
        <vt:i4>5</vt:i4>
      </vt:variant>
      <vt:variant>
        <vt:lpwstr/>
      </vt:variant>
      <vt:variant>
        <vt:lpwstr>_Toc223079861</vt:lpwstr>
      </vt:variant>
      <vt:variant>
        <vt:i4>1703998</vt:i4>
      </vt:variant>
      <vt:variant>
        <vt:i4>224</vt:i4>
      </vt:variant>
      <vt:variant>
        <vt:i4>0</vt:i4>
      </vt:variant>
      <vt:variant>
        <vt:i4>5</vt:i4>
      </vt:variant>
      <vt:variant>
        <vt:lpwstr/>
      </vt:variant>
      <vt:variant>
        <vt:lpwstr>_Toc223079860</vt:lpwstr>
      </vt:variant>
      <vt:variant>
        <vt:i4>1638462</vt:i4>
      </vt:variant>
      <vt:variant>
        <vt:i4>218</vt:i4>
      </vt:variant>
      <vt:variant>
        <vt:i4>0</vt:i4>
      </vt:variant>
      <vt:variant>
        <vt:i4>5</vt:i4>
      </vt:variant>
      <vt:variant>
        <vt:lpwstr/>
      </vt:variant>
      <vt:variant>
        <vt:lpwstr>_Toc223079859</vt:lpwstr>
      </vt:variant>
      <vt:variant>
        <vt:i4>1638462</vt:i4>
      </vt:variant>
      <vt:variant>
        <vt:i4>212</vt:i4>
      </vt:variant>
      <vt:variant>
        <vt:i4>0</vt:i4>
      </vt:variant>
      <vt:variant>
        <vt:i4>5</vt:i4>
      </vt:variant>
      <vt:variant>
        <vt:lpwstr/>
      </vt:variant>
      <vt:variant>
        <vt:lpwstr>_Toc223079858</vt:lpwstr>
      </vt:variant>
      <vt:variant>
        <vt:i4>1638462</vt:i4>
      </vt:variant>
      <vt:variant>
        <vt:i4>206</vt:i4>
      </vt:variant>
      <vt:variant>
        <vt:i4>0</vt:i4>
      </vt:variant>
      <vt:variant>
        <vt:i4>5</vt:i4>
      </vt:variant>
      <vt:variant>
        <vt:lpwstr/>
      </vt:variant>
      <vt:variant>
        <vt:lpwstr>_Toc223079857</vt:lpwstr>
      </vt:variant>
      <vt:variant>
        <vt:i4>1638462</vt:i4>
      </vt:variant>
      <vt:variant>
        <vt:i4>200</vt:i4>
      </vt:variant>
      <vt:variant>
        <vt:i4>0</vt:i4>
      </vt:variant>
      <vt:variant>
        <vt:i4>5</vt:i4>
      </vt:variant>
      <vt:variant>
        <vt:lpwstr/>
      </vt:variant>
      <vt:variant>
        <vt:lpwstr>_Toc223079856</vt:lpwstr>
      </vt:variant>
      <vt:variant>
        <vt:i4>1638462</vt:i4>
      </vt:variant>
      <vt:variant>
        <vt:i4>194</vt:i4>
      </vt:variant>
      <vt:variant>
        <vt:i4>0</vt:i4>
      </vt:variant>
      <vt:variant>
        <vt:i4>5</vt:i4>
      </vt:variant>
      <vt:variant>
        <vt:lpwstr/>
      </vt:variant>
      <vt:variant>
        <vt:lpwstr>_Toc223079855</vt:lpwstr>
      </vt:variant>
      <vt:variant>
        <vt:i4>1638462</vt:i4>
      </vt:variant>
      <vt:variant>
        <vt:i4>188</vt:i4>
      </vt:variant>
      <vt:variant>
        <vt:i4>0</vt:i4>
      </vt:variant>
      <vt:variant>
        <vt:i4>5</vt:i4>
      </vt:variant>
      <vt:variant>
        <vt:lpwstr/>
      </vt:variant>
      <vt:variant>
        <vt:lpwstr>_Toc223079854</vt:lpwstr>
      </vt:variant>
      <vt:variant>
        <vt:i4>1638462</vt:i4>
      </vt:variant>
      <vt:variant>
        <vt:i4>182</vt:i4>
      </vt:variant>
      <vt:variant>
        <vt:i4>0</vt:i4>
      </vt:variant>
      <vt:variant>
        <vt:i4>5</vt:i4>
      </vt:variant>
      <vt:variant>
        <vt:lpwstr/>
      </vt:variant>
      <vt:variant>
        <vt:lpwstr>_Toc223079853</vt:lpwstr>
      </vt:variant>
      <vt:variant>
        <vt:i4>1638462</vt:i4>
      </vt:variant>
      <vt:variant>
        <vt:i4>176</vt:i4>
      </vt:variant>
      <vt:variant>
        <vt:i4>0</vt:i4>
      </vt:variant>
      <vt:variant>
        <vt:i4>5</vt:i4>
      </vt:variant>
      <vt:variant>
        <vt:lpwstr/>
      </vt:variant>
      <vt:variant>
        <vt:lpwstr>_Toc223079852</vt:lpwstr>
      </vt:variant>
      <vt:variant>
        <vt:i4>1638462</vt:i4>
      </vt:variant>
      <vt:variant>
        <vt:i4>170</vt:i4>
      </vt:variant>
      <vt:variant>
        <vt:i4>0</vt:i4>
      </vt:variant>
      <vt:variant>
        <vt:i4>5</vt:i4>
      </vt:variant>
      <vt:variant>
        <vt:lpwstr/>
      </vt:variant>
      <vt:variant>
        <vt:lpwstr>_Toc223079851</vt:lpwstr>
      </vt:variant>
      <vt:variant>
        <vt:i4>1638462</vt:i4>
      </vt:variant>
      <vt:variant>
        <vt:i4>164</vt:i4>
      </vt:variant>
      <vt:variant>
        <vt:i4>0</vt:i4>
      </vt:variant>
      <vt:variant>
        <vt:i4>5</vt:i4>
      </vt:variant>
      <vt:variant>
        <vt:lpwstr/>
      </vt:variant>
      <vt:variant>
        <vt:lpwstr>_Toc223079850</vt:lpwstr>
      </vt:variant>
      <vt:variant>
        <vt:i4>1572926</vt:i4>
      </vt:variant>
      <vt:variant>
        <vt:i4>158</vt:i4>
      </vt:variant>
      <vt:variant>
        <vt:i4>0</vt:i4>
      </vt:variant>
      <vt:variant>
        <vt:i4>5</vt:i4>
      </vt:variant>
      <vt:variant>
        <vt:lpwstr/>
      </vt:variant>
      <vt:variant>
        <vt:lpwstr>_Toc223079849</vt:lpwstr>
      </vt:variant>
      <vt:variant>
        <vt:i4>1572926</vt:i4>
      </vt:variant>
      <vt:variant>
        <vt:i4>152</vt:i4>
      </vt:variant>
      <vt:variant>
        <vt:i4>0</vt:i4>
      </vt:variant>
      <vt:variant>
        <vt:i4>5</vt:i4>
      </vt:variant>
      <vt:variant>
        <vt:lpwstr/>
      </vt:variant>
      <vt:variant>
        <vt:lpwstr>_Toc223079848</vt:lpwstr>
      </vt:variant>
      <vt:variant>
        <vt:i4>1572926</vt:i4>
      </vt:variant>
      <vt:variant>
        <vt:i4>146</vt:i4>
      </vt:variant>
      <vt:variant>
        <vt:i4>0</vt:i4>
      </vt:variant>
      <vt:variant>
        <vt:i4>5</vt:i4>
      </vt:variant>
      <vt:variant>
        <vt:lpwstr/>
      </vt:variant>
      <vt:variant>
        <vt:lpwstr>_Toc223079847</vt:lpwstr>
      </vt:variant>
      <vt:variant>
        <vt:i4>1572926</vt:i4>
      </vt:variant>
      <vt:variant>
        <vt:i4>140</vt:i4>
      </vt:variant>
      <vt:variant>
        <vt:i4>0</vt:i4>
      </vt:variant>
      <vt:variant>
        <vt:i4>5</vt:i4>
      </vt:variant>
      <vt:variant>
        <vt:lpwstr/>
      </vt:variant>
      <vt:variant>
        <vt:lpwstr>_Toc223079846</vt:lpwstr>
      </vt:variant>
      <vt:variant>
        <vt:i4>1572926</vt:i4>
      </vt:variant>
      <vt:variant>
        <vt:i4>134</vt:i4>
      </vt:variant>
      <vt:variant>
        <vt:i4>0</vt:i4>
      </vt:variant>
      <vt:variant>
        <vt:i4>5</vt:i4>
      </vt:variant>
      <vt:variant>
        <vt:lpwstr/>
      </vt:variant>
      <vt:variant>
        <vt:lpwstr>_Toc223079845</vt:lpwstr>
      </vt:variant>
      <vt:variant>
        <vt:i4>1572926</vt:i4>
      </vt:variant>
      <vt:variant>
        <vt:i4>128</vt:i4>
      </vt:variant>
      <vt:variant>
        <vt:i4>0</vt:i4>
      </vt:variant>
      <vt:variant>
        <vt:i4>5</vt:i4>
      </vt:variant>
      <vt:variant>
        <vt:lpwstr/>
      </vt:variant>
      <vt:variant>
        <vt:lpwstr>_Toc223079844</vt:lpwstr>
      </vt:variant>
      <vt:variant>
        <vt:i4>1572926</vt:i4>
      </vt:variant>
      <vt:variant>
        <vt:i4>122</vt:i4>
      </vt:variant>
      <vt:variant>
        <vt:i4>0</vt:i4>
      </vt:variant>
      <vt:variant>
        <vt:i4>5</vt:i4>
      </vt:variant>
      <vt:variant>
        <vt:lpwstr/>
      </vt:variant>
      <vt:variant>
        <vt:lpwstr>_Toc223079843</vt:lpwstr>
      </vt:variant>
      <vt:variant>
        <vt:i4>1572926</vt:i4>
      </vt:variant>
      <vt:variant>
        <vt:i4>116</vt:i4>
      </vt:variant>
      <vt:variant>
        <vt:i4>0</vt:i4>
      </vt:variant>
      <vt:variant>
        <vt:i4>5</vt:i4>
      </vt:variant>
      <vt:variant>
        <vt:lpwstr/>
      </vt:variant>
      <vt:variant>
        <vt:lpwstr>_Toc223079842</vt:lpwstr>
      </vt:variant>
      <vt:variant>
        <vt:i4>1572926</vt:i4>
      </vt:variant>
      <vt:variant>
        <vt:i4>110</vt:i4>
      </vt:variant>
      <vt:variant>
        <vt:i4>0</vt:i4>
      </vt:variant>
      <vt:variant>
        <vt:i4>5</vt:i4>
      </vt:variant>
      <vt:variant>
        <vt:lpwstr/>
      </vt:variant>
      <vt:variant>
        <vt:lpwstr>_Toc223079841</vt:lpwstr>
      </vt:variant>
      <vt:variant>
        <vt:i4>1572926</vt:i4>
      </vt:variant>
      <vt:variant>
        <vt:i4>104</vt:i4>
      </vt:variant>
      <vt:variant>
        <vt:i4>0</vt:i4>
      </vt:variant>
      <vt:variant>
        <vt:i4>5</vt:i4>
      </vt:variant>
      <vt:variant>
        <vt:lpwstr/>
      </vt:variant>
      <vt:variant>
        <vt:lpwstr>_Toc223079840</vt:lpwstr>
      </vt:variant>
      <vt:variant>
        <vt:i4>2031678</vt:i4>
      </vt:variant>
      <vt:variant>
        <vt:i4>98</vt:i4>
      </vt:variant>
      <vt:variant>
        <vt:i4>0</vt:i4>
      </vt:variant>
      <vt:variant>
        <vt:i4>5</vt:i4>
      </vt:variant>
      <vt:variant>
        <vt:lpwstr/>
      </vt:variant>
      <vt:variant>
        <vt:lpwstr>_Toc223079839</vt:lpwstr>
      </vt:variant>
      <vt:variant>
        <vt:i4>2031678</vt:i4>
      </vt:variant>
      <vt:variant>
        <vt:i4>92</vt:i4>
      </vt:variant>
      <vt:variant>
        <vt:i4>0</vt:i4>
      </vt:variant>
      <vt:variant>
        <vt:i4>5</vt:i4>
      </vt:variant>
      <vt:variant>
        <vt:lpwstr/>
      </vt:variant>
      <vt:variant>
        <vt:lpwstr>_Toc223079838</vt:lpwstr>
      </vt:variant>
      <vt:variant>
        <vt:i4>2031678</vt:i4>
      </vt:variant>
      <vt:variant>
        <vt:i4>86</vt:i4>
      </vt:variant>
      <vt:variant>
        <vt:i4>0</vt:i4>
      </vt:variant>
      <vt:variant>
        <vt:i4>5</vt:i4>
      </vt:variant>
      <vt:variant>
        <vt:lpwstr/>
      </vt:variant>
      <vt:variant>
        <vt:lpwstr>_Toc223079837</vt:lpwstr>
      </vt:variant>
      <vt:variant>
        <vt:i4>2031678</vt:i4>
      </vt:variant>
      <vt:variant>
        <vt:i4>80</vt:i4>
      </vt:variant>
      <vt:variant>
        <vt:i4>0</vt:i4>
      </vt:variant>
      <vt:variant>
        <vt:i4>5</vt:i4>
      </vt:variant>
      <vt:variant>
        <vt:lpwstr/>
      </vt:variant>
      <vt:variant>
        <vt:lpwstr>_Toc223079836</vt:lpwstr>
      </vt:variant>
      <vt:variant>
        <vt:i4>2031678</vt:i4>
      </vt:variant>
      <vt:variant>
        <vt:i4>74</vt:i4>
      </vt:variant>
      <vt:variant>
        <vt:i4>0</vt:i4>
      </vt:variant>
      <vt:variant>
        <vt:i4>5</vt:i4>
      </vt:variant>
      <vt:variant>
        <vt:lpwstr/>
      </vt:variant>
      <vt:variant>
        <vt:lpwstr>_Toc223079835</vt:lpwstr>
      </vt:variant>
      <vt:variant>
        <vt:i4>2031678</vt:i4>
      </vt:variant>
      <vt:variant>
        <vt:i4>68</vt:i4>
      </vt:variant>
      <vt:variant>
        <vt:i4>0</vt:i4>
      </vt:variant>
      <vt:variant>
        <vt:i4>5</vt:i4>
      </vt:variant>
      <vt:variant>
        <vt:lpwstr/>
      </vt:variant>
      <vt:variant>
        <vt:lpwstr>_Toc223079834</vt:lpwstr>
      </vt:variant>
      <vt:variant>
        <vt:i4>2031678</vt:i4>
      </vt:variant>
      <vt:variant>
        <vt:i4>62</vt:i4>
      </vt:variant>
      <vt:variant>
        <vt:i4>0</vt:i4>
      </vt:variant>
      <vt:variant>
        <vt:i4>5</vt:i4>
      </vt:variant>
      <vt:variant>
        <vt:lpwstr/>
      </vt:variant>
      <vt:variant>
        <vt:lpwstr>_Toc223079833</vt:lpwstr>
      </vt:variant>
      <vt:variant>
        <vt:i4>2031678</vt:i4>
      </vt:variant>
      <vt:variant>
        <vt:i4>56</vt:i4>
      </vt:variant>
      <vt:variant>
        <vt:i4>0</vt:i4>
      </vt:variant>
      <vt:variant>
        <vt:i4>5</vt:i4>
      </vt:variant>
      <vt:variant>
        <vt:lpwstr/>
      </vt:variant>
      <vt:variant>
        <vt:lpwstr>_Toc223079832</vt:lpwstr>
      </vt:variant>
      <vt:variant>
        <vt:i4>2031678</vt:i4>
      </vt:variant>
      <vt:variant>
        <vt:i4>50</vt:i4>
      </vt:variant>
      <vt:variant>
        <vt:i4>0</vt:i4>
      </vt:variant>
      <vt:variant>
        <vt:i4>5</vt:i4>
      </vt:variant>
      <vt:variant>
        <vt:lpwstr/>
      </vt:variant>
      <vt:variant>
        <vt:lpwstr>_Toc223079831</vt:lpwstr>
      </vt:variant>
      <vt:variant>
        <vt:i4>2031678</vt:i4>
      </vt:variant>
      <vt:variant>
        <vt:i4>44</vt:i4>
      </vt:variant>
      <vt:variant>
        <vt:i4>0</vt:i4>
      </vt:variant>
      <vt:variant>
        <vt:i4>5</vt:i4>
      </vt:variant>
      <vt:variant>
        <vt:lpwstr/>
      </vt:variant>
      <vt:variant>
        <vt:lpwstr>_Toc223079830</vt:lpwstr>
      </vt:variant>
      <vt:variant>
        <vt:i4>1966142</vt:i4>
      </vt:variant>
      <vt:variant>
        <vt:i4>38</vt:i4>
      </vt:variant>
      <vt:variant>
        <vt:i4>0</vt:i4>
      </vt:variant>
      <vt:variant>
        <vt:i4>5</vt:i4>
      </vt:variant>
      <vt:variant>
        <vt:lpwstr/>
      </vt:variant>
      <vt:variant>
        <vt:lpwstr>_Toc223079829</vt:lpwstr>
      </vt:variant>
      <vt:variant>
        <vt:i4>1966142</vt:i4>
      </vt:variant>
      <vt:variant>
        <vt:i4>32</vt:i4>
      </vt:variant>
      <vt:variant>
        <vt:i4>0</vt:i4>
      </vt:variant>
      <vt:variant>
        <vt:i4>5</vt:i4>
      </vt:variant>
      <vt:variant>
        <vt:lpwstr/>
      </vt:variant>
      <vt:variant>
        <vt:lpwstr>_Toc223079828</vt:lpwstr>
      </vt:variant>
      <vt:variant>
        <vt:i4>1966142</vt:i4>
      </vt:variant>
      <vt:variant>
        <vt:i4>26</vt:i4>
      </vt:variant>
      <vt:variant>
        <vt:i4>0</vt:i4>
      </vt:variant>
      <vt:variant>
        <vt:i4>5</vt:i4>
      </vt:variant>
      <vt:variant>
        <vt:lpwstr/>
      </vt:variant>
      <vt:variant>
        <vt:lpwstr>_Toc223079827</vt:lpwstr>
      </vt:variant>
      <vt:variant>
        <vt:i4>1966142</vt:i4>
      </vt:variant>
      <vt:variant>
        <vt:i4>20</vt:i4>
      </vt:variant>
      <vt:variant>
        <vt:i4>0</vt:i4>
      </vt:variant>
      <vt:variant>
        <vt:i4>5</vt:i4>
      </vt:variant>
      <vt:variant>
        <vt:lpwstr/>
      </vt:variant>
      <vt:variant>
        <vt:lpwstr>_Toc223079826</vt:lpwstr>
      </vt:variant>
      <vt:variant>
        <vt:i4>1966142</vt:i4>
      </vt:variant>
      <vt:variant>
        <vt:i4>14</vt:i4>
      </vt:variant>
      <vt:variant>
        <vt:i4>0</vt:i4>
      </vt:variant>
      <vt:variant>
        <vt:i4>5</vt:i4>
      </vt:variant>
      <vt:variant>
        <vt:lpwstr/>
      </vt:variant>
      <vt:variant>
        <vt:lpwstr>_Toc223079825</vt:lpwstr>
      </vt:variant>
      <vt:variant>
        <vt:i4>1966142</vt:i4>
      </vt:variant>
      <vt:variant>
        <vt:i4>8</vt:i4>
      </vt:variant>
      <vt:variant>
        <vt:i4>0</vt:i4>
      </vt:variant>
      <vt:variant>
        <vt:i4>5</vt:i4>
      </vt:variant>
      <vt:variant>
        <vt:lpwstr/>
      </vt:variant>
      <vt:variant>
        <vt:lpwstr>_Toc223079824</vt:lpwstr>
      </vt:variant>
      <vt:variant>
        <vt:i4>1966142</vt:i4>
      </vt:variant>
      <vt:variant>
        <vt:i4>2</vt:i4>
      </vt:variant>
      <vt:variant>
        <vt:i4>0</vt:i4>
      </vt:variant>
      <vt:variant>
        <vt:i4>5</vt:i4>
      </vt:variant>
      <vt:variant>
        <vt:lpwstr/>
      </vt:variant>
      <vt:variant>
        <vt:lpwstr>_Toc223079823</vt:lpwstr>
      </vt:variant>
      <vt:variant>
        <vt:i4>393219</vt:i4>
      </vt:variant>
      <vt:variant>
        <vt:i4>6</vt:i4>
      </vt:variant>
      <vt:variant>
        <vt:i4>0</vt:i4>
      </vt:variant>
      <vt:variant>
        <vt:i4>5</vt:i4>
      </vt:variant>
      <vt:variant>
        <vt:lpwstr>http://www.sos.state.co.us/CCR/Welcome.do</vt:lpwstr>
      </vt:variant>
      <vt:variant>
        <vt:lpwstr/>
      </vt:variant>
      <vt:variant>
        <vt:i4>393219</vt:i4>
      </vt:variant>
      <vt:variant>
        <vt:i4>3</vt:i4>
      </vt:variant>
      <vt:variant>
        <vt:i4>0</vt:i4>
      </vt:variant>
      <vt:variant>
        <vt:i4>5</vt:i4>
      </vt:variant>
      <vt:variant>
        <vt:lpwstr>http://www.sos.state.co.us/CCR/Welcome.do</vt:lpwstr>
      </vt:variant>
      <vt:variant>
        <vt:lpwstr/>
      </vt:variant>
      <vt:variant>
        <vt:i4>393219</vt:i4>
      </vt:variant>
      <vt:variant>
        <vt:i4>0</vt:i4>
      </vt:variant>
      <vt:variant>
        <vt:i4>0</vt:i4>
      </vt:variant>
      <vt:variant>
        <vt:i4>5</vt:i4>
      </vt:variant>
      <vt:variant>
        <vt:lpwstr>http://www.sos.state.co.us/CCR/Welcome.do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2026-07-06T13:15:00Z</dcterms:created>
  <dcterms:modified xsi:type="dcterms:W3CDTF">2026-07-10T14:17:00Z</dcterms:modified>
</cp:coreProperties>
</file>