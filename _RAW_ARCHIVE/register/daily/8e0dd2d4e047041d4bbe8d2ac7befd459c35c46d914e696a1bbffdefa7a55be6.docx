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4FCE" w14:textId="77777777" w:rsidR="003502B6" w:rsidRPr="00344232" w:rsidRDefault="003502B6" w:rsidP="00344232">
      <w:pPr>
        <w:pStyle w:val="upar1"/>
        <w:rPr>
          <w:b/>
          <w:bCs/>
        </w:rPr>
      </w:pPr>
      <w:r w:rsidRPr="00344232">
        <w:rPr>
          <w:b/>
          <w:bCs/>
        </w:rPr>
        <w:t>DEPARTMENT OF PUBLIC HEALTH AND ENVIRONMENT</w:t>
      </w:r>
    </w:p>
    <w:p w14:paraId="7A437CE8" w14:textId="77777777" w:rsidR="003502B6" w:rsidRPr="00344232" w:rsidRDefault="003502B6" w:rsidP="00344232">
      <w:pPr>
        <w:pStyle w:val="upar1"/>
        <w:rPr>
          <w:b/>
          <w:bCs/>
        </w:rPr>
      </w:pPr>
      <w:r w:rsidRPr="00344232">
        <w:rPr>
          <w:b/>
          <w:bCs/>
        </w:rPr>
        <w:t>Air Quality Control Commission</w:t>
      </w:r>
    </w:p>
    <w:p w14:paraId="0A1BBFC7" w14:textId="77777777" w:rsidR="008634FC" w:rsidRDefault="003502B6" w:rsidP="00344232">
      <w:pPr>
        <w:pStyle w:val="Heading1"/>
      </w:pPr>
      <w:r w:rsidRPr="00B060C4">
        <w:t>REGULATION NUMBER 8</w:t>
      </w:r>
    </w:p>
    <w:p w14:paraId="6598F38E" w14:textId="77777777" w:rsidR="003502B6" w:rsidRPr="00B060C4" w:rsidRDefault="00B060C4" w:rsidP="00344232">
      <w:pPr>
        <w:pStyle w:val="Heading1"/>
      </w:pPr>
      <w:r w:rsidRPr="00640123">
        <w:t>CONT</w:t>
      </w:r>
      <w:r>
        <w:t>ROL OF HAZARDOUS AIR POLLUTANTS</w:t>
      </w:r>
    </w:p>
    <w:p w14:paraId="37C48C9E" w14:textId="77777777" w:rsidR="003502B6" w:rsidRPr="00640123" w:rsidRDefault="003502B6" w:rsidP="003502B6">
      <w:pPr>
        <w:pStyle w:val="upar1"/>
        <w:rPr>
          <w:b/>
          <w:i/>
          <w:iCs/>
        </w:rPr>
      </w:pPr>
      <w:r w:rsidRPr="00640123">
        <w:rPr>
          <w:b/>
        </w:rPr>
        <w:t>5 CCR 1001-10</w:t>
      </w:r>
    </w:p>
    <w:p w14:paraId="0A5350CF" w14:textId="77777777" w:rsidR="003502B6" w:rsidRPr="00701B49" w:rsidRDefault="003502B6" w:rsidP="003502B6">
      <w:pPr>
        <w:pStyle w:val="Footnote"/>
        <w:rPr>
          <w:i/>
        </w:rPr>
      </w:pPr>
      <w:r w:rsidRPr="00701B49">
        <w:rPr>
          <w:i/>
        </w:rPr>
        <w:t>[Editor’s Notes follow the text of the rules at the end of this CCR Document.]</w:t>
      </w:r>
    </w:p>
    <w:p w14:paraId="394FCCA6" w14:textId="77777777" w:rsidR="003502B6" w:rsidRDefault="008A3D33" w:rsidP="003502B6">
      <w:pPr>
        <w:pStyle w:val="upar1"/>
      </w:pPr>
      <w:r w:rsidRPr="008A3D33">
        <w:t>_________________________________________________________________________</w:t>
      </w:r>
    </w:p>
    <w:p w14:paraId="456ABFAA" w14:textId="77777777" w:rsidR="00692F97" w:rsidRDefault="00692F97" w:rsidP="00344232">
      <w:pPr>
        <w:pStyle w:val="Heading2"/>
      </w:pPr>
      <w:r>
        <w:t>Outline of Regulation</w:t>
      </w:r>
    </w:p>
    <w:p w14:paraId="2B47C1EA" w14:textId="77777777" w:rsidR="00692F97" w:rsidRDefault="00692F97" w:rsidP="00692F97">
      <w:pPr>
        <w:pStyle w:val="par1"/>
      </w:pPr>
      <w:r>
        <w:t>PART A</w:t>
      </w:r>
      <w:r>
        <w:tab/>
        <w:t>National Emission Standards for Hazardous Air Pollutants (NESHAP)</w:t>
      </w:r>
    </w:p>
    <w:p w14:paraId="7AE6E9B9" w14:textId="77777777" w:rsidR="00692F97" w:rsidRDefault="00692F97" w:rsidP="00692F97">
      <w:pPr>
        <w:pStyle w:val="par1"/>
      </w:pPr>
      <w:r>
        <w:t>PART B</w:t>
      </w:r>
      <w:r>
        <w:tab/>
        <w:t>Asbestos Control</w:t>
      </w:r>
    </w:p>
    <w:p w14:paraId="07A1557F" w14:textId="77777777" w:rsidR="00692F97" w:rsidRDefault="00692F97" w:rsidP="00692F97">
      <w:pPr>
        <w:pStyle w:val="par1"/>
      </w:pPr>
      <w:r>
        <w:t>PART C</w:t>
      </w:r>
      <w:r>
        <w:tab/>
        <w:t>Colorado State Standards for Hazardous Pollutants</w:t>
      </w:r>
    </w:p>
    <w:p w14:paraId="5359A335" w14:textId="77777777" w:rsidR="00692F97" w:rsidRDefault="00692F97" w:rsidP="00692F97">
      <w:pPr>
        <w:pStyle w:val="par1"/>
      </w:pPr>
      <w:r>
        <w:t>PART D</w:t>
      </w:r>
      <w:r>
        <w:tab/>
        <w:t>Compliance Extensions for Early Reductions of Hazardous Air Pollutants</w:t>
      </w:r>
    </w:p>
    <w:p w14:paraId="30D6F954" w14:textId="77777777" w:rsidR="00692F97" w:rsidRDefault="00692F97" w:rsidP="00692F97">
      <w:pPr>
        <w:pStyle w:val="par1"/>
      </w:pPr>
      <w:r>
        <w:t>PART E</w:t>
      </w:r>
      <w:r>
        <w:tab/>
        <w:t>Federal Maximum Achievable Control Technology (MACT)</w:t>
      </w:r>
    </w:p>
    <w:p w14:paraId="4227D386" w14:textId="77777777" w:rsidR="00692F97" w:rsidRDefault="00692F97" w:rsidP="00692F97">
      <w:pPr>
        <w:pStyle w:val="upar1"/>
      </w:pPr>
      <w:r>
        <w:t>_________________________________________________________________________</w:t>
      </w:r>
    </w:p>
    <w:p w14:paraId="0CEA8483" w14:textId="77777777" w:rsidR="00692F97" w:rsidRDefault="00692F97" w:rsidP="00344232">
      <w:pPr>
        <w:pStyle w:val="Heading2"/>
      </w:pPr>
      <w:r>
        <w:t>PART A</w:t>
      </w:r>
      <w:r>
        <w:tab/>
        <w:t>National Emission Standards for Hazardous Air Pollutants (NESHAP)</w:t>
      </w:r>
    </w:p>
    <w:p w14:paraId="1BEA5E59" w14:textId="77777777" w:rsidR="00692F97" w:rsidRDefault="00692F97" w:rsidP="00344232">
      <w:pPr>
        <w:pStyle w:val="Heading3"/>
      </w:pPr>
      <w:r>
        <w:t>I.</w:t>
      </w:r>
      <w:r>
        <w:tab/>
        <w:t>National Emission Standards for Hazardous Air Pollutants</w:t>
      </w:r>
    </w:p>
    <w:p w14:paraId="09323E1F" w14:textId="77777777" w:rsidR="00692F97" w:rsidRDefault="00692F97" w:rsidP="00692F97">
      <w:pPr>
        <w:pStyle w:val="upar1"/>
      </w:pPr>
      <w:r>
        <w:t xml:space="preserve">The provisions of Part 61, Chapter I, Title 40, of the Code of Federal Regulations (CFR), promulgated by the U.S. Environmental Protection Agency listed in this section are hereby incorporated by reference by the Air Quality Control Commission and made a part of the Colorado Air Quality Control Commission Regulations. Materials incorporated by reference are those in existence as of the dates indicated and do not include later amendments. The material incorporated by reference is available for public inspection during regular business hours at the Office of the Commission located at 4300 Cherry Creek Drive South, Denver, Colorado 80246. Parties wishing to inspect these materials should contact the Technical Secretary of the Commission, located at the Office of the Commission. The material incorporated by reference is also available through the United States Government Printing Office, online at </w:t>
      </w:r>
      <w:r w:rsidRPr="00692F97">
        <w:t>www.gpo.gov/fdsys</w:t>
      </w:r>
      <w:r>
        <w:t>.</w:t>
      </w:r>
    </w:p>
    <w:p w14:paraId="6785F12B" w14:textId="77777777" w:rsidR="00692F97" w:rsidRDefault="00692F97" w:rsidP="00692F97">
      <w:pPr>
        <w:pStyle w:val="upar1"/>
      </w:pPr>
      <w:r>
        <w:t xml:space="preserve">All new sources of air pollution and all modified or reconstructed sources of air pollution shall comply with the standards, criteria, and requirements set forth herein. </w:t>
      </w:r>
      <w:proofErr w:type="gramStart"/>
      <w:r>
        <w:t>For the purpose of</w:t>
      </w:r>
      <w:proofErr w:type="gramEnd"/>
      <w:r>
        <w:t xml:space="preserve"> this regulation </w:t>
      </w:r>
      <w:r w:rsidR="006D335D" w:rsidRPr="006D335D">
        <w:t>“</w:t>
      </w:r>
      <w:r>
        <w:t>Administrator</w:t>
      </w:r>
      <w:r w:rsidR="006D335D" w:rsidRPr="006D335D">
        <w:t>”</w:t>
      </w:r>
      <w:r>
        <w:t xml:space="preserve"> shall mean both the Administrator of the Environmental Protection Agency or his/her authorized representative and the Colorado Air Pollution Control Division.</w:t>
      </w:r>
    </w:p>
    <w:p w14:paraId="1881EA85" w14:textId="74D7A4DE" w:rsidR="006372DE" w:rsidRDefault="006372DE" w:rsidP="006372DE">
      <w:pPr>
        <w:pStyle w:val="par1"/>
      </w:pPr>
      <w:r>
        <w:lastRenderedPageBreak/>
        <w:t>Subpart A</w:t>
      </w:r>
      <w:r>
        <w:tab/>
        <w:t>General Provisions 40 C.F.R. Part 61 (July 1, 2025).</w:t>
      </w:r>
    </w:p>
    <w:p w14:paraId="4B0EB95F" w14:textId="77777777" w:rsidR="006372DE" w:rsidRDefault="006372DE" w:rsidP="006372DE">
      <w:pPr>
        <w:pStyle w:val="par1"/>
      </w:pPr>
      <w:r>
        <w:t>Subpart B</w:t>
      </w:r>
      <w:r>
        <w:tab/>
        <w:t>Repealed – Reserved for National Emission Standards for Radon Emissions from Underground Uranium Mines 40 C.F.R. Part 61.</w:t>
      </w:r>
    </w:p>
    <w:p w14:paraId="0EEA4F2D" w14:textId="77777777" w:rsidR="006372DE" w:rsidRDefault="006372DE" w:rsidP="006372DE">
      <w:pPr>
        <w:pStyle w:val="par1"/>
      </w:pPr>
      <w:r>
        <w:t>Subpart C</w:t>
      </w:r>
      <w:r>
        <w:tab/>
        <w:t xml:space="preserve">National Emission Standard for Beryllium 40 C.F.R. Part 61 (July 1, </w:t>
      </w:r>
      <w:del w:id="0" w:author="Author">
        <w:r w:rsidDel="00EB7F0C">
          <w:delText>2025</w:delText>
        </w:r>
      </w:del>
      <w:ins w:id="1" w:author="Author">
        <w:r w:rsidR="00EB7F0C">
          <w:t>2026</w:t>
        </w:r>
      </w:ins>
      <w:r>
        <w:t>).</w:t>
      </w:r>
    </w:p>
    <w:p w14:paraId="4DEC26C5" w14:textId="77777777" w:rsidR="006372DE" w:rsidRDefault="006372DE" w:rsidP="006372DE">
      <w:pPr>
        <w:pStyle w:val="par1"/>
      </w:pPr>
      <w:r>
        <w:t>Subpart D</w:t>
      </w:r>
      <w:r>
        <w:tab/>
        <w:t xml:space="preserve">National Emission Standard for Beryllium Rocket Motor Firing 40 C.F.R. Part 61 (July 1, </w:t>
      </w:r>
      <w:del w:id="2" w:author="Author">
        <w:r w:rsidRPr="00C764F3" w:rsidDel="00C764F3">
          <w:delText>2025</w:delText>
        </w:r>
      </w:del>
      <w:ins w:id="3" w:author="Author">
        <w:r w:rsidR="00C764F3">
          <w:t>2026</w:t>
        </w:r>
      </w:ins>
      <w:r>
        <w:t>).</w:t>
      </w:r>
      <w:ins w:id="4" w:author="Author">
        <w:r w:rsidR="00287E9B">
          <w:t xml:space="preserve"> </w:t>
        </w:r>
      </w:ins>
    </w:p>
    <w:p w14:paraId="779840F5" w14:textId="77777777" w:rsidR="006372DE" w:rsidRDefault="006372DE" w:rsidP="006372DE">
      <w:pPr>
        <w:pStyle w:val="par1"/>
      </w:pPr>
      <w:r>
        <w:t>Subpart E</w:t>
      </w:r>
      <w:r>
        <w:tab/>
        <w:t xml:space="preserve">National Emission Standard for Mercury 40 C.F.R. Part 61 (July 1, </w:t>
      </w:r>
      <w:del w:id="5" w:author="Author">
        <w:r w:rsidDel="00EB7F0C">
          <w:delText>2025</w:delText>
        </w:r>
      </w:del>
      <w:ins w:id="6" w:author="Author">
        <w:r w:rsidR="00EB7F0C">
          <w:t>2026</w:t>
        </w:r>
      </w:ins>
      <w:r>
        <w:t>).</w:t>
      </w:r>
    </w:p>
    <w:p w14:paraId="2700FEB3" w14:textId="77777777" w:rsidR="006372DE" w:rsidRDefault="006372DE" w:rsidP="006372DE">
      <w:pPr>
        <w:pStyle w:val="par1"/>
      </w:pPr>
      <w:r>
        <w:t>Subpart F</w:t>
      </w:r>
      <w:r>
        <w:tab/>
        <w:t xml:space="preserve">National Emission Standard for Vinyl Chloride 40 C.F.R. Part 61 (July 1, </w:t>
      </w:r>
      <w:del w:id="7" w:author="Author">
        <w:r w:rsidDel="00EB7F0C">
          <w:delText>2023</w:delText>
        </w:r>
      </w:del>
      <w:ins w:id="8" w:author="Author">
        <w:r w:rsidR="00EB7F0C">
          <w:t>2026</w:t>
        </w:r>
      </w:ins>
      <w:r>
        <w:t>).</w:t>
      </w:r>
    </w:p>
    <w:p w14:paraId="6C37F111" w14:textId="77777777" w:rsidR="006372DE" w:rsidRDefault="006372DE" w:rsidP="006372DE">
      <w:pPr>
        <w:pStyle w:val="par1"/>
      </w:pPr>
      <w:r>
        <w:t>Subpart H</w:t>
      </w:r>
      <w:r>
        <w:tab/>
        <w:t>Repealed – Reserved for National Emission Standards for Emissions of Radionuclides Other Than Radon from Department of Energy Facilities 40 C.F.R. Part 61.</w:t>
      </w:r>
    </w:p>
    <w:p w14:paraId="3928036D" w14:textId="77777777" w:rsidR="006372DE" w:rsidRDefault="006372DE" w:rsidP="006372DE">
      <w:pPr>
        <w:pStyle w:val="par1"/>
      </w:pPr>
      <w:r>
        <w:t>Subpart J</w:t>
      </w:r>
      <w:r>
        <w:tab/>
        <w:t xml:space="preserve">National Emission Standard for Equipment leaks (fugitive Emission sources) of Benzene 40 C.F.R. Part 61 (July 1, </w:t>
      </w:r>
      <w:del w:id="9" w:author="Author">
        <w:r w:rsidDel="00EB7F0C">
          <w:delText>2025</w:delText>
        </w:r>
      </w:del>
      <w:ins w:id="10" w:author="Author">
        <w:r w:rsidR="00EB7F0C">
          <w:t>2026</w:t>
        </w:r>
      </w:ins>
      <w:r>
        <w:t>).</w:t>
      </w:r>
    </w:p>
    <w:p w14:paraId="4F1835F4" w14:textId="77777777" w:rsidR="006372DE" w:rsidRDefault="006372DE" w:rsidP="006372DE">
      <w:pPr>
        <w:pStyle w:val="par1"/>
      </w:pPr>
      <w:r>
        <w:t>Subpart K</w:t>
      </w:r>
      <w:r>
        <w:tab/>
        <w:t>Repealed – Reserved for National Emission Standards for Radionuclide Emissions from Elemental Phosphorous Plants 40 C.F.R. Part 61.</w:t>
      </w:r>
    </w:p>
    <w:p w14:paraId="6EDAA4CF" w14:textId="77777777" w:rsidR="006372DE" w:rsidRDefault="006372DE" w:rsidP="006372DE">
      <w:pPr>
        <w:pStyle w:val="par1"/>
      </w:pPr>
      <w:r>
        <w:t>Subpart L</w:t>
      </w:r>
      <w:r>
        <w:tab/>
        <w:t xml:space="preserve">National Emission Standard for Benzene Emissions from Coke By-Product Recovery Plants 40 C.F.R. Part 61 (July 1, </w:t>
      </w:r>
      <w:del w:id="11" w:author="Author">
        <w:r w:rsidDel="00EB7F0C">
          <w:delText>2025</w:delText>
        </w:r>
      </w:del>
      <w:ins w:id="12" w:author="Author">
        <w:r w:rsidR="00EB7F0C">
          <w:t>2026</w:t>
        </w:r>
      </w:ins>
      <w:r>
        <w:t>).</w:t>
      </w:r>
    </w:p>
    <w:p w14:paraId="54F18ADD" w14:textId="77777777" w:rsidR="006372DE" w:rsidRDefault="006372DE" w:rsidP="006372DE">
      <w:pPr>
        <w:pStyle w:val="par1"/>
      </w:pPr>
      <w:r>
        <w:t>Subpart N</w:t>
      </w:r>
      <w:r>
        <w:tab/>
        <w:t xml:space="preserve">National Emission Standard for Inorganic Arsenic Emissions from Glass Manufacturing Plants 40 C.F.R. Part 61 (July 1, </w:t>
      </w:r>
      <w:del w:id="13" w:author="Author">
        <w:r w:rsidDel="00EB7F0C">
          <w:delText>2025</w:delText>
        </w:r>
      </w:del>
      <w:ins w:id="14" w:author="Author">
        <w:r w:rsidR="00EB7F0C">
          <w:t>2026</w:t>
        </w:r>
      </w:ins>
      <w:r>
        <w:t>).</w:t>
      </w:r>
    </w:p>
    <w:p w14:paraId="51692F41" w14:textId="77777777" w:rsidR="006372DE" w:rsidRDefault="006372DE" w:rsidP="006372DE">
      <w:pPr>
        <w:pStyle w:val="par1"/>
      </w:pPr>
      <w:r>
        <w:t>Subpart O</w:t>
      </w:r>
      <w:r>
        <w:tab/>
        <w:t xml:space="preserve">National Emission Standard for Inorganic Arsenic Emissions from Primary Copper Smelters 40 C.F.R. Part 61 (July 1, </w:t>
      </w:r>
      <w:del w:id="15" w:author="Author">
        <w:r w:rsidDel="00EB7F0C">
          <w:delText>2023</w:delText>
        </w:r>
      </w:del>
      <w:ins w:id="16" w:author="Author">
        <w:r w:rsidR="00EB7F0C">
          <w:t>2026</w:t>
        </w:r>
      </w:ins>
      <w:r>
        <w:t>).</w:t>
      </w:r>
    </w:p>
    <w:p w14:paraId="4B46AAD4" w14:textId="77777777" w:rsidR="006372DE" w:rsidRDefault="006372DE" w:rsidP="006372DE">
      <w:pPr>
        <w:pStyle w:val="par1"/>
      </w:pPr>
      <w:r>
        <w:t>Subpart P</w:t>
      </w:r>
      <w:r>
        <w:tab/>
        <w:t xml:space="preserve">National Emission Standard for Inorganic Arsenic Emissions from Arsenic </w:t>
      </w:r>
      <w:proofErr w:type="spellStart"/>
      <w:r>
        <w:t>Trioside</w:t>
      </w:r>
      <w:proofErr w:type="spellEnd"/>
      <w:r>
        <w:t xml:space="preserve"> and Metallic Arsenic Production Facilities 40 C.F.R. Part 61 (July 1, </w:t>
      </w:r>
      <w:del w:id="17" w:author="Author">
        <w:r w:rsidDel="00EB7F0C">
          <w:delText>2025</w:delText>
        </w:r>
      </w:del>
      <w:ins w:id="18" w:author="Author">
        <w:r w:rsidR="00EB7F0C">
          <w:t>2026</w:t>
        </w:r>
      </w:ins>
      <w:r>
        <w:t>).</w:t>
      </w:r>
    </w:p>
    <w:p w14:paraId="7114552A" w14:textId="77777777" w:rsidR="006372DE" w:rsidRDefault="006372DE" w:rsidP="006372DE">
      <w:pPr>
        <w:pStyle w:val="par1"/>
      </w:pPr>
      <w:r>
        <w:t>Subpart Q</w:t>
      </w:r>
      <w:r>
        <w:tab/>
        <w:t>Repealed – Reserved for National Emission Standards for Radon Emissions from Department of Energy Facilities 40 C.F.R. Part 61.</w:t>
      </w:r>
    </w:p>
    <w:p w14:paraId="34141768" w14:textId="77777777" w:rsidR="006372DE" w:rsidRDefault="006372DE" w:rsidP="006372DE">
      <w:pPr>
        <w:pStyle w:val="par1"/>
      </w:pPr>
      <w:r>
        <w:t>Subpart R</w:t>
      </w:r>
      <w:r>
        <w:tab/>
        <w:t xml:space="preserve">Repealed – Reserved for National Emission Standards for Radon Emissions from </w:t>
      </w:r>
      <w:proofErr w:type="spellStart"/>
      <w:r>
        <w:t>Phosphogypsum</w:t>
      </w:r>
      <w:proofErr w:type="spellEnd"/>
      <w:r>
        <w:t xml:space="preserve"> Stacks, 40 C.F.R. Part 61.</w:t>
      </w:r>
    </w:p>
    <w:p w14:paraId="01D2C109" w14:textId="77777777" w:rsidR="006372DE" w:rsidRDefault="006372DE" w:rsidP="006372DE">
      <w:pPr>
        <w:pStyle w:val="par1"/>
      </w:pPr>
      <w:r>
        <w:lastRenderedPageBreak/>
        <w:t>Subpart T</w:t>
      </w:r>
      <w:r>
        <w:tab/>
        <w:t>Repealed – Reserved for National Emission Standards for Radon Emissions from the Disposal of Uranium Mill Tailings 40 C.F.R. Part 61.</w:t>
      </w:r>
    </w:p>
    <w:p w14:paraId="0D4417FE" w14:textId="77777777" w:rsidR="006372DE" w:rsidRDefault="006372DE" w:rsidP="006372DE">
      <w:pPr>
        <w:pStyle w:val="par1"/>
      </w:pPr>
      <w:r>
        <w:t>Subpart V</w:t>
      </w:r>
      <w:r>
        <w:tab/>
        <w:t xml:space="preserve">National Emission Standard for Equipment Leaks (Fugitive Emission Sources) 40 C.F.R. Part 61 (July 1, </w:t>
      </w:r>
      <w:del w:id="19" w:author="Author">
        <w:r w:rsidDel="00EB7F0C">
          <w:delText>2025</w:delText>
        </w:r>
      </w:del>
      <w:ins w:id="20" w:author="Author">
        <w:r w:rsidR="00EB7F0C">
          <w:t>2026</w:t>
        </w:r>
      </w:ins>
      <w:r>
        <w:t>).</w:t>
      </w:r>
    </w:p>
    <w:p w14:paraId="085914B7" w14:textId="77777777" w:rsidR="006372DE" w:rsidRDefault="006372DE" w:rsidP="006372DE">
      <w:pPr>
        <w:pStyle w:val="par1"/>
      </w:pPr>
      <w:r>
        <w:t>Subpart W</w:t>
      </w:r>
      <w:r>
        <w:tab/>
        <w:t>Repealed – Reserved for National Emission Standards for Radon Emissions from Operating Mill Tailings 40 C.F.R. Part 61.</w:t>
      </w:r>
    </w:p>
    <w:p w14:paraId="5C7C65BE" w14:textId="77777777" w:rsidR="006372DE" w:rsidRDefault="006372DE" w:rsidP="006372DE">
      <w:pPr>
        <w:pStyle w:val="par1"/>
      </w:pPr>
      <w:r>
        <w:t>Subpart Y</w:t>
      </w:r>
      <w:r>
        <w:tab/>
        <w:t xml:space="preserve">National Emission Standard for Benzene Emissions from Benzene Storage Vessels 40 C.F.R. Part 61 (July 1, </w:t>
      </w:r>
      <w:del w:id="21" w:author="Author">
        <w:r w:rsidDel="00EB7F0C">
          <w:delText>2025</w:delText>
        </w:r>
      </w:del>
      <w:ins w:id="22" w:author="Author">
        <w:r w:rsidR="00EB7F0C">
          <w:t>2026</w:t>
        </w:r>
      </w:ins>
      <w:r>
        <w:t>).</w:t>
      </w:r>
    </w:p>
    <w:p w14:paraId="2B582097" w14:textId="77777777" w:rsidR="006372DE" w:rsidRDefault="006372DE" w:rsidP="006372DE">
      <w:pPr>
        <w:pStyle w:val="par1"/>
      </w:pPr>
      <w:r>
        <w:t>Subpart BB</w:t>
      </w:r>
      <w:r>
        <w:tab/>
        <w:t xml:space="preserve">National Emission Standard for Benzene Emissions from Benzene Transfer Operations 40 C.F.R. Part 61 (July 1, </w:t>
      </w:r>
      <w:del w:id="23" w:author="Author">
        <w:r w:rsidDel="00EB7F0C">
          <w:delText>2025</w:delText>
        </w:r>
      </w:del>
      <w:ins w:id="24" w:author="Author">
        <w:r w:rsidR="00EB7F0C">
          <w:t>2026</w:t>
        </w:r>
      </w:ins>
      <w:r>
        <w:t>).</w:t>
      </w:r>
    </w:p>
    <w:p w14:paraId="6EE70962" w14:textId="77777777" w:rsidR="00B363F4" w:rsidRDefault="006372DE" w:rsidP="00B363F4">
      <w:pPr>
        <w:pStyle w:val="par1"/>
      </w:pPr>
      <w:r>
        <w:t>Subpart FF</w:t>
      </w:r>
      <w:r>
        <w:tab/>
        <w:t xml:space="preserve">National Emission Standard for Benzene Waste Operations 40 C.F.R. Part 61 (July 1, </w:t>
      </w:r>
      <w:del w:id="25" w:author="Author">
        <w:r w:rsidDel="00EB7F0C">
          <w:delText>2025</w:delText>
        </w:r>
      </w:del>
      <w:ins w:id="26" w:author="Author">
        <w:r w:rsidR="00EB7F0C">
          <w:t>2026</w:t>
        </w:r>
      </w:ins>
      <w:r>
        <w:t>).</w:t>
      </w:r>
    </w:p>
    <w:p w14:paraId="305FEE36" w14:textId="77777777" w:rsidR="00B363F4" w:rsidRDefault="00B363F4" w:rsidP="00B363F4">
      <w:pPr>
        <w:pStyle w:val="par1"/>
      </w:pPr>
    </w:p>
    <w:p w14:paraId="6B425FF6" w14:textId="77777777" w:rsidR="006372DE" w:rsidRDefault="006372DE" w:rsidP="006372DE">
      <w:pPr>
        <w:pStyle w:val="upar1"/>
      </w:pPr>
    </w:p>
    <w:p w14:paraId="6C68521B" w14:textId="77777777" w:rsidR="006372DE" w:rsidRPr="006372DE" w:rsidRDefault="006372DE" w:rsidP="006372DE">
      <w:pPr>
        <w:pStyle w:val="upar1"/>
        <w:rPr>
          <w:u w:val="single"/>
        </w:rPr>
      </w:pPr>
      <w:r w:rsidRPr="006372DE">
        <w:rPr>
          <w:u w:val="single"/>
        </w:rPr>
        <w:t>Specific Statutory Authority</w:t>
      </w:r>
    </w:p>
    <w:p w14:paraId="7922CBD1" w14:textId="77777777" w:rsidR="006372DE" w:rsidRDefault="006372DE" w:rsidP="006372DE">
      <w:pPr>
        <w:pStyle w:val="upar1"/>
      </w:pPr>
      <w:r>
        <w:t>Sections 25-7-105(1)(b) and 25-7-109(2)(h) and 109(4), C.R.S. authorize the Commission to adopt emission control regulations and emission control regulations relating to hazardous air pollutants, specifically.</w:t>
      </w:r>
    </w:p>
    <w:p w14:paraId="46F2146D" w14:textId="77777777" w:rsidR="006372DE" w:rsidRPr="006372DE" w:rsidRDefault="006372DE" w:rsidP="006372DE">
      <w:pPr>
        <w:pStyle w:val="upar1"/>
        <w:rPr>
          <w:u w:val="single"/>
        </w:rPr>
      </w:pPr>
      <w:r w:rsidRPr="006372DE">
        <w:rPr>
          <w:u w:val="single"/>
        </w:rPr>
        <w:t>Purpose</w:t>
      </w:r>
    </w:p>
    <w:p w14:paraId="50066B0B" w14:textId="77777777" w:rsidR="006372DE" w:rsidRDefault="006372DE" w:rsidP="006372DE">
      <w:pPr>
        <w:pStyle w:val="upar1"/>
        <w:rPr>
          <w:ins w:id="27" w:author="Author"/>
        </w:rPr>
      </w:pPr>
      <w:r>
        <w:t xml:space="preserve">Adoption of federal amendments to standards in 40 C.F.R. Part 61 </w:t>
      </w:r>
      <w:proofErr w:type="gramStart"/>
      <w:r>
        <w:t>make</w:t>
      </w:r>
      <w:proofErr w:type="gramEnd"/>
      <w:r>
        <w:t xml:space="preserve"> revisions enforceable under Colorado law.  Further, these revisions may include corrections of any typographical, grammatical, and formatting errors throughout the regulation.</w:t>
      </w:r>
    </w:p>
    <w:p w14:paraId="21456FD9" w14:textId="77777777" w:rsidR="000443AA" w:rsidRDefault="000443AA" w:rsidP="000443AA">
      <w:pPr>
        <w:pStyle w:val="upar1"/>
        <w:rPr>
          <w:ins w:id="28" w:author="Author"/>
        </w:rPr>
      </w:pPr>
      <w:ins w:id="29" w:author="Author">
        <w:r>
          <w:t>II.X.      Adopted October 16, 2026</w:t>
        </w:r>
      </w:ins>
    </w:p>
    <w:p w14:paraId="7FE08C0E" w14:textId="77777777" w:rsidR="000443AA" w:rsidRDefault="000443AA" w:rsidP="000443AA">
      <w:pPr>
        <w:pStyle w:val="upar1"/>
        <w:rPr>
          <w:ins w:id="30" w:author="Author"/>
        </w:rPr>
      </w:pPr>
      <w:ins w:id="31" w:author="Author">
        <w:r>
          <w:t>Incorporation by reference of federal standards in 40 C.F.R. Part 61 into Regulation Number 8, Part A.</w:t>
        </w:r>
      </w:ins>
    </w:p>
    <w:p w14:paraId="6469E613" w14:textId="77777777" w:rsidR="000443AA" w:rsidRPr="006372DE" w:rsidRDefault="000443AA" w:rsidP="000443AA">
      <w:pPr>
        <w:pStyle w:val="upar1"/>
        <w:rPr>
          <w:ins w:id="32" w:author="Author"/>
          <w:u w:val="single"/>
        </w:rPr>
      </w:pPr>
      <w:ins w:id="33" w:author="Author">
        <w:r w:rsidRPr="006372DE">
          <w:rPr>
            <w:u w:val="single"/>
          </w:rPr>
          <w:t>Background</w:t>
        </w:r>
      </w:ins>
    </w:p>
    <w:p w14:paraId="4DAC63CF" w14:textId="77777777" w:rsidR="000443AA" w:rsidRDefault="000443AA" w:rsidP="000443AA">
      <w:pPr>
        <w:pStyle w:val="upar1"/>
        <w:rPr>
          <w:ins w:id="34" w:author="Author"/>
        </w:rPr>
      </w:pPr>
      <w:ins w:id="35" w:author="Author">
        <w:r>
          <w:t xml:space="preserve">This Statement of Basis, Specific Statutory Authority, and Purpose complies with the requirements of the Colorado Administrative Procedures Act, C.R.S., Sections 24-4-103(4) and -103(12.5) for adopted or modified regulations, and with the requirements of regulations incorporated by reference; the Colorado Air Pollution Prevention and Control </w:t>
        </w:r>
        <w:r>
          <w:lastRenderedPageBreak/>
          <w:t>Act, Sections 25-7-110 and 25-7-110.5, C.R.S.; and the Air Quality Control Commission’s (“Commission”) Procedural Rules.</w:t>
        </w:r>
      </w:ins>
    </w:p>
    <w:p w14:paraId="697DCE2B" w14:textId="77777777" w:rsidR="000443AA" w:rsidRPr="006372DE" w:rsidRDefault="000443AA" w:rsidP="000443AA">
      <w:pPr>
        <w:pStyle w:val="upar1"/>
        <w:rPr>
          <w:ins w:id="36" w:author="Author"/>
          <w:u w:val="single"/>
        </w:rPr>
      </w:pPr>
      <w:ins w:id="37" w:author="Author">
        <w:r w:rsidRPr="006372DE">
          <w:rPr>
            <w:u w:val="single"/>
          </w:rPr>
          <w:t>Basis</w:t>
        </w:r>
      </w:ins>
    </w:p>
    <w:p w14:paraId="1A5B3CE3" w14:textId="77777777" w:rsidR="000443AA" w:rsidRDefault="000443AA" w:rsidP="000443AA">
      <w:pPr>
        <w:pStyle w:val="upar1"/>
        <w:rPr>
          <w:ins w:id="38" w:author="Author"/>
        </w:rPr>
      </w:pPr>
      <w:ins w:id="39" w:author="Author">
        <w:r>
          <w:t xml:space="preserve">The State of Colorado is required under Section 112 of the Clean Air Act to adopt revisions </w:t>
        </w:r>
        <w:proofErr w:type="gramStart"/>
        <w:r>
          <w:t>to</w:t>
        </w:r>
        <w:proofErr w:type="gramEnd"/>
        <w:r>
          <w:t xml:space="preserve"> and new standards under 40 C.F.R. Part 61 into its regulations. This rulemaking amends the incorporation dates of subparts already incorporated by reference.</w:t>
        </w:r>
      </w:ins>
    </w:p>
    <w:p w14:paraId="393B8E35" w14:textId="77777777" w:rsidR="000443AA" w:rsidRPr="006372DE" w:rsidRDefault="000443AA" w:rsidP="000443AA">
      <w:pPr>
        <w:pStyle w:val="upar1"/>
        <w:rPr>
          <w:ins w:id="40" w:author="Author"/>
          <w:u w:val="single"/>
        </w:rPr>
      </w:pPr>
      <w:ins w:id="41" w:author="Author">
        <w:r w:rsidRPr="006372DE">
          <w:rPr>
            <w:u w:val="single"/>
          </w:rPr>
          <w:t>Specific Statutory Authority</w:t>
        </w:r>
      </w:ins>
    </w:p>
    <w:p w14:paraId="3CCB5481" w14:textId="77777777" w:rsidR="000443AA" w:rsidRDefault="000443AA" w:rsidP="000443AA">
      <w:pPr>
        <w:pStyle w:val="upar1"/>
        <w:rPr>
          <w:ins w:id="42" w:author="Author"/>
        </w:rPr>
      </w:pPr>
      <w:ins w:id="43" w:author="Author">
        <w:r>
          <w:t>Sections 25-7-105(1)(b) and 25-7-109(2)(h) and 109(4), C.R.S. authorize the Commission to adopt emission control regulations and emission control regulations relating to hazardous air pollutants, specifically.</w:t>
        </w:r>
      </w:ins>
    </w:p>
    <w:p w14:paraId="5F75BD1E" w14:textId="77777777" w:rsidR="000443AA" w:rsidRPr="006372DE" w:rsidRDefault="000443AA" w:rsidP="000443AA">
      <w:pPr>
        <w:pStyle w:val="upar1"/>
        <w:rPr>
          <w:ins w:id="44" w:author="Author"/>
          <w:u w:val="single"/>
        </w:rPr>
      </w:pPr>
      <w:ins w:id="45" w:author="Author">
        <w:r w:rsidRPr="006372DE">
          <w:rPr>
            <w:u w:val="single"/>
          </w:rPr>
          <w:t>Purpose</w:t>
        </w:r>
      </w:ins>
    </w:p>
    <w:p w14:paraId="42E50316" w14:textId="77777777" w:rsidR="000443AA" w:rsidRDefault="000443AA" w:rsidP="000443AA">
      <w:pPr>
        <w:pStyle w:val="upar1"/>
        <w:rPr>
          <w:ins w:id="46" w:author="Author"/>
        </w:rPr>
      </w:pPr>
      <w:ins w:id="47" w:author="Author">
        <w:r>
          <w:t xml:space="preserve">Adoption of federal amendments to standards in 40 C.F.R. Part 61 </w:t>
        </w:r>
        <w:proofErr w:type="gramStart"/>
        <w:r>
          <w:t>make</w:t>
        </w:r>
        <w:proofErr w:type="gramEnd"/>
        <w:r>
          <w:t xml:space="preserve"> revisions enforceable under Colorado law.  Further, these revisions may include corrections of any typographical, grammatical, and formatting errors throughout the regulation.</w:t>
        </w:r>
      </w:ins>
    </w:p>
    <w:p w14:paraId="66B43F01" w14:textId="77777777" w:rsidR="000443AA" w:rsidRPr="005F56AB" w:rsidRDefault="000443AA" w:rsidP="006372DE">
      <w:pPr>
        <w:pStyle w:val="upar1"/>
      </w:pPr>
    </w:p>
    <w:p w14:paraId="2BE1E54D" w14:textId="77777777" w:rsidR="008723EF" w:rsidRDefault="008723EF" w:rsidP="00B363F4">
      <w:pPr>
        <w:pStyle w:val="Heading2"/>
      </w:pPr>
    </w:p>
    <w:p w14:paraId="14268FF2" w14:textId="77777777" w:rsidR="00B363F4" w:rsidRDefault="00B363F4" w:rsidP="00B363F4"/>
    <w:p w14:paraId="266CE9A4" w14:textId="77777777" w:rsidR="00B363F4" w:rsidRDefault="00B363F4" w:rsidP="00B363F4"/>
    <w:p w14:paraId="3B4C114B" w14:textId="77777777" w:rsidR="00B363F4" w:rsidRPr="00B363F4" w:rsidRDefault="00B363F4" w:rsidP="00B363F4"/>
    <w:p w14:paraId="7040467B" w14:textId="77777777" w:rsidR="008723EF" w:rsidRDefault="008723EF" w:rsidP="00344232">
      <w:pPr>
        <w:pStyle w:val="Heading3"/>
      </w:pPr>
      <w:r>
        <w:t>III.</w:t>
      </w:r>
      <w:r>
        <w:tab/>
        <w:t>Federal Maximum Achievable Control Technology</w:t>
      </w:r>
    </w:p>
    <w:p w14:paraId="6CDCCD86" w14:textId="77777777" w:rsidR="008723EF" w:rsidRDefault="00D31148" w:rsidP="008723EF">
      <w:pPr>
        <w:pStyle w:val="upar1"/>
      </w:pPr>
      <w:r w:rsidRPr="00D31148">
        <w:t xml:space="preserve">The regulations promulgated by the U. S. Environmental Protection Agency listed in this section are hereby incorporated by reference by the Air Quality Control Commission and made a part of the Colorado Air Quality Control Commission Regulations. Materials incorporated by reference are those in existence as of the dates indicated and do not include later amendments. The material incorporated by reference is available for public inspection during regular business hours at the Office of the Commission, located at 4300 Cherry Creek Drive South, Denver, Colorado 80246, or may be examined at </w:t>
      </w:r>
      <w:r w:rsidRPr="00F54C79">
        <w:rPr>
          <w:u w:val="single"/>
        </w:rPr>
        <w:t>https://www.gpo.gov/</w:t>
      </w:r>
      <w:r w:rsidRPr="00D31148">
        <w:t>. Parties wishing to inspect these materials should contact the Technical Secretary of the Commission, located at the Office of the Commission.</w:t>
      </w:r>
    </w:p>
    <w:p w14:paraId="6DC57CCC" w14:textId="77777777" w:rsidR="003471AD" w:rsidRPr="003471AD" w:rsidRDefault="003471AD" w:rsidP="003471AD">
      <w:pPr>
        <w:pStyle w:val="par1"/>
        <w:rPr>
          <w:rFonts w:cs="Arial"/>
          <w:szCs w:val="20"/>
        </w:rPr>
      </w:pPr>
      <w:r w:rsidRPr="003471AD">
        <w:rPr>
          <w:rFonts w:cs="Arial"/>
          <w:szCs w:val="20"/>
        </w:rPr>
        <w:t>“Administrator” as used in the C. F. R. shall mean the Colorado Air Pollution Control Division.</w:t>
      </w:r>
    </w:p>
    <w:p w14:paraId="4C518656" w14:textId="77777777" w:rsidR="003471AD" w:rsidRPr="003471AD" w:rsidRDefault="003471AD" w:rsidP="003471AD">
      <w:pPr>
        <w:pStyle w:val="par1"/>
        <w:rPr>
          <w:rFonts w:cs="Arial"/>
          <w:szCs w:val="20"/>
        </w:rPr>
      </w:pPr>
      <w:r w:rsidRPr="003471AD">
        <w:rPr>
          <w:rFonts w:cs="Arial"/>
          <w:szCs w:val="20"/>
        </w:rPr>
        <w:lastRenderedPageBreak/>
        <w:t>Subpart F</w:t>
      </w:r>
      <w:r w:rsidRPr="003471AD">
        <w:rPr>
          <w:rFonts w:cs="Arial"/>
          <w:szCs w:val="20"/>
        </w:rPr>
        <w:tab/>
        <w:t xml:space="preserve">National Emission Standards for Organic Hazardous Air Pollutants from the Synthetic Organic Chemical Manufacturing Industry, 40 C. F. R. Part 63, Subparts F (July 1, </w:t>
      </w:r>
      <w:del w:id="48" w:author="Author">
        <w:r w:rsidRPr="003471AD" w:rsidDel="00161C5D">
          <w:rPr>
            <w:rFonts w:cs="Arial"/>
            <w:szCs w:val="20"/>
          </w:rPr>
          <w:delText>2025</w:delText>
        </w:r>
      </w:del>
      <w:ins w:id="49" w:author="Author">
        <w:r w:rsidR="00161C5D" w:rsidRPr="003471AD">
          <w:rPr>
            <w:rFonts w:cs="Arial"/>
            <w:szCs w:val="20"/>
          </w:rPr>
          <w:t>202</w:t>
        </w:r>
        <w:r w:rsidR="00161C5D">
          <w:rPr>
            <w:rFonts w:cs="Arial"/>
            <w:szCs w:val="20"/>
          </w:rPr>
          <w:t>6</w:t>
        </w:r>
      </w:ins>
      <w:r w:rsidRPr="003471AD">
        <w:rPr>
          <w:rFonts w:cs="Arial"/>
          <w:szCs w:val="20"/>
        </w:rPr>
        <w:t>).</w:t>
      </w:r>
    </w:p>
    <w:p w14:paraId="6E9B5E31" w14:textId="77777777" w:rsidR="003471AD" w:rsidRPr="003471AD" w:rsidRDefault="003471AD" w:rsidP="003471AD">
      <w:pPr>
        <w:pStyle w:val="par1"/>
        <w:rPr>
          <w:rFonts w:cs="Arial"/>
          <w:szCs w:val="20"/>
        </w:rPr>
      </w:pPr>
      <w:r w:rsidRPr="003471AD">
        <w:rPr>
          <w:rFonts w:cs="Arial"/>
          <w:szCs w:val="20"/>
        </w:rPr>
        <w:t>Subpart G</w:t>
      </w:r>
      <w:r w:rsidRPr="003471AD">
        <w:rPr>
          <w:rFonts w:cs="Arial"/>
          <w:szCs w:val="20"/>
        </w:rPr>
        <w:tab/>
        <w:t xml:space="preserve">National Emission Standards for Organic Hazardous Air Pollutants from the Synthetic Organic Chemical Manufacturing Industry for Process Vents, Storage Vessels, Transfer Operations, and Wastewater, 40 C. F. R. Part 63, Subparts G (July 1, </w:t>
      </w:r>
      <w:del w:id="50" w:author="Author">
        <w:r w:rsidRPr="003471AD" w:rsidDel="00161C5D">
          <w:rPr>
            <w:rFonts w:cs="Arial"/>
            <w:szCs w:val="20"/>
          </w:rPr>
          <w:delText>2025</w:delText>
        </w:r>
      </w:del>
      <w:ins w:id="51" w:author="Author">
        <w:r w:rsidR="00161C5D" w:rsidRPr="003471AD">
          <w:rPr>
            <w:rFonts w:cs="Arial"/>
            <w:szCs w:val="20"/>
          </w:rPr>
          <w:t>202</w:t>
        </w:r>
        <w:r w:rsidR="00161C5D">
          <w:rPr>
            <w:rFonts w:cs="Arial"/>
            <w:szCs w:val="20"/>
          </w:rPr>
          <w:t>6</w:t>
        </w:r>
      </w:ins>
      <w:r w:rsidRPr="003471AD">
        <w:rPr>
          <w:rFonts w:cs="Arial"/>
          <w:szCs w:val="20"/>
        </w:rPr>
        <w:t>).</w:t>
      </w:r>
    </w:p>
    <w:p w14:paraId="59796C8B" w14:textId="77777777" w:rsidR="003471AD" w:rsidRPr="003471AD" w:rsidRDefault="003471AD" w:rsidP="003471AD">
      <w:pPr>
        <w:pStyle w:val="par1"/>
        <w:rPr>
          <w:rFonts w:cs="Arial"/>
          <w:szCs w:val="20"/>
        </w:rPr>
      </w:pPr>
      <w:r w:rsidRPr="003471AD">
        <w:rPr>
          <w:rFonts w:cs="Arial"/>
          <w:szCs w:val="20"/>
        </w:rPr>
        <w:t>Subpart H</w:t>
      </w:r>
      <w:r w:rsidRPr="003471AD">
        <w:rPr>
          <w:rFonts w:cs="Arial"/>
          <w:szCs w:val="20"/>
        </w:rPr>
        <w:tab/>
        <w:t xml:space="preserve">National Emission Standards for Organic Hazardous Air Pollutants for Equipment Leaks, 40 C. F. R. Part 63, Subparts H (July 1, </w:t>
      </w:r>
      <w:del w:id="52" w:author="Author">
        <w:r w:rsidRPr="003471AD" w:rsidDel="00161C5D">
          <w:rPr>
            <w:rFonts w:cs="Arial"/>
            <w:szCs w:val="20"/>
          </w:rPr>
          <w:delText>2025</w:delText>
        </w:r>
      </w:del>
      <w:ins w:id="53" w:author="Author">
        <w:r w:rsidR="00161C5D" w:rsidRPr="003471AD">
          <w:rPr>
            <w:rFonts w:cs="Arial"/>
            <w:szCs w:val="20"/>
          </w:rPr>
          <w:t>202</w:t>
        </w:r>
        <w:r w:rsidR="00161C5D">
          <w:rPr>
            <w:rFonts w:cs="Arial"/>
            <w:szCs w:val="20"/>
          </w:rPr>
          <w:t>6</w:t>
        </w:r>
      </w:ins>
      <w:r w:rsidRPr="003471AD">
        <w:rPr>
          <w:rFonts w:cs="Arial"/>
          <w:szCs w:val="20"/>
        </w:rPr>
        <w:t>).</w:t>
      </w:r>
    </w:p>
    <w:p w14:paraId="2245FC52" w14:textId="77777777" w:rsidR="003471AD" w:rsidRPr="003471AD" w:rsidRDefault="003471AD" w:rsidP="003471AD">
      <w:pPr>
        <w:pStyle w:val="par1"/>
        <w:rPr>
          <w:rFonts w:cs="Arial"/>
          <w:szCs w:val="20"/>
        </w:rPr>
      </w:pPr>
      <w:r w:rsidRPr="003471AD">
        <w:rPr>
          <w:rFonts w:cs="Arial"/>
          <w:szCs w:val="20"/>
        </w:rPr>
        <w:t>Subpart I</w:t>
      </w:r>
      <w:r w:rsidRPr="003471AD">
        <w:rPr>
          <w:rFonts w:cs="Arial"/>
          <w:szCs w:val="20"/>
        </w:rPr>
        <w:tab/>
        <w:t xml:space="preserve">National Emission Standards for Organic Hazardous Air Pollutants for Certain Processes Subject to the Negotiated Regulation for Equipment Leaks, 40 C. F. R. Part 63, Subparts I (July 1, </w:t>
      </w:r>
      <w:del w:id="54" w:author="Author">
        <w:r w:rsidRPr="003471AD" w:rsidDel="00161C5D">
          <w:rPr>
            <w:rFonts w:cs="Arial"/>
            <w:szCs w:val="20"/>
          </w:rPr>
          <w:delText>2025</w:delText>
        </w:r>
      </w:del>
      <w:ins w:id="55" w:author="Author">
        <w:r w:rsidR="00161C5D" w:rsidRPr="003471AD">
          <w:rPr>
            <w:rFonts w:cs="Arial"/>
            <w:szCs w:val="20"/>
          </w:rPr>
          <w:t>202</w:t>
        </w:r>
        <w:r w:rsidR="00161C5D">
          <w:rPr>
            <w:rFonts w:cs="Arial"/>
            <w:szCs w:val="20"/>
          </w:rPr>
          <w:t>6</w:t>
        </w:r>
      </w:ins>
      <w:r w:rsidRPr="003471AD">
        <w:rPr>
          <w:rFonts w:cs="Arial"/>
          <w:szCs w:val="20"/>
        </w:rPr>
        <w:t>).</w:t>
      </w:r>
    </w:p>
    <w:p w14:paraId="71ED97E0" w14:textId="77777777" w:rsidR="003471AD" w:rsidRPr="003471AD" w:rsidRDefault="003471AD" w:rsidP="003471AD">
      <w:pPr>
        <w:pStyle w:val="par1"/>
        <w:rPr>
          <w:rFonts w:cs="Arial"/>
          <w:szCs w:val="20"/>
        </w:rPr>
      </w:pPr>
      <w:r w:rsidRPr="003471AD">
        <w:rPr>
          <w:rFonts w:cs="Arial"/>
          <w:szCs w:val="20"/>
        </w:rPr>
        <w:t>Subpart J</w:t>
      </w:r>
      <w:r w:rsidRPr="003471AD">
        <w:rPr>
          <w:rFonts w:cs="Arial"/>
          <w:szCs w:val="20"/>
        </w:rPr>
        <w:tab/>
        <w:t xml:space="preserve">National Emission Standards for Hazardous Air Pollutants for Polyvinyl Chloride and Copolymers Production, 40 C.F.R. Part 63, Subpart J (July 1, </w:t>
      </w:r>
      <w:del w:id="56" w:author="Author">
        <w:r w:rsidRPr="003471AD" w:rsidDel="00161C5D">
          <w:rPr>
            <w:rFonts w:cs="Arial"/>
            <w:szCs w:val="20"/>
          </w:rPr>
          <w:delText>2025</w:delText>
        </w:r>
      </w:del>
      <w:ins w:id="57" w:author="Author">
        <w:r w:rsidR="00161C5D" w:rsidRPr="003471AD">
          <w:rPr>
            <w:rFonts w:cs="Arial"/>
            <w:szCs w:val="20"/>
          </w:rPr>
          <w:t>202</w:t>
        </w:r>
        <w:r w:rsidR="00161C5D">
          <w:rPr>
            <w:rFonts w:cs="Arial"/>
            <w:szCs w:val="20"/>
          </w:rPr>
          <w:t>6</w:t>
        </w:r>
      </w:ins>
      <w:r w:rsidRPr="003471AD">
        <w:rPr>
          <w:rFonts w:cs="Arial"/>
          <w:szCs w:val="20"/>
        </w:rPr>
        <w:t>).</w:t>
      </w:r>
    </w:p>
    <w:p w14:paraId="42E84E28" w14:textId="77777777" w:rsidR="003471AD" w:rsidRDefault="003471AD" w:rsidP="003471AD">
      <w:pPr>
        <w:pStyle w:val="par1"/>
        <w:rPr>
          <w:rFonts w:cs="Arial"/>
          <w:szCs w:val="20"/>
        </w:rPr>
      </w:pPr>
      <w:r w:rsidRPr="003471AD">
        <w:rPr>
          <w:rFonts w:cs="Arial"/>
          <w:szCs w:val="20"/>
        </w:rPr>
        <w:t>Subpart M</w:t>
      </w:r>
      <w:r w:rsidRPr="003471AD">
        <w:rPr>
          <w:rFonts w:cs="Arial"/>
          <w:szCs w:val="20"/>
        </w:rPr>
        <w:tab/>
        <w:t xml:space="preserve">National Perchloroethylene Air Emission Standards for Dry Cleaning Facilities, 40 C. F. R. Part 63, Subpart M (July 1, </w:t>
      </w:r>
      <w:del w:id="58" w:author="Author">
        <w:r w:rsidRPr="003471AD" w:rsidDel="00161C5D">
          <w:rPr>
            <w:rFonts w:cs="Arial"/>
            <w:szCs w:val="20"/>
          </w:rPr>
          <w:delText>2025</w:delText>
        </w:r>
      </w:del>
      <w:ins w:id="59" w:author="Author">
        <w:r w:rsidR="00161C5D" w:rsidRPr="003471AD">
          <w:rPr>
            <w:rFonts w:cs="Arial"/>
            <w:szCs w:val="20"/>
          </w:rPr>
          <w:t>202</w:t>
        </w:r>
        <w:r w:rsidR="00161C5D">
          <w:rPr>
            <w:rFonts w:cs="Arial"/>
            <w:szCs w:val="20"/>
          </w:rPr>
          <w:t>6</w:t>
        </w:r>
      </w:ins>
      <w:r w:rsidRPr="003471AD">
        <w:rPr>
          <w:rFonts w:cs="Arial"/>
          <w:szCs w:val="20"/>
        </w:rPr>
        <w:t>). The owner or operator of any source required pursuant to 40 C.F.R. Part 63, Subpart M to obtain a Regulation Number 3, Part C Operating Permit, if not a major source or located at a major source as that term is defined at 40 C.F.R. Part 70.2, is permanently exempted from submitting an application for such permit as of December 19, 2005 (70 FR 75319).</w:t>
      </w:r>
    </w:p>
    <w:p w14:paraId="650B3004" w14:textId="77777777" w:rsidR="003471AD" w:rsidRPr="003471AD" w:rsidRDefault="003471AD" w:rsidP="00C764F3">
      <w:pPr>
        <w:pStyle w:val="par1"/>
        <w:rPr>
          <w:rFonts w:cs="Arial"/>
          <w:szCs w:val="20"/>
        </w:rPr>
      </w:pPr>
      <w:r w:rsidRPr="003471AD">
        <w:rPr>
          <w:rFonts w:cs="Arial"/>
          <w:szCs w:val="20"/>
        </w:rPr>
        <w:t>Subpart N</w:t>
      </w:r>
      <w:r w:rsidRPr="003471AD">
        <w:rPr>
          <w:rFonts w:cs="Arial"/>
          <w:szCs w:val="20"/>
        </w:rPr>
        <w:tab/>
        <w:t xml:space="preserve">National Emission Standards for Chromium Emissions from Hard and Decorative Chromium Electroplating and Chromium Anodizing Tanks, 40 C.F.R. Part 63, Subpart N (July 1, </w:t>
      </w:r>
      <w:del w:id="60" w:author="Author">
        <w:r w:rsidRPr="003471AD" w:rsidDel="00161C5D">
          <w:rPr>
            <w:rFonts w:cs="Arial"/>
            <w:szCs w:val="20"/>
          </w:rPr>
          <w:delText>2025</w:delText>
        </w:r>
      </w:del>
      <w:ins w:id="61" w:author="Author">
        <w:r w:rsidR="00161C5D" w:rsidRPr="003471AD">
          <w:rPr>
            <w:rFonts w:cs="Arial"/>
            <w:szCs w:val="20"/>
          </w:rPr>
          <w:t>202</w:t>
        </w:r>
        <w:r w:rsidR="00161C5D">
          <w:rPr>
            <w:rFonts w:cs="Arial"/>
            <w:szCs w:val="20"/>
          </w:rPr>
          <w:t>6</w:t>
        </w:r>
      </w:ins>
      <w:r w:rsidRPr="003471AD">
        <w:rPr>
          <w:rFonts w:cs="Arial"/>
          <w:szCs w:val="20"/>
        </w:rPr>
        <w:t>). The owner or operator of any source required pursuant to 40 C.F.R. Part 63, Subpart N to obtain a Regulation Number 3, Part C Operating Permit, if not a major source or located at a major source as that term is defined at 40 C.F.R. Part 70.2, is permanently exempted from submitting an application for such permit as of December 19, 2005 (70 FR 75319).</w:t>
      </w:r>
      <w:ins w:id="62" w:author="Author">
        <w:r w:rsidR="00C764F3">
          <w:rPr>
            <w:rFonts w:cs="Arial"/>
            <w:szCs w:val="20"/>
          </w:rPr>
          <w:t xml:space="preserve"> </w:t>
        </w:r>
        <w:r w:rsidR="00C764F3" w:rsidRPr="00C764F3">
          <w:rPr>
            <w:rFonts w:cs="Arial"/>
            <w:color w:val="222222"/>
            <w:shd w:val="clear" w:color="auto" w:fill="FFFFFF"/>
          </w:rPr>
          <w:t>See Regulation Number 30, Part B, Section III.B for</w:t>
        </w:r>
        <w:r w:rsidR="00C764F3" w:rsidRPr="00C764F3">
          <w:rPr>
            <w:rFonts w:cs="Arial"/>
            <w:iCs/>
            <w:color w:val="222222"/>
            <w:shd w:val="clear" w:color="auto" w:fill="FFFFFF"/>
          </w:rPr>
          <w:t> additional requirements regarding </w:t>
        </w:r>
        <w:r w:rsidR="00C764F3" w:rsidRPr="00C764F3">
          <w:rPr>
            <w:rFonts w:cs="Arial"/>
            <w:color w:val="222222"/>
            <w:shd w:val="clear" w:color="auto" w:fill="FFFFFF"/>
          </w:rPr>
          <w:t>stationary</w:t>
        </w:r>
        <w:r w:rsidR="00C764F3" w:rsidRPr="00C764F3">
          <w:rPr>
            <w:rFonts w:cs="Arial"/>
            <w:color w:val="000000"/>
          </w:rPr>
          <w:t xml:space="preserve"> sources with decorative chromium plating operations of functional </w:t>
        </w:r>
        <w:r w:rsidR="00C764F3" w:rsidRPr="00C764F3">
          <w:rPr>
            <w:color w:val="000000"/>
            <w:shd w:val="clear" w:color="auto" w:fill="FFFFFF"/>
          </w:rPr>
          <w:t>chromium plating operations</w:t>
        </w:r>
        <w:r w:rsidR="00C764F3">
          <w:rPr>
            <w:rFonts w:cs="Arial"/>
            <w:iCs/>
            <w:color w:val="222222"/>
            <w:shd w:val="clear" w:color="auto" w:fill="FFFFFF"/>
          </w:rPr>
          <w:t>.</w:t>
        </w:r>
      </w:ins>
    </w:p>
    <w:p w14:paraId="793E0156" w14:textId="77777777" w:rsidR="003471AD" w:rsidRPr="003471AD" w:rsidRDefault="003471AD" w:rsidP="003471AD">
      <w:pPr>
        <w:pStyle w:val="par1"/>
        <w:rPr>
          <w:rFonts w:cs="Arial"/>
          <w:szCs w:val="20"/>
        </w:rPr>
      </w:pPr>
      <w:r w:rsidRPr="003471AD">
        <w:rPr>
          <w:rFonts w:cs="Arial"/>
          <w:szCs w:val="20"/>
        </w:rPr>
        <w:t xml:space="preserve"> Subpart O</w:t>
      </w:r>
      <w:r w:rsidRPr="003471AD">
        <w:rPr>
          <w:rFonts w:cs="Arial"/>
          <w:szCs w:val="20"/>
        </w:rPr>
        <w:tab/>
        <w:t xml:space="preserve">National Emission Standards for Hazardous Air Pollutants for Ethylene Oxide Sterilization and Fumigation Operations, 40 C.F.R. Part 63, Subpart O (July 1, </w:t>
      </w:r>
      <w:r w:rsidR="00C764F3">
        <w:rPr>
          <w:rFonts w:cs="Arial"/>
          <w:szCs w:val="20"/>
        </w:rPr>
        <w:t>2025</w:t>
      </w:r>
      <w:r w:rsidRPr="003471AD">
        <w:rPr>
          <w:rFonts w:cs="Arial"/>
          <w:szCs w:val="20"/>
        </w:rPr>
        <w:t xml:space="preserve">). The owner or operator of any source required pursuant to 40 C.F.R. Part 63, Subpart O to obtain a Regulation Number 3, Part C Operating Permit, if not a major source or </w:t>
      </w:r>
      <w:r w:rsidRPr="003471AD">
        <w:rPr>
          <w:rFonts w:cs="Arial"/>
          <w:szCs w:val="20"/>
        </w:rPr>
        <w:lastRenderedPageBreak/>
        <w:t>located at a major source as that term is defined at 40 C.F.R. Part 70.2, is permanently exempted from submitting an application for such permit as of December 19, 2005 (70 FR 75319).</w:t>
      </w:r>
      <w:ins w:id="63" w:author="Author">
        <w:r w:rsidR="00287E9B">
          <w:rPr>
            <w:rFonts w:cs="Arial"/>
            <w:szCs w:val="20"/>
          </w:rPr>
          <w:t xml:space="preserve"> </w:t>
        </w:r>
        <w:r w:rsidR="00C764F3" w:rsidRPr="00C764F3">
          <w:rPr>
            <w:rFonts w:cs="Arial"/>
            <w:color w:val="222222"/>
            <w:shd w:val="clear" w:color="auto" w:fill="FFFFFF"/>
          </w:rPr>
          <w:t>See Regulation Number 30, Part B, Section III.C for additional requirements regarding sterilization facilities.</w:t>
        </w:r>
      </w:ins>
    </w:p>
    <w:p w14:paraId="5AC6320F" w14:textId="77777777" w:rsidR="003471AD" w:rsidRPr="003471AD" w:rsidRDefault="003471AD" w:rsidP="003471AD">
      <w:pPr>
        <w:pStyle w:val="par1"/>
        <w:rPr>
          <w:rFonts w:cs="Arial"/>
          <w:szCs w:val="20"/>
        </w:rPr>
      </w:pPr>
      <w:r w:rsidRPr="003471AD">
        <w:rPr>
          <w:rFonts w:cs="Arial"/>
          <w:szCs w:val="20"/>
        </w:rPr>
        <w:t>Subpart Q</w:t>
      </w:r>
      <w:r w:rsidRPr="003471AD">
        <w:rPr>
          <w:rFonts w:cs="Arial"/>
          <w:szCs w:val="20"/>
        </w:rPr>
        <w:tab/>
        <w:t xml:space="preserve">National Emissions Standards for Hazardous Air Pollutants for Industrial Process Cooling Towers, 40 C.F.R. Part 63, Subpart Q (July 1, </w:t>
      </w:r>
      <w:del w:id="64" w:author="Author">
        <w:r w:rsidRPr="003471AD" w:rsidDel="00161C5D">
          <w:rPr>
            <w:rFonts w:cs="Arial"/>
            <w:szCs w:val="20"/>
          </w:rPr>
          <w:delText>2025</w:delText>
        </w:r>
      </w:del>
      <w:ins w:id="65" w:author="Author">
        <w:r w:rsidR="00161C5D" w:rsidRPr="003471AD">
          <w:rPr>
            <w:rFonts w:cs="Arial"/>
            <w:szCs w:val="20"/>
          </w:rPr>
          <w:t>202</w:t>
        </w:r>
        <w:r w:rsidR="00161C5D">
          <w:rPr>
            <w:rFonts w:cs="Arial"/>
            <w:szCs w:val="20"/>
          </w:rPr>
          <w:t>6</w:t>
        </w:r>
      </w:ins>
      <w:r w:rsidRPr="003471AD">
        <w:rPr>
          <w:rFonts w:cs="Arial"/>
          <w:szCs w:val="20"/>
        </w:rPr>
        <w:t>).</w:t>
      </w:r>
    </w:p>
    <w:p w14:paraId="007B3FFF" w14:textId="77777777" w:rsidR="003471AD" w:rsidRPr="003471AD" w:rsidRDefault="003471AD" w:rsidP="003471AD">
      <w:pPr>
        <w:pStyle w:val="par1"/>
        <w:rPr>
          <w:rFonts w:cs="Arial"/>
          <w:szCs w:val="20"/>
        </w:rPr>
      </w:pPr>
      <w:r w:rsidRPr="003471AD">
        <w:rPr>
          <w:rFonts w:cs="Arial"/>
          <w:szCs w:val="20"/>
        </w:rPr>
        <w:t>Subpart R</w:t>
      </w:r>
      <w:r w:rsidRPr="003471AD">
        <w:rPr>
          <w:rFonts w:cs="Arial"/>
          <w:szCs w:val="20"/>
        </w:rPr>
        <w:tab/>
        <w:t xml:space="preserve">National Emission Standards for Hazardous Air Pollutants for Source Categories: Gasoline Distribution Facilities (Bulk Gasoline Terminals and Pipeline Breakout Stations), 40 C.F.R. Part 63, Subpart R (July 1, </w:t>
      </w:r>
      <w:del w:id="66" w:author="Author">
        <w:r w:rsidRPr="003471AD" w:rsidDel="00161C5D">
          <w:rPr>
            <w:rFonts w:cs="Arial"/>
            <w:szCs w:val="20"/>
          </w:rPr>
          <w:delText>2025</w:delText>
        </w:r>
      </w:del>
      <w:ins w:id="67" w:author="Author">
        <w:r w:rsidR="00161C5D" w:rsidRPr="003471AD">
          <w:rPr>
            <w:rFonts w:cs="Arial"/>
            <w:szCs w:val="20"/>
          </w:rPr>
          <w:t>202</w:t>
        </w:r>
        <w:r w:rsidR="00161C5D">
          <w:rPr>
            <w:rFonts w:cs="Arial"/>
            <w:szCs w:val="20"/>
          </w:rPr>
          <w:t>6</w:t>
        </w:r>
      </w:ins>
      <w:r w:rsidRPr="003471AD">
        <w:rPr>
          <w:rFonts w:cs="Arial"/>
          <w:szCs w:val="20"/>
        </w:rPr>
        <w:t>).</w:t>
      </w:r>
    </w:p>
    <w:p w14:paraId="1352C53F" w14:textId="77777777" w:rsidR="003471AD" w:rsidRPr="003471AD" w:rsidRDefault="003471AD" w:rsidP="003471AD">
      <w:pPr>
        <w:pStyle w:val="par1"/>
        <w:rPr>
          <w:rFonts w:cs="Arial"/>
          <w:szCs w:val="20"/>
        </w:rPr>
      </w:pPr>
      <w:r w:rsidRPr="003471AD">
        <w:rPr>
          <w:rFonts w:cs="Arial"/>
          <w:szCs w:val="20"/>
        </w:rPr>
        <w:t>Subpart S</w:t>
      </w:r>
      <w:r w:rsidRPr="003471AD">
        <w:rPr>
          <w:rFonts w:cs="Arial"/>
          <w:szCs w:val="20"/>
        </w:rPr>
        <w:tab/>
        <w:t xml:space="preserve">National Emission Standards for Hazardous Air Pollutants for Source Category: Pulp and Paper Production, 40 C.F.R. Part 63, Subpart S (July 1, </w:t>
      </w:r>
      <w:del w:id="68" w:author="Author">
        <w:r w:rsidRPr="003471AD" w:rsidDel="00161C5D">
          <w:rPr>
            <w:rFonts w:cs="Arial"/>
            <w:szCs w:val="20"/>
          </w:rPr>
          <w:delText>2025</w:delText>
        </w:r>
      </w:del>
      <w:ins w:id="69" w:author="Author">
        <w:r w:rsidR="00161C5D" w:rsidRPr="003471AD">
          <w:rPr>
            <w:rFonts w:cs="Arial"/>
            <w:szCs w:val="20"/>
          </w:rPr>
          <w:t>202</w:t>
        </w:r>
        <w:r w:rsidR="00161C5D">
          <w:rPr>
            <w:rFonts w:cs="Arial"/>
            <w:szCs w:val="20"/>
          </w:rPr>
          <w:t>6</w:t>
        </w:r>
      </w:ins>
      <w:r w:rsidRPr="003471AD">
        <w:rPr>
          <w:rFonts w:cs="Arial"/>
          <w:szCs w:val="20"/>
        </w:rPr>
        <w:t>).</w:t>
      </w:r>
    </w:p>
    <w:p w14:paraId="6965D0C9" w14:textId="77777777" w:rsidR="003471AD" w:rsidRPr="003471AD" w:rsidRDefault="003471AD" w:rsidP="003471AD">
      <w:pPr>
        <w:pStyle w:val="par1"/>
        <w:rPr>
          <w:rFonts w:cs="Arial"/>
          <w:szCs w:val="20"/>
        </w:rPr>
      </w:pPr>
      <w:r w:rsidRPr="003471AD">
        <w:rPr>
          <w:rFonts w:cs="Arial"/>
          <w:szCs w:val="20"/>
        </w:rPr>
        <w:t>Subpart T</w:t>
      </w:r>
      <w:r w:rsidRPr="003471AD">
        <w:rPr>
          <w:rFonts w:cs="Arial"/>
          <w:szCs w:val="20"/>
        </w:rPr>
        <w:tab/>
        <w:t xml:space="preserve">National Emission Standards for Hazardous Air Pollutants: Halogenated Solvent Cleaning, 40 C.F.R. Part 63, Subpart T (July 1, </w:t>
      </w:r>
      <w:del w:id="70" w:author="Author">
        <w:r w:rsidRPr="003471AD" w:rsidDel="00161C5D">
          <w:rPr>
            <w:rFonts w:cs="Arial"/>
            <w:szCs w:val="20"/>
          </w:rPr>
          <w:delText>2025</w:delText>
        </w:r>
      </w:del>
      <w:ins w:id="71" w:author="Author">
        <w:r w:rsidR="00161C5D" w:rsidRPr="003471AD">
          <w:rPr>
            <w:rFonts w:cs="Arial"/>
            <w:szCs w:val="20"/>
          </w:rPr>
          <w:t>202</w:t>
        </w:r>
        <w:r w:rsidR="00161C5D">
          <w:rPr>
            <w:rFonts w:cs="Arial"/>
            <w:szCs w:val="20"/>
          </w:rPr>
          <w:t>6</w:t>
        </w:r>
      </w:ins>
      <w:r w:rsidRPr="003471AD">
        <w:rPr>
          <w:rFonts w:cs="Arial"/>
          <w:szCs w:val="20"/>
        </w:rPr>
        <w:t>). The owner or operator of any source required pursuant to 40 C.F.R. Part 63, Subpart T to obtain a Regulation Number 3, Part C Operating Permit, if not a major source or located at a major source as that term is defined at 40 C.F.R. Part 70.2, is permanently exempted from submitting an application for such permit as of December 19, 2005 (70 FR 75319).</w:t>
      </w:r>
    </w:p>
    <w:p w14:paraId="02079EA1" w14:textId="77777777" w:rsidR="003471AD" w:rsidRPr="003471AD" w:rsidRDefault="003471AD" w:rsidP="003471AD">
      <w:pPr>
        <w:pStyle w:val="par1"/>
        <w:rPr>
          <w:rFonts w:cs="Arial"/>
          <w:szCs w:val="20"/>
        </w:rPr>
      </w:pPr>
      <w:r w:rsidRPr="003471AD">
        <w:rPr>
          <w:rFonts w:cs="Arial"/>
          <w:szCs w:val="20"/>
        </w:rPr>
        <w:t>Subpart U</w:t>
      </w:r>
      <w:r w:rsidRPr="003471AD">
        <w:rPr>
          <w:rFonts w:cs="Arial"/>
          <w:szCs w:val="20"/>
        </w:rPr>
        <w:tab/>
        <w:t xml:space="preserve">National Emission Standards for Hazardous Air Pollutants: Group 1 Polymers and Resins, 40 C.F.R. Part 63, Subpart U (July 1, </w:t>
      </w:r>
      <w:del w:id="72" w:author="Author">
        <w:r w:rsidRPr="003471AD" w:rsidDel="00161C5D">
          <w:rPr>
            <w:rFonts w:cs="Arial"/>
            <w:szCs w:val="20"/>
          </w:rPr>
          <w:delText>2025</w:delText>
        </w:r>
      </w:del>
      <w:ins w:id="73" w:author="Author">
        <w:r w:rsidR="00161C5D" w:rsidRPr="003471AD">
          <w:rPr>
            <w:rFonts w:cs="Arial"/>
            <w:szCs w:val="20"/>
          </w:rPr>
          <w:t>202</w:t>
        </w:r>
        <w:r w:rsidR="00161C5D">
          <w:rPr>
            <w:rFonts w:cs="Arial"/>
            <w:szCs w:val="20"/>
          </w:rPr>
          <w:t>6</w:t>
        </w:r>
      </w:ins>
      <w:r w:rsidRPr="003471AD">
        <w:rPr>
          <w:rFonts w:cs="Arial"/>
          <w:szCs w:val="20"/>
        </w:rPr>
        <w:t>).</w:t>
      </w:r>
    </w:p>
    <w:p w14:paraId="795D3BFC" w14:textId="77777777" w:rsidR="003471AD" w:rsidRPr="003471AD" w:rsidRDefault="003471AD" w:rsidP="003471AD">
      <w:pPr>
        <w:pStyle w:val="par1"/>
        <w:rPr>
          <w:rFonts w:cs="Arial"/>
          <w:szCs w:val="20"/>
        </w:rPr>
      </w:pPr>
      <w:r w:rsidRPr="003471AD">
        <w:rPr>
          <w:rFonts w:cs="Arial"/>
          <w:szCs w:val="20"/>
        </w:rPr>
        <w:t>Subpart W</w:t>
      </w:r>
      <w:r w:rsidRPr="003471AD">
        <w:rPr>
          <w:rFonts w:cs="Arial"/>
          <w:szCs w:val="20"/>
        </w:rPr>
        <w:tab/>
        <w:t xml:space="preserve">National Emissions Standards for Hazardous Air Pollutants: Epoxy Resins Production and Non-Nylon Polyamides Production, 40 C.F.R. Part 63, Subpart W (July 1, </w:t>
      </w:r>
      <w:del w:id="74" w:author="Author">
        <w:r w:rsidRPr="003471AD" w:rsidDel="00161C5D">
          <w:rPr>
            <w:rFonts w:cs="Arial"/>
            <w:szCs w:val="20"/>
          </w:rPr>
          <w:delText>2025</w:delText>
        </w:r>
      </w:del>
      <w:ins w:id="75" w:author="Author">
        <w:r w:rsidR="00161C5D" w:rsidRPr="003471AD">
          <w:rPr>
            <w:rFonts w:cs="Arial"/>
            <w:szCs w:val="20"/>
          </w:rPr>
          <w:t>202</w:t>
        </w:r>
        <w:r w:rsidR="00161C5D">
          <w:rPr>
            <w:rFonts w:cs="Arial"/>
            <w:szCs w:val="20"/>
          </w:rPr>
          <w:t>6</w:t>
        </w:r>
      </w:ins>
      <w:r w:rsidRPr="003471AD">
        <w:rPr>
          <w:rFonts w:cs="Arial"/>
          <w:szCs w:val="20"/>
        </w:rPr>
        <w:t>).</w:t>
      </w:r>
    </w:p>
    <w:p w14:paraId="08D326EB" w14:textId="77777777" w:rsidR="003471AD" w:rsidRPr="003471AD" w:rsidRDefault="003471AD" w:rsidP="003471AD">
      <w:pPr>
        <w:pStyle w:val="par1"/>
        <w:rPr>
          <w:rFonts w:cs="Arial"/>
          <w:szCs w:val="20"/>
        </w:rPr>
      </w:pPr>
      <w:r w:rsidRPr="003471AD">
        <w:rPr>
          <w:rFonts w:cs="Arial"/>
          <w:szCs w:val="20"/>
        </w:rPr>
        <w:t>Subpart X</w:t>
      </w:r>
      <w:r w:rsidRPr="003471AD">
        <w:rPr>
          <w:rFonts w:cs="Arial"/>
          <w:szCs w:val="20"/>
        </w:rPr>
        <w:tab/>
        <w:t xml:space="preserve">National Emissions Standards for Hazardous Air Pollutants from Secondary Lead Smelting, 40 C.F.R. Part 63, Subpart X (July 1, </w:t>
      </w:r>
      <w:del w:id="76" w:author="Author">
        <w:r w:rsidRPr="003471AD" w:rsidDel="00161C5D">
          <w:rPr>
            <w:rFonts w:cs="Arial"/>
            <w:szCs w:val="20"/>
          </w:rPr>
          <w:delText>2025</w:delText>
        </w:r>
      </w:del>
      <w:ins w:id="77" w:author="Author">
        <w:r w:rsidR="00161C5D" w:rsidRPr="003471AD">
          <w:rPr>
            <w:rFonts w:cs="Arial"/>
            <w:szCs w:val="20"/>
          </w:rPr>
          <w:t>202</w:t>
        </w:r>
        <w:r w:rsidR="00161C5D">
          <w:rPr>
            <w:rFonts w:cs="Arial"/>
            <w:szCs w:val="20"/>
          </w:rPr>
          <w:t>6</w:t>
        </w:r>
      </w:ins>
      <w:r w:rsidRPr="003471AD">
        <w:rPr>
          <w:rFonts w:cs="Arial"/>
          <w:szCs w:val="20"/>
        </w:rPr>
        <w:t>). The owner or operator of any source required pursuant to 40 C.F.R. Part 63, Subpart X to obtain a Regulation Number 3, Part C Operating Permit, if not a major source or located at a major source as that term is defined at 40 C.F.R. Part 70.2, is deferred from submitting an application for such permit until December 9, 2005.</w:t>
      </w:r>
    </w:p>
    <w:p w14:paraId="2788ACDC" w14:textId="77777777" w:rsidR="003471AD" w:rsidRPr="003471AD" w:rsidRDefault="003471AD" w:rsidP="003471AD">
      <w:pPr>
        <w:pStyle w:val="par1"/>
        <w:rPr>
          <w:rFonts w:cs="Arial"/>
          <w:szCs w:val="20"/>
        </w:rPr>
      </w:pPr>
      <w:r w:rsidRPr="003471AD">
        <w:rPr>
          <w:rFonts w:cs="Arial"/>
          <w:szCs w:val="20"/>
        </w:rPr>
        <w:t>Subpart AA</w:t>
      </w:r>
      <w:r w:rsidRPr="003471AD">
        <w:rPr>
          <w:rFonts w:cs="Arial"/>
          <w:szCs w:val="20"/>
        </w:rPr>
        <w:tab/>
        <w:t xml:space="preserve">National Emission Standards for Hazardous Air Pollutants for Source Category: Phosphoric Acid Manufacturing, 40 C.F.R. Part 63, Subpart AA (July 1, </w:t>
      </w:r>
      <w:del w:id="78" w:author="Author">
        <w:r w:rsidRPr="003471AD" w:rsidDel="00161C5D">
          <w:rPr>
            <w:rFonts w:cs="Arial"/>
            <w:szCs w:val="20"/>
          </w:rPr>
          <w:delText>2025</w:delText>
        </w:r>
      </w:del>
      <w:ins w:id="79" w:author="Author">
        <w:r w:rsidR="00161C5D" w:rsidRPr="003471AD">
          <w:rPr>
            <w:rFonts w:cs="Arial"/>
            <w:szCs w:val="20"/>
          </w:rPr>
          <w:t>202</w:t>
        </w:r>
        <w:r w:rsidR="00161C5D">
          <w:rPr>
            <w:rFonts w:cs="Arial"/>
            <w:szCs w:val="20"/>
          </w:rPr>
          <w:t>6</w:t>
        </w:r>
      </w:ins>
      <w:r w:rsidRPr="003471AD">
        <w:rPr>
          <w:rFonts w:cs="Arial"/>
          <w:szCs w:val="20"/>
        </w:rPr>
        <w:t>).</w:t>
      </w:r>
    </w:p>
    <w:p w14:paraId="415C4332" w14:textId="77777777" w:rsidR="003471AD" w:rsidRPr="003471AD" w:rsidRDefault="003471AD" w:rsidP="003471AD">
      <w:pPr>
        <w:pStyle w:val="par1"/>
        <w:rPr>
          <w:rFonts w:cs="Arial"/>
          <w:szCs w:val="20"/>
        </w:rPr>
      </w:pPr>
      <w:r w:rsidRPr="003471AD">
        <w:rPr>
          <w:rFonts w:cs="Arial"/>
          <w:szCs w:val="20"/>
        </w:rPr>
        <w:lastRenderedPageBreak/>
        <w:t>Subpart BB</w:t>
      </w:r>
      <w:r w:rsidRPr="003471AD">
        <w:rPr>
          <w:rFonts w:cs="Arial"/>
          <w:szCs w:val="20"/>
        </w:rPr>
        <w:tab/>
        <w:t xml:space="preserve">National Emission Standards for Hazardous Air Pollutants for Phosphate Fertilizers Production, 40 C.F.R. Part 63, Subpart BB (July 1, </w:t>
      </w:r>
      <w:del w:id="80" w:author="Author">
        <w:r w:rsidRPr="003471AD" w:rsidDel="00161C5D">
          <w:rPr>
            <w:rFonts w:cs="Arial"/>
            <w:szCs w:val="20"/>
          </w:rPr>
          <w:delText>2025</w:delText>
        </w:r>
      </w:del>
      <w:ins w:id="81" w:author="Author">
        <w:r w:rsidR="00161C5D" w:rsidRPr="003471AD">
          <w:rPr>
            <w:rFonts w:cs="Arial"/>
            <w:szCs w:val="20"/>
          </w:rPr>
          <w:t>202</w:t>
        </w:r>
        <w:r w:rsidR="00161C5D">
          <w:rPr>
            <w:rFonts w:cs="Arial"/>
            <w:szCs w:val="20"/>
          </w:rPr>
          <w:t>6</w:t>
        </w:r>
      </w:ins>
      <w:r w:rsidRPr="003471AD">
        <w:rPr>
          <w:rFonts w:cs="Arial"/>
          <w:szCs w:val="20"/>
        </w:rPr>
        <w:t>).</w:t>
      </w:r>
    </w:p>
    <w:p w14:paraId="0B8AB5C0" w14:textId="77777777" w:rsidR="003471AD" w:rsidRPr="003471AD" w:rsidRDefault="003471AD" w:rsidP="003471AD">
      <w:pPr>
        <w:pStyle w:val="par1"/>
        <w:rPr>
          <w:rFonts w:cs="Arial"/>
          <w:szCs w:val="20"/>
        </w:rPr>
      </w:pPr>
      <w:r w:rsidRPr="003471AD">
        <w:rPr>
          <w:rFonts w:cs="Arial"/>
          <w:szCs w:val="20"/>
        </w:rPr>
        <w:t>Subpart CC</w:t>
      </w:r>
      <w:r w:rsidRPr="003471AD">
        <w:rPr>
          <w:rFonts w:cs="Arial"/>
          <w:szCs w:val="20"/>
        </w:rPr>
        <w:tab/>
        <w:t xml:space="preserve">National Emission Standards for Hazardous Air Pollutants: Petroleum Refineries, 40 C.F.R. Part 63, Subpart CC (July 1, </w:t>
      </w:r>
      <w:del w:id="82" w:author="Author">
        <w:r w:rsidRPr="003471AD" w:rsidDel="00161C5D">
          <w:rPr>
            <w:rFonts w:cs="Arial"/>
            <w:szCs w:val="20"/>
          </w:rPr>
          <w:delText>2025</w:delText>
        </w:r>
      </w:del>
      <w:ins w:id="83" w:author="Author">
        <w:r w:rsidR="00161C5D" w:rsidRPr="003471AD">
          <w:rPr>
            <w:rFonts w:cs="Arial"/>
            <w:szCs w:val="20"/>
          </w:rPr>
          <w:t>202</w:t>
        </w:r>
        <w:r w:rsidR="00161C5D">
          <w:rPr>
            <w:rFonts w:cs="Arial"/>
            <w:szCs w:val="20"/>
          </w:rPr>
          <w:t>6</w:t>
        </w:r>
      </w:ins>
      <w:r w:rsidRPr="003471AD">
        <w:rPr>
          <w:rFonts w:cs="Arial"/>
          <w:szCs w:val="20"/>
        </w:rPr>
        <w:t>).</w:t>
      </w:r>
    </w:p>
    <w:p w14:paraId="636B3F65" w14:textId="77777777" w:rsidR="003471AD" w:rsidRPr="003471AD" w:rsidRDefault="003471AD" w:rsidP="003471AD">
      <w:pPr>
        <w:pStyle w:val="par1"/>
        <w:rPr>
          <w:rFonts w:cs="Arial"/>
          <w:szCs w:val="20"/>
        </w:rPr>
      </w:pPr>
      <w:r w:rsidRPr="003471AD">
        <w:rPr>
          <w:rFonts w:cs="Arial"/>
          <w:szCs w:val="20"/>
        </w:rPr>
        <w:t>Subpart DD</w:t>
      </w:r>
      <w:r w:rsidRPr="003471AD">
        <w:rPr>
          <w:rFonts w:cs="Arial"/>
          <w:szCs w:val="20"/>
        </w:rPr>
        <w:tab/>
        <w:t xml:space="preserve">National Emission Standards for Hazardous Air Pollutants: Off-Site Waste and Recovery Operations, 40 C.F.R. Part 63, Subpart DD (July 1, </w:t>
      </w:r>
      <w:del w:id="84" w:author="Author">
        <w:r w:rsidRPr="003471AD" w:rsidDel="00161C5D">
          <w:rPr>
            <w:rFonts w:cs="Arial"/>
            <w:szCs w:val="20"/>
          </w:rPr>
          <w:delText>2025</w:delText>
        </w:r>
      </w:del>
      <w:ins w:id="85" w:author="Author">
        <w:r w:rsidR="00161C5D" w:rsidRPr="003471AD">
          <w:rPr>
            <w:rFonts w:cs="Arial"/>
            <w:szCs w:val="20"/>
          </w:rPr>
          <w:t>202</w:t>
        </w:r>
        <w:r w:rsidR="00161C5D">
          <w:rPr>
            <w:rFonts w:cs="Arial"/>
            <w:szCs w:val="20"/>
          </w:rPr>
          <w:t>6</w:t>
        </w:r>
      </w:ins>
      <w:r w:rsidRPr="003471AD">
        <w:rPr>
          <w:rFonts w:cs="Arial"/>
          <w:szCs w:val="20"/>
        </w:rPr>
        <w:t>).</w:t>
      </w:r>
    </w:p>
    <w:p w14:paraId="246BEBD2" w14:textId="77777777" w:rsidR="003471AD" w:rsidRPr="003471AD" w:rsidRDefault="003471AD" w:rsidP="003471AD">
      <w:pPr>
        <w:pStyle w:val="par1"/>
        <w:rPr>
          <w:rFonts w:cs="Arial"/>
          <w:szCs w:val="20"/>
        </w:rPr>
      </w:pPr>
      <w:r w:rsidRPr="003471AD">
        <w:rPr>
          <w:rFonts w:cs="Arial"/>
          <w:szCs w:val="20"/>
        </w:rPr>
        <w:t>Subpart EE</w:t>
      </w:r>
      <w:r w:rsidRPr="003471AD">
        <w:rPr>
          <w:rFonts w:cs="Arial"/>
          <w:szCs w:val="20"/>
        </w:rPr>
        <w:tab/>
        <w:t xml:space="preserve">National Emission Standards for Hazardous Air Pollutants Final Standards for Hazardous Air Pollutant Emissions from Magnetic Tape Manufacturing Operations, 40 C.F.R. Part 63, Subpart EE (July 1, </w:t>
      </w:r>
      <w:del w:id="86" w:author="Author">
        <w:r w:rsidRPr="003471AD" w:rsidDel="00161C5D">
          <w:rPr>
            <w:rFonts w:cs="Arial"/>
            <w:szCs w:val="20"/>
          </w:rPr>
          <w:delText>2025</w:delText>
        </w:r>
      </w:del>
      <w:ins w:id="87" w:author="Author">
        <w:r w:rsidR="00161C5D" w:rsidRPr="003471AD">
          <w:rPr>
            <w:rFonts w:cs="Arial"/>
            <w:szCs w:val="20"/>
          </w:rPr>
          <w:t>202</w:t>
        </w:r>
        <w:r w:rsidR="00161C5D">
          <w:rPr>
            <w:rFonts w:cs="Arial"/>
            <w:szCs w:val="20"/>
          </w:rPr>
          <w:t>6</w:t>
        </w:r>
      </w:ins>
      <w:r w:rsidRPr="003471AD">
        <w:rPr>
          <w:rFonts w:cs="Arial"/>
          <w:szCs w:val="20"/>
        </w:rPr>
        <w:t>).</w:t>
      </w:r>
    </w:p>
    <w:p w14:paraId="5B42A0DE" w14:textId="77777777" w:rsidR="003471AD" w:rsidRPr="003471AD" w:rsidRDefault="003471AD" w:rsidP="003471AD">
      <w:pPr>
        <w:pStyle w:val="par1"/>
        <w:rPr>
          <w:rFonts w:cs="Arial"/>
          <w:szCs w:val="20"/>
        </w:rPr>
      </w:pPr>
      <w:r w:rsidRPr="003471AD">
        <w:rPr>
          <w:rFonts w:cs="Arial"/>
          <w:szCs w:val="20"/>
        </w:rPr>
        <w:t>Subpart GG</w:t>
      </w:r>
      <w:r w:rsidRPr="003471AD">
        <w:rPr>
          <w:rFonts w:cs="Arial"/>
          <w:szCs w:val="20"/>
        </w:rPr>
        <w:tab/>
        <w:t xml:space="preserve">National Emission Standards for Hazardous Air Pollutants for Source Categories: Aerospace Manufacturing and Rework Facilities, 40 C.F.R. Part 63, Subpart GG (July 1, </w:t>
      </w:r>
      <w:del w:id="88" w:author="Author">
        <w:r w:rsidRPr="003471AD" w:rsidDel="00161C5D">
          <w:rPr>
            <w:rFonts w:cs="Arial"/>
            <w:szCs w:val="20"/>
          </w:rPr>
          <w:delText>2025</w:delText>
        </w:r>
      </w:del>
      <w:ins w:id="89" w:author="Author">
        <w:r w:rsidR="00161C5D" w:rsidRPr="003471AD">
          <w:rPr>
            <w:rFonts w:cs="Arial"/>
            <w:szCs w:val="20"/>
          </w:rPr>
          <w:t>202</w:t>
        </w:r>
        <w:r w:rsidR="00161C5D">
          <w:rPr>
            <w:rFonts w:cs="Arial"/>
            <w:szCs w:val="20"/>
          </w:rPr>
          <w:t>6</w:t>
        </w:r>
      </w:ins>
      <w:r w:rsidRPr="003471AD">
        <w:rPr>
          <w:rFonts w:cs="Arial"/>
          <w:szCs w:val="20"/>
        </w:rPr>
        <w:t>).</w:t>
      </w:r>
    </w:p>
    <w:p w14:paraId="26224CBA" w14:textId="77777777" w:rsidR="003471AD" w:rsidRPr="003471AD" w:rsidRDefault="003471AD" w:rsidP="003471AD">
      <w:pPr>
        <w:pStyle w:val="par1"/>
        <w:rPr>
          <w:rFonts w:cs="Arial"/>
          <w:szCs w:val="20"/>
        </w:rPr>
      </w:pPr>
      <w:r w:rsidRPr="003471AD">
        <w:rPr>
          <w:rFonts w:cs="Arial"/>
          <w:szCs w:val="20"/>
        </w:rPr>
        <w:t>Subpart HH</w:t>
      </w:r>
      <w:r w:rsidRPr="003471AD">
        <w:rPr>
          <w:rFonts w:cs="Arial"/>
          <w:szCs w:val="20"/>
        </w:rPr>
        <w:tab/>
        <w:t xml:space="preserve">National Emission Standards for Hazardous Air Pollutants for Source Category: Oil and Natural Gas Production and Natural Gas Transmission and Storage, 40 C.F.R. Part 63, Subparts HH (July 1, </w:t>
      </w:r>
      <w:del w:id="90" w:author="Author">
        <w:r w:rsidRPr="003471AD" w:rsidDel="00161C5D">
          <w:rPr>
            <w:rFonts w:cs="Arial"/>
            <w:szCs w:val="20"/>
          </w:rPr>
          <w:delText>2025</w:delText>
        </w:r>
      </w:del>
      <w:ins w:id="91" w:author="Author">
        <w:r w:rsidR="00161C5D" w:rsidRPr="003471AD">
          <w:rPr>
            <w:rFonts w:cs="Arial"/>
            <w:szCs w:val="20"/>
          </w:rPr>
          <w:t>202</w:t>
        </w:r>
        <w:r w:rsidR="00161C5D">
          <w:rPr>
            <w:rFonts w:cs="Arial"/>
            <w:szCs w:val="20"/>
          </w:rPr>
          <w:t>6</w:t>
        </w:r>
      </w:ins>
      <w:r w:rsidRPr="003471AD">
        <w:rPr>
          <w:rFonts w:cs="Arial"/>
          <w:szCs w:val="20"/>
        </w:rPr>
        <w:t>).</w:t>
      </w:r>
    </w:p>
    <w:p w14:paraId="0CE63A83" w14:textId="77777777" w:rsidR="003471AD" w:rsidRPr="003471AD" w:rsidRDefault="003471AD" w:rsidP="003471AD">
      <w:pPr>
        <w:pStyle w:val="par1"/>
        <w:rPr>
          <w:rFonts w:cs="Arial"/>
          <w:szCs w:val="20"/>
        </w:rPr>
      </w:pPr>
      <w:r w:rsidRPr="003471AD">
        <w:rPr>
          <w:rFonts w:cs="Arial"/>
          <w:szCs w:val="20"/>
        </w:rPr>
        <w:t>Subpart II</w:t>
      </w:r>
      <w:r w:rsidRPr="003471AD">
        <w:rPr>
          <w:rFonts w:cs="Arial"/>
          <w:szCs w:val="20"/>
        </w:rPr>
        <w:tab/>
        <w:t xml:space="preserve">National Emission Standards for Hazardous Air Pollutants: Shipbuilding and Ship Repair, 40 C.F.R. Part 63, Subpart II (July 1, </w:t>
      </w:r>
      <w:del w:id="92" w:author="Author">
        <w:r w:rsidRPr="003471AD" w:rsidDel="00161C5D">
          <w:rPr>
            <w:rFonts w:cs="Arial"/>
            <w:szCs w:val="20"/>
          </w:rPr>
          <w:delText>2025</w:delText>
        </w:r>
      </w:del>
      <w:ins w:id="93" w:author="Author">
        <w:r w:rsidR="00161C5D" w:rsidRPr="003471AD">
          <w:rPr>
            <w:rFonts w:cs="Arial"/>
            <w:szCs w:val="20"/>
          </w:rPr>
          <w:t>202</w:t>
        </w:r>
        <w:r w:rsidR="00161C5D">
          <w:rPr>
            <w:rFonts w:cs="Arial"/>
            <w:szCs w:val="20"/>
          </w:rPr>
          <w:t>6</w:t>
        </w:r>
      </w:ins>
      <w:r w:rsidRPr="003471AD">
        <w:rPr>
          <w:rFonts w:cs="Arial"/>
          <w:szCs w:val="20"/>
        </w:rPr>
        <w:t>).</w:t>
      </w:r>
    </w:p>
    <w:p w14:paraId="775F7D3E" w14:textId="77777777" w:rsidR="003471AD" w:rsidRPr="003471AD" w:rsidRDefault="003471AD" w:rsidP="003471AD">
      <w:pPr>
        <w:pStyle w:val="par1"/>
        <w:rPr>
          <w:rFonts w:cs="Arial"/>
          <w:szCs w:val="20"/>
        </w:rPr>
      </w:pPr>
      <w:r w:rsidRPr="003471AD">
        <w:rPr>
          <w:rFonts w:cs="Arial"/>
          <w:szCs w:val="20"/>
        </w:rPr>
        <w:t>Subpart JJ</w:t>
      </w:r>
      <w:r w:rsidRPr="003471AD">
        <w:rPr>
          <w:rFonts w:cs="Arial"/>
          <w:szCs w:val="20"/>
        </w:rPr>
        <w:tab/>
        <w:t xml:space="preserve">National Emission Standards for Hazardous Air Pollutants: Wood Furniture Manufacturing Operations, 40 C.F.R. Part 63, Subpart JJ (July 1, </w:t>
      </w:r>
      <w:del w:id="94" w:author="Author">
        <w:r w:rsidRPr="003471AD" w:rsidDel="00161C5D">
          <w:rPr>
            <w:rFonts w:cs="Arial"/>
            <w:szCs w:val="20"/>
          </w:rPr>
          <w:delText>2025</w:delText>
        </w:r>
      </w:del>
      <w:ins w:id="95" w:author="Author">
        <w:r w:rsidR="00161C5D" w:rsidRPr="003471AD">
          <w:rPr>
            <w:rFonts w:cs="Arial"/>
            <w:szCs w:val="20"/>
          </w:rPr>
          <w:t>202</w:t>
        </w:r>
        <w:r w:rsidR="00161C5D">
          <w:rPr>
            <w:rFonts w:cs="Arial"/>
            <w:szCs w:val="20"/>
          </w:rPr>
          <w:t>6</w:t>
        </w:r>
      </w:ins>
      <w:r w:rsidRPr="003471AD">
        <w:rPr>
          <w:rFonts w:cs="Arial"/>
          <w:szCs w:val="20"/>
        </w:rPr>
        <w:t>).</w:t>
      </w:r>
    </w:p>
    <w:p w14:paraId="2554A292" w14:textId="77777777" w:rsidR="003471AD" w:rsidRPr="003471AD" w:rsidRDefault="003471AD" w:rsidP="003471AD">
      <w:pPr>
        <w:pStyle w:val="par1"/>
        <w:rPr>
          <w:rFonts w:cs="Arial"/>
          <w:szCs w:val="20"/>
        </w:rPr>
      </w:pPr>
      <w:r w:rsidRPr="003471AD">
        <w:rPr>
          <w:rFonts w:cs="Arial"/>
          <w:szCs w:val="20"/>
        </w:rPr>
        <w:t>Subpart KK</w:t>
      </w:r>
      <w:r w:rsidRPr="003471AD">
        <w:rPr>
          <w:rFonts w:cs="Arial"/>
          <w:szCs w:val="20"/>
        </w:rPr>
        <w:tab/>
        <w:t xml:space="preserve">National Emission Standards for Hazardous Air Pollutants: Printing and Publishing Industry, 40 C.F.R. Part 63, Subpart KK (July 1, </w:t>
      </w:r>
      <w:del w:id="96" w:author="Author">
        <w:r w:rsidRPr="003471AD" w:rsidDel="00161C5D">
          <w:rPr>
            <w:rFonts w:cs="Arial"/>
            <w:szCs w:val="20"/>
          </w:rPr>
          <w:delText>2025</w:delText>
        </w:r>
      </w:del>
      <w:ins w:id="97" w:author="Author">
        <w:r w:rsidR="00161C5D" w:rsidRPr="003471AD">
          <w:rPr>
            <w:rFonts w:cs="Arial"/>
            <w:szCs w:val="20"/>
          </w:rPr>
          <w:t>202</w:t>
        </w:r>
        <w:r w:rsidR="00161C5D">
          <w:rPr>
            <w:rFonts w:cs="Arial"/>
            <w:szCs w:val="20"/>
          </w:rPr>
          <w:t>6</w:t>
        </w:r>
      </w:ins>
      <w:r w:rsidRPr="003471AD">
        <w:rPr>
          <w:rFonts w:cs="Arial"/>
          <w:szCs w:val="20"/>
        </w:rPr>
        <w:t>).</w:t>
      </w:r>
    </w:p>
    <w:p w14:paraId="3AED7602" w14:textId="77777777" w:rsidR="003471AD" w:rsidRPr="003471AD" w:rsidRDefault="003471AD" w:rsidP="003471AD">
      <w:pPr>
        <w:pStyle w:val="par1"/>
        <w:rPr>
          <w:rFonts w:cs="Arial"/>
          <w:szCs w:val="20"/>
        </w:rPr>
      </w:pPr>
      <w:r w:rsidRPr="003471AD">
        <w:rPr>
          <w:rFonts w:cs="Arial"/>
          <w:szCs w:val="20"/>
        </w:rPr>
        <w:t>Subpart LL</w:t>
      </w:r>
      <w:r w:rsidRPr="003471AD">
        <w:rPr>
          <w:rFonts w:cs="Arial"/>
          <w:szCs w:val="20"/>
        </w:rPr>
        <w:tab/>
        <w:t xml:space="preserve">National Emission Standards for Hazardous Air Pollutants for Source Category: Primary Aluminum Reduction Plants, 40 C.F.R. Part 63, Subpart LL (July 1, </w:t>
      </w:r>
      <w:del w:id="98" w:author="Author">
        <w:r w:rsidRPr="003471AD" w:rsidDel="00161C5D">
          <w:rPr>
            <w:rFonts w:cs="Arial"/>
            <w:szCs w:val="20"/>
          </w:rPr>
          <w:delText>2025</w:delText>
        </w:r>
      </w:del>
      <w:ins w:id="99" w:author="Author">
        <w:r w:rsidR="00161C5D" w:rsidRPr="003471AD">
          <w:rPr>
            <w:rFonts w:cs="Arial"/>
            <w:szCs w:val="20"/>
          </w:rPr>
          <w:t>202</w:t>
        </w:r>
        <w:r w:rsidR="00161C5D">
          <w:rPr>
            <w:rFonts w:cs="Arial"/>
            <w:szCs w:val="20"/>
          </w:rPr>
          <w:t>6</w:t>
        </w:r>
      </w:ins>
      <w:r w:rsidRPr="003471AD">
        <w:rPr>
          <w:rFonts w:cs="Arial"/>
          <w:szCs w:val="20"/>
        </w:rPr>
        <w:t>).</w:t>
      </w:r>
    </w:p>
    <w:p w14:paraId="42D502B1" w14:textId="77777777" w:rsidR="003471AD" w:rsidRPr="003471AD" w:rsidRDefault="003471AD" w:rsidP="003471AD">
      <w:pPr>
        <w:pStyle w:val="par1"/>
        <w:rPr>
          <w:rFonts w:cs="Arial"/>
          <w:szCs w:val="20"/>
        </w:rPr>
      </w:pPr>
      <w:r w:rsidRPr="003471AD">
        <w:rPr>
          <w:rFonts w:cs="Arial"/>
          <w:szCs w:val="20"/>
        </w:rPr>
        <w:t>Subpart MM</w:t>
      </w:r>
      <w:r w:rsidRPr="003471AD">
        <w:rPr>
          <w:rFonts w:cs="Arial"/>
          <w:szCs w:val="20"/>
        </w:rPr>
        <w:tab/>
        <w:t xml:space="preserve">National Emission Standards for Hazardous Air Pollutants for Source Category: Chemical Recovery Combustion Sources at Kraft, Soda, Sulfite, and Stand-alone Semi-Chemical Pulp Mills, 40 C.F.R. Part 63, Subpart MM (July 1, </w:t>
      </w:r>
      <w:del w:id="100" w:author="Author">
        <w:r w:rsidRPr="003471AD" w:rsidDel="00161C5D">
          <w:rPr>
            <w:rFonts w:cs="Arial"/>
            <w:szCs w:val="20"/>
          </w:rPr>
          <w:delText>2025</w:delText>
        </w:r>
      </w:del>
      <w:ins w:id="101" w:author="Author">
        <w:r w:rsidR="00161C5D" w:rsidRPr="003471AD">
          <w:rPr>
            <w:rFonts w:cs="Arial"/>
            <w:szCs w:val="20"/>
          </w:rPr>
          <w:t>202</w:t>
        </w:r>
        <w:r w:rsidR="00161C5D">
          <w:rPr>
            <w:rFonts w:cs="Arial"/>
            <w:szCs w:val="20"/>
          </w:rPr>
          <w:t>6</w:t>
        </w:r>
      </w:ins>
      <w:r w:rsidRPr="003471AD">
        <w:rPr>
          <w:rFonts w:cs="Arial"/>
          <w:szCs w:val="20"/>
        </w:rPr>
        <w:t>).</w:t>
      </w:r>
    </w:p>
    <w:p w14:paraId="00D52396" w14:textId="77777777" w:rsidR="003471AD" w:rsidRPr="003471AD" w:rsidRDefault="003471AD" w:rsidP="003471AD">
      <w:pPr>
        <w:pStyle w:val="par1"/>
        <w:rPr>
          <w:rFonts w:cs="Arial"/>
          <w:szCs w:val="20"/>
        </w:rPr>
      </w:pPr>
      <w:r w:rsidRPr="003471AD">
        <w:rPr>
          <w:rFonts w:cs="Arial"/>
          <w:szCs w:val="20"/>
        </w:rPr>
        <w:t>Subpart OO</w:t>
      </w:r>
      <w:r w:rsidRPr="003471AD">
        <w:rPr>
          <w:rFonts w:cs="Arial"/>
          <w:szCs w:val="20"/>
        </w:rPr>
        <w:tab/>
        <w:t xml:space="preserve">National Emission Standards for Tanks - Level 1, 40 C.F.R., Part 63, Subpart OO (July 1, </w:t>
      </w:r>
      <w:del w:id="102" w:author="Author">
        <w:r w:rsidRPr="003471AD" w:rsidDel="00161C5D">
          <w:rPr>
            <w:rFonts w:cs="Arial"/>
            <w:szCs w:val="20"/>
          </w:rPr>
          <w:delText>2023</w:delText>
        </w:r>
      </w:del>
      <w:ins w:id="103" w:author="Author">
        <w:r w:rsidR="00161C5D" w:rsidRPr="003471AD">
          <w:rPr>
            <w:rFonts w:cs="Arial"/>
            <w:szCs w:val="20"/>
          </w:rPr>
          <w:t>202</w:t>
        </w:r>
        <w:r w:rsidR="00161C5D">
          <w:rPr>
            <w:rFonts w:cs="Arial"/>
            <w:szCs w:val="20"/>
          </w:rPr>
          <w:t>6</w:t>
        </w:r>
      </w:ins>
      <w:r w:rsidRPr="003471AD">
        <w:rPr>
          <w:rFonts w:cs="Arial"/>
          <w:szCs w:val="20"/>
        </w:rPr>
        <w:t>).</w:t>
      </w:r>
    </w:p>
    <w:p w14:paraId="0BC2D875" w14:textId="77777777" w:rsidR="003471AD" w:rsidRPr="003471AD" w:rsidRDefault="003471AD" w:rsidP="003471AD">
      <w:pPr>
        <w:pStyle w:val="par1"/>
        <w:rPr>
          <w:rFonts w:cs="Arial"/>
          <w:szCs w:val="20"/>
        </w:rPr>
      </w:pPr>
      <w:r w:rsidRPr="003471AD">
        <w:rPr>
          <w:rFonts w:cs="Arial"/>
          <w:szCs w:val="20"/>
        </w:rPr>
        <w:t>Subpart PP</w:t>
      </w:r>
      <w:r w:rsidRPr="003471AD">
        <w:rPr>
          <w:rFonts w:cs="Arial"/>
          <w:szCs w:val="20"/>
        </w:rPr>
        <w:tab/>
        <w:t xml:space="preserve">National Emission Standards for Containers, 40 C.F.R., Part 63, Subpart PP (July 1, </w:t>
      </w:r>
      <w:del w:id="104" w:author="Author">
        <w:r w:rsidRPr="003471AD" w:rsidDel="00161C5D">
          <w:rPr>
            <w:rFonts w:cs="Arial"/>
            <w:szCs w:val="20"/>
          </w:rPr>
          <w:delText>2025</w:delText>
        </w:r>
      </w:del>
      <w:ins w:id="105" w:author="Author">
        <w:r w:rsidR="00161C5D" w:rsidRPr="003471AD">
          <w:rPr>
            <w:rFonts w:cs="Arial"/>
            <w:szCs w:val="20"/>
          </w:rPr>
          <w:t>202</w:t>
        </w:r>
        <w:r w:rsidR="00161C5D">
          <w:rPr>
            <w:rFonts w:cs="Arial"/>
            <w:szCs w:val="20"/>
          </w:rPr>
          <w:t>6</w:t>
        </w:r>
      </w:ins>
      <w:r w:rsidRPr="003471AD">
        <w:rPr>
          <w:rFonts w:cs="Arial"/>
          <w:szCs w:val="20"/>
        </w:rPr>
        <w:t>).</w:t>
      </w:r>
    </w:p>
    <w:p w14:paraId="4CF6C55D" w14:textId="77777777" w:rsidR="003471AD" w:rsidRPr="003471AD" w:rsidRDefault="003471AD" w:rsidP="003471AD">
      <w:pPr>
        <w:pStyle w:val="par1"/>
        <w:rPr>
          <w:rFonts w:cs="Arial"/>
          <w:szCs w:val="20"/>
        </w:rPr>
      </w:pPr>
      <w:r w:rsidRPr="003471AD">
        <w:rPr>
          <w:rFonts w:cs="Arial"/>
          <w:szCs w:val="20"/>
        </w:rPr>
        <w:lastRenderedPageBreak/>
        <w:t>Subpart XX</w:t>
      </w:r>
      <w:r w:rsidRPr="003471AD">
        <w:rPr>
          <w:rFonts w:cs="Arial"/>
          <w:szCs w:val="20"/>
        </w:rPr>
        <w:tab/>
        <w:t xml:space="preserve">National Emission Standards for Ethylene Manufacturing Process Units: Heat Exchange Systems and Waste Operations, 40 C.F.R. Part 63, Subpart XX (July 1, </w:t>
      </w:r>
      <w:del w:id="106" w:author="Author">
        <w:r w:rsidRPr="003471AD" w:rsidDel="00161C5D">
          <w:rPr>
            <w:rFonts w:cs="Arial"/>
            <w:szCs w:val="20"/>
          </w:rPr>
          <w:delText>2025</w:delText>
        </w:r>
      </w:del>
      <w:ins w:id="107" w:author="Author">
        <w:r w:rsidR="00161C5D" w:rsidRPr="003471AD">
          <w:rPr>
            <w:rFonts w:cs="Arial"/>
            <w:szCs w:val="20"/>
          </w:rPr>
          <w:t>202</w:t>
        </w:r>
        <w:r w:rsidR="00161C5D">
          <w:rPr>
            <w:rFonts w:cs="Arial"/>
            <w:szCs w:val="20"/>
          </w:rPr>
          <w:t>6</w:t>
        </w:r>
      </w:ins>
      <w:r w:rsidRPr="003471AD">
        <w:rPr>
          <w:rFonts w:cs="Arial"/>
          <w:szCs w:val="20"/>
        </w:rPr>
        <w:t>).</w:t>
      </w:r>
    </w:p>
    <w:p w14:paraId="31FE635B" w14:textId="77777777" w:rsidR="003471AD" w:rsidRPr="003471AD" w:rsidRDefault="003471AD" w:rsidP="003471AD">
      <w:pPr>
        <w:pStyle w:val="par1"/>
        <w:rPr>
          <w:rFonts w:cs="Arial"/>
          <w:szCs w:val="20"/>
        </w:rPr>
      </w:pPr>
      <w:r w:rsidRPr="003471AD">
        <w:rPr>
          <w:rFonts w:cs="Arial"/>
          <w:szCs w:val="20"/>
        </w:rPr>
        <w:t>Subpart YY</w:t>
      </w:r>
      <w:r w:rsidRPr="003471AD">
        <w:rPr>
          <w:rFonts w:cs="Arial"/>
          <w:szCs w:val="20"/>
        </w:rPr>
        <w:tab/>
        <w:t xml:space="preserve">National Emission Standards for Hazardous Air Pollutants for Source Category: Generic Maximum Achievable Control Technology Standard for Acetal Resins Production, Acrylic and Modacrylic Fiber Production, Hydrogen Fluoride Production, and Polycarbonate(s) Production, 40 C.F.R. Part 63, Subpart YY (July 1, </w:t>
      </w:r>
      <w:del w:id="108" w:author="Author">
        <w:r w:rsidRPr="003471AD" w:rsidDel="00161C5D">
          <w:rPr>
            <w:rFonts w:cs="Arial"/>
            <w:szCs w:val="20"/>
          </w:rPr>
          <w:delText>2025</w:delText>
        </w:r>
      </w:del>
      <w:ins w:id="109" w:author="Author">
        <w:r w:rsidR="00161C5D" w:rsidRPr="003471AD">
          <w:rPr>
            <w:rFonts w:cs="Arial"/>
            <w:szCs w:val="20"/>
          </w:rPr>
          <w:t>202</w:t>
        </w:r>
        <w:r w:rsidR="00161C5D">
          <w:rPr>
            <w:rFonts w:cs="Arial"/>
            <w:szCs w:val="20"/>
          </w:rPr>
          <w:t>6</w:t>
        </w:r>
      </w:ins>
      <w:r w:rsidRPr="003471AD">
        <w:rPr>
          <w:rFonts w:cs="Arial"/>
          <w:szCs w:val="20"/>
        </w:rPr>
        <w:t>).</w:t>
      </w:r>
    </w:p>
    <w:p w14:paraId="07365EB2" w14:textId="77777777" w:rsidR="003471AD" w:rsidRPr="003471AD" w:rsidRDefault="003471AD" w:rsidP="003471AD">
      <w:pPr>
        <w:pStyle w:val="par1"/>
        <w:rPr>
          <w:rFonts w:cs="Arial"/>
          <w:szCs w:val="20"/>
        </w:rPr>
      </w:pPr>
      <w:r w:rsidRPr="003471AD">
        <w:rPr>
          <w:rFonts w:cs="Arial"/>
          <w:szCs w:val="20"/>
        </w:rPr>
        <w:t>Subpart CCC</w:t>
      </w:r>
      <w:r w:rsidRPr="003471AD">
        <w:rPr>
          <w:rFonts w:cs="Arial"/>
          <w:szCs w:val="20"/>
        </w:rPr>
        <w:tab/>
        <w:t xml:space="preserve">National Emission Standards for Hazardous Air Pollutants for Source Category: Steel Pickling-HCL Process Facilities and Hydrochloric Acid Regeneration Plants, 40 C.F.R. Part 63, Subpart CCC (July 1, </w:t>
      </w:r>
      <w:del w:id="110" w:author="Author">
        <w:r w:rsidRPr="003471AD" w:rsidDel="00161C5D">
          <w:rPr>
            <w:rFonts w:cs="Arial"/>
            <w:szCs w:val="20"/>
          </w:rPr>
          <w:delText>2025</w:delText>
        </w:r>
      </w:del>
      <w:ins w:id="111" w:author="Author">
        <w:r w:rsidR="00161C5D" w:rsidRPr="003471AD">
          <w:rPr>
            <w:rFonts w:cs="Arial"/>
            <w:szCs w:val="20"/>
          </w:rPr>
          <w:t>202</w:t>
        </w:r>
        <w:r w:rsidR="00161C5D">
          <w:rPr>
            <w:rFonts w:cs="Arial"/>
            <w:szCs w:val="20"/>
          </w:rPr>
          <w:t>6</w:t>
        </w:r>
      </w:ins>
      <w:r w:rsidRPr="003471AD">
        <w:rPr>
          <w:rFonts w:cs="Arial"/>
          <w:szCs w:val="20"/>
        </w:rPr>
        <w:t>).</w:t>
      </w:r>
    </w:p>
    <w:p w14:paraId="4BDB94D3" w14:textId="77777777" w:rsidR="003471AD" w:rsidRPr="003471AD" w:rsidRDefault="003471AD" w:rsidP="003471AD">
      <w:pPr>
        <w:pStyle w:val="par1"/>
        <w:rPr>
          <w:rFonts w:cs="Arial"/>
          <w:szCs w:val="20"/>
        </w:rPr>
      </w:pPr>
      <w:r w:rsidRPr="003471AD">
        <w:rPr>
          <w:rFonts w:cs="Arial"/>
          <w:szCs w:val="20"/>
        </w:rPr>
        <w:t>Subpart DDD</w:t>
      </w:r>
      <w:r w:rsidRPr="003471AD">
        <w:rPr>
          <w:rFonts w:cs="Arial"/>
          <w:szCs w:val="20"/>
        </w:rPr>
        <w:tab/>
        <w:t xml:space="preserve">National Emission Standards for Hazardous Air Pollutants for Source Category: Mineral Wool Production, 40 C.F.R. Part 63, Subpart DDD (July 1, </w:t>
      </w:r>
      <w:del w:id="112" w:author="Author">
        <w:r w:rsidRPr="003471AD" w:rsidDel="00161C5D">
          <w:rPr>
            <w:rFonts w:cs="Arial"/>
            <w:szCs w:val="20"/>
          </w:rPr>
          <w:delText>2025</w:delText>
        </w:r>
      </w:del>
      <w:ins w:id="113" w:author="Author">
        <w:r w:rsidR="00161C5D" w:rsidRPr="003471AD">
          <w:rPr>
            <w:rFonts w:cs="Arial"/>
            <w:szCs w:val="20"/>
          </w:rPr>
          <w:t>202</w:t>
        </w:r>
        <w:r w:rsidR="00161C5D">
          <w:rPr>
            <w:rFonts w:cs="Arial"/>
            <w:szCs w:val="20"/>
          </w:rPr>
          <w:t>6</w:t>
        </w:r>
      </w:ins>
      <w:r w:rsidRPr="003471AD">
        <w:rPr>
          <w:rFonts w:cs="Arial"/>
          <w:szCs w:val="20"/>
        </w:rPr>
        <w:t>).</w:t>
      </w:r>
    </w:p>
    <w:p w14:paraId="41E94B67" w14:textId="77777777" w:rsidR="003471AD" w:rsidRPr="003471AD" w:rsidRDefault="003471AD" w:rsidP="003471AD">
      <w:pPr>
        <w:pStyle w:val="par1"/>
        <w:rPr>
          <w:rFonts w:cs="Arial"/>
          <w:szCs w:val="20"/>
        </w:rPr>
      </w:pPr>
      <w:r w:rsidRPr="003471AD">
        <w:rPr>
          <w:rFonts w:cs="Arial"/>
          <w:szCs w:val="20"/>
        </w:rPr>
        <w:t>Subpart EEE</w:t>
      </w:r>
      <w:r w:rsidRPr="003471AD">
        <w:rPr>
          <w:rFonts w:cs="Arial"/>
          <w:szCs w:val="20"/>
        </w:rPr>
        <w:tab/>
        <w:t xml:space="preserve">National Emission Standards for Hazardous Air Pollutants for Source Category: Hazardous Waste Combustors, 40 C.F.R. Part 63, Subpart EEE (July 1, </w:t>
      </w:r>
      <w:del w:id="114" w:author="Author">
        <w:r w:rsidRPr="003471AD" w:rsidDel="00161C5D">
          <w:rPr>
            <w:rFonts w:cs="Arial"/>
            <w:szCs w:val="20"/>
          </w:rPr>
          <w:delText>2025</w:delText>
        </w:r>
      </w:del>
      <w:ins w:id="115" w:author="Author">
        <w:r w:rsidR="00161C5D" w:rsidRPr="003471AD">
          <w:rPr>
            <w:rFonts w:cs="Arial"/>
            <w:szCs w:val="20"/>
          </w:rPr>
          <w:t>202</w:t>
        </w:r>
        <w:r w:rsidR="00161C5D">
          <w:rPr>
            <w:rFonts w:cs="Arial"/>
            <w:szCs w:val="20"/>
          </w:rPr>
          <w:t>6</w:t>
        </w:r>
      </w:ins>
      <w:r w:rsidRPr="003471AD">
        <w:rPr>
          <w:rFonts w:cs="Arial"/>
          <w:szCs w:val="20"/>
        </w:rPr>
        <w:t>).</w:t>
      </w:r>
    </w:p>
    <w:p w14:paraId="2DFE85B6" w14:textId="77777777" w:rsidR="003471AD" w:rsidRPr="003471AD" w:rsidRDefault="003471AD" w:rsidP="003471AD">
      <w:pPr>
        <w:pStyle w:val="par1"/>
        <w:rPr>
          <w:rFonts w:cs="Arial"/>
          <w:szCs w:val="20"/>
        </w:rPr>
      </w:pPr>
      <w:r w:rsidRPr="003471AD">
        <w:rPr>
          <w:rFonts w:cs="Arial"/>
          <w:szCs w:val="20"/>
        </w:rPr>
        <w:t>Subpart GGG</w:t>
      </w:r>
      <w:r w:rsidRPr="003471AD">
        <w:rPr>
          <w:rFonts w:cs="Arial"/>
          <w:szCs w:val="20"/>
        </w:rPr>
        <w:tab/>
        <w:t xml:space="preserve">National Emission Standards for Hazardous Air Pollutants for Source Category: Pharmaceuticals Production, 40 C.F.R. Part 63, Subpart GGG (July 1, </w:t>
      </w:r>
      <w:del w:id="116" w:author="Author">
        <w:r w:rsidRPr="003471AD" w:rsidDel="00161C5D">
          <w:rPr>
            <w:rFonts w:cs="Arial"/>
            <w:szCs w:val="20"/>
          </w:rPr>
          <w:delText>2025</w:delText>
        </w:r>
      </w:del>
      <w:ins w:id="117" w:author="Author">
        <w:r w:rsidR="00161C5D" w:rsidRPr="003471AD">
          <w:rPr>
            <w:rFonts w:cs="Arial"/>
            <w:szCs w:val="20"/>
          </w:rPr>
          <w:t>202</w:t>
        </w:r>
        <w:r w:rsidR="00161C5D">
          <w:rPr>
            <w:rFonts w:cs="Arial"/>
            <w:szCs w:val="20"/>
          </w:rPr>
          <w:t>6</w:t>
        </w:r>
      </w:ins>
      <w:r w:rsidRPr="003471AD">
        <w:rPr>
          <w:rFonts w:cs="Arial"/>
          <w:szCs w:val="20"/>
        </w:rPr>
        <w:t>).</w:t>
      </w:r>
    </w:p>
    <w:p w14:paraId="185C620C" w14:textId="77777777" w:rsidR="003471AD" w:rsidRPr="003471AD" w:rsidRDefault="003471AD" w:rsidP="003471AD">
      <w:pPr>
        <w:pStyle w:val="par1"/>
        <w:rPr>
          <w:rFonts w:cs="Arial"/>
          <w:szCs w:val="20"/>
        </w:rPr>
      </w:pPr>
      <w:r w:rsidRPr="003471AD">
        <w:rPr>
          <w:rFonts w:cs="Arial"/>
          <w:szCs w:val="20"/>
        </w:rPr>
        <w:t>Subpart HHH</w:t>
      </w:r>
      <w:r w:rsidRPr="003471AD">
        <w:rPr>
          <w:rFonts w:cs="Arial"/>
          <w:szCs w:val="20"/>
        </w:rPr>
        <w:tab/>
        <w:t xml:space="preserve">National Emission Standards for Hazardous Air Pollutants for Source Category: Oil and Natural Gas Production and Natural Gas Transmission and Storage, 40 C.F.R. Part 63, Subparts HHH (July 1, </w:t>
      </w:r>
      <w:del w:id="118" w:author="Author">
        <w:r w:rsidRPr="003471AD" w:rsidDel="00161C5D">
          <w:rPr>
            <w:rFonts w:cs="Arial"/>
            <w:szCs w:val="20"/>
          </w:rPr>
          <w:delText>2025</w:delText>
        </w:r>
      </w:del>
      <w:ins w:id="119" w:author="Author">
        <w:r w:rsidR="00161C5D" w:rsidRPr="003471AD">
          <w:rPr>
            <w:rFonts w:cs="Arial"/>
            <w:szCs w:val="20"/>
          </w:rPr>
          <w:t>202</w:t>
        </w:r>
        <w:r w:rsidR="00161C5D">
          <w:rPr>
            <w:rFonts w:cs="Arial"/>
            <w:szCs w:val="20"/>
          </w:rPr>
          <w:t>6</w:t>
        </w:r>
      </w:ins>
      <w:r w:rsidRPr="003471AD">
        <w:rPr>
          <w:rFonts w:cs="Arial"/>
          <w:szCs w:val="20"/>
        </w:rPr>
        <w:t>).</w:t>
      </w:r>
    </w:p>
    <w:p w14:paraId="2B2A326A" w14:textId="77777777" w:rsidR="003471AD" w:rsidRPr="003471AD" w:rsidRDefault="003471AD" w:rsidP="003471AD">
      <w:pPr>
        <w:pStyle w:val="par1"/>
        <w:rPr>
          <w:rFonts w:cs="Arial"/>
          <w:szCs w:val="20"/>
        </w:rPr>
      </w:pPr>
      <w:r w:rsidRPr="003471AD">
        <w:rPr>
          <w:rFonts w:cs="Arial"/>
          <w:szCs w:val="20"/>
        </w:rPr>
        <w:t>Subpart III</w:t>
      </w:r>
      <w:r w:rsidRPr="003471AD">
        <w:rPr>
          <w:rFonts w:cs="Arial"/>
          <w:szCs w:val="20"/>
        </w:rPr>
        <w:tab/>
        <w:t xml:space="preserve">National Emission Standards for Hazardous Air Pollutants for Source Category: Flexible Polyurethane Foam Production, 40 C.F.R. Part 63, Subpart III (July 1, </w:t>
      </w:r>
      <w:del w:id="120" w:author="Author">
        <w:r w:rsidRPr="003471AD" w:rsidDel="00161C5D">
          <w:rPr>
            <w:rFonts w:cs="Arial"/>
            <w:szCs w:val="20"/>
          </w:rPr>
          <w:delText>2025</w:delText>
        </w:r>
      </w:del>
      <w:ins w:id="121" w:author="Author">
        <w:r w:rsidR="00161C5D" w:rsidRPr="003471AD">
          <w:rPr>
            <w:rFonts w:cs="Arial"/>
            <w:szCs w:val="20"/>
          </w:rPr>
          <w:t>202</w:t>
        </w:r>
        <w:r w:rsidR="00161C5D">
          <w:rPr>
            <w:rFonts w:cs="Arial"/>
            <w:szCs w:val="20"/>
          </w:rPr>
          <w:t>6</w:t>
        </w:r>
      </w:ins>
      <w:r w:rsidRPr="003471AD">
        <w:rPr>
          <w:rFonts w:cs="Arial"/>
          <w:szCs w:val="20"/>
        </w:rPr>
        <w:t>).</w:t>
      </w:r>
    </w:p>
    <w:p w14:paraId="0CDCCE00" w14:textId="77777777" w:rsidR="003471AD" w:rsidRPr="003471AD" w:rsidRDefault="003471AD" w:rsidP="003471AD">
      <w:pPr>
        <w:pStyle w:val="par1"/>
        <w:rPr>
          <w:rFonts w:cs="Arial"/>
          <w:szCs w:val="20"/>
        </w:rPr>
      </w:pPr>
      <w:r w:rsidRPr="003471AD">
        <w:rPr>
          <w:rFonts w:cs="Arial"/>
          <w:szCs w:val="20"/>
        </w:rPr>
        <w:t>Subpart JJJ</w:t>
      </w:r>
      <w:r w:rsidRPr="003471AD">
        <w:rPr>
          <w:rFonts w:cs="Arial"/>
          <w:szCs w:val="20"/>
        </w:rPr>
        <w:tab/>
        <w:t xml:space="preserve">National Emission Standards for Hazardous Air Pollutants: Group IV Polymers and Resins, 40 C.F.R. Part 63, Subpart JJJ (July 1, </w:t>
      </w:r>
      <w:del w:id="122" w:author="Author">
        <w:r w:rsidRPr="003471AD" w:rsidDel="00161C5D">
          <w:rPr>
            <w:rFonts w:cs="Arial"/>
            <w:szCs w:val="20"/>
          </w:rPr>
          <w:delText>2025</w:delText>
        </w:r>
      </w:del>
      <w:ins w:id="123" w:author="Author">
        <w:r w:rsidR="00161C5D" w:rsidRPr="003471AD">
          <w:rPr>
            <w:rFonts w:cs="Arial"/>
            <w:szCs w:val="20"/>
          </w:rPr>
          <w:t>202</w:t>
        </w:r>
        <w:r w:rsidR="00161C5D">
          <w:rPr>
            <w:rFonts w:cs="Arial"/>
            <w:szCs w:val="20"/>
          </w:rPr>
          <w:t>6</w:t>
        </w:r>
      </w:ins>
      <w:r w:rsidRPr="003471AD">
        <w:rPr>
          <w:rFonts w:cs="Arial"/>
          <w:szCs w:val="20"/>
        </w:rPr>
        <w:t>).</w:t>
      </w:r>
    </w:p>
    <w:p w14:paraId="0DD7800A" w14:textId="77777777" w:rsidR="003471AD" w:rsidRPr="003471AD" w:rsidRDefault="003471AD" w:rsidP="003471AD">
      <w:pPr>
        <w:pStyle w:val="par1"/>
        <w:rPr>
          <w:rFonts w:cs="Arial"/>
          <w:szCs w:val="20"/>
        </w:rPr>
      </w:pPr>
      <w:r w:rsidRPr="003471AD">
        <w:rPr>
          <w:rFonts w:cs="Arial"/>
          <w:szCs w:val="20"/>
        </w:rPr>
        <w:t>Subpart LLL</w:t>
      </w:r>
      <w:r w:rsidRPr="003471AD">
        <w:rPr>
          <w:rFonts w:cs="Arial"/>
          <w:szCs w:val="20"/>
        </w:rPr>
        <w:tab/>
        <w:t xml:space="preserve">National Emission Standards for Hazardous Air Pollutants for Source Category: Portland Cement Manufacturing, 40 C.F.R. Part 63, Subpart LLL (July 1, </w:t>
      </w:r>
      <w:del w:id="124" w:author="Author">
        <w:r w:rsidRPr="003471AD" w:rsidDel="00161C5D">
          <w:rPr>
            <w:rFonts w:cs="Arial"/>
            <w:szCs w:val="20"/>
          </w:rPr>
          <w:delText>2025</w:delText>
        </w:r>
      </w:del>
      <w:ins w:id="125" w:author="Author">
        <w:r w:rsidR="00161C5D" w:rsidRPr="003471AD">
          <w:rPr>
            <w:rFonts w:cs="Arial"/>
            <w:szCs w:val="20"/>
          </w:rPr>
          <w:t>202</w:t>
        </w:r>
        <w:r w:rsidR="00161C5D">
          <w:rPr>
            <w:rFonts w:cs="Arial"/>
            <w:szCs w:val="20"/>
          </w:rPr>
          <w:t>6</w:t>
        </w:r>
      </w:ins>
      <w:r w:rsidRPr="003471AD">
        <w:rPr>
          <w:rFonts w:cs="Arial"/>
          <w:szCs w:val="20"/>
        </w:rPr>
        <w:t>).</w:t>
      </w:r>
    </w:p>
    <w:p w14:paraId="1F57AF4A" w14:textId="77777777" w:rsidR="003471AD" w:rsidRPr="003471AD" w:rsidRDefault="003471AD" w:rsidP="003471AD">
      <w:pPr>
        <w:pStyle w:val="par1"/>
        <w:rPr>
          <w:rFonts w:cs="Arial"/>
          <w:szCs w:val="20"/>
        </w:rPr>
      </w:pPr>
      <w:r w:rsidRPr="003471AD">
        <w:rPr>
          <w:rFonts w:cs="Arial"/>
          <w:szCs w:val="20"/>
        </w:rPr>
        <w:lastRenderedPageBreak/>
        <w:t>Subpart MMM</w:t>
      </w:r>
      <w:r w:rsidRPr="003471AD">
        <w:rPr>
          <w:rFonts w:cs="Arial"/>
          <w:szCs w:val="20"/>
        </w:rPr>
        <w:tab/>
        <w:t xml:space="preserve">National Emission Standards for Hazardous Air Pollutants for Source Category: Pesticide Active Ingredient Production, 40 C.F.R. Part 63, Subpart MMM (July 1, </w:t>
      </w:r>
      <w:del w:id="126" w:author="Author">
        <w:r w:rsidRPr="003471AD" w:rsidDel="00161C5D">
          <w:rPr>
            <w:rFonts w:cs="Arial"/>
            <w:szCs w:val="20"/>
          </w:rPr>
          <w:delText>2025</w:delText>
        </w:r>
      </w:del>
      <w:ins w:id="127" w:author="Author">
        <w:r w:rsidR="00161C5D" w:rsidRPr="003471AD">
          <w:rPr>
            <w:rFonts w:cs="Arial"/>
            <w:szCs w:val="20"/>
          </w:rPr>
          <w:t>202</w:t>
        </w:r>
        <w:r w:rsidR="00161C5D">
          <w:rPr>
            <w:rFonts w:cs="Arial"/>
            <w:szCs w:val="20"/>
          </w:rPr>
          <w:t>6</w:t>
        </w:r>
      </w:ins>
      <w:r w:rsidRPr="003471AD">
        <w:rPr>
          <w:rFonts w:cs="Arial"/>
          <w:szCs w:val="20"/>
        </w:rPr>
        <w:t>).</w:t>
      </w:r>
    </w:p>
    <w:p w14:paraId="01EC7172" w14:textId="77777777" w:rsidR="003471AD" w:rsidRPr="003471AD" w:rsidRDefault="003471AD" w:rsidP="003471AD">
      <w:pPr>
        <w:pStyle w:val="par1"/>
        <w:rPr>
          <w:rFonts w:cs="Arial"/>
          <w:szCs w:val="20"/>
        </w:rPr>
      </w:pPr>
      <w:r w:rsidRPr="003471AD">
        <w:rPr>
          <w:rFonts w:cs="Arial"/>
          <w:szCs w:val="20"/>
        </w:rPr>
        <w:t>Subpart NNN</w:t>
      </w:r>
      <w:r w:rsidRPr="003471AD">
        <w:rPr>
          <w:rFonts w:cs="Arial"/>
          <w:szCs w:val="20"/>
        </w:rPr>
        <w:tab/>
        <w:t xml:space="preserve">National Emission Standards for Hazardous Air Pollutants for Source Category: Wool Fiberglass Manufacturing, 40 C.F.R. Part 63, Subpart NNN (July 1, </w:t>
      </w:r>
      <w:del w:id="128" w:author="Author">
        <w:r w:rsidRPr="003471AD" w:rsidDel="00161C5D">
          <w:rPr>
            <w:rFonts w:cs="Arial"/>
            <w:szCs w:val="20"/>
          </w:rPr>
          <w:delText>2025</w:delText>
        </w:r>
      </w:del>
      <w:ins w:id="129" w:author="Author">
        <w:r w:rsidR="00161C5D" w:rsidRPr="003471AD">
          <w:rPr>
            <w:rFonts w:cs="Arial"/>
            <w:szCs w:val="20"/>
          </w:rPr>
          <w:t>202</w:t>
        </w:r>
        <w:r w:rsidR="00161C5D">
          <w:rPr>
            <w:rFonts w:cs="Arial"/>
            <w:szCs w:val="20"/>
          </w:rPr>
          <w:t>6</w:t>
        </w:r>
      </w:ins>
      <w:r w:rsidRPr="003471AD">
        <w:rPr>
          <w:rFonts w:cs="Arial"/>
          <w:szCs w:val="20"/>
        </w:rPr>
        <w:t>).</w:t>
      </w:r>
    </w:p>
    <w:p w14:paraId="66C8C16F" w14:textId="77777777" w:rsidR="003471AD" w:rsidRPr="003471AD" w:rsidRDefault="003471AD" w:rsidP="003471AD">
      <w:pPr>
        <w:pStyle w:val="par1"/>
        <w:rPr>
          <w:rFonts w:cs="Arial"/>
          <w:szCs w:val="20"/>
        </w:rPr>
      </w:pPr>
      <w:r w:rsidRPr="003471AD">
        <w:rPr>
          <w:rFonts w:cs="Arial"/>
          <w:szCs w:val="20"/>
        </w:rPr>
        <w:t>Subpart OOO</w:t>
      </w:r>
      <w:r w:rsidRPr="003471AD">
        <w:rPr>
          <w:rFonts w:cs="Arial"/>
          <w:szCs w:val="20"/>
        </w:rPr>
        <w:tab/>
        <w:t xml:space="preserve">National Emission Standards for Hazardous Air Pollutants for Source Category: Amino/Phenolic Resins Production, 40 C.F.R. Part 63, Subpart OOO (July 1, </w:t>
      </w:r>
      <w:del w:id="130" w:author="Author">
        <w:r w:rsidRPr="003471AD" w:rsidDel="00161C5D">
          <w:rPr>
            <w:rFonts w:cs="Arial"/>
            <w:szCs w:val="20"/>
          </w:rPr>
          <w:delText>2025</w:delText>
        </w:r>
      </w:del>
      <w:ins w:id="131" w:author="Author">
        <w:r w:rsidR="00161C5D" w:rsidRPr="003471AD">
          <w:rPr>
            <w:rFonts w:cs="Arial"/>
            <w:szCs w:val="20"/>
          </w:rPr>
          <w:t>202</w:t>
        </w:r>
        <w:r w:rsidR="00161C5D">
          <w:rPr>
            <w:rFonts w:cs="Arial"/>
            <w:szCs w:val="20"/>
          </w:rPr>
          <w:t>6</w:t>
        </w:r>
      </w:ins>
      <w:r w:rsidRPr="003471AD">
        <w:rPr>
          <w:rFonts w:cs="Arial"/>
          <w:szCs w:val="20"/>
        </w:rPr>
        <w:t>).</w:t>
      </w:r>
    </w:p>
    <w:p w14:paraId="3EB1A0CF" w14:textId="77777777" w:rsidR="003471AD" w:rsidRPr="003471AD" w:rsidRDefault="003471AD" w:rsidP="003471AD">
      <w:pPr>
        <w:pStyle w:val="par1"/>
        <w:rPr>
          <w:rFonts w:cs="Arial"/>
          <w:szCs w:val="20"/>
        </w:rPr>
      </w:pPr>
      <w:r w:rsidRPr="003471AD">
        <w:rPr>
          <w:rFonts w:cs="Arial"/>
          <w:szCs w:val="20"/>
        </w:rPr>
        <w:t>Subpart PPP</w:t>
      </w:r>
      <w:r w:rsidRPr="003471AD">
        <w:rPr>
          <w:rFonts w:cs="Arial"/>
          <w:szCs w:val="20"/>
        </w:rPr>
        <w:tab/>
        <w:t xml:space="preserve">National Emission Standards for Hazardous Air Pollutants for Source Category: Polyether Polyols Production, 40 C.F.R. Part 63, Subpart PPP (July 1, </w:t>
      </w:r>
      <w:del w:id="132" w:author="Author">
        <w:r w:rsidRPr="003471AD" w:rsidDel="00161C5D">
          <w:rPr>
            <w:rFonts w:cs="Arial"/>
            <w:szCs w:val="20"/>
          </w:rPr>
          <w:delText>2025</w:delText>
        </w:r>
      </w:del>
      <w:ins w:id="133" w:author="Author">
        <w:r w:rsidR="00161C5D" w:rsidRPr="003471AD">
          <w:rPr>
            <w:rFonts w:cs="Arial"/>
            <w:szCs w:val="20"/>
          </w:rPr>
          <w:t>202</w:t>
        </w:r>
        <w:r w:rsidR="00161C5D">
          <w:rPr>
            <w:rFonts w:cs="Arial"/>
            <w:szCs w:val="20"/>
          </w:rPr>
          <w:t>6</w:t>
        </w:r>
      </w:ins>
      <w:r w:rsidRPr="003471AD">
        <w:rPr>
          <w:rFonts w:cs="Arial"/>
          <w:szCs w:val="20"/>
        </w:rPr>
        <w:t>).</w:t>
      </w:r>
    </w:p>
    <w:p w14:paraId="3F72FBBE" w14:textId="77777777" w:rsidR="003471AD" w:rsidRPr="003471AD" w:rsidRDefault="003471AD" w:rsidP="003471AD">
      <w:pPr>
        <w:pStyle w:val="par1"/>
        <w:rPr>
          <w:rFonts w:cs="Arial"/>
          <w:szCs w:val="20"/>
        </w:rPr>
      </w:pPr>
      <w:r w:rsidRPr="003471AD">
        <w:rPr>
          <w:rFonts w:cs="Arial"/>
          <w:szCs w:val="20"/>
        </w:rPr>
        <w:t>Subpart QQQ</w:t>
      </w:r>
      <w:r w:rsidRPr="003471AD">
        <w:rPr>
          <w:rFonts w:cs="Arial"/>
          <w:szCs w:val="20"/>
        </w:rPr>
        <w:tab/>
        <w:t xml:space="preserve">National Emission Standards for Hazardous Air Pollutants for Primary Copper, 40 C.F.R. Part 63, Subpart QQQ (July 1, </w:t>
      </w:r>
      <w:del w:id="134" w:author="Author">
        <w:r w:rsidRPr="003471AD" w:rsidDel="00161C5D">
          <w:rPr>
            <w:rFonts w:cs="Arial"/>
            <w:szCs w:val="20"/>
          </w:rPr>
          <w:delText>2025</w:delText>
        </w:r>
      </w:del>
      <w:ins w:id="135" w:author="Author">
        <w:r w:rsidR="00161C5D" w:rsidRPr="003471AD">
          <w:rPr>
            <w:rFonts w:cs="Arial"/>
            <w:szCs w:val="20"/>
          </w:rPr>
          <w:t>202</w:t>
        </w:r>
        <w:r w:rsidR="00161C5D">
          <w:rPr>
            <w:rFonts w:cs="Arial"/>
            <w:szCs w:val="20"/>
          </w:rPr>
          <w:t>6</w:t>
        </w:r>
      </w:ins>
      <w:r w:rsidRPr="003471AD">
        <w:rPr>
          <w:rFonts w:cs="Arial"/>
          <w:szCs w:val="20"/>
        </w:rPr>
        <w:t>).</w:t>
      </w:r>
    </w:p>
    <w:p w14:paraId="393079FF" w14:textId="77777777" w:rsidR="003471AD" w:rsidRPr="003471AD" w:rsidRDefault="003471AD" w:rsidP="003471AD">
      <w:pPr>
        <w:pStyle w:val="par1"/>
        <w:rPr>
          <w:rFonts w:cs="Arial"/>
          <w:szCs w:val="20"/>
        </w:rPr>
      </w:pPr>
      <w:r w:rsidRPr="003471AD">
        <w:rPr>
          <w:rFonts w:cs="Arial"/>
          <w:szCs w:val="20"/>
        </w:rPr>
        <w:t>Subpart RRR</w:t>
      </w:r>
      <w:r w:rsidRPr="003471AD">
        <w:rPr>
          <w:rFonts w:cs="Arial"/>
          <w:szCs w:val="20"/>
        </w:rPr>
        <w:tab/>
        <w:t>National Emission Standards for Hazardous Air Pollutants for Source Category: Secondary Aluminum Production, 40 C.F.R. Part 63, Subpart RRR (July 1, 2007). The owner or operator of any source required pursuant to 40 C.F.R. Part 63, Subpart RRR to obtain a Regulation Number 3., Part C Operating Permit, if not a major source or located at a major source as that term is defined at 40 C.F.R. Part 70.2, is permanently exempted from submitting an application for such permit as of December 19, 2005 (70 FR 75319).</w:t>
      </w:r>
    </w:p>
    <w:p w14:paraId="13C4FA8A" w14:textId="77777777" w:rsidR="003471AD" w:rsidRPr="003471AD" w:rsidRDefault="003471AD" w:rsidP="003471AD">
      <w:pPr>
        <w:pStyle w:val="par1"/>
        <w:rPr>
          <w:rFonts w:cs="Arial"/>
          <w:szCs w:val="20"/>
        </w:rPr>
      </w:pPr>
      <w:r w:rsidRPr="003471AD">
        <w:rPr>
          <w:rFonts w:cs="Arial"/>
          <w:szCs w:val="20"/>
        </w:rPr>
        <w:t>Subpart TTT</w:t>
      </w:r>
      <w:r w:rsidRPr="003471AD">
        <w:rPr>
          <w:rFonts w:cs="Arial"/>
          <w:szCs w:val="20"/>
        </w:rPr>
        <w:tab/>
        <w:t xml:space="preserve">National Emission Standards for Hazardous Air Pollutants for Source Category: Primary Lead Smelting, 40 C.F.R. Part 63, Subpart TTT (July 1, </w:t>
      </w:r>
      <w:del w:id="136" w:author="Author">
        <w:r w:rsidRPr="003471AD" w:rsidDel="00161C5D">
          <w:rPr>
            <w:rFonts w:cs="Arial"/>
            <w:szCs w:val="20"/>
          </w:rPr>
          <w:delText>2025</w:delText>
        </w:r>
      </w:del>
      <w:ins w:id="137" w:author="Author">
        <w:r w:rsidR="00161C5D" w:rsidRPr="003471AD">
          <w:rPr>
            <w:rFonts w:cs="Arial"/>
            <w:szCs w:val="20"/>
          </w:rPr>
          <w:t>202</w:t>
        </w:r>
        <w:r w:rsidR="00161C5D">
          <w:rPr>
            <w:rFonts w:cs="Arial"/>
            <w:szCs w:val="20"/>
          </w:rPr>
          <w:t>6</w:t>
        </w:r>
      </w:ins>
      <w:r w:rsidRPr="003471AD">
        <w:rPr>
          <w:rFonts w:cs="Arial"/>
          <w:szCs w:val="20"/>
        </w:rPr>
        <w:t>).</w:t>
      </w:r>
    </w:p>
    <w:p w14:paraId="06CC3DE1" w14:textId="77777777" w:rsidR="003471AD" w:rsidRPr="003471AD" w:rsidRDefault="003471AD" w:rsidP="003471AD">
      <w:pPr>
        <w:pStyle w:val="par1"/>
        <w:rPr>
          <w:rFonts w:cs="Arial"/>
          <w:szCs w:val="20"/>
        </w:rPr>
      </w:pPr>
      <w:r w:rsidRPr="003471AD">
        <w:rPr>
          <w:rFonts w:cs="Arial"/>
          <w:szCs w:val="20"/>
        </w:rPr>
        <w:t>Subpart UUU</w:t>
      </w:r>
      <w:r w:rsidRPr="003471AD">
        <w:rPr>
          <w:rFonts w:cs="Arial"/>
          <w:szCs w:val="20"/>
        </w:rPr>
        <w:tab/>
        <w:t xml:space="preserve">National Emission Standards for Hazardous Air Pollutants for Catalytic Cracking Units, Catalytic Reforming Units and Sulfur Plants at Petroleum Refineries, 40 C.F.R. Part 63, Subpart UUU (July 1, </w:t>
      </w:r>
      <w:del w:id="138" w:author="Author">
        <w:r w:rsidRPr="003471AD" w:rsidDel="00161C5D">
          <w:rPr>
            <w:rFonts w:cs="Arial"/>
            <w:szCs w:val="20"/>
          </w:rPr>
          <w:delText>2025</w:delText>
        </w:r>
      </w:del>
      <w:ins w:id="139" w:author="Author">
        <w:r w:rsidR="00161C5D" w:rsidRPr="003471AD">
          <w:rPr>
            <w:rFonts w:cs="Arial"/>
            <w:szCs w:val="20"/>
          </w:rPr>
          <w:t>202</w:t>
        </w:r>
        <w:r w:rsidR="00161C5D">
          <w:rPr>
            <w:rFonts w:cs="Arial"/>
            <w:szCs w:val="20"/>
          </w:rPr>
          <w:t>6</w:t>
        </w:r>
      </w:ins>
      <w:r w:rsidRPr="003471AD">
        <w:rPr>
          <w:rFonts w:cs="Arial"/>
          <w:szCs w:val="20"/>
        </w:rPr>
        <w:t>).</w:t>
      </w:r>
    </w:p>
    <w:p w14:paraId="646E87A0" w14:textId="77777777" w:rsidR="003471AD" w:rsidRPr="003471AD" w:rsidRDefault="003471AD" w:rsidP="003471AD">
      <w:pPr>
        <w:pStyle w:val="par1"/>
        <w:rPr>
          <w:rFonts w:cs="Arial"/>
          <w:szCs w:val="20"/>
        </w:rPr>
      </w:pPr>
      <w:r w:rsidRPr="003471AD">
        <w:rPr>
          <w:rFonts w:cs="Arial"/>
          <w:szCs w:val="20"/>
        </w:rPr>
        <w:t>Subpart VVV</w:t>
      </w:r>
      <w:r w:rsidRPr="003471AD">
        <w:rPr>
          <w:rFonts w:cs="Arial"/>
          <w:szCs w:val="20"/>
        </w:rPr>
        <w:tab/>
        <w:t xml:space="preserve">National Emission Standards for Hazardous Air Pollutants for Source Category: Publicly Owned Treatment Works, 40 C.F.R. Part 63, Subpart VVV (July 1, </w:t>
      </w:r>
      <w:del w:id="140" w:author="Author">
        <w:r w:rsidRPr="003471AD" w:rsidDel="00161C5D">
          <w:rPr>
            <w:rFonts w:cs="Arial"/>
            <w:szCs w:val="20"/>
          </w:rPr>
          <w:delText>2025</w:delText>
        </w:r>
      </w:del>
      <w:ins w:id="141" w:author="Author">
        <w:r w:rsidR="00161C5D" w:rsidRPr="003471AD">
          <w:rPr>
            <w:rFonts w:cs="Arial"/>
            <w:szCs w:val="20"/>
          </w:rPr>
          <w:t>202</w:t>
        </w:r>
        <w:r w:rsidR="00161C5D">
          <w:rPr>
            <w:rFonts w:cs="Arial"/>
            <w:szCs w:val="20"/>
          </w:rPr>
          <w:t>6</w:t>
        </w:r>
      </w:ins>
      <w:r w:rsidRPr="003471AD">
        <w:rPr>
          <w:rFonts w:cs="Arial"/>
          <w:szCs w:val="20"/>
        </w:rPr>
        <w:t>).</w:t>
      </w:r>
    </w:p>
    <w:p w14:paraId="7F55E960" w14:textId="77777777" w:rsidR="003471AD" w:rsidRPr="003471AD" w:rsidRDefault="003471AD" w:rsidP="003471AD">
      <w:pPr>
        <w:pStyle w:val="par1"/>
        <w:rPr>
          <w:rFonts w:cs="Arial"/>
          <w:szCs w:val="20"/>
        </w:rPr>
      </w:pPr>
      <w:r w:rsidRPr="003471AD">
        <w:rPr>
          <w:rFonts w:cs="Arial"/>
          <w:szCs w:val="20"/>
        </w:rPr>
        <w:t>Subpart XXX</w:t>
      </w:r>
      <w:r w:rsidRPr="003471AD">
        <w:rPr>
          <w:rFonts w:cs="Arial"/>
          <w:szCs w:val="20"/>
        </w:rPr>
        <w:tab/>
        <w:t xml:space="preserve">National Emission Standards for Hazardous Air Pollutants for Source Category: Ferroalloys Production: Ferromanganese and Silicomanganese, 40 C.F.R. Part 63, Subpart XXX (July 1, </w:t>
      </w:r>
      <w:del w:id="142" w:author="Author">
        <w:r w:rsidRPr="003471AD" w:rsidDel="00161C5D">
          <w:rPr>
            <w:rFonts w:cs="Arial"/>
            <w:szCs w:val="20"/>
          </w:rPr>
          <w:delText>2025</w:delText>
        </w:r>
      </w:del>
      <w:ins w:id="143" w:author="Author">
        <w:r w:rsidR="00161C5D" w:rsidRPr="003471AD">
          <w:rPr>
            <w:rFonts w:cs="Arial"/>
            <w:szCs w:val="20"/>
          </w:rPr>
          <w:t>202</w:t>
        </w:r>
        <w:r w:rsidR="00161C5D">
          <w:rPr>
            <w:rFonts w:cs="Arial"/>
            <w:szCs w:val="20"/>
          </w:rPr>
          <w:t>6</w:t>
        </w:r>
      </w:ins>
      <w:r w:rsidRPr="003471AD">
        <w:rPr>
          <w:rFonts w:cs="Arial"/>
          <w:szCs w:val="20"/>
        </w:rPr>
        <w:t>).</w:t>
      </w:r>
    </w:p>
    <w:p w14:paraId="1DE7096E" w14:textId="77777777" w:rsidR="003471AD" w:rsidRPr="003471AD" w:rsidRDefault="003471AD" w:rsidP="003471AD">
      <w:pPr>
        <w:pStyle w:val="par1"/>
        <w:rPr>
          <w:rFonts w:cs="Arial"/>
          <w:szCs w:val="20"/>
        </w:rPr>
      </w:pPr>
      <w:r w:rsidRPr="003471AD">
        <w:rPr>
          <w:rFonts w:cs="Arial"/>
          <w:szCs w:val="20"/>
        </w:rPr>
        <w:lastRenderedPageBreak/>
        <w:t>Subpart AAAA</w:t>
      </w:r>
      <w:r w:rsidRPr="003471AD">
        <w:rPr>
          <w:rFonts w:cs="Arial"/>
          <w:szCs w:val="20"/>
        </w:rPr>
        <w:tab/>
        <w:t xml:space="preserve">National Emission Standards for Hazardous Air Pollutants for Municipal Solid Waste Landfills, 40 C.F.R. Part 63, Subpart AAAA (July 1, </w:t>
      </w:r>
      <w:del w:id="144" w:author="Author">
        <w:r w:rsidRPr="003471AD" w:rsidDel="00161C5D">
          <w:rPr>
            <w:rFonts w:cs="Arial"/>
            <w:szCs w:val="20"/>
          </w:rPr>
          <w:delText>2025</w:delText>
        </w:r>
      </w:del>
      <w:ins w:id="145" w:author="Author">
        <w:r w:rsidR="00161C5D" w:rsidRPr="003471AD">
          <w:rPr>
            <w:rFonts w:cs="Arial"/>
            <w:szCs w:val="20"/>
          </w:rPr>
          <w:t>202</w:t>
        </w:r>
        <w:r w:rsidR="00161C5D">
          <w:rPr>
            <w:rFonts w:cs="Arial"/>
            <w:szCs w:val="20"/>
          </w:rPr>
          <w:t>6</w:t>
        </w:r>
      </w:ins>
      <w:r w:rsidRPr="003471AD">
        <w:rPr>
          <w:rFonts w:cs="Arial"/>
          <w:szCs w:val="20"/>
        </w:rPr>
        <w:t>).</w:t>
      </w:r>
    </w:p>
    <w:p w14:paraId="436176AF" w14:textId="77777777" w:rsidR="003471AD" w:rsidRPr="003471AD" w:rsidRDefault="003471AD" w:rsidP="003471AD">
      <w:pPr>
        <w:pStyle w:val="par1"/>
        <w:rPr>
          <w:rFonts w:cs="Arial"/>
          <w:szCs w:val="20"/>
        </w:rPr>
      </w:pPr>
      <w:r w:rsidRPr="003471AD">
        <w:rPr>
          <w:rFonts w:cs="Arial"/>
          <w:szCs w:val="20"/>
        </w:rPr>
        <w:t>Subpart CCCC</w:t>
      </w:r>
      <w:r w:rsidRPr="003471AD">
        <w:rPr>
          <w:rFonts w:cs="Arial"/>
          <w:szCs w:val="20"/>
        </w:rPr>
        <w:tab/>
        <w:t xml:space="preserve">National Emission Standards for Hazardous Air Pollutants for Source Category: Manufacturing of Nutritional Yeast, 40 C.F.R. Part 63, Subpart CCCC (July 1, </w:t>
      </w:r>
      <w:del w:id="146" w:author="Author">
        <w:r w:rsidRPr="003471AD" w:rsidDel="00161C5D">
          <w:rPr>
            <w:rFonts w:cs="Arial"/>
            <w:szCs w:val="20"/>
          </w:rPr>
          <w:delText>2025</w:delText>
        </w:r>
      </w:del>
      <w:ins w:id="147" w:author="Author">
        <w:r w:rsidR="00161C5D" w:rsidRPr="003471AD">
          <w:rPr>
            <w:rFonts w:cs="Arial"/>
            <w:szCs w:val="20"/>
          </w:rPr>
          <w:t>202</w:t>
        </w:r>
        <w:r w:rsidR="00161C5D">
          <w:rPr>
            <w:rFonts w:cs="Arial"/>
            <w:szCs w:val="20"/>
          </w:rPr>
          <w:t>6</w:t>
        </w:r>
      </w:ins>
      <w:r w:rsidRPr="003471AD">
        <w:rPr>
          <w:rFonts w:cs="Arial"/>
          <w:szCs w:val="20"/>
        </w:rPr>
        <w:t>).</w:t>
      </w:r>
    </w:p>
    <w:p w14:paraId="0D12FA7C" w14:textId="77777777" w:rsidR="003471AD" w:rsidRPr="003471AD" w:rsidRDefault="003471AD" w:rsidP="003471AD">
      <w:pPr>
        <w:pStyle w:val="par1"/>
        <w:rPr>
          <w:rFonts w:cs="Arial"/>
          <w:szCs w:val="20"/>
        </w:rPr>
      </w:pPr>
      <w:r w:rsidRPr="003471AD">
        <w:rPr>
          <w:rFonts w:cs="Arial"/>
          <w:szCs w:val="20"/>
        </w:rPr>
        <w:t>Subpart DDDD</w:t>
      </w:r>
      <w:r w:rsidRPr="003471AD">
        <w:rPr>
          <w:rFonts w:cs="Arial"/>
          <w:szCs w:val="20"/>
        </w:rPr>
        <w:tab/>
        <w:t xml:space="preserve">National Emissions Standards for Hazardous Air Pollutants: Plywood and Composite Wood Products, 40 C.F.R. Part 63, Subpart DDDD (July 1, </w:t>
      </w:r>
      <w:del w:id="148" w:author="Author">
        <w:r w:rsidRPr="003471AD" w:rsidDel="00161C5D">
          <w:rPr>
            <w:rFonts w:cs="Arial"/>
            <w:szCs w:val="20"/>
          </w:rPr>
          <w:delText>2025</w:delText>
        </w:r>
      </w:del>
      <w:ins w:id="149" w:author="Author">
        <w:r w:rsidR="00161C5D" w:rsidRPr="003471AD">
          <w:rPr>
            <w:rFonts w:cs="Arial"/>
            <w:szCs w:val="20"/>
          </w:rPr>
          <w:t>202</w:t>
        </w:r>
        <w:r w:rsidR="00161C5D">
          <w:rPr>
            <w:rFonts w:cs="Arial"/>
            <w:szCs w:val="20"/>
          </w:rPr>
          <w:t>6</w:t>
        </w:r>
      </w:ins>
      <w:r w:rsidRPr="003471AD">
        <w:rPr>
          <w:rFonts w:cs="Arial"/>
          <w:szCs w:val="20"/>
        </w:rPr>
        <w:t>).</w:t>
      </w:r>
    </w:p>
    <w:p w14:paraId="2C201188" w14:textId="77777777" w:rsidR="003471AD" w:rsidRPr="003471AD" w:rsidRDefault="003471AD" w:rsidP="003471AD">
      <w:pPr>
        <w:pStyle w:val="par1"/>
        <w:rPr>
          <w:rFonts w:cs="Arial"/>
          <w:szCs w:val="20"/>
        </w:rPr>
      </w:pPr>
      <w:r w:rsidRPr="003471AD">
        <w:rPr>
          <w:rFonts w:cs="Arial"/>
          <w:szCs w:val="20"/>
        </w:rPr>
        <w:t>Subpart EEEE</w:t>
      </w:r>
      <w:r w:rsidRPr="003471AD">
        <w:rPr>
          <w:rFonts w:cs="Arial"/>
          <w:szCs w:val="20"/>
        </w:rPr>
        <w:tab/>
        <w:t xml:space="preserve">National Emissions Standards for Hazardous Air Pollutants: Organic Liquids Distribution (Non-Gasoline), 40 C.F.R. Part 63, Subpart EEEE (July 1, </w:t>
      </w:r>
      <w:del w:id="150" w:author="Author">
        <w:r w:rsidRPr="003471AD" w:rsidDel="00161C5D">
          <w:rPr>
            <w:rFonts w:cs="Arial"/>
            <w:szCs w:val="20"/>
          </w:rPr>
          <w:delText>2025</w:delText>
        </w:r>
      </w:del>
      <w:ins w:id="151" w:author="Author">
        <w:r w:rsidR="00161C5D" w:rsidRPr="003471AD">
          <w:rPr>
            <w:rFonts w:cs="Arial"/>
            <w:szCs w:val="20"/>
          </w:rPr>
          <w:t>202</w:t>
        </w:r>
        <w:r w:rsidR="00161C5D">
          <w:rPr>
            <w:rFonts w:cs="Arial"/>
            <w:szCs w:val="20"/>
          </w:rPr>
          <w:t>6</w:t>
        </w:r>
      </w:ins>
      <w:r w:rsidRPr="003471AD">
        <w:rPr>
          <w:rFonts w:cs="Arial"/>
          <w:szCs w:val="20"/>
        </w:rPr>
        <w:t>).</w:t>
      </w:r>
    </w:p>
    <w:p w14:paraId="654D67DE" w14:textId="77777777" w:rsidR="003471AD" w:rsidRPr="003471AD" w:rsidRDefault="003471AD" w:rsidP="003471AD">
      <w:pPr>
        <w:pStyle w:val="par1"/>
        <w:rPr>
          <w:rFonts w:cs="Arial"/>
          <w:szCs w:val="20"/>
        </w:rPr>
      </w:pPr>
      <w:r w:rsidRPr="003471AD">
        <w:rPr>
          <w:rFonts w:cs="Arial"/>
          <w:szCs w:val="20"/>
        </w:rPr>
        <w:t>Subpart FFFF</w:t>
      </w:r>
      <w:r w:rsidRPr="003471AD">
        <w:rPr>
          <w:rFonts w:cs="Arial"/>
          <w:szCs w:val="20"/>
        </w:rPr>
        <w:tab/>
        <w:t xml:space="preserve">National Emissions Standards for Hazardous Air Pollutants: Miscellaneous Organic Chemical Manufacturing, 40 C.F.R. Part 63, Subpart FFFF (July 1, </w:t>
      </w:r>
      <w:del w:id="152" w:author="Author">
        <w:r w:rsidRPr="003471AD" w:rsidDel="00161C5D">
          <w:rPr>
            <w:rFonts w:cs="Arial"/>
            <w:szCs w:val="20"/>
          </w:rPr>
          <w:delText>2025</w:delText>
        </w:r>
      </w:del>
      <w:ins w:id="153" w:author="Author">
        <w:r w:rsidR="00161C5D" w:rsidRPr="003471AD">
          <w:rPr>
            <w:rFonts w:cs="Arial"/>
            <w:szCs w:val="20"/>
          </w:rPr>
          <w:t>202</w:t>
        </w:r>
        <w:r w:rsidR="00161C5D">
          <w:rPr>
            <w:rFonts w:cs="Arial"/>
            <w:szCs w:val="20"/>
          </w:rPr>
          <w:t>6</w:t>
        </w:r>
      </w:ins>
      <w:r w:rsidRPr="003471AD">
        <w:rPr>
          <w:rFonts w:cs="Arial"/>
          <w:szCs w:val="20"/>
        </w:rPr>
        <w:t>).</w:t>
      </w:r>
    </w:p>
    <w:p w14:paraId="6596AB34" w14:textId="77777777" w:rsidR="003471AD" w:rsidRPr="003471AD" w:rsidRDefault="003471AD" w:rsidP="003471AD">
      <w:pPr>
        <w:pStyle w:val="par1"/>
        <w:rPr>
          <w:rFonts w:cs="Arial"/>
          <w:szCs w:val="20"/>
        </w:rPr>
      </w:pPr>
      <w:r w:rsidRPr="003471AD">
        <w:rPr>
          <w:rFonts w:cs="Arial"/>
          <w:szCs w:val="20"/>
        </w:rPr>
        <w:t>Subpart GGGG</w:t>
      </w:r>
      <w:r w:rsidRPr="003471AD">
        <w:rPr>
          <w:rFonts w:cs="Arial"/>
          <w:szCs w:val="20"/>
        </w:rPr>
        <w:tab/>
        <w:t xml:space="preserve">National Emission Standards for Hazardous Air Pollutants for Source Category: Solvent Extraction for Vegetable Oil Production, 40 C.F.R. Part 63, Subpart GGGG (July 1, </w:t>
      </w:r>
      <w:del w:id="154" w:author="Author">
        <w:r w:rsidRPr="003471AD" w:rsidDel="00161C5D">
          <w:rPr>
            <w:rFonts w:cs="Arial"/>
            <w:szCs w:val="20"/>
          </w:rPr>
          <w:delText>2025</w:delText>
        </w:r>
      </w:del>
      <w:ins w:id="155" w:author="Author">
        <w:r w:rsidR="00161C5D" w:rsidRPr="003471AD">
          <w:rPr>
            <w:rFonts w:cs="Arial"/>
            <w:szCs w:val="20"/>
          </w:rPr>
          <w:t>202</w:t>
        </w:r>
        <w:r w:rsidR="00161C5D">
          <w:rPr>
            <w:rFonts w:cs="Arial"/>
            <w:szCs w:val="20"/>
          </w:rPr>
          <w:t>6</w:t>
        </w:r>
      </w:ins>
      <w:r w:rsidRPr="003471AD">
        <w:rPr>
          <w:rFonts w:cs="Arial"/>
          <w:szCs w:val="20"/>
        </w:rPr>
        <w:t>).</w:t>
      </w:r>
    </w:p>
    <w:p w14:paraId="6032D7E2" w14:textId="77777777" w:rsidR="003471AD" w:rsidRPr="003471AD" w:rsidRDefault="003471AD" w:rsidP="003471AD">
      <w:pPr>
        <w:pStyle w:val="par1"/>
        <w:rPr>
          <w:rFonts w:cs="Arial"/>
          <w:szCs w:val="20"/>
        </w:rPr>
      </w:pPr>
      <w:r w:rsidRPr="003471AD">
        <w:rPr>
          <w:rFonts w:cs="Arial"/>
          <w:szCs w:val="20"/>
        </w:rPr>
        <w:t>Subpart HHHH</w:t>
      </w:r>
      <w:r w:rsidRPr="003471AD">
        <w:rPr>
          <w:rFonts w:cs="Arial"/>
          <w:szCs w:val="20"/>
        </w:rPr>
        <w:tab/>
        <w:t xml:space="preserve">National Emission Standards for Hazardous Air Pollutants for Wet Formed Fiberglass Mat Production, 40 C.F.R. Part 63, Subpart HHHH (July 1, </w:t>
      </w:r>
      <w:del w:id="156" w:author="Author">
        <w:r w:rsidRPr="003471AD" w:rsidDel="00161C5D">
          <w:rPr>
            <w:rFonts w:cs="Arial"/>
            <w:szCs w:val="20"/>
          </w:rPr>
          <w:delText>2025</w:delText>
        </w:r>
      </w:del>
      <w:ins w:id="157" w:author="Author">
        <w:r w:rsidR="00161C5D" w:rsidRPr="003471AD">
          <w:rPr>
            <w:rFonts w:cs="Arial"/>
            <w:szCs w:val="20"/>
          </w:rPr>
          <w:t>202</w:t>
        </w:r>
        <w:r w:rsidR="00161C5D">
          <w:rPr>
            <w:rFonts w:cs="Arial"/>
            <w:szCs w:val="20"/>
          </w:rPr>
          <w:t>6</w:t>
        </w:r>
      </w:ins>
      <w:r w:rsidRPr="003471AD">
        <w:rPr>
          <w:rFonts w:cs="Arial"/>
          <w:szCs w:val="20"/>
        </w:rPr>
        <w:t>).</w:t>
      </w:r>
    </w:p>
    <w:p w14:paraId="1990EBD2" w14:textId="77777777" w:rsidR="003471AD" w:rsidRPr="003471AD" w:rsidRDefault="003471AD" w:rsidP="003471AD">
      <w:pPr>
        <w:pStyle w:val="par1"/>
        <w:rPr>
          <w:rFonts w:cs="Arial"/>
          <w:szCs w:val="20"/>
        </w:rPr>
      </w:pPr>
      <w:r w:rsidRPr="003471AD">
        <w:rPr>
          <w:rFonts w:cs="Arial"/>
          <w:szCs w:val="20"/>
        </w:rPr>
        <w:t>Subpart IIII</w:t>
      </w:r>
      <w:r w:rsidRPr="003471AD">
        <w:rPr>
          <w:rFonts w:cs="Arial"/>
          <w:szCs w:val="20"/>
        </w:rPr>
        <w:tab/>
        <w:t xml:space="preserve">National Emissions Standards for Hazardous Air Pollutants: Surface Coating of Automobiles and Light-Duty Trucks, 40 C.F.R. Part 63, Subpart IIII (July 1, </w:t>
      </w:r>
      <w:del w:id="158" w:author="Author">
        <w:r w:rsidRPr="003471AD" w:rsidDel="00161C5D">
          <w:rPr>
            <w:rFonts w:cs="Arial"/>
            <w:szCs w:val="20"/>
          </w:rPr>
          <w:delText>2025</w:delText>
        </w:r>
      </w:del>
      <w:ins w:id="159" w:author="Author">
        <w:r w:rsidR="00161C5D" w:rsidRPr="003471AD">
          <w:rPr>
            <w:rFonts w:cs="Arial"/>
            <w:szCs w:val="20"/>
          </w:rPr>
          <w:t>202</w:t>
        </w:r>
        <w:r w:rsidR="00161C5D">
          <w:rPr>
            <w:rFonts w:cs="Arial"/>
            <w:szCs w:val="20"/>
          </w:rPr>
          <w:t>6</w:t>
        </w:r>
      </w:ins>
      <w:r w:rsidRPr="003471AD">
        <w:rPr>
          <w:rFonts w:cs="Arial"/>
          <w:szCs w:val="20"/>
        </w:rPr>
        <w:t>).</w:t>
      </w:r>
    </w:p>
    <w:p w14:paraId="67B38E49" w14:textId="77777777" w:rsidR="003471AD" w:rsidRPr="003471AD" w:rsidRDefault="003471AD" w:rsidP="003471AD">
      <w:pPr>
        <w:pStyle w:val="par1"/>
        <w:rPr>
          <w:rFonts w:cs="Arial"/>
          <w:szCs w:val="20"/>
        </w:rPr>
      </w:pPr>
      <w:r w:rsidRPr="003471AD">
        <w:rPr>
          <w:rFonts w:cs="Arial"/>
          <w:szCs w:val="20"/>
        </w:rPr>
        <w:t>Subpart JJJJ</w:t>
      </w:r>
      <w:r w:rsidRPr="003471AD">
        <w:rPr>
          <w:rFonts w:cs="Arial"/>
          <w:szCs w:val="20"/>
        </w:rPr>
        <w:tab/>
        <w:t xml:space="preserve">National Emission Standards for Hazardous Air Pollutants for Paper and Other Web Coating, 40 C.F.R. Part 63, Subpart JJJJ (July 1, </w:t>
      </w:r>
      <w:del w:id="160" w:author="Author">
        <w:r w:rsidRPr="003471AD" w:rsidDel="00161C5D">
          <w:rPr>
            <w:rFonts w:cs="Arial"/>
            <w:szCs w:val="20"/>
          </w:rPr>
          <w:delText>2025</w:delText>
        </w:r>
      </w:del>
      <w:ins w:id="161" w:author="Author">
        <w:r w:rsidR="00161C5D" w:rsidRPr="003471AD">
          <w:rPr>
            <w:rFonts w:cs="Arial"/>
            <w:szCs w:val="20"/>
          </w:rPr>
          <w:t>202</w:t>
        </w:r>
        <w:r w:rsidR="00161C5D">
          <w:rPr>
            <w:rFonts w:cs="Arial"/>
            <w:szCs w:val="20"/>
          </w:rPr>
          <w:t>6</w:t>
        </w:r>
      </w:ins>
      <w:r w:rsidRPr="003471AD">
        <w:rPr>
          <w:rFonts w:cs="Arial"/>
          <w:szCs w:val="20"/>
        </w:rPr>
        <w:t>).</w:t>
      </w:r>
    </w:p>
    <w:p w14:paraId="6E666CCB" w14:textId="77777777" w:rsidR="003471AD" w:rsidRPr="003471AD" w:rsidRDefault="003471AD" w:rsidP="003471AD">
      <w:pPr>
        <w:pStyle w:val="par1"/>
        <w:rPr>
          <w:rFonts w:cs="Arial"/>
          <w:szCs w:val="20"/>
        </w:rPr>
      </w:pPr>
      <w:r w:rsidRPr="003471AD">
        <w:rPr>
          <w:rFonts w:cs="Arial"/>
          <w:szCs w:val="20"/>
        </w:rPr>
        <w:t>Subpart KKKK</w:t>
      </w:r>
      <w:r w:rsidRPr="003471AD">
        <w:rPr>
          <w:rFonts w:cs="Arial"/>
          <w:szCs w:val="20"/>
        </w:rPr>
        <w:tab/>
        <w:t xml:space="preserve">National Emissions Standards for Hazardous Air Pollutants: Surface Coating of Metal Cans, 40 C.F.R. Part 63, Subpart KKKK (July 1, </w:t>
      </w:r>
      <w:del w:id="162" w:author="Author">
        <w:r w:rsidRPr="003471AD" w:rsidDel="00161C5D">
          <w:rPr>
            <w:rFonts w:cs="Arial"/>
            <w:szCs w:val="20"/>
          </w:rPr>
          <w:delText>2025</w:delText>
        </w:r>
      </w:del>
      <w:ins w:id="163" w:author="Author">
        <w:r w:rsidR="00161C5D" w:rsidRPr="003471AD">
          <w:rPr>
            <w:rFonts w:cs="Arial"/>
            <w:szCs w:val="20"/>
          </w:rPr>
          <w:t>202</w:t>
        </w:r>
        <w:r w:rsidR="00161C5D">
          <w:rPr>
            <w:rFonts w:cs="Arial"/>
            <w:szCs w:val="20"/>
          </w:rPr>
          <w:t>6</w:t>
        </w:r>
      </w:ins>
      <w:r w:rsidRPr="003471AD">
        <w:rPr>
          <w:rFonts w:cs="Arial"/>
          <w:szCs w:val="20"/>
        </w:rPr>
        <w:t>).</w:t>
      </w:r>
    </w:p>
    <w:p w14:paraId="6A68A5A0" w14:textId="77777777" w:rsidR="003471AD" w:rsidRPr="003471AD" w:rsidRDefault="003471AD" w:rsidP="003471AD">
      <w:pPr>
        <w:pStyle w:val="par1"/>
        <w:rPr>
          <w:rFonts w:cs="Arial"/>
          <w:szCs w:val="20"/>
        </w:rPr>
      </w:pPr>
      <w:r w:rsidRPr="003471AD">
        <w:rPr>
          <w:rFonts w:cs="Arial"/>
          <w:szCs w:val="20"/>
        </w:rPr>
        <w:t xml:space="preserve">Subpart MMMM </w:t>
      </w:r>
      <w:r w:rsidRPr="003471AD">
        <w:rPr>
          <w:rFonts w:cs="Arial"/>
          <w:szCs w:val="20"/>
        </w:rPr>
        <w:tab/>
        <w:t xml:space="preserve">National Emissions Standards for Hazardous Air Pollutants: Surface Coating of Miscellaneous Metal Parts and Products, 40 C.F.R. Part 63, Subpart MMMM (July 1, </w:t>
      </w:r>
      <w:del w:id="164" w:author="Author">
        <w:r w:rsidRPr="003471AD" w:rsidDel="00161C5D">
          <w:rPr>
            <w:rFonts w:cs="Arial"/>
            <w:szCs w:val="20"/>
          </w:rPr>
          <w:delText>2025</w:delText>
        </w:r>
      </w:del>
      <w:ins w:id="165" w:author="Author">
        <w:r w:rsidR="00161C5D" w:rsidRPr="003471AD">
          <w:rPr>
            <w:rFonts w:cs="Arial"/>
            <w:szCs w:val="20"/>
          </w:rPr>
          <w:t>202</w:t>
        </w:r>
        <w:r w:rsidR="00161C5D">
          <w:rPr>
            <w:rFonts w:cs="Arial"/>
            <w:szCs w:val="20"/>
          </w:rPr>
          <w:t>6</w:t>
        </w:r>
      </w:ins>
      <w:r w:rsidRPr="003471AD">
        <w:rPr>
          <w:rFonts w:cs="Arial"/>
          <w:szCs w:val="20"/>
        </w:rPr>
        <w:t>).</w:t>
      </w:r>
    </w:p>
    <w:p w14:paraId="4BA6CAF5" w14:textId="77777777" w:rsidR="003471AD" w:rsidRPr="003471AD" w:rsidRDefault="003471AD" w:rsidP="003471AD">
      <w:pPr>
        <w:pStyle w:val="par1"/>
        <w:rPr>
          <w:rFonts w:cs="Arial"/>
          <w:szCs w:val="20"/>
        </w:rPr>
      </w:pPr>
      <w:r w:rsidRPr="003471AD">
        <w:rPr>
          <w:rFonts w:cs="Arial"/>
          <w:szCs w:val="20"/>
        </w:rPr>
        <w:t>Subpart NNNN</w:t>
      </w:r>
      <w:r w:rsidRPr="003471AD">
        <w:rPr>
          <w:rFonts w:cs="Arial"/>
          <w:szCs w:val="20"/>
        </w:rPr>
        <w:tab/>
        <w:t xml:space="preserve">National Emission Standards for Hazardous Air Pollutants for Large Appliance Manufacturing, 40 C.F.R. Part 63, Subpart NNNN (July 1, </w:t>
      </w:r>
      <w:del w:id="166" w:author="Author">
        <w:r w:rsidRPr="003471AD" w:rsidDel="00161C5D">
          <w:rPr>
            <w:rFonts w:cs="Arial"/>
            <w:szCs w:val="20"/>
          </w:rPr>
          <w:delText>2025</w:delText>
        </w:r>
      </w:del>
      <w:ins w:id="167" w:author="Author">
        <w:r w:rsidR="00161C5D" w:rsidRPr="003471AD">
          <w:rPr>
            <w:rFonts w:cs="Arial"/>
            <w:szCs w:val="20"/>
          </w:rPr>
          <w:t>202</w:t>
        </w:r>
        <w:r w:rsidR="00161C5D">
          <w:rPr>
            <w:rFonts w:cs="Arial"/>
            <w:szCs w:val="20"/>
          </w:rPr>
          <w:t>6</w:t>
        </w:r>
      </w:ins>
      <w:r w:rsidRPr="003471AD">
        <w:rPr>
          <w:rFonts w:cs="Arial"/>
          <w:szCs w:val="20"/>
        </w:rPr>
        <w:t>).</w:t>
      </w:r>
    </w:p>
    <w:p w14:paraId="58C4FF0E" w14:textId="77777777" w:rsidR="003471AD" w:rsidRPr="003471AD" w:rsidRDefault="003471AD" w:rsidP="003471AD">
      <w:pPr>
        <w:pStyle w:val="par1"/>
        <w:rPr>
          <w:rFonts w:cs="Arial"/>
          <w:szCs w:val="20"/>
        </w:rPr>
      </w:pPr>
      <w:r w:rsidRPr="003471AD">
        <w:rPr>
          <w:rFonts w:cs="Arial"/>
          <w:szCs w:val="20"/>
        </w:rPr>
        <w:lastRenderedPageBreak/>
        <w:t>Subpart OOOO</w:t>
      </w:r>
      <w:r w:rsidRPr="003471AD">
        <w:rPr>
          <w:rFonts w:cs="Arial"/>
          <w:szCs w:val="20"/>
        </w:rPr>
        <w:tab/>
        <w:t xml:space="preserve">National Emission Standards for Hazardous Air Pollutants for Printing, Coating, and Dyeing of Fabrics and Other Textiles, 40 C.F.R. Part 63, Subpart OOOO (July 1, </w:t>
      </w:r>
      <w:del w:id="168" w:author="Author">
        <w:r w:rsidRPr="003471AD" w:rsidDel="00161C5D">
          <w:rPr>
            <w:rFonts w:cs="Arial"/>
            <w:szCs w:val="20"/>
          </w:rPr>
          <w:delText>2025</w:delText>
        </w:r>
      </w:del>
      <w:ins w:id="169" w:author="Author">
        <w:r w:rsidR="00161C5D" w:rsidRPr="003471AD">
          <w:rPr>
            <w:rFonts w:cs="Arial"/>
            <w:szCs w:val="20"/>
          </w:rPr>
          <w:t>202</w:t>
        </w:r>
        <w:r w:rsidR="00161C5D">
          <w:rPr>
            <w:rFonts w:cs="Arial"/>
            <w:szCs w:val="20"/>
          </w:rPr>
          <w:t>6</w:t>
        </w:r>
      </w:ins>
      <w:r w:rsidRPr="003471AD">
        <w:rPr>
          <w:rFonts w:cs="Arial"/>
          <w:szCs w:val="20"/>
        </w:rPr>
        <w:t>).</w:t>
      </w:r>
    </w:p>
    <w:p w14:paraId="1879A510" w14:textId="77777777" w:rsidR="003471AD" w:rsidRPr="003471AD" w:rsidRDefault="003471AD" w:rsidP="003471AD">
      <w:pPr>
        <w:pStyle w:val="par1"/>
        <w:rPr>
          <w:rFonts w:cs="Arial"/>
          <w:szCs w:val="20"/>
        </w:rPr>
      </w:pPr>
      <w:r w:rsidRPr="003471AD">
        <w:rPr>
          <w:rFonts w:cs="Arial"/>
          <w:szCs w:val="20"/>
        </w:rPr>
        <w:t>Subpart PPPP</w:t>
      </w:r>
      <w:r w:rsidRPr="003471AD">
        <w:rPr>
          <w:rFonts w:cs="Arial"/>
          <w:szCs w:val="20"/>
        </w:rPr>
        <w:tab/>
        <w:t xml:space="preserve">National Emissions Standards for Hazardous Air Pollutants: Surface Coating of Plastic Parts and Products, 40 C.F.R. Part 63, Subpart PPPP (July 1, </w:t>
      </w:r>
      <w:del w:id="170" w:author="Author">
        <w:r w:rsidRPr="003471AD" w:rsidDel="00161C5D">
          <w:rPr>
            <w:rFonts w:cs="Arial"/>
            <w:szCs w:val="20"/>
          </w:rPr>
          <w:delText>2025</w:delText>
        </w:r>
      </w:del>
      <w:ins w:id="171" w:author="Author">
        <w:r w:rsidR="00161C5D" w:rsidRPr="003471AD">
          <w:rPr>
            <w:rFonts w:cs="Arial"/>
            <w:szCs w:val="20"/>
          </w:rPr>
          <w:t>202</w:t>
        </w:r>
        <w:r w:rsidR="00161C5D">
          <w:rPr>
            <w:rFonts w:cs="Arial"/>
            <w:szCs w:val="20"/>
          </w:rPr>
          <w:t>6</w:t>
        </w:r>
      </w:ins>
      <w:r w:rsidRPr="003471AD">
        <w:rPr>
          <w:rFonts w:cs="Arial"/>
          <w:szCs w:val="20"/>
        </w:rPr>
        <w:t>).</w:t>
      </w:r>
    </w:p>
    <w:p w14:paraId="0DBE1CA6" w14:textId="77777777" w:rsidR="003471AD" w:rsidRPr="003471AD" w:rsidRDefault="003471AD" w:rsidP="003471AD">
      <w:pPr>
        <w:pStyle w:val="par1"/>
        <w:rPr>
          <w:rFonts w:cs="Arial"/>
          <w:szCs w:val="20"/>
        </w:rPr>
      </w:pPr>
      <w:r w:rsidRPr="003471AD">
        <w:rPr>
          <w:rFonts w:cs="Arial"/>
          <w:szCs w:val="20"/>
        </w:rPr>
        <w:t>Subpart QQQQ</w:t>
      </w:r>
      <w:r w:rsidRPr="003471AD">
        <w:rPr>
          <w:rFonts w:cs="Arial"/>
          <w:szCs w:val="20"/>
        </w:rPr>
        <w:tab/>
        <w:t xml:space="preserve">National Emission Standards for Hazardous Air Pollutants for Surface Coating of Wood Building Products, 40 C.F.R. Part 63, Subpart QQQQ (July 1, </w:t>
      </w:r>
      <w:del w:id="172" w:author="Author">
        <w:r w:rsidRPr="003471AD" w:rsidDel="00161C5D">
          <w:rPr>
            <w:rFonts w:cs="Arial"/>
            <w:szCs w:val="20"/>
          </w:rPr>
          <w:delText>2025</w:delText>
        </w:r>
      </w:del>
      <w:ins w:id="173" w:author="Author">
        <w:r w:rsidR="00161C5D" w:rsidRPr="003471AD">
          <w:rPr>
            <w:rFonts w:cs="Arial"/>
            <w:szCs w:val="20"/>
          </w:rPr>
          <w:t>202</w:t>
        </w:r>
        <w:r w:rsidR="00161C5D">
          <w:rPr>
            <w:rFonts w:cs="Arial"/>
            <w:szCs w:val="20"/>
          </w:rPr>
          <w:t>6</w:t>
        </w:r>
      </w:ins>
      <w:r w:rsidRPr="003471AD">
        <w:rPr>
          <w:rFonts w:cs="Arial"/>
          <w:szCs w:val="20"/>
        </w:rPr>
        <w:t>).</w:t>
      </w:r>
    </w:p>
    <w:p w14:paraId="515DCADE" w14:textId="77777777" w:rsidR="003471AD" w:rsidRPr="003471AD" w:rsidRDefault="003471AD" w:rsidP="003471AD">
      <w:pPr>
        <w:pStyle w:val="par1"/>
        <w:rPr>
          <w:rFonts w:cs="Arial"/>
          <w:szCs w:val="20"/>
        </w:rPr>
      </w:pPr>
      <w:r w:rsidRPr="003471AD">
        <w:rPr>
          <w:rFonts w:cs="Arial"/>
          <w:szCs w:val="20"/>
        </w:rPr>
        <w:t>Subpart RRRR</w:t>
      </w:r>
      <w:r w:rsidRPr="003471AD">
        <w:rPr>
          <w:rFonts w:cs="Arial"/>
          <w:szCs w:val="20"/>
        </w:rPr>
        <w:tab/>
        <w:t xml:space="preserve">National Emission Standards for Hazardous Air Pollutants for Surface Coating of Metal Furniture, 40 C.F.R. Part 63, Subpart RRRR (July 1, </w:t>
      </w:r>
      <w:del w:id="174" w:author="Author">
        <w:r w:rsidRPr="003471AD" w:rsidDel="00161C5D">
          <w:rPr>
            <w:rFonts w:cs="Arial"/>
            <w:szCs w:val="20"/>
          </w:rPr>
          <w:delText>2025</w:delText>
        </w:r>
      </w:del>
      <w:ins w:id="175" w:author="Author">
        <w:r w:rsidR="00161C5D" w:rsidRPr="003471AD">
          <w:rPr>
            <w:rFonts w:cs="Arial"/>
            <w:szCs w:val="20"/>
          </w:rPr>
          <w:t>202</w:t>
        </w:r>
        <w:r w:rsidR="00161C5D">
          <w:rPr>
            <w:rFonts w:cs="Arial"/>
            <w:szCs w:val="20"/>
          </w:rPr>
          <w:t>6</w:t>
        </w:r>
      </w:ins>
      <w:r w:rsidRPr="003471AD">
        <w:rPr>
          <w:rFonts w:cs="Arial"/>
          <w:szCs w:val="20"/>
        </w:rPr>
        <w:t>).</w:t>
      </w:r>
    </w:p>
    <w:p w14:paraId="163C9A31" w14:textId="77777777" w:rsidR="003471AD" w:rsidRPr="003471AD" w:rsidRDefault="003471AD" w:rsidP="003471AD">
      <w:pPr>
        <w:pStyle w:val="par1"/>
        <w:rPr>
          <w:rFonts w:cs="Arial"/>
          <w:szCs w:val="20"/>
        </w:rPr>
      </w:pPr>
      <w:r w:rsidRPr="003471AD">
        <w:rPr>
          <w:rFonts w:cs="Arial"/>
          <w:szCs w:val="20"/>
        </w:rPr>
        <w:t>Subpart SSSS</w:t>
      </w:r>
      <w:r w:rsidRPr="003471AD">
        <w:rPr>
          <w:rFonts w:cs="Arial"/>
          <w:szCs w:val="20"/>
        </w:rPr>
        <w:tab/>
        <w:t xml:space="preserve">National Emission Standards for Hazardous Air Pollutants for Surface Coating of Metal Coil, 40 C.F.R. Part 63, Subpart SSSS (July 1, </w:t>
      </w:r>
      <w:del w:id="176" w:author="Author">
        <w:r w:rsidRPr="003471AD" w:rsidDel="00161C5D">
          <w:rPr>
            <w:rFonts w:cs="Arial"/>
            <w:szCs w:val="20"/>
          </w:rPr>
          <w:delText>2025</w:delText>
        </w:r>
      </w:del>
      <w:ins w:id="177" w:author="Author">
        <w:r w:rsidR="00161C5D" w:rsidRPr="003471AD">
          <w:rPr>
            <w:rFonts w:cs="Arial"/>
            <w:szCs w:val="20"/>
          </w:rPr>
          <w:t>202</w:t>
        </w:r>
        <w:r w:rsidR="00161C5D">
          <w:rPr>
            <w:rFonts w:cs="Arial"/>
            <w:szCs w:val="20"/>
          </w:rPr>
          <w:t>6</w:t>
        </w:r>
      </w:ins>
      <w:r w:rsidRPr="003471AD">
        <w:rPr>
          <w:rFonts w:cs="Arial"/>
          <w:szCs w:val="20"/>
        </w:rPr>
        <w:t>).</w:t>
      </w:r>
    </w:p>
    <w:p w14:paraId="2DF400BA" w14:textId="77777777" w:rsidR="003471AD" w:rsidRPr="003471AD" w:rsidRDefault="003471AD" w:rsidP="003471AD">
      <w:pPr>
        <w:pStyle w:val="par1"/>
        <w:rPr>
          <w:rFonts w:cs="Arial"/>
          <w:szCs w:val="20"/>
        </w:rPr>
      </w:pPr>
      <w:r w:rsidRPr="003471AD">
        <w:rPr>
          <w:rFonts w:cs="Arial"/>
          <w:szCs w:val="20"/>
        </w:rPr>
        <w:t>Subpart TTTT</w:t>
      </w:r>
      <w:r w:rsidRPr="003471AD">
        <w:rPr>
          <w:rFonts w:cs="Arial"/>
          <w:szCs w:val="20"/>
        </w:rPr>
        <w:tab/>
        <w:t xml:space="preserve">National Emission Standards for Hazardous Air Pollutants for Leather Finishing Operations, 40 C.F.R. Part 63, Subpart TTTT (July 1, </w:t>
      </w:r>
      <w:del w:id="178" w:author="Author">
        <w:r w:rsidRPr="003471AD" w:rsidDel="00161C5D">
          <w:rPr>
            <w:rFonts w:cs="Arial"/>
            <w:szCs w:val="20"/>
          </w:rPr>
          <w:delText>2025</w:delText>
        </w:r>
      </w:del>
      <w:ins w:id="179" w:author="Author">
        <w:r w:rsidR="00161C5D" w:rsidRPr="003471AD">
          <w:rPr>
            <w:rFonts w:cs="Arial"/>
            <w:szCs w:val="20"/>
          </w:rPr>
          <w:t>202</w:t>
        </w:r>
        <w:r w:rsidR="00161C5D">
          <w:rPr>
            <w:rFonts w:cs="Arial"/>
            <w:szCs w:val="20"/>
          </w:rPr>
          <w:t>6</w:t>
        </w:r>
      </w:ins>
      <w:r w:rsidRPr="003471AD">
        <w:rPr>
          <w:rFonts w:cs="Arial"/>
          <w:szCs w:val="20"/>
        </w:rPr>
        <w:t>).</w:t>
      </w:r>
    </w:p>
    <w:p w14:paraId="04CC9885" w14:textId="77777777" w:rsidR="003471AD" w:rsidRPr="003471AD" w:rsidRDefault="003471AD" w:rsidP="003471AD">
      <w:pPr>
        <w:pStyle w:val="par1"/>
        <w:rPr>
          <w:rFonts w:cs="Arial"/>
          <w:szCs w:val="20"/>
        </w:rPr>
      </w:pPr>
      <w:r w:rsidRPr="003471AD">
        <w:rPr>
          <w:rFonts w:cs="Arial"/>
          <w:szCs w:val="20"/>
        </w:rPr>
        <w:t>Subpart UUUU</w:t>
      </w:r>
      <w:r w:rsidRPr="003471AD">
        <w:rPr>
          <w:rFonts w:cs="Arial"/>
          <w:szCs w:val="20"/>
        </w:rPr>
        <w:tab/>
        <w:t xml:space="preserve">National Emission Standards for Hazardous Air Pollutants for Cellulose Production Manufacturing, 40 C.F.R. Part 63, Subpart UUUU (July 1, </w:t>
      </w:r>
      <w:del w:id="180" w:author="Author">
        <w:r w:rsidRPr="003471AD" w:rsidDel="00161C5D">
          <w:rPr>
            <w:rFonts w:cs="Arial"/>
            <w:szCs w:val="20"/>
          </w:rPr>
          <w:delText>2025</w:delText>
        </w:r>
      </w:del>
      <w:ins w:id="181" w:author="Author">
        <w:r w:rsidR="00161C5D" w:rsidRPr="003471AD">
          <w:rPr>
            <w:rFonts w:cs="Arial"/>
            <w:szCs w:val="20"/>
          </w:rPr>
          <w:t>202</w:t>
        </w:r>
        <w:r w:rsidR="00161C5D">
          <w:rPr>
            <w:rFonts w:cs="Arial"/>
            <w:szCs w:val="20"/>
          </w:rPr>
          <w:t>6</w:t>
        </w:r>
      </w:ins>
      <w:r w:rsidRPr="003471AD">
        <w:rPr>
          <w:rFonts w:cs="Arial"/>
          <w:szCs w:val="20"/>
        </w:rPr>
        <w:t>).</w:t>
      </w:r>
    </w:p>
    <w:p w14:paraId="3803DB97" w14:textId="77777777" w:rsidR="003471AD" w:rsidRPr="003471AD" w:rsidRDefault="003471AD" w:rsidP="003471AD">
      <w:pPr>
        <w:pStyle w:val="par1"/>
        <w:rPr>
          <w:rFonts w:cs="Arial"/>
          <w:szCs w:val="20"/>
        </w:rPr>
      </w:pPr>
      <w:r w:rsidRPr="003471AD">
        <w:rPr>
          <w:rFonts w:cs="Arial"/>
          <w:szCs w:val="20"/>
        </w:rPr>
        <w:t>Subpart VVVV</w:t>
      </w:r>
      <w:r w:rsidRPr="003471AD">
        <w:rPr>
          <w:rFonts w:cs="Arial"/>
          <w:szCs w:val="20"/>
        </w:rPr>
        <w:tab/>
        <w:t xml:space="preserve">National Emission Standards for Hazardous Air Pollutants for Boat Manufacturing, 40 C.F.R. Part 63, Subpart VVVV (July 1, </w:t>
      </w:r>
      <w:del w:id="182" w:author="Author">
        <w:r w:rsidRPr="003471AD" w:rsidDel="00161C5D">
          <w:rPr>
            <w:rFonts w:cs="Arial"/>
            <w:szCs w:val="20"/>
          </w:rPr>
          <w:delText>2025</w:delText>
        </w:r>
      </w:del>
      <w:ins w:id="183" w:author="Author">
        <w:r w:rsidR="00161C5D" w:rsidRPr="003471AD">
          <w:rPr>
            <w:rFonts w:cs="Arial"/>
            <w:szCs w:val="20"/>
          </w:rPr>
          <w:t>202</w:t>
        </w:r>
        <w:r w:rsidR="00161C5D">
          <w:rPr>
            <w:rFonts w:cs="Arial"/>
            <w:szCs w:val="20"/>
          </w:rPr>
          <w:t>6</w:t>
        </w:r>
      </w:ins>
      <w:r w:rsidRPr="003471AD">
        <w:rPr>
          <w:rFonts w:cs="Arial"/>
          <w:szCs w:val="20"/>
        </w:rPr>
        <w:t>).</w:t>
      </w:r>
    </w:p>
    <w:p w14:paraId="070C0F51" w14:textId="77777777" w:rsidR="003471AD" w:rsidRPr="003471AD" w:rsidRDefault="003471AD" w:rsidP="003471AD">
      <w:pPr>
        <w:pStyle w:val="par1"/>
        <w:rPr>
          <w:rFonts w:cs="Arial"/>
          <w:szCs w:val="20"/>
        </w:rPr>
      </w:pPr>
      <w:r w:rsidRPr="003471AD">
        <w:rPr>
          <w:rFonts w:cs="Arial"/>
          <w:szCs w:val="20"/>
        </w:rPr>
        <w:t>Subpart WWWW</w:t>
      </w:r>
      <w:r w:rsidRPr="003471AD">
        <w:rPr>
          <w:rFonts w:cs="Arial"/>
          <w:szCs w:val="20"/>
        </w:rPr>
        <w:tab/>
        <w:t xml:space="preserve">National Emission Standards for Hazardous Air Pollutants for Reinforced Plastic Composites Production, 40 C.F.R. Part 63, Subpart WWWW (July 1, </w:t>
      </w:r>
      <w:del w:id="184" w:author="Author">
        <w:r w:rsidRPr="003471AD" w:rsidDel="00161C5D">
          <w:rPr>
            <w:rFonts w:cs="Arial"/>
            <w:szCs w:val="20"/>
          </w:rPr>
          <w:delText>2025</w:delText>
        </w:r>
      </w:del>
      <w:ins w:id="185" w:author="Author">
        <w:r w:rsidR="00161C5D" w:rsidRPr="003471AD">
          <w:rPr>
            <w:rFonts w:cs="Arial"/>
            <w:szCs w:val="20"/>
          </w:rPr>
          <w:t>202</w:t>
        </w:r>
        <w:r w:rsidR="00161C5D">
          <w:rPr>
            <w:rFonts w:cs="Arial"/>
            <w:szCs w:val="20"/>
          </w:rPr>
          <w:t>6</w:t>
        </w:r>
      </w:ins>
      <w:r w:rsidRPr="003471AD">
        <w:rPr>
          <w:rFonts w:cs="Arial"/>
          <w:szCs w:val="20"/>
        </w:rPr>
        <w:t>).</w:t>
      </w:r>
    </w:p>
    <w:p w14:paraId="74B459A2" w14:textId="77777777" w:rsidR="003471AD" w:rsidRPr="003471AD" w:rsidRDefault="003471AD" w:rsidP="003471AD">
      <w:pPr>
        <w:pStyle w:val="par1"/>
        <w:rPr>
          <w:rFonts w:cs="Arial"/>
          <w:szCs w:val="20"/>
        </w:rPr>
      </w:pPr>
      <w:r w:rsidRPr="003471AD">
        <w:rPr>
          <w:rFonts w:cs="Arial"/>
          <w:szCs w:val="20"/>
        </w:rPr>
        <w:t>Subpart XXXX</w:t>
      </w:r>
      <w:r w:rsidRPr="003471AD">
        <w:rPr>
          <w:rFonts w:cs="Arial"/>
          <w:szCs w:val="20"/>
        </w:rPr>
        <w:tab/>
        <w:t xml:space="preserve">National Emission Standards for Hazardous Air Pollutants for Tire Manufacturing, 40 C.F.R. Part 63, Subpart XXXX (July 1, </w:t>
      </w:r>
      <w:del w:id="186" w:author="Author">
        <w:r w:rsidRPr="003471AD" w:rsidDel="00161C5D">
          <w:rPr>
            <w:rFonts w:cs="Arial"/>
            <w:szCs w:val="20"/>
          </w:rPr>
          <w:delText>2025</w:delText>
        </w:r>
      </w:del>
      <w:ins w:id="187" w:author="Author">
        <w:r w:rsidR="00161C5D" w:rsidRPr="003471AD">
          <w:rPr>
            <w:rFonts w:cs="Arial"/>
            <w:szCs w:val="20"/>
          </w:rPr>
          <w:t>202</w:t>
        </w:r>
        <w:r w:rsidR="00161C5D">
          <w:rPr>
            <w:rFonts w:cs="Arial"/>
            <w:szCs w:val="20"/>
          </w:rPr>
          <w:t>6</w:t>
        </w:r>
      </w:ins>
      <w:r w:rsidRPr="003471AD">
        <w:rPr>
          <w:rFonts w:cs="Arial"/>
          <w:szCs w:val="20"/>
        </w:rPr>
        <w:t>).</w:t>
      </w:r>
    </w:p>
    <w:p w14:paraId="45DF996E" w14:textId="77777777" w:rsidR="003471AD" w:rsidRPr="003471AD" w:rsidRDefault="003471AD" w:rsidP="003471AD">
      <w:pPr>
        <w:pStyle w:val="par1"/>
        <w:rPr>
          <w:rFonts w:cs="Arial"/>
          <w:szCs w:val="20"/>
        </w:rPr>
      </w:pPr>
      <w:r w:rsidRPr="003471AD">
        <w:rPr>
          <w:rFonts w:cs="Arial"/>
          <w:szCs w:val="20"/>
        </w:rPr>
        <w:t>Subpart YYYY</w:t>
      </w:r>
      <w:r w:rsidRPr="003471AD">
        <w:rPr>
          <w:rFonts w:cs="Arial"/>
          <w:szCs w:val="20"/>
        </w:rPr>
        <w:tab/>
        <w:t xml:space="preserve">National Emissions Standards for Hazardous Air Pollutants for Stationary Combustion Turbines, 40 C.F.R. Part 63, Subpart YYYY (July 1, </w:t>
      </w:r>
      <w:del w:id="188" w:author="Author">
        <w:r w:rsidRPr="003471AD" w:rsidDel="00161C5D">
          <w:rPr>
            <w:rFonts w:cs="Arial"/>
            <w:szCs w:val="20"/>
          </w:rPr>
          <w:delText>2025</w:delText>
        </w:r>
      </w:del>
      <w:ins w:id="189" w:author="Author">
        <w:r w:rsidR="00161C5D" w:rsidRPr="003471AD">
          <w:rPr>
            <w:rFonts w:cs="Arial"/>
            <w:szCs w:val="20"/>
          </w:rPr>
          <w:t>202</w:t>
        </w:r>
        <w:r w:rsidR="00161C5D">
          <w:rPr>
            <w:rFonts w:cs="Arial"/>
            <w:szCs w:val="20"/>
          </w:rPr>
          <w:t>6</w:t>
        </w:r>
      </w:ins>
      <w:r w:rsidRPr="003471AD">
        <w:rPr>
          <w:rFonts w:cs="Arial"/>
          <w:szCs w:val="20"/>
        </w:rPr>
        <w:t>).</w:t>
      </w:r>
      <w:ins w:id="190" w:author="Author">
        <w:r w:rsidR="00C764F3">
          <w:rPr>
            <w:rFonts w:cs="Arial"/>
            <w:szCs w:val="20"/>
          </w:rPr>
          <w:t xml:space="preserve"> </w:t>
        </w:r>
        <w:r w:rsidR="00C764F3" w:rsidRPr="00C764F3">
          <w:rPr>
            <w:rFonts w:cs="Arial"/>
            <w:color w:val="222222"/>
            <w:shd w:val="clear" w:color="auto" w:fill="FFFFFF"/>
          </w:rPr>
          <w:t>See Regulation Number 30, Part B, Section III.D for additional requirements regarding stationary combustion turbines at area sources of hazardous air pollutants.</w:t>
        </w:r>
      </w:ins>
    </w:p>
    <w:p w14:paraId="2E0DFB49" w14:textId="77777777" w:rsidR="003471AD" w:rsidRPr="003471AD" w:rsidRDefault="003471AD" w:rsidP="003471AD">
      <w:pPr>
        <w:pStyle w:val="par1"/>
        <w:rPr>
          <w:rFonts w:cs="Arial"/>
          <w:szCs w:val="20"/>
        </w:rPr>
      </w:pPr>
      <w:r w:rsidRPr="003471AD">
        <w:rPr>
          <w:rFonts w:cs="Arial"/>
          <w:szCs w:val="20"/>
        </w:rPr>
        <w:t>Subpart ZZZZ</w:t>
      </w:r>
      <w:r w:rsidRPr="003471AD">
        <w:rPr>
          <w:rFonts w:cs="Arial"/>
          <w:szCs w:val="20"/>
        </w:rPr>
        <w:tab/>
        <w:t>National Emissions Standards for Hazardous Air Pollutants for Stationary Reciprocating Internal Combustion Engines, 40 C.F.R. Part 63, Subpart ZZZZ (July 1, 2007).</w:t>
      </w:r>
      <w:ins w:id="191" w:author="Author">
        <w:r w:rsidR="00C764F3">
          <w:rPr>
            <w:rFonts w:cs="Arial"/>
            <w:szCs w:val="20"/>
          </w:rPr>
          <w:t xml:space="preserve"> </w:t>
        </w:r>
        <w:r w:rsidR="00C764F3" w:rsidRPr="00C764F3">
          <w:rPr>
            <w:rFonts w:cs="Arial"/>
            <w:color w:val="222222"/>
            <w:shd w:val="clear" w:color="auto" w:fill="FFFFFF"/>
          </w:rPr>
          <w:t>See Regulation Number 30, Part B, Section III.D for additional requirements regarding stationary spark ignition internal combustion engines.</w:t>
        </w:r>
      </w:ins>
    </w:p>
    <w:p w14:paraId="696DEFB1" w14:textId="77777777" w:rsidR="003471AD" w:rsidRPr="003471AD" w:rsidRDefault="003471AD" w:rsidP="003471AD">
      <w:pPr>
        <w:pStyle w:val="par1"/>
        <w:rPr>
          <w:rFonts w:cs="Arial"/>
          <w:szCs w:val="20"/>
        </w:rPr>
      </w:pPr>
      <w:r w:rsidRPr="003471AD">
        <w:rPr>
          <w:rFonts w:cs="Arial"/>
          <w:szCs w:val="20"/>
        </w:rPr>
        <w:lastRenderedPageBreak/>
        <w:t xml:space="preserve">Subpart AAAAA </w:t>
      </w:r>
      <w:r w:rsidRPr="003471AD">
        <w:rPr>
          <w:rFonts w:cs="Arial"/>
          <w:szCs w:val="20"/>
        </w:rPr>
        <w:tab/>
        <w:t xml:space="preserve">National Emissions Standards for Hazardous Air Pollutants for Lime Manufacturing Plants, 40 C.F.R. Part 63, Subpart AAAAA (July 1, </w:t>
      </w:r>
      <w:del w:id="192" w:author="Author">
        <w:r w:rsidRPr="003471AD" w:rsidDel="00161C5D">
          <w:rPr>
            <w:rFonts w:cs="Arial"/>
            <w:szCs w:val="20"/>
          </w:rPr>
          <w:delText>2025</w:delText>
        </w:r>
      </w:del>
      <w:ins w:id="193" w:author="Author">
        <w:r w:rsidR="00161C5D" w:rsidRPr="003471AD">
          <w:rPr>
            <w:rFonts w:cs="Arial"/>
            <w:szCs w:val="20"/>
          </w:rPr>
          <w:t>202</w:t>
        </w:r>
        <w:r w:rsidR="00161C5D">
          <w:rPr>
            <w:rFonts w:cs="Arial"/>
            <w:szCs w:val="20"/>
          </w:rPr>
          <w:t>6</w:t>
        </w:r>
      </w:ins>
      <w:r w:rsidRPr="003471AD">
        <w:rPr>
          <w:rFonts w:cs="Arial"/>
          <w:szCs w:val="20"/>
        </w:rPr>
        <w:t>).</w:t>
      </w:r>
    </w:p>
    <w:p w14:paraId="399140C7" w14:textId="77777777" w:rsidR="003471AD" w:rsidRPr="003471AD" w:rsidRDefault="003471AD" w:rsidP="003471AD">
      <w:pPr>
        <w:pStyle w:val="par1"/>
        <w:rPr>
          <w:rFonts w:cs="Arial"/>
          <w:szCs w:val="20"/>
        </w:rPr>
      </w:pPr>
      <w:r w:rsidRPr="003471AD">
        <w:rPr>
          <w:rFonts w:cs="Arial"/>
          <w:szCs w:val="20"/>
        </w:rPr>
        <w:t xml:space="preserve">Subpart BBBBB </w:t>
      </w:r>
      <w:r w:rsidRPr="003471AD">
        <w:rPr>
          <w:rFonts w:cs="Arial"/>
          <w:szCs w:val="20"/>
        </w:rPr>
        <w:tab/>
        <w:t xml:space="preserve">National Emission Standards for Hazardous Air Pollutants for Semiconductor Manufacturing, 40 C.F.R. Part 63, Subpart BBBBB (July 1, </w:t>
      </w:r>
      <w:del w:id="194" w:author="Author">
        <w:r w:rsidRPr="003471AD" w:rsidDel="00161C5D">
          <w:rPr>
            <w:rFonts w:cs="Arial"/>
            <w:szCs w:val="20"/>
          </w:rPr>
          <w:delText>2025</w:delText>
        </w:r>
      </w:del>
      <w:ins w:id="195" w:author="Author">
        <w:r w:rsidR="00161C5D" w:rsidRPr="003471AD">
          <w:rPr>
            <w:rFonts w:cs="Arial"/>
            <w:szCs w:val="20"/>
          </w:rPr>
          <w:t>202</w:t>
        </w:r>
        <w:r w:rsidR="00161C5D">
          <w:rPr>
            <w:rFonts w:cs="Arial"/>
            <w:szCs w:val="20"/>
          </w:rPr>
          <w:t>6</w:t>
        </w:r>
      </w:ins>
      <w:r w:rsidRPr="003471AD">
        <w:rPr>
          <w:rFonts w:cs="Arial"/>
          <w:szCs w:val="20"/>
        </w:rPr>
        <w:t>).</w:t>
      </w:r>
    </w:p>
    <w:p w14:paraId="146EE637" w14:textId="77777777" w:rsidR="003471AD" w:rsidRPr="003471AD" w:rsidRDefault="003471AD" w:rsidP="003471AD">
      <w:pPr>
        <w:pStyle w:val="par1"/>
        <w:rPr>
          <w:rFonts w:cs="Arial"/>
          <w:szCs w:val="20"/>
        </w:rPr>
      </w:pPr>
      <w:r w:rsidRPr="003471AD">
        <w:rPr>
          <w:rFonts w:cs="Arial"/>
          <w:szCs w:val="20"/>
        </w:rPr>
        <w:t>Subpart CCCCC</w:t>
      </w:r>
      <w:r w:rsidRPr="003471AD">
        <w:rPr>
          <w:rFonts w:cs="Arial"/>
          <w:szCs w:val="20"/>
        </w:rPr>
        <w:tab/>
        <w:t xml:space="preserve">National Emission Standards for Hazardous Air Pollutants for Coke Ovens: Pushing, Quenching, and Battery Stacks, 40 C.F.R. Part 63, Subpart CCCCC (July 1, </w:t>
      </w:r>
      <w:del w:id="196" w:author="Author">
        <w:r w:rsidRPr="003471AD" w:rsidDel="00161C5D">
          <w:rPr>
            <w:rFonts w:cs="Arial"/>
            <w:szCs w:val="20"/>
          </w:rPr>
          <w:delText>2025</w:delText>
        </w:r>
      </w:del>
      <w:ins w:id="197" w:author="Author">
        <w:r w:rsidR="00161C5D" w:rsidRPr="003471AD">
          <w:rPr>
            <w:rFonts w:cs="Arial"/>
            <w:szCs w:val="20"/>
          </w:rPr>
          <w:t>202</w:t>
        </w:r>
        <w:r w:rsidR="00161C5D">
          <w:rPr>
            <w:rFonts w:cs="Arial"/>
            <w:szCs w:val="20"/>
          </w:rPr>
          <w:t>6</w:t>
        </w:r>
      </w:ins>
      <w:r w:rsidRPr="003471AD">
        <w:rPr>
          <w:rFonts w:cs="Arial"/>
          <w:szCs w:val="20"/>
        </w:rPr>
        <w:t>).</w:t>
      </w:r>
    </w:p>
    <w:p w14:paraId="7D82903D" w14:textId="77777777" w:rsidR="003471AD" w:rsidRPr="003471AD" w:rsidRDefault="003471AD" w:rsidP="003471AD">
      <w:pPr>
        <w:pStyle w:val="par1"/>
        <w:rPr>
          <w:rFonts w:cs="Arial"/>
          <w:szCs w:val="20"/>
        </w:rPr>
      </w:pPr>
      <w:r w:rsidRPr="003471AD">
        <w:rPr>
          <w:rFonts w:cs="Arial"/>
          <w:szCs w:val="20"/>
        </w:rPr>
        <w:t>Subpart DDDDD</w:t>
      </w:r>
      <w:r w:rsidRPr="003471AD">
        <w:rPr>
          <w:rFonts w:cs="Arial"/>
          <w:szCs w:val="20"/>
        </w:rPr>
        <w:tab/>
        <w:t xml:space="preserve">National Emission Standards for Hazardous Air Pollutants for Major Sources: Industrial, Commercial, and Institutional Boilers and Process Heaters, 40 C.F.R. Part 63, Subpart DDDDD (July 1, </w:t>
      </w:r>
      <w:del w:id="198" w:author="Author">
        <w:r w:rsidRPr="003471AD" w:rsidDel="00161C5D">
          <w:rPr>
            <w:rFonts w:cs="Arial"/>
            <w:szCs w:val="20"/>
          </w:rPr>
          <w:delText>2025</w:delText>
        </w:r>
      </w:del>
      <w:ins w:id="199" w:author="Author">
        <w:r w:rsidR="00161C5D" w:rsidRPr="003471AD">
          <w:rPr>
            <w:rFonts w:cs="Arial"/>
            <w:szCs w:val="20"/>
          </w:rPr>
          <w:t>202</w:t>
        </w:r>
        <w:r w:rsidR="00161C5D">
          <w:rPr>
            <w:rFonts w:cs="Arial"/>
            <w:szCs w:val="20"/>
          </w:rPr>
          <w:t>6</w:t>
        </w:r>
      </w:ins>
      <w:r w:rsidRPr="003471AD">
        <w:rPr>
          <w:rFonts w:cs="Arial"/>
          <w:szCs w:val="20"/>
        </w:rPr>
        <w:t>).</w:t>
      </w:r>
    </w:p>
    <w:p w14:paraId="14E46036" w14:textId="77777777" w:rsidR="003471AD" w:rsidRPr="003471AD" w:rsidRDefault="003471AD" w:rsidP="003471AD">
      <w:pPr>
        <w:pStyle w:val="par1"/>
        <w:rPr>
          <w:rFonts w:cs="Arial"/>
          <w:szCs w:val="20"/>
        </w:rPr>
      </w:pPr>
      <w:r w:rsidRPr="003471AD">
        <w:rPr>
          <w:rFonts w:cs="Arial"/>
          <w:szCs w:val="20"/>
        </w:rPr>
        <w:t xml:space="preserve">Subpart EEEEE </w:t>
      </w:r>
      <w:r w:rsidRPr="003471AD">
        <w:rPr>
          <w:rFonts w:cs="Arial"/>
          <w:szCs w:val="20"/>
        </w:rPr>
        <w:tab/>
        <w:t xml:space="preserve">National Emissions Standards for Hazardous Air Pollutants for Iron and Steel Foundries, 40 C.F.R. Part 63, Subpart EEEEE (July 1, </w:t>
      </w:r>
      <w:del w:id="200" w:author="Author">
        <w:r w:rsidRPr="003471AD" w:rsidDel="00161C5D">
          <w:rPr>
            <w:rFonts w:cs="Arial"/>
            <w:szCs w:val="20"/>
          </w:rPr>
          <w:delText>2025</w:delText>
        </w:r>
      </w:del>
      <w:ins w:id="201" w:author="Author">
        <w:r w:rsidR="00161C5D" w:rsidRPr="003471AD">
          <w:rPr>
            <w:rFonts w:cs="Arial"/>
            <w:szCs w:val="20"/>
          </w:rPr>
          <w:t>202</w:t>
        </w:r>
        <w:r w:rsidR="00161C5D">
          <w:rPr>
            <w:rFonts w:cs="Arial"/>
            <w:szCs w:val="20"/>
          </w:rPr>
          <w:t>6</w:t>
        </w:r>
      </w:ins>
      <w:r w:rsidRPr="003471AD">
        <w:rPr>
          <w:rFonts w:cs="Arial"/>
          <w:szCs w:val="20"/>
        </w:rPr>
        <w:t>).</w:t>
      </w:r>
    </w:p>
    <w:p w14:paraId="184BA866" w14:textId="77777777" w:rsidR="003471AD" w:rsidRPr="003471AD" w:rsidRDefault="003471AD" w:rsidP="003471AD">
      <w:pPr>
        <w:pStyle w:val="par1"/>
        <w:rPr>
          <w:rFonts w:cs="Arial"/>
          <w:szCs w:val="20"/>
        </w:rPr>
      </w:pPr>
      <w:r w:rsidRPr="003471AD">
        <w:rPr>
          <w:rFonts w:cs="Arial"/>
          <w:szCs w:val="20"/>
        </w:rPr>
        <w:t>Subpart FFFFF</w:t>
      </w:r>
      <w:r w:rsidRPr="003471AD">
        <w:rPr>
          <w:rFonts w:cs="Arial"/>
          <w:szCs w:val="20"/>
        </w:rPr>
        <w:tab/>
        <w:t xml:space="preserve">National Emission Standards for Hazardous Air Pollutants for Integrated Iron and Steel Manufacturing, 40 C.F.R. Part 63, Subpart FFFFF (July 1, </w:t>
      </w:r>
      <w:del w:id="202" w:author="Author">
        <w:r w:rsidRPr="003471AD" w:rsidDel="00161C5D">
          <w:rPr>
            <w:rFonts w:cs="Arial"/>
            <w:szCs w:val="20"/>
          </w:rPr>
          <w:delText>2025</w:delText>
        </w:r>
      </w:del>
      <w:ins w:id="203" w:author="Author">
        <w:r w:rsidR="00161C5D" w:rsidRPr="003471AD">
          <w:rPr>
            <w:rFonts w:cs="Arial"/>
            <w:szCs w:val="20"/>
          </w:rPr>
          <w:t>202</w:t>
        </w:r>
        <w:r w:rsidR="00161C5D">
          <w:rPr>
            <w:rFonts w:cs="Arial"/>
            <w:szCs w:val="20"/>
          </w:rPr>
          <w:t>6</w:t>
        </w:r>
      </w:ins>
      <w:r w:rsidRPr="003471AD">
        <w:rPr>
          <w:rFonts w:cs="Arial"/>
          <w:szCs w:val="20"/>
        </w:rPr>
        <w:t>).</w:t>
      </w:r>
    </w:p>
    <w:p w14:paraId="29880E0C" w14:textId="77777777" w:rsidR="003471AD" w:rsidRPr="003471AD" w:rsidRDefault="003471AD" w:rsidP="003471AD">
      <w:pPr>
        <w:pStyle w:val="par1"/>
        <w:rPr>
          <w:rFonts w:cs="Arial"/>
          <w:szCs w:val="20"/>
        </w:rPr>
      </w:pPr>
      <w:r w:rsidRPr="003471AD">
        <w:rPr>
          <w:rFonts w:cs="Arial"/>
          <w:szCs w:val="20"/>
        </w:rPr>
        <w:t>Subpart GGGGG</w:t>
      </w:r>
      <w:r w:rsidRPr="003471AD">
        <w:rPr>
          <w:rFonts w:cs="Arial"/>
          <w:szCs w:val="20"/>
        </w:rPr>
        <w:tab/>
        <w:t xml:space="preserve">National Emission Standards for Hazardous Air Pollutants: Site Remediation, 40 C.F.R. Part 63, Subpart GGGGG (July 1, </w:t>
      </w:r>
      <w:del w:id="204" w:author="Author">
        <w:r w:rsidRPr="003471AD" w:rsidDel="00161C5D">
          <w:rPr>
            <w:rFonts w:cs="Arial"/>
            <w:szCs w:val="20"/>
          </w:rPr>
          <w:delText>2025</w:delText>
        </w:r>
      </w:del>
      <w:ins w:id="205" w:author="Author">
        <w:r w:rsidR="00161C5D" w:rsidRPr="003471AD">
          <w:rPr>
            <w:rFonts w:cs="Arial"/>
            <w:szCs w:val="20"/>
          </w:rPr>
          <w:t>202</w:t>
        </w:r>
        <w:r w:rsidR="00161C5D">
          <w:rPr>
            <w:rFonts w:cs="Arial"/>
            <w:szCs w:val="20"/>
          </w:rPr>
          <w:t>6</w:t>
        </w:r>
      </w:ins>
      <w:r w:rsidRPr="003471AD">
        <w:rPr>
          <w:rFonts w:cs="Arial"/>
          <w:szCs w:val="20"/>
        </w:rPr>
        <w:t>).</w:t>
      </w:r>
    </w:p>
    <w:p w14:paraId="638FB6A7" w14:textId="77777777" w:rsidR="003471AD" w:rsidRPr="003471AD" w:rsidRDefault="003471AD" w:rsidP="003471AD">
      <w:pPr>
        <w:pStyle w:val="par1"/>
        <w:rPr>
          <w:rFonts w:cs="Arial"/>
          <w:szCs w:val="20"/>
        </w:rPr>
      </w:pPr>
      <w:r w:rsidRPr="003471AD">
        <w:rPr>
          <w:rFonts w:cs="Arial"/>
          <w:szCs w:val="20"/>
        </w:rPr>
        <w:t>Subpart HHHHH</w:t>
      </w:r>
      <w:r w:rsidRPr="003471AD">
        <w:rPr>
          <w:rFonts w:cs="Arial"/>
          <w:szCs w:val="20"/>
        </w:rPr>
        <w:tab/>
        <w:t xml:space="preserve">National Emissions Standards for Hazardous Air Pollutants: Miscellaneous Coating Manufacturing, 40 C.F.R. Part 63, Subpart HHHHH (July 1, </w:t>
      </w:r>
      <w:del w:id="206" w:author="Author">
        <w:r w:rsidRPr="003471AD" w:rsidDel="00161C5D">
          <w:rPr>
            <w:rFonts w:cs="Arial"/>
            <w:szCs w:val="20"/>
          </w:rPr>
          <w:delText>2025</w:delText>
        </w:r>
      </w:del>
      <w:ins w:id="207" w:author="Author">
        <w:r w:rsidR="00161C5D" w:rsidRPr="003471AD">
          <w:rPr>
            <w:rFonts w:cs="Arial"/>
            <w:szCs w:val="20"/>
          </w:rPr>
          <w:t>202</w:t>
        </w:r>
        <w:r w:rsidR="00161C5D">
          <w:rPr>
            <w:rFonts w:cs="Arial"/>
            <w:szCs w:val="20"/>
          </w:rPr>
          <w:t>6</w:t>
        </w:r>
      </w:ins>
      <w:r w:rsidRPr="003471AD">
        <w:rPr>
          <w:rFonts w:cs="Arial"/>
          <w:szCs w:val="20"/>
        </w:rPr>
        <w:t>).</w:t>
      </w:r>
    </w:p>
    <w:p w14:paraId="1B5F0BC6" w14:textId="77777777" w:rsidR="003471AD" w:rsidRPr="003471AD" w:rsidRDefault="003471AD" w:rsidP="003471AD">
      <w:pPr>
        <w:pStyle w:val="par1"/>
        <w:rPr>
          <w:rFonts w:cs="Arial"/>
          <w:szCs w:val="20"/>
        </w:rPr>
      </w:pPr>
      <w:r w:rsidRPr="003471AD">
        <w:rPr>
          <w:rFonts w:cs="Arial"/>
          <w:szCs w:val="20"/>
        </w:rPr>
        <w:t>Subpart IIIII</w:t>
      </w:r>
      <w:r w:rsidRPr="003471AD">
        <w:rPr>
          <w:rFonts w:cs="Arial"/>
          <w:szCs w:val="20"/>
        </w:rPr>
        <w:tab/>
        <w:t xml:space="preserve">National Emissions Standards for Hazardous Air Pollutants: Mercury Emissions from Mercury Cell Chlor-Alkali Plants, 40 C.F.R. Part 63, Subpart IIIII (July 1, </w:t>
      </w:r>
      <w:del w:id="208" w:author="Author">
        <w:r w:rsidRPr="003471AD" w:rsidDel="00161C5D">
          <w:rPr>
            <w:rFonts w:cs="Arial"/>
            <w:szCs w:val="20"/>
          </w:rPr>
          <w:delText>2025</w:delText>
        </w:r>
      </w:del>
      <w:ins w:id="209" w:author="Author">
        <w:r w:rsidR="00161C5D" w:rsidRPr="003471AD">
          <w:rPr>
            <w:rFonts w:cs="Arial"/>
            <w:szCs w:val="20"/>
          </w:rPr>
          <w:t>202</w:t>
        </w:r>
        <w:r w:rsidR="00161C5D">
          <w:rPr>
            <w:rFonts w:cs="Arial"/>
            <w:szCs w:val="20"/>
          </w:rPr>
          <w:t>6</w:t>
        </w:r>
      </w:ins>
      <w:r w:rsidRPr="003471AD">
        <w:rPr>
          <w:rFonts w:cs="Arial"/>
          <w:szCs w:val="20"/>
        </w:rPr>
        <w:t>).</w:t>
      </w:r>
    </w:p>
    <w:p w14:paraId="28535C02" w14:textId="77777777" w:rsidR="003471AD" w:rsidRPr="003471AD" w:rsidRDefault="003471AD" w:rsidP="003471AD">
      <w:pPr>
        <w:pStyle w:val="par1"/>
        <w:rPr>
          <w:rFonts w:cs="Arial"/>
          <w:szCs w:val="20"/>
        </w:rPr>
      </w:pPr>
      <w:r w:rsidRPr="003471AD">
        <w:rPr>
          <w:rFonts w:cs="Arial"/>
          <w:szCs w:val="20"/>
        </w:rPr>
        <w:t>Subpart JJJJJ</w:t>
      </w:r>
      <w:r w:rsidRPr="003471AD">
        <w:rPr>
          <w:rFonts w:cs="Arial"/>
          <w:szCs w:val="20"/>
        </w:rPr>
        <w:tab/>
        <w:t xml:space="preserve">National Emission Standards for Hazardous Air Pollutants for Brick and Structural Clay Manufacturing, 40 C.F.R. Part 63, Subpart JJJJJ (July 1, </w:t>
      </w:r>
      <w:del w:id="210" w:author="Author">
        <w:r w:rsidRPr="003471AD" w:rsidDel="00161C5D">
          <w:rPr>
            <w:rFonts w:cs="Arial"/>
            <w:szCs w:val="20"/>
          </w:rPr>
          <w:delText>2025</w:delText>
        </w:r>
      </w:del>
      <w:ins w:id="211" w:author="Author">
        <w:r w:rsidR="00161C5D" w:rsidRPr="003471AD">
          <w:rPr>
            <w:rFonts w:cs="Arial"/>
            <w:szCs w:val="20"/>
          </w:rPr>
          <w:t>202</w:t>
        </w:r>
        <w:r w:rsidR="00161C5D">
          <w:rPr>
            <w:rFonts w:cs="Arial"/>
            <w:szCs w:val="20"/>
          </w:rPr>
          <w:t>6</w:t>
        </w:r>
      </w:ins>
      <w:r w:rsidRPr="003471AD">
        <w:rPr>
          <w:rFonts w:cs="Arial"/>
          <w:szCs w:val="20"/>
        </w:rPr>
        <w:t>).</w:t>
      </w:r>
    </w:p>
    <w:p w14:paraId="20FD9198" w14:textId="77777777" w:rsidR="003471AD" w:rsidRPr="003471AD" w:rsidRDefault="003471AD" w:rsidP="003471AD">
      <w:pPr>
        <w:pStyle w:val="par1"/>
        <w:rPr>
          <w:rFonts w:cs="Arial"/>
          <w:szCs w:val="20"/>
        </w:rPr>
      </w:pPr>
      <w:r w:rsidRPr="003471AD">
        <w:rPr>
          <w:rFonts w:cs="Arial"/>
          <w:szCs w:val="20"/>
        </w:rPr>
        <w:t>Subpart KKKKK</w:t>
      </w:r>
      <w:r w:rsidRPr="003471AD">
        <w:rPr>
          <w:rFonts w:cs="Arial"/>
          <w:szCs w:val="20"/>
        </w:rPr>
        <w:tab/>
        <w:t xml:space="preserve">National Emission Standards for Hazardous Air Pollutants for Clay Ceramics Manufacturing, 40 C.F.R. Part 63, Subpart KKKKK (July 1, </w:t>
      </w:r>
      <w:del w:id="212" w:author="Author">
        <w:r w:rsidRPr="003471AD" w:rsidDel="00161C5D">
          <w:rPr>
            <w:rFonts w:cs="Arial"/>
            <w:szCs w:val="20"/>
          </w:rPr>
          <w:delText>2025</w:delText>
        </w:r>
      </w:del>
      <w:ins w:id="213" w:author="Author">
        <w:r w:rsidR="00161C5D" w:rsidRPr="003471AD">
          <w:rPr>
            <w:rFonts w:cs="Arial"/>
            <w:szCs w:val="20"/>
          </w:rPr>
          <w:t>202</w:t>
        </w:r>
        <w:r w:rsidR="00161C5D">
          <w:rPr>
            <w:rFonts w:cs="Arial"/>
            <w:szCs w:val="20"/>
          </w:rPr>
          <w:t>6</w:t>
        </w:r>
      </w:ins>
      <w:r w:rsidRPr="003471AD">
        <w:rPr>
          <w:rFonts w:cs="Arial"/>
          <w:szCs w:val="20"/>
        </w:rPr>
        <w:t>).</w:t>
      </w:r>
    </w:p>
    <w:p w14:paraId="3AC73808" w14:textId="77777777" w:rsidR="003471AD" w:rsidRPr="003471AD" w:rsidRDefault="003471AD" w:rsidP="003471AD">
      <w:pPr>
        <w:pStyle w:val="par1"/>
        <w:rPr>
          <w:rFonts w:cs="Arial"/>
          <w:szCs w:val="20"/>
        </w:rPr>
      </w:pPr>
      <w:r w:rsidRPr="003471AD">
        <w:rPr>
          <w:rFonts w:cs="Arial"/>
          <w:szCs w:val="20"/>
        </w:rPr>
        <w:t>Subpart LLLLL</w:t>
      </w:r>
      <w:r w:rsidRPr="003471AD">
        <w:rPr>
          <w:rFonts w:cs="Arial"/>
          <w:szCs w:val="20"/>
        </w:rPr>
        <w:tab/>
        <w:t xml:space="preserve">National Emission Standards for Hazardous Air Pollutants for Asphalt Processing and Asphalt Roofing Manufacturing, 40 C.F.R. Part 63, Subpart LLLLL (July 1, </w:t>
      </w:r>
      <w:del w:id="214" w:author="Author">
        <w:r w:rsidRPr="003471AD" w:rsidDel="00161C5D">
          <w:rPr>
            <w:rFonts w:cs="Arial"/>
            <w:szCs w:val="20"/>
          </w:rPr>
          <w:delText>2025</w:delText>
        </w:r>
      </w:del>
      <w:ins w:id="215" w:author="Author">
        <w:r w:rsidR="00161C5D" w:rsidRPr="003471AD">
          <w:rPr>
            <w:rFonts w:cs="Arial"/>
            <w:szCs w:val="20"/>
          </w:rPr>
          <w:t>202</w:t>
        </w:r>
        <w:r w:rsidR="00161C5D">
          <w:rPr>
            <w:rFonts w:cs="Arial"/>
            <w:szCs w:val="20"/>
          </w:rPr>
          <w:t>6</w:t>
        </w:r>
      </w:ins>
      <w:r w:rsidRPr="003471AD">
        <w:rPr>
          <w:rFonts w:cs="Arial"/>
          <w:szCs w:val="20"/>
        </w:rPr>
        <w:t>).</w:t>
      </w:r>
    </w:p>
    <w:p w14:paraId="07BD4D26" w14:textId="77777777" w:rsidR="003471AD" w:rsidRPr="003471AD" w:rsidRDefault="003471AD" w:rsidP="003471AD">
      <w:pPr>
        <w:pStyle w:val="par1"/>
        <w:rPr>
          <w:rFonts w:cs="Arial"/>
          <w:szCs w:val="20"/>
        </w:rPr>
      </w:pPr>
      <w:r w:rsidRPr="003471AD">
        <w:rPr>
          <w:rFonts w:cs="Arial"/>
          <w:szCs w:val="20"/>
        </w:rPr>
        <w:lastRenderedPageBreak/>
        <w:t>Subpart MMMMM</w:t>
      </w:r>
      <w:r w:rsidRPr="003471AD">
        <w:rPr>
          <w:rFonts w:cs="Arial"/>
          <w:szCs w:val="20"/>
        </w:rPr>
        <w:tab/>
        <w:t xml:space="preserve">National Emission Standards for Hazardous Air Pollutants for Flexible Polyurethane Foam Fabrication, 40 C.F.R. Part 63, Subpart MMMMM (July 1, </w:t>
      </w:r>
      <w:del w:id="216" w:author="Author">
        <w:r w:rsidRPr="003471AD" w:rsidDel="00161C5D">
          <w:rPr>
            <w:rFonts w:cs="Arial"/>
            <w:szCs w:val="20"/>
          </w:rPr>
          <w:delText>2025</w:delText>
        </w:r>
      </w:del>
      <w:ins w:id="217" w:author="Author">
        <w:r w:rsidR="00161C5D" w:rsidRPr="003471AD">
          <w:rPr>
            <w:rFonts w:cs="Arial"/>
            <w:szCs w:val="20"/>
          </w:rPr>
          <w:t>202</w:t>
        </w:r>
        <w:r w:rsidR="00161C5D">
          <w:rPr>
            <w:rFonts w:cs="Arial"/>
            <w:szCs w:val="20"/>
          </w:rPr>
          <w:t>6</w:t>
        </w:r>
      </w:ins>
      <w:r w:rsidRPr="003471AD">
        <w:rPr>
          <w:rFonts w:cs="Arial"/>
          <w:szCs w:val="20"/>
        </w:rPr>
        <w:t>).</w:t>
      </w:r>
    </w:p>
    <w:p w14:paraId="04454DCD" w14:textId="77777777" w:rsidR="003471AD" w:rsidRPr="003471AD" w:rsidRDefault="003471AD" w:rsidP="003471AD">
      <w:pPr>
        <w:pStyle w:val="par1"/>
        <w:rPr>
          <w:rFonts w:cs="Arial"/>
          <w:szCs w:val="20"/>
        </w:rPr>
      </w:pPr>
      <w:r w:rsidRPr="003471AD">
        <w:rPr>
          <w:rFonts w:cs="Arial"/>
          <w:szCs w:val="20"/>
        </w:rPr>
        <w:t>Subpart NNNNN</w:t>
      </w:r>
      <w:r w:rsidRPr="003471AD">
        <w:rPr>
          <w:rFonts w:cs="Arial"/>
          <w:szCs w:val="20"/>
        </w:rPr>
        <w:tab/>
        <w:t xml:space="preserve">National Emission Standards for Hazardous Air Pollutants for Hydrochloric Acid Production, 40 C.F.R. Part 63, Subpart NNNNN (July 1, </w:t>
      </w:r>
      <w:del w:id="218" w:author="Author">
        <w:r w:rsidRPr="003471AD" w:rsidDel="00161C5D">
          <w:rPr>
            <w:rFonts w:cs="Arial"/>
            <w:szCs w:val="20"/>
          </w:rPr>
          <w:delText>2025</w:delText>
        </w:r>
      </w:del>
      <w:ins w:id="219" w:author="Author">
        <w:r w:rsidR="00161C5D" w:rsidRPr="003471AD">
          <w:rPr>
            <w:rFonts w:cs="Arial"/>
            <w:szCs w:val="20"/>
          </w:rPr>
          <w:t>202</w:t>
        </w:r>
        <w:r w:rsidR="00161C5D">
          <w:rPr>
            <w:rFonts w:cs="Arial"/>
            <w:szCs w:val="20"/>
          </w:rPr>
          <w:t>6</w:t>
        </w:r>
      </w:ins>
      <w:r w:rsidRPr="003471AD">
        <w:rPr>
          <w:rFonts w:cs="Arial"/>
          <w:szCs w:val="20"/>
        </w:rPr>
        <w:t>).</w:t>
      </w:r>
    </w:p>
    <w:p w14:paraId="71C65E47" w14:textId="77777777" w:rsidR="003471AD" w:rsidRPr="003471AD" w:rsidRDefault="003471AD" w:rsidP="003471AD">
      <w:pPr>
        <w:pStyle w:val="par1"/>
        <w:rPr>
          <w:rFonts w:cs="Arial"/>
          <w:szCs w:val="20"/>
        </w:rPr>
      </w:pPr>
      <w:r w:rsidRPr="003471AD">
        <w:rPr>
          <w:rFonts w:cs="Arial"/>
          <w:szCs w:val="20"/>
        </w:rPr>
        <w:t>Subpart PPPPP</w:t>
      </w:r>
      <w:r w:rsidRPr="003471AD">
        <w:rPr>
          <w:rFonts w:cs="Arial"/>
          <w:szCs w:val="20"/>
        </w:rPr>
        <w:tab/>
        <w:t xml:space="preserve">National Emission Standards for Hazardous Air Pollutants for Engine Test Cells/Stands, 40 C.F.R. Part 63, Subpart PPPPP (July 1, </w:t>
      </w:r>
      <w:del w:id="220" w:author="Author">
        <w:r w:rsidRPr="003471AD" w:rsidDel="00161C5D">
          <w:rPr>
            <w:rFonts w:cs="Arial"/>
            <w:szCs w:val="20"/>
          </w:rPr>
          <w:delText>2025</w:delText>
        </w:r>
      </w:del>
      <w:ins w:id="221" w:author="Author">
        <w:r w:rsidR="00161C5D" w:rsidRPr="003471AD">
          <w:rPr>
            <w:rFonts w:cs="Arial"/>
            <w:szCs w:val="20"/>
          </w:rPr>
          <w:t>202</w:t>
        </w:r>
        <w:r w:rsidR="00161C5D">
          <w:rPr>
            <w:rFonts w:cs="Arial"/>
            <w:szCs w:val="20"/>
          </w:rPr>
          <w:t>6</w:t>
        </w:r>
      </w:ins>
      <w:r w:rsidRPr="003471AD">
        <w:rPr>
          <w:rFonts w:cs="Arial"/>
          <w:szCs w:val="20"/>
        </w:rPr>
        <w:t>).</w:t>
      </w:r>
    </w:p>
    <w:p w14:paraId="621BBB75" w14:textId="77777777" w:rsidR="003471AD" w:rsidRPr="003471AD" w:rsidRDefault="003471AD" w:rsidP="003471AD">
      <w:pPr>
        <w:pStyle w:val="par1"/>
        <w:rPr>
          <w:rFonts w:cs="Arial"/>
          <w:szCs w:val="20"/>
        </w:rPr>
      </w:pPr>
      <w:r w:rsidRPr="003471AD">
        <w:rPr>
          <w:rFonts w:cs="Arial"/>
          <w:szCs w:val="20"/>
        </w:rPr>
        <w:t>Subpart QQQQQ</w:t>
      </w:r>
      <w:r w:rsidRPr="003471AD">
        <w:rPr>
          <w:rFonts w:cs="Arial"/>
          <w:szCs w:val="20"/>
        </w:rPr>
        <w:tab/>
        <w:t xml:space="preserve">National Emission Standards for Hazardous Air Pollutants for Friction Materials Manufacturing Facilities, 40 C.F.R. Part 63, Subpart QQQQQ (July 1, </w:t>
      </w:r>
      <w:del w:id="222" w:author="Author">
        <w:r w:rsidRPr="003471AD" w:rsidDel="00161C5D">
          <w:rPr>
            <w:rFonts w:cs="Arial"/>
            <w:szCs w:val="20"/>
          </w:rPr>
          <w:delText>2025</w:delText>
        </w:r>
      </w:del>
      <w:ins w:id="223" w:author="Author">
        <w:r w:rsidR="00161C5D" w:rsidRPr="003471AD">
          <w:rPr>
            <w:rFonts w:cs="Arial"/>
            <w:szCs w:val="20"/>
          </w:rPr>
          <w:t>202</w:t>
        </w:r>
        <w:r w:rsidR="00161C5D">
          <w:rPr>
            <w:rFonts w:cs="Arial"/>
            <w:szCs w:val="20"/>
          </w:rPr>
          <w:t>6</w:t>
        </w:r>
      </w:ins>
      <w:r w:rsidRPr="003471AD">
        <w:rPr>
          <w:rFonts w:cs="Arial"/>
          <w:szCs w:val="20"/>
        </w:rPr>
        <w:t>).</w:t>
      </w:r>
    </w:p>
    <w:p w14:paraId="5CF36679" w14:textId="77777777" w:rsidR="003471AD" w:rsidRPr="003471AD" w:rsidRDefault="003471AD" w:rsidP="003471AD">
      <w:pPr>
        <w:pStyle w:val="par1"/>
        <w:rPr>
          <w:rFonts w:cs="Arial"/>
          <w:szCs w:val="20"/>
        </w:rPr>
      </w:pPr>
      <w:r w:rsidRPr="003471AD">
        <w:rPr>
          <w:rFonts w:cs="Arial"/>
          <w:szCs w:val="20"/>
        </w:rPr>
        <w:t>Subpart RRRRR</w:t>
      </w:r>
      <w:r w:rsidRPr="003471AD">
        <w:rPr>
          <w:rFonts w:cs="Arial"/>
          <w:szCs w:val="20"/>
        </w:rPr>
        <w:tab/>
        <w:t xml:space="preserve">National Emission Standards for Hazardous Air Pollutants: Taconite Iron Ore Processing, 40 C.F.R. Part 63, Subpart RRRRR (July 1, </w:t>
      </w:r>
      <w:del w:id="224" w:author="Author">
        <w:r w:rsidRPr="003471AD" w:rsidDel="00161C5D">
          <w:rPr>
            <w:rFonts w:cs="Arial"/>
            <w:szCs w:val="20"/>
          </w:rPr>
          <w:delText>2025</w:delText>
        </w:r>
      </w:del>
      <w:ins w:id="225" w:author="Author">
        <w:r w:rsidR="00161C5D" w:rsidRPr="003471AD">
          <w:rPr>
            <w:rFonts w:cs="Arial"/>
            <w:szCs w:val="20"/>
          </w:rPr>
          <w:t>202</w:t>
        </w:r>
        <w:r w:rsidR="00161C5D">
          <w:rPr>
            <w:rFonts w:cs="Arial"/>
            <w:szCs w:val="20"/>
          </w:rPr>
          <w:t>6</w:t>
        </w:r>
      </w:ins>
      <w:r w:rsidRPr="003471AD">
        <w:rPr>
          <w:rFonts w:cs="Arial"/>
          <w:szCs w:val="20"/>
        </w:rPr>
        <w:t>).</w:t>
      </w:r>
    </w:p>
    <w:p w14:paraId="00AF0A2D" w14:textId="77777777" w:rsidR="003471AD" w:rsidRPr="003471AD" w:rsidRDefault="003471AD" w:rsidP="003471AD">
      <w:pPr>
        <w:pStyle w:val="par1"/>
        <w:rPr>
          <w:rFonts w:cs="Arial"/>
          <w:szCs w:val="20"/>
        </w:rPr>
      </w:pPr>
      <w:r w:rsidRPr="003471AD">
        <w:rPr>
          <w:rFonts w:cs="Arial"/>
          <w:szCs w:val="20"/>
        </w:rPr>
        <w:t>Subpart SSSSS</w:t>
      </w:r>
      <w:r w:rsidRPr="003471AD">
        <w:rPr>
          <w:rFonts w:cs="Arial"/>
          <w:szCs w:val="20"/>
        </w:rPr>
        <w:tab/>
        <w:t xml:space="preserve">National Emission Standards for Hazardous Air Pollutants for Refractory Products Manufacturing, 40 C.F.R. Part 63, Subpart SSSSS (July 1, </w:t>
      </w:r>
      <w:del w:id="226" w:author="Author">
        <w:r w:rsidRPr="003471AD" w:rsidDel="00161C5D">
          <w:rPr>
            <w:rFonts w:cs="Arial"/>
            <w:szCs w:val="20"/>
          </w:rPr>
          <w:delText>2025</w:delText>
        </w:r>
      </w:del>
      <w:ins w:id="227" w:author="Author">
        <w:r w:rsidR="00161C5D" w:rsidRPr="003471AD">
          <w:rPr>
            <w:rFonts w:cs="Arial"/>
            <w:szCs w:val="20"/>
          </w:rPr>
          <w:t>202</w:t>
        </w:r>
        <w:r w:rsidR="00161C5D">
          <w:rPr>
            <w:rFonts w:cs="Arial"/>
            <w:szCs w:val="20"/>
          </w:rPr>
          <w:t>6</w:t>
        </w:r>
      </w:ins>
      <w:r w:rsidRPr="003471AD">
        <w:rPr>
          <w:rFonts w:cs="Arial"/>
          <w:szCs w:val="20"/>
        </w:rPr>
        <w:t>).</w:t>
      </w:r>
    </w:p>
    <w:p w14:paraId="56260822" w14:textId="77777777" w:rsidR="003471AD" w:rsidRPr="003471AD" w:rsidRDefault="003471AD" w:rsidP="003471AD">
      <w:pPr>
        <w:pStyle w:val="par1"/>
        <w:rPr>
          <w:rFonts w:cs="Arial"/>
          <w:szCs w:val="20"/>
        </w:rPr>
      </w:pPr>
      <w:r w:rsidRPr="003471AD">
        <w:rPr>
          <w:rFonts w:cs="Arial"/>
          <w:szCs w:val="20"/>
        </w:rPr>
        <w:t>Subpart TTTTT</w:t>
      </w:r>
      <w:r w:rsidRPr="003471AD">
        <w:rPr>
          <w:rFonts w:cs="Arial"/>
          <w:szCs w:val="20"/>
        </w:rPr>
        <w:tab/>
        <w:t xml:space="preserve">National Emissions Standards for Hazardous Air Pollutants for Primary Magnesium Refining, 40 C.F.R. Part 63, Subpart TTTTT (July 1, </w:t>
      </w:r>
      <w:del w:id="228" w:author="Author">
        <w:r w:rsidRPr="003471AD" w:rsidDel="00161C5D">
          <w:rPr>
            <w:rFonts w:cs="Arial"/>
            <w:szCs w:val="20"/>
          </w:rPr>
          <w:delText>2025</w:delText>
        </w:r>
      </w:del>
      <w:ins w:id="229" w:author="Author">
        <w:r w:rsidR="00161C5D" w:rsidRPr="003471AD">
          <w:rPr>
            <w:rFonts w:cs="Arial"/>
            <w:szCs w:val="20"/>
          </w:rPr>
          <w:t>202</w:t>
        </w:r>
        <w:r w:rsidR="00161C5D">
          <w:rPr>
            <w:rFonts w:cs="Arial"/>
            <w:szCs w:val="20"/>
          </w:rPr>
          <w:t>6</w:t>
        </w:r>
      </w:ins>
      <w:r w:rsidRPr="003471AD">
        <w:rPr>
          <w:rFonts w:cs="Arial"/>
          <w:szCs w:val="20"/>
        </w:rPr>
        <w:t>).</w:t>
      </w:r>
    </w:p>
    <w:p w14:paraId="0C12EB81" w14:textId="77777777" w:rsidR="003471AD" w:rsidRPr="003471AD" w:rsidRDefault="003471AD" w:rsidP="003471AD">
      <w:pPr>
        <w:pStyle w:val="par1"/>
        <w:rPr>
          <w:rFonts w:cs="Arial"/>
          <w:szCs w:val="20"/>
        </w:rPr>
      </w:pPr>
      <w:r w:rsidRPr="003471AD">
        <w:rPr>
          <w:rFonts w:cs="Arial"/>
          <w:szCs w:val="20"/>
        </w:rPr>
        <w:t>Subpart UUUUU</w:t>
      </w:r>
      <w:r w:rsidRPr="003471AD">
        <w:rPr>
          <w:rFonts w:cs="Arial"/>
          <w:szCs w:val="20"/>
        </w:rPr>
        <w:tab/>
        <w:t>National Emission Standards for Hazardous Air Pollutants: Coal- and Oil-Fired Electric Utility Steam Generating Units, 40 C.F.R. Part 63, Subpart UUUUU (July 1, 2023). (See Regulation Number 6, Part A, Subpart Da and Part B, Section VIII. for additional requirements regarding Electric Utility Steam Generating Units)</w:t>
      </w:r>
    </w:p>
    <w:p w14:paraId="4CE16910" w14:textId="77777777" w:rsidR="003471AD" w:rsidRPr="003471AD" w:rsidRDefault="003471AD" w:rsidP="003471AD">
      <w:pPr>
        <w:pStyle w:val="par1"/>
        <w:rPr>
          <w:rFonts w:cs="Arial"/>
          <w:szCs w:val="20"/>
        </w:rPr>
      </w:pPr>
      <w:r w:rsidRPr="003471AD">
        <w:rPr>
          <w:rFonts w:cs="Arial"/>
          <w:szCs w:val="20"/>
        </w:rPr>
        <w:t>Subpart WWWWW</w:t>
      </w:r>
      <w:r w:rsidRPr="003471AD">
        <w:rPr>
          <w:rFonts w:cs="Arial"/>
          <w:szCs w:val="20"/>
        </w:rPr>
        <w:tab/>
        <w:t xml:space="preserve">National Emission Standards for Hospital Ethylene Oxide Sterilizers, 40 C.F.R. Part 63, Subpart WWWWW (July 1, </w:t>
      </w:r>
      <w:del w:id="230" w:author="Author">
        <w:r w:rsidRPr="003471AD" w:rsidDel="00161C5D">
          <w:rPr>
            <w:rFonts w:cs="Arial"/>
            <w:szCs w:val="20"/>
          </w:rPr>
          <w:delText>2025</w:delText>
        </w:r>
      </w:del>
      <w:ins w:id="231" w:author="Author">
        <w:r w:rsidR="00161C5D" w:rsidRPr="003471AD">
          <w:rPr>
            <w:rFonts w:cs="Arial"/>
            <w:szCs w:val="20"/>
          </w:rPr>
          <w:t>202</w:t>
        </w:r>
        <w:r w:rsidR="00161C5D">
          <w:rPr>
            <w:rFonts w:cs="Arial"/>
            <w:szCs w:val="20"/>
          </w:rPr>
          <w:t>6</w:t>
        </w:r>
      </w:ins>
      <w:r w:rsidRPr="003471AD">
        <w:rPr>
          <w:rFonts w:cs="Arial"/>
          <w:szCs w:val="20"/>
        </w:rPr>
        <w:t>).</w:t>
      </w:r>
    </w:p>
    <w:p w14:paraId="7E88634D" w14:textId="77777777" w:rsidR="003471AD" w:rsidRPr="003471AD" w:rsidRDefault="003471AD" w:rsidP="003471AD">
      <w:pPr>
        <w:pStyle w:val="par1"/>
        <w:rPr>
          <w:rFonts w:cs="Arial"/>
          <w:szCs w:val="20"/>
        </w:rPr>
      </w:pPr>
      <w:r w:rsidRPr="003471AD">
        <w:rPr>
          <w:rFonts w:cs="Arial"/>
          <w:szCs w:val="20"/>
        </w:rPr>
        <w:t xml:space="preserve">Subpart YYYYY </w:t>
      </w:r>
      <w:r w:rsidRPr="003471AD">
        <w:rPr>
          <w:rFonts w:cs="Arial"/>
          <w:szCs w:val="20"/>
        </w:rPr>
        <w:tab/>
        <w:t xml:space="preserve">National Emission Standards for Hazardous Air Pollutants for Area Sources: Electric Arc Furnace Steelmaking Facilities, 40 C.F.R. Part 63, Subpart YYYYY (July 1, </w:t>
      </w:r>
      <w:del w:id="232" w:author="Author">
        <w:r w:rsidRPr="003471AD" w:rsidDel="00161C5D">
          <w:rPr>
            <w:rFonts w:cs="Arial"/>
            <w:szCs w:val="20"/>
          </w:rPr>
          <w:delText>2025</w:delText>
        </w:r>
      </w:del>
      <w:ins w:id="233" w:author="Author">
        <w:r w:rsidR="00161C5D" w:rsidRPr="003471AD">
          <w:rPr>
            <w:rFonts w:cs="Arial"/>
            <w:szCs w:val="20"/>
          </w:rPr>
          <w:t>202</w:t>
        </w:r>
        <w:r w:rsidR="00161C5D">
          <w:rPr>
            <w:rFonts w:cs="Arial"/>
            <w:szCs w:val="20"/>
          </w:rPr>
          <w:t>6</w:t>
        </w:r>
      </w:ins>
      <w:r w:rsidRPr="003471AD">
        <w:rPr>
          <w:rFonts w:cs="Arial"/>
          <w:szCs w:val="20"/>
        </w:rPr>
        <w:t>).</w:t>
      </w:r>
    </w:p>
    <w:p w14:paraId="51566EAB" w14:textId="77777777" w:rsidR="003471AD" w:rsidRPr="003471AD" w:rsidRDefault="003471AD" w:rsidP="003471AD">
      <w:pPr>
        <w:pStyle w:val="par1"/>
        <w:rPr>
          <w:rFonts w:cs="Arial"/>
          <w:szCs w:val="20"/>
        </w:rPr>
      </w:pPr>
      <w:r w:rsidRPr="003471AD">
        <w:rPr>
          <w:rFonts w:cs="Arial"/>
          <w:szCs w:val="20"/>
        </w:rPr>
        <w:t>Subpart ZZZZZ</w:t>
      </w:r>
      <w:r w:rsidRPr="003471AD">
        <w:rPr>
          <w:rFonts w:cs="Arial"/>
          <w:szCs w:val="20"/>
        </w:rPr>
        <w:tab/>
        <w:t xml:space="preserve">National Emission Standards for Hazardous Air Pollutants for Iron and Steel Foundries Area Sources, 40 C.F.R. Part 63, Subpart ZZZZZ (July 1, </w:t>
      </w:r>
      <w:del w:id="234" w:author="Author">
        <w:r w:rsidRPr="003471AD" w:rsidDel="00161C5D">
          <w:rPr>
            <w:rFonts w:cs="Arial"/>
            <w:szCs w:val="20"/>
          </w:rPr>
          <w:delText>2025</w:delText>
        </w:r>
      </w:del>
      <w:ins w:id="235" w:author="Author">
        <w:r w:rsidR="00161C5D" w:rsidRPr="003471AD">
          <w:rPr>
            <w:rFonts w:cs="Arial"/>
            <w:szCs w:val="20"/>
          </w:rPr>
          <w:t>202</w:t>
        </w:r>
        <w:r w:rsidR="00161C5D">
          <w:rPr>
            <w:rFonts w:cs="Arial"/>
            <w:szCs w:val="20"/>
          </w:rPr>
          <w:t>6</w:t>
        </w:r>
      </w:ins>
      <w:r w:rsidRPr="003471AD">
        <w:rPr>
          <w:rFonts w:cs="Arial"/>
          <w:szCs w:val="20"/>
        </w:rPr>
        <w:t>).</w:t>
      </w:r>
    </w:p>
    <w:p w14:paraId="7BE06CF6" w14:textId="77777777" w:rsidR="003471AD" w:rsidRPr="003471AD" w:rsidRDefault="003471AD" w:rsidP="003471AD">
      <w:pPr>
        <w:pStyle w:val="par1"/>
        <w:rPr>
          <w:rFonts w:cs="Arial"/>
          <w:szCs w:val="20"/>
        </w:rPr>
      </w:pPr>
      <w:r w:rsidRPr="003471AD">
        <w:rPr>
          <w:rFonts w:cs="Arial"/>
          <w:szCs w:val="20"/>
        </w:rPr>
        <w:t>Subpart DDDDDD</w:t>
      </w:r>
      <w:r w:rsidRPr="003471AD">
        <w:rPr>
          <w:rFonts w:cs="Arial"/>
          <w:szCs w:val="20"/>
        </w:rPr>
        <w:tab/>
        <w:t xml:space="preserve">National Emission Standards for Hazardous Air Pollutants for Polyvinyl Chloride and Copolymers Production Area Sources, 40 C.F.R. Part 63, Subpart DDDDDD (July 1, </w:t>
      </w:r>
      <w:del w:id="236" w:author="Author">
        <w:r w:rsidRPr="003471AD" w:rsidDel="00161C5D">
          <w:rPr>
            <w:rFonts w:cs="Arial"/>
            <w:szCs w:val="20"/>
          </w:rPr>
          <w:delText>2025</w:delText>
        </w:r>
      </w:del>
      <w:ins w:id="237" w:author="Author">
        <w:r w:rsidR="00161C5D" w:rsidRPr="003471AD">
          <w:rPr>
            <w:rFonts w:cs="Arial"/>
            <w:szCs w:val="20"/>
          </w:rPr>
          <w:t>202</w:t>
        </w:r>
        <w:r w:rsidR="00161C5D">
          <w:rPr>
            <w:rFonts w:cs="Arial"/>
            <w:szCs w:val="20"/>
          </w:rPr>
          <w:t>6</w:t>
        </w:r>
      </w:ins>
      <w:r w:rsidRPr="003471AD">
        <w:rPr>
          <w:rFonts w:cs="Arial"/>
          <w:szCs w:val="20"/>
        </w:rPr>
        <w:t>).</w:t>
      </w:r>
    </w:p>
    <w:p w14:paraId="6BC10736" w14:textId="77777777" w:rsidR="003471AD" w:rsidRPr="003471AD" w:rsidRDefault="003471AD" w:rsidP="003471AD">
      <w:pPr>
        <w:pStyle w:val="par1"/>
        <w:rPr>
          <w:rFonts w:cs="Arial"/>
          <w:szCs w:val="20"/>
        </w:rPr>
      </w:pPr>
      <w:r w:rsidRPr="003471AD">
        <w:rPr>
          <w:rFonts w:cs="Arial"/>
          <w:szCs w:val="20"/>
        </w:rPr>
        <w:lastRenderedPageBreak/>
        <w:t>Subpart EEEEEE</w:t>
      </w:r>
      <w:r w:rsidRPr="003471AD">
        <w:rPr>
          <w:rFonts w:cs="Arial"/>
          <w:szCs w:val="20"/>
        </w:rPr>
        <w:tab/>
        <w:t xml:space="preserve">National Emission Standards for Hazardous Air Pollutants for Primary Copper Smelting Area Sources, 40 C.F.R. Part 63, Subpart EEEEEE (July 1, </w:t>
      </w:r>
      <w:del w:id="238" w:author="Author">
        <w:r w:rsidRPr="003471AD" w:rsidDel="00161C5D">
          <w:rPr>
            <w:rFonts w:cs="Arial"/>
            <w:szCs w:val="20"/>
          </w:rPr>
          <w:delText>2025</w:delText>
        </w:r>
      </w:del>
      <w:ins w:id="239" w:author="Author">
        <w:r w:rsidR="00161C5D" w:rsidRPr="003471AD">
          <w:rPr>
            <w:rFonts w:cs="Arial"/>
            <w:szCs w:val="20"/>
          </w:rPr>
          <w:t>202</w:t>
        </w:r>
        <w:r w:rsidR="00161C5D">
          <w:rPr>
            <w:rFonts w:cs="Arial"/>
            <w:szCs w:val="20"/>
          </w:rPr>
          <w:t>6</w:t>
        </w:r>
      </w:ins>
      <w:r w:rsidRPr="003471AD">
        <w:rPr>
          <w:rFonts w:cs="Arial"/>
          <w:szCs w:val="20"/>
        </w:rPr>
        <w:t>).</w:t>
      </w:r>
    </w:p>
    <w:p w14:paraId="673E878B" w14:textId="77777777" w:rsidR="003471AD" w:rsidRPr="003471AD" w:rsidRDefault="003471AD" w:rsidP="003471AD">
      <w:pPr>
        <w:pStyle w:val="par1"/>
        <w:rPr>
          <w:rFonts w:cs="Arial"/>
          <w:szCs w:val="20"/>
        </w:rPr>
      </w:pPr>
      <w:r w:rsidRPr="003471AD">
        <w:rPr>
          <w:rFonts w:cs="Arial"/>
          <w:szCs w:val="20"/>
        </w:rPr>
        <w:t>Subpart FFFFFF</w:t>
      </w:r>
      <w:r w:rsidRPr="003471AD">
        <w:rPr>
          <w:rFonts w:cs="Arial"/>
          <w:szCs w:val="20"/>
        </w:rPr>
        <w:tab/>
        <w:t xml:space="preserve">National Emission Standards for Hazardous Air Pollutants: Secondary Copper Smelting, 40 C.F.R. Part 63, Subpart FFFFFF (July 1, </w:t>
      </w:r>
      <w:del w:id="240" w:author="Author">
        <w:r w:rsidRPr="003471AD" w:rsidDel="00161C5D">
          <w:rPr>
            <w:rFonts w:cs="Arial"/>
            <w:szCs w:val="20"/>
          </w:rPr>
          <w:delText>2025</w:delText>
        </w:r>
      </w:del>
      <w:ins w:id="241" w:author="Author">
        <w:r w:rsidR="00161C5D" w:rsidRPr="003471AD">
          <w:rPr>
            <w:rFonts w:cs="Arial"/>
            <w:szCs w:val="20"/>
          </w:rPr>
          <w:t>202</w:t>
        </w:r>
        <w:r w:rsidR="00161C5D">
          <w:rPr>
            <w:rFonts w:cs="Arial"/>
            <w:szCs w:val="20"/>
          </w:rPr>
          <w:t>6</w:t>
        </w:r>
      </w:ins>
      <w:r w:rsidRPr="003471AD">
        <w:rPr>
          <w:rFonts w:cs="Arial"/>
          <w:szCs w:val="20"/>
        </w:rPr>
        <w:t>).</w:t>
      </w:r>
    </w:p>
    <w:p w14:paraId="64E2D31C" w14:textId="77777777" w:rsidR="003471AD" w:rsidRPr="003471AD" w:rsidRDefault="003471AD" w:rsidP="003471AD">
      <w:pPr>
        <w:pStyle w:val="par1"/>
        <w:rPr>
          <w:rFonts w:cs="Arial"/>
          <w:szCs w:val="20"/>
        </w:rPr>
      </w:pPr>
      <w:r w:rsidRPr="003471AD">
        <w:rPr>
          <w:rFonts w:cs="Arial"/>
          <w:szCs w:val="20"/>
        </w:rPr>
        <w:t>Subpart GGGGGG</w:t>
      </w:r>
      <w:r w:rsidRPr="003471AD">
        <w:rPr>
          <w:rFonts w:cs="Arial"/>
          <w:szCs w:val="20"/>
        </w:rPr>
        <w:tab/>
        <w:t xml:space="preserve">National Emission Standards for Hazardous Air Pollutants for Area Sources: Primary Nonferrous Metals: Zinc, Cadmium, and </w:t>
      </w:r>
      <w:proofErr w:type="spellStart"/>
      <w:r w:rsidRPr="003471AD">
        <w:rPr>
          <w:rFonts w:cs="Arial"/>
          <w:szCs w:val="20"/>
        </w:rPr>
        <w:t>Berylium</w:t>
      </w:r>
      <w:proofErr w:type="spellEnd"/>
      <w:r w:rsidRPr="003471AD">
        <w:rPr>
          <w:rFonts w:cs="Arial"/>
          <w:szCs w:val="20"/>
        </w:rPr>
        <w:t xml:space="preserve">, 40 C.F.R. Part 63, Subpart GGGGGG (July 1, </w:t>
      </w:r>
      <w:del w:id="242" w:author="Author">
        <w:r w:rsidRPr="003471AD" w:rsidDel="00161C5D">
          <w:rPr>
            <w:rFonts w:cs="Arial"/>
            <w:szCs w:val="20"/>
          </w:rPr>
          <w:delText>2025</w:delText>
        </w:r>
      </w:del>
      <w:ins w:id="243" w:author="Author">
        <w:r w:rsidR="00161C5D" w:rsidRPr="003471AD">
          <w:rPr>
            <w:rFonts w:cs="Arial"/>
            <w:szCs w:val="20"/>
          </w:rPr>
          <w:t>202</w:t>
        </w:r>
        <w:r w:rsidR="00161C5D">
          <w:rPr>
            <w:rFonts w:cs="Arial"/>
            <w:szCs w:val="20"/>
          </w:rPr>
          <w:t>6</w:t>
        </w:r>
      </w:ins>
      <w:r w:rsidRPr="003471AD">
        <w:rPr>
          <w:rFonts w:cs="Arial"/>
          <w:szCs w:val="20"/>
        </w:rPr>
        <w:t>).</w:t>
      </w:r>
    </w:p>
    <w:p w14:paraId="6CC9BD6C" w14:textId="77777777" w:rsidR="003471AD" w:rsidRPr="003471AD" w:rsidRDefault="003471AD" w:rsidP="003471AD">
      <w:pPr>
        <w:pStyle w:val="par1"/>
        <w:rPr>
          <w:rFonts w:cs="Arial"/>
          <w:szCs w:val="20"/>
        </w:rPr>
      </w:pPr>
      <w:r w:rsidRPr="003471AD">
        <w:rPr>
          <w:rFonts w:cs="Arial"/>
          <w:szCs w:val="20"/>
        </w:rPr>
        <w:t>Subpart LLLLLL</w:t>
      </w:r>
      <w:r w:rsidRPr="003471AD">
        <w:rPr>
          <w:rFonts w:cs="Arial"/>
          <w:szCs w:val="20"/>
        </w:rPr>
        <w:tab/>
        <w:t xml:space="preserve">National Emission Standards for Hazardous Air Pollutants for area sources: Acrylic and Modacrylic Fibers Production, 40 C.F.R. Part 63, Subpart LLLLLL (July 1, </w:t>
      </w:r>
      <w:del w:id="244" w:author="Author">
        <w:r w:rsidRPr="003471AD" w:rsidDel="00161C5D">
          <w:rPr>
            <w:rFonts w:cs="Arial"/>
            <w:szCs w:val="20"/>
          </w:rPr>
          <w:delText>2025</w:delText>
        </w:r>
      </w:del>
      <w:ins w:id="245" w:author="Author">
        <w:r w:rsidR="00161C5D" w:rsidRPr="003471AD">
          <w:rPr>
            <w:rFonts w:cs="Arial"/>
            <w:szCs w:val="20"/>
          </w:rPr>
          <w:t>202</w:t>
        </w:r>
        <w:r w:rsidR="00161C5D">
          <w:rPr>
            <w:rFonts w:cs="Arial"/>
            <w:szCs w:val="20"/>
          </w:rPr>
          <w:t>6</w:t>
        </w:r>
      </w:ins>
      <w:r w:rsidRPr="003471AD">
        <w:rPr>
          <w:rFonts w:cs="Arial"/>
          <w:szCs w:val="20"/>
        </w:rPr>
        <w:t>).</w:t>
      </w:r>
    </w:p>
    <w:p w14:paraId="1274D9CA" w14:textId="77777777" w:rsidR="003471AD" w:rsidRPr="003471AD" w:rsidRDefault="003471AD" w:rsidP="003471AD">
      <w:pPr>
        <w:pStyle w:val="par1"/>
        <w:rPr>
          <w:rFonts w:cs="Arial"/>
          <w:szCs w:val="20"/>
        </w:rPr>
      </w:pPr>
      <w:r w:rsidRPr="003471AD">
        <w:rPr>
          <w:rFonts w:cs="Arial"/>
          <w:szCs w:val="20"/>
        </w:rPr>
        <w:t>Subpart MMMMMM</w:t>
      </w:r>
      <w:r w:rsidRPr="003471AD">
        <w:rPr>
          <w:rFonts w:cs="Arial"/>
          <w:szCs w:val="20"/>
        </w:rPr>
        <w:tab/>
        <w:t xml:space="preserve">National Emission Standards for Hazardous Air Pollutants for area sources: Carbon Black Production, 40 C.F.R. Part 63, Subpart MMMMMM (July 1, </w:t>
      </w:r>
      <w:del w:id="246" w:author="Author">
        <w:r w:rsidRPr="003471AD" w:rsidDel="00161C5D">
          <w:rPr>
            <w:rFonts w:cs="Arial"/>
            <w:szCs w:val="20"/>
          </w:rPr>
          <w:delText>2025</w:delText>
        </w:r>
      </w:del>
      <w:ins w:id="247" w:author="Author">
        <w:r w:rsidR="00161C5D" w:rsidRPr="003471AD">
          <w:rPr>
            <w:rFonts w:cs="Arial"/>
            <w:szCs w:val="20"/>
          </w:rPr>
          <w:t>202</w:t>
        </w:r>
        <w:r w:rsidR="00161C5D">
          <w:rPr>
            <w:rFonts w:cs="Arial"/>
            <w:szCs w:val="20"/>
          </w:rPr>
          <w:t>6</w:t>
        </w:r>
      </w:ins>
      <w:r w:rsidRPr="003471AD">
        <w:rPr>
          <w:rFonts w:cs="Arial"/>
          <w:szCs w:val="20"/>
        </w:rPr>
        <w:t>).</w:t>
      </w:r>
    </w:p>
    <w:p w14:paraId="27D3D01C" w14:textId="77777777" w:rsidR="003471AD" w:rsidRPr="003471AD" w:rsidRDefault="003471AD" w:rsidP="003471AD">
      <w:pPr>
        <w:pStyle w:val="par1"/>
        <w:rPr>
          <w:rFonts w:cs="Arial"/>
          <w:szCs w:val="20"/>
        </w:rPr>
      </w:pPr>
      <w:r w:rsidRPr="003471AD">
        <w:rPr>
          <w:rFonts w:cs="Arial"/>
          <w:szCs w:val="20"/>
        </w:rPr>
        <w:t>Subpart NNNNNN</w:t>
      </w:r>
      <w:r w:rsidRPr="003471AD">
        <w:rPr>
          <w:rFonts w:cs="Arial"/>
          <w:szCs w:val="20"/>
        </w:rPr>
        <w:tab/>
        <w:t xml:space="preserve">National Emission Standards for Hazardous Air Pollutants for Chemical Manufacturing area sources: Chromium Compounds, 40 C.F.R. Part 63, Subpart NNNNNN (July 1, </w:t>
      </w:r>
      <w:del w:id="248" w:author="Author">
        <w:r w:rsidRPr="003471AD" w:rsidDel="00161C5D">
          <w:rPr>
            <w:rFonts w:cs="Arial"/>
            <w:szCs w:val="20"/>
          </w:rPr>
          <w:delText>2025</w:delText>
        </w:r>
      </w:del>
      <w:ins w:id="249" w:author="Author">
        <w:r w:rsidR="00161C5D" w:rsidRPr="003471AD">
          <w:rPr>
            <w:rFonts w:cs="Arial"/>
            <w:szCs w:val="20"/>
          </w:rPr>
          <w:t>202</w:t>
        </w:r>
        <w:r w:rsidR="00161C5D">
          <w:rPr>
            <w:rFonts w:cs="Arial"/>
            <w:szCs w:val="20"/>
          </w:rPr>
          <w:t>6</w:t>
        </w:r>
      </w:ins>
      <w:r w:rsidRPr="003471AD">
        <w:rPr>
          <w:rFonts w:cs="Arial"/>
          <w:szCs w:val="20"/>
        </w:rPr>
        <w:t>).</w:t>
      </w:r>
    </w:p>
    <w:p w14:paraId="03E37EB8" w14:textId="77777777" w:rsidR="003471AD" w:rsidRPr="003471AD" w:rsidRDefault="003471AD" w:rsidP="003471AD">
      <w:pPr>
        <w:pStyle w:val="par1"/>
        <w:rPr>
          <w:rFonts w:cs="Arial"/>
          <w:szCs w:val="20"/>
        </w:rPr>
      </w:pPr>
      <w:r w:rsidRPr="003471AD">
        <w:rPr>
          <w:rFonts w:cs="Arial"/>
          <w:szCs w:val="20"/>
        </w:rPr>
        <w:t>Subpart OOOOOO</w:t>
      </w:r>
      <w:r w:rsidRPr="003471AD">
        <w:rPr>
          <w:rFonts w:cs="Arial"/>
          <w:szCs w:val="20"/>
        </w:rPr>
        <w:tab/>
        <w:t xml:space="preserve">National Emission Standards for Hazardous Air Pollutants for area sources: Flexible Polyurethane Foam Production and Fabrication, 40 C.F.R. Part 63, Subpart OOOOOO (July 1, </w:t>
      </w:r>
      <w:del w:id="250" w:author="Author">
        <w:r w:rsidRPr="003471AD" w:rsidDel="00161C5D">
          <w:rPr>
            <w:rFonts w:cs="Arial"/>
            <w:szCs w:val="20"/>
          </w:rPr>
          <w:delText>2025</w:delText>
        </w:r>
      </w:del>
      <w:ins w:id="251" w:author="Author">
        <w:r w:rsidR="00161C5D" w:rsidRPr="003471AD">
          <w:rPr>
            <w:rFonts w:cs="Arial"/>
            <w:szCs w:val="20"/>
          </w:rPr>
          <w:t>202</w:t>
        </w:r>
        <w:r w:rsidR="00161C5D">
          <w:rPr>
            <w:rFonts w:cs="Arial"/>
            <w:szCs w:val="20"/>
          </w:rPr>
          <w:t>6</w:t>
        </w:r>
      </w:ins>
      <w:r w:rsidRPr="003471AD">
        <w:rPr>
          <w:rFonts w:cs="Arial"/>
          <w:szCs w:val="20"/>
        </w:rPr>
        <w:t>).</w:t>
      </w:r>
    </w:p>
    <w:p w14:paraId="49810354" w14:textId="77777777" w:rsidR="003471AD" w:rsidRPr="003471AD" w:rsidRDefault="003471AD" w:rsidP="003471AD">
      <w:pPr>
        <w:pStyle w:val="par1"/>
        <w:rPr>
          <w:rFonts w:cs="Arial"/>
          <w:szCs w:val="20"/>
        </w:rPr>
      </w:pPr>
      <w:r w:rsidRPr="003471AD">
        <w:rPr>
          <w:rFonts w:cs="Arial"/>
          <w:szCs w:val="20"/>
        </w:rPr>
        <w:t>Subpart PPPPPP</w:t>
      </w:r>
      <w:r w:rsidRPr="003471AD">
        <w:rPr>
          <w:rFonts w:cs="Arial"/>
          <w:szCs w:val="20"/>
        </w:rPr>
        <w:tab/>
        <w:t xml:space="preserve">National Emission Standards for Hazardous Air Pollutants for area sources: Lead Acid Battery Manufacturing, 40 C.F.R. Part 63, Subpart PPPPPP (July 1, </w:t>
      </w:r>
      <w:del w:id="252" w:author="Author">
        <w:r w:rsidRPr="003471AD" w:rsidDel="00161C5D">
          <w:rPr>
            <w:rFonts w:cs="Arial"/>
            <w:szCs w:val="20"/>
          </w:rPr>
          <w:delText>2025</w:delText>
        </w:r>
      </w:del>
      <w:ins w:id="253" w:author="Author">
        <w:r w:rsidR="00161C5D" w:rsidRPr="003471AD">
          <w:rPr>
            <w:rFonts w:cs="Arial"/>
            <w:szCs w:val="20"/>
          </w:rPr>
          <w:t>202</w:t>
        </w:r>
        <w:r w:rsidR="00161C5D">
          <w:rPr>
            <w:rFonts w:cs="Arial"/>
            <w:szCs w:val="20"/>
          </w:rPr>
          <w:t>6</w:t>
        </w:r>
      </w:ins>
      <w:r w:rsidRPr="003471AD">
        <w:rPr>
          <w:rFonts w:cs="Arial"/>
          <w:szCs w:val="20"/>
        </w:rPr>
        <w:t>).</w:t>
      </w:r>
    </w:p>
    <w:p w14:paraId="756986FA" w14:textId="77777777" w:rsidR="003471AD" w:rsidRPr="003471AD" w:rsidRDefault="003471AD" w:rsidP="003471AD">
      <w:pPr>
        <w:pStyle w:val="par1"/>
        <w:rPr>
          <w:rFonts w:cs="Arial"/>
          <w:szCs w:val="20"/>
        </w:rPr>
      </w:pPr>
      <w:r w:rsidRPr="003471AD">
        <w:rPr>
          <w:rFonts w:cs="Arial"/>
          <w:szCs w:val="20"/>
        </w:rPr>
        <w:t>Subpart QQQQQQ</w:t>
      </w:r>
      <w:r w:rsidRPr="003471AD">
        <w:rPr>
          <w:rFonts w:cs="Arial"/>
          <w:szCs w:val="20"/>
        </w:rPr>
        <w:tab/>
        <w:t xml:space="preserve">National Emission Standards for Hazardous Air Pollutants for area sources: Wood Preserving, 40 C.F.R. Part 63, Subpart QQQQQQ (July 1, </w:t>
      </w:r>
      <w:del w:id="254" w:author="Author">
        <w:r w:rsidRPr="003471AD" w:rsidDel="00161C5D">
          <w:rPr>
            <w:rFonts w:cs="Arial"/>
            <w:szCs w:val="20"/>
          </w:rPr>
          <w:delText>2025</w:delText>
        </w:r>
      </w:del>
      <w:ins w:id="255" w:author="Author">
        <w:r w:rsidR="00161C5D" w:rsidRPr="003471AD">
          <w:rPr>
            <w:rFonts w:cs="Arial"/>
            <w:szCs w:val="20"/>
          </w:rPr>
          <w:t>202</w:t>
        </w:r>
        <w:r w:rsidR="00161C5D">
          <w:rPr>
            <w:rFonts w:cs="Arial"/>
            <w:szCs w:val="20"/>
          </w:rPr>
          <w:t>6</w:t>
        </w:r>
      </w:ins>
      <w:r w:rsidRPr="003471AD">
        <w:rPr>
          <w:rFonts w:cs="Arial"/>
          <w:szCs w:val="20"/>
        </w:rPr>
        <w:t>).</w:t>
      </w:r>
    </w:p>
    <w:p w14:paraId="6C6C2060" w14:textId="77777777" w:rsidR="003471AD" w:rsidRPr="003471AD" w:rsidRDefault="003471AD" w:rsidP="003471AD">
      <w:pPr>
        <w:pStyle w:val="par1"/>
        <w:rPr>
          <w:rFonts w:cs="Arial"/>
          <w:szCs w:val="20"/>
        </w:rPr>
      </w:pPr>
      <w:r w:rsidRPr="003471AD">
        <w:rPr>
          <w:rFonts w:cs="Arial"/>
          <w:szCs w:val="20"/>
        </w:rPr>
        <w:t>Subpart TTTTTT</w:t>
      </w:r>
      <w:r w:rsidRPr="003471AD">
        <w:rPr>
          <w:rFonts w:cs="Arial"/>
          <w:szCs w:val="20"/>
        </w:rPr>
        <w:tab/>
        <w:t xml:space="preserve">National Emission Standards for Hazardous Air Pollutants for Secondary Nonferrous Metals Processing Area Sources, 40 C.F.R. Part 63, Subpart TTTTTT (July 1, </w:t>
      </w:r>
      <w:del w:id="256" w:author="Author">
        <w:r w:rsidRPr="003471AD" w:rsidDel="00161C5D">
          <w:rPr>
            <w:rFonts w:cs="Arial"/>
            <w:szCs w:val="20"/>
          </w:rPr>
          <w:delText>2025</w:delText>
        </w:r>
      </w:del>
      <w:ins w:id="257" w:author="Author">
        <w:r w:rsidR="00161C5D" w:rsidRPr="003471AD">
          <w:rPr>
            <w:rFonts w:cs="Arial"/>
            <w:szCs w:val="20"/>
          </w:rPr>
          <w:t>202</w:t>
        </w:r>
        <w:r w:rsidR="00161C5D">
          <w:rPr>
            <w:rFonts w:cs="Arial"/>
            <w:szCs w:val="20"/>
          </w:rPr>
          <w:t>6</w:t>
        </w:r>
      </w:ins>
      <w:r w:rsidRPr="003471AD">
        <w:rPr>
          <w:rFonts w:cs="Arial"/>
          <w:szCs w:val="20"/>
        </w:rPr>
        <w:t>).</w:t>
      </w:r>
    </w:p>
    <w:p w14:paraId="0B22F0F3" w14:textId="77777777" w:rsidR="003471AD" w:rsidRPr="003471AD" w:rsidRDefault="003471AD" w:rsidP="003471AD">
      <w:pPr>
        <w:pStyle w:val="par1"/>
        <w:rPr>
          <w:rFonts w:cs="Arial"/>
          <w:szCs w:val="20"/>
        </w:rPr>
      </w:pPr>
      <w:r w:rsidRPr="003471AD">
        <w:rPr>
          <w:rFonts w:cs="Arial"/>
          <w:szCs w:val="20"/>
        </w:rPr>
        <w:t>Subpart ZZZZZZ</w:t>
      </w:r>
      <w:r w:rsidRPr="003471AD">
        <w:rPr>
          <w:rFonts w:cs="Arial"/>
          <w:szCs w:val="20"/>
        </w:rPr>
        <w:tab/>
        <w:t xml:space="preserve">National Emission Standards for Hazardous Air Pollutants: Area Source Standards for Aluminum, Copper and Other Nonferrous Foundries, 40 C.F.R. Part 63, Subpart ZZZZZZ (July 1, </w:t>
      </w:r>
      <w:del w:id="258" w:author="Author">
        <w:r w:rsidRPr="003471AD" w:rsidDel="00161C5D">
          <w:rPr>
            <w:rFonts w:cs="Arial"/>
            <w:szCs w:val="20"/>
          </w:rPr>
          <w:delText>2025</w:delText>
        </w:r>
      </w:del>
      <w:ins w:id="259" w:author="Author">
        <w:r w:rsidR="00161C5D" w:rsidRPr="003471AD">
          <w:rPr>
            <w:rFonts w:cs="Arial"/>
            <w:szCs w:val="20"/>
          </w:rPr>
          <w:t>202</w:t>
        </w:r>
        <w:r w:rsidR="00161C5D">
          <w:rPr>
            <w:rFonts w:cs="Arial"/>
            <w:szCs w:val="20"/>
          </w:rPr>
          <w:t>6</w:t>
        </w:r>
      </w:ins>
      <w:r w:rsidRPr="003471AD">
        <w:rPr>
          <w:rFonts w:cs="Arial"/>
          <w:szCs w:val="20"/>
        </w:rPr>
        <w:t>).</w:t>
      </w:r>
    </w:p>
    <w:p w14:paraId="5682474F" w14:textId="77777777" w:rsidR="003471AD" w:rsidRPr="003471AD" w:rsidRDefault="003471AD" w:rsidP="003471AD">
      <w:pPr>
        <w:pStyle w:val="par1"/>
        <w:rPr>
          <w:rFonts w:cs="Arial"/>
          <w:szCs w:val="20"/>
        </w:rPr>
      </w:pPr>
      <w:r w:rsidRPr="003471AD">
        <w:rPr>
          <w:rFonts w:cs="Arial"/>
          <w:szCs w:val="20"/>
        </w:rPr>
        <w:lastRenderedPageBreak/>
        <w:t>Subpart EEEEEEE</w:t>
      </w:r>
      <w:r w:rsidRPr="003471AD">
        <w:rPr>
          <w:rFonts w:cs="Arial"/>
          <w:szCs w:val="20"/>
        </w:rPr>
        <w:tab/>
        <w:t xml:space="preserve">National Emission Standards for Hazardous Air Pollutants: Gold Mine Ore Processing and Production Area Source Category, 40 C.F.R. Part 63, Subpart EEEEEEE (July 1, </w:t>
      </w:r>
      <w:del w:id="260" w:author="Author">
        <w:r w:rsidRPr="003471AD" w:rsidDel="00161C5D">
          <w:rPr>
            <w:rFonts w:cs="Arial"/>
            <w:szCs w:val="20"/>
          </w:rPr>
          <w:delText>2025</w:delText>
        </w:r>
      </w:del>
      <w:ins w:id="261" w:author="Author">
        <w:r w:rsidR="00161C5D" w:rsidRPr="003471AD">
          <w:rPr>
            <w:rFonts w:cs="Arial"/>
            <w:szCs w:val="20"/>
          </w:rPr>
          <w:t>202</w:t>
        </w:r>
        <w:r w:rsidR="00161C5D">
          <w:rPr>
            <w:rFonts w:cs="Arial"/>
            <w:szCs w:val="20"/>
          </w:rPr>
          <w:t>6</w:t>
        </w:r>
      </w:ins>
      <w:r w:rsidRPr="003471AD">
        <w:rPr>
          <w:rFonts w:cs="Arial"/>
          <w:szCs w:val="20"/>
        </w:rPr>
        <w:t>).</w:t>
      </w:r>
    </w:p>
    <w:p w14:paraId="5EF681E8" w14:textId="77777777" w:rsidR="00A801A6" w:rsidRDefault="003471AD" w:rsidP="00442806">
      <w:pPr>
        <w:pStyle w:val="par1"/>
        <w:rPr>
          <w:ins w:id="262" w:author="Author"/>
        </w:rPr>
      </w:pPr>
      <w:r w:rsidRPr="003471AD">
        <w:rPr>
          <w:rFonts w:cs="Arial"/>
          <w:szCs w:val="20"/>
        </w:rPr>
        <w:t>Subpart HHHHHHH</w:t>
      </w:r>
      <w:r w:rsidRPr="003471AD">
        <w:rPr>
          <w:rFonts w:cs="Arial"/>
          <w:szCs w:val="20"/>
        </w:rPr>
        <w:tab/>
        <w:t xml:space="preserve">National Emission Standards for Hazardous Air Pollutant Emissions for Polyvinyl Chloride and Copolymers Production, 40 C.F.R. Part 63, Subpart HHHHHHH (July 1, </w:t>
      </w:r>
      <w:del w:id="263" w:author="Author">
        <w:r w:rsidRPr="003471AD" w:rsidDel="00161C5D">
          <w:rPr>
            <w:rFonts w:cs="Arial"/>
            <w:szCs w:val="20"/>
          </w:rPr>
          <w:delText>2025</w:delText>
        </w:r>
      </w:del>
      <w:ins w:id="264" w:author="Author">
        <w:r w:rsidR="00161C5D" w:rsidRPr="003471AD">
          <w:rPr>
            <w:rFonts w:cs="Arial"/>
            <w:szCs w:val="20"/>
          </w:rPr>
          <w:t>202</w:t>
        </w:r>
        <w:r w:rsidR="00161C5D">
          <w:rPr>
            <w:rFonts w:cs="Arial"/>
            <w:szCs w:val="20"/>
          </w:rPr>
          <w:t>6</w:t>
        </w:r>
      </w:ins>
      <w:r w:rsidRPr="003471AD">
        <w:rPr>
          <w:rFonts w:cs="Arial"/>
          <w:szCs w:val="20"/>
        </w:rPr>
        <w:t>).</w:t>
      </w:r>
    </w:p>
    <w:p w14:paraId="31E283D0" w14:textId="77777777" w:rsidR="000443AA" w:rsidRDefault="000443AA" w:rsidP="00A801A6">
      <w:pPr>
        <w:pStyle w:val="upar1"/>
        <w:rPr>
          <w:ins w:id="265" w:author="Author"/>
        </w:rPr>
      </w:pPr>
      <w:ins w:id="266" w:author="Author">
        <w:r>
          <w:t>VI.RR. Adopted October 16, 2026</w:t>
        </w:r>
      </w:ins>
    </w:p>
    <w:p w14:paraId="59E796EE" w14:textId="77777777" w:rsidR="000443AA" w:rsidRDefault="000443AA" w:rsidP="000443AA">
      <w:pPr>
        <w:pStyle w:val="upar1"/>
        <w:rPr>
          <w:ins w:id="267" w:author="Author"/>
        </w:rPr>
      </w:pPr>
      <w:ins w:id="268" w:author="Author">
        <w:r>
          <w:t>Incorporation by reference of federal rules and amendments to federal standards in 40 C.F.R. Part 63 into Regulation Number 8, Part E.</w:t>
        </w:r>
      </w:ins>
    </w:p>
    <w:p w14:paraId="24961688" w14:textId="77777777" w:rsidR="000443AA" w:rsidRDefault="000443AA" w:rsidP="000443AA">
      <w:pPr>
        <w:pStyle w:val="upar1"/>
        <w:rPr>
          <w:ins w:id="269" w:author="Author"/>
        </w:rPr>
      </w:pPr>
      <w:ins w:id="270" w:author="Author">
        <w:r>
          <w:t xml:space="preserve">This Statement of Basis, Specific Statutory Authority, and Purpose </w:t>
        </w:r>
        <w:proofErr w:type="gramStart"/>
        <w:r>
          <w:t>complies</w:t>
        </w:r>
        <w:proofErr w:type="gramEnd"/>
        <w:r>
          <w:t xml:space="preserve"> with the requirements of the Colorado Administrative Procedure Act Sections 24-4-103, C.R.S. and the Colorado Air Pollution Prevention and Control Act Sections 25-7-110 and 25-7-110.5, C.R.S., and the Air Quality Control Commission’s (“Commission”) Procedural Rules.</w:t>
        </w:r>
      </w:ins>
    </w:p>
    <w:p w14:paraId="2CEB32BA" w14:textId="77777777" w:rsidR="000443AA" w:rsidRPr="00A801A6" w:rsidRDefault="000443AA" w:rsidP="000443AA">
      <w:pPr>
        <w:pStyle w:val="upar1"/>
        <w:rPr>
          <w:ins w:id="271" w:author="Author"/>
          <w:u w:val="single"/>
        </w:rPr>
      </w:pPr>
      <w:ins w:id="272" w:author="Author">
        <w:r w:rsidRPr="00A801A6">
          <w:rPr>
            <w:u w:val="single"/>
          </w:rPr>
          <w:t>Basis</w:t>
        </w:r>
      </w:ins>
    </w:p>
    <w:p w14:paraId="5605E2CF" w14:textId="77777777" w:rsidR="000443AA" w:rsidRDefault="000443AA" w:rsidP="000443AA">
      <w:pPr>
        <w:pStyle w:val="upar1"/>
        <w:rPr>
          <w:ins w:id="273" w:author="Author"/>
        </w:rPr>
      </w:pPr>
      <w:ins w:id="274" w:author="Author">
        <w:r>
          <w:t>The EPA promulgated new standards in 40 C.F.R. Part 63, Subparts CCCCC, FFFFF, and PPP. The State of Colorado is required under Section 112 of the Clean Air Act to adopt such revisions and new standards into its regulations.</w:t>
        </w:r>
      </w:ins>
    </w:p>
    <w:p w14:paraId="3ADB05DA" w14:textId="77777777" w:rsidR="000443AA" w:rsidRPr="00A801A6" w:rsidRDefault="000443AA" w:rsidP="000443AA">
      <w:pPr>
        <w:pStyle w:val="upar1"/>
        <w:rPr>
          <w:ins w:id="275" w:author="Author"/>
          <w:u w:val="single"/>
        </w:rPr>
      </w:pPr>
      <w:ins w:id="276" w:author="Author">
        <w:r w:rsidRPr="00A801A6">
          <w:rPr>
            <w:u w:val="single"/>
          </w:rPr>
          <w:t>Authority</w:t>
        </w:r>
      </w:ins>
    </w:p>
    <w:p w14:paraId="7F7C5030" w14:textId="77777777" w:rsidR="000443AA" w:rsidRDefault="000443AA" w:rsidP="000443AA">
      <w:pPr>
        <w:pStyle w:val="upar1"/>
        <w:rPr>
          <w:ins w:id="277" w:author="Author"/>
        </w:rPr>
      </w:pPr>
      <w:ins w:id="278" w:author="Author">
        <w:r>
          <w:t>Sections 25-7-105(1)(b) and 25-7-109(2)(h) and 25-7-109(4), C.R.S. authorize the Commission to adopt emission control regulations and emission control regulations relating to hazardous air pollutants, respectively.</w:t>
        </w:r>
      </w:ins>
    </w:p>
    <w:p w14:paraId="5F1D3307" w14:textId="77777777" w:rsidR="000443AA" w:rsidRPr="00A801A6" w:rsidRDefault="000443AA" w:rsidP="000443AA">
      <w:pPr>
        <w:pStyle w:val="upar1"/>
        <w:rPr>
          <w:ins w:id="279" w:author="Author"/>
          <w:u w:val="single"/>
        </w:rPr>
      </w:pPr>
      <w:ins w:id="280" w:author="Author">
        <w:r w:rsidRPr="00A801A6">
          <w:rPr>
            <w:u w:val="single"/>
          </w:rPr>
          <w:t>Purpose</w:t>
        </w:r>
      </w:ins>
    </w:p>
    <w:p w14:paraId="7E3B7B77" w14:textId="77777777" w:rsidR="000443AA" w:rsidRDefault="000443AA" w:rsidP="000443AA">
      <w:pPr>
        <w:pStyle w:val="upar1"/>
      </w:pPr>
      <w:ins w:id="281" w:author="Author">
        <w:r>
          <w:t>Adoption of the federal rules and amendments to federal standards in 40 C.F.R. Part 63, Subparts make these rules and revisions enforceable under Colorado law.  Further, these revisions may correct typographical, grammatical, and formatting errors throughout the regulation.</w:t>
        </w:r>
      </w:ins>
    </w:p>
    <w:p w14:paraId="4AFC81F6" w14:textId="77777777" w:rsidR="00CE4701" w:rsidRDefault="00DA599F" w:rsidP="00442806">
      <w:pPr>
        <w:pStyle w:val="upar1"/>
      </w:pPr>
      <w:r>
        <w:br w:type="page"/>
      </w:r>
      <w:r w:rsidR="008A3D33" w:rsidRPr="008A3D33">
        <w:lastRenderedPageBreak/>
        <w:t>_______________________________________________________________________</w:t>
      </w:r>
      <w:r w:rsidR="00442806">
        <w:t>_____________</w:t>
      </w:r>
    </w:p>
    <w:sectPr w:rsidR="00CE470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4F2C1" w14:textId="77777777" w:rsidR="00A85FA2" w:rsidRDefault="00A85FA2" w:rsidP="00112A8C">
      <w:r>
        <w:separator/>
      </w:r>
    </w:p>
  </w:endnote>
  <w:endnote w:type="continuationSeparator" w:id="0">
    <w:p w14:paraId="7F33E6C5" w14:textId="77777777" w:rsidR="00A85FA2" w:rsidRDefault="00A85FA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B32D" w14:textId="77777777" w:rsidR="00690CD8" w:rsidRPr="000A5A5A" w:rsidRDefault="00690CD8"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04C15">
      <w:rPr>
        <w:b/>
        <w:noProof/>
      </w:rPr>
      <w:t>15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732C" w14:textId="77777777" w:rsidR="00690CD8" w:rsidRPr="00A36541" w:rsidRDefault="00690CD8"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04C15">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279D" w14:textId="77777777" w:rsidR="00A85FA2" w:rsidRDefault="00A85FA2" w:rsidP="00112A8C">
      <w:r>
        <w:separator/>
      </w:r>
    </w:p>
  </w:footnote>
  <w:footnote w:type="continuationSeparator" w:id="0">
    <w:p w14:paraId="0CFCA096" w14:textId="77777777" w:rsidR="00A85FA2" w:rsidRDefault="00A85FA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EC31" w14:textId="77777777" w:rsidR="00690CD8" w:rsidRDefault="00690CD8"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Pr="003502B6">
      <w:rPr>
        <w:rFonts w:cs="Arial"/>
        <w:b/>
        <w:i/>
        <w:caps/>
        <w:sz w:val="18"/>
        <w:szCs w:val="18"/>
      </w:rPr>
      <w:t>5 CCR 1001-10</w:t>
    </w:r>
  </w:p>
  <w:p w14:paraId="7B16FC66" w14:textId="77777777" w:rsidR="00690CD8" w:rsidRPr="000A5A5A" w:rsidRDefault="00690CD8" w:rsidP="000A5A5A">
    <w:pPr>
      <w:pStyle w:val="Header"/>
      <w:pBdr>
        <w:bottom w:val="single" w:sz="12" w:space="1" w:color="auto"/>
      </w:pBdr>
      <w:tabs>
        <w:tab w:val="clear" w:pos="4680"/>
      </w:tabs>
      <w:rPr>
        <w:rFonts w:cs="Arial"/>
        <w:b/>
        <w:i/>
        <w:sz w:val="18"/>
        <w:szCs w:val="18"/>
      </w:rPr>
    </w:pPr>
    <w:r>
      <w:rPr>
        <w:rFonts w:cs="Arial"/>
        <w:b/>
        <w:i/>
        <w:sz w:val="18"/>
        <w:szCs w:val="18"/>
      </w:rPr>
      <w:t>Air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436FF2"/>
    <w:multiLevelType w:val="hybridMultilevel"/>
    <w:tmpl w:val="934EB768"/>
    <w:lvl w:ilvl="0" w:tplc="8D94EC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C76A97"/>
    <w:multiLevelType w:val="hybridMultilevel"/>
    <w:tmpl w:val="F1C8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597EB7"/>
    <w:multiLevelType w:val="hybridMultilevel"/>
    <w:tmpl w:val="ED3A47D0"/>
    <w:lvl w:ilvl="0" w:tplc="EB4201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63318"/>
    <w:multiLevelType w:val="hybridMultilevel"/>
    <w:tmpl w:val="11B4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B18C4"/>
    <w:multiLevelType w:val="hybridMultilevel"/>
    <w:tmpl w:val="7AD0253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39D724AC"/>
    <w:multiLevelType w:val="hybridMultilevel"/>
    <w:tmpl w:val="16E237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3C635EBD"/>
    <w:multiLevelType w:val="hybridMultilevel"/>
    <w:tmpl w:val="8ED278C2"/>
    <w:lvl w:ilvl="0" w:tplc="D9066B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A1A0B"/>
    <w:multiLevelType w:val="hybridMultilevel"/>
    <w:tmpl w:val="8E68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600800"/>
    <w:multiLevelType w:val="hybridMultilevel"/>
    <w:tmpl w:val="4B4AA61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737473F1"/>
    <w:multiLevelType w:val="hybridMultilevel"/>
    <w:tmpl w:val="A05E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465842">
    <w:abstractNumId w:val="9"/>
  </w:num>
  <w:num w:numId="2" w16cid:durableId="351036069">
    <w:abstractNumId w:val="7"/>
  </w:num>
  <w:num w:numId="3" w16cid:durableId="825900051">
    <w:abstractNumId w:val="6"/>
  </w:num>
  <w:num w:numId="4" w16cid:durableId="1596553161">
    <w:abstractNumId w:val="5"/>
  </w:num>
  <w:num w:numId="5" w16cid:durableId="948512630">
    <w:abstractNumId w:val="4"/>
  </w:num>
  <w:num w:numId="6" w16cid:durableId="579602505">
    <w:abstractNumId w:val="8"/>
  </w:num>
  <w:num w:numId="7" w16cid:durableId="138890256">
    <w:abstractNumId w:val="3"/>
  </w:num>
  <w:num w:numId="8" w16cid:durableId="1489513882">
    <w:abstractNumId w:val="2"/>
  </w:num>
  <w:num w:numId="9" w16cid:durableId="726682800">
    <w:abstractNumId w:val="1"/>
  </w:num>
  <w:num w:numId="10" w16cid:durableId="1378968639">
    <w:abstractNumId w:val="0"/>
  </w:num>
  <w:num w:numId="11" w16cid:durableId="125202096">
    <w:abstractNumId w:val="16"/>
  </w:num>
  <w:num w:numId="12" w16cid:durableId="364526343">
    <w:abstractNumId w:val="10"/>
  </w:num>
  <w:num w:numId="13" w16cid:durableId="1079787655">
    <w:abstractNumId w:val="12"/>
  </w:num>
  <w:num w:numId="14" w16cid:durableId="778454789">
    <w:abstractNumId w:val="17"/>
  </w:num>
  <w:num w:numId="15" w16cid:durableId="1165707423">
    <w:abstractNumId w:val="19"/>
  </w:num>
  <w:num w:numId="16" w16cid:durableId="1150629827">
    <w:abstractNumId w:val="11"/>
  </w:num>
  <w:num w:numId="17" w16cid:durableId="2015108694">
    <w:abstractNumId w:val="13"/>
  </w:num>
  <w:num w:numId="18" w16cid:durableId="156581935">
    <w:abstractNumId w:val="15"/>
  </w:num>
  <w:num w:numId="19" w16cid:durableId="459810185">
    <w:abstractNumId w:val="14"/>
  </w:num>
  <w:num w:numId="20" w16cid:durableId="5516492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fr-FR" w:vendorID="64" w:dllVersion="131078" w:nlCheck="1" w:checkStyle="0"/>
  <w:activeWritingStyle w:appName="MSWord" w:lang="en-US" w:vendorID="64" w:dllVersion="131078" w:nlCheck="1" w:checkStyle="1"/>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B6"/>
    <w:rsid w:val="000033D6"/>
    <w:rsid w:val="0000342D"/>
    <w:rsid w:val="00013BEB"/>
    <w:rsid w:val="00022322"/>
    <w:rsid w:val="000233CD"/>
    <w:rsid w:val="000317C1"/>
    <w:rsid w:val="00033A77"/>
    <w:rsid w:val="00034240"/>
    <w:rsid w:val="0003555B"/>
    <w:rsid w:val="000359C6"/>
    <w:rsid w:val="000443AA"/>
    <w:rsid w:val="00046949"/>
    <w:rsid w:val="0005084B"/>
    <w:rsid w:val="00051C17"/>
    <w:rsid w:val="00052BCD"/>
    <w:rsid w:val="00052DAD"/>
    <w:rsid w:val="00053DBC"/>
    <w:rsid w:val="00053EFC"/>
    <w:rsid w:val="00054CCD"/>
    <w:rsid w:val="000556B4"/>
    <w:rsid w:val="00060892"/>
    <w:rsid w:val="00074419"/>
    <w:rsid w:val="00075418"/>
    <w:rsid w:val="00082F9D"/>
    <w:rsid w:val="0009559A"/>
    <w:rsid w:val="0009706B"/>
    <w:rsid w:val="000A5A5A"/>
    <w:rsid w:val="000A5AFC"/>
    <w:rsid w:val="000A6B8D"/>
    <w:rsid w:val="000B09B7"/>
    <w:rsid w:val="000B3118"/>
    <w:rsid w:val="000B471F"/>
    <w:rsid w:val="000C11B6"/>
    <w:rsid w:val="000C48DE"/>
    <w:rsid w:val="000C7E6E"/>
    <w:rsid w:val="000D268F"/>
    <w:rsid w:val="000D38A8"/>
    <w:rsid w:val="000D4EDB"/>
    <w:rsid w:val="000D4FCB"/>
    <w:rsid w:val="000D562B"/>
    <w:rsid w:val="000D72C9"/>
    <w:rsid w:val="000E0313"/>
    <w:rsid w:val="000E62A8"/>
    <w:rsid w:val="000F6FD1"/>
    <w:rsid w:val="00103377"/>
    <w:rsid w:val="00107A43"/>
    <w:rsid w:val="00112A8C"/>
    <w:rsid w:val="001131A0"/>
    <w:rsid w:val="001157B7"/>
    <w:rsid w:val="00116EA3"/>
    <w:rsid w:val="0012399F"/>
    <w:rsid w:val="00123E5D"/>
    <w:rsid w:val="0012542A"/>
    <w:rsid w:val="00133218"/>
    <w:rsid w:val="00136129"/>
    <w:rsid w:val="00136892"/>
    <w:rsid w:val="001369DF"/>
    <w:rsid w:val="00144159"/>
    <w:rsid w:val="001455A5"/>
    <w:rsid w:val="00146081"/>
    <w:rsid w:val="001552DF"/>
    <w:rsid w:val="0015699F"/>
    <w:rsid w:val="0015784B"/>
    <w:rsid w:val="00161C5D"/>
    <w:rsid w:val="00164055"/>
    <w:rsid w:val="00165159"/>
    <w:rsid w:val="00167450"/>
    <w:rsid w:val="00173004"/>
    <w:rsid w:val="00174992"/>
    <w:rsid w:val="0018020C"/>
    <w:rsid w:val="0018123C"/>
    <w:rsid w:val="00181335"/>
    <w:rsid w:val="00184D08"/>
    <w:rsid w:val="0018740C"/>
    <w:rsid w:val="00191909"/>
    <w:rsid w:val="001A69A5"/>
    <w:rsid w:val="001B083F"/>
    <w:rsid w:val="001B35C0"/>
    <w:rsid w:val="001B3733"/>
    <w:rsid w:val="001B44A4"/>
    <w:rsid w:val="001C0603"/>
    <w:rsid w:val="001C066A"/>
    <w:rsid w:val="001C0D3D"/>
    <w:rsid w:val="001C2929"/>
    <w:rsid w:val="001C3BCC"/>
    <w:rsid w:val="001D00CF"/>
    <w:rsid w:val="001D2517"/>
    <w:rsid w:val="001D306D"/>
    <w:rsid w:val="001D4940"/>
    <w:rsid w:val="001E3BA2"/>
    <w:rsid w:val="001E5A25"/>
    <w:rsid w:val="001E5BC2"/>
    <w:rsid w:val="001F08C2"/>
    <w:rsid w:val="00201785"/>
    <w:rsid w:val="00201A90"/>
    <w:rsid w:val="002063E1"/>
    <w:rsid w:val="002065B7"/>
    <w:rsid w:val="00206B8D"/>
    <w:rsid w:val="0020716A"/>
    <w:rsid w:val="002104F8"/>
    <w:rsid w:val="002107A4"/>
    <w:rsid w:val="00214173"/>
    <w:rsid w:val="002207ED"/>
    <w:rsid w:val="00220991"/>
    <w:rsid w:val="0022224A"/>
    <w:rsid w:val="002223CC"/>
    <w:rsid w:val="00222A58"/>
    <w:rsid w:val="00222EC8"/>
    <w:rsid w:val="00223578"/>
    <w:rsid w:val="00232A4E"/>
    <w:rsid w:val="0023469C"/>
    <w:rsid w:val="0023592E"/>
    <w:rsid w:val="0024210C"/>
    <w:rsid w:val="002451A9"/>
    <w:rsid w:val="00250340"/>
    <w:rsid w:val="00253A68"/>
    <w:rsid w:val="00255E37"/>
    <w:rsid w:val="002577A2"/>
    <w:rsid w:val="00257AF1"/>
    <w:rsid w:val="0026314C"/>
    <w:rsid w:val="00267F07"/>
    <w:rsid w:val="00271F93"/>
    <w:rsid w:val="00274F29"/>
    <w:rsid w:val="002754EF"/>
    <w:rsid w:val="00281056"/>
    <w:rsid w:val="00281083"/>
    <w:rsid w:val="00282CD6"/>
    <w:rsid w:val="00287E9B"/>
    <w:rsid w:val="002935B9"/>
    <w:rsid w:val="00293FB8"/>
    <w:rsid w:val="00294808"/>
    <w:rsid w:val="00295082"/>
    <w:rsid w:val="00295E25"/>
    <w:rsid w:val="002A04DB"/>
    <w:rsid w:val="002A56E8"/>
    <w:rsid w:val="002B115E"/>
    <w:rsid w:val="002B554B"/>
    <w:rsid w:val="002B57FF"/>
    <w:rsid w:val="002B6323"/>
    <w:rsid w:val="002B6C6E"/>
    <w:rsid w:val="002C1A1B"/>
    <w:rsid w:val="002C210D"/>
    <w:rsid w:val="002C42DD"/>
    <w:rsid w:val="002C532D"/>
    <w:rsid w:val="002D0AB1"/>
    <w:rsid w:val="002D444E"/>
    <w:rsid w:val="002D57AE"/>
    <w:rsid w:val="002E0C57"/>
    <w:rsid w:val="002E5941"/>
    <w:rsid w:val="002E7828"/>
    <w:rsid w:val="002F091F"/>
    <w:rsid w:val="002F3095"/>
    <w:rsid w:val="002F6F00"/>
    <w:rsid w:val="003000E8"/>
    <w:rsid w:val="0030234C"/>
    <w:rsid w:val="0030323E"/>
    <w:rsid w:val="00305C66"/>
    <w:rsid w:val="003137E9"/>
    <w:rsid w:val="003222E3"/>
    <w:rsid w:val="003265D8"/>
    <w:rsid w:val="0033151D"/>
    <w:rsid w:val="00332B0D"/>
    <w:rsid w:val="0033516F"/>
    <w:rsid w:val="00335AAF"/>
    <w:rsid w:val="00337621"/>
    <w:rsid w:val="00342846"/>
    <w:rsid w:val="00344232"/>
    <w:rsid w:val="003471AD"/>
    <w:rsid w:val="003502B6"/>
    <w:rsid w:val="00351F75"/>
    <w:rsid w:val="00354DF1"/>
    <w:rsid w:val="00356142"/>
    <w:rsid w:val="00362D18"/>
    <w:rsid w:val="00362E14"/>
    <w:rsid w:val="003630B1"/>
    <w:rsid w:val="003635C9"/>
    <w:rsid w:val="00366E50"/>
    <w:rsid w:val="00370281"/>
    <w:rsid w:val="003726DB"/>
    <w:rsid w:val="00375524"/>
    <w:rsid w:val="00376D43"/>
    <w:rsid w:val="003800C9"/>
    <w:rsid w:val="00381248"/>
    <w:rsid w:val="003816AA"/>
    <w:rsid w:val="00396731"/>
    <w:rsid w:val="003A26BA"/>
    <w:rsid w:val="003A4B29"/>
    <w:rsid w:val="003A6EC8"/>
    <w:rsid w:val="003B3C37"/>
    <w:rsid w:val="003B6198"/>
    <w:rsid w:val="003B64E1"/>
    <w:rsid w:val="003B662E"/>
    <w:rsid w:val="003B6E48"/>
    <w:rsid w:val="003C0D20"/>
    <w:rsid w:val="003C3636"/>
    <w:rsid w:val="003C5D3C"/>
    <w:rsid w:val="003D1EA4"/>
    <w:rsid w:val="003D275E"/>
    <w:rsid w:val="003D2E68"/>
    <w:rsid w:val="003D4405"/>
    <w:rsid w:val="003D4985"/>
    <w:rsid w:val="003D6545"/>
    <w:rsid w:val="003D78E1"/>
    <w:rsid w:val="003D7CBD"/>
    <w:rsid w:val="003E126B"/>
    <w:rsid w:val="003E2EC5"/>
    <w:rsid w:val="003E4249"/>
    <w:rsid w:val="003E4BAD"/>
    <w:rsid w:val="003E4E52"/>
    <w:rsid w:val="003E5BE1"/>
    <w:rsid w:val="003E728D"/>
    <w:rsid w:val="003F0B42"/>
    <w:rsid w:val="003F3091"/>
    <w:rsid w:val="003F63AC"/>
    <w:rsid w:val="00415D6C"/>
    <w:rsid w:val="0042591A"/>
    <w:rsid w:val="00426E6B"/>
    <w:rsid w:val="0042722C"/>
    <w:rsid w:val="00436108"/>
    <w:rsid w:val="00436EB8"/>
    <w:rsid w:val="0044184B"/>
    <w:rsid w:val="00442806"/>
    <w:rsid w:val="004433AC"/>
    <w:rsid w:val="00443AAE"/>
    <w:rsid w:val="00443AC9"/>
    <w:rsid w:val="00444949"/>
    <w:rsid w:val="00451FCF"/>
    <w:rsid w:val="00460443"/>
    <w:rsid w:val="00461A97"/>
    <w:rsid w:val="004641AC"/>
    <w:rsid w:val="00464FD9"/>
    <w:rsid w:val="0047027A"/>
    <w:rsid w:val="00472976"/>
    <w:rsid w:val="004729E2"/>
    <w:rsid w:val="0047417A"/>
    <w:rsid w:val="00475A8A"/>
    <w:rsid w:val="004824BC"/>
    <w:rsid w:val="0049255B"/>
    <w:rsid w:val="00492C7D"/>
    <w:rsid w:val="00494458"/>
    <w:rsid w:val="00494D5E"/>
    <w:rsid w:val="00494E0F"/>
    <w:rsid w:val="00495144"/>
    <w:rsid w:val="004972DD"/>
    <w:rsid w:val="004A27DE"/>
    <w:rsid w:val="004A2942"/>
    <w:rsid w:val="004A4AE9"/>
    <w:rsid w:val="004A69E4"/>
    <w:rsid w:val="004C175C"/>
    <w:rsid w:val="004C3D08"/>
    <w:rsid w:val="004C4FAF"/>
    <w:rsid w:val="004C550A"/>
    <w:rsid w:val="004D0A99"/>
    <w:rsid w:val="004D1194"/>
    <w:rsid w:val="004D3936"/>
    <w:rsid w:val="004D7E5B"/>
    <w:rsid w:val="004E46C0"/>
    <w:rsid w:val="004E55EF"/>
    <w:rsid w:val="004F187C"/>
    <w:rsid w:val="004F3903"/>
    <w:rsid w:val="004F48B1"/>
    <w:rsid w:val="00501DB4"/>
    <w:rsid w:val="00504C15"/>
    <w:rsid w:val="00506BE3"/>
    <w:rsid w:val="005134E8"/>
    <w:rsid w:val="0052186F"/>
    <w:rsid w:val="0052277F"/>
    <w:rsid w:val="005251ED"/>
    <w:rsid w:val="00525D59"/>
    <w:rsid w:val="0052794F"/>
    <w:rsid w:val="00534F54"/>
    <w:rsid w:val="00535259"/>
    <w:rsid w:val="0053582F"/>
    <w:rsid w:val="00535894"/>
    <w:rsid w:val="00543590"/>
    <w:rsid w:val="0054457E"/>
    <w:rsid w:val="00551D12"/>
    <w:rsid w:val="005601D7"/>
    <w:rsid w:val="00563641"/>
    <w:rsid w:val="00565958"/>
    <w:rsid w:val="00565DB9"/>
    <w:rsid w:val="00573E74"/>
    <w:rsid w:val="00574176"/>
    <w:rsid w:val="005744BD"/>
    <w:rsid w:val="005756E0"/>
    <w:rsid w:val="00586DDA"/>
    <w:rsid w:val="005906E0"/>
    <w:rsid w:val="00595859"/>
    <w:rsid w:val="00597E5F"/>
    <w:rsid w:val="005A4E96"/>
    <w:rsid w:val="005B0C5A"/>
    <w:rsid w:val="005B17EA"/>
    <w:rsid w:val="005B362F"/>
    <w:rsid w:val="005C47C6"/>
    <w:rsid w:val="005D2F01"/>
    <w:rsid w:val="005D4954"/>
    <w:rsid w:val="005D75FE"/>
    <w:rsid w:val="005E059B"/>
    <w:rsid w:val="005E2034"/>
    <w:rsid w:val="005F22C8"/>
    <w:rsid w:val="005F2938"/>
    <w:rsid w:val="005F56AB"/>
    <w:rsid w:val="00604E19"/>
    <w:rsid w:val="006056F4"/>
    <w:rsid w:val="0061148E"/>
    <w:rsid w:val="00613F69"/>
    <w:rsid w:val="00614C5A"/>
    <w:rsid w:val="00616316"/>
    <w:rsid w:val="00617D81"/>
    <w:rsid w:val="0062336F"/>
    <w:rsid w:val="00625BD2"/>
    <w:rsid w:val="00627461"/>
    <w:rsid w:val="00632F49"/>
    <w:rsid w:val="00635103"/>
    <w:rsid w:val="00636FB4"/>
    <w:rsid w:val="00637006"/>
    <w:rsid w:val="006372DE"/>
    <w:rsid w:val="006427B2"/>
    <w:rsid w:val="006435F3"/>
    <w:rsid w:val="006466DC"/>
    <w:rsid w:val="00647B7C"/>
    <w:rsid w:val="006604CC"/>
    <w:rsid w:val="00660D9E"/>
    <w:rsid w:val="0066182D"/>
    <w:rsid w:val="00662367"/>
    <w:rsid w:val="00664153"/>
    <w:rsid w:val="00666083"/>
    <w:rsid w:val="00672139"/>
    <w:rsid w:val="0067214B"/>
    <w:rsid w:val="0068551E"/>
    <w:rsid w:val="00690CD8"/>
    <w:rsid w:val="00692F97"/>
    <w:rsid w:val="0069352D"/>
    <w:rsid w:val="00694868"/>
    <w:rsid w:val="00695ECE"/>
    <w:rsid w:val="006A1CF5"/>
    <w:rsid w:val="006A2EB7"/>
    <w:rsid w:val="006A357E"/>
    <w:rsid w:val="006A5268"/>
    <w:rsid w:val="006A747B"/>
    <w:rsid w:val="006B01AA"/>
    <w:rsid w:val="006C3CAB"/>
    <w:rsid w:val="006C7DF5"/>
    <w:rsid w:val="006D126C"/>
    <w:rsid w:val="006D335D"/>
    <w:rsid w:val="006D51CA"/>
    <w:rsid w:val="006E3111"/>
    <w:rsid w:val="006E4C76"/>
    <w:rsid w:val="006F1F1E"/>
    <w:rsid w:val="006F3C4C"/>
    <w:rsid w:val="00701EFE"/>
    <w:rsid w:val="00704A88"/>
    <w:rsid w:val="00712A8C"/>
    <w:rsid w:val="0071459A"/>
    <w:rsid w:val="00717244"/>
    <w:rsid w:val="007176B8"/>
    <w:rsid w:val="0072079B"/>
    <w:rsid w:val="007244B7"/>
    <w:rsid w:val="00724682"/>
    <w:rsid w:val="00726C5A"/>
    <w:rsid w:val="007313A4"/>
    <w:rsid w:val="00736591"/>
    <w:rsid w:val="00740610"/>
    <w:rsid w:val="007422A4"/>
    <w:rsid w:val="007455F7"/>
    <w:rsid w:val="00745B79"/>
    <w:rsid w:val="00746597"/>
    <w:rsid w:val="00747937"/>
    <w:rsid w:val="00753FEE"/>
    <w:rsid w:val="007553E0"/>
    <w:rsid w:val="00762642"/>
    <w:rsid w:val="007630CC"/>
    <w:rsid w:val="007639F3"/>
    <w:rsid w:val="007656A8"/>
    <w:rsid w:val="00770439"/>
    <w:rsid w:val="00775FF4"/>
    <w:rsid w:val="0078532B"/>
    <w:rsid w:val="00786AE5"/>
    <w:rsid w:val="0079120D"/>
    <w:rsid w:val="007913BE"/>
    <w:rsid w:val="00791BB7"/>
    <w:rsid w:val="00793395"/>
    <w:rsid w:val="007A10F1"/>
    <w:rsid w:val="007A2302"/>
    <w:rsid w:val="007A5173"/>
    <w:rsid w:val="007B1E20"/>
    <w:rsid w:val="007B2091"/>
    <w:rsid w:val="007B3E27"/>
    <w:rsid w:val="007B7EAE"/>
    <w:rsid w:val="007C23AF"/>
    <w:rsid w:val="007C368B"/>
    <w:rsid w:val="007D0F1A"/>
    <w:rsid w:val="007D35F1"/>
    <w:rsid w:val="007D5B3B"/>
    <w:rsid w:val="007D796A"/>
    <w:rsid w:val="007E5333"/>
    <w:rsid w:val="007E5839"/>
    <w:rsid w:val="007F1082"/>
    <w:rsid w:val="007F1962"/>
    <w:rsid w:val="007F6F31"/>
    <w:rsid w:val="008026B1"/>
    <w:rsid w:val="0080471E"/>
    <w:rsid w:val="008062F7"/>
    <w:rsid w:val="00806551"/>
    <w:rsid w:val="008075E8"/>
    <w:rsid w:val="008126E1"/>
    <w:rsid w:val="00813186"/>
    <w:rsid w:val="00814CBF"/>
    <w:rsid w:val="00815BBE"/>
    <w:rsid w:val="00817FA8"/>
    <w:rsid w:val="00820E11"/>
    <w:rsid w:val="00824D9B"/>
    <w:rsid w:val="00827CF2"/>
    <w:rsid w:val="008321E2"/>
    <w:rsid w:val="00832877"/>
    <w:rsid w:val="00835BCB"/>
    <w:rsid w:val="00835DA9"/>
    <w:rsid w:val="00836335"/>
    <w:rsid w:val="00841C32"/>
    <w:rsid w:val="00847C5B"/>
    <w:rsid w:val="00852081"/>
    <w:rsid w:val="00852E32"/>
    <w:rsid w:val="00854D56"/>
    <w:rsid w:val="008630DE"/>
    <w:rsid w:val="008634FC"/>
    <w:rsid w:val="00866FAA"/>
    <w:rsid w:val="00871A58"/>
    <w:rsid w:val="008723EF"/>
    <w:rsid w:val="00875010"/>
    <w:rsid w:val="00877159"/>
    <w:rsid w:val="00882C4E"/>
    <w:rsid w:val="00882DC8"/>
    <w:rsid w:val="00892136"/>
    <w:rsid w:val="008A0C34"/>
    <w:rsid w:val="008A3D33"/>
    <w:rsid w:val="008A447A"/>
    <w:rsid w:val="008A4FCD"/>
    <w:rsid w:val="008A50A6"/>
    <w:rsid w:val="008A5405"/>
    <w:rsid w:val="008A7FC9"/>
    <w:rsid w:val="008B29CB"/>
    <w:rsid w:val="008B322B"/>
    <w:rsid w:val="008B42BA"/>
    <w:rsid w:val="008B586A"/>
    <w:rsid w:val="008D0446"/>
    <w:rsid w:val="008D18B5"/>
    <w:rsid w:val="008D3194"/>
    <w:rsid w:val="008D5CEF"/>
    <w:rsid w:val="008E4052"/>
    <w:rsid w:val="008E683A"/>
    <w:rsid w:val="008E6C50"/>
    <w:rsid w:val="008F36BF"/>
    <w:rsid w:val="00900D1E"/>
    <w:rsid w:val="0090586D"/>
    <w:rsid w:val="00914E6D"/>
    <w:rsid w:val="00917DE7"/>
    <w:rsid w:val="009201A6"/>
    <w:rsid w:val="00924DEB"/>
    <w:rsid w:val="009279D7"/>
    <w:rsid w:val="00930D23"/>
    <w:rsid w:val="00932465"/>
    <w:rsid w:val="0093348E"/>
    <w:rsid w:val="0093565E"/>
    <w:rsid w:val="00940101"/>
    <w:rsid w:val="00944001"/>
    <w:rsid w:val="00945D75"/>
    <w:rsid w:val="009549C5"/>
    <w:rsid w:val="009562C9"/>
    <w:rsid w:val="009649D7"/>
    <w:rsid w:val="0097018D"/>
    <w:rsid w:val="00971EA5"/>
    <w:rsid w:val="009834E5"/>
    <w:rsid w:val="00983525"/>
    <w:rsid w:val="00983795"/>
    <w:rsid w:val="009855C9"/>
    <w:rsid w:val="00985CF8"/>
    <w:rsid w:val="00990FA8"/>
    <w:rsid w:val="009930F2"/>
    <w:rsid w:val="00996370"/>
    <w:rsid w:val="009A01E0"/>
    <w:rsid w:val="009A3940"/>
    <w:rsid w:val="009A3DF6"/>
    <w:rsid w:val="009B2164"/>
    <w:rsid w:val="009B4291"/>
    <w:rsid w:val="009B54FB"/>
    <w:rsid w:val="009B6E13"/>
    <w:rsid w:val="009B72AC"/>
    <w:rsid w:val="009C3DCF"/>
    <w:rsid w:val="009C40A7"/>
    <w:rsid w:val="009D122B"/>
    <w:rsid w:val="009D1C1C"/>
    <w:rsid w:val="009F21BE"/>
    <w:rsid w:val="009F4579"/>
    <w:rsid w:val="009F46F4"/>
    <w:rsid w:val="009F5D50"/>
    <w:rsid w:val="00A00150"/>
    <w:rsid w:val="00A048CB"/>
    <w:rsid w:val="00A10217"/>
    <w:rsid w:val="00A105EA"/>
    <w:rsid w:val="00A13CE2"/>
    <w:rsid w:val="00A15700"/>
    <w:rsid w:val="00A21F5F"/>
    <w:rsid w:val="00A228A7"/>
    <w:rsid w:val="00A22F2D"/>
    <w:rsid w:val="00A2479F"/>
    <w:rsid w:val="00A3339D"/>
    <w:rsid w:val="00A35BE9"/>
    <w:rsid w:val="00A36541"/>
    <w:rsid w:val="00A41847"/>
    <w:rsid w:val="00A4470A"/>
    <w:rsid w:val="00A50555"/>
    <w:rsid w:val="00A52699"/>
    <w:rsid w:val="00A55B0E"/>
    <w:rsid w:val="00A56F8D"/>
    <w:rsid w:val="00A63A7B"/>
    <w:rsid w:val="00A664EB"/>
    <w:rsid w:val="00A739A6"/>
    <w:rsid w:val="00A740F9"/>
    <w:rsid w:val="00A751DD"/>
    <w:rsid w:val="00A801A6"/>
    <w:rsid w:val="00A80220"/>
    <w:rsid w:val="00A82182"/>
    <w:rsid w:val="00A845FC"/>
    <w:rsid w:val="00A85FA2"/>
    <w:rsid w:val="00A87653"/>
    <w:rsid w:val="00A92E13"/>
    <w:rsid w:val="00A94DD8"/>
    <w:rsid w:val="00AA0853"/>
    <w:rsid w:val="00AA34C4"/>
    <w:rsid w:val="00AA586B"/>
    <w:rsid w:val="00AA5A3C"/>
    <w:rsid w:val="00AA5A6F"/>
    <w:rsid w:val="00AA714F"/>
    <w:rsid w:val="00AA7289"/>
    <w:rsid w:val="00AB067F"/>
    <w:rsid w:val="00AB3D4D"/>
    <w:rsid w:val="00AB58A8"/>
    <w:rsid w:val="00AB6CBF"/>
    <w:rsid w:val="00AC5BE6"/>
    <w:rsid w:val="00AD2AA1"/>
    <w:rsid w:val="00AD5D70"/>
    <w:rsid w:val="00AE03FE"/>
    <w:rsid w:val="00AE17B5"/>
    <w:rsid w:val="00AE552D"/>
    <w:rsid w:val="00AE71F1"/>
    <w:rsid w:val="00B005B4"/>
    <w:rsid w:val="00B0153D"/>
    <w:rsid w:val="00B0549A"/>
    <w:rsid w:val="00B054D4"/>
    <w:rsid w:val="00B060C4"/>
    <w:rsid w:val="00B102F1"/>
    <w:rsid w:val="00B25468"/>
    <w:rsid w:val="00B2554B"/>
    <w:rsid w:val="00B33746"/>
    <w:rsid w:val="00B34117"/>
    <w:rsid w:val="00B354BA"/>
    <w:rsid w:val="00B35AA9"/>
    <w:rsid w:val="00B363F4"/>
    <w:rsid w:val="00B42466"/>
    <w:rsid w:val="00B53214"/>
    <w:rsid w:val="00B54981"/>
    <w:rsid w:val="00B579CF"/>
    <w:rsid w:val="00B617A6"/>
    <w:rsid w:val="00B66BBF"/>
    <w:rsid w:val="00B670C6"/>
    <w:rsid w:val="00B712EE"/>
    <w:rsid w:val="00B72601"/>
    <w:rsid w:val="00B74060"/>
    <w:rsid w:val="00B74653"/>
    <w:rsid w:val="00B758F8"/>
    <w:rsid w:val="00B81D4E"/>
    <w:rsid w:val="00B82F15"/>
    <w:rsid w:val="00B860DB"/>
    <w:rsid w:val="00B86BAF"/>
    <w:rsid w:val="00B91FCF"/>
    <w:rsid w:val="00B94AB9"/>
    <w:rsid w:val="00B94BEB"/>
    <w:rsid w:val="00B97145"/>
    <w:rsid w:val="00BA0950"/>
    <w:rsid w:val="00BA1EBA"/>
    <w:rsid w:val="00BA29D6"/>
    <w:rsid w:val="00BA5E1E"/>
    <w:rsid w:val="00BB036B"/>
    <w:rsid w:val="00BB347D"/>
    <w:rsid w:val="00BB6546"/>
    <w:rsid w:val="00BB657F"/>
    <w:rsid w:val="00BB7136"/>
    <w:rsid w:val="00BC0019"/>
    <w:rsid w:val="00BC0668"/>
    <w:rsid w:val="00BD360C"/>
    <w:rsid w:val="00BE118C"/>
    <w:rsid w:val="00BE11F3"/>
    <w:rsid w:val="00BE3674"/>
    <w:rsid w:val="00BE4B78"/>
    <w:rsid w:val="00BE5F52"/>
    <w:rsid w:val="00BE60E2"/>
    <w:rsid w:val="00BF29F4"/>
    <w:rsid w:val="00BF70A3"/>
    <w:rsid w:val="00C00DF4"/>
    <w:rsid w:val="00C04EEF"/>
    <w:rsid w:val="00C05619"/>
    <w:rsid w:val="00C07DB8"/>
    <w:rsid w:val="00C07E3F"/>
    <w:rsid w:val="00C111EB"/>
    <w:rsid w:val="00C14753"/>
    <w:rsid w:val="00C152CB"/>
    <w:rsid w:val="00C16BF4"/>
    <w:rsid w:val="00C175E8"/>
    <w:rsid w:val="00C20299"/>
    <w:rsid w:val="00C21BE5"/>
    <w:rsid w:val="00C21EBA"/>
    <w:rsid w:val="00C22D1C"/>
    <w:rsid w:val="00C22FC7"/>
    <w:rsid w:val="00C26191"/>
    <w:rsid w:val="00C27896"/>
    <w:rsid w:val="00C32A01"/>
    <w:rsid w:val="00C333DB"/>
    <w:rsid w:val="00C35CA1"/>
    <w:rsid w:val="00C37682"/>
    <w:rsid w:val="00C420F0"/>
    <w:rsid w:val="00C434C4"/>
    <w:rsid w:val="00C46251"/>
    <w:rsid w:val="00C470D0"/>
    <w:rsid w:val="00C55431"/>
    <w:rsid w:val="00C5547F"/>
    <w:rsid w:val="00C57A37"/>
    <w:rsid w:val="00C60AD4"/>
    <w:rsid w:val="00C63F92"/>
    <w:rsid w:val="00C6479A"/>
    <w:rsid w:val="00C65407"/>
    <w:rsid w:val="00C67ABE"/>
    <w:rsid w:val="00C73FAE"/>
    <w:rsid w:val="00C764F3"/>
    <w:rsid w:val="00C83D9A"/>
    <w:rsid w:val="00C84DAB"/>
    <w:rsid w:val="00C859D3"/>
    <w:rsid w:val="00C86640"/>
    <w:rsid w:val="00C94025"/>
    <w:rsid w:val="00C95F41"/>
    <w:rsid w:val="00CA3572"/>
    <w:rsid w:val="00CA4321"/>
    <w:rsid w:val="00CA61B2"/>
    <w:rsid w:val="00CB6729"/>
    <w:rsid w:val="00CC67E8"/>
    <w:rsid w:val="00CD06F3"/>
    <w:rsid w:val="00CD50D7"/>
    <w:rsid w:val="00CD61B9"/>
    <w:rsid w:val="00CE4701"/>
    <w:rsid w:val="00CF3673"/>
    <w:rsid w:val="00D053AC"/>
    <w:rsid w:val="00D132C1"/>
    <w:rsid w:val="00D17348"/>
    <w:rsid w:val="00D235FE"/>
    <w:rsid w:val="00D24BE5"/>
    <w:rsid w:val="00D2571E"/>
    <w:rsid w:val="00D2630C"/>
    <w:rsid w:val="00D274E1"/>
    <w:rsid w:val="00D27F50"/>
    <w:rsid w:val="00D31148"/>
    <w:rsid w:val="00D311B0"/>
    <w:rsid w:val="00D31405"/>
    <w:rsid w:val="00D32F52"/>
    <w:rsid w:val="00D40109"/>
    <w:rsid w:val="00D42425"/>
    <w:rsid w:val="00D431BC"/>
    <w:rsid w:val="00D50FB6"/>
    <w:rsid w:val="00D5307F"/>
    <w:rsid w:val="00D5642D"/>
    <w:rsid w:val="00D57FC5"/>
    <w:rsid w:val="00D60F7D"/>
    <w:rsid w:val="00D643EF"/>
    <w:rsid w:val="00D65EE1"/>
    <w:rsid w:val="00D71568"/>
    <w:rsid w:val="00D7371B"/>
    <w:rsid w:val="00D80D9F"/>
    <w:rsid w:val="00D85850"/>
    <w:rsid w:val="00D867BC"/>
    <w:rsid w:val="00D872D4"/>
    <w:rsid w:val="00D87ECD"/>
    <w:rsid w:val="00D91854"/>
    <w:rsid w:val="00D92903"/>
    <w:rsid w:val="00D96723"/>
    <w:rsid w:val="00D97996"/>
    <w:rsid w:val="00DA3CD1"/>
    <w:rsid w:val="00DA4CE7"/>
    <w:rsid w:val="00DA599F"/>
    <w:rsid w:val="00DA6D47"/>
    <w:rsid w:val="00DB075B"/>
    <w:rsid w:val="00DB28C5"/>
    <w:rsid w:val="00DB4C27"/>
    <w:rsid w:val="00DB66BA"/>
    <w:rsid w:val="00DB6A57"/>
    <w:rsid w:val="00DC0D06"/>
    <w:rsid w:val="00DC1949"/>
    <w:rsid w:val="00DC5147"/>
    <w:rsid w:val="00DC5647"/>
    <w:rsid w:val="00DC7C3C"/>
    <w:rsid w:val="00DD004C"/>
    <w:rsid w:val="00DD7FCE"/>
    <w:rsid w:val="00DE3B0E"/>
    <w:rsid w:val="00DE6022"/>
    <w:rsid w:val="00DE6E0F"/>
    <w:rsid w:val="00DF0958"/>
    <w:rsid w:val="00DF1F40"/>
    <w:rsid w:val="00DF78F3"/>
    <w:rsid w:val="00E0624B"/>
    <w:rsid w:val="00E06F9E"/>
    <w:rsid w:val="00E1357B"/>
    <w:rsid w:val="00E175CC"/>
    <w:rsid w:val="00E21E0B"/>
    <w:rsid w:val="00E22E0E"/>
    <w:rsid w:val="00E234B6"/>
    <w:rsid w:val="00E2539F"/>
    <w:rsid w:val="00E32049"/>
    <w:rsid w:val="00E32D74"/>
    <w:rsid w:val="00E3782D"/>
    <w:rsid w:val="00E46333"/>
    <w:rsid w:val="00E5169E"/>
    <w:rsid w:val="00E5267D"/>
    <w:rsid w:val="00E607A5"/>
    <w:rsid w:val="00E62622"/>
    <w:rsid w:val="00E628D4"/>
    <w:rsid w:val="00E63034"/>
    <w:rsid w:val="00E71B76"/>
    <w:rsid w:val="00E90765"/>
    <w:rsid w:val="00E909BD"/>
    <w:rsid w:val="00E9429F"/>
    <w:rsid w:val="00E95E32"/>
    <w:rsid w:val="00E978CA"/>
    <w:rsid w:val="00EA12E4"/>
    <w:rsid w:val="00EA1B5B"/>
    <w:rsid w:val="00EA2EC4"/>
    <w:rsid w:val="00EB033D"/>
    <w:rsid w:val="00EB0C5E"/>
    <w:rsid w:val="00EB16AB"/>
    <w:rsid w:val="00EB5284"/>
    <w:rsid w:val="00EB568B"/>
    <w:rsid w:val="00EB775B"/>
    <w:rsid w:val="00EB7A7A"/>
    <w:rsid w:val="00EB7F0C"/>
    <w:rsid w:val="00EC4DC0"/>
    <w:rsid w:val="00EC645C"/>
    <w:rsid w:val="00ED0083"/>
    <w:rsid w:val="00ED2B93"/>
    <w:rsid w:val="00ED6F9A"/>
    <w:rsid w:val="00EE59A8"/>
    <w:rsid w:val="00F13272"/>
    <w:rsid w:val="00F164C1"/>
    <w:rsid w:val="00F168A4"/>
    <w:rsid w:val="00F20F53"/>
    <w:rsid w:val="00F250A4"/>
    <w:rsid w:val="00F25265"/>
    <w:rsid w:val="00F25D7B"/>
    <w:rsid w:val="00F414A2"/>
    <w:rsid w:val="00F452EE"/>
    <w:rsid w:val="00F47FA7"/>
    <w:rsid w:val="00F52C29"/>
    <w:rsid w:val="00F54C79"/>
    <w:rsid w:val="00F563B9"/>
    <w:rsid w:val="00F57596"/>
    <w:rsid w:val="00F70920"/>
    <w:rsid w:val="00F710BF"/>
    <w:rsid w:val="00F742F5"/>
    <w:rsid w:val="00F80843"/>
    <w:rsid w:val="00F83917"/>
    <w:rsid w:val="00F8494F"/>
    <w:rsid w:val="00F9050F"/>
    <w:rsid w:val="00F907BC"/>
    <w:rsid w:val="00F913C3"/>
    <w:rsid w:val="00F91ED3"/>
    <w:rsid w:val="00F92072"/>
    <w:rsid w:val="00F944D6"/>
    <w:rsid w:val="00FA030D"/>
    <w:rsid w:val="00FA0DC4"/>
    <w:rsid w:val="00FA39CF"/>
    <w:rsid w:val="00FA5633"/>
    <w:rsid w:val="00FB22E3"/>
    <w:rsid w:val="00FB3AB4"/>
    <w:rsid w:val="00FB551E"/>
    <w:rsid w:val="00FB6F43"/>
    <w:rsid w:val="00FC421A"/>
    <w:rsid w:val="00FC42FA"/>
    <w:rsid w:val="00FC4817"/>
    <w:rsid w:val="00FC7DF9"/>
    <w:rsid w:val="00FD1CD9"/>
    <w:rsid w:val="00FD1ED2"/>
    <w:rsid w:val="00FD436D"/>
    <w:rsid w:val="00FE54E9"/>
    <w:rsid w:val="00FF1F6A"/>
    <w:rsid w:val="00FF2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DD3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nhideWhenUsed="1" w:qFormat="1"/>
    <w:lsdException w:name="heading 9" w:semiHidden="1" w:uiPriority="99" w:unhideWhenUsed="1" w:qFormat="1"/>
    <w:lsdException w:name="caption" w:semiHidden="1" w:unhideWhenUsed="1" w:qFormat="1"/>
    <w:lsdException w:name="Title" w:uiPriority="99"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1BE"/>
    <w:pPr>
      <w:spacing w:after="160" w:line="278" w:lineRule="auto"/>
    </w:pPr>
    <w:rPr>
      <w:rFonts w:ascii="Aptos" w:eastAsia="Aptos" w:hAnsi="Aptos"/>
      <w:kern w:val="2"/>
      <w:sz w:val="24"/>
      <w:szCs w:val="24"/>
    </w:rPr>
  </w:style>
  <w:style w:type="paragraph" w:styleId="Heading1">
    <w:name w:val="heading 1"/>
    <w:basedOn w:val="Normal"/>
    <w:next w:val="Normal"/>
    <w:link w:val="Heading1Char"/>
    <w:autoRedefine/>
    <w:qFormat/>
    <w:rsid w:val="00FA39CF"/>
    <w:pPr>
      <w:keepNext/>
      <w:spacing w:after="60"/>
      <w:outlineLvl w:val="0"/>
    </w:pPr>
    <w:rPr>
      <w:b/>
      <w:bCs/>
      <w:kern w:val="32"/>
    </w:rPr>
  </w:style>
  <w:style w:type="paragraph" w:styleId="Heading2">
    <w:name w:val="heading 2"/>
    <w:basedOn w:val="Normal"/>
    <w:next w:val="Normal"/>
    <w:link w:val="Heading2Char"/>
    <w:qFormat/>
    <w:rsid w:val="00FA39CF"/>
    <w:pPr>
      <w:keepNext/>
      <w:spacing w:after="60"/>
      <w:outlineLvl w:val="1"/>
    </w:pPr>
    <w:rPr>
      <w:b/>
      <w:bCs/>
      <w:iCs/>
      <w:szCs w:val="28"/>
    </w:rPr>
  </w:style>
  <w:style w:type="paragraph" w:styleId="Heading3">
    <w:name w:val="heading 3"/>
    <w:basedOn w:val="Normal"/>
    <w:next w:val="Normal"/>
    <w:link w:val="Heading3Char"/>
    <w:autoRedefine/>
    <w:qFormat/>
    <w:rsid w:val="00FA39CF"/>
    <w:pPr>
      <w:keepNext/>
      <w:spacing w:after="60"/>
      <w:outlineLvl w:val="2"/>
    </w:pPr>
    <w:rPr>
      <w:b/>
      <w:bCs/>
    </w:rPr>
  </w:style>
  <w:style w:type="paragraph" w:styleId="Heading4">
    <w:name w:val="heading 4"/>
    <w:basedOn w:val="Normal"/>
    <w:next w:val="Normal"/>
    <w:link w:val="Heading4Char"/>
    <w:uiPriority w:val="99"/>
    <w:rsid w:val="003502B6"/>
    <w:pPr>
      <w:keepNext/>
      <w:spacing w:after="60"/>
      <w:outlineLvl w:val="3"/>
    </w:pPr>
    <w:rPr>
      <w:rFonts w:cs="Arial"/>
      <w:b/>
      <w:bCs/>
    </w:rPr>
  </w:style>
  <w:style w:type="paragraph" w:styleId="Heading5">
    <w:name w:val="heading 5"/>
    <w:basedOn w:val="Normal"/>
    <w:next w:val="Normal"/>
    <w:link w:val="Heading5Char"/>
    <w:uiPriority w:val="99"/>
    <w:rsid w:val="003502B6"/>
    <w:pPr>
      <w:spacing w:after="60"/>
      <w:outlineLvl w:val="4"/>
    </w:pPr>
    <w:rPr>
      <w:rFonts w:cs="Arial"/>
      <w:sz w:val="22"/>
      <w:szCs w:val="22"/>
    </w:rPr>
  </w:style>
  <w:style w:type="paragraph" w:styleId="Heading6">
    <w:name w:val="heading 6"/>
    <w:basedOn w:val="Normal"/>
    <w:next w:val="Normal"/>
    <w:link w:val="Heading6Char"/>
    <w:uiPriority w:val="99"/>
    <w:rsid w:val="003502B6"/>
    <w:pPr>
      <w:spacing w:after="60"/>
      <w:outlineLvl w:val="5"/>
    </w:pPr>
    <w:rPr>
      <w:rFonts w:cs="Arial"/>
      <w:i/>
      <w:iCs/>
      <w:sz w:val="22"/>
      <w:szCs w:val="22"/>
    </w:rPr>
  </w:style>
  <w:style w:type="paragraph" w:styleId="Heading7">
    <w:name w:val="heading 7"/>
    <w:basedOn w:val="Normal"/>
    <w:next w:val="Normal"/>
    <w:link w:val="Heading7Char"/>
    <w:uiPriority w:val="99"/>
    <w:qFormat/>
    <w:rsid w:val="003502B6"/>
    <w:pPr>
      <w:spacing w:after="60"/>
      <w:outlineLvl w:val="6"/>
    </w:pPr>
    <w:rPr>
      <w:rFonts w:cs="Arial"/>
      <w:sz w:val="18"/>
      <w:szCs w:val="18"/>
    </w:rPr>
  </w:style>
  <w:style w:type="paragraph" w:styleId="Heading8">
    <w:name w:val="heading 8"/>
    <w:basedOn w:val="Normal"/>
    <w:next w:val="Normal"/>
    <w:link w:val="Heading8Char"/>
    <w:qFormat/>
    <w:rsid w:val="003502B6"/>
    <w:pPr>
      <w:spacing w:after="60"/>
      <w:outlineLvl w:val="7"/>
    </w:pPr>
    <w:rPr>
      <w:rFonts w:cs="Arial"/>
      <w:i/>
      <w:iCs/>
      <w:sz w:val="18"/>
      <w:szCs w:val="18"/>
    </w:rPr>
  </w:style>
  <w:style w:type="paragraph" w:styleId="Heading9">
    <w:name w:val="heading 9"/>
    <w:basedOn w:val="Normal"/>
    <w:next w:val="Normal"/>
    <w:link w:val="Heading9Char"/>
    <w:uiPriority w:val="99"/>
    <w:rsid w:val="003502B6"/>
    <w:pPr>
      <w:spacing w:after="60"/>
      <w:outlineLvl w:val="8"/>
    </w:pPr>
    <w:rPr>
      <w:rFonts w:cs="Arial"/>
      <w:b/>
      <w:bCs/>
      <w:i/>
      <w:iCs/>
      <w:sz w:val="18"/>
      <w:szCs w:val="18"/>
    </w:rPr>
  </w:style>
  <w:style w:type="character" w:default="1" w:styleId="DefaultParagraphFont">
    <w:name w:val="Default Paragraph Font"/>
    <w:uiPriority w:val="1"/>
    <w:unhideWhenUsed/>
    <w:rsid w:val="009F21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1BE"/>
  </w:style>
  <w:style w:type="character" w:customStyle="1" w:styleId="Heading1Char">
    <w:name w:val="Heading 1 Char"/>
    <w:link w:val="Heading1"/>
    <w:rsid w:val="003502B6"/>
    <w:rPr>
      <w:rFonts w:ascii="Arial" w:hAnsi="Arial"/>
      <w:b/>
      <w:bCs/>
      <w:kern w:val="32"/>
    </w:rPr>
  </w:style>
  <w:style w:type="character" w:customStyle="1" w:styleId="Heading2Char">
    <w:name w:val="Heading 2 Char"/>
    <w:link w:val="Heading2"/>
    <w:rsid w:val="003502B6"/>
    <w:rPr>
      <w:rFonts w:ascii="Arial" w:hAnsi="Arial"/>
      <w:b/>
      <w:bCs/>
      <w:iCs/>
      <w:szCs w:val="28"/>
    </w:rPr>
  </w:style>
  <w:style w:type="character" w:customStyle="1" w:styleId="Heading3Char">
    <w:name w:val="Heading 3 Char"/>
    <w:link w:val="Heading3"/>
    <w:rsid w:val="003502B6"/>
    <w:rPr>
      <w:rFonts w:ascii="Arial" w:hAnsi="Arial"/>
      <w:b/>
      <w:bCs/>
    </w:rPr>
  </w:style>
  <w:style w:type="character" w:customStyle="1" w:styleId="Heading4Char">
    <w:name w:val="Heading 4 Char"/>
    <w:link w:val="Heading4"/>
    <w:uiPriority w:val="99"/>
    <w:rsid w:val="003502B6"/>
    <w:rPr>
      <w:rFonts w:ascii="Arial" w:hAnsi="Arial" w:cs="Arial"/>
      <w:b/>
      <w:bCs/>
      <w:sz w:val="24"/>
      <w:szCs w:val="24"/>
    </w:rPr>
  </w:style>
  <w:style w:type="character" w:customStyle="1" w:styleId="Heading5Char">
    <w:name w:val="Heading 5 Char"/>
    <w:link w:val="Heading5"/>
    <w:uiPriority w:val="99"/>
    <w:rsid w:val="003502B6"/>
    <w:rPr>
      <w:rFonts w:ascii="Arial" w:hAnsi="Arial" w:cs="Arial"/>
      <w:sz w:val="22"/>
      <w:szCs w:val="22"/>
    </w:rPr>
  </w:style>
  <w:style w:type="character" w:customStyle="1" w:styleId="Heading6Char">
    <w:name w:val="Heading 6 Char"/>
    <w:link w:val="Heading6"/>
    <w:uiPriority w:val="99"/>
    <w:rsid w:val="003502B6"/>
    <w:rPr>
      <w:rFonts w:ascii="Arial" w:hAnsi="Arial" w:cs="Arial"/>
      <w:i/>
      <w:iCs/>
      <w:sz w:val="22"/>
      <w:szCs w:val="22"/>
    </w:rPr>
  </w:style>
  <w:style w:type="character" w:customStyle="1" w:styleId="Heading7Char">
    <w:name w:val="Heading 7 Char"/>
    <w:link w:val="Heading7"/>
    <w:uiPriority w:val="99"/>
    <w:rsid w:val="003502B6"/>
    <w:rPr>
      <w:rFonts w:ascii="Arial" w:hAnsi="Arial" w:cs="Arial"/>
      <w:sz w:val="18"/>
      <w:szCs w:val="18"/>
    </w:rPr>
  </w:style>
  <w:style w:type="character" w:customStyle="1" w:styleId="Heading8Char">
    <w:name w:val="Heading 8 Char"/>
    <w:link w:val="Heading8"/>
    <w:rsid w:val="003502B6"/>
    <w:rPr>
      <w:rFonts w:ascii="Arial" w:hAnsi="Arial" w:cs="Arial"/>
      <w:i/>
      <w:iCs/>
      <w:sz w:val="18"/>
      <w:szCs w:val="18"/>
    </w:rPr>
  </w:style>
  <w:style w:type="character" w:customStyle="1" w:styleId="Heading9Char">
    <w:name w:val="Heading 9 Char"/>
    <w:link w:val="Heading9"/>
    <w:uiPriority w:val="99"/>
    <w:rsid w:val="003502B6"/>
    <w:rPr>
      <w:rFonts w:ascii="Arial" w:hAnsi="Arial" w:cs="Arial"/>
      <w:b/>
      <w:bCs/>
      <w:i/>
      <w:iCs/>
      <w:sz w:val="18"/>
      <w:szCs w:val="18"/>
    </w:rPr>
  </w:style>
  <w:style w:type="paragraph" w:customStyle="1" w:styleId="Title1">
    <w:name w:val="Title1"/>
    <w:basedOn w:val="Normal"/>
    <w:autoRedefine/>
    <w:rsid w:val="00FA39C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FA39CF"/>
    <w:pPr>
      <w:outlineLvl w:val="1"/>
    </w:pPr>
  </w:style>
  <w:style w:type="paragraph" w:customStyle="1" w:styleId="par1">
    <w:name w:val="par1"/>
    <w:basedOn w:val="Normal"/>
    <w:link w:val="par1Char"/>
    <w:rsid w:val="00FA39CF"/>
    <w:pPr>
      <w:tabs>
        <w:tab w:val="left" w:pos="720"/>
        <w:tab w:val="left" w:pos="1440"/>
        <w:tab w:val="left" w:pos="2160"/>
      </w:tabs>
      <w:ind w:left="720" w:hanging="720"/>
    </w:pPr>
  </w:style>
  <w:style w:type="character" w:customStyle="1" w:styleId="par1Char">
    <w:name w:val="par1 Char"/>
    <w:link w:val="par1"/>
    <w:locked/>
    <w:rsid w:val="003502B6"/>
    <w:rPr>
      <w:rFonts w:ascii="Arial" w:hAnsi="Arial"/>
      <w:szCs w:val="24"/>
    </w:rPr>
  </w:style>
  <w:style w:type="paragraph" w:customStyle="1" w:styleId="cp">
    <w:name w:val="cp"/>
    <w:basedOn w:val="Normal"/>
    <w:rsid w:val="00FA39CF"/>
    <w:pPr>
      <w:jc w:val="center"/>
    </w:pPr>
  </w:style>
  <w:style w:type="paragraph" w:customStyle="1" w:styleId="par2">
    <w:name w:val="par2"/>
    <w:basedOn w:val="par1"/>
    <w:rsid w:val="00FA39CF"/>
    <w:pPr>
      <w:ind w:left="1440"/>
    </w:pPr>
  </w:style>
  <w:style w:type="paragraph" w:customStyle="1" w:styleId="upar2">
    <w:name w:val="upar2"/>
    <w:basedOn w:val="upar1"/>
    <w:rsid w:val="00FA39CF"/>
    <w:pPr>
      <w:ind w:left="720"/>
    </w:pPr>
  </w:style>
  <w:style w:type="paragraph" w:customStyle="1" w:styleId="upar1">
    <w:name w:val="upar1"/>
    <w:basedOn w:val="Normal"/>
    <w:link w:val="upar1Char"/>
    <w:rsid w:val="00FA39CF"/>
    <w:pPr>
      <w:tabs>
        <w:tab w:val="left" w:pos="720"/>
        <w:tab w:val="left" w:pos="1440"/>
      </w:tabs>
    </w:pPr>
    <w:rPr>
      <w:rFonts w:cs="Arial"/>
    </w:rPr>
  </w:style>
  <w:style w:type="character" w:customStyle="1" w:styleId="upar1Char">
    <w:name w:val="upar1 Char"/>
    <w:link w:val="upar1"/>
    <w:locked/>
    <w:rsid w:val="003502B6"/>
    <w:rPr>
      <w:rFonts w:ascii="Arial" w:hAnsi="Arial" w:cs="Arial"/>
    </w:rPr>
  </w:style>
  <w:style w:type="paragraph" w:customStyle="1" w:styleId="upar3">
    <w:name w:val="upar3"/>
    <w:basedOn w:val="upar1"/>
    <w:rsid w:val="00FA39CF"/>
    <w:pPr>
      <w:ind w:left="1440"/>
    </w:pPr>
  </w:style>
  <w:style w:type="paragraph" w:customStyle="1" w:styleId="Title3">
    <w:name w:val="Title3"/>
    <w:basedOn w:val="Title2"/>
    <w:autoRedefine/>
    <w:rsid w:val="00FA39CF"/>
    <w:pPr>
      <w:outlineLvl w:val="2"/>
    </w:pPr>
  </w:style>
  <w:style w:type="paragraph" w:customStyle="1" w:styleId="Title4">
    <w:name w:val="Title4"/>
    <w:basedOn w:val="Title2"/>
    <w:autoRedefine/>
    <w:rsid w:val="00FA39CF"/>
    <w:pPr>
      <w:outlineLvl w:val="3"/>
    </w:pPr>
  </w:style>
  <w:style w:type="paragraph" w:customStyle="1" w:styleId="upar4">
    <w:name w:val="upar4"/>
    <w:basedOn w:val="upar1"/>
    <w:rsid w:val="00FA39CF"/>
    <w:pPr>
      <w:ind w:left="2160"/>
    </w:pPr>
  </w:style>
  <w:style w:type="paragraph" w:customStyle="1" w:styleId="par3">
    <w:name w:val="par3"/>
    <w:basedOn w:val="par1"/>
    <w:rsid w:val="00FA39CF"/>
    <w:pPr>
      <w:ind w:left="2160"/>
    </w:pPr>
  </w:style>
  <w:style w:type="paragraph" w:customStyle="1" w:styleId="par4">
    <w:name w:val="par4"/>
    <w:basedOn w:val="par1"/>
    <w:rsid w:val="00FA39CF"/>
    <w:pPr>
      <w:ind w:left="2880"/>
    </w:pPr>
  </w:style>
  <w:style w:type="paragraph" w:customStyle="1" w:styleId="par5">
    <w:name w:val="par5"/>
    <w:basedOn w:val="par1"/>
    <w:link w:val="par5Char"/>
    <w:rsid w:val="00FA39CF"/>
    <w:pPr>
      <w:ind w:left="3600"/>
    </w:pPr>
  </w:style>
  <w:style w:type="character" w:customStyle="1" w:styleId="par5Char">
    <w:name w:val="par5 Char"/>
    <w:link w:val="par5"/>
    <w:locked/>
    <w:rsid w:val="003502B6"/>
    <w:rPr>
      <w:rFonts w:ascii="Arial" w:hAnsi="Arial"/>
      <w:szCs w:val="24"/>
    </w:rPr>
  </w:style>
  <w:style w:type="paragraph" w:customStyle="1" w:styleId="upar5">
    <w:name w:val="upar5"/>
    <w:basedOn w:val="upar1"/>
    <w:rsid w:val="00FA39CF"/>
    <w:pPr>
      <w:ind w:left="2880"/>
    </w:pPr>
  </w:style>
  <w:style w:type="paragraph" w:customStyle="1" w:styleId="par6">
    <w:name w:val="par6"/>
    <w:basedOn w:val="par1"/>
    <w:rsid w:val="00FA39CF"/>
    <w:pPr>
      <w:ind w:left="4320"/>
    </w:pPr>
  </w:style>
  <w:style w:type="paragraph" w:customStyle="1" w:styleId="upar6">
    <w:name w:val="upar6"/>
    <w:basedOn w:val="upar1"/>
    <w:rsid w:val="00FA39CF"/>
    <w:pPr>
      <w:ind w:left="3600"/>
    </w:pPr>
  </w:style>
  <w:style w:type="paragraph" w:customStyle="1" w:styleId="Footnote">
    <w:name w:val="Footnote"/>
    <w:basedOn w:val="Normal"/>
    <w:rsid w:val="00FA39CF"/>
    <w:pPr>
      <w:spacing w:before="120"/>
    </w:pPr>
    <w:rPr>
      <w:sz w:val="16"/>
      <w:szCs w:val="16"/>
    </w:rPr>
  </w:style>
  <w:style w:type="paragraph" w:styleId="Header">
    <w:name w:val="header"/>
    <w:basedOn w:val="Normal"/>
    <w:link w:val="HeaderChar"/>
    <w:rsid w:val="00FA39CF"/>
    <w:pPr>
      <w:tabs>
        <w:tab w:val="center" w:pos="4680"/>
        <w:tab w:val="right" w:pos="9360"/>
      </w:tabs>
    </w:pPr>
  </w:style>
  <w:style w:type="character" w:customStyle="1" w:styleId="HeaderChar">
    <w:name w:val="Header Char"/>
    <w:link w:val="Header"/>
    <w:rsid w:val="00FA39CF"/>
    <w:rPr>
      <w:rFonts w:ascii="Arial" w:hAnsi="Arial"/>
    </w:rPr>
  </w:style>
  <w:style w:type="paragraph" w:styleId="Footer">
    <w:name w:val="footer"/>
    <w:basedOn w:val="Normal"/>
    <w:link w:val="FooterChar"/>
    <w:rsid w:val="00FA39CF"/>
    <w:pPr>
      <w:tabs>
        <w:tab w:val="center" w:pos="4680"/>
        <w:tab w:val="right" w:pos="9360"/>
      </w:tabs>
    </w:pPr>
  </w:style>
  <w:style w:type="character" w:customStyle="1" w:styleId="FooterChar">
    <w:name w:val="Footer Char"/>
    <w:link w:val="Footer"/>
    <w:rsid w:val="00FA39CF"/>
    <w:rPr>
      <w:rFonts w:ascii="Arial" w:hAnsi="Arial"/>
    </w:rPr>
  </w:style>
  <w:style w:type="paragraph" w:styleId="BalloonText">
    <w:name w:val="Balloon Text"/>
    <w:basedOn w:val="Normal"/>
    <w:link w:val="BalloonTextChar"/>
    <w:rsid w:val="00EB7F0C"/>
    <w:rPr>
      <w:rFonts w:ascii="Segoe UI" w:hAnsi="Segoe UI" w:cs="Segoe UI"/>
      <w:sz w:val="18"/>
      <w:szCs w:val="18"/>
    </w:rPr>
  </w:style>
  <w:style w:type="character" w:customStyle="1" w:styleId="BalloonTextChar">
    <w:name w:val="Balloon Text Char"/>
    <w:link w:val="BalloonText"/>
    <w:rsid w:val="00EB7F0C"/>
    <w:rPr>
      <w:rFonts w:ascii="Segoe UI" w:hAnsi="Segoe UI" w:cs="Segoe UI"/>
      <w:sz w:val="18"/>
      <w:szCs w:val="18"/>
    </w:rPr>
  </w:style>
  <w:style w:type="table" w:styleId="TableGrid">
    <w:name w:val="Table Grid"/>
    <w:basedOn w:val="TableNormal"/>
    <w:rsid w:val="00350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87E9B"/>
    <w:rPr>
      <w:rFonts w:ascii="Aptos" w:eastAsia="Aptos" w:hAnsi="Apto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D6889-3B4B-40A3-AA58-9D32891EA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4591</Words>
  <Characters>26172</Characters>
  <Application>Microsoft Office Word</Application>
  <DocSecurity>0</DocSecurity>
  <Lines>218</Lines>
  <Paragraphs>61</Paragraphs>
  <ScaleCrop>false</ScaleCrop>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2026-07-20T21:31:00Z</dcterms:created>
  <dcterms:modified xsi:type="dcterms:W3CDTF">2026-07-20T21:31:00Z</dcterms:modified>
</cp:coreProperties>
</file>