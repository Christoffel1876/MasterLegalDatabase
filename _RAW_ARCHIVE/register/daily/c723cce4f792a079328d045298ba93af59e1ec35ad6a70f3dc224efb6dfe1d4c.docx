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8F8BB" w14:textId="77777777" w:rsidR="00352255" w:rsidRPr="00E76FD2" w:rsidRDefault="00352255" w:rsidP="00E76FD2">
      <w:pPr>
        <w:pStyle w:val="Heading1"/>
        <w:rPr>
          <w:sz w:val="20"/>
          <w:szCs w:val="20"/>
        </w:rPr>
      </w:pPr>
      <w:r w:rsidRPr="00E76FD2">
        <w:rPr>
          <w:sz w:val="20"/>
          <w:szCs w:val="20"/>
        </w:rPr>
        <w:t>DEPARTMENT OF REGULATORY AGENCIES</w:t>
      </w:r>
    </w:p>
    <w:p w14:paraId="5613B449" w14:textId="77777777" w:rsidR="00DB3F0B" w:rsidRPr="00E76FD2" w:rsidRDefault="00DB3F0B" w:rsidP="00E76FD2">
      <w:pPr>
        <w:pStyle w:val="upar1"/>
        <w:rPr>
          <w:b/>
          <w:bCs/>
        </w:rPr>
      </w:pPr>
      <w:r w:rsidRPr="00E76FD2">
        <w:rPr>
          <w:b/>
          <w:bCs/>
        </w:rPr>
        <w:t>Office of Funeral and Mortuary Science Services</w:t>
      </w:r>
    </w:p>
    <w:p w14:paraId="5F6A3D9D" w14:textId="7C3DEA58" w:rsidR="00DB3F0B" w:rsidRPr="00E76FD2" w:rsidRDefault="00DB3F0B" w:rsidP="00E76FD2">
      <w:pPr>
        <w:pStyle w:val="Heading2"/>
        <w:rPr>
          <w:i w:val="0"/>
          <w:iCs w:val="0"/>
          <w:sz w:val="20"/>
          <w:szCs w:val="20"/>
        </w:rPr>
      </w:pPr>
      <w:r w:rsidRPr="00E76FD2">
        <w:rPr>
          <w:i w:val="0"/>
          <w:iCs w:val="0"/>
          <w:sz w:val="20"/>
          <w:szCs w:val="20"/>
        </w:rPr>
        <w:t xml:space="preserve">MORTUARY SCIENCE PROFESSIONAL LICENSURE RULES AND FUNERAL </w:t>
      </w:r>
      <w:del w:id="0" w:author="Shelov, Elizabeth" w:date="2026-07-17T09:38:00Z" w16du:dateUtc="2026-07-17T15:38:00Z">
        <w:r w:rsidRPr="00E76FD2" w:rsidDel="00D22CD3">
          <w:rPr>
            <w:i w:val="0"/>
            <w:iCs w:val="0"/>
            <w:sz w:val="20"/>
            <w:szCs w:val="20"/>
          </w:rPr>
          <w:delText xml:space="preserve">HOME &amp; CREMATORY </w:delText>
        </w:r>
      </w:del>
      <w:ins w:id="1" w:author="Shelov, Elizabeth" w:date="2026-07-17T09:39:00Z" w16du:dateUtc="2026-07-17T15:39:00Z">
        <w:r w:rsidR="00D22CD3" w:rsidRPr="00E76FD2">
          <w:rPr>
            <w:i w:val="0"/>
            <w:iCs w:val="0"/>
            <w:sz w:val="20"/>
            <w:szCs w:val="20"/>
          </w:rPr>
          <w:t xml:space="preserve">ESTABLISHMENT </w:t>
        </w:r>
      </w:ins>
      <w:r w:rsidRPr="00E76FD2">
        <w:rPr>
          <w:i w:val="0"/>
          <w:iCs w:val="0"/>
          <w:sz w:val="20"/>
          <w:szCs w:val="20"/>
        </w:rPr>
        <w:t>REGISTRATION RULES</w:t>
      </w:r>
    </w:p>
    <w:p w14:paraId="7ABA63AA" w14:textId="77777777" w:rsidR="00352255" w:rsidRDefault="00352255" w:rsidP="00352255">
      <w:pPr>
        <w:pStyle w:val="upar1"/>
      </w:pPr>
      <w:r>
        <w:rPr>
          <w:b/>
          <w:bCs/>
        </w:rPr>
        <w:t>4 CCR 742-1</w:t>
      </w:r>
    </w:p>
    <w:p w14:paraId="022E0013" w14:textId="77777777" w:rsidR="00E76FD2" w:rsidRDefault="00352255" w:rsidP="00E76FD2">
      <w:pPr>
        <w:pStyle w:val="Footnote"/>
        <w:rPr>
          <w:i/>
          <w:iCs/>
        </w:rPr>
      </w:pPr>
      <w:r>
        <w:rPr>
          <w:i/>
          <w:iCs/>
        </w:rPr>
        <w:t>[Editor’s Notes follow the text of the rules at the end of this CCR Document.]</w:t>
      </w:r>
    </w:p>
    <w:p w14:paraId="007117A3" w14:textId="11FD2755" w:rsidR="00B32272" w:rsidRDefault="00E76FD2" w:rsidP="00E76FD2">
      <w:pPr>
        <w:pStyle w:val="Footnote"/>
      </w:pPr>
      <w:r>
        <w:rPr>
          <w:i/>
          <w:iCs/>
        </w:rPr>
        <w:t>_____________________</w:t>
      </w:r>
      <w:r w:rsidR="00B32272">
        <w:t>_________________________________________________</w:t>
      </w:r>
      <w:r w:rsidR="00D21A97">
        <w:t>___________</w:t>
      </w:r>
      <w:r w:rsidR="00B32272">
        <w:t>________________________</w:t>
      </w:r>
    </w:p>
    <w:p w14:paraId="5AC99DDB" w14:textId="317FAD1E" w:rsidR="006135FA" w:rsidRPr="00EB2965" w:rsidRDefault="001B6160" w:rsidP="001B6160">
      <w:pPr>
        <w:pStyle w:val="upar1"/>
        <w:jc w:val="center"/>
        <w:rPr>
          <w:color w:val="000000" w:themeColor="text1"/>
          <w:rPrChange w:id="2" w:author="Rascon Arana, Maria" w:date="2025-09-24T13:19:00Z" w16du:dateUtc="2025-09-24T19:19:00Z">
            <w:rPr/>
          </w:rPrChange>
        </w:rPr>
      </w:pPr>
      <w:commentRangeStart w:id="3"/>
      <w:commentRangeStart w:id="4"/>
      <w:commentRangeStart w:id="5"/>
      <w:commentRangeStart w:id="6"/>
      <w:commentRangeStart w:id="7"/>
      <w:commentRangeStart w:id="8"/>
      <w:commentRangeStart w:id="9"/>
      <w:commentRangeStart w:id="10"/>
      <w:commentRangeStart w:id="11"/>
      <w:commentRangeStart w:id="12"/>
      <w:commentRangeStart w:id="13"/>
      <w:r>
        <w:rPr>
          <w:color w:val="000000" w:themeColor="text1"/>
        </w:rPr>
        <w:t>…</w:t>
      </w:r>
      <w:commentRangeEnd w:id="3"/>
      <w:r w:rsidR="00460F18" w:rsidRPr="00EB2965">
        <w:rPr>
          <w:rStyle w:val="CommentReference"/>
          <w:color w:val="000000" w:themeColor="text1"/>
          <w:sz w:val="20"/>
          <w:szCs w:val="20"/>
          <w:rPrChange w:id="14" w:author="Rascon Arana, Maria" w:date="2025-09-24T13:19:00Z" w16du:dateUtc="2025-09-24T19:19:00Z">
            <w:rPr>
              <w:rStyle w:val="CommentReference"/>
              <w:sz w:val="20"/>
              <w:szCs w:val="20"/>
            </w:rPr>
          </w:rPrChange>
        </w:rPr>
        <w:commentReference w:id="3"/>
      </w:r>
      <w:commentRangeEnd w:id="4"/>
      <w:r w:rsidR="00277C1C" w:rsidRPr="00EB2965">
        <w:rPr>
          <w:rStyle w:val="CommentReference"/>
          <w:color w:val="000000" w:themeColor="text1"/>
          <w:sz w:val="20"/>
          <w:szCs w:val="20"/>
          <w:rPrChange w:id="15" w:author="Rascon Arana, Maria" w:date="2025-09-24T13:19:00Z" w16du:dateUtc="2025-09-24T19:19:00Z">
            <w:rPr>
              <w:rStyle w:val="CommentReference"/>
              <w:sz w:val="20"/>
              <w:szCs w:val="20"/>
            </w:rPr>
          </w:rPrChange>
        </w:rPr>
        <w:commentReference w:id="4"/>
      </w:r>
      <w:commentRangeEnd w:id="5"/>
      <w:r w:rsidR="00D53FAA" w:rsidRPr="00EB2965">
        <w:rPr>
          <w:rStyle w:val="CommentReference"/>
          <w:color w:val="000000" w:themeColor="text1"/>
          <w:sz w:val="20"/>
          <w:szCs w:val="20"/>
          <w:rPrChange w:id="16" w:author="Rascon Arana, Maria" w:date="2025-09-24T13:19:00Z" w16du:dateUtc="2025-09-24T19:19:00Z">
            <w:rPr>
              <w:rStyle w:val="CommentReference"/>
              <w:sz w:val="20"/>
              <w:szCs w:val="20"/>
            </w:rPr>
          </w:rPrChange>
        </w:rPr>
        <w:commentReference w:id="5"/>
      </w:r>
      <w:commentRangeEnd w:id="6"/>
      <w:r w:rsidR="00166482" w:rsidRPr="00EB2965">
        <w:rPr>
          <w:rStyle w:val="CommentReference"/>
          <w:color w:val="000000" w:themeColor="text1"/>
          <w:sz w:val="20"/>
          <w:szCs w:val="20"/>
          <w:rPrChange w:id="17" w:author="Rascon Arana, Maria" w:date="2025-09-24T13:19:00Z" w16du:dateUtc="2025-09-24T19:19:00Z">
            <w:rPr>
              <w:rStyle w:val="CommentReference"/>
              <w:sz w:val="20"/>
              <w:szCs w:val="20"/>
            </w:rPr>
          </w:rPrChange>
        </w:rPr>
        <w:commentReference w:id="6"/>
      </w:r>
      <w:commentRangeEnd w:id="7"/>
      <w:r w:rsidR="00F54D7F" w:rsidRPr="00EB2965">
        <w:rPr>
          <w:rStyle w:val="CommentReference"/>
          <w:color w:val="000000" w:themeColor="text1"/>
          <w:sz w:val="20"/>
          <w:szCs w:val="20"/>
          <w:rPrChange w:id="18" w:author="Rascon Arana, Maria" w:date="2025-09-24T13:19:00Z" w16du:dateUtc="2025-09-24T19:19:00Z">
            <w:rPr>
              <w:rStyle w:val="CommentReference"/>
              <w:sz w:val="20"/>
              <w:szCs w:val="20"/>
            </w:rPr>
          </w:rPrChange>
        </w:rPr>
        <w:commentReference w:id="7"/>
      </w:r>
      <w:commentRangeEnd w:id="8"/>
      <w:r w:rsidR="00F54D7F" w:rsidRPr="00EB2965">
        <w:rPr>
          <w:rStyle w:val="CommentReference"/>
          <w:color w:val="000000" w:themeColor="text1"/>
          <w:sz w:val="20"/>
          <w:szCs w:val="20"/>
          <w:rPrChange w:id="19" w:author="Rascon Arana, Maria" w:date="2025-09-24T13:19:00Z" w16du:dateUtc="2025-09-24T19:19:00Z">
            <w:rPr>
              <w:rStyle w:val="CommentReference"/>
              <w:sz w:val="20"/>
              <w:szCs w:val="20"/>
            </w:rPr>
          </w:rPrChange>
        </w:rPr>
        <w:commentReference w:id="8"/>
      </w:r>
      <w:commentRangeEnd w:id="9"/>
      <w:r w:rsidR="008F3220" w:rsidRPr="00EB2965">
        <w:rPr>
          <w:rStyle w:val="CommentReference"/>
          <w:color w:val="000000" w:themeColor="text1"/>
          <w:sz w:val="20"/>
          <w:szCs w:val="20"/>
          <w:rPrChange w:id="20" w:author="Rascon Arana, Maria" w:date="2025-09-24T13:19:00Z" w16du:dateUtc="2025-09-24T19:19:00Z">
            <w:rPr>
              <w:rStyle w:val="CommentReference"/>
              <w:sz w:val="20"/>
              <w:szCs w:val="20"/>
            </w:rPr>
          </w:rPrChange>
        </w:rPr>
        <w:commentReference w:id="9"/>
      </w:r>
      <w:commentRangeEnd w:id="10"/>
      <w:r w:rsidR="008F3220" w:rsidRPr="00EB2965">
        <w:rPr>
          <w:rStyle w:val="CommentReference"/>
          <w:color w:val="000000" w:themeColor="text1"/>
          <w:sz w:val="20"/>
          <w:szCs w:val="20"/>
          <w:rPrChange w:id="21" w:author="Rascon Arana, Maria" w:date="2025-09-24T13:19:00Z" w16du:dateUtc="2025-09-24T19:19:00Z">
            <w:rPr>
              <w:rStyle w:val="CommentReference"/>
              <w:sz w:val="20"/>
              <w:szCs w:val="20"/>
            </w:rPr>
          </w:rPrChange>
        </w:rPr>
        <w:commentReference w:id="10"/>
      </w:r>
      <w:commentRangeEnd w:id="11"/>
      <w:r w:rsidR="001A18B4" w:rsidRPr="00EB2965">
        <w:rPr>
          <w:rStyle w:val="CommentReference"/>
          <w:color w:val="000000" w:themeColor="text1"/>
          <w:sz w:val="20"/>
          <w:szCs w:val="20"/>
          <w:rPrChange w:id="22" w:author="Rascon Arana, Maria" w:date="2025-09-24T13:19:00Z" w16du:dateUtc="2025-09-24T19:19:00Z">
            <w:rPr>
              <w:rStyle w:val="CommentReference"/>
              <w:sz w:val="20"/>
              <w:szCs w:val="20"/>
            </w:rPr>
          </w:rPrChange>
        </w:rPr>
        <w:commentReference w:id="11"/>
      </w:r>
      <w:commentRangeEnd w:id="12"/>
      <w:r w:rsidR="000B096A" w:rsidRPr="00EB2965">
        <w:rPr>
          <w:rStyle w:val="CommentReference"/>
          <w:color w:val="000000" w:themeColor="text1"/>
          <w:sz w:val="20"/>
          <w:szCs w:val="20"/>
          <w:rPrChange w:id="23" w:author="Rascon Arana, Maria" w:date="2025-09-24T13:19:00Z" w16du:dateUtc="2025-09-24T19:19:00Z">
            <w:rPr>
              <w:rStyle w:val="CommentReference"/>
              <w:sz w:val="20"/>
              <w:szCs w:val="20"/>
            </w:rPr>
          </w:rPrChange>
        </w:rPr>
        <w:commentReference w:id="12"/>
      </w:r>
      <w:commentRangeEnd w:id="13"/>
      <w:r w:rsidR="00992F1E" w:rsidRPr="00EB2965">
        <w:rPr>
          <w:rStyle w:val="CommentReference"/>
          <w:color w:val="000000" w:themeColor="text1"/>
          <w:sz w:val="20"/>
          <w:szCs w:val="20"/>
          <w:rPrChange w:id="24" w:author="Rascon Arana, Maria" w:date="2025-09-24T13:19:00Z" w16du:dateUtc="2025-09-24T19:19:00Z">
            <w:rPr>
              <w:rStyle w:val="CommentReference"/>
              <w:sz w:val="20"/>
              <w:szCs w:val="20"/>
            </w:rPr>
          </w:rPrChange>
        </w:rPr>
        <w:commentReference w:id="13"/>
      </w:r>
    </w:p>
    <w:p w14:paraId="734CB3DC" w14:textId="77777777" w:rsidR="006135FA" w:rsidRPr="00E76FD2" w:rsidRDefault="006135FA" w:rsidP="00E76FD2">
      <w:pPr>
        <w:pStyle w:val="Heading2"/>
        <w:rPr>
          <w:i w:val="0"/>
          <w:iCs w:val="0"/>
          <w:sz w:val="20"/>
          <w:szCs w:val="20"/>
        </w:rPr>
      </w:pPr>
      <w:commentRangeStart w:id="25"/>
      <w:r w:rsidRPr="00E76FD2">
        <w:rPr>
          <w:i w:val="0"/>
          <w:iCs w:val="0"/>
          <w:sz w:val="20"/>
          <w:szCs w:val="20"/>
        </w:rPr>
        <w:t xml:space="preserve">1.2 </w:t>
      </w:r>
      <w:commentRangeEnd w:id="25"/>
      <w:r w:rsidR="00C00942" w:rsidRPr="00E76FD2">
        <w:rPr>
          <w:rStyle w:val="CommentReference"/>
          <w:i w:val="0"/>
          <w:iCs w:val="0"/>
          <w:sz w:val="20"/>
          <w:szCs w:val="20"/>
        </w:rPr>
        <w:commentReference w:id="25"/>
      </w:r>
      <w:r w:rsidRPr="00E76FD2">
        <w:rPr>
          <w:i w:val="0"/>
          <w:iCs w:val="0"/>
          <w:sz w:val="20"/>
          <w:szCs w:val="20"/>
        </w:rPr>
        <w:tab/>
        <w:t xml:space="preserve">SCOPE AND PURPOSE </w:t>
      </w:r>
    </w:p>
    <w:p w14:paraId="192D3ECB" w14:textId="79495E28" w:rsidR="006135FA" w:rsidRPr="00EB2965" w:rsidRDefault="006135FA" w:rsidP="006135FA">
      <w:pPr>
        <w:pStyle w:val="upar1"/>
        <w:rPr>
          <w:color w:val="000000" w:themeColor="text1"/>
          <w:rPrChange w:id="26" w:author="Rascon Arana, Maria" w:date="2025-09-24T13:19:00Z" w16du:dateUtc="2025-09-24T19:19:00Z">
            <w:rPr/>
          </w:rPrChange>
        </w:rPr>
      </w:pPr>
      <w:r w:rsidRPr="00EB2965">
        <w:rPr>
          <w:color w:val="000000" w:themeColor="text1"/>
          <w:rPrChange w:id="27" w:author="Rascon Arana, Maria" w:date="2025-09-24T13:19:00Z" w16du:dateUtc="2025-09-24T19:19:00Z">
            <w:rPr/>
          </w:rPrChange>
        </w:rPr>
        <w:t>These regulations shall govern the process to become a licensed mortuary science professional, the practice of mortuary science in Colorado, the process to become a registered funeral</w:t>
      </w:r>
      <w:del w:id="28" w:author="Shelov, Elizabeth" w:date="2026-07-17T14:47:00Z" w16du:dateUtc="2026-07-17T20:47:00Z">
        <w:r w:rsidRPr="00EB2965" w:rsidDel="006F3359">
          <w:rPr>
            <w:color w:val="000000" w:themeColor="text1"/>
            <w:rPrChange w:id="29" w:author="Rascon Arana, Maria" w:date="2025-09-24T13:19:00Z" w16du:dateUtc="2025-09-24T19:19:00Z">
              <w:rPr/>
            </w:rPrChange>
          </w:rPr>
          <w:delText xml:space="preserve"> home or crematory</w:delText>
        </w:r>
      </w:del>
      <w:ins w:id="30" w:author="Shelov, Elizabeth" w:date="2026-07-17T14:47:00Z" w16du:dateUtc="2026-07-17T20:47:00Z">
        <w:r w:rsidR="006F3359">
          <w:rPr>
            <w:color w:val="000000" w:themeColor="text1"/>
          </w:rPr>
          <w:t xml:space="preserve"> establishment</w:t>
        </w:r>
      </w:ins>
      <w:r w:rsidRPr="00EB2965">
        <w:rPr>
          <w:color w:val="000000" w:themeColor="text1"/>
          <w:rPrChange w:id="31" w:author="Rascon Arana, Maria" w:date="2025-09-24T13:19:00Z" w16du:dateUtc="2025-09-24T19:19:00Z">
            <w:rPr/>
          </w:rPrChange>
        </w:rPr>
        <w:t xml:space="preserve">, and the regulation of funeral </w:t>
      </w:r>
      <w:del w:id="32" w:author="Shelov, Elizabeth" w:date="2026-07-17T14:47:00Z" w16du:dateUtc="2026-07-17T20:47:00Z">
        <w:r w:rsidRPr="00EB2965" w:rsidDel="006F3359">
          <w:rPr>
            <w:color w:val="000000" w:themeColor="text1"/>
            <w:rPrChange w:id="33" w:author="Rascon Arana, Maria" w:date="2025-09-24T13:19:00Z" w16du:dateUtc="2025-09-24T19:19:00Z">
              <w:rPr/>
            </w:rPrChange>
          </w:rPr>
          <w:delText xml:space="preserve">homes and crematories </w:delText>
        </w:r>
      </w:del>
      <w:ins w:id="34" w:author="Shelov, Elizabeth" w:date="2026-07-17T14:47:00Z" w16du:dateUtc="2026-07-17T20:47:00Z">
        <w:r w:rsidR="006F3359">
          <w:rPr>
            <w:color w:val="000000" w:themeColor="text1"/>
          </w:rPr>
          <w:t xml:space="preserve"> establishments </w:t>
        </w:r>
      </w:ins>
      <w:r w:rsidRPr="00EB2965">
        <w:rPr>
          <w:color w:val="000000" w:themeColor="text1"/>
          <w:rPrChange w:id="35" w:author="Rascon Arana, Maria" w:date="2025-09-24T13:19:00Z" w16du:dateUtc="2025-09-24T19:19:00Z">
            <w:rPr/>
          </w:rPrChange>
        </w:rPr>
        <w:t>in Colorado</w:t>
      </w:r>
      <w:r w:rsidR="0026019A">
        <w:rPr>
          <w:color w:val="000000" w:themeColor="text1"/>
        </w:rPr>
        <w:t>.</w:t>
      </w:r>
      <w:ins w:id="36" w:author="Rascon Arana, Maria" w:date="2025-09-23T10:06:00Z" w16du:dateUtc="2025-09-23T16:06:00Z">
        <w:r w:rsidR="00526A23" w:rsidRPr="00EB2965">
          <w:rPr>
            <w:color w:val="000000" w:themeColor="text1"/>
            <w:rPrChange w:id="37" w:author="Rascon Arana, Maria" w:date="2025-09-24T13:19:00Z" w16du:dateUtc="2025-09-24T19:19:00Z">
              <w:rPr/>
            </w:rPrChange>
          </w:rPr>
          <w:t xml:space="preserve"> </w:t>
        </w:r>
      </w:ins>
    </w:p>
    <w:p w14:paraId="6540FE4D" w14:textId="77777777" w:rsidR="006135FA" w:rsidRPr="00E76FD2" w:rsidRDefault="006135FA" w:rsidP="00E76FD2">
      <w:pPr>
        <w:pStyle w:val="Heading2"/>
        <w:rPr>
          <w:i w:val="0"/>
          <w:iCs w:val="0"/>
          <w:sz w:val="20"/>
          <w:szCs w:val="20"/>
        </w:rPr>
      </w:pPr>
      <w:commentRangeStart w:id="38"/>
      <w:r w:rsidRPr="00E76FD2">
        <w:rPr>
          <w:i w:val="0"/>
          <w:iCs w:val="0"/>
          <w:sz w:val="20"/>
          <w:szCs w:val="20"/>
        </w:rPr>
        <w:t xml:space="preserve">1.3 </w:t>
      </w:r>
      <w:commentRangeEnd w:id="38"/>
      <w:r w:rsidR="00C00942" w:rsidRPr="00E76FD2">
        <w:rPr>
          <w:rStyle w:val="CommentReference"/>
          <w:i w:val="0"/>
          <w:iCs w:val="0"/>
          <w:sz w:val="20"/>
          <w:szCs w:val="20"/>
        </w:rPr>
        <w:commentReference w:id="38"/>
      </w:r>
      <w:r w:rsidRPr="00E76FD2">
        <w:rPr>
          <w:i w:val="0"/>
          <w:iCs w:val="0"/>
          <w:sz w:val="20"/>
          <w:szCs w:val="20"/>
        </w:rPr>
        <w:tab/>
        <w:t xml:space="preserve">APPLICABILITY </w:t>
      </w:r>
    </w:p>
    <w:p w14:paraId="58870ACD" w14:textId="6D0D9BD1" w:rsidR="006135FA" w:rsidRPr="00EB2965" w:rsidRDefault="006135FA" w:rsidP="006135FA">
      <w:pPr>
        <w:pStyle w:val="upar1"/>
        <w:rPr>
          <w:color w:val="000000" w:themeColor="text1"/>
          <w:rPrChange w:id="39" w:author="Rascon Arana, Maria" w:date="2025-09-24T13:19:00Z" w16du:dateUtc="2025-09-24T19:19:00Z">
            <w:rPr/>
          </w:rPrChange>
        </w:rPr>
      </w:pPr>
      <w:r w:rsidRPr="00EB2965">
        <w:rPr>
          <w:color w:val="000000" w:themeColor="text1"/>
          <w:rPrChange w:id="40" w:author="Rascon Arana, Maria" w:date="2025-09-24T13:19:00Z" w16du:dateUtc="2025-09-24T19:19:00Z">
            <w:rPr/>
          </w:rPrChange>
        </w:rPr>
        <w:t>The provisions of this section shall be applicable to the practice of mortuary science and the regulation of funeral</w:t>
      </w:r>
      <w:del w:id="41" w:author="Shelov, Elizabeth" w:date="2026-07-17T14:48:00Z" w16du:dateUtc="2026-07-17T20:48:00Z">
        <w:r w:rsidRPr="00EB2965" w:rsidDel="006F3359">
          <w:rPr>
            <w:color w:val="000000" w:themeColor="text1"/>
            <w:rPrChange w:id="42" w:author="Rascon Arana, Maria" w:date="2025-09-24T13:19:00Z" w16du:dateUtc="2025-09-24T19:19:00Z">
              <w:rPr/>
            </w:rPrChange>
          </w:rPr>
          <w:delText xml:space="preserve"> homes and crematories</w:delText>
        </w:r>
      </w:del>
      <w:ins w:id="43" w:author="Shelov, Elizabeth" w:date="2026-07-17T14:48:00Z" w16du:dateUtc="2026-07-17T20:48:00Z">
        <w:r w:rsidR="006F3359">
          <w:rPr>
            <w:color w:val="000000" w:themeColor="text1"/>
          </w:rPr>
          <w:t xml:space="preserve"> establishments</w:t>
        </w:r>
      </w:ins>
      <w:r w:rsidRPr="00EB2965">
        <w:rPr>
          <w:color w:val="000000" w:themeColor="text1"/>
          <w:rPrChange w:id="44" w:author="Rascon Arana, Maria" w:date="2025-09-24T13:19:00Z" w16du:dateUtc="2025-09-24T19:19:00Z">
            <w:rPr/>
          </w:rPrChange>
        </w:rPr>
        <w:t xml:space="preserve"> in Colorado. </w:t>
      </w:r>
    </w:p>
    <w:p w14:paraId="3CD4FBC1" w14:textId="77777777" w:rsidR="006135FA" w:rsidRPr="00E76FD2" w:rsidRDefault="006135FA" w:rsidP="00E76FD2">
      <w:pPr>
        <w:pStyle w:val="Heading2"/>
        <w:rPr>
          <w:i w:val="0"/>
          <w:iCs w:val="0"/>
          <w:sz w:val="20"/>
          <w:szCs w:val="20"/>
        </w:rPr>
      </w:pPr>
      <w:commentRangeStart w:id="45"/>
      <w:r w:rsidRPr="00E76FD2">
        <w:rPr>
          <w:i w:val="0"/>
          <w:iCs w:val="0"/>
          <w:sz w:val="20"/>
          <w:szCs w:val="20"/>
        </w:rPr>
        <w:t xml:space="preserve">1.4 </w:t>
      </w:r>
      <w:commentRangeEnd w:id="45"/>
      <w:r w:rsidR="00C00942" w:rsidRPr="00E76FD2">
        <w:rPr>
          <w:rStyle w:val="CommentReference"/>
          <w:i w:val="0"/>
          <w:iCs w:val="0"/>
          <w:sz w:val="20"/>
          <w:szCs w:val="20"/>
        </w:rPr>
        <w:commentReference w:id="45"/>
      </w:r>
      <w:r w:rsidRPr="00E76FD2">
        <w:rPr>
          <w:i w:val="0"/>
          <w:iCs w:val="0"/>
          <w:sz w:val="20"/>
          <w:szCs w:val="20"/>
        </w:rPr>
        <w:tab/>
        <w:t xml:space="preserve">DEFINITIONS </w:t>
      </w:r>
    </w:p>
    <w:p w14:paraId="4EEF55BC" w14:textId="0598F364" w:rsidR="006135FA" w:rsidRPr="00EB2965" w:rsidRDefault="006135FA" w:rsidP="006135FA">
      <w:pPr>
        <w:pStyle w:val="upar1"/>
        <w:rPr>
          <w:color w:val="000000" w:themeColor="text1"/>
          <w:rPrChange w:id="46" w:author="Rascon Arana, Maria" w:date="2025-09-24T13:19:00Z" w16du:dateUtc="2025-09-24T19:19:00Z">
            <w:rPr/>
          </w:rPrChange>
        </w:rPr>
      </w:pPr>
      <w:r w:rsidRPr="00EB2965">
        <w:rPr>
          <w:color w:val="000000" w:themeColor="text1"/>
          <w:rPrChange w:id="47" w:author="Rascon Arana, Maria" w:date="2025-09-24T13:19:00Z" w16du:dateUtc="2025-09-24T19:19:00Z">
            <w:rPr/>
          </w:rPrChange>
        </w:rPr>
        <w:t>This Rule is adopted pursuant to</w:t>
      </w:r>
      <w:ins w:id="48" w:author="Rascon Arana, Maria" w:date="2026-08-04T08:27:00Z" w16du:dateUtc="2026-08-04T14:27:00Z">
        <w:r w:rsidR="007A495D">
          <w:rPr>
            <w:color w:val="000000" w:themeColor="text1"/>
          </w:rPr>
          <w:t xml:space="preserve"> sections</w:t>
        </w:r>
      </w:ins>
      <w:r w:rsidRPr="00EB2965">
        <w:rPr>
          <w:color w:val="000000" w:themeColor="text1"/>
          <w:rPrChange w:id="49" w:author="Rascon Arana, Maria" w:date="2025-09-24T13:19:00Z" w16du:dateUtc="2025-09-24T19:19:00Z">
            <w:rPr/>
          </w:rPrChange>
        </w:rPr>
        <w:t xml:space="preserve"> 12-20-204, 12-135-103, and 12-135-401(6)(a), C.R.S. </w:t>
      </w:r>
    </w:p>
    <w:p w14:paraId="7F684594" w14:textId="5A4C0F7B" w:rsidR="006135FA" w:rsidRPr="00EB2965" w:rsidRDefault="006135FA" w:rsidP="006135FA">
      <w:pPr>
        <w:pStyle w:val="par1"/>
        <w:rPr>
          <w:color w:val="000000" w:themeColor="text1"/>
          <w:rPrChange w:id="50" w:author="Rascon Arana, Maria" w:date="2025-09-24T13:19:00Z" w16du:dateUtc="2025-09-24T19:19:00Z">
            <w:rPr/>
          </w:rPrChange>
        </w:rPr>
      </w:pPr>
      <w:r w:rsidRPr="00EB2965">
        <w:rPr>
          <w:color w:val="000000" w:themeColor="text1"/>
          <w:rPrChange w:id="51" w:author="Rascon Arana, Maria" w:date="2025-09-24T13:19:00Z" w16du:dateUtc="2025-09-24T19:19:00Z">
            <w:rPr/>
          </w:rPrChange>
        </w:rPr>
        <w:t xml:space="preserve">A. </w:t>
      </w:r>
      <w:r w:rsidRPr="00EB2965">
        <w:rPr>
          <w:color w:val="000000" w:themeColor="text1"/>
          <w:rPrChange w:id="52" w:author="Rascon Arana, Maria" w:date="2025-09-24T13:19:00Z" w16du:dateUtc="2025-09-24T19:19:00Z">
            <w:rPr/>
          </w:rPrChange>
        </w:rPr>
        <w:tab/>
      </w:r>
      <w:ins w:id="53" w:author="Shelov, Elizabeth" w:date="2026-07-16T15:29:00Z" w16du:dateUtc="2026-07-16T21:29:00Z">
        <w:r w:rsidR="0026019A" w:rsidRPr="000666BF">
          <w:rPr>
            <w:b/>
            <w:bCs/>
            <w:color w:val="000000" w:themeColor="text1"/>
            <w:rPrChange w:id="54" w:author="Rascon Arana, Maria" w:date="2026-09-02T08:35:00Z" w16du:dateUtc="2026-09-02T14:35:00Z">
              <w:rPr>
                <w:color w:val="000000" w:themeColor="text1"/>
              </w:rPr>
            </w:rPrChange>
          </w:rPr>
          <w:t>“</w:t>
        </w:r>
      </w:ins>
      <w:r w:rsidRPr="00EB2965">
        <w:rPr>
          <w:b/>
          <w:bCs/>
          <w:color w:val="000000" w:themeColor="text1"/>
          <w:rPrChange w:id="55" w:author="Rascon Arana, Maria" w:date="2025-09-24T13:19:00Z" w16du:dateUtc="2025-09-24T19:19:00Z">
            <w:rPr>
              <w:b/>
              <w:bCs/>
            </w:rPr>
          </w:rPrChange>
        </w:rPr>
        <w:t>Accredited Mortuary Science School</w:t>
      </w:r>
      <w:del w:id="56" w:author="Shelov, Elizabeth" w:date="2026-07-16T15:32:00Z" w16du:dateUtc="2026-07-16T21:32:00Z">
        <w:r w:rsidRPr="00EB2965" w:rsidDel="0026019A">
          <w:rPr>
            <w:b/>
            <w:bCs/>
            <w:color w:val="000000" w:themeColor="text1"/>
            <w:rPrChange w:id="57" w:author="Rascon Arana, Maria" w:date="2025-09-24T13:19:00Z" w16du:dateUtc="2025-09-24T19:19:00Z">
              <w:rPr>
                <w:b/>
                <w:bCs/>
              </w:rPr>
            </w:rPrChange>
          </w:rPr>
          <w:delText>.</w:delText>
        </w:r>
      </w:del>
      <w:ins w:id="58" w:author="Shelov, Elizabeth" w:date="2026-07-16T15:29:00Z" w16du:dateUtc="2026-07-16T21:29:00Z">
        <w:r w:rsidR="0026019A">
          <w:rPr>
            <w:b/>
            <w:bCs/>
            <w:color w:val="000000" w:themeColor="text1"/>
          </w:rPr>
          <w:t>”</w:t>
        </w:r>
      </w:ins>
      <w:del w:id="59" w:author="Shelov, Elizabeth" w:date="2026-07-16T15:30:00Z" w16du:dateUtc="2026-07-16T21:30:00Z">
        <w:r w:rsidRPr="00EB2965" w:rsidDel="0026019A">
          <w:rPr>
            <w:color w:val="000000" w:themeColor="text1"/>
            <w:rPrChange w:id="60" w:author="Rascon Arana, Maria" w:date="2025-09-24T13:19:00Z" w16du:dateUtc="2025-09-24T19:19:00Z">
              <w:rPr/>
            </w:rPrChange>
          </w:rPr>
          <w:delText>A</w:delText>
        </w:r>
      </w:del>
      <w:r w:rsidRPr="00EB2965">
        <w:rPr>
          <w:color w:val="000000" w:themeColor="text1"/>
          <w:rPrChange w:id="61" w:author="Rascon Arana, Maria" w:date="2025-09-24T13:19:00Z" w16du:dateUtc="2025-09-24T19:19:00Z">
            <w:rPr/>
          </w:rPrChange>
        </w:rPr>
        <w:t xml:space="preserve"> </w:t>
      </w:r>
      <w:ins w:id="62" w:author="Shelov, Elizabeth" w:date="2026-07-16T15:30:00Z" w16du:dateUtc="2026-07-16T21:30:00Z">
        <w:r w:rsidR="0026019A">
          <w:rPr>
            <w:color w:val="000000" w:themeColor="text1"/>
          </w:rPr>
          <w:t xml:space="preserve">means a </w:t>
        </w:r>
      </w:ins>
      <w:r w:rsidRPr="00EB2965">
        <w:rPr>
          <w:color w:val="000000" w:themeColor="text1"/>
          <w:rPrChange w:id="63" w:author="Rascon Arana, Maria" w:date="2025-09-24T13:19:00Z" w16du:dateUtc="2025-09-24T19:19:00Z">
            <w:rPr/>
          </w:rPrChange>
        </w:rPr>
        <w:t>mortuary science school which qualifies an individual for licensure in accordance with the applicable Part of Article 135 of Title 12, C.R.S., and these Rules, and which has been accredited by the American Board of Funeral Service Education, or a successor organization recognized by the Director.</w:t>
      </w:r>
    </w:p>
    <w:p w14:paraId="20D32225" w14:textId="1E5F6169" w:rsidR="006135FA" w:rsidRPr="007A495D" w:rsidRDefault="006135FA" w:rsidP="007A495D">
      <w:pPr>
        <w:pStyle w:val="par1"/>
      </w:pPr>
      <w:r w:rsidRPr="007A495D">
        <w:t>B</w:t>
      </w:r>
      <w:ins w:id="64" w:author="Rascon Arana, Maria" w:date="2025-09-23T10:07:00Z" w16du:dateUtc="2025-09-23T16:07:00Z">
        <w:r w:rsidR="00526A23" w:rsidRPr="007A495D">
          <w:t>.</w:t>
        </w:r>
      </w:ins>
      <w:r w:rsidRPr="007A495D">
        <w:t xml:space="preserve"> </w:t>
      </w:r>
      <w:r w:rsidRPr="007A495D">
        <w:tab/>
      </w:r>
      <w:ins w:id="65" w:author="Shelov, Elizabeth" w:date="2026-07-16T15:29:00Z" w16du:dateUtc="2026-07-16T21:29:00Z">
        <w:r w:rsidR="0026019A" w:rsidRPr="000666BF">
          <w:rPr>
            <w:b/>
            <w:bCs/>
            <w:rPrChange w:id="66" w:author="Rascon Arana, Maria" w:date="2026-09-02T08:35:00Z" w16du:dateUtc="2026-09-02T14:35:00Z">
              <w:rPr/>
            </w:rPrChange>
          </w:rPr>
          <w:t>“</w:t>
        </w:r>
      </w:ins>
      <w:r w:rsidRPr="007A495D">
        <w:rPr>
          <w:b/>
          <w:bCs/>
        </w:rPr>
        <w:t>Division</w:t>
      </w:r>
      <w:ins w:id="67" w:author="Shelov, Elizabeth" w:date="2026-07-16T15:30:00Z" w16du:dateUtc="2026-07-16T21:30:00Z">
        <w:r w:rsidR="0026019A">
          <w:rPr>
            <w:b/>
            <w:bCs/>
          </w:rPr>
          <w:t xml:space="preserve">” </w:t>
        </w:r>
        <w:r w:rsidR="0026019A" w:rsidRPr="0026019A">
          <w:rPr>
            <w:rPrChange w:id="68" w:author="Shelov, Elizabeth" w:date="2026-07-16T15:30:00Z" w16du:dateUtc="2026-07-16T21:30:00Z">
              <w:rPr>
                <w:b/>
                <w:bCs/>
                <w:color w:val="000000" w:themeColor="text1"/>
              </w:rPr>
            </w:rPrChange>
          </w:rPr>
          <w:t>means</w:t>
        </w:r>
      </w:ins>
      <w:r w:rsidRPr="007A495D">
        <w:t xml:space="preserve"> </w:t>
      </w:r>
      <w:del w:id="69" w:author="Rascon Arana, Maria" w:date="2026-08-04T08:27:00Z" w16du:dateUtc="2026-08-04T14:27:00Z">
        <w:r w:rsidRPr="007A495D" w:rsidDel="007A495D">
          <w:delText>T</w:delText>
        </w:r>
      </w:del>
      <w:ins w:id="70" w:author="Rascon Arana, Maria" w:date="2026-08-04T08:27:00Z" w16du:dateUtc="2026-08-04T14:27:00Z">
        <w:r w:rsidR="007A495D">
          <w:t>t</w:t>
        </w:r>
      </w:ins>
      <w:r w:rsidRPr="007A495D">
        <w:t xml:space="preserve">he Division of Professions and Occupations in the Department of Regulatory Agencies. </w:t>
      </w:r>
    </w:p>
    <w:p w14:paraId="7AACA912" w14:textId="28D70EF5" w:rsidR="006135FA" w:rsidRPr="007A495D" w:rsidRDefault="006135FA" w:rsidP="007A495D">
      <w:pPr>
        <w:pStyle w:val="par1"/>
      </w:pPr>
      <w:r w:rsidRPr="007A495D">
        <w:t xml:space="preserve">C. </w:t>
      </w:r>
      <w:r w:rsidRPr="007A495D">
        <w:tab/>
      </w:r>
      <w:ins w:id="71" w:author="Shelov, Elizabeth" w:date="2026-07-16T15:30:00Z" w16du:dateUtc="2026-07-16T21:30:00Z">
        <w:r w:rsidR="0026019A" w:rsidRPr="000666BF">
          <w:rPr>
            <w:b/>
            <w:bCs/>
            <w:rPrChange w:id="72" w:author="Rascon Arana, Maria" w:date="2026-09-02T08:35:00Z" w16du:dateUtc="2026-09-02T14:35:00Z">
              <w:rPr/>
            </w:rPrChange>
          </w:rPr>
          <w:t>“</w:t>
        </w:r>
      </w:ins>
      <w:r w:rsidRPr="007A495D">
        <w:rPr>
          <w:b/>
          <w:bCs/>
        </w:rPr>
        <w:t>Director</w:t>
      </w:r>
      <w:ins w:id="73" w:author="Shelov, Elizabeth" w:date="2026-07-16T15:30:00Z" w16du:dateUtc="2026-07-16T21:30:00Z">
        <w:r w:rsidR="0026019A">
          <w:rPr>
            <w:b/>
            <w:bCs/>
          </w:rPr>
          <w:t>”</w:t>
        </w:r>
      </w:ins>
      <w:del w:id="74" w:author="Shelov, Elizabeth" w:date="2026-07-16T15:31:00Z" w16du:dateUtc="2026-07-16T21:31:00Z">
        <w:r w:rsidRPr="007A495D" w:rsidDel="0026019A">
          <w:rPr>
            <w:b/>
            <w:bCs/>
          </w:rPr>
          <w:delText>.</w:delText>
        </w:r>
      </w:del>
      <w:r w:rsidRPr="007A495D">
        <w:t xml:space="preserve"> </w:t>
      </w:r>
      <w:ins w:id="75" w:author="Shelov, Elizabeth" w:date="2026-07-16T15:31:00Z" w16du:dateUtc="2026-07-16T21:31:00Z">
        <w:r w:rsidR="0026019A">
          <w:t xml:space="preserve">means </w:t>
        </w:r>
      </w:ins>
      <w:del w:id="76" w:author="Rascon Arana, Maria" w:date="2026-08-04T08:30:00Z" w16du:dateUtc="2026-08-04T14:30:00Z">
        <w:r w:rsidR="007A495D" w:rsidDel="007A495D">
          <w:delText>T</w:delText>
        </w:r>
      </w:del>
      <w:ins w:id="77" w:author="Rascon Arana, Maria" w:date="2026-08-04T08:30:00Z" w16du:dateUtc="2026-08-04T14:30:00Z">
        <w:r w:rsidR="007A495D">
          <w:t>t</w:t>
        </w:r>
      </w:ins>
      <w:r w:rsidR="007A495D">
        <w:t xml:space="preserve">he </w:t>
      </w:r>
      <w:r w:rsidRPr="007A495D">
        <w:t xml:space="preserve">Director of the Division of Professions and Occupations in the Department of Regulatory Agencies or the Director’s designee. </w:t>
      </w:r>
    </w:p>
    <w:p w14:paraId="3475D6BF" w14:textId="443DCF36" w:rsidR="006135FA" w:rsidRPr="007A495D" w:rsidRDefault="006135FA" w:rsidP="007A495D">
      <w:pPr>
        <w:pStyle w:val="par1"/>
      </w:pPr>
      <w:r w:rsidRPr="007A495D">
        <w:t xml:space="preserve">D. </w:t>
      </w:r>
      <w:r w:rsidRPr="007A495D">
        <w:tab/>
      </w:r>
      <w:ins w:id="78" w:author="Shelov, Elizabeth" w:date="2026-07-16T15:30:00Z" w16du:dateUtc="2026-07-16T21:30:00Z">
        <w:r w:rsidR="0026019A" w:rsidRPr="000666BF">
          <w:rPr>
            <w:b/>
            <w:bCs/>
            <w:rPrChange w:id="79" w:author="Rascon Arana, Maria" w:date="2026-09-02T08:35:00Z" w16du:dateUtc="2026-09-02T14:35:00Z">
              <w:rPr/>
            </w:rPrChange>
          </w:rPr>
          <w:t>“</w:t>
        </w:r>
      </w:ins>
      <w:r w:rsidRPr="007A495D">
        <w:rPr>
          <w:b/>
          <w:bCs/>
        </w:rPr>
        <w:t>Mortuary Science Professional</w:t>
      </w:r>
      <w:ins w:id="80" w:author="Shelov, Elizabeth" w:date="2026-07-16T15:30:00Z" w16du:dateUtc="2026-07-16T21:30:00Z">
        <w:r w:rsidR="0026019A">
          <w:rPr>
            <w:b/>
            <w:bCs/>
          </w:rPr>
          <w:t>”</w:t>
        </w:r>
      </w:ins>
      <w:del w:id="81" w:author="Shelov, Elizabeth" w:date="2026-07-16T15:31:00Z" w16du:dateUtc="2026-07-16T21:31:00Z">
        <w:r w:rsidRPr="0026019A" w:rsidDel="0026019A">
          <w:rPr>
            <w:rPrChange w:id="82" w:author="Shelov, Elizabeth" w:date="2026-07-16T15:32:00Z" w16du:dateUtc="2026-07-16T21:32:00Z">
              <w:rPr>
                <w:b/>
                <w:bCs/>
              </w:rPr>
            </w:rPrChange>
          </w:rPr>
          <w:delText>.</w:delText>
        </w:r>
      </w:del>
      <w:ins w:id="83" w:author="Shelov, Elizabeth" w:date="2026-07-16T15:31:00Z" w16du:dateUtc="2026-07-16T21:31:00Z">
        <w:r w:rsidR="0026019A" w:rsidRPr="0026019A">
          <w:rPr>
            <w:rPrChange w:id="84" w:author="Shelov, Elizabeth" w:date="2026-07-16T15:32:00Z" w16du:dateUtc="2026-07-16T21:32:00Z">
              <w:rPr>
                <w:b/>
                <w:bCs/>
                <w:color w:val="000000" w:themeColor="text1"/>
              </w:rPr>
            </w:rPrChange>
          </w:rPr>
          <w:t xml:space="preserve"> means</w:t>
        </w:r>
      </w:ins>
      <w:r w:rsidRPr="007A495D">
        <w:t xml:space="preserve"> </w:t>
      </w:r>
      <w:del w:id="85" w:author="Rascon Arana, Maria" w:date="2026-08-04T08:28:00Z" w16du:dateUtc="2026-08-04T14:28:00Z">
        <w:r w:rsidRPr="007A495D" w:rsidDel="007A495D">
          <w:delText>A</w:delText>
        </w:r>
      </w:del>
      <w:ins w:id="86" w:author="Rascon Arana, Maria" w:date="2026-08-04T08:28:00Z" w16du:dateUtc="2026-08-04T14:28:00Z">
        <w:r w:rsidR="007A495D">
          <w:t>a</w:t>
        </w:r>
      </w:ins>
      <w:r w:rsidRPr="007A495D">
        <w:t xml:space="preserve">n individual who holds an active license, in good standing, to practice as a funeral director, mortuary science practitioner, embalmer, cremationist, or natural reductionist in Colorado. </w:t>
      </w:r>
    </w:p>
    <w:p w14:paraId="540794B1" w14:textId="7B3EAD30" w:rsidR="00DB3F0B" w:rsidRPr="007A495D" w:rsidRDefault="006135FA" w:rsidP="007A495D">
      <w:pPr>
        <w:pStyle w:val="par1"/>
      </w:pPr>
      <w:r w:rsidRPr="007A495D">
        <w:t xml:space="preserve">E. </w:t>
      </w:r>
      <w:r w:rsidRPr="007A495D">
        <w:tab/>
      </w:r>
      <w:ins w:id="87" w:author="Shelov, Elizabeth" w:date="2026-07-16T15:32:00Z" w16du:dateUtc="2026-07-16T21:32:00Z">
        <w:r w:rsidR="0026019A" w:rsidRPr="000666BF">
          <w:rPr>
            <w:b/>
            <w:bCs/>
            <w:rPrChange w:id="88" w:author="Rascon Arana, Maria" w:date="2026-09-02T08:35:00Z" w16du:dateUtc="2026-09-02T14:35:00Z">
              <w:rPr/>
            </w:rPrChange>
          </w:rPr>
          <w:t>“</w:t>
        </w:r>
      </w:ins>
      <w:r w:rsidRPr="007A495D">
        <w:rPr>
          <w:b/>
          <w:bCs/>
        </w:rPr>
        <w:t>Office</w:t>
      </w:r>
      <w:ins w:id="89" w:author="Shelov, Elizabeth" w:date="2026-07-16T15:32:00Z" w16du:dateUtc="2026-07-16T21:32:00Z">
        <w:r w:rsidR="0026019A">
          <w:rPr>
            <w:b/>
            <w:bCs/>
          </w:rPr>
          <w:t>”</w:t>
        </w:r>
      </w:ins>
      <w:del w:id="90" w:author="Shelov, Elizabeth" w:date="2026-07-16T15:32:00Z" w16du:dateUtc="2026-07-16T21:32:00Z">
        <w:r w:rsidRPr="007A495D" w:rsidDel="0026019A">
          <w:rPr>
            <w:b/>
            <w:bCs/>
          </w:rPr>
          <w:delText>.</w:delText>
        </w:r>
      </w:del>
      <w:r w:rsidRPr="007A495D">
        <w:t xml:space="preserve"> </w:t>
      </w:r>
      <w:ins w:id="91" w:author="Rascon Arana, Maria" w:date="2026-08-04T08:29:00Z" w16du:dateUtc="2026-08-04T14:29:00Z">
        <w:r w:rsidR="007A495D">
          <w:t xml:space="preserve">means </w:t>
        </w:r>
      </w:ins>
      <w:del w:id="92" w:author="Rascon Arana, Maria" w:date="2026-08-04T08:29:00Z" w16du:dateUtc="2026-08-04T14:29:00Z">
        <w:r w:rsidRPr="007A495D" w:rsidDel="007A495D">
          <w:delText>T</w:delText>
        </w:r>
      </w:del>
      <w:ins w:id="93" w:author="Rascon Arana, Maria" w:date="2026-08-04T08:29:00Z" w16du:dateUtc="2026-08-04T14:29:00Z">
        <w:r w:rsidR="007A495D">
          <w:t>t</w:t>
        </w:r>
      </w:ins>
      <w:r w:rsidRPr="007A495D">
        <w:t>he Office of Funeral and Mortuary Science Services in the Division of Professions and Occupations.</w:t>
      </w:r>
    </w:p>
    <w:p w14:paraId="7BCEB4A8" w14:textId="6B0F2356" w:rsidR="00526A23" w:rsidRDefault="006135FA" w:rsidP="007A495D">
      <w:pPr>
        <w:pStyle w:val="par1"/>
        <w:rPr>
          <w:ins w:id="94" w:author="Rascon Arana, Maria" w:date="2026-09-01T12:06:00Z" w16du:dateUtc="2026-09-01T18:06:00Z"/>
          <w:szCs w:val="20"/>
        </w:rPr>
      </w:pPr>
      <w:r w:rsidRPr="007A495D">
        <w:t xml:space="preserve">F. </w:t>
      </w:r>
      <w:r w:rsidRPr="007A495D">
        <w:tab/>
      </w:r>
      <w:ins w:id="95" w:author="Shelov, Elizabeth" w:date="2026-07-16T15:33:00Z" w16du:dateUtc="2026-07-16T21:33:00Z">
        <w:r w:rsidR="0026019A" w:rsidRPr="001F0A95">
          <w:rPr>
            <w:b/>
            <w:bCs/>
            <w:rPrChange w:id="96" w:author="Rascon Arana, Maria" w:date="2026-09-02T08:36:00Z" w16du:dateUtc="2026-09-02T14:36:00Z">
              <w:rPr/>
            </w:rPrChange>
          </w:rPr>
          <w:t>“</w:t>
        </w:r>
      </w:ins>
      <w:r w:rsidRPr="007A495D">
        <w:rPr>
          <w:b/>
          <w:bCs/>
        </w:rPr>
        <w:t xml:space="preserve">Funeral </w:t>
      </w:r>
      <w:del w:id="97" w:author="Rascon Arana, Maria" w:date="2025-09-23T10:07:00Z" w16du:dateUtc="2025-09-23T16:07:00Z">
        <w:r w:rsidRPr="007A495D" w:rsidDel="00526A23">
          <w:rPr>
            <w:b/>
            <w:bCs/>
          </w:rPr>
          <w:delText xml:space="preserve">Service </w:delText>
        </w:r>
      </w:del>
      <w:r w:rsidRPr="007A495D">
        <w:rPr>
          <w:b/>
          <w:bCs/>
        </w:rPr>
        <w:t>Establishment</w:t>
      </w:r>
      <w:ins w:id="98" w:author="Shelov, Elizabeth" w:date="2026-07-16T15:33:00Z" w16du:dateUtc="2026-07-16T21:33:00Z">
        <w:r w:rsidR="0026019A">
          <w:rPr>
            <w:b/>
            <w:bCs/>
          </w:rPr>
          <w:t>”</w:t>
        </w:r>
      </w:ins>
      <w:del w:id="99" w:author="Shelov, Elizabeth" w:date="2026-07-16T15:33:00Z" w16du:dateUtc="2026-07-16T21:33:00Z">
        <w:r w:rsidRPr="007A495D" w:rsidDel="0026019A">
          <w:rPr>
            <w:b/>
            <w:bCs/>
          </w:rPr>
          <w:delText>.</w:delText>
        </w:r>
      </w:del>
      <w:del w:id="100" w:author="Rascon Arana, Maria" w:date="2025-09-23T10:07:00Z" w16du:dateUtc="2025-09-23T16:07:00Z">
        <w:r w:rsidRPr="007A495D" w:rsidDel="00526A23">
          <w:delText xml:space="preserve"> A fixed place of business used and equipped for funeral services, or for the retail sale or display of funeral service merchandise, or used to embalm, transport, or ship dead human remains, and to provide for the care and disposal of dead human remains in accordance with the applicable Part of Article 135 of Title 12, C.R.S., and these Rules. Any fixed place of business held out to the public as a funeral service establishment shall be inspected and registered by the director. Each funeral service establishment shall conform with all </w:delText>
        </w:r>
        <w:r w:rsidRPr="007A495D" w:rsidDel="00526A23">
          <w:lastRenderedPageBreak/>
          <w:delText>local government zoning regulations and other applicable ordinances.</w:delText>
        </w:r>
      </w:del>
      <w:ins w:id="101" w:author="Rascon Arana, Maria" w:date="2025-09-24T13:20:00Z" w16du:dateUtc="2025-09-24T19:20:00Z">
        <w:r w:rsidR="00C17352">
          <w:t xml:space="preserve"> </w:t>
        </w:r>
      </w:ins>
      <w:ins w:id="102" w:author="Rascon Arana, Maria" w:date="2025-09-23T10:07:00Z" w16du:dateUtc="2025-09-23T16:07:00Z">
        <w:r w:rsidR="00526A23" w:rsidRPr="007A495D">
          <w:t>As provided in</w:t>
        </w:r>
      </w:ins>
      <w:ins w:id="103" w:author="Rascon Arana, Maria" w:date="2026-08-05T08:34:00Z" w16du:dateUtc="2026-08-05T14:34:00Z">
        <w:r w:rsidR="006D7341">
          <w:t xml:space="preserve"> section</w:t>
        </w:r>
      </w:ins>
      <w:ins w:id="104" w:author="Rascon Arana, Maria" w:date="2025-09-23T10:07:00Z" w16du:dateUtc="2025-09-23T16:07:00Z">
        <w:r w:rsidR="00526A23" w:rsidRPr="007A495D">
          <w:t xml:space="preserve"> </w:t>
        </w:r>
        <w:r w:rsidR="00526A23" w:rsidRPr="00EB2965">
          <w:rPr>
            <w:szCs w:val="20"/>
            <w:rPrChange w:id="105" w:author="Rascon Arana, Maria" w:date="2025-09-24T13:19:00Z" w16du:dateUtc="2025-09-24T19:19:00Z">
              <w:rPr>
                <w:color w:val="000000"/>
                <w:szCs w:val="20"/>
              </w:rPr>
            </w:rPrChange>
          </w:rPr>
          <w:t>12-135-103 (16), C.R.S., ”Funeral Establishment” means:</w:t>
        </w:r>
      </w:ins>
    </w:p>
    <w:p w14:paraId="5125F571" w14:textId="77777777" w:rsidR="00704166" w:rsidRPr="00592642" w:rsidRDefault="00704166" w:rsidP="00704166">
      <w:pPr>
        <w:pStyle w:val="par2"/>
        <w:rPr>
          <w:ins w:id="106" w:author="Rascon Arana, Maria" w:date="2026-09-01T12:06:00Z" w16du:dateUtc="2026-09-01T18:06:00Z"/>
        </w:rPr>
      </w:pPr>
      <w:ins w:id="107" w:author="Rascon Arana, Maria" w:date="2026-09-01T12:06:00Z" w16du:dateUtc="2026-09-01T18:06:00Z">
        <w:r w:rsidRPr="007A495D">
          <w:t>1.</w:t>
        </w:r>
        <w:r w:rsidRPr="007A495D">
          <w:tab/>
          <w:t>An establishment that</w:t>
        </w:r>
        <w:r>
          <w:t xml:space="preserve"> directly</w:t>
        </w:r>
        <w:r w:rsidRPr="007A495D">
          <w:t xml:space="preserve"> holds, cares for, or prepares human remains prior to final disposition, including </w:t>
        </w:r>
        <w:r w:rsidRPr="00592642">
          <w:t>a crematory or embalming room; except that this subsection does not apply to establishments in which individuals regularly die;</w:t>
        </w:r>
      </w:ins>
    </w:p>
    <w:p w14:paraId="3845CFF6" w14:textId="77777777" w:rsidR="00704166" w:rsidRPr="00592642" w:rsidRDefault="00704166" w:rsidP="00704166">
      <w:pPr>
        <w:pStyle w:val="par2"/>
        <w:rPr>
          <w:ins w:id="108" w:author="Rascon Arana, Maria" w:date="2026-09-01T12:06:00Z" w16du:dateUtc="2026-09-01T18:06:00Z"/>
        </w:rPr>
      </w:pPr>
      <w:ins w:id="109" w:author="Rascon Arana, Maria" w:date="2026-09-01T12:06:00Z" w16du:dateUtc="2026-09-01T18:06:00Z">
        <w:r w:rsidRPr="00592642">
          <w:t>2.</w:t>
        </w:r>
        <w:r w:rsidRPr="00592642">
          <w:tab/>
          <w:t xml:space="preserve">An establishment that </w:t>
        </w:r>
        <w:r>
          <w:t>directly provides</w:t>
        </w:r>
        <w:r w:rsidRPr="00592642">
          <w:t xml:space="preserve"> funeral goods and </w:t>
        </w:r>
        <w:r>
          <w:t xml:space="preserve">funeral </w:t>
        </w:r>
        <w:r w:rsidRPr="00592642">
          <w:t>services;</w:t>
        </w:r>
      </w:ins>
    </w:p>
    <w:p w14:paraId="6947D706" w14:textId="77777777" w:rsidR="00704166" w:rsidRPr="00592642" w:rsidRDefault="00704166" w:rsidP="00704166">
      <w:pPr>
        <w:pStyle w:val="par2"/>
        <w:rPr>
          <w:ins w:id="110" w:author="Rascon Arana, Maria" w:date="2026-09-01T12:06:00Z" w16du:dateUtc="2026-09-01T18:06:00Z"/>
        </w:rPr>
      </w:pPr>
      <w:ins w:id="111" w:author="Rascon Arana, Maria" w:date="2026-09-01T12:06:00Z" w16du:dateUtc="2026-09-01T18:06:00Z">
        <w:r w:rsidRPr="00592642">
          <w:t>3.</w:t>
        </w:r>
        <w:r w:rsidRPr="00592642">
          <w:tab/>
        </w:r>
        <w:r>
          <w:t>A facility</w:t>
        </w:r>
        <w:r w:rsidRPr="00592642">
          <w:t xml:space="preserve"> used to hold, care for, or prepare human remains prior to final disposition; except that this subsection does not apply to facilities in which individuals regularly die; or</w:t>
        </w:r>
      </w:ins>
    </w:p>
    <w:p w14:paraId="0410E60A" w14:textId="77777777" w:rsidR="00704166" w:rsidRDefault="00704166" w:rsidP="00704166">
      <w:pPr>
        <w:pStyle w:val="par2"/>
        <w:rPr>
          <w:ins w:id="112" w:author="Rascon Arana, Maria" w:date="2026-09-01T12:06:00Z" w16du:dateUtc="2026-09-01T18:06:00Z"/>
        </w:rPr>
      </w:pPr>
      <w:ins w:id="113" w:author="Rascon Arana, Maria" w:date="2026-09-01T12:06:00Z" w16du:dateUtc="2026-09-01T18:06:00Z">
        <w:r w:rsidRPr="00592642">
          <w:t>4.</w:t>
        </w:r>
        <w:r w:rsidRPr="00592642">
          <w:tab/>
          <w:t xml:space="preserve">An establishment that </w:t>
        </w:r>
        <w:r>
          <w:t xml:space="preserve">directly provides </w:t>
        </w:r>
        <w:r w:rsidRPr="00592642">
          <w:t>funeral or memorial services to the public for compensation.</w:t>
        </w:r>
        <w:r w:rsidRPr="007A495D">
          <w:t xml:space="preserve"> </w:t>
        </w:r>
      </w:ins>
    </w:p>
    <w:p w14:paraId="1755AD7B" w14:textId="77777777" w:rsidR="00704166" w:rsidRDefault="00704166" w:rsidP="00704166">
      <w:pPr>
        <w:pStyle w:val="par1"/>
        <w:rPr>
          <w:ins w:id="114" w:author="Rascon Arana, Maria" w:date="2026-09-01T12:06:00Z" w16du:dateUtc="2026-09-01T18:06:00Z"/>
        </w:rPr>
      </w:pPr>
      <w:ins w:id="115" w:author="Rascon Arana, Maria" w:date="2026-09-01T12:06:00Z" w16du:dateUtc="2026-09-01T18:06:00Z">
        <w:r>
          <w:t>G.</w:t>
        </w:r>
        <w:r>
          <w:tab/>
        </w:r>
        <w:r w:rsidRPr="001F0A95">
          <w:rPr>
            <w:b/>
            <w:bCs/>
            <w:rPrChange w:id="116" w:author="Rascon Arana, Maria" w:date="2026-09-02T08:36:00Z" w16du:dateUtc="2026-09-02T14:36:00Z">
              <w:rPr/>
            </w:rPrChange>
          </w:rPr>
          <w:t>“</w:t>
        </w:r>
        <w:r w:rsidRPr="00592642">
          <w:rPr>
            <w:b/>
            <w:bCs/>
          </w:rPr>
          <w:t>Arrange/Arrangement</w:t>
        </w:r>
        <w:r w:rsidRPr="007A495D">
          <w:rPr>
            <w:b/>
            <w:bCs/>
          </w:rPr>
          <w:t xml:space="preserve"> </w:t>
        </w:r>
        <w:r w:rsidRPr="00592642">
          <w:rPr>
            <w:b/>
            <w:bCs/>
          </w:rPr>
          <w:t>/Funeral Arrangements</w:t>
        </w:r>
        <w:r w:rsidRPr="001F0A95">
          <w:rPr>
            <w:b/>
            <w:bCs/>
            <w:rPrChange w:id="117" w:author="Rascon Arana, Maria" w:date="2026-09-02T08:36:00Z" w16du:dateUtc="2026-09-02T14:36:00Z">
              <w:rPr/>
            </w:rPrChange>
          </w:rPr>
          <w:t>”</w:t>
        </w:r>
        <w:r w:rsidRPr="004362C7">
          <w:t xml:space="preserve"> </w:t>
        </w:r>
        <w:r>
          <w:t>has the same meaning as set forth in section 12-135-103(1.6), C.R.S.</w:t>
        </w:r>
      </w:ins>
    </w:p>
    <w:p w14:paraId="4CED02BA" w14:textId="312AE064" w:rsidR="00704166" w:rsidRDefault="00704166" w:rsidP="00704166">
      <w:pPr>
        <w:pStyle w:val="par1"/>
        <w:rPr>
          <w:ins w:id="118" w:author="Rascon Arana, Maria" w:date="2026-09-01T12:06:00Z" w16du:dateUtc="2026-09-01T18:06:00Z"/>
        </w:rPr>
      </w:pPr>
      <w:ins w:id="119" w:author="Rascon Arana, Maria" w:date="2026-09-01T12:06:00Z" w16du:dateUtc="2026-09-01T18:06:00Z">
        <w:r>
          <w:t>H.</w:t>
        </w:r>
        <w:r>
          <w:tab/>
          <w:t xml:space="preserve">An </w:t>
        </w:r>
        <w:r w:rsidRPr="00A67FF0">
          <w:rPr>
            <w:b/>
            <w:bCs/>
          </w:rPr>
          <w:t>“Affiliate Location”</w:t>
        </w:r>
        <w:r w:rsidRPr="00915138">
          <w:rPr>
            <w:b/>
            <w:bCs/>
          </w:rPr>
          <w:t xml:space="preserve"> </w:t>
        </w:r>
      </w:ins>
      <w:ins w:id="120" w:author="Rascon Arana, Maria" w:date="2026-09-01T15:27:00Z" w16du:dateUtc="2026-09-01T21:27:00Z">
        <w:r w:rsidR="00C21AF1" w:rsidRPr="00592642">
          <w:t>of a funeral establishment</w:t>
        </w:r>
        <w:r w:rsidR="00C21AF1" w:rsidRPr="008D1367">
          <w:t xml:space="preserve"> </w:t>
        </w:r>
        <w:r w:rsidR="00C21AF1" w:rsidRPr="00915138">
          <w:t xml:space="preserve">means a location separate from the </w:t>
        </w:r>
        <w:r w:rsidR="00C21AF1">
          <w:t>location providing funeral goods and services, but it is owned, operated, utilized, and/or controlled by the registered funeral establishment</w:t>
        </w:r>
        <w:r w:rsidR="00C21AF1" w:rsidRPr="00915138">
          <w:t xml:space="preserve">. </w:t>
        </w:r>
        <w:r w:rsidR="00C21AF1">
          <w:t>This includes all locations at which they conduct business including, but not limited to, commercial offices, storage facilities, and offices used to meet with families, etc. Affiliate locations must be registered with the Director by its associated registered funeral establishment</w:t>
        </w:r>
      </w:ins>
      <w:ins w:id="121" w:author="Rascon Arana, Maria" w:date="2026-09-01T12:06:00Z" w16du:dateUtc="2026-09-01T18:06:00Z">
        <w:r>
          <w:t xml:space="preserve">. </w:t>
        </w:r>
      </w:ins>
    </w:p>
    <w:p w14:paraId="3B8E7881" w14:textId="77777777" w:rsidR="00704166" w:rsidRDefault="00704166" w:rsidP="00704166">
      <w:pPr>
        <w:pStyle w:val="par1"/>
        <w:rPr>
          <w:ins w:id="122" w:author="Rascon Arana, Maria" w:date="2026-09-01T12:06:00Z" w16du:dateUtc="2026-09-01T18:06:00Z"/>
        </w:rPr>
      </w:pPr>
      <w:ins w:id="123" w:author="Rascon Arana, Maria" w:date="2026-09-01T12:06:00Z" w16du:dateUtc="2026-09-01T18:06:00Z">
        <w:r>
          <w:t>I.</w:t>
        </w:r>
        <w:r>
          <w:tab/>
        </w:r>
        <w:r w:rsidRPr="00592642">
          <w:rPr>
            <w:b/>
            <w:bCs/>
          </w:rPr>
          <w:t>"Broker"</w:t>
        </w:r>
        <w:r>
          <w:t xml:space="preserve"> has the same meaning as set forth in section 12-135-103(1.8), C.R.S.</w:t>
        </w:r>
      </w:ins>
    </w:p>
    <w:p w14:paraId="63B1CC05" w14:textId="77777777" w:rsidR="00704166" w:rsidRDefault="00704166" w:rsidP="00704166">
      <w:pPr>
        <w:pStyle w:val="par1"/>
        <w:rPr>
          <w:ins w:id="124" w:author="Rascon Arana, Maria" w:date="2026-09-01T12:06:00Z" w16du:dateUtc="2026-09-01T18:06:00Z"/>
        </w:rPr>
      </w:pPr>
      <w:ins w:id="125" w:author="Rascon Arana, Maria" w:date="2026-09-01T12:06:00Z" w16du:dateUtc="2026-09-01T18:06:00Z">
        <w:r>
          <w:t>J.</w:t>
        </w:r>
        <w:r>
          <w:tab/>
        </w:r>
        <w:r w:rsidRPr="00592642">
          <w:rPr>
            <w:b/>
            <w:bCs/>
          </w:rPr>
          <w:t>"Designee"</w:t>
        </w:r>
        <w:r>
          <w:rPr>
            <w:b/>
            <w:bCs/>
          </w:rPr>
          <w:t xml:space="preserve"> </w:t>
        </w:r>
        <w:r>
          <w:t xml:space="preserve">has the same meaning as set forth in </w:t>
        </w:r>
        <w:r w:rsidRPr="008D1367">
          <w:t>section 12-135-1</w:t>
        </w:r>
        <w:r>
          <w:t>03(10), C.R.S</w:t>
        </w:r>
        <w:r w:rsidRPr="008D1367">
          <w:t>.</w:t>
        </w:r>
      </w:ins>
    </w:p>
    <w:p w14:paraId="36ECCFE2" w14:textId="77777777" w:rsidR="00704166" w:rsidRDefault="00704166" w:rsidP="00704166">
      <w:pPr>
        <w:pStyle w:val="par1"/>
        <w:rPr>
          <w:ins w:id="126" w:author="Rascon Arana, Maria" w:date="2026-09-01T12:06:00Z" w16du:dateUtc="2026-09-01T18:06:00Z"/>
        </w:rPr>
      </w:pPr>
      <w:ins w:id="127" w:author="Rascon Arana, Maria" w:date="2026-09-01T12:06:00Z" w16du:dateUtc="2026-09-01T18:06:00Z">
        <w:r>
          <w:rPr>
            <w:color w:val="000000" w:themeColor="text1"/>
          </w:rPr>
          <w:t>K.</w:t>
        </w:r>
        <w:r>
          <w:rPr>
            <w:color w:val="000000" w:themeColor="text1"/>
          </w:rPr>
          <w:tab/>
        </w:r>
        <w:r w:rsidRPr="0044666A">
          <w:t>"</w:t>
        </w:r>
        <w:r w:rsidRPr="00592642">
          <w:rPr>
            <w:b/>
            <w:bCs/>
          </w:rPr>
          <w:t>Directly Provides”</w:t>
        </w:r>
        <w:r w:rsidRPr="00D07DDE">
          <w:t xml:space="preserve"> </w:t>
        </w:r>
        <w:r w:rsidRPr="0044666A">
          <w:t>funeral goods and funeral services means a</w:t>
        </w:r>
        <w:r>
          <w:t xml:space="preserve"> funeral</w:t>
        </w:r>
        <w:r w:rsidRPr="0044666A">
          <w:t xml:space="preserve"> establishment has the </w:t>
        </w:r>
        <w:r>
          <w:t>equipment and personnel to adequately provide funeral goods and funeral services contracted for by a consumer.  This excludes subcontracting all funeral goods and funeral services contracted for by a consumer.</w:t>
        </w:r>
      </w:ins>
    </w:p>
    <w:p w14:paraId="35EFD271" w14:textId="77777777" w:rsidR="00704166" w:rsidRPr="00A67FF0" w:rsidRDefault="00704166" w:rsidP="00704166">
      <w:pPr>
        <w:pStyle w:val="par1"/>
        <w:rPr>
          <w:ins w:id="128" w:author="Rascon Arana, Maria" w:date="2026-09-01T12:06:00Z" w16du:dateUtc="2026-09-01T18:06:00Z"/>
        </w:rPr>
      </w:pPr>
      <w:ins w:id="129" w:author="Rascon Arana, Maria" w:date="2026-09-01T12:06:00Z" w16du:dateUtc="2026-09-01T18:06:00Z">
        <w:r>
          <w:t>L.</w:t>
        </w:r>
        <w:r>
          <w:tab/>
        </w:r>
        <w:r w:rsidRPr="00592642">
          <w:rPr>
            <w:b/>
            <w:bCs/>
          </w:rPr>
          <w:t>“Funeral Services”</w:t>
        </w:r>
        <w:r>
          <w:t xml:space="preserve"> has the same meaning as set forth in </w:t>
        </w:r>
        <w:r w:rsidRPr="008D1367">
          <w:t>section 12-135-1</w:t>
        </w:r>
        <w:r>
          <w:t>03(18), C.R.S</w:t>
        </w:r>
        <w:r w:rsidRPr="008D1367">
          <w:t>.</w:t>
        </w:r>
        <w:r>
          <w:t xml:space="preserve"> </w:t>
        </w:r>
      </w:ins>
    </w:p>
    <w:p w14:paraId="4C68FB83" w14:textId="77777777" w:rsidR="00704166" w:rsidRDefault="00704166" w:rsidP="00704166">
      <w:pPr>
        <w:pStyle w:val="par1"/>
        <w:rPr>
          <w:ins w:id="130" w:author="Rascon Arana, Maria" w:date="2026-09-01T12:06:00Z" w16du:dateUtc="2026-09-01T18:06:00Z"/>
        </w:rPr>
      </w:pPr>
      <w:ins w:id="131" w:author="Rascon Arana, Maria" w:date="2026-09-01T12:06:00Z" w16du:dateUtc="2026-09-01T18:06:00Z">
        <w:r>
          <w:t>M.</w:t>
        </w:r>
        <w:r>
          <w:tab/>
        </w:r>
        <w:r w:rsidRPr="001F0A95">
          <w:rPr>
            <w:b/>
            <w:bCs/>
            <w:rPrChange w:id="132" w:author="Rascon Arana, Maria" w:date="2026-09-02T08:36:00Z" w16du:dateUtc="2026-09-02T14:36:00Z">
              <w:rPr/>
            </w:rPrChange>
          </w:rPr>
          <w:t>“</w:t>
        </w:r>
        <w:r w:rsidRPr="00592642">
          <w:rPr>
            <w:b/>
            <w:bCs/>
          </w:rPr>
          <w:t>Subcontractor</w:t>
        </w:r>
        <w:r w:rsidRPr="001F0A95">
          <w:rPr>
            <w:b/>
            <w:bCs/>
            <w:rPrChange w:id="133" w:author="Rascon Arana, Maria" w:date="2026-09-02T08:36:00Z" w16du:dateUtc="2026-09-02T14:36:00Z">
              <w:rPr/>
            </w:rPrChange>
          </w:rPr>
          <w:t xml:space="preserve">” </w:t>
        </w:r>
        <w:r>
          <w:t xml:space="preserve">means </w:t>
        </w:r>
        <w:r w:rsidRPr="000D5E2E">
          <w:t>a business</w:t>
        </w:r>
        <w:r>
          <w:t xml:space="preserve">, or its agent, that has been clearly identified as performing a discrete </w:t>
        </w:r>
        <w:r w:rsidRPr="000D5E2E">
          <w:t xml:space="preserve">part </w:t>
        </w:r>
        <w:r>
          <w:t>of a service contracted for by a consumer.</w:t>
        </w:r>
      </w:ins>
    </w:p>
    <w:p w14:paraId="776AB290" w14:textId="77777777" w:rsidR="006135FA" w:rsidRPr="007A495D" w:rsidRDefault="006135FA" w:rsidP="007A495D">
      <w:pPr>
        <w:pStyle w:val="Heading2"/>
        <w:rPr>
          <w:i w:val="0"/>
          <w:iCs w:val="0"/>
          <w:sz w:val="20"/>
          <w:szCs w:val="20"/>
        </w:rPr>
      </w:pPr>
      <w:commentRangeStart w:id="134"/>
      <w:commentRangeStart w:id="135"/>
      <w:r w:rsidRPr="007A495D">
        <w:rPr>
          <w:i w:val="0"/>
          <w:iCs w:val="0"/>
          <w:sz w:val="20"/>
          <w:szCs w:val="20"/>
        </w:rPr>
        <w:t xml:space="preserve">1.5 </w:t>
      </w:r>
      <w:commentRangeEnd w:id="134"/>
      <w:r w:rsidR="00C00942" w:rsidRPr="007A495D">
        <w:rPr>
          <w:rStyle w:val="CommentReference"/>
          <w:i w:val="0"/>
          <w:iCs w:val="0"/>
          <w:sz w:val="20"/>
          <w:szCs w:val="20"/>
        </w:rPr>
        <w:commentReference w:id="134"/>
      </w:r>
      <w:commentRangeEnd w:id="135"/>
      <w:r w:rsidR="001C264C" w:rsidRPr="007A495D">
        <w:rPr>
          <w:rStyle w:val="CommentReference"/>
          <w:i w:val="0"/>
          <w:iCs w:val="0"/>
          <w:sz w:val="20"/>
          <w:szCs w:val="20"/>
        </w:rPr>
        <w:commentReference w:id="135"/>
      </w:r>
      <w:r w:rsidRPr="007A495D">
        <w:rPr>
          <w:i w:val="0"/>
          <w:iCs w:val="0"/>
          <w:sz w:val="20"/>
          <w:szCs w:val="20"/>
        </w:rPr>
        <w:tab/>
        <w:t xml:space="preserve">RULES AND REGULATIONS FOR THE LICENSURE OF FUNERAL DIRECTORS </w:t>
      </w:r>
    </w:p>
    <w:p w14:paraId="3323ABFF" w14:textId="77777777" w:rsidR="006135FA" w:rsidRPr="00EB2965" w:rsidRDefault="006135FA" w:rsidP="006135FA">
      <w:pPr>
        <w:pStyle w:val="upar1"/>
        <w:rPr>
          <w:color w:val="000000" w:themeColor="text1"/>
          <w:rPrChange w:id="136" w:author="Rascon Arana, Maria" w:date="2025-09-24T13:19:00Z" w16du:dateUtc="2025-09-24T19:19:00Z">
            <w:rPr/>
          </w:rPrChange>
        </w:rPr>
      </w:pPr>
      <w:r w:rsidRPr="00EB2965">
        <w:rPr>
          <w:color w:val="000000" w:themeColor="text1"/>
          <w:rPrChange w:id="137" w:author="Rascon Arana, Maria" w:date="2025-09-24T13:19:00Z" w16du:dateUtc="2025-09-24T19:19:00Z">
            <w:rPr/>
          </w:rPrChange>
        </w:rPr>
        <w:t xml:space="preserve">This Rule is adopted pursuant to 12-20-204, 12-135-501(2), 12-135-603(1), and 12-135-401(6)(a) C.R.S., and is intended to be consistent with the requirements of the State Administrative Procedure Act, section 24-4-101, et seq., C.R.S. (the “APA”) and the Mortuary Science Code at section 12-135-101, et seq., C.R.S. </w:t>
      </w:r>
    </w:p>
    <w:p w14:paraId="152F39AE" w14:textId="6068002F" w:rsidR="006135FA" w:rsidRPr="007A495D" w:rsidRDefault="006135FA" w:rsidP="007A495D">
      <w:pPr>
        <w:pStyle w:val="par1"/>
      </w:pPr>
      <w:r w:rsidRPr="007A495D">
        <w:t>A.</w:t>
      </w:r>
      <w:r w:rsidRPr="007A495D">
        <w:tab/>
        <w:t xml:space="preserve">REQUIREMENTS FOR INITIAL APPLICANTS </w:t>
      </w:r>
    </w:p>
    <w:p w14:paraId="23C72F9F" w14:textId="77777777" w:rsidR="006135FA" w:rsidRPr="007A495D" w:rsidRDefault="006135FA" w:rsidP="007A495D">
      <w:pPr>
        <w:pStyle w:val="par1"/>
      </w:pPr>
      <w:r w:rsidRPr="007A495D">
        <w:t xml:space="preserve">Except as provided in Rule 1.9, all applicants for initial licensure as a funeral director must: </w:t>
      </w:r>
    </w:p>
    <w:p w14:paraId="39F1385F" w14:textId="0079F2BF" w:rsidR="006135FA" w:rsidRPr="007A495D" w:rsidRDefault="006135FA" w:rsidP="007A495D">
      <w:pPr>
        <w:pStyle w:val="par2"/>
      </w:pPr>
      <w:r w:rsidRPr="007A495D">
        <w:t>1.</w:t>
      </w:r>
      <w:r w:rsidRPr="007A495D">
        <w:tab/>
        <w:t xml:space="preserve">Apply in a form and manner approved by the Director; </w:t>
      </w:r>
    </w:p>
    <w:p w14:paraId="311EB777" w14:textId="29CA50FD" w:rsidR="006135FA" w:rsidRPr="007A495D" w:rsidRDefault="006135FA" w:rsidP="007A495D">
      <w:pPr>
        <w:pStyle w:val="par2"/>
      </w:pPr>
      <w:r w:rsidRPr="007A495D">
        <w:t>2.</w:t>
      </w:r>
      <w:r w:rsidRPr="007A495D">
        <w:tab/>
        <w:t xml:space="preserve">Pay the application fee as determined by the Director; </w:t>
      </w:r>
    </w:p>
    <w:p w14:paraId="4618714A" w14:textId="0120B240" w:rsidR="00A134F5" w:rsidRPr="00EB2965" w:rsidRDefault="006135FA" w:rsidP="007A495D">
      <w:pPr>
        <w:pStyle w:val="par2"/>
        <w:rPr>
          <w:ins w:id="138" w:author="Rascon Arana, Maria" w:date="2025-09-23T10:36:00Z" w16du:dateUtc="2025-09-23T16:36:00Z"/>
          <w:szCs w:val="20"/>
          <w:rPrChange w:id="139" w:author="Rascon Arana, Maria" w:date="2025-09-24T13:19:00Z" w16du:dateUtc="2025-09-24T19:19:00Z">
            <w:rPr>
              <w:ins w:id="140" w:author="Rascon Arana, Maria" w:date="2025-09-23T10:36:00Z" w16du:dateUtc="2025-09-23T16:36:00Z"/>
              <w:color w:val="FF0000"/>
              <w:szCs w:val="20"/>
            </w:rPr>
          </w:rPrChange>
        </w:rPr>
      </w:pPr>
      <w:r w:rsidRPr="007A495D">
        <w:lastRenderedPageBreak/>
        <w:t xml:space="preserve">3. </w:t>
      </w:r>
      <w:r w:rsidRPr="007A495D">
        <w:tab/>
      </w:r>
      <w:del w:id="141" w:author="Rascon Arana, Maria" w:date="2025-09-23T10:34:00Z" w16du:dateUtc="2025-09-23T16:34:00Z">
        <w:r w:rsidRPr="007A495D" w:rsidDel="00A134F5">
          <w:delText>Submit fingerprints for the purpose of obtaining criminal history record information from the Federal Bureau of Investigation and the Colorado Bureau of Investigation responsible for retaining the state’s criminal records;</w:delText>
        </w:r>
      </w:del>
      <w:ins w:id="142" w:author="Rascon Arana, Maria" w:date="2025-09-23T10:35:00Z" w16du:dateUtc="2025-09-23T16:35:00Z">
        <w:r w:rsidR="00A134F5" w:rsidRPr="007A495D">
          <w:t xml:space="preserve">Pursuant </w:t>
        </w:r>
      </w:ins>
      <w:ins w:id="143" w:author="Rascon Arana, Maria" w:date="2025-09-23T10:36:00Z" w16du:dateUtc="2025-09-23T16:36:00Z">
        <w:r w:rsidR="00A134F5" w:rsidRPr="007A495D">
          <w:t xml:space="preserve">to </w:t>
        </w:r>
      </w:ins>
      <w:ins w:id="144" w:author="Rascon Arana, Maria" w:date="2026-08-05T08:41:00Z" w16du:dateUtc="2026-08-05T14:41:00Z">
        <w:r w:rsidR="00D07DDE">
          <w:t>sections</w:t>
        </w:r>
      </w:ins>
      <w:ins w:id="145" w:author="Rascon Arana, Maria" w:date="2025-09-23T10:36:00Z" w16du:dateUtc="2025-09-23T16:36:00Z">
        <w:r w:rsidR="00A134F5" w:rsidRPr="007A495D">
          <w:rPr>
            <w:szCs w:val="20"/>
          </w:rPr>
          <w:t xml:space="preserve"> 12-135-501(3)(II) and 12-20-202(b)(VIII) C.R.S., an applicant for licensure under this section must submit to a fingerprint-based criminal history record check prior to licensure</w:t>
        </w:r>
      </w:ins>
      <w:ins w:id="146" w:author="Rascon Arana, Maria" w:date="2025-09-23T10:38:00Z" w16du:dateUtc="2025-09-23T16:38:00Z">
        <w:r w:rsidR="00A134F5" w:rsidRPr="00EB2965">
          <w:rPr>
            <w:szCs w:val="20"/>
            <w:rPrChange w:id="147" w:author="Rascon Arana, Maria" w:date="2025-09-24T13:19:00Z" w16du:dateUtc="2025-09-24T19:19:00Z">
              <w:rPr>
                <w:color w:val="FF0000"/>
                <w:szCs w:val="20"/>
              </w:rPr>
            </w:rPrChange>
          </w:rPr>
          <w:t>;</w:t>
        </w:r>
      </w:ins>
    </w:p>
    <w:p w14:paraId="2AB6C8CF" w14:textId="6E3A7C81" w:rsidR="006135FA" w:rsidRPr="007A495D" w:rsidRDefault="006135FA" w:rsidP="007A495D">
      <w:pPr>
        <w:pStyle w:val="par2"/>
      </w:pPr>
      <w:r w:rsidRPr="007A495D">
        <w:t>4.</w:t>
      </w:r>
      <w:r w:rsidRPr="007A495D">
        <w:tab/>
        <w:t xml:space="preserve">Submit proof of successful graduation from an Accredited Mortuary Science School; </w:t>
      </w:r>
    </w:p>
    <w:p w14:paraId="395BE57F" w14:textId="21211815" w:rsidR="006135FA" w:rsidRPr="007A495D" w:rsidRDefault="006135FA" w:rsidP="007A495D">
      <w:pPr>
        <w:pStyle w:val="par2"/>
      </w:pPr>
      <w:r w:rsidRPr="007A495D">
        <w:t>5.</w:t>
      </w:r>
      <w:r w:rsidRPr="007A495D">
        <w:tab/>
        <w:t xml:space="preserve">Submit proof of having successfully taken and passed the arts section of the National Board Examination administered by the International Conference of Funeral Service Examining Boards; and </w:t>
      </w:r>
    </w:p>
    <w:p w14:paraId="2073EF07" w14:textId="24E17CCE" w:rsidR="006135FA" w:rsidRPr="007A495D" w:rsidRDefault="006135FA" w:rsidP="007A495D">
      <w:pPr>
        <w:pStyle w:val="par2"/>
      </w:pPr>
      <w:r w:rsidRPr="007A495D">
        <w:t>6.</w:t>
      </w:r>
      <w:r w:rsidRPr="007A495D">
        <w:tab/>
        <w:t xml:space="preserve">Submit proof of having successfully completed a workplace learning experience in accordance with Rule 1.13. </w:t>
      </w:r>
    </w:p>
    <w:p w14:paraId="17202111" w14:textId="12116891" w:rsidR="006135FA" w:rsidRPr="007A495D" w:rsidRDefault="006135FA" w:rsidP="007A495D">
      <w:pPr>
        <w:pStyle w:val="par2"/>
      </w:pPr>
      <w:r w:rsidRPr="007A495D">
        <w:t>7.</w:t>
      </w:r>
      <w:r w:rsidRPr="007A495D">
        <w:tab/>
        <w:t xml:space="preserve">Satisfy one of the following: </w:t>
      </w:r>
    </w:p>
    <w:p w14:paraId="1C703C0F" w14:textId="5431AF33" w:rsidR="006135FA" w:rsidRPr="007A495D" w:rsidRDefault="006135FA" w:rsidP="007A495D">
      <w:pPr>
        <w:pStyle w:val="par3"/>
      </w:pPr>
      <w:r w:rsidRPr="007A495D">
        <w:t>a.</w:t>
      </w:r>
      <w:r w:rsidRPr="007A495D">
        <w:tab/>
        <w:t xml:space="preserve">Disclose to the Director any suspension of, revocation of, or adverse action against a license, registration, or certification to practice Mortuary Science in another state or jurisdiction; or </w:t>
      </w:r>
    </w:p>
    <w:p w14:paraId="634081A4" w14:textId="4FFDD068" w:rsidR="006135FA" w:rsidRPr="007A495D" w:rsidRDefault="006135FA" w:rsidP="007A495D">
      <w:pPr>
        <w:pStyle w:val="par3"/>
      </w:pPr>
      <w:r w:rsidRPr="007A495D">
        <w:t>b.</w:t>
      </w:r>
      <w:r w:rsidRPr="007A495D">
        <w:tab/>
        <w:t xml:space="preserve">Submit an affidavit signed under penalty of perjury attesting that the applicant does not have a license, registration, or certification to practice Mortuary Science under suspension, revocation, or other adverse action in another state or jurisdiction. </w:t>
      </w:r>
    </w:p>
    <w:p w14:paraId="72A40352" w14:textId="2804C5DF" w:rsidR="006135FA" w:rsidRPr="00EB2965" w:rsidRDefault="006135FA" w:rsidP="006135FA">
      <w:pPr>
        <w:pStyle w:val="par1"/>
        <w:rPr>
          <w:b/>
          <w:bCs/>
          <w:color w:val="000000" w:themeColor="text1"/>
          <w:rPrChange w:id="148" w:author="Rascon Arana, Maria" w:date="2025-09-24T13:19:00Z" w16du:dateUtc="2025-09-24T19:19:00Z">
            <w:rPr>
              <w:b/>
              <w:bCs/>
            </w:rPr>
          </w:rPrChange>
        </w:rPr>
      </w:pPr>
      <w:r w:rsidRPr="00EB2965">
        <w:rPr>
          <w:b/>
          <w:bCs/>
          <w:color w:val="000000" w:themeColor="text1"/>
          <w:rPrChange w:id="149" w:author="Rascon Arana, Maria" w:date="2025-09-24T13:19:00Z" w16du:dateUtc="2025-09-24T19:19:00Z">
            <w:rPr>
              <w:b/>
              <w:bCs/>
            </w:rPr>
          </w:rPrChange>
        </w:rPr>
        <w:t>B.</w:t>
      </w:r>
      <w:r w:rsidRPr="00EB2965">
        <w:rPr>
          <w:b/>
          <w:bCs/>
          <w:color w:val="000000" w:themeColor="text1"/>
          <w:rPrChange w:id="150" w:author="Rascon Arana, Maria" w:date="2025-09-24T13:19:00Z" w16du:dateUtc="2025-09-24T19:19:00Z">
            <w:rPr>
              <w:b/>
              <w:bCs/>
            </w:rPr>
          </w:rPrChange>
        </w:rPr>
        <w:tab/>
        <w:t xml:space="preserve">DIRECTOR’S DETERMINATION </w:t>
      </w:r>
    </w:p>
    <w:p w14:paraId="243A888D" w14:textId="77777777" w:rsidR="006135FA" w:rsidRPr="00EB2965" w:rsidRDefault="006135FA" w:rsidP="006135FA">
      <w:pPr>
        <w:pStyle w:val="upar1"/>
        <w:rPr>
          <w:color w:val="000000" w:themeColor="text1"/>
          <w:rPrChange w:id="151" w:author="Rascon Arana, Maria" w:date="2025-09-24T13:19:00Z" w16du:dateUtc="2025-09-24T19:19:00Z">
            <w:rPr/>
          </w:rPrChange>
        </w:rPr>
      </w:pPr>
      <w:r w:rsidRPr="00EB2965">
        <w:rPr>
          <w:color w:val="000000" w:themeColor="text1"/>
          <w:rPrChange w:id="152" w:author="Rascon Arana, Maria" w:date="2025-09-24T13:19:00Z" w16du:dateUtc="2025-09-24T19:19:00Z">
            <w:rPr/>
          </w:rPrChange>
        </w:rPr>
        <w:t xml:space="preserve">Upon receipt of a completed application, the Director shall make a determination as to whether the applicant satisfies the requirements for licensure as a funeral director, and shall either: </w:t>
      </w:r>
    </w:p>
    <w:p w14:paraId="773A04BC" w14:textId="44AEEEDD" w:rsidR="006135FA" w:rsidRPr="004A2402" w:rsidRDefault="006135FA" w:rsidP="004A2402">
      <w:pPr>
        <w:pStyle w:val="par1"/>
      </w:pPr>
      <w:r w:rsidRPr="004A2402">
        <w:t>1.</w:t>
      </w:r>
      <w:r w:rsidRPr="004A2402">
        <w:tab/>
        <w:t>Issue a license to the applicant;</w:t>
      </w:r>
    </w:p>
    <w:p w14:paraId="7C7FD9D0" w14:textId="77777777" w:rsidR="006135FA" w:rsidRPr="004A2402" w:rsidRDefault="006135FA" w:rsidP="004A2402">
      <w:pPr>
        <w:pStyle w:val="par2"/>
      </w:pPr>
      <w:r w:rsidRPr="004A2402">
        <w:t>2.</w:t>
      </w:r>
      <w:r w:rsidRPr="004A2402">
        <w:tab/>
        <w:t xml:space="preserve">If the Director determines that the applicant is not qualified to hold a license as a funeral director, the Director shall send the applicant a written statement detailing the reasons the licensure application is denied; or </w:t>
      </w:r>
    </w:p>
    <w:p w14:paraId="530FFBC6" w14:textId="01C582F6" w:rsidR="003A1B2F" w:rsidRPr="004A2402" w:rsidRDefault="006135FA" w:rsidP="004A2402">
      <w:pPr>
        <w:pStyle w:val="par2"/>
      </w:pPr>
      <w:r w:rsidRPr="004A2402">
        <w:t>3.</w:t>
      </w:r>
      <w:r w:rsidRPr="004A2402">
        <w:tab/>
        <w:t xml:space="preserve">Offer to issue the applicant a conditional license, in lieu of denial, in accordance with section 24-34-107(5), C.R.S. </w:t>
      </w:r>
    </w:p>
    <w:p w14:paraId="70CCFC91" w14:textId="77777777" w:rsidR="003A1B2F" w:rsidRPr="002C6595" w:rsidRDefault="006135FA" w:rsidP="002C6595">
      <w:pPr>
        <w:pStyle w:val="Heading2"/>
        <w:rPr>
          <w:i w:val="0"/>
          <w:iCs w:val="0"/>
          <w:sz w:val="20"/>
          <w:szCs w:val="20"/>
        </w:rPr>
      </w:pPr>
      <w:r w:rsidRPr="002C6595">
        <w:rPr>
          <w:i w:val="0"/>
          <w:iCs w:val="0"/>
          <w:sz w:val="20"/>
          <w:szCs w:val="20"/>
        </w:rPr>
        <w:t xml:space="preserve">1.6 </w:t>
      </w:r>
      <w:r w:rsidR="003A1B2F" w:rsidRPr="002C6595">
        <w:rPr>
          <w:i w:val="0"/>
          <w:iCs w:val="0"/>
          <w:sz w:val="20"/>
          <w:szCs w:val="20"/>
        </w:rPr>
        <w:tab/>
      </w:r>
      <w:r w:rsidRPr="002C6595">
        <w:rPr>
          <w:i w:val="0"/>
          <w:iCs w:val="0"/>
          <w:sz w:val="20"/>
          <w:szCs w:val="20"/>
        </w:rPr>
        <w:t xml:space="preserve">RULES AND REGULATIONS FOR THE LICENSURE OF MORTUARY SCIENCE PRACTITIONERS </w:t>
      </w:r>
    </w:p>
    <w:p w14:paraId="7E0EB069" w14:textId="74AAED2C" w:rsidR="003A1B2F" w:rsidRPr="00EB2965" w:rsidRDefault="006135FA" w:rsidP="003A1B2F">
      <w:pPr>
        <w:pStyle w:val="upar1"/>
        <w:rPr>
          <w:color w:val="000000" w:themeColor="text1"/>
          <w:rPrChange w:id="153" w:author="Rascon Arana, Maria" w:date="2025-09-24T13:19:00Z" w16du:dateUtc="2025-09-24T19:19:00Z">
            <w:rPr/>
          </w:rPrChange>
        </w:rPr>
      </w:pPr>
      <w:r w:rsidRPr="00EB2965">
        <w:rPr>
          <w:color w:val="000000" w:themeColor="text1"/>
          <w:rPrChange w:id="154" w:author="Rascon Arana, Maria" w:date="2025-09-24T13:19:00Z" w16du:dateUtc="2025-09-24T19:19:00Z">
            <w:rPr/>
          </w:rPrChange>
        </w:rPr>
        <w:t>This Rule is adopted pursuant to</w:t>
      </w:r>
      <w:ins w:id="155" w:author="Rascon Arana, Maria" w:date="2026-08-05T08:42:00Z" w16du:dateUtc="2026-08-05T14:42:00Z">
        <w:r w:rsidR="00D07DDE">
          <w:rPr>
            <w:color w:val="000000" w:themeColor="text1"/>
          </w:rPr>
          <w:t xml:space="preserve"> sections</w:t>
        </w:r>
      </w:ins>
      <w:r w:rsidRPr="00EB2965">
        <w:rPr>
          <w:color w:val="000000" w:themeColor="text1"/>
          <w:rPrChange w:id="156" w:author="Rascon Arana, Maria" w:date="2025-09-24T13:19:00Z" w16du:dateUtc="2025-09-24T19:19:00Z">
            <w:rPr/>
          </w:rPrChange>
        </w:rPr>
        <w:t xml:space="preserve"> 12-20-204, 12-135-501(2), 12-135-703(1), and 12-135-401(6)(a), C.R.S., and is intended to be consistent with the requirements of the State Administrative Procedure Act, section 24-4-101, et seq., C.R.S. (the “APA”) and the Mortuary Science Code at section 12-135-101, et seq., C.R.S. </w:t>
      </w:r>
    </w:p>
    <w:p w14:paraId="0BBAD78F" w14:textId="77777777" w:rsidR="003A1B2F" w:rsidRPr="00EB2965" w:rsidRDefault="006135FA" w:rsidP="003A1B2F">
      <w:pPr>
        <w:pStyle w:val="par1"/>
        <w:rPr>
          <w:color w:val="000000" w:themeColor="text1"/>
          <w:rPrChange w:id="157" w:author="Rascon Arana, Maria" w:date="2025-09-24T13:19:00Z" w16du:dateUtc="2025-09-24T19:19:00Z">
            <w:rPr/>
          </w:rPrChange>
        </w:rPr>
      </w:pPr>
      <w:r w:rsidRPr="00EB2965">
        <w:rPr>
          <w:color w:val="000000" w:themeColor="text1"/>
          <w:rPrChange w:id="158" w:author="Rascon Arana, Maria" w:date="2025-09-24T13:19:00Z" w16du:dateUtc="2025-09-24T19:19:00Z">
            <w:rPr/>
          </w:rPrChange>
        </w:rPr>
        <w:t xml:space="preserve">A. </w:t>
      </w:r>
      <w:r w:rsidR="003A1B2F" w:rsidRPr="00EB2965">
        <w:rPr>
          <w:color w:val="000000" w:themeColor="text1"/>
          <w:rPrChange w:id="159" w:author="Rascon Arana, Maria" w:date="2025-09-24T13:19:00Z" w16du:dateUtc="2025-09-24T19:19:00Z">
            <w:rPr/>
          </w:rPrChange>
        </w:rPr>
        <w:tab/>
      </w:r>
      <w:r w:rsidRPr="00EB2965">
        <w:rPr>
          <w:color w:val="000000" w:themeColor="text1"/>
          <w:rPrChange w:id="160" w:author="Rascon Arana, Maria" w:date="2025-09-24T13:19:00Z" w16du:dateUtc="2025-09-24T19:19:00Z">
            <w:rPr/>
          </w:rPrChange>
        </w:rPr>
        <w:t xml:space="preserve">REQUIREMENTS FOR INITIAL APPLICANTS </w:t>
      </w:r>
    </w:p>
    <w:p w14:paraId="72F5B264" w14:textId="77777777" w:rsidR="003A1B2F" w:rsidRPr="00EB2965" w:rsidRDefault="006135FA" w:rsidP="003A1B2F">
      <w:pPr>
        <w:pStyle w:val="upar1"/>
        <w:rPr>
          <w:color w:val="000000" w:themeColor="text1"/>
          <w:rPrChange w:id="161" w:author="Rascon Arana, Maria" w:date="2025-09-24T13:19:00Z" w16du:dateUtc="2025-09-24T19:19:00Z">
            <w:rPr/>
          </w:rPrChange>
        </w:rPr>
      </w:pPr>
      <w:r w:rsidRPr="00EB2965">
        <w:rPr>
          <w:color w:val="000000" w:themeColor="text1"/>
          <w:rPrChange w:id="162" w:author="Rascon Arana, Maria" w:date="2025-09-24T13:19:00Z" w16du:dateUtc="2025-09-24T19:19:00Z">
            <w:rPr/>
          </w:rPrChange>
        </w:rPr>
        <w:t xml:space="preserve">Except as provided in Rule 1.9, all applicants for initial licensure as a mortuary science practitioner must: </w:t>
      </w:r>
    </w:p>
    <w:p w14:paraId="3885370C" w14:textId="68983048" w:rsidR="003A1B2F" w:rsidRPr="00EB2965" w:rsidRDefault="00A1753E" w:rsidP="003A1B2F">
      <w:pPr>
        <w:pStyle w:val="par1"/>
        <w:rPr>
          <w:color w:val="000000" w:themeColor="text1"/>
          <w:rPrChange w:id="163" w:author="Rascon Arana, Maria" w:date="2025-09-24T13:19:00Z" w16du:dateUtc="2025-09-24T19:19:00Z">
            <w:rPr/>
          </w:rPrChange>
        </w:rPr>
      </w:pPr>
      <w:ins w:id="164" w:author="Shelov, Elizabeth" w:date="2026-07-07T16:45:00Z" w16du:dateUtc="2026-07-07T22:45:00Z">
        <w:r>
          <w:rPr>
            <w:color w:val="000000" w:themeColor="text1"/>
          </w:rPr>
          <w:tab/>
        </w:r>
      </w:ins>
      <w:r w:rsidR="006135FA" w:rsidRPr="00EB2965">
        <w:rPr>
          <w:color w:val="000000" w:themeColor="text1"/>
          <w:rPrChange w:id="165" w:author="Rascon Arana, Maria" w:date="2025-09-24T13:19:00Z" w16du:dateUtc="2025-09-24T19:19:00Z">
            <w:rPr/>
          </w:rPrChange>
        </w:rPr>
        <w:t xml:space="preserve">1. </w:t>
      </w:r>
      <w:r w:rsidR="003A1B2F" w:rsidRPr="00EB2965">
        <w:rPr>
          <w:color w:val="000000" w:themeColor="text1"/>
          <w:rPrChange w:id="166" w:author="Rascon Arana, Maria" w:date="2025-09-24T13:19:00Z" w16du:dateUtc="2025-09-24T19:19:00Z">
            <w:rPr/>
          </w:rPrChange>
        </w:rPr>
        <w:tab/>
      </w:r>
      <w:r w:rsidR="006135FA" w:rsidRPr="00EB2965">
        <w:rPr>
          <w:color w:val="000000" w:themeColor="text1"/>
          <w:rPrChange w:id="167" w:author="Rascon Arana, Maria" w:date="2025-09-24T13:19:00Z" w16du:dateUtc="2025-09-24T19:19:00Z">
            <w:rPr/>
          </w:rPrChange>
        </w:rPr>
        <w:t xml:space="preserve">Apply in a form and manner approved by the Director; </w:t>
      </w:r>
    </w:p>
    <w:p w14:paraId="6646D4DF" w14:textId="77777777" w:rsidR="003A1B2F" w:rsidRPr="00EB2965" w:rsidRDefault="006135FA" w:rsidP="003A1B2F">
      <w:pPr>
        <w:pStyle w:val="par2"/>
        <w:rPr>
          <w:color w:val="000000" w:themeColor="text1"/>
          <w:rPrChange w:id="168" w:author="Rascon Arana, Maria" w:date="2025-09-24T13:19:00Z" w16du:dateUtc="2025-09-24T19:19:00Z">
            <w:rPr/>
          </w:rPrChange>
        </w:rPr>
      </w:pPr>
      <w:r w:rsidRPr="00EB2965">
        <w:rPr>
          <w:color w:val="000000" w:themeColor="text1"/>
          <w:rPrChange w:id="169" w:author="Rascon Arana, Maria" w:date="2025-09-24T13:19:00Z" w16du:dateUtc="2025-09-24T19:19:00Z">
            <w:rPr/>
          </w:rPrChange>
        </w:rPr>
        <w:t xml:space="preserve">2. </w:t>
      </w:r>
      <w:r w:rsidR="003A1B2F" w:rsidRPr="00EB2965">
        <w:rPr>
          <w:color w:val="000000" w:themeColor="text1"/>
          <w:rPrChange w:id="170" w:author="Rascon Arana, Maria" w:date="2025-09-24T13:19:00Z" w16du:dateUtc="2025-09-24T19:19:00Z">
            <w:rPr/>
          </w:rPrChange>
        </w:rPr>
        <w:tab/>
      </w:r>
      <w:r w:rsidRPr="00EB2965">
        <w:rPr>
          <w:color w:val="000000" w:themeColor="text1"/>
          <w:rPrChange w:id="171" w:author="Rascon Arana, Maria" w:date="2025-09-24T13:19:00Z" w16du:dateUtc="2025-09-24T19:19:00Z">
            <w:rPr/>
          </w:rPrChange>
        </w:rPr>
        <w:t xml:space="preserve">Pay the application fee as determined by the Director; </w:t>
      </w:r>
    </w:p>
    <w:p w14:paraId="2102FA88" w14:textId="21B34337" w:rsidR="00A134F5" w:rsidRPr="00EB2965" w:rsidRDefault="006135FA" w:rsidP="003A1B2F">
      <w:pPr>
        <w:pStyle w:val="par2"/>
        <w:rPr>
          <w:ins w:id="172" w:author="Rascon Arana, Maria" w:date="2025-09-23T10:40:00Z" w16du:dateUtc="2025-09-23T16:40:00Z"/>
          <w:color w:val="000000" w:themeColor="text1"/>
          <w:szCs w:val="20"/>
          <w:rPrChange w:id="173" w:author="Rascon Arana, Maria" w:date="2025-09-24T13:19:00Z" w16du:dateUtc="2025-09-24T19:19:00Z">
            <w:rPr>
              <w:ins w:id="174" w:author="Rascon Arana, Maria" w:date="2025-09-23T10:40:00Z" w16du:dateUtc="2025-09-23T16:40:00Z"/>
              <w:color w:val="FF0000"/>
              <w:szCs w:val="20"/>
            </w:rPr>
          </w:rPrChange>
        </w:rPr>
      </w:pPr>
      <w:r w:rsidRPr="00EB2965">
        <w:rPr>
          <w:color w:val="000000" w:themeColor="text1"/>
          <w:rPrChange w:id="175" w:author="Rascon Arana, Maria" w:date="2025-09-24T13:19:00Z" w16du:dateUtc="2025-09-24T19:19:00Z">
            <w:rPr/>
          </w:rPrChange>
        </w:rPr>
        <w:lastRenderedPageBreak/>
        <w:t xml:space="preserve">3. </w:t>
      </w:r>
      <w:r w:rsidR="003A1B2F" w:rsidRPr="00EB2965">
        <w:rPr>
          <w:color w:val="000000" w:themeColor="text1"/>
          <w:rPrChange w:id="176" w:author="Rascon Arana, Maria" w:date="2025-09-24T13:19:00Z" w16du:dateUtc="2025-09-24T19:19:00Z">
            <w:rPr/>
          </w:rPrChange>
        </w:rPr>
        <w:tab/>
      </w:r>
      <w:del w:id="177" w:author="Rascon Arana, Maria" w:date="2025-09-23T10:40:00Z" w16du:dateUtc="2025-09-23T16:40:00Z">
        <w:r w:rsidRPr="00EB2965" w:rsidDel="00A134F5">
          <w:rPr>
            <w:color w:val="000000" w:themeColor="text1"/>
            <w:rPrChange w:id="178" w:author="Rascon Arana, Maria" w:date="2025-09-24T13:19:00Z" w16du:dateUtc="2025-09-24T19:19:00Z">
              <w:rPr/>
            </w:rPrChange>
          </w:rPr>
          <w:delText>Submit fingerprints for the purpose of obtaining criminal history record information from the Federal Bureau of Investigation and the Colorado Bureau of Investigation responsible for retaining the state’s criminal records;</w:delText>
        </w:r>
      </w:del>
      <w:ins w:id="179" w:author="Rascon Arana, Maria" w:date="2025-09-23T10:40:00Z" w16du:dateUtc="2025-09-23T16:40:00Z">
        <w:r w:rsidR="00A134F5" w:rsidRPr="00EB2965">
          <w:rPr>
            <w:color w:val="000000" w:themeColor="text1"/>
            <w:rPrChange w:id="180" w:author="Rascon Arana, Maria" w:date="2025-09-24T13:19:00Z" w16du:dateUtc="2025-09-24T19:19:00Z">
              <w:rPr/>
            </w:rPrChange>
          </w:rPr>
          <w:t xml:space="preserve">Pursuant to </w:t>
        </w:r>
      </w:ins>
      <w:ins w:id="181" w:author="Rascon Arana, Maria" w:date="2026-08-05T08:42:00Z" w16du:dateUtc="2026-08-05T14:42:00Z">
        <w:r w:rsidR="00D07DDE">
          <w:rPr>
            <w:color w:val="000000" w:themeColor="text1"/>
          </w:rPr>
          <w:t>sections</w:t>
        </w:r>
      </w:ins>
      <w:ins w:id="182" w:author="Rascon Arana, Maria" w:date="2025-09-23T10:40:00Z" w16du:dateUtc="2025-09-23T16:40:00Z">
        <w:r w:rsidR="00A134F5" w:rsidRPr="00EB2965">
          <w:rPr>
            <w:color w:val="000000" w:themeColor="text1"/>
            <w:szCs w:val="20"/>
            <w:rPrChange w:id="183" w:author="Rascon Arana, Maria" w:date="2025-09-24T13:19:00Z" w16du:dateUtc="2025-09-24T19:19:00Z">
              <w:rPr/>
            </w:rPrChange>
          </w:rPr>
          <w:t xml:space="preserve"> 12-135-501(3)(II) and 12-20-202(b)(VIII) C.R.S., an applicant for licensure under this section must submit to a fingerprint-based criminal history record check prior to licensure</w:t>
        </w:r>
      </w:ins>
      <w:ins w:id="184" w:author="Shelov, Elizabeth" w:date="2026-07-21T10:10:00Z" w16du:dateUtc="2026-07-21T16:10:00Z">
        <w:r w:rsidR="0015303F">
          <w:rPr>
            <w:color w:val="000000" w:themeColor="text1"/>
            <w:szCs w:val="20"/>
          </w:rPr>
          <w:t>.</w:t>
        </w:r>
      </w:ins>
    </w:p>
    <w:p w14:paraId="28769DB1" w14:textId="77777777" w:rsidR="003A1B2F" w:rsidRPr="00EB2965" w:rsidRDefault="006135FA" w:rsidP="003A1B2F">
      <w:pPr>
        <w:pStyle w:val="par2"/>
        <w:rPr>
          <w:color w:val="000000" w:themeColor="text1"/>
          <w:rPrChange w:id="185" w:author="Rascon Arana, Maria" w:date="2025-09-24T13:19:00Z" w16du:dateUtc="2025-09-24T19:19:00Z">
            <w:rPr/>
          </w:rPrChange>
        </w:rPr>
      </w:pPr>
      <w:r w:rsidRPr="00EB2965">
        <w:rPr>
          <w:color w:val="000000" w:themeColor="text1"/>
          <w:rPrChange w:id="186" w:author="Rascon Arana, Maria" w:date="2025-09-24T13:19:00Z" w16du:dateUtc="2025-09-24T19:19:00Z">
            <w:rPr/>
          </w:rPrChange>
        </w:rPr>
        <w:t xml:space="preserve">4. </w:t>
      </w:r>
      <w:r w:rsidR="003A1B2F" w:rsidRPr="00EB2965">
        <w:rPr>
          <w:color w:val="000000" w:themeColor="text1"/>
          <w:rPrChange w:id="187" w:author="Rascon Arana, Maria" w:date="2025-09-24T13:19:00Z" w16du:dateUtc="2025-09-24T19:19:00Z">
            <w:rPr/>
          </w:rPrChange>
        </w:rPr>
        <w:tab/>
      </w:r>
      <w:r w:rsidRPr="00EB2965">
        <w:rPr>
          <w:color w:val="000000" w:themeColor="text1"/>
          <w:rPrChange w:id="188" w:author="Rascon Arana, Maria" w:date="2025-09-24T13:19:00Z" w16du:dateUtc="2025-09-24T19:19:00Z">
            <w:rPr/>
          </w:rPrChange>
        </w:rPr>
        <w:t xml:space="preserve">Submit proof of successful graduation from an Accredited Mortuary Science School; </w:t>
      </w:r>
    </w:p>
    <w:p w14:paraId="3C3DE611" w14:textId="77777777" w:rsidR="003A1B2F" w:rsidRPr="00EB2965" w:rsidRDefault="006135FA" w:rsidP="003A1B2F">
      <w:pPr>
        <w:pStyle w:val="par2"/>
        <w:rPr>
          <w:color w:val="000000" w:themeColor="text1"/>
          <w:rPrChange w:id="189" w:author="Rascon Arana, Maria" w:date="2025-09-24T13:19:00Z" w16du:dateUtc="2025-09-24T19:19:00Z">
            <w:rPr/>
          </w:rPrChange>
        </w:rPr>
      </w:pPr>
      <w:r w:rsidRPr="00EB2965">
        <w:rPr>
          <w:color w:val="000000" w:themeColor="text1"/>
          <w:rPrChange w:id="190" w:author="Rascon Arana, Maria" w:date="2025-09-24T13:19:00Z" w16du:dateUtc="2025-09-24T19:19:00Z">
            <w:rPr/>
          </w:rPrChange>
        </w:rPr>
        <w:t xml:space="preserve">5. </w:t>
      </w:r>
      <w:r w:rsidR="003A1B2F" w:rsidRPr="00EB2965">
        <w:rPr>
          <w:color w:val="000000" w:themeColor="text1"/>
          <w:rPrChange w:id="191" w:author="Rascon Arana, Maria" w:date="2025-09-24T13:19:00Z" w16du:dateUtc="2025-09-24T19:19:00Z">
            <w:rPr/>
          </w:rPrChange>
        </w:rPr>
        <w:tab/>
      </w:r>
      <w:r w:rsidRPr="00EB2965">
        <w:rPr>
          <w:color w:val="000000" w:themeColor="text1"/>
          <w:rPrChange w:id="192" w:author="Rascon Arana, Maria" w:date="2025-09-24T13:19:00Z" w16du:dateUtc="2025-09-24T19:19:00Z">
            <w:rPr/>
          </w:rPrChange>
        </w:rPr>
        <w:t xml:space="preserve">Submit proof of having successfully taken and passed both the arts and science sections of the National Board Examination administered by the International Conference of Funeral Service Examining Boards; and </w:t>
      </w:r>
    </w:p>
    <w:p w14:paraId="37636AA7" w14:textId="77777777" w:rsidR="003A1B2F" w:rsidRPr="00EB2965" w:rsidRDefault="006135FA" w:rsidP="003A1B2F">
      <w:pPr>
        <w:pStyle w:val="par2"/>
        <w:rPr>
          <w:color w:val="000000" w:themeColor="text1"/>
          <w:rPrChange w:id="193" w:author="Rascon Arana, Maria" w:date="2025-09-24T13:19:00Z" w16du:dateUtc="2025-09-24T19:19:00Z">
            <w:rPr/>
          </w:rPrChange>
        </w:rPr>
      </w:pPr>
      <w:r w:rsidRPr="00EB2965">
        <w:rPr>
          <w:color w:val="000000" w:themeColor="text1"/>
          <w:rPrChange w:id="194" w:author="Rascon Arana, Maria" w:date="2025-09-24T13:19:00Z" w16du:dateUtc="2025-09-24T19:19:00Z">
            <w:rPr/>
          </w:rPrChange>
        </w:rPr>
        <w:t xml:space="preserve">6. </w:t>
      </w:r>
      <w:r w:rsidR="003A1B2F" w:rsidRPr="00EB2965">
        <w:rPr>
          <w:color w:val="000000" w:themeColor="text1"/>
          <w:rPrChange w:id="195" w:author="Rascon Arana, Maria" w:date="2025-09-24T13:19:00Z" w16du:dateUtc="2025-09-24T19:19:00Z">
            <w:rPr/>
          </w:rPrChange>
        </w:rPr>
        <w:tab/>
      </w:r>
      <w:r w:rsidRPr="00EB2965">
        <w:rPr>
          <w:color w:val="000000" w:themeColor="text1"/>
          <w:rPrChange w:id="196" w:author="Rascon Arana, Maria" w:date="2025-09-24T13:19:00Z" w16du:dateUtc="2025-09-24T19:19:00Z">
            <w:rPr/>
          </w:rPrChange>
        </w:rPr>
        <w:t xml:space="preserve">Submit proof of having successfully completed a workplace learning experience in accordance with Rule 1.13. </w:t>
      </w:r>
    </w:p>
    <w:p w14:paraId="679D2719" w14:textId="77777777" w:rsidR="003A1B2F" w:rsidRPr="00EB2965" w:rsidRDefault="006135FA" w:rsidP="003A1B2F">
      <w:pPr>
        <w:pStyle w:val="par2"/>
        <w:rPr>
          <w:color w:val="000000" w:themeColor="text1"/>
          <w:rPrChange w:id="197" w:author="Rascon Arana, Maria" w:date="2025-09-24T13:19:00Z" w16du:dateUtc="2025-09-24T19:19:00Z">
            <w:rPr/>
          </w:rPrChange>
        </w:rPr>
      </w:pPr>
      <w:r w:rsidRPr="00EB2965">
        <w:rPr>
          <w:color w:val="000000" w:themeColor="text1"/>
          <w:rPrChange w:id="198" w:author="Rascon Arana, Maria" w:date="2025-09-24T13:19:00Z" w16du:dateUtc="2025-09-24T19:19:00Z">
            <w:rPr/>
          </w:rPrChange>
        </w:rPr>
        <w:t xml:space="preserve">7. </w:t>
      </w:r>
      <w:r w:rsidR="003A1B2F" w:rsidRPr="00EB2965">
        <w:rPr>
          <w:color w:val="000000" w:themeColor="text1"/>
          <w:rPrChange w:id="199" w:author="Rascon Arana, Maria" w:date="2025-09-24T13:19:00Z" w16du:dateUtc="2025-09-24T19:19:00Z">
            <w:rPr/>
          </w:rPrChange>
        </w:rPr>
        <w:tab/>
      </w:r>
      <w:r w:rsidRPr="00EB2965">
        <w:rPr>
          <w:color w:val="000000" w:themeColor="text1"/>
          <w:rPrChange w:id="200" w:author="Rascon Arana, Maria" w:date="2025-09-24T13:19:00Z" w16du:dateUtc="2025-09-24T19:19:00Z">
            <w:rPr/>
          </w:rPrChange>
        </w:rPr>
        <w:t xml:space="preserve">Satisfy one of the following: </w:t>
      </w:r>
    </w:p>
    <w:p w14:paraId="12AAA910" w14:textId="77777777" w:rsidR="003A1B2F" w:rsidRPr="00EB2965" w:rsidRDefault="006135FA" w:rsidP="003A1B2F">
      <w:pPr>
        <w:pStyle w:val="par3"/>
        <w:rPr>
          <w:color w:val="000000" w:themeColor="text1"/>
          <w:rPrChange w:id="201" w:author="Rascon Arana, Maria" w:date="2025-09-24T13:19:00Z" w16du:dateUtc="2025-09-24T19:19:00Z">
            <w:rPr/>
          </w:rPrChange>
        </w:rPr>
      </w:pPr>
      <w:r w:rsidRPr="00EB2965">
        <w:rPr>
          <w:color w:val="000000" w:themeColor="text1"/>
          <w:rPrChange w:id="202" w:author="Rascon Arana, Maria" w:date="2025-09-24T13:19:00Z" w16du:dateUtc="2025-09-24T19:19:00Z">
            <w:rPr/>
          </w:rPrChange>
        </w:rPr>
        <w:t xml:space="preserve">a. </w:t>
      </w:r>
      <w:r w:rsidR="003A1B2F" w:rsidRPr="00EB2965">
        <w:rPr>
          <w:color w:val="000000" w:themeColor="text1"/>
          <w:rPrChange w:id="203" w:author="Rascon Arana, Maria" w:date="2025-09-24T13:19:00Z" w16du:dateUtc="2025-09-24T19:19:00Z">
            <w:rPr/>
          </w:rPrChange>
        </w:rPr>
        <w:tab/>
      </w:r>
      <w:r w:rsidRPr="00EB2965">
        <w:rPr>
          <w:color w:val="000000" w:themeColor="text1"/>
          <w:rPrChange w:id="204" w:author="Rascon Arana, Maria" w:date="2025-09-24T13:19:00Z" w16du:dateUtc="2025-09-24T19:19:00Z">
            <w:rPr/>
          </w:rPrChange>
        </w:rPr>
        <w:t xml:space="preserve">Disclose to the Director any suspension of, revocation of, or adverse action against a license, registration, or certification to practice Mortuary Science in another state or jurisdiction; or </w:t>
      </w:r>
    </w:p>
    <w:p w14:paraId="0284FD51" w14:textId="77777777" w:rsidR="003A1B2F" w:rsidRPr="00EB2965" w:rsidRDefault="006135FA" w:rsidP="003A1B2F">
      <w:pPr>
        <w:pStyle w:val="par3"/>
        <w:rPr>
          <w:color w:val="000000" w:themeColor="text1"/>
          <w:rPrChange w:id="205" w:author="Rascon Arana, Maria" w:date="2025-09-24T13:19:00Z" w16du:dateUtc="2025-09-24T19:19:00Z">
            <w:rPr/>
          </w:rPrChange>
        </w:rPr>
      </w:pPr>
      <w:r w:rsidRPr="00EB2965">
        <w:rPr>
          <w:color w:val="000000" w:themeColor="text1"/>
          <w:rPrChange w:id="206" w:author="Rascon Arana, Maria" w:date="2025-09-24T13:19:00Z" w16du:dateUtc="2025-09-24T19:19:00Z">
            <w:rPr/>
          </w:rPrChange>
        </w:rPr>
        <w:t xml:space="preserve">b. </w:t>
      </w:r>
      <w:r w:rsidR="003A1B2F" w:rsidRPr="00EB2965">
        <w:rPr>
          <w:color w:val="000000" w:themeColor="text1"/>
          <w:rPrChange w:id="207" w:author="Rascon Arana, Maria" w:date="2025-09-24T13:19:00Z" w16du:dateUtc="2025-09-24T19:19:00Z">
            <w:rPr/>
          </w:rPrChange>
        </w:rPr>
        <w:tab/>
      </w:r>
      <w:r w:rsidRPr="00EB2965">
        <w:rPr>
          <w:color w:val="000000" w:themeColor="text1"/>
          <w:rPrChange w:id="208" w:author="Rascon Arana, Maria" w:date="2025-09-24T13:19:00Z" w16du:dateUtc="2025-09-24T19:19:00Z">
            <w:rPr/>
          </w:rPrChange>
        </w:rPr>
        <w:t xml:space="preserve">Submit an affidavit signed under penalty of perjury attesting that the applicant does not have a license, registration, or certification to practice Mortuary Science under suspension, revocation, or other adverse action in another state or jurisdiction. </w:t>
      </w:r>
    </w:p>
    <w:p w14:paraId="7F0F04AC" w14:textId="77777777" w:rsidR="003A1B2F" w:rsidRPr="00EB2965" w:rsidRDefault="006135FA" w:rsidP="003A1B2F">
      <w:pPr>
        <w:pStyle w:val="par1"/>
        <w:rPr>
          <w:color w:val="000000" w:themeColor="text1"/>
          <w:rPrChange w:id="209" w:author="Rascon Arana, Maria" w:date="2025-09-24T13:19:00Z" w16du:dateUtc="2025-09-24T19:19:00Z">
            <w:rPr/>
          </w:rPrChange>
        </w:rPr>
      </w:pPr>
      <w:r w:rsidRPr="00EB2965">
        <w:rPr>
          <w:color w:val="000000" w:themeColor="text1"/>
          <w:rPrChange w:id="210" w:author="Rascon Arana, Maria" w:date="2025-09-24T13:19:00Z" w16du:dateUtc="2025-09-24T19:19:00Z">
            <w:rPr/>
          </w:rPrChange>
        </w:rPr>
        <w:t xml:space="preserve">B. </w:t>
      </w:r>
      <w:r w:rsidR="003A1B2F" w:rsidRPr="00EB2965">
        <w:rPr>
          <w:b/>
          <w:bCs/>
          <w:color w:val="000000" w:themeColor="text1"/>
          <w:rPrChange w:id="211" w:author="Rascon Arana, Maria" w:date="2025-09-24T13:19:00Z" w16du:dateUtc="2025-09-24T19:19:00Z">
            <w:rPr>
              <w:b/>
              <w:bCs/>
            </w:rPr>
          </w:rPrChange>
        </w:rPr>
        <w:tab/>
      </w:r>
      <w:r w:rsidRPr="00EB2965">
        <w:rPr>
          <w:b/>
          <w:bCs/>
          <w:color w:val="000000" w:themeColor="text1"/>
          <w:rPrChange w:id="212" w:author="Rascon Arana, Maria" w:date="2025-09-24T13:19:00Z" w16du:dateUtc="2025-09-24T19:19:00Z">
            <w:rPr>
              <w:b/>
              <w:bCs/>
            </w:rPr>
          </w:rPrChange>
        </w:rPr>
        <w:t>DIRECTOR’S DETERMINATION</w:t>
      </w:r>
      <w:r w:rsidRPr="00EB2965">
        <w:rPr>
          <w:color w:val="000000" w:themeColor="text1"/>
          <w:rPrChange w:id="213" w:author="Rascon Arana, Maria" w:date="2025-09-24T13:19:00Z" w16du:dateUtc="2025-09-24T19:19:00Z">
            <w:rPr/>
          </w:rPrChange>
        </w:rPr>
        <w:t xml:space="preserve"> </w:t>
      </w:r>
    </w:p>
    <w:p w14:paraId="12AF0137" w14:textId="77777777" w:rsidR="003A1B2F" w:rsidRPr="00EB2965" w:rsidRDefault="006135FA" w:rsidP="003A1B2F">
      <w:pPr>
        <w:pStyle w:val="upar1"/>
        <w:rPr>
          <w:color w:val="000000" w:themeColor="text1"/>
          <w:rPrChange w:id="214" w:author="Rascon Arana, Maria" w:date="2025-09-24T13:19:00Z" w16du:dateUtc="2025-09-24T19:19:00Z">
            <w:rPr/>
          </w:rPrChange>
        </w:rPr>
      </w:pPr>
      <w:r w:rsidRPr="00EB2965">
        <w:rPr>
          <w:color w:val="000000" w:themeColor="text1"/>
          <w:rPrChange w:id="215" w:author="Rascon Arana, Maria" w:date="2025-09-24T13:19:00Z" w16du:dateUtc="2025-09-24T19:19:00Z">
            <w:rPr/>
          </w:rPrChange>
        </w:rPr>
        <w:t xml:space="preserve">Upon receipt of a completed application, the Director shall make a determination as to whether the applicant satisfies the requirements for licensure as a mortuary science practitioner, and shall either: </w:t>
      </w:r>
    </w:p>
    <w:p w14:paraId="55D74237" w14:textId="3E6505A3" w:rsidR="006135FA" w:rsidRPr="00EB2965" w:rsidRDefault="006135FA" w:rsidP="003A1B2F">
      <w:pPr>
        <w:pStyle w:val="par2"/>
        <w:rPr>
          <w:color w:val="000000" w:themeColor="text1"/>
          <w:rPrChange w:id="216" w:author="Rascon Arana, Maria" w:date="2025-09-24T13:19:00Z" w16du:dateUtc="2025-09-24T19:19:00Z">
            <w:rPr/>
          </w:rPrChange>
        </w:rPr>
      </w:pPr>
      <w:r w:rsidRPr="00EB2965">
        <w:rPr>
          <w:color w:val="000000" w:themeColor="text1"/>
          <w:rPrChange w:id="217" w:author="Rascon Arana, Maria" w:date="2025-09-24T13:19:00Z" w16du:dateUtc="2025-09-24T19:19:00Z">
            <w:rPr/>
          </w:rPrChange>
        </w:rPr>
        <w:t xml:space="preserve">1. </w:t>
      </w:r>
      <w:r w:rsidR="003A1B2F" w:rsidRPr="00EB2965">
        <w:rPr>
          <w:color w:val="000000" w:themeColor="text1"/>
          <w:rPrChange w:id="218" w:author="Rascon Arana, Maria" w:date="2025-09-24T13:19:00Z" w16du:dateUtc="2025-09-24T19:19:00Z">
            <w:rPr/>
          </w:rPrChange>
        </w:rPr>
        <w:tab/>
      </w:r>
      <w:r w:rsidRPr="00EB2965">
        <w:rPr>
          <w:color w:val="000000" w:themeColor="text1"/>
          <w:rPrChange w:id="219" w:author="Rascon Arana, Maria" w:date="2025-09-24T13:19:00Z" w16du:dateUtc="2025-09-24T19:19:00Z">
            <w:rPr/>
          </w:rPrChange>
        </w:rPr>
        <w:t>Issue a license to the applicant;</w:t>
      </w:r>
    </w:p>
    <w:p w14:paraId="7279F8AF" w14:textId="77777777" w:rsidR="003A1B2F" w:rsidRPr="00EB2965" w:rsidRDefault="003A1B2F" w:rsidP="003A1B2F">
      <w:pPr>
        <w:pStyle w:val="par2"/>
        <w:rPr>
          <w:color w:val="000000" w:themeColor="text1"/>
          <w:rPrChange w:id="220" w:author="Rascon Arana, Maria" w:date="2025-09-24T13:19:00Z" w16du:dateUtc="2025-09-24T19:19:00Z">
            <w:rPr/>
          </w:rPrChange>
        </w:rPr>
      </w:pPr>
      <w:r w:rsidRPr="00EB2965">
        <w:rPr>
          <w:color w:val="000000" w:themeColor="text1"/>
          <w:rPrChange w:id="221" w:author="Rascon Arana, Maria" w:date="2025-09-24T13:19:00Z" w16du:dateUtc="2025-09-24T19:19:00Z">
            <w:rPr/>
          </w:rPrChange>
        </w:rPr>
        <w:t xml:space="preserve">2. </w:t>
      </w:r>
      <w:r w:rsidRPr="00EB2965">
        <w:rPr>
          <w:color w:val="000000" w:themeColor="text1"/>
          <w:rPrChange w:id="222" w:author="Rascon Arana, Maria" w:date="2025-09-24T13:19:00Z" w16du:dateUtc="2025-09-24T19:19:00Z">
            <w:rPr/>
          </w:rPrChange>
        </w:rPr>
        <w:tab/>
        <w:t xml:space="preserve">If the Director determines that the applicant is not qualified to hold a license as a mortuary science practitioner, the Director shall send the applicant a written statement detailing the reasons the licensure application is denied; or </w:t>
      </w:r>
    </w:p>
    <w:p w14:paraId="5B48429A" w14:textId="77777777" w:rsidR="003A1B2F" w:rsidRDefault="003A1B2F" w:rsidP="003A1B2F">
      <w:pPr>
        <w:pStyle w:val="par2"/>
        <w:rPr>
          <w:ins w:id="223" w:author="Shelov, Elizabeth" w:date="2026-07-07T14:41:00Z" w16du:dateUtc="2026-07-07T20:41:00Z"/>
          <w:color w:val="000000" w:themeColor="text1"/>
        </w:rPr>
      </w:pPr>
      <w:r w:rsidRPr="00EB2965">
        <w:rPr>
          <w:color w:val="000000" w:themeColor="text1"/>
          <w:rPrChange w:id="224" w:author="Rascon Arana, Maria" w:date="2025-09-24T13:19:00Z" w16du:dateUtc="2025-09-24T19:19:00Z">
            <w:rPr/>
          </w:rPrChange>
        </w:rPr>
        <w:t xml:space="preserve">3. </w:t>
      </w:r>
      <w:r w:rsidRPr="00EB2965">
        <w:rPr>
          <w:color w:val="000000" w:themeColor="text1"/>
          <w:rPrChange w:id="225" w:author="Rascon Arana, Maria" w:date="2025-09-24T13:19:00Z" w16du:dateUtc="2025-09-24T19:19:00Z">
            <w:rPr/>
          </w:rPrChange>
        </w:rPr>
        <w:tab/>
        <w:t xml:space="preserve">Offer to issue the applicant a conditional license, in lieu of denial, in accordance with section 24-34-107(5), C.R.S. </w:t>
      </w:r>
    </w:p>
    <w:p w14:paraId="782AE907" w14:textId="77777777" w:rsidR="003A1B2F" w:rsidRPr="00311757" w:rsidRDefault="003A1B2F" w:rsidP="00311757">
      <w:pPr>
        <w:pStyle w:val="Heading2"/>
        <w:rPr>
          <w:i w:val="0"/>
          <w:iCs w:val="0"/>
          <w:sz w:val="20"/>
          <w:szCs w:val="20"/>
        </w:rPr>
      </w:pPr>
      <w:r w:rsidRPr="00311757">
        <w:rPr>
          <w:i w:val="0"/>
          <w:iCs w:val="0"/>
          <w:sz w:val="20"/>
          <w:szCs w:val="20"/>
        </w:rPr>
        <w:t xml:space="preserve">1.7 </w:t>
      </w:r>
      <w:r w:rsidRPr="00311757">
        <w:rPr>
          <w:i w:val="0"/>
          <w:iCs w:val="0"/>
          <w:sz w:val="20"/>
          <w:szCs w:val="20"/>
        </w:rPr>
        <w:tab/>
        <w:t xml:space="preserve">RULES AND REGULATIONS FOR THE LICENSURE OF EMBALMERS </w:t>
      </w:r>
    </w:p>
    <w:p w14:paraId="49FA54F4" w14:textId="77777777" w:rsidR="003A1B2F" w:rsidRPr="00EB2965" w:rsidRDefault="003A1B2F" w:rsidP="003A1B2F">
      <w:pPr>
        <w:pStyle w:val="upar1"/>
        <w:rPr>
          <w:color w:val="000000" w:themeColor="text1"/>
          <w:rPrChange w:id="226" w:author="Rascon Arana, Maria" w:date="2025-09-24T13:19:00Z" w16du:dateUtc="2025-09-24T19:19:00Z">
            <w:rPr/>
          </w:rPrChange>
        </w:rPr>
      </w:pPr>
      <w:r w:rsidRPr="00EB2965">
        <w:rPr>
          <w:color w:val="000000" w:themeColor="text1"/>
          <w:rPrChange w:id="227" w:author="Rascon Arana, Maria" w:date="2025-09-24T13:19:00Z" w16du:dateUtc="2025-09-24T19:19:00Z">
            <w:rPr/>
          </w:rPrChange>
        </w:rPr>
        <w:t xml:space="preserve">This Rule is adopted pursuant to 12-20-204, 12-135-501(2), 12-135-803(1), and 12-135-401(6)(a), C.R.S., and is intended to be consistent with the requirements of the State Administrative Procedure Act, section 24-4-101, et seq., C.R.S. (the “APA”) and the Mortuary Science Code at section 12-135-101, et seq., C.R.S. </w:t>
      </w:r>
    </w:p>
    <w:p w14:paraId="648F28D0" w14:textId="77777777" w:rsidR="003A1B2F" w:rsidRPr="00EB2965" w:rsidRDefault="003A1B2F" w:rsidP="003A1B2F">
      <w:pPr>
        <w:pStyle w:val="par1"/>
        <w:rPr>
          <w:color w:val="000000" w:themeColor="text1"/>
          <w:rPrChange w:id="228" w:author="Rascon Arana, Maria" w:date="2025-09-24T13:19:00Z" w16du:dateUtc="2025-09-24T19:19:00Z">
            <w:rPr/>
          </w:rPrChange>
        </w:rPr>
      </w:pPr>
      <w:r w:rsidRPr="00EB2965">
        <w:rPr>
          <w:color w:val="000000" w:themeColor="text1"/>
          <w:rPrChange w:id="229" w:author="Rascon Arana, Maria" w:date="2025-09-24T13:19:00Z" w16du:dateUtc="2025-09-24T19:19:00Z">
            <w:rPr/>
          </w:rPrChange>
        </w:rPr>
        <w:t xml:space="preserve">A. </w:t>
      </w:r>
      <w:r w:rsidRPr="00EB2965">
        <w:rPr>
          <w:color w:val="000000" w:themeColor="text1"/>
          <w:rPrChange w:id="230" w:author="Rascon Arana, Maria" w:date="2025-09-24T13:19:00Z" w16du:dateUtc="2025-09-24T19:19:00Z">
            <w:rPr/>
          </w:rPrChange>
        </w:rPr>
        <w:tab/>
      </w:r>
      <w:r w:rsidRPr="00EB2965">
        <w:rPr>
          <w:b/>
          <w:bCs/>
          <w:color w:val="000000" w:themeColor="text1"/>
          <w:rPrChange w:id="231" w:author="Rascon Arana, Maria" w:date="2025-09-24T13:19:00Z" w16du:dateUtc="2025-09-24T19:19:00Z">
            <w:rPr>
              <w:b/>
              <w:bCs/>
            </w:rPr>
          </w:rPrChange>
        </w:rPr>
        <w:t>REQUIREMENTS FOR INITIAL APPLICANTS</w:t>
      </w:r>
      <w:r w:rsidRPr="00EB2965">
        <w:rPr>
          <w:color w:val="000000" w:themeColor="text1"/>
          <w:rPrChange w:id="232" w:author="Rascon Arana, Maria" w:date="2025-09-24T13:19:00Z" w16du:dateUtc="2025-09-24T19:19:00Z">
            <w:rPr/>
          </w:rPrChange>
        </w:rPr>
        <w:t xml:space="preserve"> </w:t>
      </w:r>
    </w:p>
    <w:p w14:paraId="4954C2DD" w14:textId="77777777" w:rsidR="003A1B2F" w:rsidRPr="00EB2965" w:rsidRDefault="003A1B2F" w:rsidP="003A1B2F">
      <w:pPr>
        <w:pStyle w:val="upar1"/>
        <w:rPr>
          <w:color w:val="000000" w:themeColor="text1"/>
          <w:rPrChange w:id="233" w:author="Rascon Arana, Maria" w:date="2025-09-24T13:19:00Z" w16du:dateUtc="2025-09-24T19:19:00Z">
            <w:rPr/>
          </w:rPrChange>
        </w:rPr>
      </w:pPr>
      <w:r w:rsidRPr="00EB2965">
        <w:rPr>
          <w:color w:val="000000" w:themeColor="text1"/>
          <w:rPrChange w:id="234" w:author="Rascon Arana, Maria" w:date="2025-09-24T13:19:00Z" w16du:dateUtc="2025-09-24T19:19:00Z">
            <w:rPr/>
          </w:rPrChange>
        </w:rPr>
        <w:t xml:space="preserve">Except as provided in Rule 1.9, all applicants for initial licensure as an embalmer must: </w:t>
      </w:r>
    </w:p>
    <w:p w14:paraId="104D5864" w14:textId="77777777" w:rsidR="003A1B2F" w:rsidRPr="00EB2965" w:rsidRDefault="003A1B2F" w:rsidP="003A1B2F">
      <w:pPr>
        <w:pStyle w:val="par2"/>
        <w:rPr>
          <w:color w:val="000000" w:themeColor="text1"/>
          <w:rPrChange w:id="235" w:author="Rascon Arana, Maria" w:date="2025-09-24T13:19:00Z" w16du:dateUtc="2025-09-24T19:19:00Z">
            <w:rPr/>
          </w:rPrChange>
        </w:rPr>
      </w:pPr>
      <w:r w:rsidRPr="00EB2965">
        <w:rPr>
          <w:color w:val="000000" w:themeColor="text1"/>
          <w:rPrChange w:id="236" w:author="Rascon Arana, Maria" w:date="2025-09-24T13:19:00Z" w16du:dateUtc="2025-09-24T19:19:00Z">
            <w:rPr/>
          </w:rPrChange>
        </w:rPr>
        <w:t xml:space="preserve">1. </w:t>
      </w:r>
      <w:r w:rsidRPr="00EB2965">
        <w:rPr>
          <w:color w:val="000000" w:themeColor="text1"/>
          <w:rPrChange w:id="237" w:author="Rascon Arana, Maria" w:date="2025-09-24T13:19:00Z" w16du:dateUtc="2025-09-24T19:19:00Z">
            <w:rPr/>
          </w:rPrChange>
        </w:rPr>
        <w:tab/>
        <w:t xml:space="preserve">Apply in a form and manner approved by the Director; </w:t>
      </w:r>
    </w:p>
    <w:p w14:paraId="554FC0BD" w14:textId="77777777" w:rsidR="003A1B2F" w:rsidRPr="00EB2965" w:rsidRDefault="003A1B2F" w:rsidP="003A1B2F">
      <w:pPr>
        <w:pStyle w:val="par2"/>
        <w:rPr>
          <w:color w:val="000000" w:themeColor="text1"/>
          <w:rPrChange w:id="238" w:author="Rascon Arana, Maria" w:date="2025-09-24T13:19:00Z" w16du:dateUtc="2025-09-24T19:19:00Z">
            <w:rPr/>
          </w:rPrChange>
        </w:rPr>
      </w:pPr>
      <w:r w:rsidRPr="00EB2965">
        <w:rPr>
          <w:color w:val="000000" w:themeColor="text1"/>
          <w:rPrChange w:id="239" w:author="Rascon Arana, Maria" w:date="2025-09-24T13:19:00Z" w16du:dateUtc="2025-09-24T19:19:00Z">
            <w:rPr/>
          </w:rPrChange>
        </w:rPr>
        <w:t xml:space="preserve">2. </w:t>
      </w:r>
      <w:r w:rsidRPr="00EB2965">
        <w:rPr>
          <w:color w:val="000000" w:themeColor="text1"/>
          <w:rPrChange w:id="240" w:author="Rascon Arana, Maria" w:date="2025-09-24T13:19:00Z" w16du:dateUtc="2025-09-24T19:19:00Z">
            <w:rPr/>
          </w:rPrChange>
        </w:rPr>
        <w:tab/>
        <w:t xml:space="preserve">Pay the application fee as determined by the Director; </w:t>
      </w:r>
    </w:p>
    <w:p w14:paraId="532C5783" w14:textId="681F23C6" w:rsidR="001C0D72" w:rsidRPr="00EB2965" w:rsidRDefault="003A1B2F" w:rsidP="003A1B2F">
      <w:pPr>
        <w:pStyle w:val="par2"/>
        <w:rPr>
          <w:ins w:id="241" w:author="Rascon Arana, Maria" w:date="2025-09-23T11:12:00Z" w16du:dateUtc="2025-09-23T17:12:00Z"/>
          <w:color w:val="000000" w:themeColor="text1"/>
          <w:szCs w:val="20"/>
          <w:u w:val="single"/>
          <w:rPrChange w:id="242" w:author="Rascon Arana, Maria" w:date="2025-09-24T13:19:00Z" w16du:dateUtc="2025-09-24T19:19:00Z">
            <w:rPr>
              <w:ins w:id="243" w:author="Rascon Arana, Maria" w:date="2025-09-23T11:12:00Z" w16du:dateUtc="2025-09-23T17:12:00Z"/>
              <w:color w:val="FF0000"/>
              <w:szCs w:val="20"/>
              <w:u w:val="single"/>
            </w:rPr>
          </w:rPrChange>
        </w:rPr>
      </w:pPr>
      <w:r w:rsidRPr="00EB2965">
        <w:rPr>
          <w:color w:val="000000" w:themeColor="text1"/>
          <w:rPrChange w:id="244" w:author="Rascon Arana, Maria" w:date="2025-09-24T13:19:00Z" w16du:dateUtc="2025-09-24T19:19:00Z">
            <w:rPr/>
          </w:rPrChange>
        </w:rPr>
        <w:lastRenderedPageBreak/>
        <w:t xml:space="preserve">3. </w:t>
      </w:r>
      <w:r w:rsidRPr="00EB2965">
        <w:rPr>
          <w:color w:val="000000" w:themeColor="text1"/>
          <w:rPrChange w:id="245" w:author="Rascon Arana, Maria" w:date="2025-09-24T13:19:00Z" w16du:dateUtc="2025-09-24T19:19:00Z">
            <w:rPr/>
          </w:rPrChange>
        </w:rPr>
        <w:tab/>
      </w:r>
      <w:del w:id="246" w:author="Rascon Arana, Maria" w:date="2025-09-23T11:11:00Z" w16du:dateUtc="2025-09-23T17:11:00Z">
        <w:r w:rsidRPr="00EB2965" w:rsidDel="001C0D72">
          <w:rPr>
            <w:color w:val="000000" w:themeColor="text1"/>
            <w:rPrChange w:id="247" w:author="Rascon Arana, Maria" w:date="2025-09-24T13:19:00Z" w16du:dateUtc="2025-09-24T19:19:00Z">
              <w:rPr/>
            </w:rPrChange>
          </w:rPr>
          <w:delText>Submit fingerprints for the purpose of obtaining criminal history record information from the Federal Bureau of Investigation and the Colorado Bureau of Investigation responsible for retaining the state’s criminal records</w:delText>
        </w:r>
      </w:del>
      <w:del w:id="248" w:author="Rascon Arana, Maria" w:date="2025-09-23T11:12:00Z" w16du:dateUtc="2025-09-23T17:12:00Z">
        <w:r w:rsidRPr="00EB2965" w:rsidDel="001C0D72">
          <w:rPr>
            <w:color w:val="000000" w:themeColor="text1"/>
            <w:rPrChange w:id="249" w:author="Rascon Arana, Maria" w:date="2025-09-24T13:19:00Z" w16du:dateUtc="2025-09-24T19:19:00Z">
              <w:rPr/>
            </w:rPrChange>
          </w:rPr>
          <w:delText>;</w:delText>
        </w:r>
      </w:del>
      <w:ins w:id="250" w:author="Rascon Arana, Maria" w:date="2025-09-23T11:12:00Z" w16du:dateUtc="2025-09-23T17:12:00Z">
        <w:r w:rsidR="001C0D72" w:rsidRPr="00EB2965">
          <w:rPr>
            <w:color w:val="000000" w:themeColor="text1"/>
            <w:rPrChange w:id="251" w:author="Rascon Arana, Maria" w:date="2025-09-24T13:19:00Z" w16du:dateUtc="2025-09-24T19:19:00Z">
              <w:rPr/>
            </w:rPrChange>
          </w:rPr>
          <w:t xml:space="preserve">Pursuant to </w:t>
        </w:r>
      </w:ins>
      <w:ins w:id="252" w:author="Rascon Arana, Maria" w:date="2026-08-05T08:43:00Z" w16du:dateUtc="2026-08-05T14:43:00Z">
        <w:r w:rsidR="00F7046F">
          <w:rPr>
            <w:color w:val="000000" w:themeColor="text1"/>
          </w:rPr>
          <w:t>sections</w:t>
        </w:r>
      </w:ins>
      <w:ins w:id="253" w:author="Rascon Arana, Maria" w:date="2025-09-23T11:12:00Z" w16du:dateUtc="2025-09-23T17:12:00Z">
        <w:r w:rsidR="001C0D72" w:rsidRPr="00EB2965">
          <w:rPr>
            <w:color w:val="000000" w:themeColor="text1"/>
            <w:szCs w:val="20"/>
            <w:u w:val="single"/>
            <w:rPrChange w:id="254" w:author="Rascon Arana, Maria" w:date="2025-09-24T13:19:00Z" w16du:dateUtc="2025-09-24T19:19:00Z">
              <w:rPr>
                <w:color w:val="FF0000"/>
              </w:rPr>
            </w:rPrChange>
          </w:rPr>
          <w:t xml:space="preserve"> 12-135-501(3)(II) and 12-20-202(b)(VIII) C.R.S., an applicant for licensure under this section must submit to a fingerprint-based criminal history record check prior to licensure</w:t>
        </w:r>
      </w:ins>
      <w:ins w:id="255" w:author="Shelov, Elizabeth" w:date="2026-07-21T10:11:00Z" w16du:dateUtc="2026-07-21T16:11:00Z">
        <w:r w:rsidR="0015303F">
          <w:rPr>
            <w:color w:val="000000" w:themeColor="text1"/>
            <w:szCs w:val="20"/>
            <w:u w:val="single"/>
          </w:rPr>
          <w:t>.</w:t>
        </w:r>
      </w:ins>
    </w:p>
    <w:p w14:paraId="7F1B41EB" w14:textId="77777777" w:rsidR="003A1B2F" w:rsidRPr="00EB2965" w:rsidRDefault="003A1B2F" w:rsidP="003A1B2F">
      <w:pPr>
        <w:pStyle w:val="par2"/>
        <w:rPr>
          <w:color w:val="000000" w:themeColor="text1"/>
          <w:rPrChange w:id="256" w:author="Rascon Arana, Maria" w:date="2025-09-24T13:19:00Z" w16du:dateUtc="2025-09-24T19:19:00Z">
            <w:rPr/>
          </w:rPrChange>
        </w:rPr>
      </w:pPr>
      <w:r w:rsidRPr="00EB2965">
        <w:rPr>
          <w:color w:val="000000" w:themeColor="text1"/>
          <w:rPrChange w:id="257" w:author="Rascon Arana, Maria" w:date="2025-09-24T13:19:00Z" w16du:dateUtc="2025-09-24T19:19:00Z">
            <w:rPr/>
          </w:rPrChange>
        </w:rPr>
        <w:t xml:space="preserve">4. </w:t>
      </w:r>
      <w:r w:rsidRPr="00EB2965">
        <w:rPr>
          <w:color w:val="000000" w:themeColor="text1"/>
          <w:rPrChange w:id="258" w:author="Rascon Arana, Maria" w:date="2025-09-24T13:19:00Z" w16du:dateUtc="2025-09-24T19:19:00Z">
            <w:rPr/>
          </w:rPrChange>
        </w:rPr>
        <w:tab/>
        <w:t xml:space="preserve">Submit proof of successful graduation from an Accredited Mortuary Science School; </w:t>
      </w:r>
    </w:p>
    <w:p w14:paraId="0852542B" w14:textId="77777777" w:rsidR="003A1B2F" w:rsidRPr="00EB2965" w:rsidRDefault="003A1B2F" w:rsidP="003A1B2F">
      <w:pPr>
        <w:pStyle w:val="par2"/>
        <w:rPr>
          <w:color w:val="000000" w:themeColor="text1"/>
          <w:rPrChange w:id="259" w:author="Rascon Arana, Maria" w:date="2025-09-24T13:19:00Z" w16du:dateUtc="2025-09-24T19:19:00Z">
            <w:rPr/>
          </w:rPrChange>
        </w:rPr>
      </w:pPr>
      <w:r w:rsidRPr="00EB2965">
        <w:rPr>
          <w:color w:val="000000" w:themeColor="text1"/>
          <w:rPrChange w:id="260" w:author="Rascon Arana, Maria" w:date="2025-09-24T13:19:00Z" w16du:dateUtc="2025-09-24T19:19:00Z">
            <w:rPr/>
          </w:rPrChange>
        </w:rPr>
        <w:t xml:space="preserve">5. </w:t>
      </w:r>
      <w:r w:rsidRPr="00EB2965">
        <w:rPr>
          <w:color w:val="000000" w:themeColor="text1"/>
          <w:rPrChange w:id="261" w:author="Rascon Arana, Maria" w:date="2025-09-24T13:19:00Z" w16du:dateUtc="2025-09-24T19:19:00Z">
            <w:rPr/>
          </w:rPrChange>
        </w:rPr>
        <w:tab/>
        <w:t xml:space="preserve">Submit proof of having successfully taken and passed the science section of the National Board Examination administered by the International Conference of Funeral Service Examining Boards; and </w:t>
      </w:r>
    </w:p>
    <w:p w14:paraId="7E644679" w14:textId="77777777" w:rsidR="003A1B2F" w:rsidRPr="00EB2965" w:rsidRDefault="003A1B2F" w:rsidP="003A1B2F">
      <w:pPr>
        <w:pStyle w:val="par2"/>
        <w:rPr>
          <w:color w:val="000000" w:themeColor="text1"/>
          <w:rPrChange w:id="262" w:author="Rascon Arana, Maria" w:date="2025-09-24T13:19:00Z" w16du:dateUtc="2025-09-24T19:19:00Z">
            <w:rPr/>
          </w:rPrChange>
        </w:rPr>
      </w:pPr>
      <w:r w:rsidRPr="00EB2965">
        <w:rPr>
          <w:color w:val="000000" w:themeColor="text1"/>
          <w:rPrChange w:id="263" w:author="Rascon Arana, Maria" w:date="2025-09-24T13:19:00Z" w16du:dateUtc="2025-09-24T19:19:00Z">
            <w:rPr/>
          </w:rPrChange>
        </w:rPr>
        <w:t xml:space="preserve">6. </w:t>
      </w:r>
      <w:r w:rsidRPr="00EB2965">
        <w:rPr>
          <w:color w:val="000000" w:themeColor="text1"/>
          <w:rPrChange w:id="264" w:author="Rascon Arana, Maria" w:date="2025-09-24T13:19:00Z" w16du:dateUtc="2025-09-24T19:19:00Z">
            <w:rPr/>
          </w:rPrChange>
        </w:rPr>
        <w:tab/>
        <w:t xml:space="preserve">Submit proof of having successfully completed a workplace learning experience in accordance with Rule 1.13. </w:t>
      </w:r>
    </w:p>
    <w:p w14:paraId="01925C9A" w14:textId="77777777" w:rsidR="003A1B2F" w:rsidRPr="00EB2965" w:rsidRDefault="003A1B2F" w:rsidP="003A1B2F">
      <w:pPr>
        <w:pStyle w:val="par2"/>
        <w:rPr>
          <w:color w:val="000000" w:themeColor="text1"/>
          <w:rPrChange w:id="265" w:author="Rascon Arana, Maria" w:date="2025-09-24T13:19:00Z" w16du:dateUtc="2025-09-24T19:19:00Z">
            <w:rPr/>
          </w:rPrChange>
        </w:rPr>
      </w:pPr>
      <w:r w:rsidRPr="00EB2965">
        <w:rPr>
          <w:color w:val="000000" w:themeColor="text1"/>
          <w:rPrChange w:id="266" w:author="Rascon Arana, Maria" w:date="2025-09-24T13:19:00Z" w16du:dateUtc="2025-09-24T19:19:00Z">
            <w:rPr/>
          </w:rPrChange>
        </w:rPr>
        <w:t xml:space="preserve">7. </w:t>
      </w:r>
      <w:r w:rsidRPr="00EB2965">
        <w:rPr>
          <w:color w:val="000000" w:themeColor="text1"/>
          <w:rPrChange w:id="267" w:author="Rascon Arana, Maria" w:date="2025-09-24T13:19:00Z" w16du:dateUtc="2025-09-24T19:19:00Z">
            <w:rPr/>
          </w:rPrChange>
        </w:rPr>
        <w:tab/>
        <w:t xml:space="preserve">Satisfy one of the following: </w:t>
      </w:r>
    </w:p>
    <w:p w14:paraId="1570FD0B" w14:textId="77777777" w:rsidR="003A1B2F" w:rsidRPr="00EB2965" w:rsidRDefault="003A1B2F" w:rsidP="003A1B2F">
      <w:pPr>
        <w:pStyle w:val="par3"/>
        <w:rPr>
          <w:color w:val="000000" w:themeColor="text1"/>
          <w:rPrChange w:id="268" w:author="Rascon Arana, Maria" w:date="2025-09-24T13:19:00Z" w16du:dateUtc="2025-09-24T19:19:00Z">
            <w:rPr/>
          </w:rPrChange>
        </w:rPr>
      </w:pPr>
      <w:r w:rsidRPr="00EB2965">
        <w:rPr>
          <w:color w:val="000000" w:themeColor="text1"/>
          <w:rPrChange w:id="269" w:author="Rascon Arana, Maria" w:date="2025-09-24T13:19:00Z" w16du:dateUtc="2025-09-24T19:19:00Z">
            <w:rPr/>
          </w:rPrChange>
        </w:rPr>
        <w:t xml:space="preserve">a. </w:t>
      </w:r>
      <w:r w:rsidRPr="00EB2965">
        <w:rPr>
          <w:color w:val="000000" w:themeColor="text1"/>
          <w:rPrChange w:id="270" w:author="Rascon Arana, Maria" w:date="2025-09-24T13:19:00Z" w16du:dateUtc="2025-09-24T19:19:00Z">
            <w:rPr/>
          </w:rPrChange>
        </w:rPr>
        <w:tab/>
        <w:t xml:space="preserve">Disclose to the Director any suspension of, revocation of, or adverse action against a license, registration, or certification to practice Mortuary Science in another state or jurisdiction; or </w:t>
      </w:r>
    </w:p>
    <w:p w14:paraId="1F6E015F" w14:textId="77777777" w:rsidR="003A1B2F" w:rsidRPr="00EB2965" w:rsidRDefault="003A1B2F" w:rsidP="003A1B2F">
      <w:pPr>
        <w:pStyle w:val="par3"/>
        <w:rPr>
          <w:color w:val="000000" w:themeColor="text1"/>
          <w:rPrChange w:id="271" w:author="Rascon Arana, Maria" w:date="2025-09-24T13:19:00Z" w16du:dateUtc="2025-09-24T19:19:00Z">
            <w:rPr/>
          </w:rPrChange>
        </w:rPr>
      </w:pPr>
      <w:r w:rsidRPr="00EB2965">
        <w:rPr>
          <w:color w:val="000000" w:themeColor="text1"/>
          <w:rPrChange w:id="272" w:author="Rascon Arana, Maria" w:date="2025-09-24T13:19:00Z" w16du:dateUtc="2025-09-24T19:19:00Z">
            <w:rPr/>
          </w:rPrChange>
        </w:rPr>
        <w:t xml:space="preserve">b. </w:t>
      </w:r>
      <w:r w:rsidRPr="00EB2965">
        <w:rPr>
          <w:color w:val="000000" w:themeColor="text1"/>
          <w:rPrChange w:id="273" w:author="Rascon Arana, Maria" w:date="2025-09-24T13:19:00Z" w16du:dateUtc="2025-09-24T19:19:00Z">
            <w:rPr/>
          </w:rPrChange>
        </w:rPr>
        <w:tab/>
        <w:t xml:space="preserve">Submit an affidavit signed under penalty of perjury attesting that the applicant does not have a license, registration, or certification to practice Mortuary Science under suspension, revocation, or other adverse action in another state or jurisdiction. </w:t>
      </w:r>
    </w:p>
    <w:p w14:paraId="7CD42BD6" w14:textId="77777777" w:rsidR="003A1B2F" w:rsidRPr="00EB2965" w:rsidRDefault="003A1B2F" w:rsidP="003A1B2F">
      <w:pPr>
        <w:pStyle w:val="par1"/>
        <w:rPr>
          <w:b/>
          <w:bCs/>
          <w:color w:val="000000" w:themeColor="text1"/>
          <w:rPrChange w:id="274" w:author="Rascon Arana, Maria" w:date="2025-09-24T13:19:00Z" w16du:dateUtc="2025-09-24T19:19:00Z">
            <w:rPr>
              <w:b/>
              <w:bCs/>
            </w:rPr>
          </w:rPrChange>
        </w:rPr>
      </w:pPr>
      <w:r w:rsidRPr="00EB2965">
        <w:rPr>
          <w:color w:val="000000" w:themeColor="text1"/>
          <w:rPrChange w:id="275" w:author="Rascon Arana, Maria" w:date="2025-09-24T13:19:00Z" w16du:dateUtc="2025-09-24T19:19:00Z">
            <w:rPr/>
          </w:rPrChange>
        </w:rPr>
        <w:t xml:space="preserve">B. </w:t>
      </w:r>
      <w:r w:rsidRPr="00EB2965">
        <w:rPr>
          <w:color w:val="000000" w:themeColor="text1"/>
          <w:rPrChange w:id="276" w:author="Rascon Arana, Maria" w:date="2025-09-24T13:19:00Z" w16du:dateUtc="2025-09-24T19:19:00Z">
            <w:rPr/>
          </w:rPrChange>
        </w:rPr>
        <w:tab/>
      </w:r>
      <w:r w:rsidRPr="00EB2965">
        <w:rPr>
          <w:b/>
          <w:bCs/>
          <w:color w:val="000000" w:themeColor="text1"/>
          <w:rPrChange w:id="277" w:author="Rascon Arana, Maria" w:date="2025-09-24T13:19:00Z" w16du:dateUtc="2025-09-24T19:19:00Z">
            <w:rPr>
              <w:b/>
              <w:bCs/>
            </w:rPr>
          </w:rPrChange>
        </w:rPr>
        <w:t xml:space="preserve">DIRECTOR’S DETERMINATION </w:t>
      </w:r>
    </w:p>
    <w:p w14:paraId="0BC30C9F" w14:textId="77777777" w:rsidR="003A1B2F" w:rsidRPr="00EB2965" w:rsidRDefault="003A1B2F" w:rsidP="003A1B2F">
      <w:pPr>
        <w:pStyle w:val="upar1"/>
        <w:rPr>
          <w:color w:val="000000" w:themeColor="text1"/>
          <w:rPrChange w:id="278" w:author="Rascon Arana, Maria" w:date="2025-09-24T13:19:00Z" w16du:dateUtc="2025-09-24T19:19:00Z">
            <w:rPr/>
          </w:rPrChange>
        </w:rPr>
      </w:pPr>
      <w:r w:rsidRPr="00EB2965">
        <w:rPr>
          <w:color w:val="000000" w:themeColor="text1"/>
          <w:rPrChange w:id="279" w:author="Rascon Arana, Maria" w:date="2025-09-24T13:19:00Z" w16du:dateUtc="2025-09-24T19:19:00Z">
            <w:rPr/>
          </w:rPrChange>
        </w:rPr>
        <w:t xml:space="preserve">Upon receipt of a completed application, the Director shall make a determination as to whether the applicant satisfies the requirements for licensure as an embalmer, and shall either: </w:t>
      </w:r>
    </w:p>
    <w:p w14:paraId="4D1A2346" w14:textId="776B676E" w:rsidR="003A1B2F" w:rsidRPr="00EB2965" w:rsidRDefault="003A1B2F" w:rsidP="003A1B2F">
      <w:pPr>
        <w:pStyle w:val="par2"/>
        <w:rPr>
          <w:color w:val="000000" w:themeColor="text1"/>
          <w:rPrChange w:id="280" w:author="Rascon Arana, Maria" w:date="2025-09-24T13:19:00Z" w16du:dateUtc="2025-09-24T19:19:00Z">
            <w:rPr/>
          </w:rPrChange>
        </w:rPr>
      </w:pPr>
      <w:r w:rsidRPr="00EB2965">
        <w:rPr>
          <w:color w:val="000000" w:themeColor="text1"/>
          <w:rPrChange w:id="281" w:author="Rascon Arana, Maria" w:date="2025-09-24T13:19:00Z" w16du:dateUtc="2025-09-24T19:19:00Z">
            <w:rPr/>
          </w:rPrChange>
        </w:rPr>
        <w:t xml:space="preserve">1. </w:t>
      </w:r>
      <w:r w:rsidRPr="00EB2965">
        <w:rPr>
          <w:color w:val="000000" w:themeColor="text1"/>
          <w:rPrChange w:id="282" w:author="Rascon Arana, Maria" w:date="2025-09-24T13:19:00Z" w16du:dateUtc="2025-09-24T19:19:00Z">
            <w:rPr/>
          </w:rPrChange>
        </w:rPr>
        <w:tab/>
        <w:t>Issue a license to the applicant;</w:t>
      </w:r>
    </w:p>
    <w:p w14:paraId="6E78C305" w14:textId="2DC2BBA5" w:rsidR="003B35E0" w:rsidRPr="00EB2965" w:rsidRDefault="003B35E0" w:rsidP="003A1B2F">
      <w:pPr>
        <w:pStyle w:val="par2"/>
        <w:rPr>
          <w:color w:val="000000" w:themeColor="text1"/>
          <w:rPrChange w:id="283" w:author="Rascon Arana, Maria" w:date="2025-09-24T13:19:00Z" w16du:dateUtc="2025-09-24T19:19:00Z">
            <w:rPr/>
          </w:rPrChange>
        </w:rPr>
      </w:pPr>
      <w:r w:rsidRPr="00EB2965">
        <w:rPr>
          <w:color w:val="000000" w:themeColor="text1"/>
          <w:rPrChange w:id="284" w:author="Rascon Arana, Maria" w:date="2025-09-24T13:19:00Z" w16du:dateUtc="2025-09-24T19:19:00Z">
            <w:rPr/>
          </w:rPrChange>
        </w:rPr>
        <w:t xml:space="preserve">2. </w:t>
      </w:r>
      <w:r w:rsidRPr="00EB2965">
        <w:rPr>
          <w:color w:val="000000" w:themeColor="text1"/>
          <w:rPrChange w:id="285" w:author="Rascon Arana, Maria" w:date="2025-09-24T13:19:00Z" w16du:dateUtc="2025-09-24T19:19:00Z">
            <w:rPr/>
          </w:rPrChange>
        </w:rPr>
        <w:tab/>
        <w:t xml:space="preserve">If the Director determines that the applicant is not qualified to hold a license as an embalmer, the Director shall send the applicant a written statement detailing the reasons the licensure application is denied; or </w:t>
      </w:r>
    </w:p>
    <w:p w14:paraId="4046DEF8" w14:textId="77777777" w:rsidR="003B35E0" w:rsidRPr="00EB2965" w:rsidRDefault="003B35E0" w:rsidP="003A1B2F">
      <w:pPr>
        <w:pStyle w:val="par2"/>
        <w:rPr>
          <w:color w:val="000000" w:themeColor="text1"/>
          <w:rPrChange w:id="286" w:author="Rascon Arana, Maria" w:date="2025-09-24T13:19:00Z" w16du:dateUtc="2025-09-24T19:19:00Z">
            <w:rPr/>
          </w:rPrChange>
        </w:rPr>
      </w:pPr>
      <w:r w:rsidRPr="00EB2965">
        <w:rPr>
          <w:color w:val="000000" w:themeColor="text1"/>
          <w:rPrChange w:id="287" w:author="Rascon Arana, Maria" w:date="2025-09-24T13:19:00Z" w16du:dateUtc="2025-09-24T19:19:00Z">
            <w:rPr/>
          </w:rPrChange>
        </w:rPr>
        <w:t xml:space="preserve">3. </w:t>
      </w:r>
      <w:r w:rsidRPr="00EB2965">
        <w:rPr>
          <w:color w:val="000000" w:themeColor="text1"/>
          <w:rPrChange w:id="288" w:author="Rascon Arana, Maria" w:date="2025-09-24T13:19:00Z" w16du:dateUtc="2025-09-24T19:19:00Z">
            <w:rPr/>
          </w:rPrChange>
        </w:rPr>
        <w:tab/>
        <w:t xml:space="preserve">Offer to issue the applicant a conditional license, in lieu of denial, in accordance with section 24-34-107(5), C.R.S. </w:t>
      </w:r>
    </w:p>
    <w:p w14:paraId="0964482C" w14:textId="77777777" w:rsidR="003B35E0" w:rsidRPr="00875894" w:rsidRDefault="003B35E0" w:rsidP="00875894">
      <w:pPr>
        <w:pStyle w:val="Heading2"/>
        <w:rPr>
          <w:i w:val="0"/>
          <w:iCs w:val="0"/>
          <w:sz w:val="20"/>
          <w:szCs w:val="20"/>
        </w:rPr>
      </w:pPr>
      <w:commentRangeStart w:id="289"/>
      <w:r w:rsidRPr="00875894">
        <w:rPr>
          <w:i w:val="0"/>
          <w:iCs w:val="0"/>
          <w:sz w:val="20"/>
          <w:szCs w:val="20"/>
        </w:rPr>
        <w:t xml:space="preserve">1.8 </w:t>
      </w:r>
      <w:commentRangeEnd w:id="289"/>
      <w:r w:rsidR="003C763F" w:rsidRPr="00875894">
        <w:rPr>
          <w:rStyle w:val="CommentReference"/>
          <w:i w:val="0"/>
          <w:iCs w:val="0"/>
          <w:sz w:val="20"/>
          <w:szCs w:val="20"/>
        </w:rPr>
        <w:commentReference w:id="289"/>
      </w:r>
      <w:r w:rsidRPr="00875894">
        <w:rPr>
          <w:i w:val="0"/>
          <w:iCs w:val="0"/>
          <w:sz w:val="20"/>
          <w:szCs w:val="20"/>
        </w:rPr>
        <w:tab/>
        <w:t xml:space="preserve">RULES AND REGULATIONS FOR THE LICENSURE OF CREMATIONISTS AND NATURAL REDUCTIONISTS </w:t>
      </w:r>
    </w:p>
    <w:p w14:paraId="5BE1869F" w14:textId="74F070CD" w:rsidR="003B35E0" w:rsidRPr="00EB2965" w:rsidRDefault="003B35E0" w:rsidP="003B35E0">
      <w:pPr>
        <w:pStyle w:val="upar1"/>
        <w:rPr>
          <w:color w:val="000000" w:themeColor="text1"/>
          <w:rPrChange w:id="290" w:author="Rascon Arana, Maria" w:date="2025-09-24T13:19:00Z" w16du:dateUtc="2025-09-24T19:19:00Z">
            <w:rPr/>
          </w:rPrChange>
        </w:rPr>
      </w:pPr>
      <w:r w:rsidRPr="00EB2965">
        <w:rPr>
          <w:color w:val="000000" w:themeColor="text1"/>
          <w:rPrChange w:id="291" w:author="Rascon Arana, Maria" w:date="2025-09-24T13:19:00Z" w16du:dateUtc="2025-09-24T19:19:00Z">
            <w:rPr/>
          </w:rPrChange>
        </w:rPr>
        <w:t>This Rule is adopted pursuant to</w:t>
      </w:r>
      <w:ins w:id="292" w:author="Rascon Arana, Maria" w:date="2026-08-05T08:43:00Z" w16du:dateUtc="2026-08-05T14:43:00Z">
        <w:r w:rsidR="00F7046F">
          <w:rPr>
            <w:color w:val="000000" w:themeColor="text1"/>
          </w:rPr>
          <w:t xml:space="preserve"> sections</w:t>
        </w:r>
      </w:ins>
      <w:r w:rsidRPr="00EB2965">
        <w:rPr>
          <w:color w:val="000000" w:themeColor="text1"/>
          <w:rPrChange w:id="293" w:author="Rascon Arana, Maria" w:date="2025-09-24T13:19:00Z" w16du:dateUtc="2025-09-24T19:19:00Z">
            <w:rPr/>
          </w:rPrChange>
        </w:rPr>
        <w:t xml:space="preserve"> 12-20-204, 12-135-501(2), 12-135-903(1), 12-135-903(2), and 12-135- 401(6)(a), C.R.S., and are intended to be consistent with the requirements of the State Administrative Procedure Act, section 24-4-101, et seq., C.R.S. (the “APA”) and the Mortuary Science Code at section 12-135-101, et seq., C.R.S. </w:t>
      </w:r>
    </w:p>
    <w:p w14:paraId="7E8364C7" w14:textId="77777777" w:rsidR="003B35E0" w:rsidRPr="00EB2965" w:rsidRDefault="003B35E0" w:rsidP="003B35E0">
      <w:pPr>
        <w:pStyle w:val="par1"/>
        <w:rPr>
          <w:b/>
          <w:bCs/>
          <w:color w:val="000000" w:themeColor="text1"/>
          <w:rPrChange w:id="294" w:author="Rascon Arana, Maria" w:date="2025-09-24T13:19:00Z" w16du:dateUtc="2025-09-24T19:19:00Z">
            <w:rPr>
              <w:b/>
              <w:bCs/>
            </w:rPr>
          </w:rPrChange>
        </w:rPr>
      </w:pPr>
      <w:r w:rsidRPr="00EB2965">
        <w:rPr>
          <w:color w:val="000000" w:themeColor="text1"/>
          <w:rPrChange w:id="295" w:author="Rascon Arana, Maria" w:date="2025-09-24T13:19:00Z" w16du:dateUtc="2025-09-24T19:19:00Z">
            <w:rPr/>
          </w:rPrChange>
        </w:rPr>
        <w:t xml:space="preserve">A. </w:t>
      </w:r>
      <w:r w:rsidRPr="00EB2965">
        <w:rPr>
          <w:color w:val="000000" w:themeColor="text1"/>
          <w:rPrChange w:id="296" w:author="Rascon Arana, Maria" w:date="2025-09-24T13:19:00Z" w16du:dateUtc="2025-09-24T19:19:00Z">
            <w:rPr/>
          </w:rPrChange>
        </w:rPr>
        <w:tab/>
      </w:r>
      <w:r w:rsidRPr="00EB2965">
        <w:rPr>
          <w:b/>
          <w:bCs/>
          <w:color w:val="000000" w:themeColor="text1"/>
          <w:rPrChange w:id="297" w:author="Rascon Arana, Maria" w:date="2025-09-24T13:19:00Z" w16du:dateUtc="2025-09-24T19:19:00Z">
            <w:rPr>
              <w:b/>
              <w:bCs/>
            </w:rPr>
          </w:rPrChange>
        </w:rPr>
        <w:t xml:space="preserve">REQUIREMENTS FOR INITIAL APPLICANTS </w:t>
      </w:r>
    </w:p>
    <w:p w14:paraId="1CB9564B" w14:textId="77777777" w:rsidR="003B35E0" w:rsidRPr="00EB2965" w:rsidRDefault="003B35E0" w:rsidP="003B35E0">
      <w:pPr>
        <w:pStyle w:val="upar1"/>
        <w:rPr>
          <w:color w:val="000000" w:themeColor="text1"/>
          <w:rPrChange w:id="298" w:author="Rascon Arana, Maria" w:date="2025-09-24T13:19:00Z" w16du:dateUtc="2025-09-24T19:19:00Z">
            <w:rPr/>
          </w:rPrChange>
        </w:rPr>
      </w:pPr>
      <w:r w:rsidRPr="00EB2965">
        <w:rPr>
          <w:color w:val="000000" w:themeColor="text1"/>
          <w:rPrChange w:id="299" w:author="Rascon Arana, Maria" w:date="2025-09-24T13:19:00Z" w16du:dateUtc="2025-09-24T19:19:00Z">
            <w:rPr/>
          </w:rPrChange>
        </w:rPr>
        <w:t xml:space="preserve">Except as provided in Rule 1.9, all applicants for initial licensure as a cremationist or natural reductionist must: </w:t>
      </w:r>
    </w:p>
    <w:p w14:paraId="731B7957" w14:textId="77777777" w:rsidR="003B35E0" w:rsidRPr="00EB2965" w:rsidRDefault="003B35E0" w:rsidP="003B35E0">
      <w:pPr>
        <w:pStyle w:val="par2"/>
        <w:rPr>
          <w:color w:val="000000" w:themeColor="text1"/>
          <w:rPrChange w:id="300" w:author="Rascon Arana, Maria" w:date="2025-09-24T13:19:00Z" w16du:dateUtc="2025-09-24T19:19:00Z">
            <w:rPr/>
          </w:rPrChange>
        </w:rPr>
      </w:pPr>
      <w:r w:rsidRPr="00EB2965">
        <w:rPr>
          <w:color w:val="000000" w:themeColor="text1"/>
          <w:rPrChange w:id="301" w:author="Rascon Arana, Maria" w:date="2025-09-24T13:19:00Z" w16du:dateUtc="2025-09-24T19:19:00Z">
            <w:rPr/>
          </w:rPrChange>
        </w:rPr>
        <w:t xml:space="preserve">1. </w:t>
      </w:r>
      <w:r w:rsidRPr="00EB2965">
        <w:rPr>
          <w:color w:val="000000" w:themeColor="text1"/>
          <w:rPrChange w:id="302" w:author="Rascon Arana, Maria" w:date="2025-09-24T13:19:00Z" w16du:dateUtc="2025-09-24T19:19:00Z">
            <w:rPr/>
          </w:rPrChange>
        </w:rPr>
        <w:tab/>
        <w:t xml:space="preserve">Apply in a form and manner approved by the Director; </w:t>
      </w:r>
    </w:p>
    <w:p w14:paraId="5EE7DEEC" w14:textId="77777777" w:rsidR="003B35E0" w:rsidRPr="00EB2965" w:rsidRDefault="003B35E0" w:rsidP="003B35E0">
      <w:pPr>
        <w:pStyle w:val="par2"/>
        <w:rPr>
          <w:color w:val="000000" w:themeColor="text1"/>
          <w:rPrChange w:id="303" w:author="Rascon Arana, Maria" w:date="2025-09-24T13:19:00Z" w16du:dateUtc="2025-09-24T19:19:00Z">
            <w:rPr/>
          </w:rPrChange>
        </w:rPr>
      </w:pPr>
      <w:r w:rsidRPr="00EB2965">
        <w:rPr>
          <w:color w:val="000000" w:themeColor="text1"/>
          <w:rPrChange w:id="304" w:author="Rascon Arana, Maria" w:date="2025-09-24T13:19:00Z" w16du:dateUtc="2025-09-24T19:19:00Z">
            <w:rPr/>
          </w:rPrChange>
        </w:rPr>
        <w:lastRenderedPageBreak/>
        <w:t xml:space="preserve">2. </w:t>
      </w:r>
      <w:r w:rsidRPr="00EB2965">
        <w:rPr>
          <w:color w:val="000000" w:themeColor="text1"/>
          <w:rPrChange w:id="305" w:author="Rascon Arana, Maria" w:date="2025-09-24T13:19:00Z" w16du:dateUtc="2025-09-24T19:19:00Z">
            <w:rPr/>
          </w:rPrChange>
        </w:rPr>
        <w:tab/>
        <w:t xml:space="preserve">Pay the application fee as determined by the Director; </w:t>
      </w:r>
    </w:p>
    <w:p w14:paraId="455E790F" w14:textId="254058D1" w:rsidR="00611670" w:rsidRPr="00EB2965" w:rsidRDefault="003B35E0" w:rsidP="003B35E0">
      <w:pPr>
        <w:pStyle w:val="par2"/>
        <w:rPr>
          <w:ins w:id="306" w:author="Rascon Arana, Maria" w:date="2025-09-23T11:34:00Z" w16du:dateUtc="2025-09-23T17:34:00Z"/>
          <w:color w:val="000000" w:themeColor="text1"/>
          <w:szCs w:val="20"/>
          <w:u w:val="single"/>
          <w:rPrChange w:id="307" w:author="Rascon Arana, Maria" w:date="2025-09-24T13:19:00Z" w16du:dateUtc="2025-09-24T19:19:00Z">
            <w:rPr>
              <w:ins w:id="308" w:author="Rascon Arana, Maria" w:date="2025-09-23T11:34:00Z" w16du:dateUtc="2025-09-23T17:34:00Z"/>
              <w:color w:val="FF0000"/>
              <w:szCs w:val="20"/>
              <w:u w:val="single"/>
            </w:rPr>
          </w:rPrChange>
        </w:rPr>
      </w:pPr>
      <w:r w:rsidRPr="00EB2965">
        <w:rPr>
          <w:color w:val="000000" w:themeColor="text1"/>
          <w:rPrChange w:id="309" w:author="Rascon Arana, Maria" w:date="2025-09-24T13:19:00Z" w16du:dateUtc="2025-09-24T19:19:00Z">
            <w:rPr/>
          </w:rPrChange>
        </w:rPr>
        <w:t xml:space="preserve">3. </w:t>
      </w:r>
      <w:r w:rsidRPr="00EB2965">
        <w:rPr>
          <w:color w:val="000000" w:themeColor="text1"/>
          <w:rPrChange w:id="310" w:author="Rascon Arana, Maria" w:date="2025-09-24T13:19:00Z" w16du:dateUtc="2025-09-24T19:19:00Z">
            <w:rPr/>
          </w:rPrChange>
        </w:rPr>
        <w:tab/>
      </w:r>
      <w:del w:id="311" w:author="Rascon Arana, Maria" w:date="2025-09-23T11:34:00Z" w16du:dateUtc="2025-09-23T17:34:00Z">
        <w:r w:rsidRPr="00EB2965" w:rsidDel="00611670">
          <w:rPr>
            <w:color w:val="000000" w:themeColor="text1"/>
            <w:rPrChange w:id="312" w:author="Rascon Arana, Maria" w:date="2025-09-24T13:19:00Z" w16du:dateUtc="2025-09-24T19:19:00Z">
              <w:rPr/>
            </w:rPrChange>
          </w:rPr>
          <w:delText>Submit fingerprints for the purpose of obtaining criminal history record information from the Federal Bureau of Investigation and the Colorado Bureau of Investigation responsible for retaining the state’s criminal records;</w:delText>
        </w:r>
      </w:del>
      <w:ins w:id="313" w:author="Rascon Arana, Maria" w:date="2025-09-23T11:34:00Z" w16du:dateUtc="2025-09-23T17:34:00Z">
        <w:r w:rsidR="00611670" w:rsidRPr="00EB2965">
          <w:rPr>
            <w:color w:val="000000" w:themeColor="text1"/>
            <w:rPrChange w:id="314" w:author="Rascon Arana, Maria" w:date="2025-09-24T13:19:00Z" w16du:dateUtc="2025-09-24T19:19:00Z">
              <w:rPr/>
            </w:rPrChange>
          </w:rPr>
          <w:t xml:space="preserve">Pursuant to </w:t>
        </w:r>
      </w:ins>
      <w:ins w:id="315" w:author="Rascon Arana, Maria" w:date="2026-08-05T08:44:00Z" w16du:dateUtc="2026-08-05T14:44:00Z">
        <w:r w:rsidR="00E8207B">
          <w:rPr>
            <w:color w:val="000000" w:themeColor="text1"/>
          </w:rPr>
          <w:t>sections</w:t>
        </w:r>
      </w:ins>
      <w:ins w:id="316" w:author="Rascon Arana, Maria" w:date="2025-09-23T11:34:00Z" w16du:dateUtc="2025-09-23T17:34:00Z">
        <w:r w:rsidR="00611670" w:rsidRPr="00EB2965">
          <w:rPr>
            <w:color w:val="000000" w:themeColor="text1"/>
            <w:szCs w:val="20"/>
            <w:u w:val="single"/>
            <w:rPrChange w:id="317" w:author="Rascon Arana, Maria" w:date="2025-09-24T13:19:00Z" w16du:dateUtc="2025-09-24T19:19:00Z">
              <w:rPr>
                <w:color w:val="FF0000"/>
              </w:rPr>
            </w:rPrChange>
          </w:rPr>
          <w:t xml:space="preserve"> 12-135-501(3)(II) and 12-20-202(b)(VIII) C.R.S., an applicant for licensure under this section must submit to a fingerprint-based criminal history record check prior to licensure</w:t>
        </w:r>
      </w:ins>
      <w:ins w:id="318" w:author="Shelov, Elizabeth" w:date="2026-07-21T10:11:00Z" w16du:dateUtc="2026-07-21T16:11:00Z">
        <w:r w:rsidR="0015303F">
          <w:rPr>
            <w:color w:val="000000" w:themeColor="text1"/>
            <w:szCs w:val="20"/>
            <w:u w:val="single"/>
          </w:rPr>
          <w:t>.</w:t>
        </w:r>
      </w:ins>
    </w:p>
    <w:p w14:paraId="7CCE533F" w14:textId="77777777" w:rsidR="003B35E0" w:rsidRPr="00EB2965" w:rsidRDefault="003B35E0" w:rsidP="003B35E0">
      <w:pPr>
        <w:pStyle w:val="par2"/>
        <w:rPr>
          <w:color w:val="000000" w:themeColor="text1"/>
          <w:rPrChange w:id="319" w:author="Rascon Arana, Maria" w:date="2025-09-24T13:19:00Z" w16du:dateUtc="2025-09-24T19:19:00Z">
            <w:rPr/>
          </w:rPrChange>
        </w:rPr>
      </w:pPr>
      <w:r w:rsidRPr="00EB2965">
        <w:rPr>
          <w:color w:val="000000" w:themeColor="text1"/>
          <w:rPrChange w:id="320" w:author="Rascon Arana, Maria" w:date="2025-09-24T13:19:00Z" w16du:dateUtc="2025-09-24T19:19:00Z">
            <w:rPr/>
          </w:rPrChange>
        </w:rPr>
        <w:t xml:space="preserve">4. </w:t>
      </w:r>
      <w:r w:rsidRPr="00EB2965">
        <w:rPr>
          <w:color w:val="000000" w:themeColor="text1"/>
          <w:rPrChange w:id="321" w:author="Rascon Arana, Maria" w:date="2025-09-24T13:19:00Z" w16du:dateUtc="2025-09-24T19:19:00Z">
            <w:rPr/>
          </w:rPrChange>
        </w:rPr>
        <w:tab/>
        <w:t xml:space="preserve">Submit proof of one of the following certifications </w:t>
      </w:r>
    </w:p>
    <w:p w14:paraId="6C97AF19" w14:textId="77777777" w:rsidR="003B35E0" w:rsidRPr="00EB2965" w:rsidRDefault="003B35E0" w:rsidP="003B35E0">
      <w:pPr>
        <w:pStyle w:val="par3"/>
        <w:rPr>
          <w:color w:val="000000" w:themeColor="text1"/>
          <w:rPrChange w:id="322" w:author="Rascon Arana, Maria" w:date="2025-09-24T13:19:00Z" w16du:dateUtc="2025-09-24T19:19:00Z">
            <w:rPr/>
          </w:rPrChange>
        </w:rPr>
      </w:pPr>
      <w:r w:rsidRPr="00EB2965">
        <w:rPr>
          <w:color w:val="000000" w:themeColor="text1"/>
          <w:rPrChange w:id="323" w:author="Rascon Arana, Maria" w:date="2025-09-24T13:19:00Z" w16du:dateUtc="2025-09-24T19:19:00Z">
            <w:rPr/>
          </w:rPrChange>
        </w:rPr>
        <w:t>a.</w:t>
      </w:r>
      <w:r w:rsidRPr="00EB2965">
        <w:rPr>
          <w:color w:val="000000" w:themeColor="text1"/>
          <w:rPrChange w:id="324" w:author="Rascon Arana, Maria" w:date="2025-09-24T13:19:00Z" w16du:dateUtc="2025-09-24T19:19:00Z">
            <w:rPr/>
          </w:rPrChange>
        </w:rPr>
        <w:tab/>
        <w:t xml:space="preserve">Certification as a crematory operator from the Cremation Association of North America, the International Cemetery, Cremation, and Funeral Association, or the National Funeral Directors Association, or </w:t>
      </w:r>
    </w:p>
    <w:p w14:paraId="02831564" w14:textId="77777777" w:rsidR="003B35E0" w:rsidRPr="00EB2965" w:rsidRDefault="003B35E0" w:rsidP="003B35E0">
      <w:pPr>
        <w:pStyle w:val="par3"/>
        <w:rPr>
          <w:color w:val="000000" w:themeColor="text1"/>
          <w:rPrChange w:id="325" w:author="Rascon Arana, Maria" w:date="2025-09-24T13:19:00Z" w16du:dateUtc="2025-09-24T19:19:00Z">
            <w:rPr/>
          </w:rPrChange>
        </w:rPr>
      </w:pPr>
      <w:r w:rsidRPr="00EB2965">
        <w:rPr>
          <w:color w:val="000000" w:themeColor="text1"/>
          <w:rPrChange w:id="326" w:author="Rascon Arana, Maria" w:date="2025-09-24T13:19:00Z" w16du:dateUtc="2025-09-24T19:19:00Z">
            <w:rPr/>
          </w:rPrChange>
        </w:rPr>
        <w:t xml:space="preserve">b. </w:t>
      </w:r>
      <w:r w:rsidRPr="00EB2965">
        <w:rPr>
          <w:color w:val="000000" w:themeColor="text1"/>
          <w:rPrChange w:id="327" w:author="Rascon Arana, Maria" w:date="2025-09-24T13:19:00Z" w16du:dateUtc="2025-09-24T19:19:00Z">
            <w:rPr/>
          </w:rPrChange>
        </w:rPr>
        <w:tab/>
        <w:t xml:space="preserve">Official certification as a natural reductionist from the Cremation Association of North America, the International Cemetery, Cremation, and Funeral Association, or the National Funeral Directors Association; and </w:t>
      </w:r>
    </w:p>
    <w:p w14:paraId="7C3B36EE" w14:textId="77777777" w:rsidR="003B35E0" w:rsidRPr="00EB2965" w:rsidRDefault="003B35E0" w:rsidP="003B35E0">
      <w:pPr>
        <w:pStyle w:val="par2"/>
        <w:rPr>
          <w:color w:val="000000" w:themeColor="text1"/>
          <w:rPrChange w:id="328" w:author="Rascon Arana, Maria" w:date="2025-09-24T13:19:00Z" w16du:dateUtc="2025-09-24T19:19:00Z">
            <w:rPr/>
          </w:rPrChange>
        </w:rPr>
      </w:pPr>
      <w:r w:rsidRPr="00EB2965">
        <w:rPr>
          <w:color w:val="000000" w:themeColor="text1"/>
          <w:rPrChange w:id="329" w:author="Rascon Arana, Maria" w:date="2025-09-24T13:19:00Z" w16du:dateUtc="2025-09-24T19:19:00Z">
            <w:rPr/>
          </w:rPrChange>
        </w:rPr>
        <w:t xml:space="preserve">5. </w:t>
      </w:r>
      <w:r w:rsidRPr="00EB2965">
        <w:rPr>
          <w:color w:val="000000" w:themeColor="text1"/>
          <w:rPrChange w:id="330" w:author="Rascon Arana, Maria" w:date="2025-09-24T13:19:00Z" w16du:dateUtc="2025-09-24T19:19:00Z">
            <w:rPr/>
          </w:rPrChange>
        </w:rPr>
        <w:tab/>
        <w:t xml:space="preserve">Satisfy one of the following: </w:t>
      </w:r>
    </w:p>
    <w:p w14:paraId="375C3CE4" w14:textId="77777777" w:rsidR="003B35E0" w:rsidRPr="00EB2965" w:rsidRDefault="003B35E0" w:rsidP="003B35E0">
      <w:pPr>
        <w:pStyle w:val="par3"/>
        <w:rPr>
          <w:color w:val="000000" w:themeColor="text1"/>
          <w:rPrChange w:id="331" w:author="Rascon Arana, Maria" w:date="2025-09-24T13:19:00Z" w16du:dateUtc="2025-09-24T19:19:00Z">
            <w:rPr/>
          </w:rPrChange>
        </w:rPr>
      </w:pPr>
      <w:r w:rsidRPr="00EB2965">
        <w:rPr>
          <w:color w:val="000000" w:themeColor="text1"/>
          <w:rPrChange w:id="332" w:author="Rascon Arana, Maria" w:date="2025-09-24T13:19:00Z" w16du:dateUtc="2025-09-24T19:19:00Z">
            <w:rPr/>
          </w:rPrChange>
        </w:rPr>
        <w:t xml:space="preserve">a. </w:t>
      </w:r>
      <w:r w:rsidRPr="00EB2965">
        <w:rPr>
          <w:color w:val="000000" w:themeColor="text1"/>
          <w:rPrChange w:id="333" w:author="Rascon Arana, Maria" w:date="2025-09-24T13:19:00Z" w16du:dateUtc="2025-09-24T19:19:00Z">
            <w:rPr/>
          </w:rPrChange>
        </w:rPr>
        <w:tab/>
        <w:t xml:space="preserve">Disclose to the Director any suspension of, revocation of, or adverse action against a license, registration, or certification to practice Mortuary Science in another state or jurisdiction; or </w:t>
      </w:r>
    </w:p>
    <w:p w14:paraId="605B77B7" w14:textId="77777777" w:rsidR="003B35E0" w:rsidRPr="00EB2965" w:rsidRDefault="003B35E0" w:rsidP="003B35E0">
      <w:pPr>
        <w:pStyle w:val="par3"/>
        <w:rPr>
          <w:color w:val="000000" w:themeColor="text1"/>
          <w:rPrChange w:id="334" w:author="Rascon Arana, Maria" w:date="2025-09-24T13:19:00Z" w16du:dateUtc="2025-09-24T19:19:00Z">
            <w:rPr/>
          </w:rPrChange>
        </w:rPr>
      </w:pPr>
      <w:r w:rsidRPr="00EB2965">
        <w:rPr>
          <w:color w:val="000000" w:themeColor="text1"/>
          <w:rPrChange w:id="335" w:author="Rascon Arana, Maria" w:date="2025-09-24T13:19:00Z" w16du:dateUtc="2025-09-24T19:19:00Z">
            <w:rPr/>
          </w:rPrChange>
        </w:rPr>
        <w:t xml:space="preserve">b. </w:t>
      </w:r>
      <w:r w:rsidRPr="00EB2965">
        <w:rPr>
          <w:color w:val="000000" w:themeColor="text1"/>
          <w:rPrChange w:id="336" w:author="Rascon Arana, Maria" w:date="2025-09-24T13:19:00Z" w16du:dateUtc="2025-09-24T19:19:00Z">
            <w:rPr/>
          </w:rPrChange>
        </w:rPr>
        <w:tab/>
        <w:t xml:space="preserve">Submit an affidavit signed under penalty of perjury attesting that the applicant does not have a license, registration, or certification to practice Mortuary Science under suspension, revocation, or other adverse action in another state or jurisdiction. </w:t>
      </w:r>
    </w:p>
    <w:p w14:paraId="5C4123C5" w14:textId="77777777" w:rsidR="003B35E0" w:rsidRPr="00EB2965" w:rsidRDefault="003B35E0" w:rsidP="003B35E0">
      <w:pPr>
        <w:pStyle w:val="par1"/>
        <w:rPr>
          <w:color w:val="000000" w:themeColor="text1"/>
          <w:rPrChange w:id="337" w:author="Rascon Arana, Maria" w:date="2025-09-24T13:19:00Z" w16du:dateUtc="2025-09-24T19:19:00Z">
            <w:rPr/>
          </w:rPrChange>
        </w:rPr>
      </w:pPr>
      <w:r w:rsidRPr="00EB2965">
        <w:rPr>
          <w:color w:val="000000" w:themeColor="text1"/>
          <w:rPrChange w:id="338" w:author="Rascon Arana, Maria" w:date="2025-09-24T13:19:00Z" w16du:dateUtc="2025-09-24T19:19:00Z">
            <w:rPr/>
          </w:rPrChange>
        </w:rPr>
        <w:t xml:space="preserve">B. </w:t>
      </w:r>
      <w:r w:rsidRPr="00EB2965">
        <w:rPr>
          <w:color w:val="000000" w:themeColor="text1"/>
          <w:rPrChange w:id="339" w:author="Rascon Arana, Maria" w:date="2025-09-24T13:19:00Z" w16du:dateUtc="2025-09-24T19:19:00Z">
            <w:rPr/>
          </w:rPrChange>
        </w:rPr>
        <w:tab/>
      </w:r>
      <w:r w:rsidRPr="000861E9">
        <w:rPr>
          <w:b/>
          <w:bCs/>
          <w:color w:val="000000" w:themeColor="text1"/>
          <w:rPrChange w:id="340" w:author="Shelov, Elizabeth" w:date="2026-07-12T14:45:00Z" w16du:dateUtc="2026-07-12T20:45:00Z">
            <w:rPr/>
          </w:rPrChange>
        </w:rPr>
        <w:t>DIRECTOR’S DETERMINATION</w:t>
      </w:r>
      <w:r w:rsidRPr="00EB2965">
        <w:rPr>
          <w:color w:val="000000" w:themeColor="text1"/>
          <w:rPrChange w:id="341" w:author="Rascon Arana, Maria" w:date="2025-09-24T13:19:00Z" w16du:dateUtc="2025-09-24T19:19:00Z">
            <w:rPr/>
          </w:rPrChange>
        </w:rPr>
        <w:t xml:space="preserve"> </w:t>
      </w:r>
    </w:p>
    <w:p w14:paraId="0B25B477" w14:textId="77777777" w:rsidR="003B35E0" w:rsidRPr="00EB2965" w:rsidRDefault="003B35E0" w:rsidP="003B35E0">
      <w:pPr>
        <w:pStyle w:val="upar1"/>
        <w:rPr>
          <w:color w:val="000000" w:themeColor="text1"/>
          <w:rPrChange w:id="342" w:author="Rascon Arana, Maria" w:date="2025-09-24T13:19:00Z" w16du:dateUtc="2025-09-24T19:19:00Z">
            <w:rPr/>
          </w:rPrChange>
        </w:rPr>
      </w:pPr>
      <w:r w:rsidRPr="00EB2965">
        <w:rPr>
          <w:color w:val="000000" w:themeColor="text1"/>
          <w:rPrChange w:id="343" w:author="Rascon Arana, Maria" w:date="2025-09-24T13:19:00Z" w16du:dateUtc="2025-09-24T19:19:00Z">
            <w:rPr/>
          </w:rPrChange>
        </w:rPr>
        <w:t xml:space="preserve">Upon receipt of a completed application, the Director shall make a determination as to whether the applicant satisfies the requirements for licensure as a cremationist or natural reductionist, and shall either: </w:t>
      </w:r>
    </w:p>
    <w:p w14:paraId="14EBB8AD" w14:textId="280052E8" w:rsidR="003B35E0" w:rsidRPr="00EB2965" w:rsidRDefault="003B35E0" w:rsidP="003B35E0">
      <w:pPr>
        <w:pStyle w:val="par2"/>
        <w:rPr>
          <w:color w:val="000000" w:themeColor="text1"/>
          <w:rPrChange w:id="344" w:author="Rascon Arana, Maria" w:date="2025-09-24T13:19:00Z" w16du:dateUtc="2025-09-24T19:19:00Z">
            <w:rPr/>
          </w:rPrChange>
        </w:rPr>
      </w:pPr>
      <w:r w:rsidRPr="00EB2965">
        <w:rPr>
          <w:color w:val="000000" w:themeColor="text1"/>
          <w:rPrChange w:id="345" w:author="Rascon Arana, Maria" w:date="2025-09-24T13:19:00Z" w16du:dateUtc="2025-09-24T19:19:00Z">
            <w:rPr/>
          </w:rPrChange>
        </w:rPr>
        <w:t xml:space="preserve">1. </w:t>
      </w:r>
      <w:r w:rsidRPr="00EB2965">
        <w:rPr>
          <w:color w:val="000000" w:themeColor="text1"/>
          <w:rPrChange w:id="346" w:author="Rascon Arana, Maria" w:date="2025-09-24T13:19:00Z" w16du:dateUtc="2025-09-24T19:19:00Z">
            <w:rPr/>
          </w:rPrChange>
        </w:rPr>
        <w:tab/>
        <w:t>Issue a license to the applicant;</w:t>
      </w:r>
    </w:p>
    <w:p w14:paraId="2A2DBA6A" w14:textId="77777777" w:rsidR="003B35E0" w:rsidRPr="00EB2965" w:rsidRDefault="003B35E0" w:rsidP="003B35E0">
      <w:pPr>
        <w:pStyle w:val="par2"/>
        <w:rPr>
          <w:color w:val="000000" w:themeColor="text1"/>
          <w:rPrChange w:id="347" w:author="Rascon Arana, Maria" w:date="2025-09-24T13:19:00Z" w16du:dateUtc="2025-09-24T19:19:00Z">
            <w:rPr/>
          </w:rPrChange>
        </w:rPr>
      </w:pPr>
      <w:r w:rsidRPr="00EB2965">
        <w:rPr>
          <w:color w:val="000000" w:themeColor="text1"/>
          <w:rPrChange w:id="348" w:author="Rascon Arana, Maria" w:date="2025-09-24T13:19:00Z" w16du:dateUtc="2025-09-24T19:19:00Z">
            <w:rPr/>
          </w:rPrChange>
        </w:rPr>
        <w:t xml:space="preserve">2. </w:t>
      </w:r>
      <w:r w:rsidRPr="00EB2965">
        <w:rPr>
          <w:color w:val="000000" w:themeColor="text1"/>
          <w:rPrChange w:id="349" w:author="Rascon Arana, Maria" w:date="2025-09-24T13:19:00Z" w16du:dateUtc="2025-09-24T19:19:00Z">
            <w:rPr/>
          </w:rPrChange>
        </w:rPr>
        <w:tab/>
        <w:t xml:space="preserve">If the Director determines that the applicant is not qualified to hold a license as a cremationist or natural reductionist, the Director shall send the applicant a written statement detailing the reasons the licensure application is denied; or </w:t>
      </w:r>
    </w:p>
    <w:p w14:paraId="7E0CAE7F" w14:textId="77777777" w:rsidR="003B35E0" w:rsidRPr="00EB2965" w:rsidRDefault="003B35E0" w:rsidP="003B35E0">
      <w:pPr>
        <w:pStyle w:val="par2"/>
        <w:rPr>
          <w:color w:val="000000" w:themeColor="text1"/>
          <w:rPrChange w:id="350" w:author="Rascon Arana, Maria" w:date="2025-09-24T13:19:00Z" w16du:dateUtc="2025-09-24T19:19:00Z">
            <w:rPr/>
          </w:rPrChange>
        </w:rPr>
      </w:pPr>
      <w:r w:rsidRPr="00EB2965">
        <w:rPr>
          <w:color w:val="000000" w:themeColor="text1"/>
          <w:rPrChange w:id="351" w:author="Rascon Arana, Maria" w:date="2025-09-24T13:19:00Z" w16du:dateUtc="2025-09-24T19:19:00Z">
            <w:rPr/>
          </w:rPrChange>
        </w:rPr>
        <w:t xml:space="preserve">3. </w:t>
      </w:r>
      <w:r w:rsidRPr="00EB2965">
        <w:rPr>
          <w:color w:val="000000" w:themeColor="text1"/>
          <w:rPrChange w:id="352" w:author="Rascon Arana, Maria" w:date="2025-09-24T13:19:00Z" w16du:dateUtc="2025-09-24T19:19:00Z">
            <w:rPr/>
          </w:rPrChange>
        </w:rPr>
        <w:tab/>
        <w:t xml:space="preserve">Offer to issue the applicant a conditional license, in lieu of denial, in accordance with section 24-34-107(5), C.R.S. </w:t>
      </w:r>
    </w:p>
    <w:p w14:paraId="3633EB95" w14:textId="77777777" w:rsidR="003B35E0" w:rsidRPr="00875894" w:rsidRDefault="003B35E0" w:rsidP="00875894">
      <w:pPr>
        <w:pStyle w:val="Heading2"/>
        <w:rPr>
          <w:ins w:id="353" w:author="Shelov, Elizabeth" w:date="2026-07-07T14:42:00Z" w16du:dateUtc="2026-07-07T20:42:00Z"/>
          <w:i w:val="0"/>
          <w:iCs w:val="0"/>
          <w:sz w:val="20"/>
          <w:szCs w:val="20"/>
        </w:rPr>
      </w:pPr>
      <w:commentRangeStart w:id="354"/>
      <w:commentRangeStart w:id="355"/>
      <w:commentRangeStart w:id="356"/>
      <w:commentRangeStart w:id="357"/>
      <w:commentRangeStart w:id="358"/>
      <w:commentRangeStart w:id="359"/>
      <w:commentRangeStart w:id="360"/>
      <w:commentRangeStart w:id="361"/>
      <w:commentRangeStart w:id="362"/>
      <w:commentRangeStart w:id="363"/>
      <w:commentRangeStart w:id="364"/>
      <w:commentRangeStart w:id="365"/>
      <w:commentRangeStart w:id="366"/>
      <w:commentRangeStart w:id="367"/>
      <w:commentRangeStart w:id="368"/>
      <w:commentRangeStart w:id="369"/>
      <w:r w:rsidRPr="00875894">
        <w:rPr>
          <w:i w:val="0"/>
          <w:iCs w:val="0"/>
          <w:sz w:val="20"/>
          <w:szCs w:val="20"/>
        </w:rPr>
        <w:t xml:space="preserve">1.9 </w:t>
      </w:r>
      <w:commentRangeEnd w:id="354"/>
      <w:r w:rsidR="001C4DE0" w:rsidRPr="00875894">
        <w:rPr>
          <w:rStyle w:val="CommentReference"/>
          <w:i w:val="0"/>
          <w:iCs w:val="0"/>
          <w:sz w:val="20"/>
          <w:szCs w:val="20"/>
        </w:rPr>
        <w:commentReference w:id="354"/>
      </w:r>
      <w:commentRangeEnd w:id="355"/>
      <w:r w:rsidR="008C299B" w:rsidRPr="00875894">
        <w:rPr>
          <w:rStyle w:val="CommentReference"/>
          <w:i w:val="0"/>
          <w:iCs w:val="0"/>
          <w:sz w:val="20"/>
          <w:szCs w:val="20"/>
        </w:rPr>
        <w:commentReference w:id="355"/>
      </w:r>
      <w:commentRangeEnd w:id="356"/>
      <w:r w:rsidR="00E30F35" w:rsidRPr="00875894">
        <w:rPr>
          <w:rStyle w:val="CommentReference"/>
          <w:i w:val="0"/>
          <w:iCs w:val="0"/>
          <w:sz w:val="20"/>
          <w:szCs w:val="20"/>
        </w:rPr>
        <w:commentReference w:id="356"/>
      </w:r>
      <w:commentRangeEnd w:id="357"/>
      <w:r w:rsidR="00FB3BF7" w:rsidRPr="00875894">
        <w:rPr>
          <w:rStyle w:val="CommentReference"/>
          <w:i w:val="0"/>
          <w:iCs w:val="0"/>
          <w:sz w:val="20"/>
          <w:szCs w:val="20"/>
        </w:rPr>
        <w:commentReference w:id="357"/>
      </w:r>
      <w:commentRangeEnd w:id="358"/>
      <w:r w:rsidR="00CB058F" w:rsidRPr="00875894">
        <w:rPr>
          <w:rStyle w:val="CommentReference"/>
          <w:i w:val="0"/>
          <w:iCs w:val="0"/>
          <w:sz w:val="20"/>
          <w:szCs w:val="20"/>
        </w:rPr>
        <w:commentReference w:id="358"/>
      </w:r>
      <w:commentRangeEnd w:id="359"/>
      <w:r w:rsidR="00F0073D" w:rsidRPr="00875894">
        <w:rPr>
          <w:rStyle w:val="CommentReference"/>
          <w:i w:val="0"/>
          <w:iCs w:val="0"/>
          <w:sz w:val="20"/>
          <w:szCs w:val="20"/>
        </w:rPr>
        <w:commentReference w:id="359"/>
      </w:r>
      <w:commentRangeEnd w:id="360"/>
      <w:r w:rsidR="00A32BA0" w:rsidRPr="00875894">
        <w:rPr>
          <w:rStyle w:val="CommentReference"/>
          <w:i w:val="0"/>
          <w:iCs w:val="0"/>
          <w:sz w:val="20"/>
          <w:szCs w:val="20"/>
        </w:rPr>
        <w:commentReference w:id="360"/>
      </w:r>
      <w:commentRangeEnd w:id="361"/>
      <w:r w:rsidR="007061CE" w:rsidRPr="00875894">
        <w:rPr>
          <w:rStyle w:val="CommentReference"/>
          <w:i w:val="0"/>
          <w:iCs w:val="0"/>
          <w:sz w:val="20"/>
          <w:szCs w:val="20"/>
        </w:rPr>
        <w:commentReference w:id="361"/>
      </w:r>
      <w:commentRangeEnd w:id="362"/>
      <w:r w:rsidR="00114296" w:rsidRPr="00875894">
        <w:rPr>
          <w:rStyle w:val="CommentReference"/>
          <w:i w:val="0"/>
          <w:iCs w:val="0"/>
          <w:sz w:val="20"/>
          <w:szCs w:val="20"/>
        </w:rPr>
        <w:commentReference w:id="362"/>
      </w:r>
      <w:commentRangeEnd w:id="363"/>
      <w:r w:rsidR="00235D7D" w:rsidRPr="00875894">
        <w:rPr>
          <w:rStyle w:val="CommentReference"/>
          <w:i w:val="0"/>
          <w:iCs w:val="0"/>
          <w:sz w:val="20"/>
          <w:szCs w:val="20"/>
        </w:rPr>
        <w:commentReference w:id="363"/>
      </w:r>
      <w:commentRangeEnd w:id="364"/>
      <w:r w:rsidR="007669D5" w:rsidRPr="00875894">
        <w:rPr>
          <w:rStyle w:val="CommentReference"/>
          <w:i w:val="0"/>
          <w:iCs w:val="0"/>
          <w:sz w:val="20"/>
          <w:szCs w:val="20"/>
        </w:rPr>
        <w:commentReference w:id="364"/>
      </w:r>
      <w:commentRangeEnd w:id="365"/>
      <w:r w:rsidR="008C288C" w:rsidRPr="00875894">
        <w:rPr>
          <w:rStyle w:val="CommentReference"/>
          <w:i w:val="0"/>
          <w:iCs w:val="0"/>
          <w:sz w:val="20"/>
          <w:szCs w:val="20"/>
        </w:rPr>
        <w:commentReference w:id="365"/>
      </w:r>
      <w:commentRangeEnd w:id="366"/>
      <w:r w:rsidR="006920C6" w:rsidRPr="00875894">
        <w:rPr>
          <w:rStyle w:val="CommentReference"/>
          <w:i w:val="0"/>
          <w:iCs w:val="0"/>
          <w:sz w:val="20"/>
          <w:szCs w:val="20"/>
        </w:rPr>
        <w:commentReference w:id="366"/>
      </w:r>
      <w:commentRangeEnd w:id="367"/>
      <w:r w:rsidR="001C264C" w:rsidRPr="00875894">
        <w:rPr>
          <w:rStyle w:val="CommentReference"/>
          <w:i w:val="0"/>
          <w:iCs w:val="0"/>
          <w:sz w:val="20"/>
          <w:szCs w:val="20"/>
        </w:rPr>
        <w:commentReference w:id="367"/>
      </w:r>
      <w:commentRangeEnd w:id="368"/>
      <w:r w:rsidR="00FA2448" w:rsidRPr="00875894">
        <w:rPr>
          <w:rStyle w:val="CommentReference"/>
          <w:i w:val="0"/>
          <w:iCs w:val="0"/>
          <w:sz w:val="20"/>
          <w:szCs w:val="20"/>
        </w:rPr>
        <w:commentReference w:id="368"/>
      </w:r>
      <w:commentRangeEnd w:id="369"/>
      <w:r w:rsidR="000B47F6" w:rsidRPr="00875894">
        <w:rPr>
          <w:rStyle w:val="CommentReference"/>
          <w:i w:val="0"/>
          <w:iCs w:val="0"/>
          <w:sz w:val="20"/>
          <w:szCs w:val="20"/>
        </w:rPr>
        <w:commentReference w:id="369"/>
      </w:r>
      <w:r w:rsidRPr="00875894">
        <w:rPr>
          <w:i w:val="0"/>
          <w:iCs w:val="0"/>
          <w:sz w:val="20"/>
          <w:szCs w:val="20"/>
        </w:rPr>
        <w:tab/>
        <w:t xml:space="preserve">RULES AND REGULATIONS FOR THE PROVISIONAL LICENSURE OF MORTUARY SCIENCE PROFESSIONALS </w:t>
      </w:r>
    </w:p>
    <w:p w14:paraId="443EFD27" w14:textId="17BAB4AF" w:rsidR="005B4383" w:rsidRPr="00915138" w:rsidRDefault="005B4383">
      <w:pPr>
        <w:pStyle w:val="upar1"/>
        <w:rPr>
          <w:ins w:id="370" w:author="Shelov, Elizabeth" w:date="2026-07-07T14:42:00Z" w16du:dateUtc="2026-07-07T20:42:00Z"/>
        </w:rPr>
        <w:pPrChange w:id="371" w:author="Shelov, Elizabeth" w:date="2026-07-07T14:56:00Z" w16du:dateUtc="2026-07-07T20:56:00Z">
          <w:pPr>
            <w:pStyle w:val="par1"/>
          </w:pPr>
        </w:pPrChange>
      </w:pPr>
      <w:ins w:id="372" w:author="Shelov, Elizabeth" w:date="2026-07-07T14:42:00Z" w16du:dateUtc="2026-07-07T20:42:00Z">
        <w:r>
          <w:t xml:space="preserve">In accordance with section </w:t>
        </w:r>
      </w:ins>
      <w:ins w:id="373" w:author="Shelov, Elizabeth" w:date="2026-07-07T14:56:00Z" w16du:dateUtc="2026-07-07T20:56:00Z">
        <w:r w:rsidR="00357572">
          <w:t>1</w:t>
        </w:r>
      </w:ins>
      <w:ins w:id="374" w:author="Shelov, Elizabeth" w:date="2026-07-07T14:42:00Z" w16du:dateUtc="2026-07-07T20:42:00Z">
        <w:r>
          <w:t xml:space="preserve">2-135-501, C.R.S., </w:t>
        </w:r>
      </w:ins>
      <w:ins w:id="375" w:author="Shelov, Elizabeth" w:date="2026-07-21T10:12:00Z" w16du:dateUtc="2026-07-21T16:12:00Z">
        <w:r w:rsidR="0015303F">
          <w:t xml:space="preserve">subsection </w:t>
        </w:r>
      </w:ins>
      <w:ins w:id="376" w:author="Shelov, Elizabeth" w:date="2026-07-21T10:13:00Z" w16du:dateUtc="2026-07-21T16:13:00Z">
        <w:r w:rsidR="0015303F">
          <w:t xml:space="preserve">(A) of </w:t>
        </w:r>
      </w:ins>
      <w:ins w:id="377" w:author="Shelov, Elizabeth" w:date="2026-07-12T14:46:00Z" w16du:dateUtc="2026-07-12T20:46:00Z">
        <w:r w:rsidR="000861E9">
          <w:t>Rule</w:t>
        </w:r>
      </w:ins>
      <w:ins w:id="378" w:author="Shelov, Elizabeth" w:date="2026-07-21T10:13:00Z" w16du:dateUtc="2026-07-21T16:13:00Z">
        <w:r w:rsidR="0015303F">
          <w:t xml:space="preserve"> 1.9</w:t>
        </w:r>
      </w:ins>
      <w:ins w:id="379" w:author="Shelov, Elizabeth" w:date="2026-07-07T14:42:00Z" w16du:dateUtc="2026-07-07T20:42:00Z">
        <w:r>
          <w:t xml:space="preserve"> related to provisional licensure shall be repealed in </w:t>
        </w:r>
      </w:ins>
      <w:ins w:id="380" w:author="Rascon Arana, Maria" w:date="2026-09-14T10:52:00Z" w16du:dateUtc="2026-09-14T16:52:00Z">
        <w:r w:rsidR="00D81CE7">
          <w:t>its</w:t>
        </w:r>
      </w:ins>
      <w:ins w:id="381" w:author="Shelov, Elizabeth" w:date="2026-07-07T14:42:00Z" w16du:dateUtc="2026-07-07T20:42:00Z">
        <w:r>
          <w:t xml:space="preserve"> entirety on January </w:t>
        </w:r>
      </w:ins>
      <w:ins w:id="382" w:author="Shelov, Elizabeth" w:date="2026-07-21T10:13:00Z" w16du:dateUtc="2026-07-21T16:13:00Z">
        <w:r w:rsidR="0015303F">
          <w:t>2</w:t>
        </w:r>
      </w:ins>
      <w:ins w:id="383" w:author="Shelov, Elizabeth" w:date="2026-07-07T14:42:00Z" w16du:dateUtc="2026-07-07T20:42:00Z">
        <w:r>
          <w:t>, 2027.</w:t>
        </w:r>
      </w:ins>
    </w:p>
    <w:p w14:paraId="3E6BB5F6" w14:textId="23A0D504" w:rsidR="00EB2FD4" w:rsidRPr="00EB2965" w:rsidDel="009C51D7" w:rsidRDefault="003B35E0" w:rsidP="003B35E0">
      <w:pPr>
        <w:pStyle w:val="upar1"/>
        <w:rPr>
          <w:del w:id="384" w:author="Shelov, Elizabeth" w:date="2026-07-13T15:16:00Z" w16du:dateUtc="2026-07-13T21:16:00Z"/>
          <w:color w:val="000000" w:themeColor="text1"/>
          <w:rPrChange w:id="385" w:author="Rascon Arana, Maria" w:date="2025-09-24T13:19:00Z" w16du:dateUtc="2025-09-24T19:19:00Z">
            <w:rPr>
              <w:del w:id="386" w:author="Shelov, Elizabeth" w:date="2026-07-13T15:16:00Z" w16du:dateUtc="2026-07-13T21:16:00Z"/>
            </w:rPr>
          </w:rPrChange>
        </w:rPr>
      </w:pPr>
      <w:del w:id="387" w:author="Shelov, Elizabeth" w:date="2026-07-13T15:16:00Z" w16du:dateUtc="2026-07-13T21:16:00Z">
        <w:r w:rsidRPr="00EB2965" w:rsidDel="009C51D7">
          <w:rPr>
            <w:color w:val="000000" w:themeColor="text1"/>
            <w:rPrChange w:id="388" w:author="Rascon Arana, Maria" w:date="2025-09-24T13:19:00Z" w16du:dateUtc="2025-09-24T19:19:00Z">
              <w:rPr/>
            </w:rPrChange>
          </w:rPr>
          <w:delText xml:space="preserve">This Rule is adopted pursuant to 12-20-204, 12-135-501(2), 12-135-501(4), and 12-135-401(6)(a), C.R.S., and is intended to be consistent with the requirements of the State Administrative Procedure Act, section 24-4-101, et seq., C.R.S. (the “APA”) and the Mortuary Science Code at section 12-135-101, et seq., C.R.S. </w:delText>
        </w:r>
      </w:del>
    </w:p>
    <w:p w14:paraId="65253165" w14:textId="1C6BF0AB" w:rsidR="0015303F" w:rsidRDefault="003B35E0" w:rsidP="00875894">
      <w:pPr>
        <w:pStyle w:val="par1"/>
        <w:rPr>
          <w:ins w:id="389" w:author="Shelov, Elizabeth" w:date="2026-07-21T10:15:00Z" w16du:dateUtc="2026-07-21T16:15:00Z"/>
        </w:rPr>
      </w:pPr>
      <w:r w:rsidRPr="00875894">
        <w:t xml:space="preserve">A. </w:t>
      </w:r>
      <w:del w:id="390" w:author="Shelov, Elizabeth" w:date="2026-07-21T10:15:00Z" w16du:dateUtc="2026-07-21T16:15:00Z">
        <w:r w:rsidR="00EB2FD4" w:rsidRPr="00875894" w:rsidDel="0015303F">
          <w:tab/>
        </w:r>
        <w:r w:rsidRPr="00875894" w:rsidDel="0015303F">
          <w:rPr>
            <w:b/>
            <w:bCs/>
          </w:rPr>
          <w:delText xml:space="preserve">REQUIREMENTS FOR PROVISIONAL APPLICANTS </w:delText>
        </w:r>
      </w:del>
      <w:ins w:id="391" w:author="Rascon Arana, Maria" w:date="2026-08-05T08:44:00Z" w16du:dateUtc="2026-08-05T14:44:00Z">
        <w:r w:rsidR="00E8207B" w:rsidRPr="00E25E08">
          <w:rPr>
            <w:b/>
            <w:bCs/>
            <w:rPrChange w:id="392" w:author="Shelov, Elizabeth" w:date="2026-08-03T15:58:00Z" w16du:dateUtc="2026-08-03T21:58:00Z">
              <w:rPr/>
            </w:rPrChange>
          </w:rPr>
          <w:t>[Repealed</w:t>
        </w:r>
        <w:r w:rsidR="00E8207B" w:rsidRPr="009263A1">
          <w:t>]</w:t>
        </w:r>
      </w:ins>
    </w:p>
    <w:p w14:paraId="48B7122D" w14:textId="5F33E6AC" w:rsidR="00EB2FD4" w:rsidRPr="00EB2965" w:rsidDel="009C51D7" w:rsidRDefault="003B35E0" w:rsidP="00EB2FD4">
      <w:pPr>
        <w:pStyle w:val="upar1"/>
        <w:rPr>
          <w:del w:id="393" w:author="Shelov, Elizabeth" w:date="2026-07-13T15:16:00Z" w16du:dateUtc="2026-07-13T21:16:00Z"/>
          <w:color w:val="000000" w:themeColor="text1"/>
          <w:rPrChange w:id="394" w:author="Rascon Arana, Maria" w:date="2025-09-24T13:19:00Z" w16du:dateUtc="2025-09-24T19:19:00Z">
            <w:rPr>
              <w:del w:id="395" w:author="Shelov, Elizabeth" w:date="2026-07-13T15:16:00Z" w16du:dateUtc="2026-07-13T21:16:00Z"/>
            </w:rPr>
          </w:rPrChange>
        </w:rPr>
      </w:pPr>
      <w:del w:id="396" w:author="Shelov, Elizabeth" w:date="2026-07-13T15:16:00Z" w16du:dateUtc="2026-07-13T21:16:00Z">
        <w:r w:rsidRPr="00EB2965" w:rsidDel="009C51D7">
          <w:rPr>
            <w:color w:val="000000" w:themeColor="text1"/>
            <w:rPrChange w:id="397" w:author="Rascon Arana, Maria" w:date="2025-09-24T13:19:00Z" w16du:dateUtc="2025-09-24T19:19:00Z">
              <w:rPr/>
            </w:rPrChange>
          </w:rPr>
          <w:lastRenderedPageBreak/>
          <w:delText xml:space="preserve">Notwithstanding the requirements of Rules 1.5, 1.6, 1.7, and 1.8, in order to be issued a provisional license to practice mortuary science in Colorado prior to January 1, 2027, an applicant who does not meet the requirements for full licensure pursuant to these Rules and the Part of Article 135 of Title 12, C.R.S. applicable to their practice as a funeral director, mortuary science practitioner, embalmer, cremationist, or natural reductionist, respectively, must submit evidence satisfactory to the Director that demonstrates the following: </w:delText>
        </w:r>
      </w:del>
    </w:p>
    <w:p w14:paraId="27D6F5FE" w14:textId="0A4187A3" w:rsidR="00EB2FD4" w:rsidRPr="00EB2965" w:rsidDel="009C51D7" w:rsidRDefault="003B35E0" w:rsidP="00EB2FD4">
      <w:pPr>
        <w:pStyle w:val="par2"/>
        <w:rPr>
          <w:del w:id="398" w:author="Shelov, Elizabeth" w:date="2026-07-13T15:16:00Z" w16du:dateUtc="2026-07-13T21:16:00Z"/>
          <w:color w:val="000000" w:themeColor="text1"/>
          <w:rPrChange w:id="399" w:author="Rascon Arana, Maria" w:date="2025-09-24T13:19:00Z" w16du:dateUtc="2025-09-24T19:19:00Z">
            <w:rPr>
              <w:del w:id="400" w:author="Shelov, Elizabeth" w:date="2026-07-13T15:16:00Z" w16du:dateUtc="2026-07-13T21:16:00Z"/>
            </w:rPr>
          </w:rPrChange>
        </w:rPr>
      </w:pPr>
      <w:del w:id="401" w:author="Shelov, Elizabeth" w:date="2026-07-13T15:16:00Z" w16du:dateUtc="2026-07-13T21:16:00Z">
        <w:r w:rsidRPr="00EB2965" w:rsidDel="009C51D7">
          <w:rPr>
            <w:color w:val="000000" w:themeColor="text1"/>
            <w:rPrChange w:id="402" w:author="Rascon Arana, Maria" w:date="2025-09-24T13:19:00Z" w16du:dateUtc="2025-09-24T19:19:00Z">
              <w:rPr/>
            </w:rPrChange>
          </w:rPr>
          <w:delText xml:space="preserve">1. </w:delText>
        </w:r>
        <w:r w:rsidR="00EB2FD4" w:rsidRPr="00EB2965" w:rsidDel="009C51D7">
          <w:rPr>
            <w:color w:val="000000" w:themeColor="text1"/>
            <w:rPrChange w:id="403" w:author="Rascon Arana, Maria" w:date="2025-09-24T13:19:00Z" w16du:dateUtc="2025-09-24T19:19:00Z">
              <w:rPr/>
            </w:rPrChange>
          </w:rPr>
          <w:tab/>
        </w:r>
        <w:r w:rsidRPr="00EB2965" w:rsidDel="009C51D7">
          <w:rPr>
            <w:color w:val="000000" w:themeColor="text1"/>
            <w:rPrChange w:id="404" w:author="Rascon Arana, Maria" w:date="2025-09-24T13:19:00Z" w16du:dateUtc="2025-09-24T19:19:00Z">
              <w:rPr/>
            </w:rPrChange>
          </w:rPr>
          <w:delText xml:space="preserve">The applicant has obtained at least four thousand (4,000) hours of work experience equivalent to the work performed by a funeral director, mortuary science practitioner, embalmer, cremationist, or natural reductionist, as applicable, prior to January 1, 2026. </w:delText>
        </w:r>
      </w:del>
    </w:p>
    <w:p w14:paraId="552B2357" w14:textId="6444C87F" w:rsidR="00EB2FD4" w:rsidRPr="00EB2965" w:rsidDel="009C51D7" w:rsidRDefault="003B35E0" w:rsidP="00EB2FD4">
      <w:pPr>
        <w:pStyle w:val="par3"/>
        <w:rPr>
          <w:del w:id="405" w:author="Shelov, Elizabeth" w:date="2026-07-13T15:16:00Z" w16du:dateUtc="2026-07-13T21:16:00Z"/>
          <w:color w:val="000000" w:themeColor="text1"/>
          <w:rPrChange w:id="406" w:author="Rascon Arana, Maria" w:date="2025-09-24T13:19:00Z" w16du:dateUtc="2025-09-24T19:19:00Z">
            <w:rPr>
              <w:del w:id="407" w:author="Shelov, Elizabeth" w:date="2026-07-13T15:16:00Z" w16du:dateUtc="2026-07-13T21:16:00Z"/>
            </w:rPr>
          </w:rPrChange>
        </w:rPr>
      </w:pPr>
      <w:del w:id="408" w:author="Shelov, Elizabeth" w:date="2026-07-13T15:16:00Z" w16du:dateUtc="2026-07-13T21:16:00Z">
        <w:r w:rsidRPr="00EB2965" w:rsidDel="009C51D7">
          <w:rPr>
            <w:color w:val="000000" w:themeColor="text1"/>
            <w:rPrChange w:id="409" w:author="Rascon Arana, Maria" w:date="2025-09-24T13:19:00Z" w16du:dateUtc="2025-09-24T19:19:00Z">
              <w:rPr/>
            </w:rPrChange>
          </w:rPr>
          <w:delText xml:space="preserve">a. </w:delText>
        </w:r>
        <w:r w:rsidR="00EB2FD4" w:rsidRPr="00EB2965" w:rsidDel="009C51D7">
          <w:rPr>
            <w:color w:val="000000" w:themeColor="text1"/>
            <w:rPrChange w:id="410" w:author="Rascon Arana, Maria" w:date="2025-09-24T13:19:00Z" w16du:dateUtc="2025-09-24T19:19:00Z">
              <w:rPr/>
            </w:rPrChange>
          </w:rPr>
          <w:tab/>
        </w:r>
        <w:r w:rsidRPr="00EB2965" w:rsidDel="009C51D7">
          <w:rPr>
            <w:color w:val="000000" w:themeColor="text1"/>
            <w:rPrChange w:id="411" w:author="Rascon Arana, Maria" w:date="2025-09-24T13:19:00Z" w16du:dateUtc="2025-09-24T19:19:00Z">
              <w:rPr/>
            </w:rPrChange>
          </w:rPr>
          <w:delText xml:space="preserve">Each applicant for provisional licensure under this Rule 1.9 shall file with the Director, upon forms supplied by the Director, a verified statement signed under penalty of law attesting to the applicant's satisfactory completion of the required work experience towards provisional licensure and attesting that the experience was equivalent to the work performed by a funeral director, mortuary science practitioner, embalmer, cremationist, or natural reductionist, as applicable, prior to January 1, 2026. The Director may request additional documentation and reject the attestation if supporting documentation does not support it. </w:delText>
        </w:r>
      </w:del>
    </w:p>
    <w:p w14:paraId="5F57B7AF" w14:textId="7391E9AE" w:rsidR="00EB2FD4" w:rsidRPr="00EB2965" w:rsidDel="009C51D7" w:rsidRDefault="003B35E0" w:rsidP="00EB2FD4">
      <w:pPr>
        <w:pStyle w:val="par2"/>
        <w:rPr>
          <w:del w:id="412" w:author="Shelov, Elizabeth" w:date="2026-07-13T15:16:00Z" w16du:dateUtc="2026-07-13T21:16:00Z"/>
          <w:color w:val="000000" w:themeColor="text1"/>
          <w:rPrChange w:id="413" w:author="Rascon Arana, Maria" w:date="2025-09-24T13:19:00Z" w16du:dateUtc="2025-09-24T19:19:00Z">
            <w:rPr>
              <w:del w:id="414" w:author="Shelov, Elizabeth" w:date="2026-07-13T15:16:00Z" w16du:dateUtc="2026-07-13T21:16:00Z"/>
            </w:rPr>
          </w:rPrChange>
        </w:rPr>
      </w:pPr>
      <w:del w:id="415" w:author="Shelov, Elizabeth" w:date="2026-07-13T15:16:00Z" w16du:dateUtc="2026-07-13T21:16:00Z">
        <w:r w:rsidRPr="00EB2965" w:rsidDel="009C51D7">
          <w:rPr>
            <w:color w:val="000000" w:themeColor="text1"/>
            <w:rPrChange w:id="416" w:author="Rascon Arana, Maria" w:date="2025-09-24T13:19:00Z" w16du:dateUtc="2025-09-24T19:19:00Z">
              <w:rPr/>
            </w:rPrChange>
          </w:rPr>
          <w:delText xml:space="preserve">2. </w:delText>
        </w:r>
        <w:r w:rsidR="00EB2FD4" w:rsidRPr="00EB2965" w:rsidDel="009C51D7">
          <w:rPr>
            <w:color w:val="000000" w:themeColor="text1"/>
            <w:rPrChange w:id="417" w:author="Rascon Arana, Maria" w:date="2025-09-24T13:19:00Z" w16du:dateUtc="2025-09-24T19:19:00Z">
              <w:rPr/>
            </w:rPrChange>
          </w:rPr>
          <w:tab/>
        </w:r>
        <w:r w:rsidRPr="00EB2965" w:rsidDel="009C51D7">
          <w:rPr>
            <w:color w:val="000000" w:themeColor="text1"/>
            <w:rPrChange w:id="418" w:author="Rascon Arana, Maria" w:date="2025-09-24T13:19:00Z" w16du:dateUtc="2025-09-24T19:19:00Z">
              <w:rPr/>
            </w:rPrChange>
          </w:rPr>
          <w:delText xml:space="preserve">The applicant has received workplace learning, as defined in Rule 1.13; and </w:delText>
        </w:r>
      </w:del>
    </w:p>
    <w:p w14:paraId="651CE5E9" w14:textId="24630DD4" w:rsidR="00EB2FD4" w:rsidRPr="00EB2965" w:rsidDel="009C51D7" w:rsidRDefault="003B35E0" w:rsidP="00EB2FD4">
      <w:pPr>
        <w:pStyle w:val="par2"/>
        <w:rPr>
          <w:del w:id="419" w:author="Shelov, Elizabeth" w:date="2026-07-13T15:16:00Z" w16du:dateUtc="2026-07-13T21:16:00Z"/>
          <w:color w:val="000000" w:themeColor="text1"/>
          <w:rPrChange w:id="420" w:author="Rascon Arana, Maria" w:date="2025-09-24T13:19:00Z" w16du:dateUtc="2025-09-24T19:19:00Z">
            <w:rPr>
              <w:del w:id="421" w:author="Shelov, Elizabeth" w:date="2026-07-13T15:16:00Z" w16du:dateUtc="2026-07-13T21:16:00Z"/>
            </w:rPr>
          </w:rPrChange>
        </w:rPr>
      </w:pPr>
      <w:del w:id="422" w:author="Shelov, Elizabeth" w:date="2026-07-13T15:16:00Z" w16du:dateUtc="2026-07-13T21:16:00Z">
        <w:r w:rsidRPr="00EB2965" w:rsidDel="009C51D7">
          <w:rPr>
            <w:color w:val="000000" w:themeColor="text1"/>
            <w:rPrChange w:id="423" w:author="Rascon Arana, Maria" w:date="2025-09-24T13:19:00Z" w16du:dateUtc="2025-09-24T19:19:00Z">
              <w:rPr/>
            </w:rPrChange>
          </w:rPr>
          <w:delText xml:space="preserve">3. </w:delText>
        </w:r>
        <w:r w:rsidR="00EB2FD4" w:rsidRPr="00EB2965" w:rsidDel="009C51D7">
          <w:rPr>
            <w:color w:val="000000" w:themeColor="text1"/>
            <w:rPrChange w:id="424" w:author="Rascon Arana, Maria" w:date="2025-09-24T13:19:00Z" w16du:dateUtc="2025-09-24T19:19:00Z">
              <w:rPr/>
            </w:rPrChange>
          </w:rPr>
          <w:tab/>
        </w:r>
        <w:r w:rsidRPr="00EB2965" w:rsidDel="009C51D7">
          <w:rPr>
            <w:color w:val="000000" w:themeColor="text1"/>
            <w:rPrChange w:id="425" w:author="Rascon Arana, Maria" w:date="2025-09-24T13:19:00Z" w16du:dateUtc="2025-09-24T19:19:00Z">
              <w:rPr/>
            </w:rPrChange>
          </w:rPr>
          <w:delText>The applicant has obtained a criminal history record check in accordance with section 12- 135-502</w:delText>
        </w:r>
      </w:del>
      <w:ins w:id="426" w:author="Rascon Arana, Maria" w:date="2025-09-23T11:38:00Z" w16du:dateUtc="2025-09-23T17:38:00Z">
        <w:del w:id="427" w:author="Shelov, Elizabeth" w:date="2026-07-13T15:16:00Z" w16du:dateUtc="2026-07-13T21:16:00Z">
          <w:r w:rsidR="00EC486F" w:rsidRPr="00EB2965" w:rsidDel="009C51D7">
            <w:rPr>
              <w:color w:val="000000" w:themeColor="text1"/>
              <w:rPrChange w:id="428" w:author="Rascon Arana, Maria" w:date="2025-09-24T13:19:00Z" w16du:dateUtc="2025-09-24T19:19:00Z">
                <w:rPr>
                  <w:color w:val="000000"/>
                </w:rPr>
              </w:rPrChange>
            </w:rPr>
            <w:delText xml:space="preserve"> and 12-20-202(b)</w:delText>
          </w:r>
        </w:del>
      </w:ins>
      <w:del w:id="429" w:author="Shelov, Elizabeth" w:date="2026-07-13T15:16:00Z" w16du:dateUtc="2026-07-13T21:16:00Z">
        <w:r w:rsidRPr="00EB2965" w:rsidDel="009C51D7">
          <w:rPr>
            <w:color w:val="000000" w:themeColor="text1"/>
            <w:rPrChange w:id="430" w:author="Rascon Arana, Maria" w:date="2025-09-24T13:19:00Z" w16du:dateUtc="2025-09-24T19:19:00Z">
              <w:rPr/>
            </w:rPrChange>
          </w:rPr>
          <w:delText xml:space="preserve">, C.R.S. </w:delText>
        </w:r>
      </w:del>
    </w:p>
    <w:p w14:paraId="6D6357C5" w14:textId="1ABCED59" w:rsidR="0015303F" w:rsidRDefault="003B35E0">
      <w:pPr>
        <w:pStyle w:val="par1"/>
        <w:tabs>
          <w:tab w:val="clear" w:pos="720"/>
        </w:tabs>
        <w:ind w:left="0" w:firstLine="0"/>
        <w:rPr>
          <w:ins w:id="431" w:author="Shelov, Elizabeth" w:date="2026-07-21T10:15:00Z" w16du:dateUtc="2026-07-21T16:15:00Z"/>
          <w:b/>
          <w:bCs/>
          <w:color w:val="000000" w:themeColor="text1"/>
        </w:rPr>
      </w:pPr>
      <w:r w:rsidRPr="00EB2965">
        <w:rPr>
          <w:color w:val="000000" w:themeColor="text1"/>
          <w:rPrChange w:id="432" w:author="Rascon Arana, Maria" w:date="2025-09-24T13:19:00Z" w16du:dateUtc="2025-09-24T19:19:00Z">
            <w:rPr/>
          </w:rPrChange>
        </w:rPr>
        <w:t xml:space="preserve">B. </w:t>
      </w:r>
      <w:r w:rsidR="00EB2FD4" w:rsidRPr="00EB2965">
        <w:rPr>
          <w:color w:val="000000" w:themeColor="text1"/>
          <w:rPrChange w:id="433" w:author="Rascon Arana, Maria" w:date="2025-09-24T13:19:00Z" w16du:dateUtc="2025-09-24T19:19:00Z">
            <w:rPr/>
          </w:rPrChange>
        </w:rPr>
        <w:tab/>
      </w:r>
      <w:r w:rsidRPr="00EB2965">
        <w:rPr>
          <w:b/>
          <w:bCs/>
          <w:color w:val="000000" w:themeColor="text1"/>
          <w:rPrChange w:id="434" w:author="Rascon Arana, Maria" w:date="2025-09-24T13:19:00Z" w16du:dateUtc="2025-09-24T19:19:00Z">
            <w:rPr>
              <w:b/>
              <w:bCs/>
            </w:rPr>
          </w:rPrChange>
        </w:rPr>
        <w:t xml:space="preserve">PROVISIONAL LICENSEE PATHWAY FOR FULL LICENSURE </w:t>
      </w:r>
    </w:p>
    <w:p w14:paraId="6390247E" w14:textId="5CF2755D" w:rsidR="00EB2FD4" w:rsidRPr="00EB2965" w:rsidRDefault="003B35E0" w:rsidP="00EB2FD4">
      <w:pPr>
        <w:pStyle w:val="upar1"/>
        <w:rPr>
          <w:color w:val="000000" w:themeColor="text1"/>
          <w:rPrChange w:id="435" w:author="Rascon Arana, Maria" w:date="2025-09-24T13:19:00Z" w16du:dateUtc="2025-09-24T19:19:00Z">
            <w:rPr/>
          </w:rPrChange>
        </w:rPr>
      </w:pPr>
      <w:r w:rsidRPr="00EB2965">
        <w:rPr>
          <w:color w:val="000000" w:themeColor="text1"/>
          <w:rPrChange w:id="436" w:author="Rascon Arana, Maria" w:date="2025-09-24T13:19:00Z" w16du:dateUtc="2025-09-24T19:19:00Z">
            <w:rPr/>
          </w:rPrChange>
        </w:rPr>
        <w:t xml:space="preserve">Notwithstanding the requirements of Rules 1.5, 1.6, 1.7, and 1.8, in order to be issued a full license as a Mortuary Science Professional, an individual holding a provisional license pursuant to Rule 1.9.A., may satisfy one of the following requirements: </w:t>
      </w:r>
    </w:p>
    <w:p w14:paraId="5C1B6748" w14:textId="0A31E7E2" w:rsidR="003B35E0" w:rsidRPr="00EB2965" w:rsidRDefault="003B35E0" w:rsidP="00EB2FD4">
      <w:pPr>
        <w:pStyle w:val="par2"/>
        <w:rPr>
          <w:color w:val="000000" w:themeColor="text1"/>
          <w:rPrChange w:id="437" w:author="Rascon Arana, Maria" w:date="2025-09-24T13:19:00Z" w16du:dateUtc="2025-09-24T19:19:00Z">
            <w:rPr/>
          </w:rPrChange>
        </w:rPr>
      </w:pPr>
      <w:r w:rsidRPr="00EB2965">
        <w:rPr>
          <w:color w:val="000000" w:themeColor="text1"/>
          <w:rPrChange w:id="438" w:author="Rascon Arana, Maria" w:date="2025-09-24T13:19:00Z" w16du:dateUtc="2025-09-24T19:19:00Z">
            <w:rPr/>
          </w:rPrChange>
        </w:rPr>
        <w:t xml:space="preserve">1. </w:t>
      </w:r>
      <w:r w:rsidR="00EB2FD4" w:rsidRPr="00EB2965">
        <w:rPr>
          <w:color w:val="000000" w:themeColor="text1"/>
          <w:rPrChange w:id="439" w:author="Rascon Arana, Maria" w:date="2025-09-24T13:19:00Z" w16du:dateUtc="2025-09-24T19:19:00Z">
            <w:rPr/>
          </w:rPrChange>
        </w:rPr>
        <w:tab/>
      </w:r>
      <w:r w:rsidRPr="00EB2965">
        <w:rPr>
          <w:color w:val="000000" w:themeColor="text1"/>
          <w:rPrChange w:id="440" w:author="Rascon Arana, Maria" w:date="2025-09-24T13:19:00Z" w16du:dateUtc="2025-09-24T19:19:00Z">
            <w:rPr/>
          </w:rPrChange>
        </w:rPr>
        <w:t>An Individual holding a provisional license pursuant to this Rule 1.9, and who has not been subject to discipline, may apply for full licensure pursuant to section 12-135- 501(5)(a), C.R.S. In order to obtain a full license pursuant to 12-135-501(5)(a), C.R.S., a provisional licensee must meet the following requirements:</w:t>
      </w:r>
    </w:p>
    <w:p w14:paraId="3796DF46" w14:textId="2E228E12" w:rsidR="00EB2FD4" w:rsidRPr="00EB2965" w:rsidRDefault="00EB2FD4" w:rsidP="00EB2FD4">
      <w:pPr>
        <w:pStyle w:val="par3"/>
        <w:rPr>
          <w:color w:val="000000" w:themeColor="text1"/>
          <w:rPrChange w:id="441" w:author="Rascon Arana, Maria" w:date="2025-09-24T13:19:00Z" w16du:dateUtc="2025-09-24T19:19:00Z">
            <w:rPr/>
          </w:rPrChange>
        </w:rPr>
      </w:pPr>
      <w:r w:rsidRPr="00EB2965">
        <w:rPr>
          <w:color w:val="000000" w:themeColor="text1"/>
          <w:rPrChange w:id="442" w:author="Rascon Arana, Maria" w:date="2025-09-24T13:19:00Z" w16du:dateUtc="2025-09-24T19:19:00Z">
            <w:rPr/>
          </w:rPrChange>
        </w:rPr>
        <w:t xml:space="preserve">a. </w:t>
      </w:r>
      <w:r w:rsidRPr="00EB2965">
        <w:rPr>
          <w:color w:val="000000" w:themeColor="text1"/>
          <w:rPrChange w:id="443" w:author="Rascon Arana, Maria" w:date="2025-09-24T13:19:00Z" w16du:dateUtc="2025-09-24T19:19:00Z">
            <w:rPr/>
          </w:rPrChange>
        </w:rPr>
        <w:tab/>
        <w:t xml:space="preserve">Obtain an educational waiver from the Director pursuant to Rule 1.9.C. and 12- 135-501(6)(a), C.R.S., allowing the applicant to take the arts or science portions, as applicable, of the National Board Examination administered by the International Conference of Funeral Service Examining Boards; </w:t>
      </w:r>
    </w:p>
    <w:p w14:paraId="6007834C" w14:textId="6CD9D0E6" w:rsidR="00EB2FD4" w:rsidRPr="00EB2965" w:rsidRDefault="00EB2FD4" w:rsidP="00EB2FD4">
      <w:pPr>
        <w:pStyle w:val="par3"/>
        <w:rPr>
          <w:color w:val="000000" w:themeColor="text1"/>
          <w:rPrChange w:id="444" w:author="Rascon Arana, Maria" w:date="2025-09-24T13:19:00Z" w16du:dateUtc="2025-09-24T19:19:00Z">
            <w:rPr/>
          </w:rPrChange>
        </w:rPr>
      </w:pPr>
      <w:r w:rsidRPr="00EB2965">
        <w:rPr>
          <w:color w:val="000000" w:themeColor="text1"/>
          <w:rPrChange w:id="445" w:author="Rascon Arana, Maria" w:date="2025-09-24T13:19:00Z" w16du:dateUtc="2025-09-24T19:19:00Z">
            <w:rPr/>
          </w:rPrChange>
        </w:rPr>
        <w:t xml:space="preserve">b. </w:t>
      </w:r>
      <w:r w:rsidRPr="00EB2965">
        <w:rPr>
          <w:color w:val="000000" w:themeColor="text1"/>
          <w:rPrChange w:id="446" w:author="Rascon Arana, Maria" w:date="2025-09-24T13:19:00Z" w16du:dateUtc="2025-09-24T19:19:00Z">
            <w:rPr/>
          </w:rPrChange>
        </w:rPr>
        <w:tab/>
        <w:t xml:space="preserve">Submit proof of having taken and passed the applicable National Board Examination for the same practice as listed on the applicant’s provisional license; and </w:t>
      </w:r>
    </w:p>
    <w:p w14:paraId="36B3A760" w14:textId="7AB245B9" w:rsidR="00EB2FD4" w:rsidRPr="00EB2965" w:rsidRDefault="00EB2FD4" w:rsidP="00EB2FD4">
      <w:pPr>
        <w:pStyle w:val="par3"/>
        <w:rPr>
          <w:color w:val="000000" w:themeColor="text1"/>
          <w:rPrChange w:id="447" w:author="Rascon Arana, Maria" w:date="2025-09-24T13:19:00Z" w16du:dateUtc="2025-09-24T19:19:00Z">
            <w:rPr/>
          </w:rPrChange>
        </w:rPr>
      </w:pPr>
      <w:r w:rsidRPr="00EB2965">
        <w:rPr>
          <w:color w:val="000000" w:themeColor="text1"/>
          <w:rPrChange w:id="448" w:author="Rascon Arana, Maria" w:date="2025-09-24T13:19:00Z" w16du:dateUtc="2025-09-24T19:19:00Z">
            <w:rPr/>
          </w:rPrChange>
        </w:rPr>
        <w:t xml:space="preserve">c. </w:t>
      </w:r>
      <w:r w:rsidRPr="00EB2965">
        <w:rPr>
          <w:color w:val="000000" w:themeColor="text1"/>
          <w:rPrChange w:id="449" w:author="Rascon Arana, Maria" w:date="2025-09-24T13:19:00Z" w16du:dateUtc="2025-09-24T19:19:00Z">
            <w:rPr/>
          </w:rPrChange>
        </w:rPr>
        <w:tab/>
        <w:t xml:space="preserve">Pay any applicable fee as determined by the Director, or </w:t>
      </w:r>
    </w:p>
    <w:p w14:paraId="50398B2E" w14:textId="717DB8F1" w:rsidR="00EB2FD4" w:rsidRPr="00EB2965" w:rsidRDefault="00EB2FD4" w:rsidP="00EB2FD4">
      <w:pPr>
        <w:pStyle w:val="par2"/>
        <w:rPr>
          <w:color w:val="000000" w:themeColor="text1"/>
          <w:rPrChange w:id="450" w:author="Rascon Arana, Maria" w:date="2025-09-24T13:19:00Z" w16du:dateUtc="2025-09-24T19:19:00Z">
            <w:rPr/>
          </w:rPrChange>
        </w:rPr>
      </w:pPr>
      <w:r w:rsidRPr="00EB2965">
        <w:rPr>
          <w:color w:val="000000" w:themeColor="text1"/>
          <w:rPrChange w:id="451" w:author="Rascon Arana, Maria" w:date="2025-09-24T13:19:00Z" w16du:dateUtc="2025-09-24T19:19:00Z">
            <w:rPr/>
          </w:rPrChange>
        </w:rPr>
        <w:t xml:space="preserve">2. </w:t>
      </w:r>
      <w:r w:rsidRPr="00EB2965">
        <w:rPr>
          <w:color w:val="000000" w:themeColor="text1"/>
          <w:rPrChange w:id="452" w:author="Rascon Arana, Maria" w:date="2025-09-24T13:19:00Z" w16du:dateUtc="2025-09-24T19:19:00Z">
            <w:rPr/>
          </w:rPrChange>
        </w:rPr>
        <w:tab/>
        <w:t xml:space="preserve">An individual holding a provisional license pursuant to this Rule 1.9, and who has not been subject to discipline, may apply for full licensure pursuant to section 12-135- 501(5)(b), C.R.S. In order to obtain a full license pursuant to 12-135-501(5)(b), C.R.S., a provisional licensee must meet the following requirements: </w:t>
      </w:r>
    </w:p>
    <w:p w14:paraId="5F8C5C1E" w14:textId="7913B358" w:rsidR="00EB2FD4" w:rsidRPr="00EB2965" w:rsidRDefault="00EB2FD4" w:rsidP="00EB2FD4">
      <w:pPr>
        <w:pStyle w:val="par3"/>
        <w:rPr>
          <w:color w:val="000000" w:themeColor="text1"/>
          <w:rPrChange w:id="453" w:author="Rascon Arana, Maria" w:date="2025-09-24T13:19:00Z" w16du:dateUtc="2025-09-24T19:19:00Z">
            <w:rPr/>
          </w:rPrChange>
        </w:rPr>
      </w:pPr>
      <w:r w:rsidRPr="00EB2965">
        <w:rPr>
          <w:color w:val="000000" w:themeColor="text1"/>
          <w:rPrChange w:id="454" w:author="Rascon Arana, Maria" w:date="2025-09-24T13:19:00Z" w16du:dateUtc="2025-09-24T19:19:00Z">
            <w:rPr/>
          </w:rPrChange>
        </w:rPr>
        <w:t xml:space="preserve">a. </w:t>
      </w:r>
      <w:r w:rsidRPr="00EB2965">
        <w:rPr>
          <w:color w:val="000000" w:themeColor="text1"/>
          <w:rPrChange w:id="455" w:author="Rascon Arana, Maria" w:date="2025-09-24T13:19:00Z" w16du:dateUtc="2025-09-24T19:19:00Z">
            <w:rPr/>
          </w:rPrChange>
        </w:rPr>
        <w:tab/>
        <w:t xml:space="preserve">Submit a peer review report and recommendation from a Qualified Peer Reviewer, approved in accordance with Rule 1.9.D, certifying that the provisional </w:t>
      </w:r>
      <w:r w:rsidRPr="00EB2965">
        <w:rPr>
          <w:color w:val="000000" w:themeColor="text1"/>
          <w:rPrChange w:id="456" w:author="Rascon Arana, Maria" w:date="2025-09-24T13:19:00Z" w16du:dateUtc="2025-09-24T19:19:00Z">
            <w:rPr/>
          </w:rPrChange>
        </w:rPr>
        <w:lastRenderedPageBreak/>
        <w:t xml:space="preserve">licensee has completed the appropriate qualifications for the license type sought and recommending that the provisional licensee be issued a full license; </w:t>
      </w:r>
    </w:p>
    <w:p w14:paraId="1DE9F939" w14:textId="7FBCE012" w:rsidR="00EB2FD4" w:rsidRPr="00EB2965" w:rsidRDefault="00EB2FD4" w:rsidP="00EB2FD4">
      <w:pPr>
        <w:pStyle w:val="par3"/>
        <w:rPr>
          <w:color w:val="000000" w:themeColor="text1"/>
          <w:rPrChange w:id="457" w:author="Rascon Arana, Maria" w:date="2025-09-24T13:19:00Z" w16du:dateUtc="2025-09-24T19:19:00Z">
            <w:rPr/>
          </w:rPrChange>
        </w:rPr>
      </w:pPr>
      <w:r w:rsidRPr="00EB2965">
        <w:rPr>
          <w:color w:val="000000" w:themeColor="text1"/>
          <w:rPrChange w:id="458" w:author="Rascon Arana, Maria" w:date="2025-09-24T13:19:00Z" w16du:dateUtc="2025-09-24T19:19:00Z">
            <w:rPr/>
          </w:rPrChange>
        </w:rPr>
        <w:t xml:space="preserve">b. </w:t>
      </w:r>
      <w:r w:rsidRPr="00EB2965">
        <w:rPr>
          <w:color w:val="000000" w:themeColor="text1"/>
          <w:rPrChange w:id="459" w:author="Rascon Arana, Maria" w:date="2025-09-24T13:19:00Z" w16du:dateUtc="2025-09-24T19:19:00Z">
            <w:rPr/>
          </w:rPrChange>
        </w:rPr>
        <w:tab/>
        <w:t xml:space="preserve">The peer review report must include one of the following, as applicable: </w:t>
      </w:r>
    </w:p>
    <w:p w14:paraId="0A100C84" w14:textId="22B260CD" w:rsidR="00EB2FD4" w:rsidRPr="00EB2965" w:rsidRDefault="00EB2FD4" w:rsidP="00EB2FD4">
      <w:pPr>
        <w:pStyle w:val="par4"/>
        <w:rPr>
          <w:color w:val="000000" w:themeColor="text1"/>
          <w:rPrChange w:id="460" w:author="Rascon Arana, Maria" w:date="2025-09-24T13:19:00Z" w16du:dateUtc="2025-09-24T19:19:00Z">
            <w:rPr/>
          </w:rPrChange>
        </w:rPr>
      </w:pPr>
      <w:r w:rsidRPr="00EB2965">
        <w:rPr>
          <w:color w:val="000000" w:themeColor="text1"/>
          <w:rPrChange w:id="461" w:author="Rascon Arana, Maria" w:date="2025-09-24T13:19:00Z" w16du:dateUtc="2025-09-24T19:19:00Z">
            <w:rPr/>
          </w:rPrChange>
        </w:rPr>
        <w:t xml:space="preserve">I. </w:t>
      </w:r>
      <w:r w:rsidRPr="00EB2965">
        <w:rPr>
          <w:color w:val="000000" w:themeColor="text1"/>
          <w:rPrChange w:id="462" w:author="Rascon Arana, Maria" w:date="2025-09-24T13:19:00Z" w16du:dateUtc="2025-09-24T19:19:00Z">
            <w:rPr/>
          </w:rPrChange>
        </w:rPr>
        <w:tab/>
        <w:t xml:space="preserve">If the provisional licensee is seeking full licensure as a funeral director, submit proof of having directed at least twenty-five (25) funerals within the previous three years preceding application for full licensure; </w:t>
      </w:r>
    </w:p>
    <w:p w14:paraId="5A352CD4" w14:textId="7ECE6C85" w:rsidR="00EB2FD4" w:rsidRPr="00EB2965" w:rsidRDefault="00EB2FD4" w:rsidP="00EB2FD4">
      <w:pPr>
        <w:pStyle w:val="par4"/>
        <w:rPr>
          <w:color w:val="000000" w:themeColor="text1"/>
          <w:rPrChange w:id="463" w:author="Rascon Arana, Maria" w:date="2025-09-24T13:19:00Z" w16du:dateUtc="2025-09-24T19:19:00Z">
            <w:rPr/>
          </w:rPrChange>
        </w:rPr>
      </w:pPr>
      <w:r w:rsidRPr="00EB2965">
        <w:rPr>
          <w:color w:val="000000" w:themeColor="text1"/>
          <w:rPrChange w:id="464" w:author="Rascon Arana, Maria" w:date="2025-09-24T13:19:00Z" w16du:dateUtc="2025-09-24T19:19:00Z">
            <w:rPr/>
          </w:rPrChange>
        </w:rPr>
        <w:t xml:space="preserve">II. </w:t>
      </w:r>
      <w:r w:rsidRPr="00EB2965">
        <w:rPr>
          <w:color w:val="000000" w:themeColor="text1"/>
          <w:rPrChange w:id="465" w:author="Rascon Arana, Maria" w:date="2025-09-24T13:19:00Z" w16du:dateUtc="2025-09-24T19:19:00Z">
            <w:rPr/>
          </w:rPrChange>
        </w:rPr>
        <w:tab/>
        <w:t xml:space="preserve">If the provisional licensee is seeking full licensure as a mortuary science practitioner, submit proof of having directed at least twenty-five (25) funerals and embalmed at least twenty-five (25) human remains within the previous three years preceding application for full licensure; or </w:t>
      </w:r>
    </w:p>
    <w:p w14:paraId="59294F74" w14:textId="5FEA0823" w:rsidR="00EB2FD4" w:rsidRPr="00EB2965" w:rsidRDefault="00EB2FD4" w:rsidP="00EB2FD4">
      <w:pPr>
        <w:pStyle w:val="par4"/>
        <w:rPr>
          <w:color w:val="000000" w:themeColor="text1"/>
          <w:rPrChange w:id="466" w:author="Rascon Arana, Maria" w:date="2025-09-24T13:19:00Z" w16du:dateUtc="2025-09-24T19:19:00Z">
            <w:rPr/>
          </w:rPrChange>
        </w:rPr>
      </w:pPr>
      <w:r w:rsidRPr="00EB2965">
        <w:rPr>
          <w:color w:val="000000" w:themeColor="text1"/>
          <w:rPrChange w:id="467" w:author="Rascon Arana, Maria" w:date="2025-09-24T13:19:00Z" w16du:dateUtc="2025-09-24T19:19:00Z">
            <w:rPr/>
          </w:rPrChange>
        </w:rPr>
        <w:t xml:space="preserve">III. </w:t>
      </w:r>
      <w:r w:rsidRPr="00EB2965">
        <w:rPr>
          <w:color w:val="000000" w:themeColor="text1"/>
          <w:rPrChange w:id="468" w:author="Rascon Arana, Maria" w:date="2025-09-24T13:19:00Z" w16du:dateUtc="2025-09-24T19:19:00Z">
            <w:rPr/>
          </w:rPrChange>
        </w:rPr>
        <w:tab/>
        <w:t xml:space="preserve">If the provisional licensee is seeking full licensure as an embalmer, submit proof of having embalmed no fewer than twenty-five (25) human remains within the previous three years preceding application for full licensure; and </w:t>
      </w:r>
    </w:p>
    <w:p w14:paraId="3DDC5AB3" w14:textId="32D28C62" w:rsidR="00EB2FD4" w:rsidRPr="00EB2965" w:rsidRDefault="00EB2FD4" w:rsidP="00EB2FD4">
      <w:pPr>
        <w:pStyle w:val="par3"/>
        <w:rPr>
          <w:color w:val="000000" w:themeColor="text1"/>
          <w:rPrChange w:id="469" w:author="Rascon Arana, Maria" w:date="2025-09-24T13:19:00Z" w16du:dateUtc="2025-09-24T19:19:00Z">
            <w:rPr/>
          </w:rPrChange>
        </w:rPr>
      </w:pPr>
      <w:r w:rsidRPr="00EB2965">
        <w:rPr>
          <w:color w:val="000000" w:themeColor="text1"/>
          <w:rPrChange w:id="470" w:author="Rascon Arana, Maria" w:date="2025-09-24T13:19:00Z" w16du:dateUtc="2025-09-24T19:19:00Z">
            <w:rPr/>
          </w:rPrChange>
        </w:rPr>
        <w:t xml:space="preserve">c. </w:t>
      </w:r>
      <w:r w:rsidRPr="00EB2965">
        <w:rPr>
          <w:color w:val="000000" w:themeColor="text1"/>
          <w:rPrChange w:id="471" w:author="Rascon Arana, Maria" w:date="2025-09-24T13:19:00Z" w16du:dateUtc="2025-09-24T19:19:00Z">
            <w:rPr/>
          </w:rPrChange>
        </w:rPr>
        <w:tab/>
        <w:t xml:space="preserve">Pay any applicable fee as determined by the Director. </w:t>
      </w:r>
    </w:p>
    <w:p w14:paraId="0909C7AC" w14:textId="6ED1E5EF" w:rsidR="00EB2FD4" w:rsidRPr="00EB2965" w:rsidRDefault="00EB2FD4" w:rsidP="00EB2FD4">
      <w:pPr>
        <w:pStyle w:val="par1"/>
        <w:rPr>
          <w:b/>
          <w:bCs/>
          <w:color w:val="000000" w:themeColor="text1"/>
          <w:rPrChange w:id="472" w:author="Rascon Arana, Maria" w:date="2025-09-24T13:19:00Z" w16du:dateUtc="2025-09-24T19:19:00Z">
            <w:rPr>
              <w:b/>
              <w:bCs/>
            </w:rPr>
          </w:rPrChange>
        </w:rPr>
      </w:pPr>
      <w:r w:rsidRPr="00EB2965">
        <w:rPr>
          <w:color w:val="000000" w:themeColor="text1"/>
          <w:rPrChange w:id="473" w:author="Rascon Arana, Maria" w:date="2025-09-24T13:19:00Z" w16du:dateUtc="2025-09-24T19:19:00Z">
            <w:rPr/>
          </w:rPrChange>
        </w:rPr>
        <w:t xml:space="preserve">C. </w:t>
      </w:r>
      <w:r w:rsidRPr="00EB2965">
        <w:rPr>
          <w:color w:val="000000" w:themeColor="text1"/>
          <w:rPrChange w:id="474" w:author="Rascon Arana, Maria" w:date="2025-09-24T13:19:00Z" w16du:dateUtc="2025-09-24T19:19:00Z">
            <w:rPr/>
          </w:rPrChange>
        </w:rPr>
        <w:tab/>
      </w:r>
      <w:r w:rsidRPr="00EB2965">
        <w:rPr>
          <w:b/>
          <w:bCs/>
          <w:color w:val="000000" w:themeColor="text1"/>
          <w:rPrChange w:id="475" w:author="Rascon Arana, Maria" w:date="2025-09-24T13:19:00Z" w16du:dateUtc="2025-09-24T19:19:00Z">
            <w:rPr>
              <w:b/>
              <w:bCs/>
            </w:rPr>
          </w:rPrChange>
        </w:rPr>
        <w:t xml:space="preserve">EDUCATION WAIVERS </w:t>
      </w:r>
    </w:p>
    <w:p w14:paraId="4BB83010" w14:textId="77777777" w:rsidR="00EB2FD4" w:rsidRPr="00EB2965" w:rsidRDefault="00EB2FD4" w:rsidP="00EB2FD4">
      <w:pPr>
        <w:pStyle w:val="par2"/>
        <w:rPr>
          <w:color w:val="000000" w:themeColor="text1"/>
          <w:rPrChange w:id="476" w:author="Rascon Arana, Maria" w:date="2025-09-24T13:19:00Z" w16du:dateUtc="2025-09-24T19:19:00Z">
            <w:rPr/>
          </w:rPrChange>
        </w:rPr>
      </w:pPr>
      <w:r w:rsidRPr="00EB2965">
        <w:rPr>
          <w:color w:val="000000" w:themeColor="text1"/>
          <w:rPrChange w:id="477" w:author="Rascon Arana, Maria" w:date="2025-09-24T13:19:00Z" w16du:dateUtc="2025-09-24T19:19:00Z">
            <w:rPr/>
          </w:rPrChange>
        </w:rPr>
        <w:t xml:space="preserve">1. </w:t>
      </w:r>
      <w:r w:rsidRPr="00EB2965">
        <w:rPr>
          <w:color w:val="000000" w:themeColor="text1"/>
          <w:rPrChange w:id="478" w:author="Rascon Arana, Maria" w:date="2025-09-24T13:19:00Z" w16du:dateUtc="2025-09-24T19:19:00Z">
            <w:rPr/>
          </w:rPrChange>
        </w:rPr>
        <w:tab/>
        <w:t xml:space="preserve">Applicants for licensure pursuant to these Rules and Regulations may submit a petition for a waiver of the educational requirements for the practice of mortuary science to allow the applicant to take the arts or science portions of the National Board Examination administered by the International Conference of Funeral Service Examining Boards. </w:t>
      </w:r>
    </w:p>
    <w:p w14:paraId="54761E05" w14:textId="77777777" w:rsidR="00EB2FD4" w:rsidRPr="00EB2965" w:rsidRDefault="00EB2FD4" w:rsidP="00EB2FD4">
      <w:pPr>
        <w:pStyle w:val="par2"/>
        <w:rPr>
          <w:color w:val="000000" w:themeColor="text1"/>
          <w:rPrChange w:id="479" w:author="Rascon Arana, Maria" w:date="2025-09-24T13:19:00Z" w16du:dateUtc="2025-09-24T19:19:00Z">
            <w:rPr/>
          </w:rPrChange>
        </w:rPr>
      </w:pPr>
      <w:r w:rsidRPr="00EB2965">
        <w:rPr>
          <w:color w:val="000000" w:themeColor="text1"/>
          <w:rPrChange w:id="480" w:author="Rascon Arana, Maria" w:date="2025-09-24T13:19:00Z" w16du:dateUtc="2025-09-24T19:19:00Z">
            <w:rPr/>
          </w:rPrChange>
        </w:rPr>
        <w:t xml:space="preserve">2. </w:t>
      </w:r>
      <w:r w:rsidRPr="00EB2965">
        <w:rPr>
          <w:color w:val="000000" w:themeColor="text1"/>
          <w:rPrChange w:id="481" w:author="Rascon Arana, Maria" w:date="2025-09-24T13:19:00Z" w16du:dateUtc="2025-09-24T19:19:00Z">
            <w:rPr/>
          </w:rPrChange>
        </w:rPr>
        <w:tab/>
        <w:t xml:space="preserve">Pursuant to section 12-135-501(6), C.R.S., an applicant who receives a waiver and passes the National Board Examination shall be deemed to have met the requirements for receiving a waiver pursuant to this Rule and section 12-135-501(6)(b), C.R.S. </w:t>
      </w:r>
    </w:p>
    <w:p w14:paraId="3260A8AE" w14:textId="0EA8C361" w:rsidR="00EB2FD4" w:rsidRPr="00EB2965" w:rsidRDefault="00EB2FD4" w:rsidP="00EB2FD4">
      <w:pPr>
        <w:pStyle w:val="par1"/>
        <w:rPr>
          <w:b/>
          <w:bCs/>
          <w:color w:val="000000" w:themeColor="text1"/>
          <w:rPrChange w:id="482" w:author="Rascon Arana, Maria" w:date="2025-09-24T13:19:00Z" w16du:dateUtc="2025-09-24T19:19:00Z">
            <w:rPr>
              <w:b/>
              <w:bCs/>
            </w:rPr>
          </w:rPrChange>
        </w:rPr>
      </w:pPr>
      <w:commentRangeStart w:id="483"/>
      <w:r w:rsidRPr="00B710B7">
        <w:t xml:space="preserve">D. </w:t>
      </w:r>
      <w:commentRangeEnd w:id="483"/>
      <w:r w:rsidR="009A6114" w:rsidRPr="00EB2965">
        <w:rPr>
          <w:rStyle w:val="CommentReference"/>
          <w:color w:val="000000" w:themeColor="text1"/>
          <w:sz w:val="20"/>
          <w:szCs w:val="24"/>
          <w:rPrChange w:id="484" w:author="Rascon Arana, Maria" w:date="2025-09-24T13:19:00Z" w16du:dateUtc="2025-09-24T19:19:00Z">
            <w:rPr>
              <w:rStyle w:val="CommentReference"/>
              <w:sz w:val="20"/>
              <w:szCs w:val="24"/>
            </w:rPr>
          </w:rPrChange>
        </w:rPr>
        <w:commentReference w:id="483"/>
      </w:r>
      <w:r w:rsidRPr="00EB2965">
        <w:rPr>
          <w:color w:val="000000" w:themeColor="text1"/>
          <w:rPrChange w:id="485" w:author="Rascon Arana, Maria" w:date="2025-09-24T13:19:00Z" w16du:dateUtc="2025-09-24T19:19:00Z">
            <w:rPr/>
          </w:rPrChange>
        </w:rPr>
        <w:tab/>
      </w:r>
      <w:r w:rsidRPr="00EB2965">
        <w:rPr>
          <w:b/>
          <w:bCs/>
          <w:color w:val="000000" w:themeColor="text1"/>
          <w:rPrChange w:id="486" w:author="Rascon Arana, Maria" w:date="2025-09-24T13:19:00Z" w16du:dateUtc="2025-09-24T19:19:00Z">
            <w:rPr>
              <w:b/>
              <w:bCs/>
            </w:rPr>
          </w:rPrChange>
        </w:rPr>
        <w:t xml:space="preserve">QUALIFIED PEER REVIEWERS </w:t>
      </w:r>
    </w:p>
    <w:p w14:paraId="6DD8B5D8" w14:textId="6D25E04F" w:rsidR="00EB2FD4" w:rsidRPr="00EB2965" w:rsidRDefault="00EB2FD4" w:rsidP="00EB2FD4">
      <w:pPr>
        <w:pStyle w:val="par2"/>
        <w:rPr>
          <w:color w:val="000000" w:themeColor="text1"/>
          <w:rPrChange w:id="487" w:author="Rascon Arana, Maria" w:date="2025-09-24T13:19:00Z" w16du:dateUtc="2025-09-24T19:19:00Z">
            <w:rPr/>
          </w:rPrChange>
        </w:rPr>
      </w:pPr>
      <w:r w:rsidRPr="00EB2965">
        <w:rPr>
          <w:color w:val="000000" w:themeColor="text1"/>
          <w:rPrChange w:id="488" w:author="Rascon Arana, Maria" w:date="2025-09-24T13:19:00Z" w16du:dateUtc="2025-09-24T19:19:00Z">
            <w:rPr/>
          </w:rPrChange>
        </w:rPr>
        <w:t xml:space="preserve">1. </w:t>
      </w:r>
      <w:r w:rsidRPr="00EB2965">
        <w:rPr>
          <w:color w:val="000000" w:themeColor="text1"/>
          <w:rPrChange w:id="489" w:author="Rascon Arana, Maria" w:date="2025-09-24T13:19:00Z" w16du:dateUtc="2025-09-24T19:19:00Z">
            <w:rPr/>
          </w:rPrChange>
        </w:rPr>
        <w:tab/>
        <w:t>In order to be approved as a Qualified Peer Reviewer, an individual must satisfy one of the following requirements:</w:t>
      </w:r>
    </w:p>
    <w:p w14:paraId="2D842650" w14:textId="74E06FC8" w:rsidR="00EB2FD4" w:rsidRPr="00EB2965" w:rsidRDefault="00EB2FD4" w:rsidP="00EB2FD4">
      <w:pPr>
        <w:pStyle w:val="par3"/>
        <w:rPr>
          <w:color w:val="000000" w:themeColor="text1"/>
          <w:rPrChange w:id="490" w:author="Rascon Arana, Maria" w:date="2025-09-24T13:19:00Z" w16du:dateUtc="2025-09-24T19:19:00Z">
            <w:rPr/>
          </w:rPrChange>
        </w:rPr>
      </w:pPr>
      <w:r w:rsidRPr="00EB2965">
        <w:rPr>
          <w:color w:val="000000" w:themeColor="text1"/>
          <w:rPrChange w:id="491" w:author="Rascon Arana, Maria" w:date="2025-09-24T13:19:00Z" w16du:dateUtc="2025-09-24T19:19:00Z">
            <w:rPr/>
          </w:rPrChange>
        </w:rPr>
        <w:t xml:space="preserve">a. </w:t>
      </w:r>
      <w:r w:rsidRPr="00EB2965">
        <w:rPr>
          <w:color w:val="000000" w:themeColor="text1"/>
          <w:rPrChange w:id="492" w:author="Rascon Arana, Maria" w:date="2025-09-24T13:19:00Z" w16du:dateUtc="2025-09-24T19:19:00Z">
            <w:rPr/>
          </w:rPrChange>
        </w:rPr>
        <w:tab/>
        <w:t xml:space="preserve">Submit proof, in a form and manner approved by the Director demonstrating that the applicant is qualified for a full license in accordance with these Rules and the Mortuary Science Code, </w:t>
      </w:r>
      <w:ins w:id="493" w:author="Rascon Arana, Maria" w:date="2026-08-05T08:45:00Z" w16du:dateUtc="2026-08-05T14:45:00Z">
        <w:r w:rsidR="00DD330F">
          <w:rPr>
            <w:color w:val="000000" w:themeColor="text1"/>
          </w:rPr>
          <w:t xml:space="preserve">section </w:t>
        </w:r>
      </w:ins>
      <w:r w:rsidRPr="00EB2965">
        <w:rPr>
          <w:color w:val="000000" w:themeColor="text1"/>
          <w:rPrChange w:id="494" w:author="Rascon Arana, Maria" w:date="2025-09-24T13:19:00Z" w16du:dateUtc="2025-09-24T19:19:00Z">
            <w:rPr/>
          </w:rPrChange>
        </w:rPr>
        <w:t xml:space="preserve">12-135-101, et seq., or </w:t>
      </w:r>
    </w:p>
    <w:p w14:paraId="0B0A6074" w14:textId="710A96D0" w:rsidR="00EB2FD4" w:rsidRPr="00EB2965" w:rsidRDefault="00EB2FD4" w:rsidP="00EB2FD4">
      <w:pPr>
        <w:pStyle w:val="par3"/>
        <w:rPr>
          <w:color w:val="000000" w:themeColor="text1"/>
          <w:rPrChange w:id="495" w:author="Rascon Arana, Maria" w:date="2025-09-24T13:19:00Z" w16du:dateUtc="2025-09-24T19:19:00Z">
            <w:rPr/>
          </w:rPrChange>
        </w:rPr>
      </w:pPr>
      <w:r w:rsidRPr="00EB2965">
        <w:rPr>
          <w:color w:val="000000" w:themeColor="text1"/>
          <w:rPrChange w:id="496" w:author="Rascon Arana, Maria" w:date="2025-09-24T13:19:00Z" w16du:dateUtc="2025-09-24T19:19:00Z">
            <w:rPr/>
          </w:rPrChange>
        </w:rPr>
        <w:t xml:space="preserve">b. </w:t>
      </w:r>
      <w:r w:rsidRPr="00EB2965">
        <w:rPr>
          <w:color w:val="000000" w:themeColor="text1"/>
          <w:rPrChange w:id="497" w:author="Rascon Arana, Maria" w:date="2025-09-24T13:19:00Z" w16du:dateUtc="2025-09-24T19:19:00Z">
            <w:rPr/>
          </w:rPrChange>
        </w:rPr>
        <w:tab/>
        <w:t>Be approved by the Director to be a Qualified Peer Reviewer</w:t>
      </w:r>
      <w:del w:id="498" w:author="Rascon Arana, Maria" w:date="2026-09-14T09:28:00Z" w16du:dateUtc="2026-09-14T15:28:00Z">
        <w:r w:rsidRPr="00EB2965" w:rsidDel="00295BC6">
          <w:rPr>
            <w:color w:val="000000" w:themeColor="text1"/>
            <w:rPrChange w:id="499" w:author="Rascon Arana, Maria" w:date="2025-09-24T13:19:00Z" w16du:dateUtc="2025-09-24T19:19:00Z">
              <w:rPr/>
            </w:rPrChange>
          </w:rPr>
          <w:delText>, which may include an individual qualified for a provisional license</w:delText>
        </w:r>
      </w:del>
      <w:r w:rsidRPr="00EB2965">
        <w:rPr>
          <w:color w:val="000000" w:themeColor="text1"/>
          <w:rPrChange w:id="500" w:author="Rascon Arana, Maria" w:date="2025-09-24T13:19:00Z" w16du:dateUtc="2025-09-24T19:19:00Z">
            <w:rPr/>
          </w:rPrChange>
        </w:rPr>
        <w:t xml:space="preserve">. </w:t>
      </w:r>
    </w:p>
    <w:p w14:paraId="6CE104BD" w14:textId="77777777" w:rsidR="00EB2FD4" w:rsidRPr="00EB2965" w:rsidRDefault="00EB2FD4" w:rsidP="00EB2FD4">
      <w:pPr>
        <w:pStyle w:val="par2"/>
        <w:rPr>
          <w:color w:val="000000" w:themeColor="text1"/>
          <w:rPrChange w:id="501" w:author="Rascon Arana, Maria" w:date="2025-09-24T13:19:00Z" w16du:dateUtc="2025-09-24T19:19:00Z">
            <w:rPr/>
          </w:rPrChange>
        </w:rPr>
      </w:pPr>
      <w:r w:rsidRPr="00EB2965">
        <w:rPr>
          <w:color w:val="000000" w:themeColor="text1"/>
          <w:rPrChange w:id="502" w:author="Rascon Arana, Maria" w:date="2025-09-24T13:19:00Z" w16du:dateUtc="2025-09-24T19:19:00Z">
            <w:rPr/>
          </w:rPrChange>
        </w:rPr>
        <w:t xml:space="preserve">2. </w:t>
      </w:r>
      <w:r w:rsidRPr="00EB2965">
        <w:rPr>
          <w:color w:val="000000" w:themeColor="text1"/>
          <w:rPrChange w:id="503" w:author="Rascon Arana, Maria" w:date="2025-09-24T13:19:00Z" w16du:dateUtc="2025-09-24T19:19:00Z">
            <w:rPr/>
          </w:rPrChange>
        </w:rPr>
        <w:tab/>
        <w:t xml:space="preserve">In order to be approved by the Director as a Qualified Peer Reviewer pursuant to Rule 1.9.D.1.b, an individual must: </w:t>
      </w:r>
    </w:p>
    <w:p w14:paraId="3EFA7180" w14:textId="77777777" w:rsidR="00EB2FD4" w:rsidRPr="00EB2965" w:rsidRDefault="00EB2FD4" w:rsidP="00EB2FD4">
      <w:pPr>
        <w:pStyle w:val="par3"/>
        <w:rPr>
          <w:color w:val="000000" w:themeColor="text1"/>
          <w:rPrChange w:id="504" w:author="Rascon Arana, Maria" w:date="2025-09-24T13:19:00Z" w16du:dateUtc="2025-09-24T19:19:00Z">
            <w:rPr/>
          </w:rPrChange>
        </w:rPr>
      </w:pPr>
      <w:r w:rsidRPr="00EB2965">
        <w:rPr>
          <w:color w:val="000000" w:themeColor="text1"/>
          <w:rPrChange w:id="505" w:author="Rascon Arana, Maria" w:date="2025-09-24T13:19:00Z" w16du:dateUtc="2025-09-24T19:19:00Z">
            <w:rPr/>
          </w:rPrChange>
        </w:rPr>
        <w:t xml:space="preserve">a. </w:t>
      </w:r>
      <w:r w:rsidRPr="00EB2965">
        <w:rPr>
          <w:color w:val="000000" w:themeColor="text1"/>
          <w:rPrChange w:id="506" w:author="Rascon Arana, Maria" w:date="2025-09-24T13:19:00Z" w16du:dateUtc="2025-09-24T19:19:00Z">
            <w:rPr/>
          </w:rPrChange>
        </w:rPr>
        <w:tab/>
        <w:t xml:space="preserve">Apply to the Director in a form and manner approved by the director; </w:t>
      </w:r>
    </w:p>
    <w:p w14:paraId="41F3368C" w14:textId="77777777" w:rsidR="00EB2FD4" w:rsidRPr="00EB2965" w:rsidRDefault="00EB2FD4" w:rsidP="00EB2FD4">
      <w:pPr>
        <w:pStyle w:val="par3"/>
        <w:rPr>
          <w:color w:val="000000" w:themeColor="text1"/>
          <w:rPrChange w:id="507" w:author="Rascon Arana, Maria" w:date="2025-09-24T13:19:00Z" w16du:dateUtc="2025-09-24T19:19:00Z">
            <w:rPr/>
          </w:rPrChange>
        </w:rPr>
      </w:pPr>
      <w:r w:rsidRPr="00EB2965">
        <w:rPr>
          <w:color w:val="000000" w:themeColor="text1"/>
          <w:rPrChange w:id="508" w:author="Rascon Arana, Maria" w:date="2025-09-24T13:19:00Z" w16du:dateUtc="2025-09-24T19:19:00Z">
            <w:rPr/>
          </w:rPrChange>
        </w:rPr>
        <w:t xml:space="preserve">b. </w:t>
      </w:r>
      <w:r w:rsidRPr="00EB2965">
        <w:rPr>
          <w:color w:val="000000" w:themeColor="text1"/>
          <w:rPrChange w:id="509" w:author="Rascon Arana, Maria" w:date="2025-09-24T13:19:00Z" w16du:dateUtc="2025-09-24T19:19:00Z">
            <w:rPr/>
          </w:rPrChange>
        </w:rPr>
        <w:tab/>
        <w:t xml:space="preserve">Demonstrate to the Director that the individual has actively practiced mortuary science, funeral directing, embalming, cremation, or natural reduction, as applicable, for no less than 4,000 hours prior to January 1, 2025; and </w:t>
      </w:r>
    </w:p>
    <w:p w14:paraId="71194027" w14:textId="77777777" w:rsidR="00EB2FD4" w:rsidRPr="00EB2965" w:rsidRDefault="00EB2FD4" w:rsidP="00EB2FD4">
      <w:pPr>
        <w:pStyle w:val="par3"/>
        <w:rPr>
          <w:color w:val="000000" w:themeColor="text1"/>
          <w:rPrChange w:id="510" w:author="Rascon Arana, Maria" w:date="2025-09-24T13:19:00Z" w16du:dateUtc="2025-09-24T19:19:00Z">
            <w:rPr/>
          </w:rPrChange>
        </w:rPr>
      </w:pPr>
      <w:r w:rsidRPr="00EB2965">
        <w:rPr>
          <w:color w:val="000000" w:themeColor="text1"/>
          <w:rPrChange w:id="511" w:author="Rascon Arana, Maria" w:date="2025-09-24T13:19:00Z" w16du:dateUtc="2025-09-24T19:19:00Z">
            <w:rPr/>
          </w:rPrChange>
        </w:rPr>
        <w:t xml:space="preserve">c. </w:t>
      </w:r>
      <w:r w:rsidRPr="00EB2965">
        <w:rPr>
          <w:color w:val="000000" w:themeColor="text1"/>
          <w:rPrChange w:id="512" w:author="Rascon Arana, Maria" w:date="2025-09-24T13:19:00Z" w16du:dateUtc="2025-09-24T19:19:00Z">
            <w:rPr/>
          </w:rPrChange>
        </w:rPr>
        <w:tab/>
        <w:t xml:space="preserve">Demonstrate to the Director: </w:t>
      </w:r>
    </w:p>
    <w:p w14:paraId="7042E8E8" w14:textId="77777777" w:rsidR="00EB2FD4" w:rsidRPr="00EB2965" w:rsidRDefault="00EB2FD4" w:rsidP="00EB2FD4">
      <w:pPr>
        <w:pStyle w:val="par4"/>
        <w:rPr>
          <w:color w:val="000000" w:themeColor="text1"/>
          <w:rPrChange w:id="513" w:author="Rascon Arana, Maria" w:date="2025-09-24T13:19:00Z" w16du:dateUtc="2025-09-24T19:19:00Z">
            <w:rPr/>
          </w:rPrChange>
        </w:rPr>
      </w:pPr>
      <w:r w:rsidRPr="00EB2965">
        <w:rPr>
          <w:color w:val="000000" w:themeColor="text1"/>
          <w:rPrChange w:id="514" w:author="Rascon Arana, Maria" w:date="2025-09-24T13:19:00Z" w16du:dateUtc="2025-09-24T19:19:00Z">
            <w:rPr/>
          </w:rPrChange>
        </w:rPr>
        <w:lastRenderedPageBreak/>
        <w:t xml:space="preserve">I. </w:t>
      </w:r>
      <w:r w:rsidRPr="00EB2965">
        <w:rPr>
          <w:color w:val="000000" w:themeColor="text1"/>
          <w:rPrChange w:id="515" w:author="Rascon Arana, Maria" w:date="2025-09-24T13:19:00Z" w16du:dateUtc="2025-09-24T19:19:00Z">
            <w:rPr/>
          </w:rPrChange>
        </w:rPr>
        <w:tab/>
        <w:t xml:space="preserve">For a Qualified Peer Reviewer for funeral directors, the individual has directed no fewer than twenty-five (25) funerals; </w:t>
      </w:r>
    </w:p>
    <w:p w14:paraId="09BF6761" w14:textId="77777777" w:rsidR="00EB2FD4" w:rsidRPr="00EB2965" w:rsidRDefault="00EB2FD4" w:rsidP="00EB2FD4">
      <w:pPr>
        <w:pStyle w:val="par4"/>
        <w:rPr>
          <w:color w:val="000000" w:themeColor="text1"/>
          <w:rPrChange w:id="516" w:author="Rascon Arana, Maria" w:date="2025-09-24T13:19:00Z" w16du:dateUtc="2025-09-24T19:19:00Z">
            <w:rPr/>
          </w:rPrChange>
        </w:rPr>
      </w:pPr>
      <w:r w:rsidRPr="00EB2965">
        <w:rPr>
          <w:color w:val="000000" w:themeColor="text1"/>
          <w:rPrChange w:id="517" w:author="Rascon Arana, Maria" w:date="2025-09-24T13:19:00Z" w16du:dateUtc="2025-09-24T19:19:00Z">
            <w:rPr/>
          </w:rPrChange>
        </w:rPr>
        <w:t xml:space="preserve">II. </w:t>
      </w:r>
      <w:r w:rsidRPr="00EB2965">
        <w:rPr>
          <w:color w:val="000000" w:themeColor="text1"/>
          <w:rPrChange w:id="518" w:author="Rascon Arana, Maria" w:date="2025-09-24T13:19:00Z" w16du:dateUtc="2025-09-24T19:19:00Z">
            <w:rPr/>
          </w:rPrChange>
        </w:rPr>
        <w:tab/>
        <w:t xml:space="preserve">For a Qualified Peer Reviewer for mortuary science practitioners, the individual has directed no fewer than twenty-five (25) funerals and embalmed no fewer than twenty-five (25) human remains; </w:t>
      </w:r>
    </w:p>
    <w:p w14:paraId="688BBF39" w14:textId="77777777" w:rsidR="00EB2FD4" w:rsidRPr="00EB2965" w:rsidRDefault="00EB2FD4" w:rsidP="00EB2FD4">
      <w:pPr>
        <w:pStyle w:val="par4"/>
        <w:rPr>
          <w:color w:val="000000" w:themeColor="text1"/>
          <w:rPrChange w:id="519" w:author="Rascon Arana, Maria" w:date="2025-09-24T13:19:00Z" w16du:dateUtc="2025-09-24T19:19:00Z">
            <w:rPr/>
          </w:rPrChange>
        </w:rPr>
      </w:pPr>
      <w:r w:rsidRPr="00EB2965">
        <w:rPr>
          <w:color w:val="000000" w:themeColor="text1"/>
          <w:rPrChange w:id="520" w:author="Rascon Arana, Maria" w:date="2025-09-24T13:19:00Z" w16du:dateUtc="2025-09-24T19:19:00Z">
            <w:rPr/>
          </w:rPrChange>
        </w:rPr>
        <w:t xml:space="preserve">III. </w:t>
      </w:r>
      <w:r w:rsidRPr="00EB2965">
        <w:rPr>
          <w:color w:val="000000" w:themeColor="text1"/>
          <w:rPrChange w:id="521" w:author="Rascon Arana, Maria" w:date="2025-09-24T13:19:00Z" w16du:dateUtc="2025-09-24T19:19:00Z">
            <w:rPr/>
          </w:rPrChange>
        </w:rPr>
        <w:tab/>
        <w:t xml:space="preserve">For a Qualified Peer Reviewer for embalmers, the individual has embalmed no fewer than twenty-five (25) human remains. </w:t>
      </w:r>
    </w:p>
    <w:p w14:paraId="046A8513" w14:textId="77777777" w:rsidR="00EB2FD4" w:rsidRPr="00EB2965" w:rsidRDefault="00EB2FD4" w:rsidP="00EB2FD4">
      <w:pPr>
        <w:pStyle w:val="par3"/>
        <w:rPr>
          <w:color w:val="000000" w:themeColor="text1"/>
          <w:rPrChange w:id="522" w:author="Rascon Arana, Maria" w:date="2025-09-24T13:19:00Z" w16du:dateUtc="2025-09-24T19:19:00Z">
            <w:rPr/>
          </w:rPrChange>
        </w:rPr>
      </w:pPr>
      <w:r w:rsidRPr="00EB2965">
        <w:rPr>
          <w:color w:val="000000" w:themeColor="text1"/>
          <w:rPrChange w:id="523" w:author="Rascon Arana, Maria" w:date="2025-09-24T13:19:00Z" w16du:dateUtc="2025-09-24T19:19:00Z">
            <w:rPr/>
          </w:rPrChange>
        </w:rPr>
        <w:t xml:space="preserve">d. </w:t>
      </w:r>
      <w:r w:rsidRPr="00EB2965">
        <w:rPr>
          <w:color w:val="000000" w:themeColor="text1"/>
          <w:rPrChange w:id="524" w:author="Rascon Arana, Maria" w:date="2025-09-24T13:19:00Z" w16du:dateUtc="2025-09-24T19:19:00Z">
            <w:rPr/>
          </w:rPrChange>
        </w:rPr>
        <w:tab/>
        <w:t xml:space="preserve">Be a resident of Colorado. </w:t>
      </w:r>
    </w:p>
    <w:p w14:paraId="43702419" w14:textId="77777777" w:rsidR="00EB2FD4" w:rsidRPr="00EB2965" w:rsidRDefault="00EB2FD4" w:rsidP="00EB2FD4">
      <w:pPr>
        <w:pStyle w:val="par2"/>
        <w:rPr>
          <w:color w:val="000000" w:themeColor="text1"/>
          <w:rPrChange w:id="525" w:author="Rascon Arana, Maria" w:date="2025-09-24T13:19:00Z" w16du:dateUtc="2025-09-24T19:19:00Z">
            <w:rPr/>
          </w:rPrChange>
        </w:rPr>
      </w:pPr>
      <w:r w:rsidRPr="00EB2965">
        <w:rPr>
          <w:color w:val="000000" w:themeColor="text1"/>
          <w:rPrChange w:id="526" w:author="Rascon Arana, Maria" w:date="2025-09-24T13:19:00Z" w16du:dateUtc="2025-09-24T19:19:00Z">
            <w:rPr/>
          </w:rPrChange>
        </w:rPr>
        <w:t xml:space="preserve">3. </w:t>
      </w:r>
      <w:r w:rsidRPr="00EB2965">
        <w:rPr>
          <w:color w:val="000000" w:themeColor="text1"/>
          <w:rPrChange w:id="527" w:author="Rascon Arana, Maria" w:date="2025-09-24T13:19:00Z" w16du:dateUtc="2025-09-24T19:19:00Z">
            <w:rPr/>
          </w:rPrChange>
        </w:rPr>
        <w:tab/>
        <w:t xml:space="preserve">A Qualified Peer Reviewer must be: </w:t>
      </w:r>
    </w:p>
    <w:p w14:paraId="24D63D92" w14:textId="77777777" w:rsidR="00EB2FD4" w:rsidRPr="00EB2965" w:rsidRDefault="00EB2FD4" w:rsidP="00EB2FD4">
      <w:pPr>
        <w:pStyle w:val="par3"/>
        <w:rPr>
          <w:color w:val="000000" w:themeColor="text1"/>
          <w:rPrChange w:id="528" w:author="Rascon Arana, Maria" w:date="2025-09-24T13:19:00Z" w16du:dateUtc="2025-09-24T19:19:00Z">
            <w:rPr/>
          </w:rPrChange>
        </w:rPr>
      </w:pPr>
      <w:r w:rsidRPr="00EB2965">
        <w:rPr>
          <w:color w:val="000000" w:themeColor="text1"/>
          <w:rPrChange w:id="529" w:author="Rascon Arana, Maria" w:date="2025-09-24T13:19:00Z" w16du:dateUtc="2025-09-24T19:19:00Z">
            <w:rPr/>
          </w:rPrChange>
        </w:rPr>
        <w:t xml:space="preserve">a. </w:t>
      </w:r>
      <w:r w:rsidRPr="00EB2965">
        <w:rPr>
          <w:color w:val="000000" w:themeColor="text1"/>
          <w:rPrChange w:id="530" w:author="Rascon Arana, Maria" w:date="2025-09-24T13:19:00Z" w16du:dateUtc="2025-09-24T19:19:00Z">
            <w:rPr/>
          </w:rPrChange>
        </w:rPr>
        <w:tab/>
        <w:t xml:space="preserve">Approved as a Qualified Peer Reviewer prior to commencing review of an individual’s work experience; and </w:t>
      </w:r>
    </w:p>
    <w:p w14:paraId="54ABBF77" w14:textId="77777777" w:rsidR="00EB2FD4" w:rsidRDefault="00EB2FD4" w:rsidP="00EB2FD4">
      <w:pPr>
        <w:pStyle w:val="par3"/>
        <w:rPr>
          <w:ins w:id="531" w:author="Shelov, Elizabeth" w:date="2026-07-07T14:44:00Z" w16du:dateUtc="2026-07-07T20:44:00Z"/>
          <w:color w:val="000000" w:themeColor="text1"/>
        </w:rPr>
      </w:pPr>
      <w:r w:rsidRPr="00EB2965">
        <w:rPr>
          <w:color w:val="000000" w:themeColor="text1"/>
          <w:rPrChange w:id="532" w:author="Rascon Arana, Maria" w:date="2025-09-24T13:19:00Z" w16du:dateUtc="2025-09-24T19:19:00Z">
            <w:rPr/>
          </w:rPrChange>
        </w:rPr>
        <w:t xml:space="preserve">b. </w:t>
      </w:r>
      <w:r w:rsidRPr="00EB2965">
        <w:rPr>
          <w:color w:val="000000" w:themeColor="text1"/>
          <w:rPrChange w:id="533" w:author="Rascon Arana, Maria" w:date="2025-09-24T13:19:00Z" w16du:dateUtc="2025-09-24T19:19:00Z">
            <w:rPr/>
          </w:rPrChange>
        </w:rPr>
        <w:tab/>
        <w:t xml:space="preserve">A practicing mortuary science practitioner or practice in the same field as the individual whose work the Qualified Peer Reviewer is reviewing. </w:t>
      </w:r>
    </w:p>
    <w:p w14:paraId="7DCF6DA0" w14:textId="142518BC" w:rsidR="00B22836" w:rsidRPr="00875894" w:rsidRDefault="00B22836">
      <w:pPr>
        <w:pStyle w:val="par1"/>
        <w:rPr>
          <w:ins w:id="534" w:author="Shelov, Elizabeth" w:date="2026-07-07T14:44:00Z" w16du:dateUtc="2026-07-07T20:44:00Z"/>
          <w:b/>
          <w:bCs/>
        </w:rPr>
        <w:pPrChange w:id="535" w:author="Shelov, Elizabeth" w:date="2026-07-13T12:41:00Z" w16du:dateUtc="2026-07-13T18:41:00Z">
          <w:pPr>
            <w:pStyle w:val="par3"/>
            <w:ind w:hanging="1890"/>
          </w:pPr>
        </w:pPrChange>
      </w:pPr>
      <w:commentRangeStart w:id="536"/>
      <w:commentRangeStart w:id="537"/>
      <w:ins w:id="538" w:author="Shelov, Elizabeth" w:date="2026-07-07T14:45:00Z" w16du:dateUtc="2026-07-07T20:45:00Z">
        <w:r w:rsidRPr="00875894">
          <w:t>E.</w:t>
        </w:r>
      </w:ins>
      <w:commentRangeEnd w:id="536"/>
      <w:r w:rsidR="008C299B" w:rsidRPr="00875894">
        <w:rPr>
          <w:rStyle w:val="CommentReference"/>
          <w:sz w:val="20"/>
          <w:szCs w:val="24"/>
          <w:u w:val="single"/>
          <w:rPrChange w:id="539" w:author="Shelov, Elizabeth" w:date="2026-07-07T16:18:00Z" w16du:dateUtc="2026-07-07T22:18:00Z">
            <w:rPr>
              <w:rStyle w:val="CommentReference"/>
              <w:b/>
              <w:bCs/>
              <w:color w:val="000000" w:themeColor="text1"/>
              <w:sz w:val="20"/>
              <w:szCs w:val="24"/>
            </w:rPr>
          </w:rPrChange>
        </w:rPr>
        <w:commentReference w:id="536"/>
      </w:r>
      <w:commentRangeEnd w:id="537"/>
      <w:r w:rsidR="00235D7D" w:rsidRPr="00875894">
        <w:rPr>
          <w:rStyle w:val="CommentReference"/>
          <w:sz w:val="20"/>
          <w:szCs w:val="24"/>
          <w:u w:val="single"/>
          <w:rPrChange w:id="540" w:author="Shelov, Elizabeth" w:date="2026-07-07T16:18:00Z" w16du:dateUtc="2026-07-07T22:18:00Z">
            <w:rPr>
              <w:rStyle w:val="CommentReference"/>
              <w:b/>
              <w:bCs/>
              <w:color w:val="000000" w:themeColor="text1"/>
              <w:sz w:val="20"/>
              <w:szCs w:val="24"/>
            </w:rPr>
          </w:rPrChange>
        </w:rPr>
        <w:commentReference w:id="537"/>
      </w:r>
      <w:ins w:id="541" w:author="Shelov, Elizabeth" w:date="2026-07-07T14:45:00Z" w16du:dateUtc="2026-07-07T20:45:00Z">
        <w:r w:rsidRPr="00875894">
          <w:rPr>
            <w:u w:val="single"/>
            <w:rPrChange w:id="542" w:author="Shelov, Elizabeth" w:date="2026-07-07T16:18:00Z" w16du:dateUtc="2026-07-07T22:18:00Z">
              <w:rPr>
                <w:b/>
                <w:bCs/>
                <w:color w:val="000000" w:themeColor="text1"/>
              </w:rPr>
            </w:rPrChange>
          </w:rPr>
          <w:tab/>
        </w:r>
      </w:ins>
      <w:ins w:id="543" w:author="Shelov, Elizabeth" w:date="2026-07-07T14:44:00Z" w16du:dateUtc="2026-07-07T20:44:00Z">
        <w:r w:rsidRPr="00875894">
          <w:rPr>
            <w:b/>
            <w:bCs/>
          </w:rPr>
          <w:t>ASSOCIATE LICENSES FOR FUNERAL DIRECTORS, MORTUARY SCIENCE PRACTITIONER</w:t>
        </w:r>
      </w:ins>
      <w:ins w:id="544" w:author="Shelov, Elizabeth" w:date="2026-07-07T14:45:00Z" w16du:dateUtc="2026-07-07T20:45:00Z">
        <w:r w:rsidRPr="00875894">
          <w:rPr>
            <w:b/>
            <w:bCs/>
          </w:rPr>
          <w:t>S</w:t>
        </w:r>
      </w:ins>
      <w:ins w:id="545" w:author="Shelov, Elizabeth" w:date="2026-07-07T14:44:00Z" w16du:dateUtc="2026-07-07T20:44:00Z">
        <w:r w:rsidRPr="00875894">
          <w:rPr>
            <w:b/>
            <w:bCs/>
          </w:rPr>
          <w:t>, EMBALMER</w:t>
        </w:r>
      </w:ins>
      <w:ins w:id="546" w:author="Shelov, Elizabeth" w:date="2026-07-07T14:45:00Z" w16du:dateUtc="2026-07-07T20:45:00Z">
        <w:r w:rsidRPr="00875894">
          <w:rPr>
            <w:b/>
            <w:bCs/>
          </w:rPr>
          <w:t>S</w:t>
        </w:r>
      </w:ins>
      <w:ins w:id="547" w:author="Shelov, Elizabeth" w:date="2026-07-07T14:44:00Z" w16du:dateUtc="2026-07-07T20:44:00Z">
        <w:r w:rsidRPr="00875894">
          <w:rPr>
            <w:b/>
            <w:bCs/>
          </w:rPr>
          <w:t xml:space="preserve">, </w:t>
        </w:r>
      </w:ins>
      <w:ins w:id="548" w:author="Shelov, Elizabeth" w:date="2026-07-07T14:45:00Z" w16du:dateUtc="2026-07-07T20:45:00Z">
        <w:r w:rsidRPr="00875894">
          <w:rPr>
            <w:b/>
            <w:bCs/>
          </w:rPr>
          <w:t>C</w:t>
        </w:r>
      </w:ins>
      <w:ins w:id="549" w:author="Shelov, Elizabeth" w:date="2026-07-07T14:44:00Z" w16du:dateUtc="2026-07-07T20:44:00Z">
        <w:r w:rsidRPr="00875894">
          <w:rPr>
            <w:b/>
            <w:bCs/>
          </w:rPr>
          <w:t>REMATIONIST</w:t>
        </w:r>
      </w:ins>
      <w:ins w:id="550" w:author="Shelov, Elizabeth" w:date="2026-07-07T14:45:00Z" w16du:dateUtc="2026-07-07T20:45:00Z">
        <w:r w:rsidRPr="00875894">
          <w:rPr>
            <w:b/>
            <w:bCs/>
          </w:rPr>
          <w:t>S</w:t>
        </w:r>
      </w:ins>
      <w:ins w:id="551" w:author="Shelov, Elizabeth" w:date="2026-07-07T14:44:00Z" w16du:dateUtc="2026-07-07T20:44:00Z">
        <w:r w:rsidRPr="00875894">
          <w:rPr>
            <w:b/>
            <w:bCs/>
          </w:rPr>
          <w:t xml:space="preserve">, AND </w:t>
        </w:r>
      </w:ins>
      <w:ins w:id="552" w:author="Shelov, Elizabeth" w:date="2026-07-07T14:45:00Z" w16du:dateUtc="2026-07-07T20:45:00Z">
        <w:r w:rsidRPr="00875894">
          <w:rPr>
            <w:b/>
            <w:bCs/>
          </w:rPr>
          <w:t>N</w:t>
        </w:r>
      </w:ins>
      <w:ins w:id="553" w:author="Shelov, Elizabeth" w:date="2026-07-07T14:44:00Z" w16du:dateUtc="2026-07-07T20:44:00Z">
        <w:r w:rsidRPr="00875894">
          <w:rPr>
            <w:b/>
            <w:bCs/>
          </w:rPr>
          <w:t xml:space="preserve">ATURAL </w:t>
        </w:r>
      </w:ins>
      <w:ins w:id="554" w:author="Shelov, Elizabeth" w:date="2026-07-07T14:45:00Z" w16du:dateUtc="2026-07-07T20:45:00Z">
        <w:r w:rsidRPr="00875894">
          <w:rPr>
            <w:b/>
            <w:bCs/>
          </w:rPr>
          <w:t>RE</w:t>
        </w:r>
      </w:ins>
      <w:ins w:id="555" w:author="Shelov, Elizabeth" w:date="2026-07-07T14:44:00Z" w16du:dateUtc="2026-07-07T20:44:00Z">
        <w:r w:rsidRPr="00875894">
          <w:rPr>
            <w:b/>
            <w:bCs/>
          </w:rPr>
          <w:t>DUCTIONIST</w:t>
        </w:r>
      </w:ins>
      <w:ins w:id="556" w:author="Shelov, Elizabeth" w:date="2026-07-07T14:45:00Z" w16du:dateUtc="2026-07-07T20:45:00Z">
        <w:r w:rsidRPr="00875894">
          <w:rPr>
            <w:b/>
            <w:bCs/>
          </w:rPr>
          <w:t>S</w:t>
        </w:r>
      </w:ins>
    </w:p>
    <w:p w14:paraId="00979632" w14:textId="124627BB" w:rsidR="005B4383" w:rsidRPr="005B4383" w:rsidRDefault="00A1753E">
      <w:pPr>
        <w:pStyle w:val="par2"/>
        <w:rPr>
          <w:ins w:id="557" w:author="Shelov, Elizabeth" w:date="2026-07-07T14:37:00Z"/>
        </w:rPr>
        <w:pPrChange w:id="558" w:author="Shelov, Elizabeth" w:date="2026-07-07T16:50:00Z" w16du:dateUtc="2026-07-07T22:50:00Z">
          <w:pPr>
            <w:pStyle w:val="par3"/>
          </w:pPr>
        </w:pPrChange>
      </w:pPr>
      <w:ins w:id="559" w:author="Shelov, Elizabeth" w:date="2026-07-07T16:46:00Z" w16du:dateUtc="2026-07-07T22:46:00Z">
        <w:r>
          <w:t>1.</w:t>
        </w:r>
        <w:r>
          <w:tab/>
        </w:r>
      </w:ins>
      <w:ins w:id="560" w:author="Shelov, Elizabeth" w:date="2026-07-07T14:46:00Z" w16du:dateUtc="2026-07-07T20:46:00Z">
        <w:r w:rsidR="00B22836">
          <w:t>O</w:t>
        </w:r>
      </w:ins>
      <w:ins w:id="561" w:author="Shelov, Elizabeth" w:date="2026-07-07T14:37:00Z">
        <w:r w:rsidR="005B4383" w:rsidRPr="005B4383">
          <w:t>n</w:t>
        </w:r>
      </w:ins>
      <w:ins w:id="562" w:author="Shelov, Elizabeth" w:date="2026-07-07T14:46:00Z" w16du:dateUtc="2026-07-07T20:46:00Z">
        <w:r w:rsidR="00B22836">
          <w:t xml:space="preserve"> </w:t>
        </w:r>
      </w:ins>
      <w:ins w:id="563" w:author="Shelov, Elizabeth" w:date="2026-07-07T14:37:00Z">
        <w:r w:rsidR="005B4383" w:rsidRPr="005B4383">
          <w:t>and</w:t>
        </w:r>
      </w:ins>
      <w:ins w:id="564" w:author="Shelov, Elizabeth" w:date="2026-07-07T14:46:00Z" w16du:dateUtc="2026-07-07T20:46:00Z">
        <w:r w:rsidR="00B22836">
          <w:t xml:space="preserve"> </w:t>
        </w:r>
      </w:ins>
      <w:ins w:id="565" w:author="Shelov, Elizabeth" w:date="2026-07-07T14:37:00Z">
        <w:r w:rsidR="005B4383" w:rsidRPr="005B4383">
          <w:t>after</w:t>
        </w:r>
      </w:ins>
      <w:ins w:id="566" w:author="Shelov, Elizabeth" w:date="2026-07-07T14:46:00Z" w16du:dateUtc="2026-07-07T20:46:00Z">
        <w:r w:rsidR="00B22836">
          <w:t xml:space="preserve"> J</w:t>
        </w:r>
      </w:ins>
      <w:ins w:id="567" w:author="Shelov, Elizabeth" w:date="2026-07-07T14:37:00Z">
        <w:r w:rsidR="005B4383" w:rsidRPr="005B4383">
          <w:t>anuary 1,2027,</w:t>
        </w:r>
      </w:ins>
      <w:ins w:id="568" w:author="Shelov, Elizabeth" w:date="2026-07-07T14:46:00Z" w16du:dateUtc="2026-07-07T20:46:00Z">
        <w:r w:rsidR="00B22836">
          <w:t xml:space="preserve"> </w:t>
        </w:r>
      </w:ins>
      <w:ins w:id="569" w:author="Shelov, Elizabeth" w:date="2026-07-07T14:37:00Z">
        <w:r w:rsidR="005B4383" w:rsidRPr="005B4383">
          <w:t>an</w:t>
        </w:r>
      </w:ins>
      <w:ins w:id="570" w:author="Shelov, Elizabeth" w:date="2026-07-07T14:46:00Z" w16du:dateUtc="2026-07-07T20:46:00Z">
        <w:r w:rsidR="00B22836">
          <w:t xml:space="preserve"> </w:t>
        </w:r>
      </w:ins>
      <w:ins w:id="571" w:author="Shelov, Elizabeth" w:date="2026-07-07T14:37:00Z">
        <w:r w:rsidR="005B4383" w:rsidRPr="005B4383">
          <w:t>individual</w:t>
        </w:r>
      </w:ins>
      <w:ins w:id="572" w:author="Shelov, Elizabeth" w:date="2026-07-07T14:46:00Z" w16du:dateUtc="2026-07-07T20:46:00Z">
        <w:r w:rsidR="00B22836">
          <w:t xml:space="preserve"> </w:t>
        </w:r>
      </w:ins>
      <w:ins w:id="573" w:author="Shelov, Elizabeth" w:date="2026-07-07T14:37:00Z">
        <w:r w:rsidR="005B4383" w:rsidRPr="005B4383">
          <w:t>may apply</w:t>
        </w:r>
      </w:ins>
      <w:ins w:id="574" w:author="Shelov, Elizabeth" w:date="2026-07-07T14:46:00Z" w16du:dateUtc="2026-07-07T20:46:00Z">
        <w:r w:rsidR="00B22836">
          <w:t xml:space="preserve"> </w:t>
        </w:r>
      </w:ins>
      <w:ins w:id="575" w:author="Shelov, Elizabeth" w:date="2026-07-07T14:37:00Z">
        <w:r w:rsidR="005B4383" w:rsidRPr="005B4383">
          <w:t>for an associate license to obtain the necessary practice</w:t>
        </w:r>
      </w:ins>
      <w:ins w:id="576" w:author="Shelov, Elizabeth" w:date="2026-07-07T14:46:00Z" w16du:dateUtc="2026-07-07T20:46:00Z">
        <w:r w:rsidR="00B22836">
          <w:t xml:space="preserve"> </w:t>
        </w:r>
      </w:ins>
      <w:ins w:id="577" w:author="Shelov, Elizabeth" w:date="2026-07-07T14:37:00Z">
        <w:r w:rsidR="005B4383" w:rsidRPr="005B4383">
          <w:t>experience to meet the requirements set forth in section</w:t>
        </w:r>
      </w:ins>
      <w:ins w:id="578" w:author="Shelov, Elizabeth" w:date="2026-07-07T14:46:00Z" w16du:dateUtc="2026-07-07T20:46:00Z">
        <w:r w:rsidR="00B22836">
          <w:t xml:space="preserve">s </w:t>
        </w:r>
      </w:ins>
      <w:ins w:id="579" w:author="Shelov, Elizabeth" w:date="2026-07-07T14:37:00Z">
        <w:r w:rsidR="005B4383" w:rsidRPr="005B4383">
          <w:t>12-135-603, 12-135-703, 12-135-803, or 12-135-903</w:t>
        </w:r>
      </w:ins>
      <w:ins w:id="580" w:author="Shelov, Elizabeth" w:date="2026-07-07T14:47:00Z" w16du:dateUtc="2026-07-07T20:47:00Z">
        <w:r w:rsidR="00B22836">
          <w:t>, C.R.S</w:t>
        </w:r>
      </w:ins>
      <w:ins w:id="581" w:author="Shelov, Elizabeth" w:date="2026-07-07T14:37:00Z">
        <w:r w:rsidR="005B4383" w:rsidRPr="005B4383">
          <w:t>.</w:t>
        </w:r>
      </w:ins>
      <w:ins w:id="582" w:author="Shelov, Elizabeth" w:date="2026-07-07T14:46:00Z" w16du:dateUtc="2026-07-07T20:46:00Z">
        <w:r w:rsidR="00B22836">
          <w:t xml:space="preserve"> </w:t>
        </w:r>
      </w:ins>
    </w:p>
    <w:p w14:paraId="4EB275D3" w14:textId="04242E41" w:rsidR="005B4383" w:rsidRDefault="00A1753E">
      <w:pPr>
        <w:pStyle w:val="par2"/>
        <w:rPr>
          <w:ins w:id="583" w:author="Shelov, Elizabeth" w:date="2026-07-07T14:57:00Z" w16du:dateUtc="2026-07-07T20:57:00Z"/>
        </w:rPr>
        <w:pPrChange w:id="584" w:author="Shelov, Elizabeth" w:date="2026-07-21T10:17:00Z" w16du:dateUtc="2026-07-21T16:17:00Z">
          <w:pPr>
            <w:pStyle w:val="par3"/>
            <w:ind w:left="0" w:firstLine="0"/>
          </w:pPr>
        </w:pPrChange>
      </w:pPr>
      <w:ins w:id="585" w:author="Shelov, Elizabeth" w:date="2026-07-07T16:49:00Z" w16du:dateUtc="2026-07-07T22:49:00Z">
        <w:r>
          <w:t>2.</w:t>
        </w:r>
        <w:r>
          <w:tab/>
        </w:r>
      </w:ins>
      <w:ins w:id="586" w:author="Shelov, Elizabeth" w:date="2026-07-07T14:47:00Z" w16du:dateUtc="2026-07-07T20:47:00Z">
        <w:r w:rsidR="00B22836">
          <w:t>I</w:t>
        </w:r>
      </w:ins>
      <w:ins w:id="587" w:author="Shelov, Elizabeth" w:date="2026-07-07T14:37:00Z">
        <w:r w:rsidR="005B4383" w:rsidRPr="005B4383">
          <w:t xml:space="preserve">n addition to </w:t>
        </w:r>
      </w:ins>
      <w:ins w:id="588" w:author="Shelov, Elizabeth" w:date="2026-07-21T10:16:00Z" w16du:dateUtc="2026-07-21T16:16:00Z">
        <w:r w:rsidR="008043B7">
          <w:t xml:space="preserve">meeting the requirements in section 12-135-501(3), C.R.S., </w:t>
        </w:r>
      </w:ins>
      <w:ins w:id="589" w:author="Shelov, Elizabeth" w:date="2026-07-21T11:10:00Z" w16du:dateUtc="2026-07-21T17:10:00Z">
        <w:r w:rsidR="00B710B7">
          <w:t xml:space="preserve">to obtain </w:t>
        </w:r>
      </w:ins>
      <w:ins w:id="590" w:author="Shelov, Elizabeth" w:date="2026-07-07T14:37:00Z">
        <w:r w:rsidR="005B4383" w:rsidRPr="005B4383">
          <w:t>an associate license, an</w:t>
        </w:r>
      </w:ins>
      <w:ins w:id="591" w:author="Shelov, Elizabeth" w:date="2026-07-07T14:48:00Z" w16du:dateUtc="2026-07-07T20:48:00Z">
        <w:r w:rsidR="00B22836">
          <w:t xml:space="preserve"> </w:t>
        </w:r>
      </w:ins>
      <w:ins w:id="592" w:author="Shelov, Elizabeth" w:date="2026-07-07T14:37:00Z">
        <w:r w:rsidR="005B4383" w:rsidRPr="005B4383">
          <w:t>applicant must:</w:t>
        </w:r>
      </w:ins>
    </w:p>
    <w:p w14:paraId="34D54732" w14:textId="5AB0C8AA" w:rsidR="00357572" w:rsidRPr="00915138" w:rsidRDefault="00A1753E">
      <w:pPr>
        <w:pStyle w:val="par3"/>
        <w:rPr>
          <w:ins w:id="593" w:author="Shelov, Elizabeth" w:date="2026-07-07T14:57:00Z" w16du:dateUtc="2026-07-07T20:57:00Z"/>
        </w:rPr>
        <w:pPrChange w:id="594" w:author="Shelov, Elizabeth" w:date="2026-07-07T14:57:00Z" w16du:dateUtc="2026-07-07T20:57:00Z">
          <w:pPr>
            <w:pStyle w:val="par2"/>
          </w:pPr>
        </w:pPrChange>
      </w:pPr>
      <w:ins w:id="595" w:author="Shelov, Elizabeth" w:date="2026-07-07T16:50:00Z" w16du:dateUtc="2026-07-07T22:50:00Z">
        <w:r>
          <w:t>a.</w:t>
        </w:r>
        <w:r>
          <w:tab/>
        </w:r>
      </w:ins>
      <w:ins w:id="596" w:author="Shelov, Elizabeth" w:date="2026-07-07T14:57:00Z" w16du:dateUtc="2026-07-07T20:57:00Z">
        <w:r w:rsidR="00357572" w:rsidRPr="00915138">
          <w:t xml:space="preserve">Apply in a form and manner approved by the Director; </w:t>
        </w:r>
      </w:ins>
    </w:p>
    <w:p w14:paraId="3695C8BF" w14:textId="31185508" w:rsidR="00357572" w:rsidRDefault="00A1753E" w:rsidP="00875894">
      <w:pPr>
        <w:pStyle w:val="par3"/>
        <w:rPr>
          <w:ins w:id="597" w:author="Shelov, Elizabeth" w:date="2026-07-07T14:58:00Z" w16du:dateUtc="2026-07-07T20:58:00Z"/>
        </w:rPr>
      </w:pPr>
      <w:ins w:id="598" w:author="Shelov, Elizabeth" w:date="2026-07-07T16:50:00Z" w16du:dateUtc="2026-07-07T22:50:00Z">
        <w:r>
          <w:t>b.</w:t>
        </w:r>
        <w:r>
          <w:tab/>
        </w:r>
      </w:ins>
      <w:ins w:id="599" w:author="Shelov, Elizabeth" w:date="2026-07-07T14:57:00Z" w16du:dateUtc="2026-07-07T20:57:00Z">
        <w:r w:rsidR="00357572" w:rsidRPr="00915138">
          <w:t>Pay the application fee as determined by the Director</w:t>
        </w:r>
      </w:ins>
      <w:ins w:id="600" w:author="Shelov, Elizabeth" w:date="2026-07-07T16:50:00Z" w16du:dateUtc="2026-07-07T22:50:00Z">
        <w:r>
          <w:t>;</w:t>
        </w:r>
      </w:ins>
    </w:p>
    <w:p w14:paraId="59D920E8" w14:textId="39232791" w:rsidR="00357572" w:rsidRPr="00915138" w:rsidRDefault="00A1753E">
      <w:pPr>
        <w:pStyle w:val="par3"/>
        <w:rPr>
          <w:ins w:id="601" w:author="Shelov, Elizabeth" w:date="2026-07-07T14:58:00Z" w16du:dateUtc="2026-07-07T20:58:00Z"/>
        </w:rPr>
        <w:pPrChange w:id="602" w:author="Shelov, Elizabeth" w:date="2026-07-07T15:07:00Z" w16du:dateUtc="2026-07-07T21:07:00Z">
          <w:pPr>
            <w:pStyle w:val="par2"/>
          </w:pPr>
        </w:pPrChange>
      </w:pPr>
      <w:ins w:id="603" w:author="Shelov, Elizabeth" w:date="2026-07-07T16:50:00Z" w16du:dateUtc="2026-07-07T22:50:00Z">
        <w:r>
          <w:t>c.</w:t>
        </w:r>
        <w:r>
          <w:tab/>
        </w:r>
      </w:ins>
      <w:ins w:id="604" w:author="Shelov, Elizabeth" w:date="2026-07-07T15:07:00Z" w16du:dateUtc="2026-07-07T21:07:00Z">
        <w:r w:rsidR="0006559D">
          <w:t>S</w:t>
        </w:r>
      </w:ins>
      <w:ins w:id="605" w:author="Shelov, Elizabeth" w:date="2026-07-07T14:58:00Z" w16du:dateUtc="2026-07-07T20:58:00Z">
        <w:r w:rsidR="00357572" w:rsidRPr="00915138">
          <w:t>ubmit to a fingerprint-based criminal history record check prior to licensure;</w:t>
        </w:r>
      </w:ins>
    </w:p>
    <w:p w14:paraId="6CBFD00E" w14:textId="35C9EAF0" w:rsidR="00A1753E" w:rsidRPr="00915138" w:rsidRDefault="00A1753E">
      <w:pPr>
        <w:pStyle w:val="par3"/>
        <w:rPr>
          <w:ins w:id="606" w:author="Shelov, Elizabeth" w:date="2026-07-07T16:53:00Z" w16du:dateUtc="2026-07-07T22:53:00Z"/>
        </w:rPr>
        <w:pPrChange w:id="607" w:author="Shelov, Elizabeth" w:date="2026-07-07T16:53:00Z" w16du:dateUtc="2026-07-07T22:53:00Z">
          <w:pPr>
            <w:pStyle w:val="par2"/>
          </w:pPr>
        </w:pPrChange>
      </w:pPr>
      <w:ins w:id="608" w:author="Shelov, Elizabeth" w:date="2026-07-07T16:53:00Z" w16du:dateUtc="2026-07-07T22:53:00Z">
        <w:r>
          <w:rPr>
            <w:szCs w:val="20"/>
          </w:rPr>
          <w:t>d</w:t>
        </w:r>
      </w:ins>
      <w:ins w:id="609" w:author="Rascon Arana, Maria" w:date="2026-08-05T08:46:00Z" w16du:dateUtc="2026-08-05T14:46:00Z">
        <w:r w:rsidR="00FA712B">
          <w:rPr>
            <w:szCs w:val="20"/>
          </w:rPr>
          <w:t>.</w:t>
        </w:r>
      </w:ins>
      <w:ins w:id="610" w:author="Shelov, Elizabeth" w:date="2026-07-07T16:53:00Z" w16du:dateUtc="2026-07-07T22:53:00Z">
        <w:r>
          <w:rPr>
            <w:szCs w:val="20"/>
          </w:rPr>
          <w:tab/>
        </w:r>
        <w:r w:rsidRPr="00915138">
          <w:t xml:space="preserve">Satisfy one of the following: </w:t>
        </w:r>
      </w:ins>
    </w:p>
    <w:p w14:paraId="159D87CC" w14:textId="67F660C3" w:rsidR="00A1753E" w:rsidRPr="00915138" w:rsidRDefault="00A1753E" w:rsidP="00875894">
      <w:pPr>
        <w:pStyle w:val="par4"/>
        <w:rPr>
          <w:ins w:id="611" w:author="Shelov, Elizabeth" w:date="2026-07-07T16:53:00Z" w16du:dateUtc="2026-07-07T22:53:00Z"/>
        </w:rPr>
      </w:pPr>
      <w:ins w:id="612" w:author="Shelov, Elizabeth" w:date="2026-07-07T16:53:00Z" w16du:dateUtc="2026-07-07T22:53:00Z">
        <w:r>
          <w:t>I</w:t>
        </w:r>
        <w:r w:rsidRPr="00915138">
          <w:t>.</w:t>
        </w:r>
        <w:r w:rsidRPr="00915138">
          <w:tab/>
          <w:t xml:space="preserve">Disclose to the Director any suspension of, revocation of, or adverse action against a license, registration, or certification to practice Mortuary Science in another state or jurisdiction; or </w:t>
        </w:r>
      </w:ins>
    </w:p>
    <w:p w14:paraId="576F675D" w14:textId="034A89DE" w:rsidR="00A1753E" w:rsidRPr="00915138" w:rsidRDefault="00A1753E" w:rsidP="00875894">
      <w:pPr>
        <w:pStyle w:val="par4"/>
        <w:rPr>
          <w:ins w:id="613" w:author="Shelov, Elizabeth" w:date="2026-07-07T16:53:00Z" w16du:dateUtc="2026-07-07T22:53:00Z"/>
        </w:rPr>
      </w:pPr>
      <w:ins w:id="614" w:author="Shelov, Elizabeth" w:date="2026-07-07T16:54:00Z" w16du:dateUtc="2026-07-07T22:54:00Z">
        <w:r>
          <w:t>II</w:t>
        </w:r>
      </w:ins>
      <w:ins w:id="615" w:author="Shelov, Elizabeth" w:date="2026-07-07T16:53:00Z" w16du:dateUtc="2026-07-07T22:53:00Z">
        <w:r w:rsidRPr="00915138">
          <w:t>.</w:t>
        </w:r>
        <w:r w:rsidRPr="00915138">
          <w:tab/>
          <w:t xml:space="preserve">Submit an affidavit signed under penalty of perjury attesting that the applicant does not have a license, registration, or certification to practice Mortuary Science under suspension, revocation, or other adverse action in another state or jurisdiction. </w:t>
        </w:r>
      </w:ins>
    </w:p>
    <w:p w14:paraId="2ECDB550" w14:textId="11B00902" w:rsidR="005B4383" w:rsidRPr="005B4383" w:rsidRDefault="00E92DD4" w:rsidP="00875894">
      <w:pPr>
        <w:pStyle w:val="par3"/>
        <w:rPr>
          <w:ins w:id="616" w:author="Shelov, Elizabeth" w:date="2026-07-07T14:37:00Z"/>
        </w:rPr>
      </w:pPr>
      <w:ins w:id="617" w:author="Shelov, Elizabeth" w:date="2026-07-13T14:30:00Z" w16du:dateUtc="2026-07-13T20:30:00Z">
        <w:r>
          <w:t>e.</w:t>
        </w:r>
      </w:ins>
      <w:ins w:id="618" w:author="Shelov, Elizabeth" w:date="2026-07-07T16:51:00Z" w16du:dateUtc="2026-07-07T22:51:00Z">
        <w:r w:rsidR="00A1753E">
          <w:tab/>
        </w:r>
      </w:ins>
      <w:ins w:id="619" w:author="Shelov, Elizabeth" w:date="2026-07-07T14:48:00Z" w16du:dateUtc="2026-07-07T20:48:00Z">
        <w:r w:rsidR="00B22836">
          <w:t>I</w:t>
        </w:r>
      </w:ins>
      <w:ins w:id="620" w:author="Shelov, Elizabeth" w:date="2026-07-07T14:37:00Z">
        <w:r w:rsidR="005B4383" w:rsidRPr="005B4383">
          <w:t>f seeking licensure pursuant to section</w:t>
        </w:r>
      </w:ins>
      <w:ins w:id="621" w:author="Shelov, Elizabeth" w:date="2026-07-07T15:08:00Z" w16du:dateUtc="2026-07-07T21:08:00Z">
        <w:r w:rsidR="0006559D">
          <w:t>s</w:t>
        </w:r>
      </w:ins>
      <w:ins w:id="622" w:author="Shelov, Elizabeth" w:date="2026-07-07T14:37:00Z">
        <w:r w:rsidR="005B4383" w:rsidRPr="005B4383">
          <w:t xml:space="preserve"> 12-135-603,</w:t>
        </w:r>
      </w:ins>
      <w:ins w:id="623" w:author="Shelov, Elizabeth" w:date="2026-07-07T14:48:00Z" w16du:dateUtc="2026-07-07T20:48:00Z">
        <w:r w:rsidR="00B22836">
          <w:t xml:space="preserve"> </w:t>
        </w:r>
      </w:ins>
      <w:ins w:id="624" w:author="Shelov, Elizabeth" w:date="2026-07-07T14:37:00Z">
        <w:r w:rsidR="005B4383" w:rsidRPr="005B4383">
          <w:t xml:space="preserve">12-135-703, or 12-135-803, </w:t>
        </w:r>
      </w:ins>
      <w:ins w:id="625" w:author="Shelov, Elizabeth" w:date="2026-07-07T14:48:00Z" w16du:dateUtc="2026-07-07T20:48:00Z">
        <w:r w:rsidR="00B22836">
          <w:t xml:space="preserve">C.R.S., </w:t>
        </w:r>
      </w:ins>
      <w:ins w:id="626" w:author="Shelov, Elizabeth" w:date="2026-07-07T14:37:00Z">
        <w:r w:rsidR="005B4383" w:rsidRPr="005B4383">
          <w:t>demonstrate that they are actively</w:t>
        </w:r>
      </w:ins>
      <w:ins w:id="627" w:author="Shelov, Elizabeth" w:date="2026-07-07T14:48:00Z" w16du:dateUtc="2026-07-07T20:48:00Z">
        <w:r w:rsidR="00B22836">
          <w:t xml:space="preserve"> </w:t>
        </w:r>
      </w:ins>
      <w:ins w:id="628" w:author="Shelov, Elizabeth" w:date="2026-07-07T14:37:00Z">
        <w:r w:rsidR="005B4383" w:rsidRPr="005B4383">
          <w:t>enrolled in, or have graduated from, an accredited mortuary</w:t>
        </w:r>
      </w:ins>
      <w:ins w:id="629" w:author="Shelov, Elizabeth" w:date="2026-07-07T14:48:00Z" w16du:dateUtc="2026-07-07T20:48:00Z">
        <w:r w:rsidR="00B22836">
          <w:t xml:space="preserve"> </w:t>
        </w:r>
      </w:ins>
      <w:ins w:id="630" w:author="Shelov, Elizabeth" w:date="2026-07-07T14:37:00Z">
        <w:r w:rsidR="005B4383" w:rsidRPr="005B4383">
          <w:t>science school; or</w:t>
        </w:r>
      </w:ins>
    </w:p>
    <w:p w14:paraId="24B18D30" w14:textId="3CEA94B8" w:rsidR="005B4383" w:rsidRPr="005B4383" w:rsidRDefault="00E92DD4" w:rsidP="00875894">
      <w:pPr>
        <w:pStyle w:val="par3"/>
        <w:rPr>
          <w:ins w:id="631" w:author="Shelov, Elizabeth" w:date="2026-07-07T14:37:00Z"/>
        </w:rPr>
      </w:pPr>
      <w:ins w:id="632" w:author="Shelov, Elizabeth" w:date="2026-07-13T14:30:00Z" w16du:dateUtc="2026-07-13T20:30:00Z">
        <w:r>
          <w:t>f.</w:t>
        </w:r>
      </w:ins>
      <w:ins w:id="633" w:author="Shelov, Elizabeth" w:date="2026-07-07T16:51:00Z" w16du:dateUtc="2026-07-07T22:51:00Z">
        <w:r w:rsidR="00A1753E">
          <w:tab/>
        </w:r>
      </w:ins>
      <w:ins w:id="634" w:author="Shelov, Elizabeth" w:date="2026-07-07T14:48:00Z" w16du:dateUtc="2026-07-07T20:48:00Z">
        <w:r w:rsidR="00B22836">
          <w:t>I</w:t>
        </w:r>
      </w:ins>
      <w:ins w:id="635" w:author="Shelov, Elizabeth" w:date="2026-07-07T14:37:00Z">
        <w:r w:rsidR="005B4383" w:rsidRPr="005B4383">
          <w:t>f seeking licensure pursuant to section 12-135-903</w:t>
        </w:r>
      </w:ins>
      <w:ins w:id="636" w:author="Shelov, Elizabeth" w:date="2026-07-07T14:51:00Z" w16du:dateUtc="2026-07-07T20:51:00Z">
        <w:r w:rsidR="001006A8">
          <w:t>, C.R.S.</w:t>
        </w:r>
      </w:ins>
      <w:ins w:id="637" w:author="Shelov, Elizabeth" w:date="2026-07-07T14:37:00Z">
        <w:r w:rsidR="005B4383" w:rsidRPr="005B4383">
          <w:t>:</w:t>
        </w:r>
      </w:ins>
    </w:p>
    <w:p w14:paraId="3635E5C7" w14:textId="6E2ACA8A" w:rsidR="005B4383" w:rsidRPr="005B4383" w:rsidRDefault="00E92DD4">
      <w:pPr>
        <w:pStyle w:val="par4"/>
        <w:rPr>
          <w:ins w:id="638" w:author="Shelov, Elizabeth" w:date="2026-07-07T14:37:00Z"/>
        </w:rPr>
        <w:pPrChange w:id="639" w:author="Shelov, Elizabeth" w:date="2026-07-13T14:31:00Z" w16du:dateUtc="2026-07-13T20:31:00Z">
          <w:pPr>
            <w:pStyle w:val="par3"/>
          </w:pPr>
        </w:pPrChange>
      </w:pPr>
      <w:ins w:id="640" w:author="Shelov, Elizabeth" w:date="2026-07-13T14:31:00Z" w16du:dateUtc="2026-07-13T20:31:00Z">
        <w:r>
          <w:t>I</w:t>
        </w:r>
      </w:ins>
      <w:ins w:id="641" w:author="Rascon Arana, Maria" w:date="2026-08-03T15:10:00Z" w16du:dateUtc="2026-08-03T21:10:00Z">
        <w:r w:rsidR="00875894">
          <w:t>.</w:t>
        </w:r>
      </w:ins>
      <w:ins w:id="642" w:author="Shelov, Elizabeth" w:date="2026-07-07T16:51:00Z" w16du:dateUtc="2026-07-07T22:51:00Z">
        <w:r w:rsidR="00A1753E">
          <w:tab/>
        </w:r>
      </w:ins>
      <w:ins w:id="643" w:author="Shelov, Elizabeth" w:date="2026-07-07T15:08:00Z" w16du:dateUtc="2026-07-07T21:08:00Z">
        <w:r w:rsidR="0006559D">
          <w:t>H</w:t>
        </w:r>
      </w:ins>
      <w:ins w:id="644" w:author="Shelov, Elizabeth" w:date="2026-07-07T14:37:00Z">
        <w:r w:rsidR="005B4383" w:rsidRPr="005B4383">
          <w:t>ave registered for or completed official certification</w:t>
        </w:r>
      </w:ins>
      <w:ins w:id="645" w:author="Shelov, Elizabeth" w:date="2026-07-07T14:48:00Z" w16du:dateUtc="2026-07-07T20:48:00Z">
        <w:r w:rsidR="00B22836">
          <w:t xml:space="preserve"> </w:t>
        </w:r>
      </w:ins>
      <w:ins w:id="646" w:author="Shelov, Elizabeth" w:date="2026-07-07T14:37:00Z">
        <w:r w:rsidR="005B4383" w:rsidRPr="005B4383">
          <w:t xml:space="preserve">as a crematory operator from the </w:t>
        </w:r>
      </w:ins>
      <w:ins w:id="647" w:author="Shelov, Elizabeth" w:date="2026-07-07T14:52:00Z" w16du:dateUtc="2026-07-07T20:52:00Z">
        <w:r w:rsidR="001006A8">
          <w:t>C</w:t>
        </w:r>
      </w:ins>
      <w:ins w:id="648" w:author="Shelov, Elizabeth" w:date="2026-07-07T14:37:00Z">
        <w:r w:rsidR="005B4383" w:rsidRPr="005B4383">
          <w:t xml:space="preserve">remation </w:t>
        </w:r>
      </w:ins>
      <w:ins w:id="649" w:author="Shelov, Elizabeth" w:date="2026-07-07T14:52:00Z" w16du:dateUtc="2026-07-07T20:52:00Z">
        <w:r w:rsidR="001006A8">
          <w:t>A</w:t>
        </w:r>
      </w:ins>
      <w:ins w:id="650" w:author="Shelov, Elizabeth" w:date="2026-07-07T14:37:00Z">
        <w:r w:rsidR="005B4383" w:rsidRPr="005B4383">
          <w:t>ssociation of</w:t>
        </w:r>
      </w:ins>
      <w:ins w:id="651" w:author="Shelov, Elizabeth" w:date="2026-07-07T14:48:00Z" w16du:dateUtc="2026-07-07T20:48:00Z">
        <w:r w:rsidR="00B22836">
          <w:t xml:space="preserve"> </w:t>
        </w:r>
      </w:ins>
      <w:ins w:id="652" w:author="Shelov, Elizabeth" w:date="2026-07-07T14:49:00Z" w16du:dateUtc="2026-07-07T20:49:00Z">
        <w:r w:rsidR="00B22836">
          <w:t>N</w:t>
        </w:r>
      </w:ins>
      <w:ins w:id="653" w:author="Shelov, Elizabeth" w:date="2026-07-07T14:37:00Z">
        <w:r w:rsidR="005B4383" w:rsidRPr="005B4383">
          <w:t xml:space="preserve">orth </w:t>
        </w:r>
      </w:ins>
      <w:ins w:id="654" w:author="Shelov, Elizabeth" w:date="2026-07-07T14:49:00Z" w16du:dateUtc="2026-07-07T20:49:00Z">
        <w:r w:rsidR="00B22836">
          <w:t>A</w:t>
        </w:r>
      </w:ins>
      <w:ins w:id="655" w:author="Shelov, Elizabeth" w:date="2026-07-07T14:37:00Z">
        <w:r w:rsidR="005B4383" w:rsidRPr="005B4383">
          <w:t xml:space="preserve">merica, the </w:t>
        </w:r>
        <w:r w:rsidR="00B22836" w:rsidRPr="005B4383">
          <w:lastRenderedPageBreak/>
          <w:t xml:space="preserve">International Cemetery, Cremation </w:t>
        </w:r>
      </w:ins>
      <w:ins w:id="656" w:author="Shelov, Elizabeth" w:date="2026-07-07T15:08:00Z" w16du:dateUtc="2026-07-07T21:08:00Z">
        <w:r w:rsidR="0006559D">
          <w:t>a</w:t>
        </w:r>
      </w:ins>
      <w:ins w:id="657" w:author="Shelov, Elizabeth" w:date="2026-07-07T14:37:00Z">
        <w:r w:rsidR="00B22836" w:rsidRPr="005B4383">
          <w:t>nd</w:t>
        </w:r>
      </w:ins>
      <w:ins w:id="658" w:author="Shelov, Elizabeth" w:date="2026-07-07T14:48:00Z" w16du:dateUtc="2026-07-07T20:48:00Z">
        <w:r w:rsidR="00B22836">
          <w:t xml:space="preserve"> </w:t>
        </w:r>
      </w:ins>
      <w:ins w:id="659" w:author="Shelov, Elizabeth" w:date="2026-07-07T14:37:00Z">
        <w:r w:rsidR="00B22836" w:rsidRPr="005B4383">
          <w:t>Funeral Association</w:t>
        </w:r>
        <w:r w:rsidR="005B4383" w:rsidRPr="005B4383">
          <w:t xml:space="preserve">, the </w:t>
        </w:r>
        <w:r w:rsidR="00B22836" w:rsidRPr="005B4383">
          <w:t>National Funeral Directors Association</w:t>
        </w:r>
        <w:r w:rsidR="005B4383" w:rsidRPr="005B4383">
          <w:t>,</w:t>
        </w:r>
      </w:ins>
      <w:ins w:id="660" w:author="Shelov, Elizabeth" w:date="2026-07-07T14:50:00Z" w16du:dateUtc="2026-07-07T20:50:00Z">
        <w:r w:rsidR="001006A8">
          <w:t xml:space="preserve"> </w:t>
        </w:r>
      </w:ins>
      <w:ins w:id="661" w:author="Shelov, Elizabeth" w:date="2026-07-07T14:37:00Z">
        <w:r w:rsidR="005B4383" w:rsidRPr="005B4383">
          <w:t xml:space="preserve">or a successor organization that is approved by the </w:t>
        </w:r>
      </w:ins>
      <w:ins w:id="662" w:author="Shelov, Elizabeth" w:date="2026-07-07T14:52:00Z" w16du:dateUtc="2026-07-07T20:52:00Z">
        <w:r w:rsidR="001006A8">
          <w:t>D</w:t>
        </w:r>
      </w:ins>
      <w:ins w:id="663" w:author="Shelov, Elizabeth" w:date="2026-07-07T14:37:00Z">
        <w:r w:rsidR="005B4383" w:rsidRPr="005B4383">
          <w:t>irector; or</w:t>
        </w:r>
      </w:ins>
    </w:p>
    <w:p w14:paraId="7D493CD0" w14:textId="12812CE6" w:rsidR="005B4383" w:rsidRPr="005B4383" w:rsidRDefault="00E92DD4">
      <w:pPr>
        <w:pStyle w:val="par4"/>
        <w:rPr>
          <w:ins w:id="664" w:author="Shelov, Elizabeth" w:date="2026-07-07T14:37:00Z"/>
        </w:rPr>
        <w:pPrChange w:id="665" w:author="Shelov, Elizabeth" w:date="2026-07-13T14:32:00Z" w16du:dateUtc="2026-07-13T20:32:00Z">
          <w:pPr>
            <w:pStyle w:val="par3"/>
            <w:ind w:hanging="1530"/>
          </w:pPr>
        </w:pPrChange>
      </w:pPr>
      <w:ins w:id="666" w:author="Shelov, Elizabeth" w:date="2026-07-13T14:31:00Z" w16du:dateUtc="2026-07-13T20:31:00Z">
        <w:r>
          <w:t>II</w:t>
        </w:r>
      </w:ins>
      <w:ins w:id="667" w:author="Rascon Arana, Maria" w:date="2026-08-03T15:10:00Z" w16du:dateUtc="2026-08-03T21:10:00Z">
        <w:r w:rsidR="00875894">
          <w:t>.</w:t>
        </w:r>
      </w:ins>
      <w:ins w:id="668" w:author="Shelov, Elizabeth" w:date="2026-07-13T14:32:00Z" w16du:dateUtc="2026-07-13T20:32:00Z">
        <w:r>
          <w:tab/>
        </w:r>
      </w:ins>
      <w:ins w:id="669" w:author="Shelov, Elizabeth" w:date="2026-07-07T15:09:00Z" w16du:dateUtc="2026-07-07T21:09:00Z">
        <w:r w:rsidR="0006559D">
          <w:t>H</w:t>
        </w:r>
      </w:ins>
      <w:ins w:id="670" w:author="Shelov, Elizabeth" w:date="2026-07-07T14:37:00Z">
        <w:r w:rsidR="005B4383" w:rsidRPr="005B4383">
          <w:t>ave registered for or completed official certification</w:t>
        </w:r>
      </w:ins>
      <w:ins w:id="671" w:author="Shelov, Elizabeth" w:date="2026-07-07T14:50:00Z" w16du:dateUtc="2026-07-07T20:50:00Z">
        <w:r w:rsidR="001006A8">
          <w:t xml:space="preserve"> </w:t>
        </w:r>
      </w:ins>
      <w:ins w:id="672" w:author="Shelov, Elizabeth" w:date="2026-07-07T14:37:00Z">
        <w:r w:rsidR="005B4383" w:rsidRPr="005B4383">
          <w:t xml:space="preserve">as a natural reductionist from the </w:t>
        </w:r>
        <w:r w:rsidR="001006A8" w:rsidRPr="005B4383">
          <w:t xml:space="preserve">Cremation Association </w:t>
        </w:r>
      </w:ins>
      <w:ins w:id="673" w:author="Shelov, Elizabeth" w:date="2026-07-07T14:52:00Z" w16du:dateUtc="2026-07-07T20:52:00Z">
        <w:r w:rsidR="001006A8">
          <w:t>o</w:t>
        </w:r>
      </w:ins>
      <w:ins w:id="674" w:author="Shelov, Elizabeth" w:date="2026-07-07T14:37:00Z">
        <w:r w:rsidR="001006A8" w:rsidRPr="005B4383">
          <w:t>f</w:t>
        </w:r>
      </w:ins>
      <w:ins w:id="675" w:author="Shelov, Elizabeth" w:date="2026-07-07T14:51:00Z" w16du:dateUtc="2026-07-07T20:51:00Z">
        <w:r w:rsidR="001006A8">
          <w:t xml:space="preserve"> </w:t>
        </w:r>
      </w:ins>
      <w:ins w:id="676" w:author="Shelov, Elizabeth" w:date="2026-07-07T14:37:00Z">
        <w:r w:rsidR="001006A8" w:rsidRPr="005B4383">
          <w:t>North America</w:t>
        </w:r>
        <w:r w:rsidR="005B4383" w:rsidRPr="005B4383">
          <w:t xml:space="preserve">, the </w:t>
        </w:r>
        <w:r w:rsidR="0006559D" w:rsidRPr="005B4383">
          <w:t xml:space="preserve">International Cemetery, Cremation </w:t>
        </w:r>
      </w:ins>
      <w:ins w:id="677" w:author="Shelov, Elizabeth" w:date="2026-07-07T15:09:00Z" w16du:dateUtc="2026-07-07T21:09:00Z">
        <w:r w:rsidR="0006559D">
          <w:t>a</w:t>
        </w:r>
      </w:ins>
      <w:ins w:id="678" w:author="Shelov, Elizabeth" w:date="2026-07-07T14:37:00Z">
        <w:r w:rsidR="0006559D" w:rsidRPr="005B4383">
          <w:t>nd</w:t>
        </w:r>
      </w:ins>
      <w:ins w:id="679" w:author="Shelov, Elizabeth" w:date="2026-07-07T14:53:00Z" w16du:dateUtc="2026-07-07T20:53:00Z">
        <w:r w:rsidR="0006559D">
          <w:t xml:space="preserve"> </w:t>
        </w:r>
      </w:ins>
      <w:ins w:id="680" w:author="Shelov, Elizabeth" w:date="2026-07-07T14:37:00Z">
        <w:r w:rsidR="0006559D" w:rsidRPr="005B4383">
          <w:t>Funeral Association</w:t>
        </w:r>
        <w:r w:rsidR="005B4383" w:rsidRPr="005B4383">
          <w:t xml:space="preserve">, the </w:t>
        </w:r>
        <w:r w:rsidR="0006559D" w:rsidRPr="005B4383">
          <w:t>National Funeral Directors Association</w:t>
        </w:r>
        <w:r w:rsidR="005B4383" w:rsidRPr="005B4383">
          <w:t>,</w:t>
        </w:r>
      </w:ins>
      <w:ins w:id="681" w:author="Shelov, Elizabeth" w:date="2026-07-07T14:53:00Z" w16du:dateUtc="2026-07-07T20:53:00Z">
        <w:r w:rsidR="00357572">
          <w:t xml:space="preserve"> </w:t>
        </w:r>
      </w:ins>
      <w:ins w:id="682" w:author="Shelov, Elizabeth" w:date="2026-07-07T14:37:00Z">
        <w:r w:rsidR="005B4383" w:rsidRPr="005B4383">
          <w:t xml:space="preserve">or a successor organization that is approved by the </w:t>
        </w:r>
      </w:ins>
      <w:ins w:id="683" w:author="Shelov, Elizabeth" w:date="2026-07-07T15:09:00Z" w16du:dateUtc="2026-07-07T21:09:00Z">
        <w:r w:rsidR="0006559D">
          <w:t>D</w:t>
        </w:r>
      </w:ins>
      <w:ins w:id="684" w:author="Shelov, Elizabeth" w:date="2026-07-07T14:37:00Z">
        <w:r w:rsidR="005B4383" w:rsidRPr="005B4383">
          <w:t>irector.</w:t>
        </w:r>
      </w:ins>
    </w:p>
    <w:p w14:paraId="3A72A266" w14:textId="6CEC5310" w:rsidR="005B4383" w:rsidRPr="005B4383" w:rsidRDefault="00E92DD4">
      <w:pPr>
        <w:pStyle w:val="par2"/>
        <w:rPr>
          <w:ins w:id="685" w:author="Shelov, Elizabeth" w:date="2026-07-07T14:37:00Z"/>
        </w:rPr>
        <w:pPrChange w:id="686" w:author="Rascon Arana, Maria" w:date="2026-08-03T15:10:00Z" w16du:dateUtc="2026-08-03T21:10:00Z">
          <w:pPr>
            <w:pStyle w:val="par3"/>
          </w:pPr>
        </w:pPrChange>
      </w:pPr>
      <w:ins w:id="687" w:author="Shelov, Elizabeth" w:date="2026-07-13T14:32:00Z" w16du:dateUtc="2026-07-13T20:32:00Z">
        <w:r>
          <w:t>3</w:t>
        </w:r>
      </w:ins>
      <w:ins w:id="688" w:author="Shelov, Elizabeth" w:date="2026-07-07T16:52:00Z" w16du:dateUtc="2026-07-07T22:52:00Z">
        <w:r w:rsidR="00A1753E">
          <w:t>.</w:t>
        </w:r>
        <w:r w:rsidR="00A1753E">
          <w:tab/>
        </w:r>
      </w:ins>
      <w:ins w:id="689" w:author="Shelov, Elizabeth" w:date="2026-07-07T14:53:00Z" w16du:dateUtc="2026-07-07T20:53:00Z">
        <w:r w:rsidR="00357572">
          <w:t>A</w:t>
        </w:r>
      </w:ins>
      <w:ins w:id="690" w:author="Shelov, Elizabeth" w:date="2026-07-07T14:37:00Z">
        <w:r w:rsidR="005B4383" w:rsidRPr="005B4383">
          <w:t>n associate license</w:t>
        </w:r>
      </w:ins>
      <w:ins w:id="691" w:author="Shelov, Elizabeth" w:date="2026-07-13T14:35:00Z" w16du:dateUtc="2026-07-13T20:35:00Z">
        <w:r w:rsidR="00494346">
          <w:t xml:space="preserve"> of any category</w:t>
        </w:r>
      </w:ins>
      <w:ins w:id="692" w:author="Shelov, Elizabeth" w:date="2026-07-07T14:37:00Z">
        <w:r w:rsidR="005B4383" w:rsidRPr="005B4383">
          <w:t xml:space="preserve"> issued pursuant to this</w:t>
        </w:r>
      </w:ins>
      <w:ins w:id="693" w:author="Shelov, Elizabeth" w:date="2026-07-07T14:53:00Z" w16du:dateUtc="2026-07-07T20:53:00Z">
        <w:r w:rsidR="00357572">
          <w:t xml:space="preserve"> se</w:t>
        </w:r>
      </w:ins>
      <w:ins w:id="694" w:author="Shelov, Elizabeth" w:date="2026-07-07T14:37:00Z">
        <w:r w:rsidR="005B4383" w:rsidRPr="005B4383">
          <w:t>ction</w:t>
        </w:r>
      </w:ins>
      <w:ins w:id="695" w:author="Shelov, Elizabeth" w:date="2026-07-07T15:10:00Z" w16du:dateUtc="2026-07-07T21:10:00Z">
        <w:r w:rsidR="0006559D">
          <w:t xml:space="preserve"> shall</w:t>
        </w:r>
      </w:ins>
      <w:ins w:id="696" w:author="Shelov, Elizabeth" w:date="2026-07-07T14:53:00Z" w16du:dateUtc="2026-07-07T20:53:00Z">
        <w:r w:rsidR="00357572">
          <w:t xml:space="preserve"> </w:t>
        </w:r>
      </w:ins>
      <w:ins w:id="697" w:author="Shelov, Elizabeth" w:date="2026-07-07T14:37:00Z">
        <w:r w:rsidR="005B4383" w:rsidRPr="005B4383">
          <w:t xml:space="preserve">expire three </w:t>
        </w:r>
      </w:ins>
      <w:ins w:id="698" w:author="Shelov, Elizabeth" w:date="2026-07-07T14:53:00Z" w16du:dateUtc="2026-07-07T20:53:00Z">
        <w:r w:rsidR="00357572">
          <w:t xml:space="preserve">(3) </w:t>
        </w:r>
      </w:ins>
      <w:ins w:id="699" w:author="Shelov, Elizabeth" w:date="2026-07-07T14:37:00Z">
        <w:r w:rsidR="005B4383" w:rsidRPr="005B4383">
          <w:t>years after the date it was issued</w:t>
        </w:r>
      </w:ins>
      <w:ins w:id="700" w:author="Shelov, Elizabeth" w:date="2026-07-13T14:35:00Z" w16du:dateUtc="2026-07-13T20:35:00Z">
        <w:r w:rsidR="00494346">
          <w:t>.</w:t>
        </w:r>
      </w:ins>
    </w:p>
    <w:p w14:paraId="04B2B301" w14:textId="6AAEB435" w:rsidR="005B4383" w:rsidRDefault="00E92DD4">
      <w:pPr>
        <w:pStyle w:val="par2"/>
        <w:rPr>
          <w:ins w:id="701" w:author="Shelov, Elizabeth" w:date="2026-07-07T16:19:00Z" w16du:dateUtc="2026-07-07T22:19:00Z"/>
        </w:rPr>
        <w:pPrChange w:id="702" w:author="Rascon Arana, Maria" w:date="2026-08-03T15:11:00Z" w16du:dateUtc="2026-08-03T21:11:00Z">
          <w:pPr>
            <w:pStyle w:val="par3"/>
            <w:ind w:hanging="2070"/>
          </w:pPr>
        </w:pPrChange>
      </w:pPr>
      <w:ins w:id="703" w:author="Shelov, Elizabeth" w:date="2026-07-13T14:32:00Z" w16du:dateUtc="2026-07-13T20:32:00Z">
        <w:r>
          <w:t>4</w:t>
        </w:r>
      </w:ins>
      <w:ins w:id="704" w:author="Shelov, Elizabeth" w:date="2026-07-07T16:52:00Z" w16du:dateUtc="2026-07-07T22:52:00Z">
        <w:r w:rsidR="00A1753E">
          <w:t>.</w:t>
        </w:r>
        <w:r w:rsidR="00A1753E">
          <w:tab/>
        </w:r>
      </w:ins>
      <w:ins w:id="705" w:author="Shelov, Elizabeth" w:date="2026-07-07T14:54:00Z" w16du:dateUtc="2026-07-07T20:54:00Z">
        <w:r w:rsidR="00357572">
          <w:t>A</w:t>
        </w:r>
      </w:ins>
      <w:ins w:id="706" w:author="Shelov, Elizabeth" w:date="2026-07-07T14:37:00Z">
        <w:r w:rsidR="005B4383" w:rsidRPr="005B4383">
          <w:t>n associate license must not be extended or reinstated</w:t>
        </w:r>
      </w:ins>
      <w:ins w:id="707" w:author="Shelov, Elizabeth" w:date="2026-07-07T14:54:00Z" w16du:dateUtc="2026-07-07T20:54:00Z">
        <w:r w:rsidR="00357572">
          <w:t xml:space="preserve"> </w:t>
        </w:r>
      </w:ins>
      <w:ins w:id="708" w:author="Shelov, Elizabeth" w:date="2026-07-07T14:37:00Z">
        <w:r w:rsidR="005B4383" w:rsidRPr="005B4383">
          <w:t xml:space="preserve">without approval by the </w:t>
        </w:r>
      </w:ins>
      <w:ins w:id="709" w:author="Shelov, Elizabeth" w:date="2026-07-07T14:54:00Z" w16du:dateUtc="2026-07-07T20:54:00Z">
        <w:r w:rsidR="00357572">
          <w:t>D</w:t>
        </w:r>
      </w:ins>
      <w:ins w:id="710" w:author="Shelov, Elizabeth" w:date="2026-07-07T14:37:00Z">
        <w:r w:rsidR="005B4383" w:rsidRPr="005B4383">
          <w:t>irector.</w:t>
        </w:r>
      </w:ins>
    </w:p>
    <w:p w14:paraId="221EC873" w14:textId="57F66D80" w:rsidR="005B4383" w:rsidRDefault="00E92DD4">
      <w:pPr>
        <w:pStyle w:val="par2"/>
        <w:rPr>
          <w:ins w:id="711" w:author="Shelov, Elizabeth" w:date="2026-07-12T16:08:00Z" w16du:dateUtc="2026-07-12T22:08:00Z"/>
        </w:rPr>
        <w:pPrChange w:id="712" w:author="Rascon Arana, Maria" w:date="2026-08-03T15:11:00Z" w16du:dateUtc="2026-08-03T21:11:00Z">
          <w:pPr>
            <w:pStyle w:val="par3"/>
            <w:tabs>
              <w:tab w:val="clear" w:pos="720"/>
              <w:tab w:val="clear" w:pos="1440"/>
              <w:tab w:val="clear" w:pos="2160"/>
            </w:tabs>
            <w:ind w:left="540" w:right="-270" w:hanging="450"/>
          </w:pPr>
        </w:pPrChange>
      </w:pPr>
      <w:ins w:id="713" w:author="Shelov, Elizabeth" w:date="2026-07-13T14:32:00Z" w16du:dateUtc="2026-07-13T20:32:00Z">
        <w:r>
          <w:t>5</w:t>
        </w:r>
      </w:ins>
      <w:ins w:id="714" w:author="Shelov, Elizabeth" w:date="2026-07-07T16:54:00Z" w16du:dateUtc="2026-07-07T22:54:00Z">
        <w:r w:rsidR="00A1753E">
          <w:t>.</w:t>
        </w:r>
        <w:r w:rsidR="00A1753E">
          <w:tab/>
        </w:r>
      </w:ins>
      <w:ins w:id="715" w:author="Shelov, Elizabeth" w:date="2026-07-07T14:54:00Z" w16du:dateUtc="2026-07-07T20:54:00Z">
        <w:r w:rsidR="00357572">
          <w:t>A</w:t>
        </w:r>
      </w:ins>
      <w:ins w:id="716" w:author="Shelov, Elizabeth" w:date="2026-07-07T14:37:00Z">
        <w:r w:rsidR="005B4383" w:rsidRPr="005B4383">
          <w:t>n individual with an associate license may perform any</w:t>
        </w:r>
      </w:ins>
      <w:ins w:id="717" w:author="Shelov, Elizabeth" w:date="2026-07-07T14:54:00Z" w16du:dateUtc="2026-07-07T20:54:00Z">
        <w:r w:rsidR="00357572">
          <w:t xml:space="preserve"> </w:t>
        </w:r>
      </w:ins>
      <w:ins w:id="718" w:author="Shelov, Elizabeth" w:date="2026-07-07T14:37:00Z">
        <w:r w:rsidR="005B4383" w:rsidRPr="005B4383">
          <w:t xml:space="preserve">function a </w:t>
        </w:r>
      </w:ins>
      <w:ins w:id="719" w:author="Shelov, Elizabeth" w:date="2026-07-13T12:37:00Z" w16du:dateUtc="2026-07-13T18:37:00Z">
        <w:r w:rsidR="00BF64AE">
          <w:t xml:space="preserve">full </w:t>
        </w:r>
      </w:ins>
      <w:ins w:id="720" w:author="Shelov, Elizabeth" w:date="2026-07-07T14:37:00Z">
        <w:r w:rsidR="005B4383" w:rsidRPr="005B4383">
          <w:t>licensee is authorized to perform as</w:t>
        </w:r>
      </w:ins>
      <w:ins w:id="721" w:author="Shelov, Elizabeth" w:date="2026-07-07T15:11:00Z" w16du:dateUtc="2026-07-07T21:11:00Z">
        <w:r w:rsidR="0006559D">
          <w:t xml:space="preserve"> </w:t>
        </w:r>
      </w:ins>
      <w:ins w:id="722" w:author="Shelov, Elizabeth" w:date="2026-07-07T14:37:00Z">
        <w:r w:rsidR="005B4383" w:rsidRPr="005B4383">
          <w:t>long as such</w:t>
        </w:r>
      </w:ins>
      <w:ins w:id="723" w:author="Shelov, Elizabeth" w:date="2026-07-07T14:54:00Z" w16du:dateUtc="2026-07-07T20:54:00Z">
        <w:r w:rsidR="00357572">
          <w:t xml:space="preserve"> </w:t>
        </w:r>
      </w:ins>
      <w:ins w:id="724" w:author="Shelov, Elizabeth" w:date="2026-07-07T14:37:00Z">
        <w:r w:rsidR="005B4383" w:rsidRPr="005B4383">
          <w:t xml:space="preserve">function is performed under the supervision of a </w:t>
        </w:r>
      </w:ins>
      <w:ins w:id="725" w:author="Shelov, Elizabeth" w:date="2026-07-13T12:42:00Z" w16du:dateUtc="2026-07-13T18:42:00Z">
        <w:r w:rsidR="00BF64AE">
          <w:t xml:space="preserve">full </w:t>
        </w:r>
      </w:ins>
      <w:ins w:id="726" w:author="Shelov, Elizabeth" w:date="2026-07-07T14:37:00Z">
        <w:r w:rsidR="005B4383" w:rsidRPr="005B4383">
          <w:t>licensee, which</w:t>
        </w:r>
      </w:ins>
      <w:ins w:id="727" w:author="Shelov, Elizabeth" w:date="2026-07-07T14:54:00Z" w16du:dateUtc="2026-07-07T20:54:00Z">
        <w:r w:rsidR="00357572">
          <w:t xml:space="preserve"> </w:t>
        </w:r>
      </w:ins>
      <w:ins w:id="728" w:author="Shelov, Elizabeth" w:date="2026-07-07T14:37:00Z">
        <w:r w:rsidR="005B4383" w:rsidRPr="005B4383">
          <w:t xml:space="preserve">supervision </w:t>
        </w:r>
      </w:ins>
      <w:ins w:id="729" w:author="Shelov, Elizabeth" w:date="2026-07-07T14:54:00Z" w16du:dateUtc="2026-07-07T20:54:00Z">
        <w:r w:rsidR="00357572">
          <w:t>is d</w:t>
        </w:r>
      </w:ins>
      <w:ins w:id="730" w:author="Shelov, Elizabeth" w:date="2026-07-07T14:55:00Z" w16du:dateUtc="2026-07-07T20:55:00Z">
        <w:r w:rsidR="00357572">
          <w:t>escribed below</w:t>
        </w:r>
      </w:ins>
      <w:ins w:id="731" w:author="Shelov, Elizabeth" w:date="2026-07-13T11:46:00Z" w16du:dateUtc="2026-07-13T17:46:00Z">
        <w:r w:rsidR="004839D1">
          <w:t xml:space="preserve"> in subsection</w:t>
        </w:r>
      </w:ins>
      <w:ins w:id="732" w:author="Shelov, Elizabeth" w:date="2026-07-13T14:32:00Z" w16du:dateUtc="2026-07-13T20:32:00Z">
        <w:r>
          <w:t>s</w:t>
        </w:r>
      </w:ins>
      <w:ins w:id="733" w:author="Shelov, Elizabeth" w:date="2026-07-13T11:46:00Z" w16du:dateUtc="2026-07-13T17:46:00Z">
        <w:r w:rsidR="004839D1">
          <w:t xml:space="preserve"> </w:t>
        </w:r>
      </w:ins>
      <w:ins w:id="734" w:author="Shelov, Elizabeth" w:date="2026-07-17T15:00:00Z" w16du:dateUtc="2026-07-17T21:00:00Z">
        <w:r w:rsidR="001A7720">
          <w:t>(E)(10) – (19)</w:t>
        </w:r>
      </w:ins>
      <w:ins w:id="735" w:author="Shelov, Elizabeth" w:date="2026-07-07T14:55:00Z" w16du:dateUtc="2026-07-07T20:55:00Z">
        <w:r w:rsidR="00357572">
          <w:t>.</w:t>
        </w:r>
      </w:ins>
    </w:p>
    <w:p w14:paraId="3881FEAA" w14:textId="145B49BB" w:rsidR="00775D22" w:rsidRPr="00775D22" w:rsidRDefault="00E92DD4">
      <w:pPr>
        <w:pStyle w:val="par2"/>
        <w:rPr>
          <w:ins w:id="736" w:author="Shelov, Elizabeth" w:date="2026-07-12T16:08:00Z"/>
        </w:rPr>
        <w:pPrChange w:id="737" w:author="Rascon Arana, Maria" w:date="2026-08-03T15:11:00Z" w16du:dateUtc="2026-08-03T21:11:00Z">
          <w:pPr>
            <w:pStyle w:val="par3"/>
            <w:ind w:left="540" w:right="-270" w:hanging="450"/>
          </w:pPr>
        </w:pPrChange>
      </w:pPr>
      <w:ins w:id="738" w:author="Shelov, Elizabeth" w:date="2026-07-13T14:32:00Z" w16du:dateUtc="2026-07-13T20:32:00Z">
        <w:r>
          <w:t>6</w:t>
        </w:r>
      </w:ins>
      <w:ins w:id="739" w:author="Shelov, Elizabeth" w:date="2026-07-13T12:35:00Z" w16du:dateUtc="2026-07-13T18:35:00Z">
        <w:r w:rsidR="00FB2A0A">
          <w:t>.</w:t>
        </w:r>
        <w:r w:rsidR="00FB2A0A">
          <w:tab/>
        </w:r>
      </w:ins>
      <w:ins w:id="740" w:author="Shelov, Elizabeth" w:date="2026-07-12T16:15:00Z" w16du:dateUtc="2026-07-12T22:15:00Z">
        <w:r w:rsidR="0071520D">
          <w:t>A</w:t>
        </w:r>
      </w:ins>
      <w:ins w:id="741" w:author="Shelov, Elizabeth" w:date="2026-07-13T14:36:00Z" w16du:dateUtc="2026-07-13T20:36:00Z">
        <w:r w:rsidR="00C42F8E">
          <w:t>n</w:t>
        </w:r>
      </w:ins>
      <w:ins w:id="742" w:author="Shelov, Elizabeth" w:date="2026-07-12T16:16:00Z" w16du:dateUtc="2026-07-12T22:16:00Z">
        <w:r w:rsidR="0071520D">
          <w:t xml:space="preserve"> </w:t>
        </w:r>
      </w:ins>
      <w:ins w:id="743" w:author="Shelov, Elizabeth" w:date="2026-07-13T12:41:00Z" w16du:dateUtc="2026-07-13T18:41:00Z">
        <w:r w:rsidR="00BF64AE">
          <w:t>associate</w:t>
        </w:r>
      </w:ins>
      <w:ins w:id="744" w:author="Shelov, Elizabeth" w:date="2026-07-12T16:16:00Z" w16du:dateUtc="2026-07-12T22:16:00Z">
        <w:r w:rsidR="0071520D">
          <w:t xml:space="preserve"> licensee </w:t>
        </w:r>
      </w:ins>
      <w:ins w:id="745" w:author="Shelov, Elizabeth" w:date="2026-07-13T14:36:00Z" w16du:dateUtc="2026-07-13T20:36:00Z">
        <w:r w:rsidR="00C42F8E">
          <w:t xml:space="preserve">of any category </w:t>
        </w:r>
      </w:ins>
      <w:ins w:id="746" w:author="Shelov, Elizabeth" w:date="2026-07-12T16:08:00Z">
        <w:r w:rsidR="00775D22" w:rsidRPr="00775D22">
          <w:t>who is practicing under supervision shall be subject to the continuing education requirements of</w:t>
        </w:r>
      </w:ins>
      <w:ins w:id="747" w:author="Shelov, Elizabeth" w:date="2026-07-12T16:16:00Z" w16du:dateUtc="2026-07-12T22:16:00Z">
        <w:r w:rsidR="0071520D">
          <w:t xml:space="preserve"> Rule</w:t>
        </w:r>
      </w:ins>
      <w:ins w:id="748" w:author="Shelov, Elizabeth" w:date="2026-07-13T15:11:00Z" w16du:dateUtc="2026-07-13T21:11:00Z">
        <w:r w:rsidR="003064AF">
          <w:t xml:space="preserve"> 1.12</w:t>
        </w:r>
      </w:ins>
      <w:ins w:id="749" w:author="Shelov, Elizabeth" w:date="2026-07-12T16:16:00Z" w16du:dateUtc="2026-07-12T22:16:00Z">
        <w:r w:rsidR="0071520D">
          <w:t xml:space="preserve"> herein</w:t>
        </w:r>
      </w:ins>
      <w:ins w:id="750" w:author="Shelov, Elizabeth" w:date="2026-07-12T16:08:00Z">
        <w:r w:rsidR="00775D22" w:rsidRPr="00775D22">
          <w:t xml:space="preserve">. </w:t>
        </w:r>
      </w:ins>
    </w:p>
    <w:p w14:paraId="5AFB9ACC" w14:textId="45F00558" w:rsidR="00775D22" w:rsidRDefault="00E92DD4">
      <w:pPr>
        <w:pStyle w:val="par2"/>
        <w:rPr>
          <w:ins w:id="751" w:author="Shelov, Elizabeth" w:date="2026-07-12T16:28:00Z" w16du:dateUtc="2026-07-12T22:28:00Z"/>
        </w:rPr>
        <w:pPrChange w:id="752" w:author="Rascon Arana, Maria" w:date="2026-08-03T15:11:00Z" w16du:dateUtc="2026-08-03T21:11:00Z">
          <w:pPr>
            <w:pStyle w:val="par3"/>
            <w:tabs>
              <w:tab w:val="clear" w:pos="720"/>
              <w:tab w:val="clear" w:pos="1440"/>
              <w:tab w:val="clear" w:pos="2160"/>
            </w:tabs>
            <w:ind w:left="90" w:right="-270" w:firstLine="0"/>
          </w:pPr>
        </w:pPrChange>
      </w:pPr>
      <w:ins w:id="753" w:author="Shelov, Elizabeth" w:date="2026-07-13T14:32:00Z" w16du:dateUtc="2026-07-13T20:32:00Z">
        <w:r>
          <w:t>7</w:t>
        </w:r>
      </w:ins>
      <w:ins w:id="754" w:author="Shelov, Elizabeth" w:date="2026-07-13T12:35:00Z" w16du:dateUtc="2026-07-13T18:35:00Z">
        <w:r w:rsidR="00FB2A0A">
          <w:t>.</w:t>
        </w:r>
        <w:r w:rsidR="00FB2A0A">
          <w:tab/>
        </w:r>
      </w:ins>
      <w:ins w:id="755" w:author="Shelov, Elizabeth" w:date="2026-07-12T16:08:00Z">
        <w:r w:rsidR="00775D22" w:rsidRPr="00775D22">
          <w:t>A</w:t>
        </w:r>
      </w:ins>
      <w:ins w:id="756" w:author="Shelov, Elizabeth" w:date="2026-07-13T14:37:00Z" w16du:dateUtc="2026-07-13T20:37:00Z">
        <w:r w:rsidR="00C42F8E">
          <w:t xml:space="preserve">n </w:t>
        </w:r>
      </w:ins>
      <w:ins w:id="757" w:author="Shelov, Elizabeth" w:date="2026-07-13T12:41:00Z" w16du:dateUtc="2026-07-13T18:41:00Z">
        <w:r w:rsidR="00BF64AE">
          <w:t>associate</w:t>
        </w:r>
      </w:ins>
      <w:ins w:id="758" w:author="Shelov, Elizabeth" w:date="2026-07-12T16:17:00Z" w16du:dateUtc="2026-07-12T22:17:00Z">
        <w:r w:rsidR="0071520D">
          <w:t xml:space="preserve"> licensee </w:t>
        </w:r>
      </w:ins>
      <w:ins w:id="759" w:author="Shelov, Elizabeth" w:date="2026-07-13T14:37:00Z" w16du:dateUtc="2026-07-13T20:37:00Z">
        <w:r w:rsidR="00C42F8E">
          <w:t xml:space="preserve">of any category </w:t>
        </w:r>
      </w:ins>
      <w:ins w:id="760" w:author="Shelov, Elizabeth" w:date="2026-07-12T16:08:00Z">
        <w:r w:rsidR="00775D22" w:rsidRPr="00775D22">
          <w:t xml:space="preserve">may receive training </w:t>
        </w:r>
      </w:ins>
      <w:ins w:id="761" w:author="Shelov, Elizabeth" w:date="2026-07-12T16:17:00Z" w16du:dateUtc="2026-07-12T22:17:00Z">
        <w:r w:rsidR="0071520D">
          <w:t xml:space="preserve">and supervision </w:t>
        </w:r>
      </w:ins>
      <w:ins w:id="762" w:author="Shelov, Elizabeth" w:date="2026-07-12T16:08:00Z">
        <w:r w:rsidR="00775D22" w:rsidRPr="00775D22">
          <w:t xml:space="preserve">under more than one </w:t>
        </w:r>
      </w:ins>
      <w:ins w:id="763" w:author="Shelov, Elizabeth" w:date="2026-07-12T16:18:00Z" w16du:dateUtc="2026-07-12T22:18:00Z">
        <w:r w:rsidR="0071520D">
          <w:t xml:space="preserve">(1) </w:t>
        </w:r>
        <w:r w:rsidR="0071520D" w:rsidRPr="00775D22">
          <w:t>licensed</w:t>
        </w:r>
      </w:ins>
      <w:ins w:id="764" w:author="Shelov, Elizabeth" w:date="2026-07-13T14:37:00Z" w16du:dateUtc="2026-07-13T20:37:00Z">
        <w:r w:rsidR="00C42F8E">
          <w:t xml:space="preserve"> supervisor</w:t>
        </w:r>
      </w:ins>
      <w:ins w:id="765" w:author="Shelov, Elizabeth" w:date="2026-07-12T16:08:00Z">
        <w:r w:rsidR="00775D22" w:rsidRPr="00775D22">
          <w:t xml:space="preserve">, provided the </w:t>
        </w:r>
      </w:ins>
      <w:ins w:id="766" w:author="Shelov, Elizabeth" w:date="2026-07-12T16:20:00Z" w16du:dateUtc="2026-07-12T22:20:00Z">
        <w:r w:rsidR="00CB47DE">
          <w:t>Division</w:t>
        </w:r>
      </w:ins>
      <w:ins w:id="767" w:author="Shelov, Elizabeth" w:date="2026-07-12T16:08:00Z">
        <w:r w:rsidR="00775D22" w:rsidRPr="00775D22">
          <w:t xml:space="preserve"> is notified in writing of any changes within </w:t>
        </w:r>
      </w:ins>
      <w:ins w:id="768" w:author="Shelov, Elizabeth" w:date="2026-07-12T16:20:00Z" w16du:dateUtc="2026-07-12T22:20:00Z">
        <w:r w:rsidR="00CB47DE">
          <w:t>thirty (</w:t>
        </w:r>
      </w:ins>
      <w:ins w:id="769" w:author="Shelov, Elizabeth" w:date="2026-07-12T16:08:00Z">
        <w:r w:rsidR="00775D22" w:rsidRPr="00775D22">
          <w:t>30</w:t>
        </w:r>
      </w:ins>
      <w:ins w:id="770" w:author="Shelov, Elizabeth" w:date="2026-07-12T16:20:00Z" w16du:dateUtc="2026-07-12T22:20:00Z">
        <w:r w:rsidR="00CB47DE">
          <w:t>)</w:t>
        </w:r>
      </w:ins>
      <w:ins w:id="771" w:author="Shelov, Elizabeth" w:date="2026-07-12T16:08:00Z">
        <w:r w:rsidR="00775D22" w:rsidRPr="00775D22">
          <w:t xml:space="preserve"> days </w:t>
        </w:r>
      </w:ins>
      <w:ins w:id="772" w:author="Shelov, Elizabeth" w:date="2026-07-12T16:20:00Z" w16du:dateUtc="2026-07-12T22:20:00Z">
        <w:r w:rsidR="00CB47DE">
          <w:t>after</w:t>
        </w:r>
      </w:ins>
      <w:ins w:id="773" w:author="Shelov, Elizabeth" w:date="2026-07-12T16:08:00Z">
        <w:r w:rsidR="00775D22" w:rsidRPr="00775D22">
          <w:t xml:space="preserve"> a change</w:t>
        </w:r>
      </w:ins>
      <w:ins w:id="774" w:author="Shelov, Elizabeth" w:date="2026-07-12T16:20:00Z" w16du:dateUtc="2026-07-12T22:20:00Z">
        <w:r w:rsidR="00CB47DE">
          <w:t xml:space="preserve"> in supervision is made</w:t>
        </w:r>
      </w:ins>
      <w:ins w:id="775" w:author="Shelov, Elizabeth" w:date="2026-07-12T16:08:00Z">
        <w:r w:rsidR="00775D22" w:rsidRPr="00775D22">
          <w:t>.</w:t>
        </w:r>
      </w:ins>
    </w:p>
    <w:p w14:paraId="44ADD99D" w14:textId="6DBC3690" w:rsidR="000A57EA" w:rsidRDefault="00494346">
      <w:pPr>
        <w:pStyle w:val="par2"/>
        <w:rPr>
          <w:ins w:id="776" w:author="Shelov, Elizabeth" w:date="2026-07-13T11:48:00Z" w16du:dateUtc="2026-07-13T17:48:00Z"/>
        </w:rPr>
        <w:pPrChange w:id="777" w:author="Rascon Arana, Maria" w:date="2026-08-03T15:12:00Z" w16du:dateUtc="2026-08-03T21:12:00Z">
          <w:pPr>
            <w:pStyle w:val="par3"/>
            <w:tabs>
              <w:tab w:val="clear" w:pos="720"/>
              <w:tab w:val="clear" w:pos="1440"/>
              <w:tab w:val="clear" w:pos="2160"/>
            </w:tabs>
            <w:ind w:left="90" w:right="-270" w:firstLine="0"/>
          </w:pPr>
        </w:pPrChange>
      </w:pPr>
      <w:ins w:id="778" w:author="Shelov, Elizabeth" w:date="2026-07-13T14:33:00Z" w16du:dateUtc="2026-07-13T20:33:00Z">
        <w:r>
          <w:t>8</w:t>
        </w:r>
      </w:ins>
      <w:ins w:id="779" w:author="Shelov, Elizabeth" w:date="2026-07-13T12:35:00Z" w16du:dateUtc="2026-07-13T18:35:00Z">
        <w:r w:rsidR="00FB2A0A">
          <w:t>.</w:t>
        </w:r>
        <w:r w:rsidR="00FB2A0A">
          <w:tab/>
        </w:r>
      </w:ins>
      <w:ins w:id="780" w:author="Shelov, Elizabeth" w:date="2026-07-12T16:28:00Z">
        <w:r w:rsidR="000A57EA" w:rsidRPr="000A57EA">
          <w:t>A</w:t>
        </w:r>
      </w:ins>
      <w:ins w:id="781" w:author="Shelov, Elizabeth" w:date="2026-07-13T14:37:00Z" w16du:dateUtc="2026-07-13T20:37:00Z">
        <w:r w:rsidR="00C42F8E">
          <w:t>n</w:t>
        </w:r>
      </w:ins>
      <w:ins w:id="782" w:author="Shelov, Elizabeth" w:date="2026-07-12T16:28:00Z" w16du:dateUtc="2026-07-12T22:28:00Z">
        <w:r w:rsidR="000A57EA">
          <w:t xml:space="preserve"> </w:t>
        </w:r>
      </w:ins>
      <w:ins w:id="783" w:author="Shelov, Elizabeth" w:date="2026-07-13T12:41:00Z" w16du:dateUtc="2026-07-13T18:41:00Z">
        <w:r w:rsidR="00BF64AE">
          <w:t>associate</w:t>
        </w:r>
      </w:ins>
      <w:ins w:id="784" w:author="Shelov, Elizabeth" w:date="2026-07-12T16:28:00Z" w16du:dateUtc="2026-07-12T22:28:00Z">
        <w:r w:rsidR="000A57EA">
          <w:t xml:space="preserve"> licensee </w:t>
        </w:r>
      </w:ins>
      <w:ins w:id="785" w:author="Shelov, Elizabeth" w:date="2026-07-12T16:28:00Z">
        <w:r w:rsidR="000A57EA" w:rsidRPr="000A57EA">
          <w:t>who is practicing under supervision in any category</w:t>
        </w:r>
      </w:ins>
      <w:ins w:id="786" w:author="Shelov, Elizabeth" w:date="2026-07-16T16:47:00Z" w16du:dateUtc="2026-07-16T22:47:00Z">
        <w:r w:rsidR="000D3F78">
          <w:t xml:space="preserve"> shall not execute </w:t>
        </w:r>
        <w:r w:rsidR="003517B9">
          <w:t>any contract</w:t>
        </w:r>
      </w:ins>
      <w:ins w:id="787" w:author="Shelov, Elizabeth" w:date="2026-07-16T16:48:00Z" w16du:dateUtc="2026-07-16T22:48:00Z">
        <w:r w:rsidR="003517B9">
          <w:t>s</w:t>
        </w:r>
      </w:ins>
      <w:ins w:id="788" w:author="Shelov, Elizabeth" w:date="2026-07-16T16:47:00Z" w16du:dateUtc="2026-07-16T22:47:00Z">
        <w:r w:rsidR="003517B9">
          <w:t xml:space="preserve"> on behalf </w:t>
        </w:r>
      </w:ins>
      <w:ins w:id="789" w:author="Shelov, Elizabeth" w:date="2026-07-16T16:48:00Z" w16du:dateUtc="2026-07-16T22:48:00Z">
        <w:r w:rsidR="003517B9">
          <w:t>of the funeral establishment.</w:t>
        </w:r>
      </w:ins>
    </w:p>
    <w:p w14:paraId="6842971C" w14:textId="4B531305" w:rsidR="004839D1" w:rsidRDefault="00C42F8E">
      <w:pPr>
        <w:pStyle w:val="par2"/>
        <w:rPr>
          <w:ins w:id="790" w:author="Shelov, Elizabeth" w:date="2026-07-07T14:37:00Z" w16du:dateUtc="2026-07-07T20:37:00Z"/>
        </w:rPr>
        <w:pPrChange w:id="791" w:author="Rascon Arana, Maria" w:date="2026-08-03T15:12:00Z" w16du:dateUtc="2026-08-03T21:12:00Z">
          <w:pPr>
            <w:pStyle w:val="par3"/>
            <w:ind w:hanging="2160"/>
          </w:pPr>
        </w:pPrChange>
      </w:pPr>
      <w:ins w:id="792" w:author="Shelov, Elizabeth" w:date="2026-07-13T14:39:00Z" w16du:dateUtc="2026-07-13T20:39:00Z">
        <w:r>
          <w:t>9</w:t>
        </w:r>
      </w:ins>
      <w:ins w:id="793" w:author="Shelov, Elizabeth" w:date="2026-07-13T12:35:00Z" w16du:dateUtc="2026-07-13T18:35:00Z">
        <w:r w:rsidR="00FB2A0A">
          <w:t>.</w:t>
        </w:r>
        <w:r w:rsidR="00FB2A0A">
          <w:tab/>
        </w:r>
      </w:ins>
      <w:ins w:id="794" w:author="Shelov, Elizabeth" w:date="2026-07-13T11:48:00Z" w16du:dateUtc="2026-07-13T17:48:00Z">
        <w:r w:rsidR="004839D1">
          <w:t xml:space="preserve">Documentation of direct supervision of </w:t>
        </w:r>
      </w:ins>
      <w:ins w:id="795" w:author="Shelov, Elizabeth" w:date="2026-07-13T12:41:00Z" w16du:dateUtc="2026-07-13T18:41:00Z">
        <w:r w:rsidR="00BF64AE">
          <w:t>associate</w:t>
        </w:r>
      </w:ins>
      <w:ins w:id="796" w:author="Shelov, Elizabeth" w:date="2026-07-13T11:48:00Z" w16du:dateUtc="2026-07-13T17:48:00Z">
        <w:r w:rsidR="004839D1">
          <w:t xml:space="preserve"> licensee</w:t>
        </w:r>
      </w:ins>
      <w:ins w:id="797" w:author="Shelov, Elizabeth" w:date="2026-07-13T11:49:00Z" w16du:dateUtc="2026-07-13T17:49:00Z">
        <w:r w:rsidR="004839D1">
          <w:t>s</w:t>
        </w:r>
      </w:ins>
      <w:ins w:id="798" w:author="Shelov, Elizabeth" w:date="2026-07-13T12:39:00Z" w16du:dateUtc="2026-07-13T18:39:00Z">
        <w:r w:rsidR="00BF64AE">
          <w:t xml:space="preserve"> as required in subsections </w:t>
        </w:r>
      </w:ins>
      <w:ins w:id="799" w:author="Shelov, Elizabeth" w:date="2026-07-17T15:01:00Z" w16du:dateUtc="2026-07-17T21:01:00Z">
        <w:r w:rsidR="001A7720">
          <w:t>(E)(10) – (</w:t>
        </w:r>
      </w:ins>
      <w:ins w:id="800" w:author="Shelov, Elizabeth" w:date="2026-07-17T15:02:00Z" w16du:dateUtc="2026-07-17T21:02:00Z">
        <w:r w:rsidR="001A7720">
          <w:t>17)</w:t>
        </w:r>
      </w:ins>
      <w:ins w:id="801" w:author="Shelov, Elizabeth" w:date="2026-07-13T12:39:00Z" w16du:dateUtc="2026-07-13T18:39:00Z">
        <w:r w:rsidR="00BF64AE">
          <w:t xml:space="preserve"> below</w:t>
        </w:r>
      </w:ins>
      <w:ins w:id="802" w:author="Shelov, Elizabeth" w:date="2026-07-13T11:49:00Z" w16du:dateUtc="2026-07-13T17:49:00Z">
        <w:r w:rsidR="004839D1">
          <w:t xml:space="preserve"> shall be maintained on file by the funeral establishment and provided to </w:t>
        </w:r>
      </w:ins>
      <w:ins w:id="803" w:author="Shelov, Elizabeth" w:date="2026-07-13T13:35:00Z" w16du:dateUtc="2026-07-13T19:35:00Z">
        <w:r w:rsidR="008A14CC">
          <w:t>any Division inspector</w:t>
        </w:r>
      </w:ins>
      <w:ins w:id="804" w:author="Shelov, Elizabeth" w:date="2026-07-13T14:38:00Z" w16du:dateUtc="2026-07-13T20:38:00Z">
        <w:r>
          <w:t>(</w:t>
        </w:r>
      </w:ins>
      <w:ins w:id="805" w:author="Shelov, Elizabeth" w:date="2026-07-13T13:35:00Z" w16du:dateUtc="2026-07-13T19:35:00Z">
        <w:r w:rsidR="008A14CC">
          <w:t>s</w:t>
        </w:r>
      </w:ins>
      <w:ins w:id="806" w:author="Shelov, Elizabeth" w:date="2026-07-13T14:38:00Z" w16du:dateUtc="2026-07-13T20:38:00Z">
        <w:r>
          <w:t>)</w:t>
        </w:r>
      </w:ins>
      <w:ins w:id="807" w:author="Shelov, Elizabeth" w:date="2026-07-13T13:35:00Z" w16du:dateUtc="2026-07-13T19:35:00Z">
        <w:r w:rsidR="008A14CC">
          <w:t xml:space="preserve"> and </w:t>
        </w:r>
      </w:ins>
      <w:ins w:id="808" w:author="Shelov, Elizabeth" w:date="2026-07-13T11:49:00Z" w16du:dateUtc="2026-07-13T17:49:00Z">
        <w:r w:rsidR="004839D1">
          <w:t xml:space="preserve">the Director upon request. </w:t>
        </w:r>
      </w:ins>
    </w:p>
    <w:p w14:paraId="62A69C38" w14:textId="4BA72026" w:rsidR="005B4383" w:rsidRPr="00875894" w:rsidRDefault="005B4383">
      <w:pPr>
        <w:pStyle w:val="par2"/>
        <w:rPr>
          <w:ins w:id="809" w:author="Shelov, Elizabeth" w:date="2026-07-13T14:05:00Z" w16du:dateUtc="2026-07-13T20:05:00Z"/>
          <w:b/>
          <w:bCs/>
          <w:rPrChange w:id="810" w:author="Rascon Arana, Maria" w:date="2026-08-03T15:12:00Z" w16du:dateUtc="2026-08-03T21:12:00Z">
            <w:rPr>
              <w:ins w:id="811" w:author="Shelov, Elizabeth" w:date="2026-07-13T14:05:00Z" w16du:dateUtc="2026-07-13T20:05:00Z"/>
            </w:rPr>
          </w:rPrChange>
        </w:rPr>
        <w:pPrChange w:id="812" w:author="Rascon Arana, Maria" w:date="2026-08-03T15:12:00Z" w16du:dateUtc="2026-08-03T21:12:00Z">
          <w:pPr>
            <w:pStyle w:val="par3"/>
            <w:ind w:hanging="1980"/>
          </w:pPr>
        </w:pPrChange>
      </w:pPr>
      <w:ins w:id="813" w:author="Shelov, Elizabeth" w:date="2026-07-07T14:37:00Z" w16du:dateUtc="2026-07-07T20:37:00Z">
        <w:r w:rsidRPr="00875894">
          <w:rPr>
            <w:b/>
            <w:bCs/>
            <w:rPrChange w:id="814" w:author="Rascon Arana, Maria" w:date="2026-08-03T15:12:00Z" w16du:dateUtc="2026-08-03T21:12:00Z">
              <w:rPr>
                <w:color w:val="000000" w:themeColor="text1"/>
              </w:rPr>
            </w:rPrChange>
          </w:rPr>
          <w:t>Supervision of Associate Licensees</w:t>
        </w:r>
      </w:ins>
    </w:p>
    <w:p w14:paraId="530E8535" w14:textId="6ED3739C" w:rsidR="00905824" w:rsidRDefault="00905824">
      <w:pPr>
        <w:pStyle w:val="par2"/>
        <w:rPr>
          <w:ins w:id="815" w:author="Shelov, Elizabeth" w:date="2026-07-13T14:01:00Z" w16du:dateUtc="2026-07-13T20:01:00Z"/>
          <w:b/>
          <w:bCs/>
        </w:rPr>
        <w:pPrChange w:id="816" w:author="Rascon Arana, Maria" w:date="2026-08-03T15:12:00Z" w16du:dateUtc="2026-08-03T21:12:00Z">
          <w:pPr>
            <w:pStyle w:val="par3"/>
            <w:ind w:hanging="1980"/>
          </w:pPr>
        </w:pPrChange>
      </w:pPr>
      <w:ins w:id="817" w:author="Shelov, Elizabeth" w:date="2026-07-13T14:05:00Z" w16du:dateUtc="2026-07-13T20:05:00Z">
        <w:r w:rsidRPr="00905824">
          <w:rPr>
            <w:rPrChange w:id="818" w:author="Shelov, Elizabeth" w:date="2026-07-13T14:05:00Z" w16du:dateUtc="2026-07-13T20:05:00Z">
              <w:rPr>
                <w:b/>
                <w:bCs/>
                <w:color w:val="000000" w:themeColor="text1"/>
              </w:rPr>
            </w:rPrChange>
          </w:rPr>
          <w:t>1</w:t>
        </w:r>
      </w:ins>
      <w:ins w:id="819" w:author="Shelov, Elizabeth" w:date="2026-07-13T14:39:00Z" w16du:dateUtc="2026-07-13T20:39:00Z">
        <w:r w:rsidR="00C42F8E">
          <w:t>0</w:t>
        </w:r>
      </w:ins>
      <w:ins w:id="820" w:author="Shelov, Elizabeth" w:date="2026-07-13T14:05:00Z" w16du:dateUtc="2026-07-13T20:05:00Z">
        <w:r w:rsidRPr="00905824">
          <w:rPr>
            <w:rPrChange w:id="821" w:author="Shelov, Elizabeth" w:date="2026-07-13T14:05:00Z" w16du:dateUtc="2026-07-13T20:05:00Z">
              <w:rPr>
                <w:b/>
                <w:bCs/>
                <w:color w:val="000000" w:themeColor="text1"/>
              </w:rPr>
            </w:rPrChange>
          </w:rPr>
          <w:t>.</w:t>
        </w:r>
        <w:r>
          <w:rPr>
            <w:b/>
            <w:bCs/>
          </w:rPr>
          <w:tab/>
        </w:r>
        <w:r w:rsidRPr="00905824">
          <w:rPr>
            <w:b/>
            <w:bCs/>
            <w:i/>
            <w:iCs/>
            <w:rPrChange w:id="822" w:author="Shelov, Elizabeth" w:date="2026-07-13T14:06:00Z" w16du:dateUtc="2026-07-13T20:06:00Z">
              <w:rPr>
                <w:b/>
                <w:bCs/>
                <w:color w:val="000000" w:themeColor="text1"/>
              </w:rPr>
            </w:rPrChange>
          </w:rPr>
          <w:t>Definitions:</w:t>
        </w:r>
        <w:r>
          <w:rPr>
            <w:b/>
            <w:bCs/>
          </w:rPr>
          <w:t xml:space="preserve"> </w:t>
        </w:r>
        <w:r w:rsidRPr="00905824">
          <w:rPr>
            <w:rPrChange w:id="823" w:author="Shelov, Elizabeth" w:date="2026-07-13T14:05:00Z" w16du:dateUtc="2026-07-13T20:05:00Z">
              <w:rPr>
                <w:b/>
                <w:bCs/>
                <w:color w:val="000000" w:themeColor="text1"/>
              </w:rPr>
            </w:rPrChange>
          </w:rPr>
          <w:t xml:space="preserve">As used herein, the following terms </w:t>
        </w:r>
      </w:ins>
      <w:ins w:id="824" w:author="Shelov, Elizabeth" w:date="2026-07-13T14:39:00Z" w16du:dateUtc="2026-07-13T20:39:00Z">
        <w:r w:rsidR="00C42F8E">
          <w:t>shall be</w:t>
        </w:r>
      </w:ins>
      <w:ins w:id="825" w:author="Shelov, Elizabeth" w:date="2026-07-13T14:05:00Z" w16du:dateUtc="2026-07-13T20:05:00Z">
        <w:r w:rsidRPr="00905824">
          <w:rPr>
            <w:rPrChange w:id="826" w:author="Shelov, Elizabeth" w:date="2026-07-13T14:05:00Z" w16du:dateUtc="2026-07-13T20:05:00Z">
              <w:rPr>
                <w:b/>
                <w:bCs/>
                <w:color w:val="000000" w:themeColor="text1"/>
              </w:rPr>
            </w:rPrChange>
          </w:rPr>
          <w:t xml:space="preserve"> defined as follows:</w:t>
        </w:r>
      </w:ins>
    </w:p>
    <w:p w14:paraId="022DCB4C" w14:textId="77E8F295" w:rsidR="00905824" w:rsidRDefault="00905824">
      <w:pPr>
        <w:pStyle w:val="par3"/>
        <w:rPr>
          <w:ins w:id="827" w:author="Shelov, Elizabeth" w:date="2026-07-13T14:01:00Z" w16du:dateUtc="2026-07-13T20:01:00Z"/>
        </w:rPr>
        <w:pPrChange w:id="828" w:author="Shelov, Elizabeth" w:date="2026-07-13T14:06:00Z" w16du:dateUtc="2026-07-13T20:06:00Z">
          <w:pPr>
            <w:pStyle w:val="par3"/>
            <w:ind w:hanging="1980"/>
          </w:pPr>
        </w:pPrChange>
      </w:pPr>
      <w:ins w:id="829" w:author="Shelov, Elizabeth" w:date="2026-07-13T14:06:00Z" w16du:dateUtc="2026-07-13T20:06:00Z">
        <w:r>
          <w:t>a.</w:t>
        </w:r>
        <w:r>
          <w:tab/>
        </w:r>
      </w:ins>
      <w:ins w:id="830" w:author="Shelov, Elizabeth" w:date="2026-07-13T14:04:00Z" w16du:dateUtc="2026-07-13T20:04:00Z">
        <w:r w:rsidRPr="00905824">
          <w:rPr>
            <w:b/>
            <w:bCs/>
            <w:rPrChange w:id="831" w:author="Shelov, Elizabeth" w:date="2026-07-13T14:06:00Z" w16du:dateUtc="2026-07-13T20:06:00Z">
              <w:rPr>
                <w:color w:val="000000" w:themeColor="text1"/>
              </w:rPr>
            </w:rPrChange>
          </w:rPr>
          <w:t>“</w:t>
        </w:r>
      </w:ins>
      <w:ins w:id="832" w:author="Shelov, Elizabeth" w:date="2026-07-13T14:01:00Z">
        <w:r w:rsidRPr="00905824">
          <w:rPr>
            <w:b/>
            <w:bCs/>
          </w:rPr>
          <w:t xml:space="preserve">Direct </w:t>
        </w:r>
      </w:ins>
      <w:ins w:id="833" w:author="Shelov, Elizabeth" w:date="2026-07-13T14:06:00Z" w16du:dateUtc="2026-07-13T20:06:00Z">
        <w:r w:rsidRPr="00905824">
          <w:rPr>
            <w:b/>
            <w:bCs/>
            <w:rPrChange w:id="834" w:author="Shelov, Elizabeth" w:date="2026-07-13T14:06:00Z" w16du:dateUtc="2026-07-13T20:06:00Z">
              <w:rPr>
                <w:color w:val="000000" w:themeColor="text1"/>
              </w:rPr>
            </w:rPrChange>
          </w:rPr>
          <w:t>S</w:t>
        </w:r>
      </w:ins>
      <w:ins w:id="835" w:author="Shelov, Elizabeth" w:date="2026-07-13T14:01:00Z">
        <w:r w:rsidRPr="00905824">
          <w:rPr>
            <w:b/>
            <w:bCs/>
          </w:rPr>
          <w:t>upervision</w:t>
        </w:r>
        <w:r w:rsidRPr="00905824">
          <w:rPr>
            <w:rPrChange w:id="836" w:author="Shelov, Elizabeth" w:date="2026-07-13T14:01:00Z" w16du:dateUtc="2026-07-13T20:01:00Z">
              <w:rPr>
                <w:b/>
                <w:bCs/>
                <w:color w:val="000000" w:themeColor="text1"/>
              </w:rPr>
            </w:rPrChange>
          </w:rPr>
          <w:t xml:space="preserve">" </w:t>
        </w:r>
      </w:ins>
      <w:ins w:id="837" w:author="Shelov, Elizabeth" w:date="2026-07-22T10:20:00Z" w16du:dateUtc="2026-07-22T16:20:00Z">
        <w:r w:rsidR="00E528CC" w:rsidRPr="00E528CC">
          <w:t>means the supervising licensee is readily available on the premises and is able to supervise the tasks that have been delegated to an individual.</w:t>
        </w:r>
      </w:ins>
    </w:p>
    <w:p w14:paraId="7E83F9BF" w14:textId="42FCC2E2" w:rsidR="00E528CC" w:rsidRDefault="00905824" w:rsidP="00875894">
      <w:pPr>
        <w:pStyle w:val="par3"/>
        <w:rPr>
          <w:ins w:id="838" w:author="Shelov, Elizabeth" w:date="2026-07-13T15:00:00Z" w16du:dateUtc="2026-07-13T21:00:00Z"/>
        </w:rPr>
      </w:pPr>
      <w:ins w:id="839" w:author="Shelov, Elizabeth" w:date="2026-07-13T14:06:00Z" w16du:dateUtc="2026-07-13T20:06:00Z">
        <w:r>
          <w:t>b.</w:t>
        </w:r>
        <w:r>
          <w:tab/>
        </w:r>
      </w:ins>
      <w:ins w:id="840" w:author="Shelov, Elizabeth" w:date="2026-07-13T14:02:00Z" w16du:dateUtc="2026-07-13T20:02:00Z">
        <w:r>
          <w:t>“</w:t>
        </w:r>
        <w:r w:rsidRPr="00905824">
          <w:rPr>
            <w:b/>
            <w:bCs/>
            <w:rPrChange w:id="841" w:author="Shelov, Elizabeth" w:date="2026-07-13T14:06:00Z" w16du:dateUtc="2026-07-13T20:06:00Z">
              <w:rPr>
                <w:color w:val="000000" w:themeColor="text1"/>
              </w:rPr>
            </w:rPrChange>
          </w:rPr>
          <w:t xml:space="preserve">General </w:t>
        </w:r>
      </w:ins>
      <w:ins w:id="842" w:author="Shelov, Elizabeth" w:date="2026-07-13T14:02:00Z">
        <w:r w:rsidRPr="00905824">
          <w:rPr>
            <w:b/>
            <w:bCs/>
            <w:rPrChange w:id="843" w:author="Shelov, Elizabeth" w:date="2026-07-13T14:06:00Z" w16du:dateUtc="2026-07-13T20:06:00Z">
              <w:rPr>
                <w:color w:val="000000" w:themeColor="text1"/>
              </w:rPr>
            </w:rPrChange>
          </w:rPr>
          <w:t>Supervision</w:t>
        </w:r>
      </w:ins>
      <w:ins w:id="844" w:author="Shelov, Elizabeth" w:date="2026-07-22T10:21:00Z" w16du:dateUtc="2026-07-22T16:21:00Z">
        <w:r w:rsidR="00E528CC">
          <w:rPr>
            <w:b/>
            <w:bCs/>
          </w:rPr>
          <w:t>”</w:t>
        </w:r>
      </w:ins>
      <w:ins w:id="845" w:author="Shelov, Elizabeth" w:date="2026-07-22T10:20:00Z">
        <w:r w:rsidR="00E528CC" w:rsidRPr="00E528CC">
          <w:t xml:space="preserve"> means the supervising licensee need not be on the premises but provides either written or verbal instructions for the tasks that have been delegated to an individual and is readily available for communicatio</w:t>
        </w:r>
      </w:ins>
      <w:ins w:id="846" w:author="Shelov, Elizabeth" w:date="2026-07-22T10:21:00Z" w16du:dateUtc="2026-07-22T16:21:00Z">
        <w:r w:rsidR="00E528CC">
          <w:t>n.</w:t>
        </w:r>
      </w:ins>
    </w:p>
    <w:p w14:paraId="46933096" w14:textId="7583B216" w:rsidR="00EA4989" w:rsidRPr="00905824" w:rsidRDefault="00933050">
      <w:pPr>
        <w:pStyle w:val="par3"/>
        <w:rPr>
          <w:ins w:id="847" w:author="Shelov, Elizabeth" w:date="2026-07-07T14:58:00Z" w16du:dateUtc="2026-07-07T20:58:00Z"/>
          <w:rPrChange w:id="848" w:author="Shelov, Elizabeth" w:date="2026-07-13T14:01:00Z" w16du:dateUtc="2026-07-13T20:01:00Z">
            <w:rPr>
              <w:ins w:id="849" w:author="Shelov, Elizabeth" w:date="2026-07-07T14:58:00Z" w16du:dateUtc="2026-07-07T20:58:00Z"/>
              <w:b/>
              <w:bCs/>
              <w:color w:val="000000" w:themeColor="text1"/>
            </w:rPr>
          </w:rPrChange>
        </w:rPr>
        <w:pPrChange w:id="850" w:author="Shelov, Elizabeth" w:date="2026-07-13T14:06:00Z" w16du:dateUtc="2026-07-13T20:06:00Z">
          <w:pPr>
            <w:pStyle w:val="par3"/>
            <w:ind w:hanging="1980"/>
          </w:pPr>
        </w:pPrChange>
      </w:pPr>
      <w:ins w:id="851" w:author="Shelov, Elizabeth" w:date="2026-07-13T15:08:00Z" w16du:dateUtc="2026-07-13T21:08:00Z">
        <w:r>
          <w:t>c.</w:t>
        </w:r>
        <w:r>
          <w:tab/>
          <w:t>“</w:t>
        </w:r>
        <w:r w:rsidRPr="00933050">
          <w:rPr>
            <w:b/>
            <w:bCs/>
            <w:rPrChange w:id="852" w:author="Shelov, Elizabeth" w:date="2026-07-13T15:08:00Z" w16du:dateUtc="2026-07-13T21:08:00Z">
              <w:rPr>
                <w:color w:val="000000" w:themeColor="text1"/>
              </w:rPr>
            </w:rPrChange>
          </w:rPr>
          <w:t>G</w:t>
        </w:r>
      </w:ins>
      <w:ins w:id="853" w:author="Shelov, Elizabeth" w:date="2026-07-13T15:00:00Z" w16du:dateUtc="2026-07-13T21:00:00Z">
        <w:r w:rsidR="00EA4989" w:rsidRPr="00933050">
          <w:rPr>
            <w:b/>
            <w:bCs/>
            <w:rPrChange w:id="854" w:author="Shelov, Elizabeth" w:date="2026-07-13T15:08:00Z" w16du:dateUtc="2026-07-13T21:08:00Z">
              <w:rPr>
                <w:color w:val="000000" w:themeColor="text1"/>
              </w:rPr>
            </w:rPrChange>
          </w:rPr>
          <w:t xml:space="preserve">ood </w:t>
        </w:r>
      </w:ins>
      <w:ins w:id="855" w:author="Shelov, Elizabeth" w:date="2026-07-13T15:08:00Z" w16du:dateUtc="2026-07-13T21:08:00Z">
        <w:r w:rsidRPr="00933050">
          <w:rPr>
            <w:b/>
            <w:bCs/>
            <w:rPrChange w:id="856" w:author="Shelov, Elizabeth" w:date="2026-07-13T15:08:00Z" w16du:dateUtc="2026-07-13T21:08:00Z">
              <w:rPr>
                <w:color w:val="000000" w:themeColor="text1"/>
              </w:rPr>
            </w:rPrChange>
          </w:rPr>
          <w:t>S</w:t>
        </w:r>
      </w:ins>
      <w:ins w:id="857" w:author="Shelov, Elizabeth" w:date="2026-07-13T15:00:00Z" w16du:dateUtc="2026-07-13T21:00:00Z">
        <w:r w:rsidR="00EA4989" w:rsidRPr="00933050">
          <w:rPr>
            <w:b/>
            <w:bCs/>
            <w:rPrChange w:id="858" w:author="Shelov, Elizabeth" w:date="2026-07-13T15:08:00Z" w16du:dateUtc="2026-07-13T21:08:00Z">
              <w:rPr>
                <w:color w:val="000000" w:themeColor="text1"/>
              </w:rPr>
            </w:rPrChange>
          </w:rPr>
          <w:t>tanding</w:t>
        </w:r>
        <w:r w:rsidR="00EA4989">
          <w:t>”</w:t>
        </w:r>
        <w:r w:rsidR="00EA4989" w:rsidRPr="00383C41">
          <w:t xml:space="preserve"> means the</w:t>
        </w:r>
        <w:r w:rsidR="00EA4989">
          <w:t xml:space="preserve"> supervisor</w:t>
        </w:r>
        <w:r w:rsidR="00EA4989" w:rsidRPr="00383C41">
          <w:t xml:space="preserve"> </w:t>
        </w:r>
      </w:ins>
      <w:ins w:id="859" w:author="Rascon Arana, Maria" w:date="2026-09-14T10:54:00Z" w16du:dateUtc="2026-09-14T16:54:00Z">
        <w:r w:rsidR="00B8696E">
          <w:t>is a</w:t>
        </w:r>
      </w:ins>
      <w:ins w:id="860" w:author="Shelov, Elizabeth" w:date="2026-07-13T15:00:00Z" w16du:dateUtc="2026-07-13T21:00:00Z">
        <w:r w:rsidR="00EA4989" w:rsidRPr="00383C41">
          <w:t xml:space="preserve"> current</w:t>
        </w:r>
      </w:ins>
      <w:ins w:id="861" w:author="Rascon Arana, Maria" w:date="2026-09-14T10:54:00Z" w16du:dateUtc="2026-09-14T16:54:00Z">
        <w:r w:rsidR="00B8696E">
          <w:t xml:space="preserve"> and</w:t>
        </w:r>
      </w:ins>
      <w:ins w:id="862" w:author="Rascon Arana, Maria" w:date="2026-09-14T09:05:00Z" w16du:dateUtc="2026-09-14T15:05:00Z">
        <w:r w:rsidR="006D5008">
          <w:t xml:space="preserve"> f</w:t>
        </w:r>
      </w:ins>
      <w:ins w:id="863" w:author="Rascon Arana, Maria" w:date="2026-08-05T08:48:00Z" w16du:dateUtc="2026-08-05T14:48:00Z">
        <w:r w:rsidR="00FA712B">
          <w:t>ull</w:t>
        </w:r>
      </w:ins>
      <w:ins w:id="864" w:author="Rascon Arana, Maria" w:date="2026-09-14T10:54:00Z" w16du:dateUtc="2026-09-14T16:54:00Z">
        <w:r w:rsidR="00B8696E">
          <w:t>y</w:t>
        </w:r>
      </w:ins>
      <w:ins w:id="865" w:author="Rascon Arana, Maria" w:date="2026-09-14T17:02:00Z" w16du:dateUtc="2026-09-14T23:02:00Z">
        <w:r w:rsidR="00286A35">
          <w:t xml:space="preserve"> licensed</w:t>
        </w:r>
      </w:ins>
      <w:ins w:id="866" w:author="Shelov, Elizabeth" w:date="2026-07-13T15:00:00Z" w16du:dateUtc="2026-07-13T21:00:00Z">
        <w:r w:rsidR="00EA4989" w:rsidRPr="00383C41">
          <w:t xml:space="preserve"> </w:t>
        </w:r>
      </w:ins>
      <w:ins w:id="867" w:author="Shelov, Elizabeth" w:date="2026-07-13T15:08:00Z" w16du:dateUtc="2026-07-13T21:08:00Z">
        <w:r>
          <w:t xml:space="preserve">Colorado </w:t>
        </w:r>
      </w:ins>
      <w:ins w:id="868" w:author="Shelov, Elizabeth" w:date="2026-07-13T15:00:00Z" w16du:dateUtc="2026-07-13T21:00:00Z">
        <w:r w:rsidR="00EA4989" w:rsidRPr="00383C41">
          <w:t>license</w:t>
        </w:r>
      </w:ins>
      <w:ins w:id="869" w:author="Rascon Arana, Maria" w:date="2026-09-14T10:55:00Z" w16du:dateUtc="2026-09-14T16:55:00Z">
        <w:r w:rsidR="00B8696E">
          <w:t>e</w:t>
        </w:r>
      </w:ins>
      <w:ins w:id="870" w:author="Shelov, Elizabeth" w:date="2026-07-13T15:00:00Z" w16du:dateUtc="2026-07-13T21:00:00Z">
        <w:r w:rsidR="00EA4989" w:rsidRPr="00383C41">
          <w:t xml:space="preserve"> with no pending actions and is not on probation with the </w:t>
        </w:r>
        <w:r w:rsidR="00EA4989">
          <w:t>Division</w:t>
        </w:r>
        <w:r w:rsidR="00EA4989" w:rsidRPr="00383C41">
          <w:t>.</w:t>
        </w:r>
      </w:ins>
      <w:r w:rsidR="001A3842">
        <w:t xml:space="preserve"> </w:t>
      </w:r>
    </w:p>
    <w:p w14:paraId="00820E5E" w14:textId="134D0776" w:rsidR="00F06A7A" w:rsidRDefault="00FB2A0A" w:rsidP="00875894">
      <w:pPr>
        <w:pStyle w:val="par2"/>
        <w:rPr>
          <w:ins w:id="871" w:author="Shelov, Elizabeth" w:date="2026-07-22T08:51:00Z" w16du:dateUtc="2026-07-22T14:51:00Z"/>
        </w:rPr>
      </w:pPr>
      <w:ins w:id="872" w:author="Shelov, Elizabeth" w:date="2026-07-13T12:35:00Z" w16du:dateUtc="2026-07-13T18:35:00Z">
        <w:r>
          <w:t>1</w:t>
        </w:r>
      </w:ins>
      <w:ins w:id="873" w:author="Shelov, Elizabeth" w:date="2026-07-13T14:39:00Z" w16du:dateUtc="2026-07-13T20:39:00Z">
        <w:r w:rsidR="00C42F8E">
          <w:t>1</w:t>
        </w:r>
      </w:ins>
      <w:ins w:id="874" w:author="Rascon Arana, Maria" w:date="2026-08-05T08:51:00Z" w16du:dateUtc="2026-08-05T14:51:00Z">
        <w:r w:rsidR="00FA712B">
          <w:t>.</w:t>
        </w:r>
      </w:ins>
      <w:ins w:id="875" w:author="Rascon Arana, Maria" w:date="2026-08-05T08:52:00Z" w16du:dateUtc="2026-08-05T14:52:00Z">
        <w:r w:rsidR="00FA712B">
          <w:tab/>
        </w:r>
      </w:ins>
      <w:ins w:id="876" w:author="Shelov, Elizabeth" w:date="2026-07-21T10:22:00Z" w16du:dateUtc="2026-07-21T16:22:00Z">
        <w:r w:rsidR="00DD0025">
          <w:t>The supervising licensee</w:t>
        </w:r>
      </w:ins>
      <w:r w:rsidR="007D37DD">
        <w:t xml:space="preserve"> </w:t>
      </w:r>
      <w:ins w:id="877" w:author="Shelov, Elizabeth" w:date="2026-07-21T10:22:00Z" w16du:dateUtc="2026-07-21T16:22:00Z">
        <w:r w:rsidR="00DD0025">
          <w:t>shall be responsible for the associate</w:t>
        </w:r>
      </w:ins>
      <w:ins w:id="878" w:author="Shelov, Elizabeth" w:date="2026-07-22T08:49:00Z" w16du:dateUtc="2026-07-22T14:49:00Z">
        <w:r w:rsidR="007D37DD">
          <w:t xml:space="preserve"> when the associate is under their supervision. </w:t>
        </w:r>
      </w:ins>
      <w:ins w:id="879" w:author="Shelov, Elizabeth" w:date="2026-07-21T10:24:00Z" w16du:dateUtc="2026-07-21T16:24:00Z">
        <w:r w:rsidR="00DD0025">
          <w:t>Failure to supervise an associate is grounds for discipline.</w:t>
        </w:r>
      </w:ins>
    </w:p>
    <w:p w14:paraId="1F7D8EB0" w14:textId="7CC98216" w:rsidR="00D51E25" w:rsidRDefault="00D51E25">
      <w:pPr>
        <w:pStyle w:val="par2"/>
        <w:rPr>
          <w:ins w:id="880" w:author="Shelov, Elizabeth" w:date="2026-07-12T15:20:00Z" w16du:dateUtc="2026-07-12T21:20:00Z"/>
        </w:rPr>
        <w:pPrChange w:id="881" w:author="Shelov, Elizabeth" w:date="2026-07-13T13:46:00Z" w16du:dateUtc="2026-07-13T19:46:00Z">
          <w:pPr>
            <w:pStyle w:val="par3"/>
            <w:tabs>
              <w:tab w:val="clear" w:pos="2160"/>
            </w:tabs>
            <w:ind w:left="180" w:firstLine="0"/>
          </w:pPr>
        </w:pPrChange>
      </w:pPr>
      <w:ins w:id="882" w:author="Shelov, Elizabeth" w:date="2026-07-22T08:51:00Z" w16du:dateUtc="2026-07-22T14:51:00Z">
        <w:r>
          <w:t>12.</w:t>
        </w:r>
        <w:r>
          <w:tab/>
        </w:r>
      </w:ins>
      <w:ins w:id="883" w:author="Shelov, Elizabeth" w:date="2026-07-22T08:52:00Z" w16du:dateUtc="2026-07-22T14:52:00Z">
        <w:r>
          <w:t xml:space="preserve">Mortuary science practitioners may supervise </w:t>
        </w:r>
      </w:ins>
      <w:ins w:id="884" w:author="Shelov, Elizabeth" w:date="2026-07-22T08:53:00Z" w16du:dateUtc="2026-07-22T14:53:00Z">
        <w:r>
          <w:t xml:space="preserve">an associate licensee </w:t>
        </w:r>
        <w:r w:rsidRPr="000A57EA">
          <w:t>in any</w:t>
        </w:r>
      </w:ins>
      <w:ins w:id="885" w:author="Shelov, Elizabeth" w:date="2026-07-22T08:55:00Z" w16du:dateUtc="2026-07-22T14:55:00Z">
        <w:r>
          <w:t xml:space="preserve"> licensure</w:t>
        </w:r>
      </w:ins>
      <w:ins w:id="886" w:author="Shelov, Elizabeth" w:date="2026-07-22T08:53:00Z" w16du:dateUtc="2026-07-22T14:53:00Z">
        <w:r w:rsidRPr="000A57EA">
          <w:t xml:space="preserve"> category</w:t>
        </w:r>
      </w:ins>
      <w:ins w:id="887" w:author="Shelov, Elizabeth" w:date="2026-07-22T09:05:00Z" w16du:dateUtc="2026-07-22T15:05:00Z">
        <w:r w:rsidR="00BA0ABB">
          <w:t>, but</w:t>
        </w:r>
      </w:ins>
      <w:ins w:id="888" w:author="Shelov, Elizabeth" w:date="2026-07-22T08:54:00Z" w16du:dateUtc="2026-07-22T14:54:00Z">
        <w:r>
          <w:t xml:space="preserve"> </w:t>
        </w:r>
      </w:ins>
      <w:ins w:id="889" w:author="Shelov, Elizabeth" w:date="2026-07-22T09:05:00Z" w16du:dateUtc="2026-07-22T15:05:00Z">
        <w:r w:rsidR="00BA0ABB">
          <w:t>f</w:t>
        </w:r>
      </w:ins>
      <w:ins w:id="890" w:author="Shelov, Elizabeth" w:date="2026-07-22T08:54:00Z" w16du:dateUtc="2026-07-22T14:54:00Z">
        <w:r>
          <w:t xml:space="preserve">uneral directors, embalmers, </w:t>
        </w:r>
      </w:ins>
      <w:ins w:id="891" w:author="Shelov, Elizabeth" w:date="2026-07-22T08:55:00Z" w16du:dateUtc="2026-07-22T14:55:00Z">
        <w:r>
          <w:t>cremationists, and natural reductionists s</w:t>
        </w:r>
      </w:ins>
      <w:ins w:id="892" w:author="Shelov, Elizabeth" w:date="2026-07-22T08:54:00Z" w16du:dateUtc="2026-07-22T14:54:00Z">
        <w:r>
          <w:t>hall only supervise associate</w:t>
        </w:r>
      </w:ins>
      <w:ins w:id="893" w:author="Shelov, Elizabeth" w:date="2026-07-22T09:05:00Z" w16du:dateUtc="2026-07-22T15:05:00Z">
        <w:r w:rsidR="00BA0ABB">
          <w:t>s</w:t>
        </w:r>
      </w:ins>
      <w:ins w:id="894" w:author="Shelov, Elizabeth" w:date="2026-07-22T09:06:00Z" w16du:dateUtc="2026-07-22T15:06:00Z">
        <w:r w:rsidR="00BA0ABB">
          <w:t xml:space="preserve"> holding the identical license type</w:t>
        </w:r>
      </w:ins>
      <w:ins w:id="895" w:author="Shelov, Elizabeth" w:date="2026-07-22T08:54:00Z" w16du:dateUtc="2026-07-22T14:54:00Z">
        <w:r>
          <w:t xml:space="preserve">. </w:t>
        </w:r>
      </w:ins>
    </w:p>
    <w:p w14:paraId="1C2FA8E5" w14:textId="68FDA3EC" w:rsidR="0041573B" w:rsidRDefault="00B41B5F">
      <w:pPr>
        <w:pStyle w:val="par2"/>
        <w:rPr>
          <w:ins w:id="896" w:author="Shelov, Elizabeth" w:date="2026-07-12T15:20:00Z" w16du:dateUtc="2026-07-12T21:20:00Z"/>
        </w:rPr>
        <w:pPrChange w:id="897" w:author="Shelov, Elizabeth" w:date="2026-07-13T13:46:00Z" w16du:dateUtc="2026-07-13T19:46:00Z">
          <w:pPr>
            <w:pStyle w:val="par3"/>
            <w:ind w:hanging="1980"/>
          </w:pPr>
        </w:pPrChange>
      </w:pPr>
      <w:ins w:id="898" w:author="Shelov, Elizabeth" w:date="2026-07-13T13:01:00Z" w16du:dateUtc="2026-07-13T19:01:00Z">
        <w:r>
          <w:lastRenderedPageBreak/>
          <w:t>1</w:t>
        </w:r>
      </w:ins>
      <w:ins w:id="899" w:author="Shelov, Elizabeth" w:date="2026-07-22T08:56:00Z" w16du:dateUtc="2026-07-22T14:56:00Z">
        <w:r w:rsidR="00D51E25">
          <w:t>3</w:t>
        </w:r>
      </w:ins>
      <w:ins w:id="900" w:author="Shelov, Elizabeth" w:date="2026-07-13T13:01:00Z" w16du:dateUtc="2026-07-13T19:01:00Z">
        <w:r>
          <w:t>.</w:t>
        </w:r>
        <w:r>
          <w:tab/>
        </w:r>
      </w:ins>
      <w:ins w:id="901" w:author="Shelov, Elizabeth" w:date="2026-07-21T10:24:00Z" w16du:dateUtc="2026-07-21T16:24:00Z">
        <w:r w:rsidR="00DD0025">
          <w:t>An associate licensee</w:t>
        </w:r>
      </w:ins>
      <w:ins w:id="902" w:author="Shelov, Elizabeth" w:date="2026-07-21T10:25:00Z" w16du:dateUtc="2026-07-21T16:25:00Z">
        <w:r w:rsidR="00DD0025">
          <w:t xml:space="preserve"> may not use the title of a fully licensed mortuary science professional without including the word “Associate” in front of that title.</w:t>
        </w:r>
      </w:ins>
    </w:p>
    <w:p w14:paraId="7B41E055" w14:textId="470DC407" w:rsidR="00ED05FF" w:rsidRPr="00ED05FF" w:rsidRDefault="00B41B5F">
      <w:pPr>
        <w:pStyle w:val="par2"/>
        <w:rPr>
          <w:ins w:id="903" w:author="Shelov, Elizabeth" w:date="2026-07-07T15:35:00Z"/>
        </w:rPr>
        <w:pPrChange w:id="904" w:author="Shelov, Elizabeth" w:date="2026-07-13T14:50:00Z" w16du:dateUtc="2026-07-13T20:50:00Z">
          <w:pPr>
            <w:pStyle w:val="par3"/>
            <w:ind w:hanging="1980"/>
          </w:pPr>
        </w:pPrChange>
      </w:pPr>
      <w:commentRangeStart w:id="905"/>
      <w:commentRangeStart w:id="906"/>
      <w:ins w:id="907" w:author="Shelov, Elizabeth" w:date="2026-07-13T13:01:00Z" w16du:dateUtc="2026-07-13T19:01:00Z">
        <w:r w:rsidRPr="00B41B5F">
          <w:rPr>
            <w:rPrChange w:id="908" w:author="Shelov, Elizabeth" w:date="2026-07-13T13:01:00Z" w16du:dateUtc="2026-07-13T19:01:00Z">
              <w:rPr>
                <w:b/>
                <w:bCs/>
                <w:i/>
                <w:iCs/>
                <w:color w:val="000000" w:themeColor="text1"/>
              </w:rPr>
            </w:rPrChange>
          </w:rPr>
          <w:t>1</w:t>
        </w:r>
      </w:ins>
      <w:ins w:id="909" w:author="Shelov, Elizabeth" w:date="2026-07-22T08:56:00Z" w16du:dateUtc="2026-07-22T14:56:00Z">
        <w:r w:rsidR="00D51E25">
          <w:t>4</w:t>
        </w:r>
      </w:ins>
      <w:ins w:id="910" w:author="Shelov, Elizabeth" w:date="2026-07-13T14:07:00Z" w16du:dateUtc="2026-07-13T20:07:00Z">
        <w:r w:rsidR="005A717E">
          <w:t>.</w:t>
        </w:r>
      </w:ins>
      <w:commentRangeEnd w:id="905"/>
      <w:r w:rsidR="00BC6642">
        <w:rPr>
          <w:rStyle w:val="CommentReference"/>
          <w:b/>
          <w:bCs/>
          <w:i/>
          <w:iCs/>
          <w:sz w:val="20"/>
          <w:szCs w:val="24"/>
        </w:rPr>
        <w:commentReference w:id="905"/>
      </w:r>
      <w:commentRangeEnd w:id="906"/>
      <w:r w:rsidR="00C7646D">
        <w:rPr>
          <w:rStyle w:val="CommentReference"/>
          <w:b/>
          <w:bCs/>
          <w:i/>
          <w:iCs/>
          <w:sz w:val="20"/>
          <w:szCs w:val="24"/>
        </w:rPr>
        <w:commentReference w:id="906"/>
      </w:r>
      <w:ins w:id="911" w:author="Shelov, Elizabeth" w:date="2026-07-13T13:01:00Z" w16du:dateUtc="2026-07-13T19:01:00Z">
        <w:r>
          <w:rPr>
            <w:b/>
            <w:bCs/>
            <w:i/>
            <w:iCs/>
          </w:rPr>
          <w:tab/>
        </w:r>
      </w:ins>
      <w:ins w:id="912" w:author="Shelov, Elizabeth" w:date="2026-07-13T12:48:00Z" w16du:dateUtc="2026-07-13T18:48:00Z">
        <w:r w:rsidR="00262F3D" w:rsidRPr="00262F3D">
          <w:rPr>
            <w:b/>
            <w:bCs/>
            <w:i/>
            <w:iCs/>
            <w:rPrChange w:id="913" w:author="Shelov, Elizabeth" w:date="2026-07-13T12:48:00Z" w16du:dateUtc="2026-07-13T18:48:00Z">
              <w:rPr>
                <w:color w:val="000000" w:themeColor="text1"/>
              </w:rPr>
            </w:rPrChange>
          </w:rPr>
          <w:t>Associate Embalmers</w:t>
        </w:r>
        <w:r w:rsidR="00262F3D">
          <w:t xml:space="preserve">: </w:t>
        </w:r>
      </w:ins>
      <w:ins w:id="914" w:author="Shelov, Elizabeth" w:date="2026-07-13T11:54:00Z" w16du:dateUtc="2026-07-13T17:54:00Z">
        <w:r w:rsidR="00CD53D5">
          <w:t xml:space="preserve">For the first </w:t>
        </w:r>
      </w:ins>
      <w:ins w:id="915" w:author="Rascon Arana, Maria" w:date="2026-07-16T10:49:00Z" w16du:dateUtc="2026-07-16T16:49:00Z">
        <w:r w:rsidR="00B2728F">
          <w:t>twenty</w:t>
        </w:r>
      </w:ins>
      <w:ins w:id="916" w:author="Rascon Arana, Maria" w:date="2026-09-01T12:08:00Z" w16du:dateUtc="2026-09-01T18:08:00Z">
        <w:r w:rsidR="00704166">
          <w:t>-</w:t>
        </w:r>
      </w:ins>
      <w:ins w:id="917" w:author="Rascon Arana, Maria" w:date="2026-07-16T10:49:00Z" w16du:dateUtc="2026-07-16T16:49:00Z">
        <w:r w:rsidR="00B2728F">
          <w:t>five</w:t>
        </w:r>
      </w:ins>
      <w:ins w:id="918" w:author="Shelov, Elizabeth" w:date="2026-07-13T11:54:00Z" w16du:dateUtc="2026-07-13T17:54:00Z">
        <w:r w:rsidR="00CD53D5">
          <w:t xml:space="preserve"> </w:t>
        </w:r>
      </w:ins>
      <w:ins w:id="919" w:author="Shelov, Elizabeth" w:date="2026-07-13T11:55:00Z" w16du:dateUtc="2026-07-13T17:55:00Z">
        <w:r w:rsidR="00CD53D5">
          <w:t>(</w:t>
        </w:r>
      </w:ins>
      <w:ins w:id="920" w:author="Rascon Arana, Maria" w:date="2026-07-16T10:49:00Z" w16du:dateUtc="2026-07-16T16:49:00Z">
        <w:r w:rsidR="00B2728F">
          <w:t>25</w:t>
        </w:r>
      </w:ins>
      <w:ins w:id="921" w:author="Shelov, Elizabeth" w:date="2026-07-13T11:55:00Z" w16du:dateUtc="2026-07-13T17:55:00Z">
        <w:r w:rsidR="00CD53D5">
          <w:t xml:space="preserve">) </w:t>
        </w:r>
      </w:ins>
      <w:ins w:id="922" w:author="Shelov, Elizabeth" w:date="2026-07-13T11:54:00Z" w16du:dateUtc="2026-07-13T17:54:00Z">
        <w:r w:rsidR="00CD53D5">
          <w:t xml:space="preserve">cases an </w:t>
        </w:r>
      </w:ins>
      <w:ins w:id="923" w:author="Shelov, Elizabeth" w:date="2026-07-13T12:41:00Z" w16du:dateUtc="2026-07-13T18:41:00Z">
        <w:r w:rsidR="00BF64AE">
          <w:t>associate</w:t>
        </w:r>
      </w:ins>
      <w:ins w:id="924" w:author="Shelov, Elizabeth" w:date="2026-07-12T15:05:00Z" w16du:dateUtc="2026-07-12T21:05:00Z">
        <w:r w:rsidR="00F06A7A">
          <w:t xml:space="preserve"> embalmer</w:t>
        </w:r>
      </w:ins>
      <w:ins w:id="925" w:author="Shelov, Elizabeth" w:date="2026-07-07T15:35:00Z">
        <w:r w:rsidR="00ED05FF" w:rsidRPr="00ED05FF">
          <w:t xml:space="preserve"> assist</w:t>
        </w:r>
      </w:ins>
      <w:ins w:id="926" w:author="Shelov, Elizabeth" w:date="2026-07-13T11:55:00Z" w16du:dateUtc="2026-07-13T17:55:00Z">
        <w:r w:rsidR="00CD53D5">
          <w:t>s</w:t>
        </w:r>
      </w:ins>
      <w:ins w:id="927" w:author="Shelov, Elizabeth" w:date="2026-07-07T15:35:00Z">
        <w:r w:rsidR="00ED05FF" w:rsidRPr="00ED05FF">
          <w:t xml:space="preserve"> in embalming</w:t>
        </w:r>
      </w:ins>
      <w:ins w:id="928" w:author="Shelov, Elizabeth" w:date="2026-07-13T12:32:00Z" w16du:dateUtc="2026-07-13T18:32:00Z">
        <w:r w:rsidR="00E21FDB">
          <w:t>,</w:t>
        </w:r>
      </w:ins>
      <w:ins w:id="929" w:author="Shelov, Elizabeth" w:date="2026-07-07T15:35:00Z">
        <w:r w:rsidR="00ED05FF" w:rsidRPr="00ED05FF">
          <w:t xml:space="preserve"> </w:t>
        </w:r>
      </w:ins>
      <w:ins w:id="930" w:author="Shelov, Elizabeth" w:date="2026-07-13T11:55:00Z" w16du:dateUtc="2026-07-13T17:55:00Z">
        <w:r w:rsidR="00CD53D5">
          <w:t xml:space="preserve">and throughout the first six (6) months as an </w:t>
        </w:r>
      </w:ins>
      <w:ins w:id="931" w:author="Shelov, Elizabeth" w:date="2026-07-13T12:41:00Z" w16du:dateUtc="2026-07-13T18:41:00Z">
        <w:r w:rsidR="00BF64AE">
          <w:t>associate</w:t>
        </w:r>
      </w:ins>
      <w:ins w:id="932" w:author="Shelov, Elizabeth" w:date="2026-07-13T11:55:00Z" w16du:dateUtc="2026-07-13T17:55:00Z">
        <w:r w:rsidR="00CD53D5">
          <w:t xml:space="preserve"> embalmer, the supervisor</w:t>
        </w:r>
      </w:ins>
      <w:ins w:id="933" w:author="Shelov, Elizabeth" w:date="2026-07-13T11:56:00Z" w16du:dateUtc="2026-07-13T17:56:00Z">
        <w:r w:rsidR="00CD53D5">
          <w:t xml:space="preserve"> shall be present</w:t>
        </w:r>
      </w:ins>
      <w:ins w:id="934" w:author="Shelov, Elizabeth" w:date="2026-07-07T15:35:00Z">
        <w:r w:rsidR="00ED05FF" w:rsidRPr="00ED05FF">
          <w:t xml:space="preserve"> </w:t>
        </w:r>
      </w:ins>
      <w:ins w:id="935" w:author="Shelov, Elizabeth" w:date="2026-07-13T11:56:00Z" w16du:dateUtc="2026-07-13T17:56:00Z">
        <w:r w:rsidR="00CD53D5">
          <w:t xml:space="preserve">and provide </w:t>
        </w:r>
      </w:ins>
      <w:ins w:id="936" w:author="Shelov, Elizabeth" w:date="2026-07-07T15:35:00Z">
        <w:r w:rsidR="00ED05FF" w:rsidRPr="00ED05FF">
          <w:t xml:space="preserve">direct supervision </w:t>
        </w:r>
      </w:ins>
      <w:ins w:id="937" w:author="Shelov, Elizabeth" w:date="2026-07-13T11:56:00Z" w16du:dateUtc="2026-07-13T17:56:00Z">
        <w:r w:rsidR="00CD53D5">
          <w:t xml:space="preserve">of the </w:t>
        </w:r>
      </w:ins>
      <w:ins w:id="938" w:author="Shelov, Elizabeth" w:date="2026-07-13T12:41:00Z" w16du:dateUtc="2026-07-13T18:41:00Z">
        <w:r w:rsidR="00BF64AE">
          <w:t>associate</w:t>
        </w:r>
      </w:ins>
      <w:ins w:id="939" w:author="Shelov, Elizabeth" w:date="2026-07-13T11:57:00Z" w16du:dateUtc="2026-07-13T17:57:00Z">
        <w:r w:rsidR="00CD53D5">
          <w:t xml:space="preserve"> embalmer’s </w:t>
        </w:r>
      </w:ins>
      <w:ins w:id="940" w:author="Shelov, Elizabeth" w:date="2026-07-13T12:56:00Z" w16du:dateUtc="2026-07-13T18:56:00Z">
        <w:r w:rsidR="000503CC">
          <w:t>embalming-related</w:t>
        </w:r>
      </w:ins>
      <w:ins w:id="941" w:author="Shelov, Elizabeth" w:date="2026-07-13T11:57:00Z" w16du:dateUtc="2026-07-13T17:57:00Z">
        <w:r w:rsidR="00CD53D5">
          <w:t xml:space="preserve"> activities</w:t>
        </w:r>
      </w:ins>
      <w:ins w:id="942" w:author="Shelov, Elizabeth" w:date="2026-07-07T15:35:00Z">
        <w:r w:rsidR="00ED05FF" w:rsidRPr="00ED05FF">
          <w:t>.</w:t>
        </w:r>
      </w:ins>
    </w:p>
    <w:p w14:paraId="686F6338" w14:textId="5AF3D8E7" w:rsidR="00E21FDB" w:rsidRDefault="0061635A">
      <w:pPr>
        <w:pStyle w:val="par3"/>
        <w:rPr>
          <w:ins w:id="943" w:author="Rascon Arana, Maria" w:date="2026-09-14T09:06:00Z" w16du:dateUtc="2026-09-14T15:06:00Z"/>
        </w:rPr>
      </w:pPr>
      <w:ins w:id="944" w:author="Rascon Arana, Maria" w:date="2026-09-14T09:06:00Z" w16du:dateUtc="2026-09-14T15:06:00Z">
        <w:r>
          <w:t>a</w:t>
        </w:r>
      </w:ins>
      <w:ins w:id="945" w:author="Shelov, Elizabeth" w:date="2026-07-13T13:48:00Z" w16du:dateUtc="2026-07-13T19:48:00Z">
        <w:r w:rsidR="007E3B20">
          <w:t>.</w:t>
        </w:r>
        <w:r w:rsidR="007E3B20">
          <w:tab/>
        </w:r>
      </w:ins>
      <w:ins w:id="946" w:author="Shelov, Elizabeth" w:date="2026-07-13T12:33:00Z">
        <w:r w:rsidR="00E21FDB" w:rsidRPr="00E21FDB">
          <w:t xml:space="preserve">After the </w:t>
        </w:r>
      </w:ins>
      <w:ins w:id="947" w:author="Shelov, Elizabeth" w:date="2026-07-13T12:49:00Z" w16du:dateUtc="2026-07-13T18:49:00Z">
        <w:r w:rsidR="00262F3D">
          <w:t>associate embalmer</w:t>
        </w:r>
      </w:ins>
      <w:ins w:id="948" w:author="Shelov, Elizabeth" w:date="2026-07-13T12:33:00Z">
        <w:r w:rsidR="00E21FDB" w:rsidRPr="00E21FDB">
          <w:t xml:space="preserve"> has completed both </w:t>
        </w:r>
      </w:ins>
      <w:ins w:id="949" w:author="Rascon Arana, Maria" w:date="2026-07-16T10:50:00Z" w16du:dateUtc="2026-07-16T16:50:00Z">
        <w:r w:rsidR="00B2728F">
          <w:t>twenty</w:t>
        </w:r>
      </w:ins>
      <w:ins w:id="950" w:author="Rascon Arana, Maria" w:date="2026-09-01T12:08:00Z" w16du:dateUtc="2026-09-01T18:08:00Z">
        <w:r w:rsidR="00704166">
          <w:t>-</w:t>
        </w:r>
      </w:ins>
      <w:ins w:id="951" w:author="Rascon Arana, Maria" w:date="2026-07-16T10:50:00Z" w16du:dateUtc="2026-07-16T16:50:00Z">
        <w:r w:rsidR="00B2728F">
          <w:t>five</w:t>
        </w:r>
      </w:ins>
      <w:ins w:id="952" w:author="Shelov, Elizabeth" w:date="2026-07-13T12:33:00Z">
        <w:r w:rsidR="00E21FDB" w:rsidRPr="00E21FDB">
          <w:t xml:space="preserve"> (</w:t>
        </w:r>
      </w:ins>
      <w:ins w:id="953" w:author="Rascon Arana, Maria" w:date="2026-07-16T10:50:00Z" w16du:dateUtc="2026-07-16T16:50:00Z">
        <w:r w:rsidR="00B2728F">
          <w:t>2</w:t>
        </w:r>
      </w:ins>
      <w:ins w:id="954" w:author="Shelov, Elizabeth" w:date="2026-07-13T12:49:00Z" w16du:dateUtc="2026-07-13T18:49:00Z">
        <w:r w:rsidR="00262F3D">
          <w:t>5</w:t>
        </w:r>
      </w:ins>
      <w:ins w:id="955" w:author="Shelov, Elizabeth" w:date="2026-07-13T12:33:00Z">
        <w:r w:rsidR="00E21FDB" w:rsidRPr="00E21FDB">
          <w:t>) cases and six (6) months</w:t>
        </w:r>
      </w:ins>
      <w:ins w:id="956" w:author="Shelov, Elizabeth" w:date="2026-07-13T12:34:00Z" w16du:dateUtc="2026-07-13T18:34:00Z">
        <w:r w:rsidR="00E21FDB">
          <w:t xml:space="preserve"> </w:t>
        </w:r>
      </w:ins>
      <w:ins w:id="957" w:author="Shelov, Elizabeth" w:date="2026-07-13T12:50:00Z" w16du:dateUtc="2026-07-13T18:50:00Z">
        <w:r w:rsidR="00262F3D">
          <w:t>as an associate embalmer</w:t>
        </w:r>
      </w:ins>
      <w:ins w:id="958" w:author="Shelov, Elizabeth" w:date="2026-07-13T12:33:00Z">
        <w:r w:rsidR="00E21FDB" w:rsidRPr="00E21FDB">
          <w:t xml:space="preserve">, the </w:t>
        </w:r>
      </w:ins>
      <w:ins w:id="959" w:author="Shelov, Elizabeth" w:date="2026-07-13T12:50:00Z" w16du:dateUtc="2026-07-13T18:50:00Z">
        <w:r w:rsidR="00262F3D">
          <w:t>associate embalmer</w:t>
        </w:r>
      </w:ins>
      <w:ins w:id="960" w:author="Shelov, Elizabeth" w:date="2026-07-13T12:33:00Z">
        <w:r w:rsidR="00E21FDB" w:rsidRPr="00E21FDB">
          <w:t xml:space="preserve"> may perform embalming services if the supervisor</w:t>
        </w:r>
      </w:ins>
      <w:ins w:id="961" w:author="Shelov, Elizabeth" w:date="2026-07-13T12:34:00Z" w16du:dateUtc="2026-07-13T18:34:00Z">
        <w:r w:rsidR="00E21FDB">
          <w:t xml:space="preserve"> </w:t>
        </w:r>
      </w:ins>
      <w:ins w:id="962" w:author="Shelov, Elizabeth" w:date="2026-07-13T12:33:00Z">
        <w:r w:rsidR="00E21FDB" w:rsidRPr="00E21FDB">
          <w:t xml:space="preserve">or the supervisor's designee is available for consultation and </w:t>
        </w:r>
      </w:ins>
      <w:ins w:id="963" w:author="Shelov, Elizabeth" w:date="2026-07-13T13:23:00Z" w16du:dateUtc="2026-07-13T19:23:00Z">
        <w:r w:rsidR="000150F1">
          <w:t xml:space="preserve">general </w:t>
        </w:r>
      </w:ins>
      <w:ins w:id="964" w:author="Shelov, Elizabeth" w:date="2026-07-13T12:33:00Z">
        <w:r w:rsidR="00E21FDB" w:rsidRPr="00E21FDB">
          <w:t>supervision</w:t>
        </w:r>
      </w:ins>
      <w:ins w:id="965" w:author="Shelov, Elizabeth" w:date="2026-07-13T12:50:00Z" w16du:dateUtc="2026-07-13T18:50:00Z">
        <w:r w:rsidR="00262F3D">
          <w:t>.</w:t>
        </w:r>
      </w:ins>
    </w:p>
    <w:p w14:paraId="18CE04B7" w14:textId="74F9193B" w:rsidR="0061635A" w:rsidRDefault="0061635A">
      <w:pPr>
        <w:pStyle w:val="par3"/>
        <w:rPr>
          <w:ins w:id="966" w:author="Shelov, Elizabeth" w:date="2026-07-12T15:17:00Z" w16du:dateUtc="2026-07-12T21:17:00Z"/>
        </w:rPr>
        <w:pPrChange w:id="967" w:author="Shelov, Elizabeth" w:date="2026-07-13T13:48:00Z" w16du:dateUtc="2026-07-13T19:48:00Z">
          <w:pPr>
            <w:pStyle w:val="par3"/>
            <w:tabs>
              <w:tab w:val="clear" w:pos="2160"/>
            </w:tabs>
            <w:ind w:left="1260" w:hanging="1080"/>
          </w:pPr>
        </w:pPrChange>
      </w:pPr>
      <w:ins w:id="968" w:author="Rascon Arana, Maria" w:date="2026-09-14T09:06:00Z" w16du:dateUtc="2026-09-14T15:06:00Z">
        <w:r>
          <w:t>b.</w:t>
        </w:r>
        <w:r>
          <w:tab/>
          <w:t xml:space="preserve">School clinical lab cases </w:t>
        </w:r>
      </w:ins>
      <w:ins w:id="969" w:author="Rascon Arana, Maria" w:date="2026-09-14T10:56:00Z" w16du:dateUtc="2026-09-14T16:56:00Z">
        <w:r w:rsidR="008F20B1">
          <w:t>shall</w:t>
        </w:r>
      </w:ins>
      <w:ins w:id="970" w:author="Rascon Arana, Maria" w:date="2026-09-14T09:06:00Z" w16du:dateUtc="2026-09-14T15:06:00Z">
        <w:r>
          <w:t xml:space="preserve"> not count towards the twenty-five (25) cases spe</w:t>
        </w:r>
      </w:ins>
      <w:ins w:id="971" w:author="Rascon Arana, Maria" w:date="2026-09-14T09:07:00Z" w16du:dateUtc="2026-09-14T15:07:00Z">
        <w:r>
          <w:t>cified in this rule.</w:t>
        </w:r>
      </w:ins>
    </w:p>
    <w:p w14:paraId="0CEED063" w14:textId="60E7AC75" w:rsidR="0041573B" w:rsidRDefault="00B41B5F">
      <w:pPr>
        <w:pStyle w:val="par2"/>
        <w:rPr>
          <w:ins w:id="972" w:author="Shelov, Elizabeth" w:date="2026-07-13T12:59:00Z" w16du:dateUtc="2026-07-13T18:59:00Z"/>
        </w:rPr>
        <w:pPrChange w:id="973" w:author="Shelov, Elizabeth" w:date="2026-07-13T14:54:00Z" w16du:dateUtc="2026-07-13T20:54:00Z">
          <w:pPr>
            <w:pStyle w:val="par3"/>
            <w:tabs>
              <w:tab w:val="clear" w:pos="2160"/>
            </w:tabs>
            <w:ind w:left="180" w:firstLine="0"/>
          </w:pPr>
        </w:pPrChange>
      </w:pPr>
      <w:ins w:id="974" w:author="Shelov, Elizabeth" w:date="2026-07-13T13:04:00Z" w16du:dateUtc="2026-07-13T19:04:00Z">
        <w:r w:rsidRPr="00B41B5F">
          <w:rPr>
            <w:rPrChange w:id="975" w:author="Shelov, Elizabeth" w:date="2026-07-13T13:04:00Z" w16du:dateUtc="2026-07-13T19:04:00Z">
              <w:rPr>
                <w:b/>
                <w:bCs/>
                <w:i/>
                <w:iCs/>
                <w:color w:val="000000" w:themeColor="text1"/>
              </w:rPr>
            </w:rPrChange>
          </w:rPr>
          <w:t>1</w:t>
        </w:r>
      </w:ins>
      <w:ins w:id="976" w:author="Shelov, Elizabeth" w:date="2026-07-22T08:56:00Z" w16du:dateUtc="2026-07-22T14:56:00Z">
        <w:r w:rsidR="00D51E25">
          <w:t>5</w:t>
        </w:r>
      </w:ins>
      <w:ins w:id="977" w:author="Shelov, Elizabeth" w:date="2026-07-13T13:04:00Z" w16du:dateUtc="2026-07-13T19:04:00Z">
        <w:r w:rsidRPr="00B41B5F">
          <w:rPr>
            <w:rPrChange w:id="978" w:author="Shelov, Elizabeth" w:date="2026-07-13T13:04:00Z" w16du:dateUtc="2026-07-13T19:04:00Z">
              <w:rPr>
                <w:b/>
                <w:bCs/>
                <w:i/>
                <w:iCs/>
                <w:color w:val="000000" w:themeColor="text1"/>
              </w:rPr>
            </w:rPrChange>
          </w:rPr>
          <w:t>.</w:t>
        </w:r>
        <w:r>
          <w:rPr>
            <w:b/>
            <w:bCs/>
            <w:i/>
            <w:iCs/>
          </w:rPr>
          <w:tab/>
        </w:r>
      </w:ins>
      <w:ins w:id="979" w:author="Shelov, Elizabeth" w:date="2026-07-13T12:50:00Z" w16du:dateUtc="2026-07-13T18:50:00Z">
        <w:r w:rsidR="00262F3D" w:rsidRPr="00262F3D">
          <w:rPr>
            <w:b/>
            <w:bCs/>
            <w:i/>
            <w:iCs/>
            <w:rPrChange w:id="980" w:author="Shelov, Elizabeth" w:date="2026-07-13T12:51:00Z" w16du:dateUtc="2026-07-13T18:51:00Z">
              <w:rPr>
                <w:color w:val="000000" w:themeColor="text1"/>
              </w:rPr>
            </w:rPrChange>
          </w:rPr>
          <w:t>Associate Fun</w:t>
        </w:r>
      </w:ins>
      <w:ins w:id="981" w:author="Shelov, Elizabeth" w:date="2026-07-13T12:51:00Z" w16du:dateUtc="2026-07-13T18:51:00Z">
        <w:r w:rsidR="00262F3D" w:rsidRPr="00262F3D">
          <w:rPr>
            <w:b/>
            <w:bCs/>
            <w:i/>
            <w:iCs/>
            <w:rPrChange w:id="982" w:author="Shelov, Elizabeth" w:date="2026-07-13T12:51:00Z" w16du:dateUtc="2026-07-13T18:51:00Z">
              <w:rPr>
                <w:color w:val="000000" w:themeColor="text1"/>
              </w:rPr>
            </w:rPrChange>
          </w:rPr>
          <w:t>eral Directors</w:t>
        </w:r>
        <w:r w:rsidR="00262F3D">
          <w:t xml:space="preserve">:  For the first </w:t>
        </w:r>
      </w:ins>
      <w:ins w:id="983" w:author="Rascon Arana, Maria" w:date="2026-07-16T10:50:00Z" w16du:dateUtc="2026-07-16T16:50:00Z">
        <w:r w:rsidR="00B2728F">
          <w:t>twenty</w:t>
        </w:r>
      </w:ins>
      <w:ins w:id="984" w:author="Rascon Arana, Maria" w:date="2026-09-01T12:08:00Z" w16du:dateUtc="2026-09-01T18:08:00Z">
        <w:r w:rsidR="00704166">
          <w:t>-</w:t>
        </w:r>
      </w:ins>
      <w:ins w:id="985" w:author="Rascon Arana, Maria" w:date="2026-07-16T10:50:00Z" w16du:dateUtc="2026-07-16T16:50:00Z">
        <w:r w:rsidR="00B2728F">
          <w:t>five</w:t>
        </w:r>
      </w:ins>
      <w:ins w:id="986" w:author="Shelov, Elizabeth" w:date="2026-07-13T12:51:00Z" w16du:dateUtc="2026-07-13T18:51:00Z">
        <w:r w:rsidR="00262F3D">
          <w:t xml:space="preserve"> (</w:t>
        </w:r>
      </w:ins>
      <w:ins w:id="987" w:author="Rascon Arana, Maria" w:date="2026-07-16T10:50:00Z" w16du:dateUtc="2026-07-16T16:50:00Z">
        <w:r w:rsidR="00B2728F">
          <w:t>2</w:t>
        </w:r>
      </w:ins>
      <w:ins w:id="988" w:author="Shelov, Elizabeth" w:date="2026-07-13T12:51:00Z" w16du:dateUtc="2026-07-13T18:51:00Z">
        <w:r w:rsidR="00262F3D">
          <w:t>5) cases a</w:t>
        </w:r>
      </w:ins>
      <w:ins w:id="989" w:author="Shelov, Elizabeth" w:date="2026-07-12T15:54:00Z" w16du:dateUtc="2026-07-12T21:54:00Z">
        <w:r w:rsidR="005A3DD7">
          <w:t xml:space="preserve">n </w:t>
        </w:r>
      </w:ins>
      <w:ins w:id="990" w:author="Shelov, Elizabeth" w:date="2026-07-13T12:41:00Z" w16du:dateUtc="2026-07-13T18:41:00Z">
        <w:r w:rsidR="00BF64AE">
          <w:t>associate</w:t>
        </w:r>
      </w:ins>
      <w:ins w:id="991" w:author="Shelov, Elizabeth" w:date="2026-07-13T12:50:00Z" w16du:dateUtc="2026-07-13T18:50:00Z">
        <w:r w:rsidR="00262F3D">
          <w:t xml:space="preserve"> </w:t>
        </w:r>
      </w:ins>
      <w:ins w:id="992" w:author="Shelov, Elizabeth" w:date="2026-07-12T15:55:00Z" w16du:dateUtc="2026-07-12T21:55:00Z">
        <w:r w:rsidR="005A3DD7">
          <w:t>funeral director make</w:t>
        </w:r>
      </w:ins>
      <w:ins w:id="993" w:author="Shelov, Elizabeth" w:date="2026-07-13T12:58:00Z" w16du:dateUtc="2026-07-13T18:58:00Z">
        <w:r>
          <w:t>s</w:t>
        </w:r>
      </w:ins>
      <w:ins w:id="994" w:author="Shelov, Elizabeth" w:date="2026-07-12T15:25:00Z">
        <w:r w:rsidR="0041573B" w:rsidRPr="0041573B">
          <w:t xml:space="preserve"> arrangements for</w:t>
        </w:r>
      </w:ins>
      <w:ins w:id="995" w:author="Shelov, Elizabeth" w:date="2026-07-13T12:58:00Z" w16du:dateUtc="2026-07-13T18:58:00Z">
        <w:r w:rsidRPr="00B41B5F">
          <w:t xml:space="preserve"> </w:t>
        </w:r>
        <w:r w:rsidRPr="0041573B">
          <w:t>committal services, grave side services or memorial services</w:t>
        </w:r>
        <w:r>
          <w:t>,</w:t>
        </w:r>
      </w:ins>
      <w:ins w:id="996" w:author="Shelov, Elizabeth" w:date="2026-07-12T15:55:00Z" w16du:dateUtc="2026-07-12T21:55:00Z">
        <w:r w:rsidR="005A3DD7">
          <w:t xml:space="preserve"> </w:t>
        </w:r>
      </w:ins>
      <w:ins w:id="997" w:author="Shelov, Elizabeth" w:date="2026-07-13T12:52:00Z" w16du:dateUtc="2026-07-13T18:52:00Z">
        <w:r w:rsidR="00262F3D">
          <w:t>and throughout the first six (6) months as an associate funeral director,</w:t>
        </w:r>
      </w:ins>
      <w:ins w:id="998" w:author="Shelov, Elizabeth" w:date="2026-07-12T15:58:00Z" w16du:dateUtc="2026-07-12T21:58:00Z">
        <w:r w:rsidR="00EE4919" w:rsidRPr="0041573B">
          <w:t xml:space="preserve"> </w:t>
        </w:r>
      </w:ins>
      <w:ins w:id="999" w:author="Shelov, Elizabeth" w:date="2026-07-13T12:59:00Z" w16du:dateUtc="2026-07-13T18:59:00Z">
        <w:r>
          <w:t>the s</w:t>
        </w:r>
      </w:ins>
      <w:ins w:id="1000" w:author="Shelov, Elizabeth" w:date="2026-07-12T15:56:00Z" w16du:dateUtc="2026-07-12T21:56:00Z">
        <w:r w:rsidR="005A3DD7" w:rsidRPr="00ED05FF">
          <w:t xml:space="preserve">upervising </w:t>
        </w:r>
        <w:r w:rsidR="005A3DD7">
          <w:t>funeral director</w:t>
        </w:r>
      </w:ins>
      <w:ins w:id="1001" w:author="Shelov, Elizabeth" w:date="2026-07-13T12:52:00Z" w16du:dateUtc="2026-07-13T18:52:00Z">
        <w:r w:rsidR="00262F3D">
          <w:t xml:space="preserve"> shall be present</w:t>
        </w:r>
        <w:r w:rsidR="00262F3D" w:rsidRPr="00ED05FF">
          <w:t xml:space="preserve"> </w:t>
        </w:r>
        <w:r w:rsidR="00262F3D">
          <w:t xml:space="preserve">and provide </w:t>
        </w:r>
        <w:r w:rsidR="00262F3D" w:rsidRPr="00ED05FF">
          <w:t xml:space="preserve">direct supervision </w:t>
        </w:r>
        <w:r w:rsidR="00262F3D">
          <w:t xml:space="preserve">of the associate </w:t>
        </w:r>
      </w:ins>
      <w:ins w:id="1002" w:author="Shelov, Elizabeth" w:date="2026-07-13T12:59:00Z" w16du:dateUtc="2026-07-13T18:59:00Z">
        <w:r>
          <w:t xml:space="preserve">funeral director’s funeral service </w:t>
        </w:r>
      </w:ins>
      <w:ins w:id="1003" w:author="Shelov, Elizabeth" w:date="2026-07-13T12:52:00Z" w16du:dateUtc="2026-07-13T18:52:00Z">
        <w:r w:rsidR="00262F3D">
          <w:t>activities</w:t>
        </w:r>
      </w:ins>
      <w:ins w:id="1004" w:author="Shelov, Elizabeth" w:date="2026-07-13T12:59:00Z" w16du:dateUtc="2026-07-13T18:59:00Z">
        <w:r>
          <w:t>.</w:t>
        </w:r>
      </w:ins>
    </w:p>
    <w:p w14:paraId="1D814187" w14:textId="382E8E79" w:rsidR="00B41B5F" w:rsidRDefault="007E3B20">
      <w:pPr>
        <w:pStyle w:val="par3"/>
        <w:rPr>
          <w:ins w:id="1005" w:author="Shelov, Elizabeth" w:date="2026-07-13T14:47:00Z" w16du:dateUtc="2026-07-13T20:47:00Z"/>
        </w:rPr>
        <w:pPrChange w:id="1006" w:author="Shelov, Elizabeth" w:date="2026-07-13T14:48:00Z" w16du:dateUtc="2026-07-13T20:48:00Z">
          <w:pPr>
            <w:pStyle w:val="par3"/>
            <w:ind w:left="540" w:hanging="360"/>
          </w:pPr>
        </w:pPrChange>
      </w:pPr>
      <w:ins w:id="1007" w:author="Shelov, Elizabeth" w:date="2026-07-13T13:49:00Z" w16du:dateUtc="2026-07-13T19:49:00Z">
        <w:r>
          <w:t>a.</w:t>
        </w:r>
        <w:r>
          <w:tab/>
        </w:r>
      </w:ins>
      <w:ins w:id="1008" w:author="Shelov, Elizabeth" w:date="2026-07-13T13:00:00Z" w16du:dateUtc="2026-07-13T19:00:00Z">
        <w:r w:rsidR="00B41B5F" w:rsidRPr="00E21FDB">
          <w:t xml:space="preserve">After the </w:t>
        </w:r>
        <w:r w:rsidR="00B41B5F">
          <w:t xml:space="preserve">associate </w:t>
        </w:r>
      </w:ins>
      <w:ins w:id="1009" w:author="Shelov, Elizabeth" w:date="2026-07-13T13:03:00Z" w16du:dateUtc="2026-07-13T19:03:00Z">
        <w:r w:rsidR="00B41B5F">
          <w:t>funeral director</w:t>
        </w:r>
      </w:ins>
      <w:ins w:id="1010" w:author="Shelov, Elizabeth" w:date="2026-07-13T13:00:00Z" w16du:dateUtc="2026-07-13T19:00:00Z">
        <w:r w:rsidR="00B41B5F" w:rsidRPr="00E21FDB">
          <w:t xml:space="preserve"> has completed both </w:t>
        </w:r>
      </w:ins>
      <w:ins w:id="1011" w:author="Rascon Arana, Maria" w:date="2026-07-16T10:51:00Z" w16du:dateUtc="2026-07-16T16:51:00Z">
        <w:r w:rsidR="00B2728F">
          <w:t>twe</w:t>
        </w:r>
      </w:ins>
      <w:ins w:id="1012" w:author="Shelov, Elizabeth" w:date="2026-07-16T16:51:00Z" w16du:dateUtc="2026-07-16T22:51:00Z">
        <w:r w:rsidR="003517B9">
          <w:t>n</w:t>
        </w:r>
      </w:ins>
      <w:ins w:id="1013" w:author="Rascon Arana, Maria" w:date="2026-07-16T10:51:00Z" w16du:dateUtc="2026-07-16T16:51:00Z">
        <w:r w:rsidR="00B2728F">
          <w:t>ty</w:t>
        </w:r>
      </w:ins>
      <w:ins w:id="1014" w:author="Rascon Arana, Maria" w:date="2026-09-01T12:08:00Z" w16du:dateUtc="2026-09-01T18:08:00Z">
        <w:r w:rsidR="00704166">
          <w:t>-</w:t>
        </w:r>
      </w:ins>
      <w:ins w:id="1015" w:author="Rascon Arana, Maria" w:date="2026-07-16T10:51:00Z" w16du:dateUtc="2026-07-16T16:51:00Z">
        <w:r w:rsidR="00B2728F">
          <w:t>five</w:t>
        </w:r>
      </w:ins>
      <w:ins w:id="1016" w:author="Shelov, Elizabeth" w:date="2026-07-13T13:00:00Z" w16du:dateUtc="2026-07-13T19:00:00Z">
        <w:r w:rsidR="00B41B5F" w:rsidRPr="00E21FDB">
          <w:t xml:space="preserve"> (</w:t>
        </w:r>
      </w:ins>
      <w:ins w:id="1017" w:author="Rascon Arana, Maria" w:date="2026-07-16T10:51:00Z" w16du:dateUtc="2026-07-16T16:51:00Z">
        <w:r w:rsidR="00B2728F">
          <w:t>2</w:t>
        </w:r>
      </w:ins>
      <w:ins w:id="1018" w:author="Shelov, Elizabeth" w:date="2026-07-13T13:00:00Z" w16du:dateUtc="2026-07-13T19:00:00Z">
        <w:r w:rsidR="00B41B5F">
          <w:t>5</w:t>
        </w:r>
        <w:r w:rsidR="00B41B5F" w:rsidRPr="00E21FDB">
          <w:t>) cases and six (6) months</w:t>
        </w:r>
        <w:r w:rsidR="00B41B5F">
          <w:t xml:space="preserve"> as an associate </w:t>
        </w:r>
      </w:ins>
      <w:ins w:id="1019" w:author="Shelov, Elizabeth" w:date="2026-07-13T13:03:00Z" w16du:dateUtc="2026-07-13T19:03:00Z">
        <w:r w:rsidR="00B41B5F">
          <w:t>funeral director</w:t>
        </w:r>
      </w:ins>
      <w:ins w:id="1020" w:author="Shelov, Elizabeth" w:date="2026-07-13T13:00:00Z" w16du:dateUtc="2026-07-13T19:00:00Z">
        <w:r w:rsidR="00B41B5F" w:rsidRPr="00E21FDB">
          <w:t xml:space="preserve">, the </w:t>
        </w:r>
      </w:ins>
      <w:ins w:id="1021" w:author="Shelov, Elizabeth" w:date="2026-07-13T13:03:00Z" w16du:dateUtc="2026-07-13T19:03:00Z">
        <w:r w:rsidR="00B41B5F">
          <w:t>a</w:t>
        </w:r>
      </w:ins>
      <w:ins w:id="1022" w:author="Shelov, Elizabeth" w:date="2026-07-13T13:00:00Z" w16du:dateUtc="2026-07-13T19:00:00Z">
        <w:r w:rsidR="00B41B5F">
          <w:t xml:space="preserve">ssociate </w:t>
        </w:r>
      </w:ins>
      <w:ins w:id="1023" w:author="Shelov, Elizabeth" w:date="2026-07-13T13:03:00Z" w16du:dateUtc="2026-07-13T19:03:00Z">
        <w:r w:rsidR="00B41B5F">
          <w:t>funeral director</w:t>
        </w:r>
      </w:ins>
      <w:ins w:id="1024" w:author="Shelov, Elizabeth" w:date="2026-07-13T13:00:00Z" w16du:dateUtc="2026-07-13T19:00:00Z">
        <w:r w:rsidR="00B41B5F" w:rsidRPr="00E21FDB">
          <w:t xml:space="preserve"> may perform </w:t>
        </w:r>
      </w:ins>
      <w:ins w:id="1025" w:author="Shelov, Elizabeth" w:date="2026-07-13T13:03:00Z" w16du:dateUtc="2026-07-13T19:03:00Z">
        <w:r w:rsidR="00B41B5F">
          <w:t>funeral director-related</w:t>
        </w:r>
      </w:ins>
      <w:ins w:id="1026" w:author="Shelov, Elizabeth" w:date="2026-07-13T13:00:00Z" w16du:dateUtc="2026-07-13T19:00:00Z">
        <w:r w:rsidR="00B41B5F" w:rsidRPr="00E21FDB">
          <w:t xml:space="preserve"> services if the supervisor</w:t>
        </w:r>
        <w:r w:rsidR="00B41B5F">
          <w:t xml:space="preserve"> </w:t>
        </w:r>
        <w:r w:rsidR="00B41B5F" w:rsidRPr="00E21FDB">
          <w:t xml:space="preserve">or the supervisor's designee is available for consultation and </w:t>
        </w:r>
      </w:ins>
      <w:ins w:id="1027" w:author="Shelov, Elizabeth" w:date="2026-07-13T13:24:00Z" w16du:dateUtc="2026-07-13T19:24:00Z">
        <w:r w:rsidR="000150F1">
          <w:t xml:space="preserve">general </w:t>
        </w:r>
      </w:ins>
      <w:ins w:id="1028" w:author="Shelov, Elizabeth" w:date="2026-07-13T13:00:00Z" w16du:dateUtc="2026-07-13T19:00:00Z">
        <w:r w:rsidR="00B41B5F" w:rsidRPr="00E21FDB">
          <w:t>supervision</w:t>
        </w:r>
        <w:r w:rsidR="00B41B5F">
          <w:t>.</w:t>
        </w:r>
      </w:ins>
    </w:p>
    <w:p w14:paraId="2BCC4304" w14:textId="3A6A9314" w:rsidR="00775D22" w:rsidRDefault="000150F1">
      <w:pPr>
        <w:pStyle w:val="par2"/>
        <w:rPr>
          <w:ins w:id="1029" w:author="Shelov, Elizabeth" w:date="2026-07-13T13:27:00Z" w16du:dateUtc="2026-07-13T19:27:00Z"/>
        </w:rPr>
        <w:pPrChange w:id="1030" w:author="Shelov, Elizabeth" w:date="2026-07-13T14:56:00Z" w16du:dateUtc="2026-07-13T20:56:00Z">
          <w:pPr>
            <w:pStyle w:val="par3"/>
            <w:tabs>
              <w:tab w:val="clear" w:pos="2160"/>
            </w:tabs>
            <w:ind w:left="90" w:firstLine="0"/>
          </w:pPr>
        </w:pPrChange>
      </w:pPr>
      <w:ins w:id="1031" w:author="Shelov, Elizabeth" w:date="2026-07-13T13:28:00Z" w16du:dateUtc="2026-07-13T19:28:00Z">
        <w:r w:rsidRPr="000150F1">
          <w:rPr>
            <w:rPrChange w:id="1032" w:author="Shelov, Elizabeth" w:date="2026-07-13T13:28:00Z" w16du:dateUtc="2026-07-13T19:28:00Z">
              <w:rPr>
                <w:b/>
                <w:bCs/>
                <w:i/>
                <w:iCs/>
                <w:color w:val="000000" w:themeColor="text1"/>
              </w:rPr>
            </w:rPrChange>
          </w:rPr>
          <w:t>1</w:t>
        </w:r>
      </w:ins>
      <w:ins w:id="1033" w:author="Shelov, Elizabeth" w:date="2026-07-22T08:56:00Z" w16du:dateUtc="2026-07-22T14:56:00Z">
        <w:r w:rsidR="00D51E25">
          <w:t>6</w:t>
        </w:r>
      </w:ins>
      <w:ins w:id="1034" w:author="Shelov, Elizabeth" w:date="2026-07-13T13:28:00Z" w16du:dateUtc="2026-07-13T19:28:00Z">
        <w:r w:rsidRPr="000150F1">
          <w:rPr>
            <w:rPrChange w:id="1035" w:author="Shelov, Elizabeth" w:date="2026-07-13T13:28:00Z" w16du:dateUtc="2026-07-13T19:28:00Z">
              <w:rPr>
                <w:b/>
                <w:bCs/>
                <w:i/>
                <w:iCs/>
                <w:color w:val="000000" w:themeColor="text1"/>
              </w:rPr>
            </w:rPrChange>
          </w:rPr>
          <w:t>.</w:t>
        </w:r>
        <w:r>
          <w:rPr>
            <w:b/>
            <w:bCs/>
            <w:i/>
            <w:iCs/>
          </w:rPr>
          <w:tab/>
        </w:r>
      </w:ins>
      <w:ins w:id="1036" w:author="Shelov, Elizabeth" w:date="2026-07-13T12:52:00Z" w16du:dateUtc="2026-07-13T18:52:00Z">
        <w:r w:rsidR="00262F3D" w:rsidRPr="00262F3D">
          <w:rPr>
            <w:b/>
            <w:bCs/>
            <w:i/>
            <w:iCs/>
            <w:rPrChange w:id="1037" w:author="Shelov, Elizabeth" w:date="2026-07-13T12:53:00Z" w16du:dateUtc="2026-07-13T18:53:00Z">
              <w:rPr>
                <w:color w:val="000000" w:themeColor="text1"/>
              </w:rPr>
            </w:rPrChange>
          </w:rPr>
          <w:t>A</w:t>
        </w:r>
      </w:ins>
      <w:ins w:id="1038" w:author="Shelov, Elizabeth" w:date="2026-07-13T12:53:00Z" w16du:dateUtc="2026-07-13T18:53:00Z">
        <w:r w:rsidR="00262F3D" w:rsidRPr="00262F3D">
          <w:rPr>
            <w:b/>
            <w:bCs/>
            <w:i/>
            <w:iCs/>
            <w:rPrChange w:id="1039" w:author="Shelov, Elizabeth" w:date="2026-07-13T12:53:00Z" w16du:dateUtc="2026-07-13T18:53:00Z">
              <w:rPr>
                <w:color w:val="000000" w:themeColor="text1"/>
              </w:rPr>
            </w:rPrChange>
          </w:rPr>
          <w:t>ssociate Cremationists:</w:t>
        </w:r>
        <w:r w:rsidR="00262F3D">
          <w:t xml:space="preserve"> </w:t>
        </w:r>
      </w:ins>
      <w:ins w:id="1040" w:author="Shelov, Elizabeth" w:date="2026-07-13T13:31:00Z" w16du:dateUtc="2026-07-13T19:31:00Z">
        <w:r>
          <w:t xml:space="preserve">For the first </w:t>
        </w:r>
      </w:ins>
      <w:ins w:id="1041" w:author="Rascon Arana, Maria" w:date="2026-07-16T10:54:00Z" w16du:dateUtc="2026-07-16T16:54:00Z">
        <w:r w:rsidR="00AB52B8">
          <w:t>twenty</w:t>
        </w:r>
      </w:ins>
      <w:ins w:id="1042" w:author="Rascon Arana, Maria" w:date="2026-09-01T12:08:00Z" w16du:dateUtc="2026-09-01T18:08:00Z">
        <w:r w:rsidR="00704166">
          <w:t>-</w:t>
        </w:r>
      </w:ins>
      <w:ins w:id="1043" w:author="Rascon Arana, Maria" w:date="2026-07-16T10:54:00Z" w16du:dateUtc="2026-07-16T16:54:00Z">
        <w:r w:rsidR="00AB52B8">
          <w:t>five</w:t>
        </w:r>
      </w:ins>
      <w:ins w:id="1044" w:author="Shelov, Elizabeth" w:date="2026-07-13T13:31:00Z" w16du:dateUtc="2026-07-13T19:31:00Z">
        <w:r>
          <w:t xml:space="preserve"> (</w:t>
        </w:r>
      </w:ins>
      <w:ins w:id="1045" w:author="Rascon Arana, Maria" w:date="2026-07-16T10:54:00Z" w16du:dateUtc="2026-07-16T16:54:00Z">
        <w:r w:rsidR="00AB52B8">
          <w:t>2</w:t>
        </w:r>
      </w:ins>
      <w:ins w:id="1046" w:author="Shelov, Elizabeth" w:date="2026-07-13T13:31:00Z" w16du:dateUtc="2026-07-13T19:31:00Z">
        <w:r>
          <w:t>5</w:t>
        </w:r>
      </w:ins>
      <w:ins w:id="1047" w:author="Shelov, Elizabeth" w:date="2026-07-16T16:52:00Z" w16du:dateUtc="2026-07-16T22:52:00Z">
        <w:r w:rsidR="003517B9">
          <w:t>)</w:t>
        </w:r>
      </w:ins>
      <w:ins w:id="1048" w:author="Shelov, Elizabeth" w:date="2026-07-13T13:31:00Z" w16du:dateUtc="2026-07-13T19:31:00Z">
        <w:r>
          <w:t xml:space="preserve"> cases a</w:t>
        </w:r>
      </w:ins>
      <w:ins w:id="1049" w:author="Shelov, Elizabeth" w:date="2026-07-12T16:05:00Z" w16du:dateUtc="2026-07-12T22:05:00Z">
        <w:r w:rsidR="00775D22">
          <w:t xml:space="preserve">n </w:t>
        </w:r>
      </w:ins>
      <w:ins w:id="1050" w:author="Shelov, Elizabeth" w:date="2026-07-13T12:41:00Z" w16du:dateUtc="2026-07-13T18:41:00Z">
        <w:r w:rsidR="00BF64AE">
          <w:t>associate</w:t>
        </w:r>
      </w:ins>
      <w:ins w:id="1051" w:author="Shelov, Elizabeth" w:date="2026-07-12T16:05:00Z" w16du:dateUtc="2026-07-12T22:05:00Z">
        <w:r w:rsidR="00775D22">
          <w:t xml:space="preserve"> </w:t>
        </w:r>
      </w:ins>
      <w:ins w:id="1052" w:author="Shelov, Elizabeth" w:date="2026-07-12T16:06:00Z" w16du:dateUtc="2026-07-12T22:06:00Z">
        <w:r w:rsidR="00775D22">
          <w:t>cremationis</w:t>
        </w:r>
      </w:ins>
      <w:ins w:id="1053" w:author="Shelov, Elizabeth" w:date="2026-07-12T16:07:00Z" w16du:dateUtc="2026-07-12T22:07:00Z">
        <w:r w:rsidR="00775D22">
          <w:t>t</w:t>
        </w:r>
      </w:ins>
      <w:ins w:id="1054" w:author="Shelov, Elizabeth" w:date="2026-07-12T16:05:00Z" w16du:dateUtc="2026-07-12T22:05:00Z">
        <w:r w:rsidR="00775D22" w:rsidRPr="00ED05FF">
          <w:t xml:space="preserve"> </w:t>
        </w:r>
      </w:ins>
      <w:ins w:id="1055" w:author="Shelov, Elizabeth" w:date="2026-07-12T16:07:00Z" w16du:dateUtc="2026-07-12T22:07:00Z">
        <w:r w:rsidR="00775D22">
          <w:t>cremate</w:t>
        </w:r>
      </w:ins>
      <w:ins w:id="1056" w:author="Shelov, Elizabeth" w:date="2026-07-13T13:32:00Z" w16du:dateUtc="2026-07-13T19:32:00Z">
        <w:r>
          <w:t>s</w:t>
        </w:r>
      </w:ins>
      <w:ins w:id="1057" w:author="Shelov, Elizabeth" w:date="2026-07-12T16:07:00Z" w16du:dateUtc="2026-07-12T22:07:00Z">
        <w:r w:rsidR="00775D22">
          <w:t>,</w:t>
        </w:r>
      </w:ins>
      <w:ins w:id="1058" w:author="Shelov, Elizabeth" w:date="2026-07-12T16:05:00Z" w16du:dateUtc="2026-07-12T22:05:00Z">
        <w:r w:rsidR="00775D22" w:rsidRPr="00ED05FF">
          <w:t xml:space="preserve"> or assist in </w:t>
        </w:r>
      </w:ins>
      <w:ins w:id="1059" w:author="Shelov, Elizabeth" w:date="2026-07-12T16:07:00Z" w16du:dateUtc="2026-07-12T22:07:00Z">
        <w:r w:rsidR="00775D22">
          <w:t xml:space="preserve">cremating, </w:t>
        </w:r>
      </w:ins>
      <w:ins w:id="1060" w:author="Shelov, Elizabeth" w:date="2026-07-13T13:32:00Z" w16du:dateUtc="2026-07-13T19:32:00Z">
        <w:r>
          <w:t>and throughout the first six (6) months as an associate cremationist, the supervising cremationist shall be present an</w:t>
        </w:r>
      </w:ins>
      <w:ins w:id="1061" w:author="Shelov, Elizabeth" w:date="2026-07-13T13:33:00Z" w16du:dateUtc="2026-07-13T19:33:00Z">
        <w:r>
          <w:t>d</w:t>
        </w:r>
      </w:ins>
      <w:ins w:id="1062" w:author="Shelov, Elizabeth" w:date="2026-07-13T13:32:00Z" w16du:dateUtc="2026-07-13T19:32:00Z">
        <w:r>
          <w:t xml:space="preserve"> provide di</w:t>
        </w:r>
      </w:ins>
      <w:ins w:id="1063" w:author="Shelov, Elizabeth" w:date="2026-07-12T16:05:00Z" w16du:dateUtc="2026-07-12T22:05:00Z">
        <w:r w:rsidR="00775D22" w:rsidRPr="00ED05FF">
          <w:t xml:space="preserve">rect supervision </w:t>
        </w:r>
      </w:ins>
      <w:ins w:id="1064" w:author="Shelov, Elizabeth" w:date="2026-07-13T13:33:00Z" w16du:dateUtc="2026-07-13T19:33:00Z">
        <w:r w:rsidR="000674D4">
          <w:t>of the associate</w:t>
        </w:r>
      </w:ins>
      <w:ins w:id="1065" w:author="Shelov, Elizabeth" w:date="2026-07-12T16:05:00Z" w16du:dateUtc="2026-07-12T22:05:00Z">
        <w:r w:rsidR="00775D22" w:rsidRPr="00ED05FF">
          <w:t xml:space="preserve"> </w:t>
        </w:r>
      </w:ins>
      <w:ins w:id="1066" w:author="Shelov, Elizabeth" w:date="2026-07-12T16:07:00Z" w16du:dateUtc="2026-07-12T22:07:00Z">
        <w:r w:rsidR="00775D22">
          <w:t>cremationist</w:t>
        </w:r>
      </w:ins>
      <w:ins w:id="1067" w:author="Shelov, Elizabeth" w:date="2026-07-13T13:33:00Z" w16du:dateUtc="2026-07-13T19:33:00Z">
        <w:r w:rsidR="000674D4">
          <w:t>’s cremations.</w:t>
        </w:r>
      </w:ins>
    </w:p>
    <w:p w14:paraId="5BA1EED1" w14:textId="3E6CA790" w:rsidR="000150F1" w:rsidRPr="00ED05FF" w:rsidRDefault="007E3B20">
      <w:pPr>
        <w:pStyle w:val="par3"/>
        <w:rPr>
          <w:ins w:id="1068" w:author="Shelov, Elizabeth" w:date="2026-07-12T16:05:00Z" w16du:dateUtc="2026-07-12T22:05:00Z"/>
        </w:rPr>
        <w:pPrChange w:id="1069" w:author="Shelov, Elizabeth" w:date="2026-07-13T14:56:00Z" w16du:dateUtc="2026-07-13T20:56:00Z">
          <w:pPr>
            <w:pStyle w:val="par3"/>
            <w:tabs>
              <w:tab w:val="clear" w:pos="2160"/>
            </w:tabs>
            <w:ind w:left="90" w:firstLine="0"/>
          </w:pPr>
        </w:pPrChange>
      </w:pPr>
      <w:ins w:id="1070" w:author="Shelov, Elizabeth" w:date="2026-07-13T13:49:00Z" w16du:dateUtc="2026-07-13T19:49:00Z">
        <w:r w:rsidRPr="007E3B20">
          <w:rPr>
            <w:rPrChange w:id="1071" w:author="Shelov, Elizabeth" w:date="2026-07-13T13:49:00Z" w16du:dateUtc="2026-07-13T19:49:00Z">
              <w:rPr>
                <w:b/>
                <w:bCs/>
                <w:i/>
                <w:iCs/>
                <w:color w:val="000000" w:themeColor="text1"/>
              </w:rPr>
            </w:rPrChange>
          </w:rPr>
          <w:t>a.</w:t>
        </w:r>
        <w:r>
          <w:rPr>
            <w:b/>
            <w:bCs/>
            <w:i/>
            <w:iCs/>
          </w:rPr>
          <w:tab/>
        </w:r>
      </w:ins>
      <w:ins w:id="1072" w:author="Shelov, Elizabeth" w:date="2026-07-13T13:27:00Z" w16du:dateUtc="2026-07-13T19:27:00Z">
        <w:r w:rsidR="000150F1" w:rsidRPr="00E21FDB">
          <w:t xml:space="preserve">After the </w:t>
        </w:r>
        <w:r w:rsidR="000150F1">
          <w:t xml:space="preserve">associate </w:t>
        </w:r>
      </w:ins>
      <w:ins w:id="1073" w:author="Shelov, Elizabeth" w:date="2026-07-13T13:30:00Z" w16du:dateUtc="2026-07-13T19:30:00Z">
        <w:r w:rsidR="000150F1">
          <w:t>cremationist</w:t>
        </w:r>
      </w:ins>
      <w:ins w:id="1074" w:author="Shelov, Elizabeth" w:date="2026-07-13T13:27:00Z" w16du:dateUtc="2026-07-13T19:27:00Z">
        <w:r w:rsidR="000150F1" w:rsidRPr="00E21FDB">
          <w:t xml:space="preserve"> has completed both </w:t>
        </w:r>
      </w:ins>
      <w:ins w:id="1075" w:author="Rascon Arana, Maria" w:date="2026-07-16T10:55:00Z" w16du:dateUtc="2026-07-16T16:55:00Z">
        <w:r w:rsidR="00AB52B8">
          <w:t>twenty</w:t>
        </w:r>
      </w:ins>
      <w:ins w:id="1076" w:author="Rascon Arana, Maria" w:date="2026-09-01T12:08:00Z" w16du:dateUtc="2026-09-01T18:08:00Z">
        <w:r w:rsidR="00704166">
          <w:t>-</w:t>
        </w:r>
      </w:ins>
      <w:ins w:id="1077" w:author="Rascon Arana, Maria" w:date="2026-07-16T10:55:00Z" w16du:dateUtc="2026-07-16T16:55:00Z">
        <w:r w:rsidR="00AB52B8">
          <w:t>five</w:t>
        </w:r>
      </w:ins>
      <w:ins w:id="1078" w:author="Shelov, Elizabeth" w:date="2026-07-13T13:27:00Z" w16du:dateUtc="2026-07-13T19:27:00Z">
        <w:r w:rsidR="000150F1" w:rsidRPr="00E21FDB">
          <w:t xml:space="preserve"> (</w:t>
        </w:r>
      </w:ins>
      <w:ins w:id="1079" w:author="Rascon Arana, Maria" w:date="2026-07-16T10:55:00Z" w16du:dateUtc="2026-07-16T16:55:00Z">
        <w:r w:rsidR="00AB52B8">
          <w:t>2</w:t>
        </w:r>
      </w:ins>
      <w:ins w:id="1080" w:author="Shelov, Elizabeth" w:date="2026-07-13T13:27:00Z" w16du:dateUtc="2026-07-13T19:27:00Z">
        <w:r w:rsidR="000150F1">
          <w:t>5</w:t>
        </w:r>
        <w:r w:rsidR="000150F1" w:rsidRPr="00E21FDB">
          <w:t>) cases and six (6) months</w:t>
        </w:r>
        <w:r w:rsidR="000150F1">
          <w:t xml:space="preserve"> as an associate </w:t>
        </w:r>
      </w:ins>
      <w:ins w:id="1081" w:author="Shelov, Elizabeth" w:date="2026-07-13T13:31:00Z" w16du:dateUtc="2026-07-13T19:31:00Z">
        <w:r w:rsidR="000150F1">
          <w:t>cremationist</w:t>
        </w:r>
      </w:ins>
      <w:ins w:id="1082" w:author="Shelov, Elizabeth" w:date="2026-07-13T13:27:00Z" w16du:dateUtc="2026-07-13T19:27:00Z">
        <w:r w:rsidR="000150F1" w:rsidRPr="00E21FDB">
          <w:t xml:space="preserve">, the </w:t>
        </w:r>
        <w:r w:rsidR="000150F1">
          <w:t>associate</w:t>
        </w:r>
      </w:ins>
      <w:ins w:id="1083" w:author="Shelov, Elizabeth" w:date="2026-07-13T13:31:00Z" w16du:dateUtc="2026-07-13T19:31:00Z">
        <w:r w:rsidR="000150F1" w:rsidRPr="000150F1">
          <w:t xml:space="preserve"> </w:t>
        </w:r>
        <w:r w:rsidR="000150F1">
          <w:t>cremationist</w:t>
        </w:r>
      </w:ins>
      <w:ins w:id="1084" w:author="Shelov, Elizabeth" w:date="2026-07-13T13:27:00Z" w16du:dateUtc="2026-07-13T19:27:00Z">
        <w:r w:rsidR="000150F1">
          <w:t xml:space="preserve"> </w:t>
        </w:r>
        <w:r w:rsidR="000150F1" w:rsidRPr="00E21FDB">
          <w:t xml:space="preserve">may perform </w:t>
        </w:r>
      </w:ins>
      <w:ins w:id="1085" w:author="Shelov, Elizabeth" w:date="2026-07-13T13:31:00Z" w16du:dateUtc="2026-07-13T19:31:00Z">
        <w:r w:rsidR="000150F1">
          <w:t xml:space="preserve">cremations </w:t>
        </w:r>
      </w:ins>
      <w:ins w:id="1086" w:author="Shelov, Elizabeth" w:date="2026-07-13T13:27:00Z" w16du:dateUtc="2026-07-13T19:27:00Z">
        <w:r w:rsidR="000150F1" w:rsidRPr="00E21FDB">
          <w:t>if the supervisor</w:t>
        </w:r>
        <w:r w:rsidR="000150F1">
          <w:t xml:space="preserve"> </w:t>
        </w:r>
        <w:r w:rsidR="000150F1" w:rsidRPr="00E21FDB">
          <w:t xml:space="preserve">or the supervisor's designee is available for consultation and </w:t>
        </w:r>
        <w:r w:rsidR="000150F1">
          <w:t xml:space="preserve">general </w:t>
        </w:r>
        <w:r w:rsidR="000150F1" w:rsidRPr="00E21FDB">
          <w:t>supervision</w:t>
        </w:r>
        <w:r w:rsidR="000150F1">
          <w:t>.</w:t>
        </w:r>
      </w:ins>
    </w:p>
    <w:p w14:paraId="482088FC" w14:textId="72FEE642" w:rsidR="00775D22" w:rsidRDefault="000674D4">
      <w:pPr>
        <w:pStyle w:val="par2"/>
        <w:rPr>
          <w:ins w:id="1087" w:author="Shelov, Elizabeth" w:date="2026-07-13T13:27:00Z" w16du:dateUtc="2026-07-13T19:27:00Z"/>
        </w:rPr>
        <w:pPrChange w:id="1088" w:author="Shelov, Elizabeth" w:date="2026-07-13T14:57:00Z" w16du:dateUtc="2026-07-13T20:57:00Z">
          <w:pPr>
            <w:pStyle w:val="par3"/>
            <w:tabs>
              <w:tab w:val="clear" w:pos="2160"/>
            </w:tabs>
            <w:ind w:left="90" w:firstLine="0"/>
          </w:pPr>
        </w:pPrChange>
      </w:pPr>
      <w:ins w:id="1089" w:author="Shelov, Elizabeth" w:date="2026-07-13T13:34:00Z" w16du:dateUtc="2026-07-13T19:34:00Z">
        <w:r w:rsidRPr="000674D4">
          <w:rPr>
            <w:rPrChange w:id="1090" w:author="Shelov, Elizabeth" w:date="2026-07-13T13:34:00Z" w16du:dateUtc="2026-07-13T19:34:00Z">
              <w:rPr>
                <w:b/>
                <w:bCs/>
                <w:i/>
                <w:iCs/>
                <w:color w:val="000000" w:themeColor="text1"/>
              </w:rPr>
            </w:rPrChange>
          </w:rPr>
          <w:t>1</w:t>
        </w:r>
      </w:ins>
      <w:ins w:id="1091" w:author="Shelov, Elizabeth" w:date="2026-07-22T08:56:00Z" w16du:dateUtc="2026-07-22T14:56:00Z">
        <w:r w:rsidR="00D51E25">
          <w:t>7</w:t>
        </w:r>
      </w:ins>
      <w:ins w:id="1092" w:author="Shelov, Elizabeth" w:date="2026-07-13T13:34:00Z" w16du:dateUtc="2026-07-13T19:34:00Z">
        <w:r w:rsidRPr="000674D4">
          <w:rPr>
            <w:rPrChange w:id="1093" w:author="Shelov, Elizabeth" w:date="2026-07-13T13:34:00Z" w16du:dateUtc="2026-07-13T19:34:00Z">
              <w:rPr>
                <w:b/>
                <w:bCs/>
                <w:i/>
                <w:iCs/>
                <w:color w:val="000000" w:themeColor="text1"/>
              </w:rPr>
            </w:rPrChange>
          </w:rPr>
          <w:t>.</w:t>
        </w:r>
        <w:r>
          <w:rPr>
            <w:b/>
            <w:bCs/>
            <w:i/>
            <w:iCs/>
          </w:rPr>
          <w:tab/>
        </w:r>
      </w:ins>
      <w:ins w:id="1094" w:author="Shelov, Elizabeth" w:date="2026-07-13T12:53:00Z" w16du:dateUtc="2026-07-13T18:53:00Z">
        <w:r w:rsidR="00262F3D" w:rsidRPr="00262F3D">
          <w:rPr>
            <w:b/>
            <w:bCs/>
            <w:i/>
            <w:iCs/>
            <w:rPrChange w:id="1095" w:author="Shelov, Elizabeth" w:date="2026-07-13T12:53:00Z" w16du:dateUtc="2026-07-13T18:53:00Z">
              <w:rPr>
                <w:color w:val="000000" w:themeColor="text1"/>
              </w:rPr>
            </w:rPrChange>
          </w:rPr>
          <w:t>Associate Natural Reductionist</w:t>
        </w:r>
      </w:ins>
      <w:ins w:id="1096" w:author="Shelov, Elizabeth" w:date="2026-07-13T12:54:00Z" w16du:dateUtc="2026-07-13T18:54:00Z">
        <w:r w:rsidR="00262F3D">
          <w:rPr>
            <w:b/>
            <w:bCs/>
            <w:i/>
            <w:iCs/>
          </w:rPr>
          <w:t>s</w:t>
        </w:r>
      </w:ins>
      <w:ins w:id="1097" w:author="Shelov, Elizabeth" w:date="2026-07-13T12:53:00Z" w16du:dateUtc="2026-07-13T18:53:00Z">
        <w:r w:rsidR="00262F3D" w:rsidRPr="00262F3D">
          <w:rPr>
            <w:b/>
            <w:bCs/>
            <w:i/>
            <w:iCs/>
            <w:rPrChange w:id="1098" w:author="Shelov, Elizabeth" w:date="2026-07-13T12:53:00Z" w16du:dateUtc="2026-07-13T18:53:00Z">
              <w:rPr>
                <w:color w:val="000000" w:themeColor="text1"/>
              </w:rPr>
            </w:rPrChange>
          </w:rPr>
          <w:t>:</w:t>
        </w:r>
        <w:r w:rsidR="00262F3D">
          <w:t xml:space="preserve"> </w:t>
        </w:r>
      </w:ins>
      <w:ins w:id="1099" w:author="Shelov, Elizabeth" w:date="2026-07-13T13:36:00Z" w16du:dateUtc="2026-07-13T19:36:00Z">
        <w:r w:rsidR="008A14CC">
          <w:t xml:space="preserve"> For the first </w:t>
        </w:r>
      </w:ins>
      <w:ins w:id="1100" w:author="Shelov, Elizabeth" w:date="2026-07-16T16:53:00Z" w16du:dateUtc="2026-07-16T22:53:00Z">
        <w:r w:rsidR="003517B9">
          <w:t>twenty</w:t>
        </w:r>
        <w:del w:id="1101" w:author="Rascon Arana, Maria" w:date="2026-09-01T12:08:00Z" w16du:dateUtc="2026-09-01T18:08:00Z">
          <w:r w:rsidR="003517B9" w:rsidDel="00704166">
            <w:delText xml:space="preserve"> </w:delText>
          </w:r>
        </w:del>
      </w:ins>
      <w:ins w:id="1102" w:author="Rascon Arana, Maria" w:date="2026-09-01T12:08:00Z" w16du:dateUtc="2026-09-01T18:08:00Z">
        <w:r w:rsidR="00704166">
          <w:t>-</w:t>
        </w:r>
      </w:ins>
      <w:ins w:id="1103" w:author="Shelov, Elizabeth" w:date="2026-07-16T16:53:00Z" w16du:dateUtc="2026-07-16T22:53:00Z">
        <w:r w:rsidR="003517B9">
          <w:t>five</w:t>
        </w:r>
      </w:ins>
      <w:ins w:id="1104" w:author="Shelov, Elizabeth" w:date="2026-07-13T13:36:00Z" w16du:dateUtc="2026-07-13T19:36:00Z">
        <w:r w:rsidR="008A14CC">
          <w:t xml:space="preserve"> (</w:t>
        </w:r>
      </w:ins>
      <w:ins w:id="1105" w:author="Shelov, Elizabeth" w:date="2026-07-16T16:53:00Z" w16du:dateUtc="2026-07-16T22:53:00Z">
        <w:r w:rsidR="003517B9">
          <w:t>25</w:t>
        </w:r>
      </w:ins>
      <w:ins w:id="1106" w:author="Shelov, Elizabeth" w:date="2026-07-13T13:36:00Z" w16du:dateUtc="2026-07-13T19:36:00Z">
        <w:r w:rsidR="008A14CC">
          <w:t>) cases a</w:t>
        </w:r>
      </w:ins>
      <w:ins w:id="1107" w:author="Shelov, Elizabeth" w:date="2026-07-12T16:05:00Z" w16du:dateUtc="2026-07-12T22:05:00Z">
        <w:r w:rsidR="00775D22">
          <w:t xml:space="preserve">n </w:t>
        </w:r>
      </w:ins>
      <w:ins w:id="1108" w:author="Shelov, Elizabeth" w:date="2026-07-13T12:41:00Z" w16du:dateUtc="2026-07-13T18:41:00Z">
        <w:r w:rsidR="00BF64AE">
          <w:t>associate</w:t>
        </w:r>
      </w:ins>
      <w:ins w:id="1109" w:author="Shelov, Elizabeth" w:date="2026-07-12T16:05:00Z" w16du:dateUtc="2026-07-12T22:05:00Z">
        <w:r w:rsidR="00775D22">
          <w:t xml:space="preserve"> </w:t>
        </w:r>
      </w:ins>
      <w:ins w:id="1110" w:author="Shelov, Elizabeth" w:date="2026-07-12T16:09:00Z" w16du:dateUtc="2026-07-12T22:09:00Z">
        <w:r w:rsidR="006B5E5D">
          <w:t xml:space="preserve">natural reductionist </w:t>
        </w:r>
      </w:ins>
      <w:ins w:id="1111" w:author="Shelov, Elizabeth" w:date="2026-07-13T13:37:00Z" w16du:dateUtc="2026-07-13T19:37:00Z">
        <w:r w:rsidR="008A14CC">
          <w:t>p</w:t>
        </w:r>
      </w:ins>
      <w:ins w:id="1112" w:author="Shelov, Elizabeth" w:date="2026-07-12T16:09:00Z" w16du:dateUtc="2026-07-12T22:09:00Z">
        <w:r w:rsidR="006B5E5D">
          <w:t>articipat</w:t>
        </w:r>
      </w:ins>
      <w:ins w:id="1113" w:author="Shelov, Elizabeth" w:date="2026-07-12T16:10:00Z" w16du:dateUtc="2026-07-12T22:10:00Z">
        <w:r w:rsidR="006B5E5D">
          <w:t>e</w:t>
        </w:r>
      </w:ins>
      <w:ins w:id="1114" w:author="Shelov, Elizabeth" w:date="2026-07-13T13:37:00Z" w16du:dateUtc="2026-07-13T19:37:00Z">
        <w:r w:rsidR="008A14CC">
          <w:t>s</w:t>
        </w:r>
      </w:ins>
      <w:ins w:id="1115" w:author="Shelov, Elizabeth" w:date="2026-07-12T16:10:00Z" w16du:dateUtc="2026-07-12T22:10:00Z">
        <w:r w:rsidR="006B5E5D">
          <w:t xml:space="preserve"> in</w:t>
        </w:r>
      </w:ins>
      <w:ins w:id="1116" w:author="Shelov, Elizabeth" w:date="2026-07-13T13:37:00Z" w16du:dateUtc="2026-07-13T19:37:00Z">
        <w:r w:rsidR="008A14CC">
          <w:t>,</w:t>
        </w:r>
      </w:ins>
      <w:ins w:id="1117" w:author="Shelov, Elizabeth" w:date="2026-07-17T15:06:00Z" w16du:dateUtc="2026-07-17T21:06:00Z">
        <w:r w:rsidR="001A7720">
          <w:t xml:space="preserve"> and throughout the first six (6) months as an associate natural reductionist,</w:t>
        </w:r>
      </w:ins>
      <w:ins w:id="1118" w:author="Shelov, Elizabeth" w:date="2026-07-13T13:37:00Z" w16du:dateUtc="2026-07-13T19:37:00Z">
        <w:r w:rsidR="008A14CC">
          <w:t xml:space="preserve"> the supervising natural reductionist shall be present and provide</w:t>
        </w:r>
      </w:ins>
      <w:ins w:id="1119" w:author="Shelov, Elizabeth" w:date="2026-07-12T16:05:00Z" w16du:dateUtc="2026-07-12T22:05:00Z">
        <w:r w:rsidR="00775D22" w:rsidRPr="00ED05FF">
          <w:t xml:space="preserve"> direct supervision </w:t>
        </w:r>
      </w:ins>
      <w:ins w:id="1120" w:author="Shelov, Elizabeth" w:date="2026-07-13T13:37:00Z" w16du:dateUtc="2026-07-13T19:37:00Z">
        <w:r w:rsidR="008A14CC">
          <w:t xml:space="preserve">of the associate </w:t>
        </w:r>
      </w:ins>
      <w:ins w:id="1121" w:author="Shelov, Elizabeth" w:date="2026-07-12T16:10:00Z" w16du:dateUtc="2026-07-12T22:10:00Z">
        <w:r w:rsidR="006B5E5D">
          <w:t>natural reductionist</w:t>
        </w:r>
      </w:ins>
      <w:ins w:id="1122" w:author="Shelov, Elizabeth" w:date="2026-07-12T16:05:00Z" w16du:dateUtc="2026-07-12T22:05:00Z">
        <w:r w:rsidR="00775D22" w:rsidRPr="00ED05FF">
          <w:t>.</w:t>
        </w:r>
      </w:ins>
    </w:p>
    <w:p w14:paraId="1BB4436B" w14:textId="0EC59590" w:rsidR="000150F1" w:rsidRPr="00ED05FF" w:rsidRDefault="00BC5F47">
      <w:pPr>
        <w:pStyle w:val="par3"/>
        <w:rPr>
          <w:ins w:id="1123" w:author="Shelov, Elizabeth" w:date="2026-07-12T16:05:00Z" w16du:dateUtc="2026-07-12T22:05:00Z"/>
        </w:rPr>
        <w:pPrChange w:id="1124" w:author="Shelov, Elizabeth" w:date="2026-07-13T14:57:00Z" w16du:dateUtc="2026-07-13T20:57:00Z">
          <w:pPr>
            <w:pStyle w:val="par3"/>
            <w:tabs>
              <w:tab w:val="clear" w:pos="2160"/>
            </w:tabs>
            <w:ind w:left="90" w:firstLine="0"/>
          </w:pPr>
        </w:pPrChange>
      </w:pPr>
      <w:ins w:id="1125" w:author="Shelov, Elizabeth" w:date="2026-07-13T14:57:00Z" w16du:dateUtc="2026-07-13T20:57:00Z">
        <w:r w:rsidRPr="00BC5F47">
          <w:rPr>
            <w:rPrChange w:id="1126" w:author="Shelov, Elizabeth" w:date="2026-07-13T14:57:00Z" w16du:dateUtc="2026-07-13T20:57:00Z">
              <w:rPr>
                <w:b/>
                <w:bCs/>
                <w:i/>
                <w:iCs/>
                <w:color w:val="000000" w:themeColor="text1"/>
              </w:rPr>
            </w:rPrChange>
          </w:rPr>
          <w:t>a.</w:t>
        </w:r>
        <w:r>
          <w:rPr>
            <w:b/>
            <w:bCs/>
            <w:i/>
            <w:iCs/>
          </w:rPr>
          <w:tab/>
        </w:r>
      </w:ins>
      <w:ins w:id="1127" w:author="Shelov, Elizabeth" w:date="2026-07-13T13:27:00Z" w16du:dateUtc="2026-07-13T19:27:00Z">
        <w:r w:rsidR="000150F1" w:rsidRPr="00E21FDB">
          <w:t xml:space="preserve">After the </w:t>
        </w:r>
        <w:r w:rsidR="000150F1">
          <w:t xml:space="preserve">associate </w:t>
        </w:r>
      </w:ins>
      <w:ins w:id="1128" w:author="Shelov, Elizabeth" w:date="2026-07-13T13:39:00Z" w16du:dateUtc="2026-07-13T19:39:00Z">
        <w:r w:rsidR="008A14CC">
          <w:t xml:space="preserve">natural reductionist </w:t>
        </w:r>
      </w:ins>
      <w:ins w:id="1129" w:author="Shelov, Elizabeth" w:date="2026-07-13T13:27:00Z" w16du:dateUtc="2026-07-13T19:27:00Z">
        <w:r w:rsidR="000150F1" w:rsidRPr="00E21FDB">
          <w:t xml:space="preserve">has completed both </w:t>
        </w:r>
      </w:ins>
      <w:ins w:id="1130" w:author="Shelov, Elizabeth" w:date="2026-07-16T16:53:00Z" w16du:dateUtc="2026-07-16T22:53:00Z">
        <w:r w:rsidR="003517B9">
          <w:t>twenty</w:t>
        </w:r>
      </w:ins>
      <w:ins w:id="1131" w:author="Rascon Arana, Maria" w:date="2026-09-02T08:58:00Z" w16du:dateUtc="2026-09-02T14:58:00Z">
        <w:r w:rsidR="005125F7">
          <w:t>-</w:t>
        </w:r>
      </w:ins>
      <w:ins w:id="1132" w:author="Shelov, Elizabeth" w:date="2026-07-16T16:53:00Z" w16du:dateUtc="2026-07-16T22:53:00Z">
        <w:r w:rsidR="003517B9">
          <w:t>five (25</w:t>
        </w:r>
      </w:ins>
      <w:ins w:id="1133" w:author="Shelov, Elizabeth" w:date="2026-07-13T13:27:00Z" w16du:dateUtc="2026-07-13T19:27:00Z">
        <w:r w:rsidR="000150F1" w:rsidRPr="00E21FDB">
          <w:t>) cases and six (6) months</w:t>
        </w:r>
        <w:r w:rsidR="000150F1">
          <w:t xml:space="preserve"> as an associate </w:t>
        </w:r>
      </w:ins>
      <w:ins w:id="1134" w:author="Shelov, Elizabeth" w:date="2026-07-13T13:39:00Z" w16du:dateUtc="2026-07-13T19:39:00Z">
        <w:r w:rsidR="008A14CC">
          <w:t>natural reductionist</w:t>
        </w:r>
      </w:ins>
      <w:ins w:id="1135" w:author="Shelov, Elizabeth" w:date="2026-07-13T13:27:00Z" w16du:dateUtc="2026-07-13T19:27:00Z">
        <w:r w:rsidR="000150F1" w:rsidRPr="00E21FDB">
          <w:t xml:space="preserve">, the </w:t>
        </w:r>
        <w:r w:rsidR="000150F1">
          <w:t xml:space="preserve">associate </w:t>
        </w:r>
      </w:ins>
      <w:ins w:id="1136" w:author="Shelov, Elizabeth" w:date="2026-07-13T13:39:00Z" w16du:dateUtc="2026-07-13T19:39:00Z">
        <w:r w:rsidR="008A14CC">
          <w:t xml:space="preserve">natural reductionist </w:t>
        </w:r>
      </w:ins>
      <w:ins w:id="1137" w:author="Shelov, Elizabeth" w:date="2026-07-13T13:27:00Z" w16du:dateUtc="2026-07-13T19:27:00Z">
        <w:r w:rsidR="000150F1" w:rsidRPr="00E21FDB">
          <w:t xml:space="preserve">may perform </w:t>
        </w:r>
      </w:ins>
      <w:ins w:id="1138" w:author="Shelov, Elizabeth" w:date="2026-07-13T13:39:00Z" w16du:dateUtc="2026-07-13T19:39:00Z">
        <w:r w:rsidR="008A14CC">
          <w:t xml:space="preserve">natural reductionist </w:t>
        </w:r>
      </w:ins>
      <w:ins w:id="1139" w:author="Shelov, Elizabeth" w:date="2026-07-13T13:27:00Z" w16du:dateUtc="2026-07-13T19:27:00Z">
        <w:r w:rsidR="000150F1" w:rsidRPr="00E21FDB">
          <w:t>services if the supervisor</w:t>
        </w:r>
        <w:r w:rsidR="000150F1">
          <w:t xml:space="preserve"> </w:t>
        </w:r>
        <w:r w:rsidR="000150F1" w:rsidRPr="00E21FDB">
          <w:t xml:space="preserve">or the supervisor's designee is available for consultation and </w:t>
        </w:r>
        <w:r w:rsidR="000150F1">
          <w:t xml:space="preserve">general </w:t>
        </w:r>
        <w:r w:rsidR="000150F1" w:rsidRPr="00E21FDB">
          <w:t>supervision</w:t>
        </w:r>
        <w:r w:rsidR="000150F1">
          <w:t>.</w:t>
        </w:r>
      </w:ins>
    </w:p>
    <w:p w14:paraId="6D2089D7" w14:textId="7A6B78D8" w:rsidR="00775D22" w:rsidRPr="00ED05FF" w:rsidRDefault="000674D4">
      <w:pPr>
        <w:pStyle w:val="par2"/>
        <w:rPr>
          <w:ins w:id="1140" w:author="Shelov, Elizabeth" w:date="2026-07-12T16:05:00Z" w16du:dateUtc="2026-07-12T22:05:00Z"/>
        </w:rPr>
        <w:pPrChange w:id="1141" w:author="Shelov, Elizabeth" w:date="2026-07-13T14:58:00Z" w16du:dateUtc="2026-07-13T20:58:00Z">
          <w:pPr>
            <w:pStyle w:val="par3"/>
            <w:tabs>
              <w:tab w:val="clear" w:pos="2160"/>
            </w:tabs>
            <w:ind w:left="90" w:firstLine="0"/>
          </w:pPr>
        </w:pPrChange>
      </w:pPr>
      <w:ins w:id="1142" w:author="Shelov, Elizabeth" w:date="2026-07-13T13:34:00Z" w16du:dateUtc="2026-07-13T19:34:00Z">
        <w:r w:rsidRPr="000674D4">
          <w:rPr>
            <w:rPrChange w:id="1143" w:author="Shelov, Elizabeth" w:date="2026-07-13T13:34:00Z" w16du:dateUtc="2026-07-13T19:34:00Z">
              <w:rPr>
                <w:b/>
                <w:bCs/>
                <w:i/>
                <w:iCs/>
                <w:color w:val="000000" w:themeColor="text1"/>
              </w:rPr>
            </w:rPrChange>
          </w:rPr>
          <w:t>1</w:t>
        </w:r>
      </w:ins>
      <w:ins w:id="1144" w:author="Shelov, Elizabeth" w:date="2026-07-22T08:56:00Z" w16du:dateUtc="2026-07-22T14:56:00Z">
        <w:r w:rsidR="00D51E25">
          <w:t>8</w:t>
        </w:r>
      </w:ins>
      <w:ins w:id="1145" w:author="Shelov, Elizabeth" w:date="2026-07-13T13:34:00Z" w16du:dateUtc="2026-07-13T19:34:00Z">
        <w:r w:rsidRPr="000674D4">
          <w:rPr>
            <w:rPrChange w:id="1146" w:author="Shelov, Elizabeth" w:date="2026-07-13T13:34:00Z" w16du:dateUtc="2026-07-13T19:34:00Z">
              <w:rPr>
                <w:b/>
                <w:bCs/>
                <w:i/>
                <w:iCs/>
                <w:color w:val="000000" w:themeColor="text1"/>
              </w:rPr>
            </w:rPrChange>
          </w:rPr>
          <w:t>.</w:t>
        </w:r>
        <w:r>
          <w:rPr>
            <w:b/>
            <w:bCs/>
            <w:i/>
            <w:iCs/>
          </w:rPr>
          <w:tab/>
        </w:r>
      </w:ins>
      <w:ins w:id="1147" w:author="Shelov, Elizabeth" w:date="2026-07-13T12:53:00Z" w16du:dateUtc="2026-07-13T18:53:00Z">
        <w:r w:rsidR="00262F3D" w:rsidRPr="00262F3D">
          <w:rPr>
            <w:b/>
            <w:bCs/>
            <w:i/>
            <w:iCs/>
            <w:rPrChange w:id="1148" w:author="Shelov, Elizabeth" w:date="2026-07-13T12:54:00Z" w16du:dateUtc="2026-07-13T18:54:00Z">
              <w:rPr>
                <w:color w:val="000000" w:themeColor="text1"/>
              </w:rPr>
            </w:rPrChange>
          </w:rPr>
          <w:t>Associate Mortuary Science Pr</w:t>
        </w:r>
      </w:ins>
      <w:ins w:id="1149" w:author="Shelov, Elizabeth" w:date="2026-07-13T12:54:00Z" w16du:dateUtc="2026-07-13T18:54:00Z">
        <w:r w:rsidR="00262F3D" w:rsidRPr="00262F3D">
          <w:rPr>
            <w:b/>
            <w:bCs/>
            <w:i/>
            <w:iCs/>
            <w:rPrChange w:id="1150" w:author="Shelov, Elizabeth" w:date="2026-07-13T12:54:00Z" w16du:dateUtc="2026-07-13T18:54:00Z">
              <w:rPr>
                <w:color w:val="000000" w:themeColor="text1"/>
              </w:rPr>
            </w:rPrChange>
          </w:rPr>
          <w:t>actitioners:</w:t>
        </w:r>
      </w:ins>
      <w:ins w:id="1151" w:author="Shelov, Elizabeth" w:date="2026-07-13T13:40:00Z" w16du:dateUtc="2026-07-13T19:40:00Z">
        <w:r w:rsidR="008A14CC" w:rsidRPr="008A14CC">
          <w:t xml:space="preserve"> </w:t>
        </w:r>
        <w:r w:rsidR="008A14CC">
          <w:t xml:space="preserve">For the first </w:t>
        </w:r>
      </w:ins>
      <w:ins w:id="1152" w:author="Shelov, Elizabeth" w:date="2026-07-16T16:53:00Z" w16du:dateUtc="2026-07-16T22:53:00Z">
        <w:r w:rsidR="003517B9">
          <w:t>twenty</w:t>
        </w:r>
      </w:ins>
      <w:ins w:id="1153" w:author="Rascon Arana, Maria" w:date="2026-09-01T12:09:00Z" w16du:dateUtc="2026-09-01T18:09:00Z">
        <w:r w:rsidR="00704166">
          <w:t>-</w:t>
        </w:r>
      </w:ins>
      <w:ins w:id="1154" w:author="Shelov, Elizabeth" w:date="2026-07-16T16:54:00Z" w16du:dateUtc="2026-07-16T22:54:00Z">
        <w:r w:rsidR="003517B9">
          <w:t>five</w:t>
        </w:r>
      </w:ins>
      <w:ins w:id="1155" w:author="Shelov, Elizabeth" w:date="2026-07-13T13:40:00Z" w16du:dateUtc="2026-07-13T19:40:00Z">
        <w:r w:rsidR="008A14CC">
          <w:t xml:space="preserve"> (</w:t>
        </w:r>
      </w:ins>
      <w:ins w:id="1156" w:author="Shelov, Elizabeth" w:date="2026-07-16T16:54:00Z" w16du:dateUtc="2026-07-16T22:54:00Z">
        <w:r w:rsidR="003517B9">
          <w:t>25</w:t>
        </w:r>
      </w:ins>
      <w:ins w:id="1157" w:author="Shelov, Elizabeth" w:date="2026-07-13T13:40:00Z" w16du:dateUtc="2026-07-13T19:40:00Z">
        <w:r w:rsidR="008A14CC">
          <w:t>) cases an associate</w:t>
        </w:r>
      </w:ins>
      <w:ins w:id="1158" w:author="Shelov, Elizabeth" w:date="2026-07-13T12:54:00Z" w16du:dateUtc="2026-07-13T18:54:00Z">
        <w:r w:rsidR="00262F3D" w:rsidRPr="00262F3D">
          <w:t xml:space="preserve"> </w:t>
        </w:r>
      </w:ins>
      <w:ins w:id="1159" w:author="Shelov, Elizabeth" w:date="2026-07-12T16:11:00Z" w16du:dateUtc="2026-07-12T22:11:00Z">
        <w:r w:rsidR="006B5E5D">
          <w:t>mortuary science practitioner</w:t>
        </w:r>
      </w:ins>
      <w:ins w:id="1160" w:author="Shelov, Elizabeth" w:date="2026-07-12T16:05:00Z" w16du:dateUtc="2026-07-12T22:05:00Z">
        <w:r w:rsidR="00775D22" w:rsidRPr="00ED05FF">
          <w:t xml:space="preserve"> embalm</w:t>
        </w:r>
      </w:ins>
      <w:ins w:id="1161" w:author="Shelov, Elizabeth" w:date="2026-07-13T13:43:00Z" w16du:dateUtc="2026-07-13T19:43:00Z">
        <w:r w:rsidR="008A14CC">
          <w:t>s</w:t>
        </w:r>
      </w:ins>
      <w:ins w:id="1162" w:author="Shelov, Elizabeth" w:date="2026-07-12T16:14:00Z" w16du:dateUtc="2026-07-12T22:14:00Z">
        <w:r w:rsidR="0071520D">
          <w:t>, cremate</w:t>
        </w:r>
      </w:ins>
      <w:ins w:id="1163" w:author="Shelov, Elizabeth" w:date="2026-07-13T13:43:00Z" w16du:dateUtc="2026-07-13T19:43:00Z">
        <w:r w:rsidR="008A14CC">
          <w:t>s</w:t>
        </w:r>
      </w:ins>
      <w:ins w:id="1164" w:author="Shelov, Elizabeth" w:date="2026-07-12T16:14:00Z" w16du:dateUtc="2026-07-12T22:14:00Z">
        <w:r w:rsidR="0071520D">
          <w:t xml:space="preserve">, make arrangements for funeral services, </w:t>
        </w:r>
      </w:ins>
      <w:ins w:id="1165" w:author="Shelov, Elizabeth" w:date="2026-07-12T16:15:00Z" w16du:dateUtc="2026-07-12T22:15:00Z">
        <w:r w:rsidR="0071520D">
          <w:t>or participate</w:t>
        </w:r>
      </w:ins>
      <w:ins w:id="1166" w:author="Shelov, Elizabeth" w:date="2026-07-13T13:43:00Z" w16du:dateUtc="2026-07-13T19:43:00Z">
        <w:r w:rsidR="008B3585">
          <w:t>s</w:t>
        </w:r>
      </w:ins>
      <w:ins w:id="1167" w:author="Shelov, Elizabeth" w:date="2026-07-12T16:15:00Z" w16du:dateUtc="2026-07-12T22:15:00Z">
        <w:r w:rsidR="0071520D">
          <w:t xml:space="preserve"> in natural reduction</w:t>
        </w:r>
      </w:ins>
      <w:ins w:id="1168" w:author="Shelov, Elizabeth" w:date="2026-07-13T13:41:00Z" w16du:dateUtc="2026-07-13T19:41:00Z">
        <w:r w:rsidR="008A14CC">
          <w:t>,</w:t>
        </w:r>
      </w:ins>
      <w:ins w:id="1169" w:author="Shelov, Elizabeth" w:date="2026-07-17T15:06:00Z" w16du:dateUtc="2026-07-17T21:06:00Z">
        <w:r w:rsidR="001A7720">
          <w:t xml:space="preserve"> and throughout the first six (6) months as an associate mortuary science practitioner,</w:t>
        </w:r>
      </w:ins>
      <w:ins w:id="1170" w:author="Shelov, Elizabeth" w:date="2026-07-13T13:41:00Z" w16du:dateUtc="2026-07-13T19:41:00Z">
        <w:r w:rsidR="008A14CC">
          <w:t xml:space="preserve"> the supervising mortuary science practitioner shall be present and provide</w:t>
        </w:r>
      </w:ins>
      <w:ins w:id="1171" w:author="Shelov, Elizabeth" w:date="2026-07-12T16:15:00Z" w16du:dateUtc="2026-07-12T22:15:00Z">
        <w:r w:rsidR="0071520D">
          <w:t xml:space="preserve"> </w:t>
        </w:r>
      </w:ins>
      <w:ins w:id="1172" w:author="Shelov, Elizabeth" w:date="2026-07-12T16:05:00Z" w16du:dateUtc="2026-07-12T22:05:00Z">
        <w:r w:rsidR="00775D22" w:rsidRPr="00ED05FF">
          <w:t xml:space="preserve">direct supervision </w:t>
        </w:r>
      </w:ins>
      <w:ins w:id="1173" w:author="Shelov, Elizabeth" w:date="2026-07-13T13:41:00Z" w16du:dateUtc="2026-07-13T19:41:00Z">
        <w:r w:rsidR="008A14CC">
          <w:t xml:space="preserve">of the associate </w:t>
        </w:r>
      </w:ins>
      <w:ins w:id="1174" w:author="Shelov, Elizabeth" w:date="2026-07-12T16:15:00Z" w16du:dateUtc="2026-07-12T22:15:00Z">
        <w:r w:rsidR="0071520D">
          <w:t>mortuary science practitioner</w:t>
        </w:r>
      </w:ins>
      <w:ins w:id="1175" w:author="Shelov, Elizabeth" w:date="2026-07-12T16:05:00Z" w16du:dateUtc="2026-07-12T22:05:00Z">
        <w:r w:rsidR="00775D22" w:rsidRPr="00ED05FF">
          <w:t>.</w:t>
        </w:r>
      </w:ins>
    </w:p>
    <w:p w14:paraId="74DD0482" w14:textId="4BC6E0BC" w:rsidR="00CD53D5" w:rsidRDefault="00BC5F47">
      <w:pPr>
        <w:pStyle w:val="par3"/>
        <w:rPr>
          <w:ins w:id="1176" w:author="Shelov, Elizabeth" w:date="2026-07-13T11:58:00Z" w16du:dateUtc="2026-07-13T17:58:00Z"/>
        </w:rPr>
        <w:pPrChange w:id="1177" w:author="Shelov, Elizabeth" w:date="2026-07-13T14:59:00Z" w16du:dateUtc="2026-07-13T20:59:00Z">
          <w:pPr>
            <w:pStyle w:val="par3"/>
            <w:tabs>
              <w:tab w:val="clear" w:pos="1440"/>
              <w:tab w:val="clear" w:pos="2160"/>
            </w:tabs>
            <w:ind w:left="180" w:firstLine="0"/>
          </w:pPr>
        </w:pPrChange>
      </w:pPr>
      <w:commentRangeStart w:id="1178"/>
      <w:ins w:id="1179" w:author="Shelov, Elizabeth" w:date="2026-07-13T14:58:00Z" w16du:dateUtc="2026-07-13T20:58:00Z">
        <w:r>
          <w:lastRenderedPageBreak/>
          <w:t>a.</w:t>
        </w:r>
      </w:ins>
      <w:commentRangeEnd w:id="1178"/>
      <w:r w:rsidR="0054237A">
        <w:rPr>
          <w:rStyle w:val="CommentReference"/>
          <w:sz w:val="20"/>
          <w:szCs w:val="24"/>
        </w:rPr>
        <w:commentReference w:id="1178"/>
      </w:r>
      <w:ins w:id="1180" w:author="Shelov, Elizabeth" w:date="2026-07-13T14:58:00Z" w16du:dateUtc="2026-07-13T20:58:00Z">
        <w:r>
          <w:tab/>
        </w:r>
      </w:ins>
      <w:ins w:id="1181" w:author="Shelov, Elizabeth" w:date="2026-07-13T13:27:00Z" w16du:dateUtc="2026-07-13T19:27:00Z">
        <w:r w:rsidR="000150F1" w:rsidRPr="00E21FDB">
          <w:t xml:space="preserve">After the </w:t>
        </w:r>
        <w:r w:rsidR="000150F1">
          <w:t xml:space="preserve">associate </w:t>
        </w:r>
      </w:ins>
      <w:ins w:id="1182" w:author="Shelov, Elizabeth" w:date="2026-07-13T13:42:00Z" w16du:dateUtc="2026-07-13T19:42:00Z">
        <w:r w:rsidR="008A14CC">
          <w:t>mortuary science practitioner</w:t>
        </w:r>
      </w:ins>
      <w:ins w:id="1183" w:author="Shelov, Elizabeth" w:date="2026-07-13T13:27:00Z" w16du:dateUtc="2026-07-13T19:27:00Z">
        <w:r w:rsidR="000150F1" w:rsidRPr="00E21FDB">
          <w:t xml:space="preserve"> has completed both </w:t>
        </w:r>
      </w:ins>
      <w:ins w:id="1184" w:author="Shelov, Elizabeth" w:date="2026-07-16T16:54:00Z" w16du:dateUtc="2026-07-16T22:54:00Z">
        <w:r w:rsidR="003517B9">
          <w:t>twenty</w:t>
        </w:r>
      </w:ins>
      <w:ins w:id="1185" w:author="Rascon Arana, Maria" w:date="2026-09-01T12:09:00Z" w16du:dateUtc="2026-09-01T18:09:00Z">
        <w:r w:rsidR="00704166">
          <w:t>-</w:t>
        </w:r>
      </w:ins>
      <w:ins w:id="1186" w:author="Shelov, Elizabeth" w:date="2026-07-16T16:54:00Z" w16du:dateUtc="2026-07-16T22:54:00Z">
        <w:r w:rsidR="003517B9">
          <w:t>five</w:t>
        </w:r>
      </w:ins>
      <w:ins w:id="1187" w:author="Shelov, Elizabeth" w:date="2026-07-13T13:27:00Z" w16du:dateUtc="2026-07-13T19:27:00Z">
        <w:r w:rsidR="000150F1" w:rsidRPr="00E21FDB">
          <w:t xml:space="preserve"> (</w:t>
        </w:r>
      </w:ins>
      <w:ins w:id="1188" w:author="Shelov, Elizabeth" w:date="2026-07-16T16:54:00Z" w16du:dateUtc="2026-07-16T22:54:00Z">
        <w:r w:rsidR="003517B9">
          <w:t>25</w:t>
        </w:r>
      </w:ins>
      <w:ins w:id="1189" w:author="Shelov, Elizabeth" w:date="2026-07-13T13:27:00Z" w16du:dateUtc="2026-07-13T19:27:00Z">
        <w:r w:rsidR="000150F1" w:rsidRPr="00E21FDB">
          <w:t>) cases</w:t>
        </w:r>
      </w:ins>
      <w:ins w:id="1190" w:author="Rascon Arana, Maria" w:date="2026-09-14T08:57:00Z" w16du:dateUtc="2026-09-14T14:57:00Z">
        <w:r w:rsidR="00217277">
          <w:t xml:space="preserve"> in each category</w:t>
        </w:r>
      </w:ins>
      <w:ins w:id="1191" w:author="Shelov, Elizabeth" w:date="2026-07-13T13:27:00Z" w16du:dateUtc="2026-07-13T19:27:00Z">
        <w:r w:rsidR="000150F1" w:rsidRPr="00E21FDB">
          <w:t xml:space="preserve"> and six (6) months</w:t>
        </w:r>
        <w:r w:rsidR="000150F1">
          <w:t xml:space="preserve"> as an associate </w:t>
        </w:r>
      </w:ins>
      <w:ins w:id="1192" w:author="Shelov, Elizabeth" w:date="2026-07-13T13:42:00Z" w16du:dateUtc="2026-07-13T19:42:00Z">
        <w:r w:rsidR="008A14CC">
          <w:t>mortuary science practitioner</w:t>
        </w:r>
      </w:ins>
      <w:ins w:id="1193" w:author="Shelov, Elizabeth" w:date="2026-07-13T13:27:00Z" w16du:dateUtc="2026-07-13T19:27:00Z">
        <w:r w:rsidR="000150F1" w:rsidRPr="00E21FDB">
          <w:t xml:space="preserve">, the </w:t>
        </w:r>
        <w:r w:rsidR="000150F1">
          <w:t xml:space="preserve">associate </w:t>
        </w:r>
      </w:ins>
      <w:ins w:id="1194" w:author="Shelov, Elizabeth" w:date="2026-07-13T13:42:00Z" w16du:dateUtc="2026-07-13T19:42:00Z">
        <w:r w:rsidR="008A14CC">
          <w:t>mortuary science practitioner</w:t>
        </w:r>
        <w:r w:rsidR="008A14CC" w:rsidRPr="00E21FDB">
          <w:t xml:space="preserve"> </w:t>
        </w:r>
      </w:ins>
      <w:ins w:id="1195" w:author="Shelov, Elizabeth" w:date="2026-07-13T13:27:00Z" w16du:dateUtc="2026-07-13T19:27:00Z">
        <w:r w:rsidR="000150F1" w:rsidRPr="00E21FDB">
          <w:t xml:space="preserve">may perform </w:t>
        </w:r>
        <w:r w:rsidR="000150F1">
          <w:t xml:space="preserve">funeral </w:t>
        </w:r>
      </w:ins>
      <w:ins w:id="1196" w:author="Shelov, Elizabeth" w:date="2026-07-13T15:00:00Z" w16du:dateUtc="2026-07-13T21:00:00Z">
        <w:r w:rsidR="00EA4989">
          <w:t>services</w:t>
        </w:r>
      </w:ins>
      <w:ins w:id="1197" w:author="Rascon Arana, Maria" w:date="2026-09-14T08:58:00Z" w16du:dateUtc="2026-09-14T14:58:00Z">
        <w:r w:rsidR="00217277">
          <w:t>, embalming,</w:t>
        </w:r>
      </w:ins>
      <w:ins w:id="1198" w:author="Shelov, Elizabeth" w:date="2026-07-13T13:44:00Z" w16du:dateUtc="2026-07-13T19:44:00Z">
        <w:r w:rsidR="008B3585">
          <w:t xml:space="preserve"> cremation</w:t>
        </w:r>
      </w:ins>
      <w:ins w:id="1199" w:author="Shelov, Elizabeth" w:date="2026-07-13T15:00:00Z" w16du:dateUtc="2026-07-13T21:00:00Z">
        <w:r w:rsidR="00EA4989">
          <w:t>s</w:t>
        </w:r>
      </w:ins>
      <w:ins w:id="1200" w:author="Rascon Arana, Maria" w:date="2026-09-14T08:58:00Z" w16du:dateUtc="2026-09-14T14:58:00Z">
        <w:r w:rsidR="00217277">
          <w:t xml:space="preserve"> or natural reduction</w:t>
        </w:r>
      </w:ins>
      <w:ins w:id="1201" w:author="Shelov, Elizabeth" w:date="2026-07-13T15:00:00Z" w16du:dateUtc="2026-07-13T21:00:00Z">
        <w:r w:rsidR="00EA4989">
          <w:t xml:space="preserve"> </w:t>
        </w:r>
      </w:ins>
      <w:ins w:id="1202" w:author="Shelov, Elizabeth" w:date="2026-07-13T13:27:00Z" w16du:dateUtc="2026-07-13T19:27:00Z">
        <w:r w:rsidR="000150F1" w:rsidRPr="00E21FDB">
          <w:t>if the supervisor</w:t>
        </w:r>
        <w:r w:rsidR="000150F1">
          <w:t xml:space="preserve"> </w:t>
        </w:r>
        <w:r w:rsidR="000150F1" w:rsidRPr="00E21FDB">
          <w:t xml:space="preserve">or the supervisor's designee is available for consultation and </w:t>
        </w:r>
        <w:r w:rsidR="000150F1">
          <w:t xml:space="preserve">general </w:t>
        </w:r>
        <w:r w:rsidR="000150F1" w:rsidRPr="00E21FDB">
          <w:t>supervision</w:t>
        </w:r>
        <w:r w:rsidR="000150F1">
          <w:t>.</w:t>
        </w:r>
      </w:ins>
    </w:p>
    <w:p w14:paraId="1D0098C8" w14:textId="16E567AE" w:rsidR="00383C41" w:rsidRPr="00383C41" w:rsidRDefault="00BC5F47">
      <w:pPr>
        <w:pStyle w:val="par2"/>
        <w:rPr>
          <w:ins w:id="1203" w:author="Shelov, Elizabeth" w:date="2026-07-07T15:53:00Z"/>
        </w:rPr>
        <w:pPrChange w:id="1204" w:author="Shelov, Elizabeth" w:date="2026-07-13T15:00:00Z" w16du:dateUtc="2026-07-13T21:00:00Z">
          <w:pPr>
            <w:pStyle w:val="par3"/>
            <w:ind w:hanging="1980"/>
          </w:pPr>
        </w:pPrChange>
      </w:pPr>
      <w:ins w:id="1205" w:author="Shelov, Elizabeth" w:date="2026-07-13T14:57:00Z" w16du:dateUtc="2026-07-13T20:57:00Z">
        <w:r>
          <w:t>1</w:t>
        </w:r>
      </w:ins>
      <w:ins w:id="1206" w:author="Shelov, Elizabeth" w:date="2026-07-22T08:56:00Z" w16du:dateUtc="2026-07-22T14:56:00Z">
        <w:r w:rsidR="00D51E25">
          <w:t>9</w:t>
        </w:r>
      </w:ins>
      <w:ins w:id="1207" w:author="Shelov, Elizabeth" w:date="2026-07-13T13:34:00Z" w16du:dateUtc="2026-07-13T19:34:00Z">
        <w:r w:rsidR="000674D4">
          <w:t>.</w:t>
        </w:r>
        <w:r w:rsidR="000674D4">
          <w:tab/>
        </w:r>
      </w:ins>
      <w:ins w:id="1208" w:author="Shelov, Elizabeth" w:date="2026-07-12T15:12:00Z" w16du:dateUtc="2026-07-12T21:12:00Z">
        <w:r w:rsidR="007B4C4E">
          <w:t>A</w:t>
        </w:r>
      </w:ins>
      <w:ins w:id="1209" w:author="Shelov, Elizabeth" w:date="2026-07-13T12:57:00Z" w16du:dateUtc="2026-07-13T18:57:00Z">
        <w:r w:rsidR="000503CC">
          <w:t xml:space="preserve"> </w:t>
        </w:r>
      </w:ins>
      <w:ins w:id="1210" w:author="Shelov, Elizabeth" w:date="2026-07-07T15:53:00Z">
        <w:r w:rsidR="00383C41" w:rsidRPr="00383C41">
          <w:t xml:space="preserve">supervisor </w:t>
        </w:r>
      </w:ins>
      <w:ins w:id="1211" w:author="Shelov, Elizabeth" w:date="2026-07-13T13:00:00Z" w16du:dateUtc="2026-07-13T19:00:00Z">
        <w:r w:rsidR="00B41B5F">
          <w:t xml:space="preserve">of an associate licensee </w:t>
        </w:r>
      </w:ins>
      <w:ins w:id="1212" w:author="Shelov, Elizabeth" w:date="2026-07-13T13:01:00Z" w16du:dateUtc="2026-07-13T19:01:00Z">
        <w:r w:rsidR="00B41B5F" w:rsidRPr="000A57EA">
          <w:t xml:space="preserve">in any category </w:t>
        </w:r>
      </w:ins>
      <w:ins w:id="1213" w:author="Shelov, Elizabeth" w:date="2026-07-13T13:38:00Z" w16du:dateUtc="2026-07-13T19:38:00Z">
        <w:r w:rsidR="008A14CC">
          <w:t>shall</w:t>
        </w:r>
      </w:ins>
      <w:ins w:id="1214" w:author="Shelov, Elizabeth" w:date="2026-07-07T15:53:00Z">
        <w:r w:rsidR="00383C41" w:rsidRPr="00383C41">
          <w:t xml:space="preserve"> only supervise three </w:t>
        </w:r>
      </w:ins>
      <w:ins w:id="1215" w:author="Shelov, Elizabeth" w:date="2026-07-12T15:12:00Z" w16du:dateUtc="2026-07-12T21:12:00Z">
        <w:r w:rsidR="007B4C4E">
          <w:t xml:space="preserve">(3) </w:t>
        </w:r>
      </w:ins>
      <w:ins w:id="1216" w:author="Shelov, Elizabeth" w:date="2026-07-13T12:41:00Z" w16du:dateUtc="2026-07-13T18:41:00Z">
        <w:r w:rsidR="00BF64AE">
          <w:t>associate</w:t>
        </w:r>
      </w:ins>
      <w:ins w:id="1217" w:author="Shelov, Elizabeth" w:date="2026-07-12T15:13:00Z" w16du:dateUtc="2026-07-12T21:13:00Z">
        <w:r w:rsidR="007B4C4E">
          <w:t xml:space="preserve"> licensees</w:t>
        </w:r>
      </w:ins>
      <w:ins w:id="1218" w:author="Shelov, Elizabeth" w:date="2026-07-07T15:53:00Z">
        <w:r w:rsidR="00383C41" w:rsidRPr="00383C41">
          <w:t xml:space="preserve"> at any given time,</w:t>
        </w:r>
      </w:ins>
      <w:ins w:id="1219" w:author="Shelov, Elizabeth" w:date="2026-07-12T15:13:00Z" w16du:dateUtc="2026-07-12T21:13:00Z">
        <w:r w:rsidR="007B4C4E">
          <w:t xml:space="preserve"> </w:t>
        </w:r>
      </w:ins>
      <w:ins w:id="1220" w:author="Shelov, Elizabeth" w:date="2026-07-07T15:53:00Z">
        <w:r w:rsidR="00383C41" w:rsidRPr="00383C41">
          <w:t xml:space="preserve">excluding the </w:t>
        </w:r>
        <w:r w:rsidR="007B4C4E" w:rsidRPr="00383C41">
          <w:t xml:space="preserve">embalming clinical lab </w:t>
        </w:r>
        <w:r w:rsidR="00383C41" w:rsidRPr="00383C41">
          <w:t>sites for mortuary colleges or schools.</w:t>
        </w:r>
      </w:ins>
    </w:p>
    <w:p w14:paraId="3AF204BA" w14:textId="4D67209A" w:rsidR="00383C41" w:rsidRDefault="00D51E25">
      <w:pPr>
        <w:pStyle w:val="par2"/>
        <w:rPr>
          <w:ins w:id="1221" w:author="Rascon Arana, Maria" w:date="2026-09-14T10:56:00Z" w16du:dateUtc="2026-09-14T16:56:00Z"/>
        </w:rPr>
      </w:pPr>
      <w:ins w:id="1222" w:author="Shelov, Elizabeth" w:date="2026-07-22T08:56:00Z" w16du:dateUtc="2026-07-22T14:56:00Z">
        <w:r>
          <w:t>20</w:t>
        </w:r>
      </w:ins>
      <w:ins w:id="1223" w:author="Shelov, Elizabeth" w:date="2026-07-13T13:34:00Z" w16du:dateUtc="2026-07-13T19:34:00Z">
        <w:r w:rsidR="000674D4">
          <w:t>.</w:t>
        </w:r>
        <w:r w:rsidR="000674D4">
          <w:tab/>
        </w:r>
      </w:ins>
      <w:ins w:id="1224" w:author="Shelov, Elizabeth" w:date="2026-07-12T15:13:00Z" w16du:dateUtc="2026-07-12T21:13:00Z">
        <w:r w:rsidR="007B4C4E">
          <w:t>A</w:t>
        </w:r>
      </w:ins>
      <w:ins w:id="1225" w:author="Shelov, Elizabeth" w:date="2026-07-13T13:05:00Z" w16du:dateUtc="2026-07-13T19:05:00Z">
        <w:r w:rsidR="00B41B5F">
          <w:t xml:space="preserve"> supervisor of a</w:t>
        </w:r>
      </w:ins>
      <w:ins w:id="1226" w:author="Shelov, Elizabeth" w:date="2026-07-13T13:06:00Z" w16du:dateUtc="2026-07-13T19:06:00Z">
        <w:r w:rsidR="00B41B5F">
          <w:t>n</w:t>
        </w:r>
      </w:ins>
      <w:ins w:id="1227" w:author="Shelov, Elizabeth" w:date="2026-07-12T15:13:00Z" w16du:dateUtc="2026-07-12T21:13:00Z">
        <w:r w:rsidR="007B4C4E">
          <w:t xml:space="preserve"> </w:t>
        </w:r>
      </w:ins>
      <w:ins w:id="1228" w:author="Shelov, Elizabeth" w:date="2026-07-13T12:41:00Z" w16du:dateUtc="2026-07-13T18:41:00Z">
        <w:r w:rsidR="00BF64AE">
          <w:t>associate</w:t>
        </w:r>
      </w:ins>
      <w:ins w:id="1229" w:author="Shelov, Elizabeth" w:date="2026-07-12T15:13:00Z" w16du:dateUtc="2026-07-12T21:13:00Z">
        <w:r w:rsidR="007B4C4E">
          <w:t xml:space="preserve"> </w:t>
        </w:r>
      </w:ins>
      <w:ins w:id="1230" w:author="Shelov, Elizabeth" w:date="2026-07-07T15:53:00Z">
        <w:r w:rsidR="00383C41" w:rsidRPr="00383C41">
          <w:t>license</w:t>
        </w:r>
      </w:ins>
      <w:ins w:id="1231" w:author="Shelov, Elizabeth" w:date="2026-07-13T13:06:00Z" w16du:dateUtc="2026-07-13T19:06:00Z">
        <w:r w:rsidR="00B41B5F">
          <w:t xml:space="preserve">e in any category </w:t>
        </w:r>
      </w:ins>
      <w:ins w:id="1232" w:author="Shelov, Elizabeth" w:date="2026-07-07T15:53:00Z">
        <w:r w:rsidR="00383C41" w:rsidRPr="00383C41">
          <w:t xml:space="preserve">must </w:t>
        </w:r>
      </w:ins>
      <w:ins w:id="1233" w:author="Shelov, Elizabeth" w:date="2026-07-13T13:08:00Z" w16du:dateUtc="2026-07-13T19:08:00Z">
        <w:r w:rsidR="003742B2">
          <w:t xml:space="preserve">have a </w:t>
        </w:r>
      </w:ins>
      <w:ins w:id="1234" w:author="Shelov, Elizabeth" w:date="2026-07-07T15:53:00Z">
        <w:r w:rsidR="00383C41" w:rsidRPr="00383C41">
          <w:t xml:space="preserve">current </w:t>
        </w:r>
      </w:ins>
      <w:ins w:id="1235" w:author="Shelov, Elizabeth" w:date="2026-07-13T13:08:00Z" w16du:dateUtc="2026-07-13T19:08:00Z">
        <w:r w:rsidR="003742B2">
          <w:t xml:space="preserve">license </w:t>
        </w:r>
      </w:ins>
      <w:ins w:id="1236" w:author="Shelov, Elizabeth" w:date="2026-07-13T13:09:00Z" w16du:dateUtc="2026-07-13T19:09:00Z">
        <w:r w:rsidR="003742B2">
          <w:t>i</w:t>
        </w:r>
      </w:ins>
      <w:ins w:id="1237" w:author="Shelov, Elizabeth" w:date="2026-07-07T15:53:00Z">
        <w:r w:rsidR="00383C41" w:rsidRPr="00383C41">
          <w:t xml:space="preserve">n good standing with the </w:t>
        </w:r>
      </w:ins>
      <w:ins w:id="1238" w:author="Shelov, Elizabeth" w:date="2026-07-12T15:14:00Z" w16du:dateUtc="2026-07-12T21:14:00Z">
        <w:r w:rsidR="007B4C4E">
          <w:t>Division</w:t>
        </w:r>
      </w:ins>
      <w:ins w:id="1239" w:author="Shelov, Elizabeth" w:date="2026-07-07T15:53:00Z">
        <w:r w:rsidR="00383C41" w:rsidRPr="00383C41">
          <w:t>.</w:t>
        </w:r>
      </w:ins>
      <w:ins w:id="1240" w:author="Shelov, Elizabeth" w:date="2026-07-12T15:14:00Z" w16du:dateUtc="2026-07-12T21:14:00Z">
        <w:r w:rsidR="007B4C4E">
          <w:t xml:space="preserve"> </w:t>
        </w:r>
      </w:ins>
    </w:p>
    <w:p w14:paraId="6EA44333" w14:textId="31A44101" w:rsidR="008F735D" w:rsidRPr="00383C41" w:rsidRDefault="008F735D">
      <w:pPr>
        <w:pStyle w:val="par2"/>
        <w:rPr>
          <w:ins w:id="1241" w:author="Shelov, Elizabeth" w:date="2026-07-07T15:53:00Z"/>
        </w:rPr>
        <w:pPrChange w:id="1242" w:author="Shelov, Elizabeth" w:date="2026-07-13T15:00:00Z" w16du:dateUtc="2026-07-13T21:00:00Z">
          <w:pPr>
            <w:pStyle w:val="par3"/>
            <w:ind w:hanging="1980"/>
          </w:pPr>
        </w:pPrChange>
      </w:pPr>
      <w:ins w:id="1243" w:author="Rascon Arana, Maria" w:date="2026-09-14T10:56:00Z" w16du:dateUtc="2026-09-14T16:56:00Z">
        <w:r>
          <w:t>21.</w:t>
        </w:r>
        <w:r>
          <w:tab/>
        </w:r>
      </w:ins>
      <w:ins w:id="1244" w:author="Rascon Arana, Maria" w:date="2026-09-14T10:57:00Z">
        <w:r w:rsidRPr="008F735D">
          <w:t>An associate licensee in any category must complete twenty-five (25) cases within the thirty-six (36) month licensure period</w:t>
        </w:r>
      </w:ins>
      <w:ins w:id="1245" w:author="Rascon Arana, Maria" w:date="2026-09-14T10:57:00Z" w16du:dateUtc="2026-09-14T16:57:00Z">
        <w:r>
          <w:t>.</w:t>
        </w:r>
      </w:ins>
    </w:p>
    <w:p w14:paraId="32FEA517" w14:textId="2B91F5C9" w:rsidR="00EB2FD4" w:rsidRPr="00280878" w:rsidRDefault="00EB2FD4" w:rsidP="00280878">
      <w:pPr>
        <w:pStyle w:val="Heading2"/>
        <w:rPr>
          <w:i w:val="0"/>
          <w:iCs w:val="0"/>
          <w:sz w:val="20"/>
          <w:szCs w:val="20"/>
        </w:rPr>
      </w:pPr>
      <w:commentRangeStart w:id="1246"/>
      <w:r w:rsidRPr="00280878">
        <w:rPr>
          <w:i w:val="0"/>
          <w:iCs w:val="0"/>
          <w:sz w:val="20"/>
          <w:szCs w:val="20"/>
        </w:rPr>
        <w:t xml:space="preserve">1.10 </w:t>
      </w:r>
      <w:commentRangeEnd w:id="1246"/>
      <w:r w:rsidR="009627CA" w:rsidRPr="00280878">
        <w:rPr>
          <w:rStyle w:val="CommentReference"/>
          <w:i w:val="0"/>
          <w:iCs w:val="0"/>
          <w:sz w:val="20"/>
          <w:szCs w:val="20"/>
        </w:rPr>
        <w:commentReference w:id="1246"/>
      </w:r>
      <w:r w:rsidRPr="00280878">
        <w:rPr>
          <w:i w:val="0"/>
          <w:iCs w:val="0"/>
          <w:sz w:val="20"/>
          <w:szCs w:val="20"/>
        </w:rPr>
        <w:tab/>
        <w:t xml:space="preserve">LICENSURE BY ENDORSEMENT </w:t>
      </w:r>
    </w:p>
    <w:p w14:paraId="48FF1A2B" w14:textId="77777777" w:rsidR="00EB2FD4" w:rsidRPr="00EB2965" w:rsidRDefault="00EB2FD4" w:rsidP="00EB2FD4">
      <w:pPr>
        <w:pStyle w:val="upar1"/>
        <w:rPr>
          <w:color w:val="000000" w:themeColor="text1"/>
          <w:rPrChange w:id="1247" w:author="Rascon Arana, Maria" w:date="2025-09-24T13:19:00Z" w16du:dateUtc="2025-09-24T19:19:00Z">
            <w:rPr/>
          </w:rPrChange>
        </w:rPr>
      </w:pPr>
      <w:r w:rsidRPr="00EB2965">
        <w:rPr>
          <w:color w:val="000000" w:themeColor="text1"/>
          <w:rPrChange w:id="1248" w:author="Rascon Arana, Maria" w:date="2025-09-24T13:19:00Z" w16du:dateUtc="2025-09-24T19:19:00Z">
            <w:rPr/>
          </w:rPrChange>
        </w:rPr>
        <w:t xml:space="preserve">This Rule is adopted pursuant to 12-20-105, 12-20-202(3), 12-20-204, 12-135-401(6)(a), and 12-135-501, C.R.S. The purpose of this Rule is to clarify the requirements obtaining a license by endorsement in accordance with Article 135 of Title 12, C.R.S., and these Rules. </w:t>
      </w:r>
    </w:p>
    <w:p w14:paraId="6B771B60" w14:textId="654B78AA" w:rsidR="00EB2FD4" w:rsidRPr="00EB2965" w:rsidRDefault="00EB2FD4" w:rsidP="00EB2FD4">
      <w:pPr>
        <w:pStyle w:val="par1"/>
        <w:rPr>
          <w:color w:val="000000" w:themeColor="text1"/>
          <w:rPrChange w:id="1249" w:author="Rascon Arana, Maria" w:date="2025-09-24T13:19:00Z" w16du:dateUtc="2025-09-24T19:19:00Z">
            <w:rPr/>
          </w:rPrChange>
        </w:rPr>
      </w:pPr>
      <w:r w:rsidRPr="00EB2965">
        <w:rPr>
          <w:color w:val="000000" w:themeColor="text1"/>
          <w:rPrChange w:id="1250" w:author="Rascon Arana, Maria" w:date="2025-09-24T13:19:00Z" w16du:dateUtc="2025-09-24T19:19:00Z">
            <w:rPr/>
          </w:rPrChange>
        </w:rPr>
        <w:t xml:space="preserve">A. </w:t>
      </w:r>
      <w:r w:rsidRPr="00EB2965">
        <w:rPr>
          <w:color w:val="000000" w:themeColor="text1"/>
          <w:rPrChange w:id="1251" w:author="Rascon Arana, Maria" w:date="2025-09-24T13:19:00Z" w16du:dateUtc="2025-09-24T19:19:00Z">
            <w:rPr/>
          </w:rPrChange>
        </w:rPr>
        <w:tab/>
        <w:t>Pursuant to the Occupational Credential Portability Program under section 12-20-202(3), C.R.S., an applicant is entitled to licensure as a mortuary science professional in Colorado if the applicant has met the requirements of Rule 1.5, 1.6, 1.7</w:t>
      </w:r>
      <w:del w:id="1252" w:author="Rascon Arana, Maria" w:date="2026-07-21T15:35:00Z" w16du:dateUtc="2026-07-21T21:35:00Z">
        <w:r w:rsidRPr="00EB2965" w:rsidDel="001A3842">
          <w:rPr>
            <w:color w:val="000000" w:themeColor="text1"/>
            <w:rPrChange w:id="1253" w:author="Rascon Arana, Maria" w:date="2025-09-24T13:19:00Z" w16du:dateUtc="2025-09-24T19:19:00Z">
              <w:rPr/>
            </w:rPrChange>
          </w:rPr>
          <w:delText>,</w:delText>
        </w:r>
      </w:del>
      <w:ins w:id="1254" w:author="Rascon Arana, Maria" w:date="2026-07-21T15:35:00Z" w16du:dateUtc="2026-07-21T21:35:00Z">
        <w:r w:rsidR="001A3842">
          <w:rPr>
            <w:color w:val="000000" w:themeColor="text1"/>
          </w:rPr>
          <w:t xml:space="preserve"> or</w:t>
        </w:r>
      </w:ins>
      <w:r w:rsidRPr="00EB2965">
        <w:rPr>
          <w:color w:val="000000" w:themeColor="text1"/>
          <w:rPrChange w:id="1255" w:author="Rascon Arana, Maria" w:date="2025-09-24T13:19:00Z" w16du:dateUtc="2025-09-24T19:19:00Z">
            <w:rPr/>
          </w:rPrChange>
        </w:rPr>
        <w:t xml:space="preserve"> 1.8</w:t>
      </w:r>
      <w:r w:rsidRPr="001A3842">
        <w:rPr>
          <w:color w:val="000000" w:themeColor="text1"/>
          <w:rPrChange w:id="1256" w:author="Rascon Arana, Maria" w:date="2026-07-21T15:35:00Z" w16du:dateUtc="2026-07-21T21:35:00Z">
            <w:rPr/>
          </w:rPrChange>
        </w:rPr>
        <w:t>,</w:t>
      </w:r>
      <w:del w:id="1257" w:author="Rascon Arana, Maria" w:date="2026-07-21T15:34:00Z" w16du:dateUtc="2026-07-21T21:34:00Z">
        <w:r w:rsidRPr="001A3842" w:rsidDel="001A3842">
          <w:rPr>
            <w:color w:val="000000" w:themeColor="text1"/>
            <w:rPrChange w:id="1258" w:author="Rascon Arana, Maria" w:date="2026-07-21T15:35:00Z" w16du:dateUtc="2026-07-21T21:35:00Z">
              <w:rPr/>
            </w:rPrChange>
          </w:rPr>
          <w:delText xml:space="preserve"> or 1.9</w:delText>
        </w:r>
      </w:del>
      <w:r w:rsidRPr="001A3842">
        <w:rPr>
          <w:color w:val="000000" w:themeColor="text1"/>
          <w:rPrChange w:id="1259" w:author="Rascon Arana, Maria" w:date="2026-07-21T15:35:00Z" w16du:dateUtc="2026-07-21T21:35:00Z">
            <w:rPr/>
          </w:rPrChange>
        </w:rPr>
        <w:t>,</w:t>
      </w:r>
      <w:r w:rsidRPr="00EB2965">
        <w:rPr>
          <w:color w:val="000000" w:themeColor="text1"/>
          <w:rPrChange w:id="1260" w:author="Rascon Arana, Maria" w:date="2025-09-24T13:19:00Z" w16du:dateUtc="2025-09-24T19:19:00Z">
            <w:rPr/>
          </w:rPrChange>
        </w:rPr>
        <w:t xml:space="preserve"> as applicable, is currently licensed in good standing in another state or U.S. territory,</w:t>
      </w:r>
      <w:ins w:id="1261" w:author="Shelov, Elizabeth" w:date="2026-07-21T10:28:00Z" w16du:dateUtc="2026-07-21T16:28:00Z">
        <w:r w:rsidR="00DC7A20">
          <w:rPr>
            <w:color w:val="000000" w:themeColor="text1"/>
          </w:rPr>
          <w:t xml:space="preserve"> or another country,</w:t>
        </w:r>
      </w:ins>
      <w:r w:rsidRPr="00EB2965">
        <w:rPr>
          <w:color w:val="000000" w:themeColor="text1"/>
          <w:rPrChange w:id="1262" w:author="Rascon Arana, Maria" w:date="2025-09-24T13:19:00Z" w16du:dateUtc="2025-09-24T19:19:00Z">
            <w:rPr/>
          </w:rPrChange>
        </w:rPr>
        <w:t xml:space="preserve"> or through the federal government, or holds a military occupational specialty, as defined in section 24-4-201, C.R.S., and has submitted satisfactory proof under penalty of perjury that: </w:t>
      </w:r>
    </w:p>
    <w:p w14:paraId="0CEEB0AD" w14:textId="77777777" w:rsidR="00EB2FD4" w:rsidRPr="00EB2965" w:rsidRDefault="00EB2FD4" w:rsidP="00EB2FD4">
      <w:pPr>
        <w:pStyle w:val="par2"/>
        <w:rPr>
          <w:color w:val="000000" w:themeColor="text1"/>
          <w:rPrChange w:id="1263" w:author="Rascon Arana, Maria" w:date="2025-09-24T13:19:00Z" w16du:dateUtc="2025-09-24T19:19:00Z">
            <w:rPr/>
          </w:rPrChange>
        </w:rPr>
      </w:pPr>
      <w:r w:rsidRPr="00EB2965">
        <w:rPr>
          <w:color w:val="000000" w:themeColor="text1"/>
          <w:rPrChange w:id="1264" w:author="Rascon Arana, Maria" w:date="2025-09-24T13:19:00Z" w16du:dateUtc="2025-09-24T19:19:00Z">
            <w:rPr/>
          </w:rPrChange>
        </w:rPr>
        <w:t xml:space="preserve">1. </w:t>
      </w:r>
      <w:r w:rsidRPr="00EB2965">
        <w:rPr>
          <w:color w:val="000000" w:themeColor="text1"/>
          <w:rPrChange w:id="1265" w:author="Rascon Arana, Maria" w:date="2025-09-24T13:19:00Z" w16du:dateUtc="2025-09-24T19:19:00Z">
            <w:rPr/>
          </w:rPrChange>
        </w:rPr>
        <w:tab/>
        <w:t xml:space="preserve">The applicant: </w:t>
      </w:r>
    </w:p>
    <w:p w14:paraId="6BC87114" w14:textId="05FC81AE" w:rsidR="00EB2FD4" w:rsidRPr="00EB2965" w:rsidRDefault="00EB2FD4" w:rsidP="00EB2FD4">
      <w:pPr>
        <w:pStyle w:val="par3"/>
        <w:rPr>
          <w:color w:val="000000" w:themeColor="text1"/>
          <w:rPrChange w:id="1266" w:author="Rascon Arana, Maria" w:date="2025-09-24T13:19:00Z" w16du:dateUtc="2025-09-24T19:19:00Z">
            <w:rPr/>
          </w:rPrChange>
        </w:rPr>
      </w:pPr>
      <w:r w:rsidRPr="00EB2965">
        <w:rPr>
          <w:color w:val="000000" w:themeColor="text1"/>
          <w:rPrChange w:id="1267" w:author="Rascon Arana, Maria" w:date="2025-09-24T13:19:00Z" w16du:dateUtc="2025-09-24T19:19:00Z">
            <w:rPr/>
          </w:rPrChange>
        </w:rPr>
        <w:t xml:space="preserve">a. </w:t>
      </w:r>
      <w:r w:rsidRPr="00EB2965">
        <w:rPr>
          <w:color w:val="000000" w:themeColor="text1"/>
          <w:rPrChange w:id="1268" w:author="Rascon Arana, Maria" w:date="2025-09-24T13:19:00Z" w16du:dateUtc="2025-09-24T19:19:00Z">
            <w:rPr/>
          </w:rPrChange>
        </w:rPr>
        <w:tab/>
        <w:t>Has substantially equivalent experience or credentials that are required by Article 135 of Title 12, C.R.S.; or</w:t>
      </w:r>
    </w:p>
    <w:p w14:paraId="56F7444A" w14:textId="77777777" w:rsidR="00EB2FD4" w:rsidRPr="00EB2965" w:rsidRDefault="00EB2FD4" w:rsidP="00EB2FD4">
      <w:pPr>
        <w:pStyle w:val="par3"/>
        <w:rPr>
          <w:color w:val="000000" w:themeColor="text1"/>
          <w:rPrChange w:id="1269" w:author="Rascon Arana, Maria" w:date="2025-09-24T13:19:00Z" w16du:dateUtc="2025-09-24T19:19:00Z">
            <w:rPr/>
          </w:rPrChange>
        </w:rPr>
      </w:pPr>
      <w:r w:rsidRPr="00EB2965">
        <w:rPr>
          <w:color w:val="000000" w:themeColor="text1"/>
          <w:rPrChange w:id="1270" w:author="Rascon Arana, Maria" w:date="2025-09-24T13:19:00Z" w16du:dateUtc="2025-09-24T19:19:00Z">
            <w:rPr/>
          </w:rPrChange>
        </w:rPr>
        <w:t xml:space="preserve">b. </w:t>
      </w:r>
      <w:r w:rsidRPr="00EB2965">
        <w:rPr>
          <w:color w:val="000000" w:themeColor="text1"/>
          <w:rPrChange w:id="1271" w:author="Rascon Arana, Maria" w:date="2025-09-24T13:19:00Z" w16du:dateUtc="2025-09-24T19:19:00Z">
            <w:rPr/>
          </w:rPrChange>
        </w:rPr>
        <w:tab/>
        <w:t xml:space="preserve">Has held for at least one year a current and valid license as a mortuary science professional in a jurisdiction with a scope of practice that is substantially similar to the scope of practice of the field of mortuary science listed on the applicant’s non-Colorado license as specified in Article 135 of Title 12, C.R.S. </w:t>
      </w:r>
    </w:p>
    <w:p w14:paraId="0CC45CE6" w14:textId="77777777" w:rsidR="00EB2FD4" w:rsidRPr="00EB2965" w:rsidRDefault="00EB2FD4" w:rsidP="00EB2FD4">
      <w:pPr>
        <w:pStyle w:val="par1"/>
        <w:rPr>
          <w:color w:val="000000" w:themeColor="text1"/>
          <w:rPrChange w:id="1272" w:author="Rascon Arana, Maria" w:date="2025-09-24T13:19:00Z" w16du:dateUtc="2025-09-24T19:19:00Z">
            <w:rPr/>
          </w:rPrChange>
        </w:rPr>
      </w:pPr>
      <w:r w:rsidRPr="00EB2965">
        <w:rPr>
          <w:color w:val="000000" w:themeColor="text1"/>
          <w:rPrChange w:id="1273" w:author="Rascon Arana, Maria" w:date="2025-09-24T13:19:00Z" w16du:dateUtc="2025-09-24T19:19:00Z">
            <w:rPr/>
          </w:rPrChange>
        </w:rPr>
        <w:t xml:space="preserve">B. </w:t>
      </w:r>
      <w:r w:rsidRPr="00EB2965">
        <w:rPr>
          <w:color w:val="000000" w:themeColor="text1"/>
          <w:rPrChange w:id="1274" w:author="Rascon Arana, Maria" w:date="2025-09-24T13:19:00Z" w16du:dateUtc="2025-09-24T19:19:00Z">
            <w:rPr/>
          </w:rPrChange>
        </w:rPr>
        <w:tab/>
        <w:t xml:space="preserve">The Director may deny such license if: </w:t>
      </w:r>
    </w:p>
    <w:p w14:paraId="41F372A9" w14:textId="77777777" w:rsidR="00EB2FD4" w:rsidRPr="00EB2965" w:rsidRDefault="00EB2FD4" w:rsidP="00EB2FD4">
      <w:pPr>
        <w:pStyle w:val="par2"/>
        <w:rPr>
          <w:color w:val="000000" w:themeColor="text1"/>
          <w:rPrChange w:id="1275" w:author="Rascon Arana, Maria" w:date="2025-09-24T13:19:00Z" w16du:dateUtc="2025-09-24T19:19:00Z">
            <w:rPr/>
          </w:rPrChange>
        </w:rPr>
      </w:pPr>
      <w:r w:rsidRPr="00EB2965">
        <w:rPr>
          <w:color w:val="000000" w:themeColor="text1"/>
          <w:rPrChange w:id="1276" w:author="Rascon Arana, Maria" w:date="2025-09-24T13:19:00Z" w16du:dateUtc="2025-09-24T19:19:00Z">
            <w:rPr/>
          </w:rPrChange>
        </w:rPr>
        <w:t xml:space="preserve">1. </w:t>
      </w:r>
      <w:r w:rsidRPr="00EB2965">
        <w:rPr>
          <w:color w:val="000000" w:themeColor="text1"/>
          <w:rPrChange w:id="1277" w:author="Rascon Arana, Maria" w:date="2025-09-24T13:19:00Z" w16du:dateUtc="2025-09-24T19:19:00Z">
            <w:rPr/>
          </w:rPrChange>
        </w:rPr>
        <w:tab/>
        <w:t xml:space="preserve">The Director demonstrates by a preponderance of evidence, after notice and opportunity for a hearing, that the applicant: </w:t>
      </w:r>
    </w:p>
    <w:p w14:paraId="727B9775" w14:textId="77777777" w:rsidR="00EB2FD4" w:rsidRPr="00EB2965" w:rsidRDefault="00EB2FD4" w:rsidP="00EB2FD4">
      <w:pPr>
        <w:pStyle w:val="par3"/>
        <w:rPr>
          <w:color w:val="000000" w:themeColor="text1"/>
          <w:rPrChange w:id="1278" w:author="Rascon Arana, Maria" w:date="2025-09-24T13:19:00Z" w16du:dateUtc="2025-09-24T19:19:00Z">
            <w:rPr/>
          </w:rPrChange>
        </w:rPr>
      </w:pPr>
      <w:r w:rsidRPr="00EB2965">
        <w:rPr>
          <w:color w:val="000000" w:themeColor="text1"/>
          <w:rPrChange w:id="1279" w:author="Rascon Arana, Maria" w:date="2025-09-24T13:19:00Z" w16du:dateUtc="2025-09-24T19:19:00Z">
            <w:rPr/>
          </w:rPrChange>
        </w:rPr>
        <w:t xml:space="preserve">a. </w:t>
      </w:r>
      <w:r w:rsidRPr="00EB2965">
        <w:rPr>
          <w:color w:val="000000" w:themeColor="text1"/>
          <w:rPrChange w:id="1280" w:author="Rascon Arana, Maria" w:date="2025-09-24T13:19:00Z" w16du:dateUtc="2025-09-24T19:19:00Z">
            <w:rPr/>
          </w:rPrChange>
        </w:rPr>
        <w:tab/>
        <w:t xml:space="preserve">Lacks the requisite substantially equivalent education, experience, or credentials for a license; or </w:t>
      </w:r>
    </w:p>
    <w:p w14:paraId="51DD48EA" w14:textId="77777777" w:rsidR="00EB2FD4" w:rsidRPr="00EB2965" w:rsidRDefault="00EB2FD4" w:rsidP="00EB2FD4">
      <w:pPr>
        <w:pStyle w:val="par3"/>
        <w:rPr>
          <w:color w:val="000000" w:themeColor="text1"/>
          <w:rPrChange w:id="1281" w:author="Rascon Arana, Maria" w:date="2025-09-24T13:19:00Z" w16du:dateUtc="2025-09-24T19:19:00Z">
            <w:rPr/>
          </w:rPrChange>
        </w:rPr>
      </w:pPr>
      <w:r w:rsidRPr="00EB2965">
        <w:rPr>
          <w:color w:val="000000" w:themeColor="text1"/>
          <w:rPrChange w:id="1282" w:author="Rascon Arana, Maria" w:date="2025-09-24T13:19:00Z" w16du:dateUtc="2025-09-24T19:19:00Z">
            <w:rPr/>
          </w:rPrChange>
        </w:rPr>
        <w:t xml:space="preserve">b. </w:t>
      </w:r>
      <w:r w:rsidRPr="00EB2965">
        <w:rPr>
          <w:color w:val="000000" w:themeColor="text1"/>
          <w:rPrChange w:id="1283" w:author="Rascon Arana, Maria" w:date="2025-09-24T13:19:00Z" w16du:dateUtc="2025-09-24T19:19:00Z">
            <w:rPr/>
          </w:rPrChange>
        </w:rPr>
        <w:tab/>
        <w:t xml:space="preserve">Has committed an act in Colorado or any other jurisdiction that would be ground for disciplinary action under Article 135 of Title 12, C.R.S. </w:t>
      </w:r>
    </w:p>
    <w:p w14:paraId="201CE652" w14:textId="77777777" w:rsidR="00EB2FD4" w:rsidRPr="00280878" w:rsidRDefault="00EB2FD4" w:rsidP="00280878">
      <w:pPr>
        <w:pStyle w:val="Heading2"/>
        <w:rPr>
          <w:i w:val="0"/>
          <w:iCs w:val="0"/>
          <w:sz w:val="20"/>
          <w:szCs w:val="20"/>
        </w:rPr>
      </w:pPr>
      <w:commentRangeStart w:id="1284"/>
      <w:commentRangeStart w:id="1285"/>
      <w:commentRangeStart w:id="1286"/>
      <w:commentRangeStart w:id="1287"/>
      <w:commentRangeStart w:id="1288"/>
      <w:commentRangeStart w:id="1289"/>
      <w:commentRangeStart w:id="1290"/>
      <w:commentRangeStart w:id="1291"/>
      <w:commentRangeStart w:id="1292"/>
      <w:commentRangeStart w:id="1293"/>
      <w:commentRangeStart w:id="1294"/>
      <w:commentRangeStart w:id="1295"/>
      <w:commentRangeStart w:id="1296"/>
      <w:commentRangeStart w:id="1297"/>
      <w:r w:rsidRPr="00280878">
        <w:rPr>
          <w:i w:val="0"/>
          <w:iCs w:val="0"/>
          <w:sz w:val="20"/>
          <w:szCs w:val="20"/>
        </w:rPr>
        <w:t xml:space="preserve">1.11 </w:t>
      </w:r>
      <w:commentRangeEnd w:id="1284"/>
      <w:r w:rsidR="000E313E" w:rsidRPr="00280878">
        <w:rPr>
          <w:rStyle w:val="CommentReference"/>
          <w:i w:val="0"/>
          <w:iCs w:val="0"/>
          <w:sz w:val="20"/>
          <w:szCs w:val="20"/>
        </w:rPr>
        <w:commentReference w:id="1284"/>
      </w:r>
      <w:commentRangeEnd w:id="1285"/>
      <w:r w:rsidR="008C299B" w:rsidRPr="00280878">
        <w:rPr>
          <w:rStyle w:val="CommentReference"/>
          <w:i w:val="0"/>
          <w:iCs w:val="0"/>
          <w:sz w:val="20"/>
          <w:szCs w:val="20"/>
        </w:rPr>
        <w:commentReference w:id="1285"/>
      </w:r>
      <w:commentRangeEnd w:id="1286"/>
      <w:r w:rsidR="006F594E" w:rsidRPr="00280878">
        <w:rPr>
          <w:rStyle w:val="CommentReference"/>
          <w:i w:val="0"/>
          <w:iCs w:val="0"/>
          <w:sz w:val="20"/>
          <w:szCs w:val="20"/>
        </w:rPr>
        <w:commentReference w:id="1286"/>
      </w:r>
      <w:commentRangeEnd w:id="1287"/>
      <w:r w:rsidR="00CB058F" w:rsidRPr="00280878">
        <w:rPr>
          <w:rStyle w:val="CommentReference"/>
          <w:i w:val="0"/>
          <w:iCs w:val="0"/>
          <w:sz w:val="20"/>
          <w:szCs w:val="20"/>
        </w:rPr>
        <w:commentReference w:id="1287"/>
      </w:r>
      <w:commentRangeEnd w:id="1288"/>
      <w:r w:rsidR="00CB058F" w:rsidRPr="00280878">
        <w:rPr>
          <w:rStyle w:val="CommentReference"/>
          <w:i w:val="0"/>
          <w:iCs w:val="0"/>
          <w:sz w:val="20"/>
          <w:szCs w:val="20"/>
        </w:rPr>
        <w:commentReference w:id="1288"/>
      </w:r>
      <w:commentRangeEnd w:id="1289"/>
      <w:r w:rsidR="00F0073D" w:rsidRPr="00280878">
        <w:rPr>
          <w:rStyle w:val="CommentReference"/>
          <w:i w:val="0"/>
          <w:iCs w:val="0"/>
          <w:sz w:val="20"/>
          <w:szCs w:val="20"/>
        </w:rPr>
        <w:commentReference w:id="1289"/>
      </w:r>
      <w:commentRangeEnd w:id="1290"/>
      <w:r w:rsidR="00136C09" w:rsidRPr="00280878">
        <w:rPr>
          <w:rStyle w:val="CommentReference"/>
          <w:i w:val="0"/>
          <w:iCs w:val="0"/>
          <w:sz w:val="20"/>
          <w:szCs w:val="20"/>
        </w:rPr>
        <w:commentReference w:id="1290"/>
      </w:r>
      <w:commentRangeEnd w:id="1291"/>
      <w:r w:rsidR="007061CE" w:rsidRPr="00280878">
        <w:rPr>
          <w:rStyle w:val="CommentReference"/>
          <w:i w:val="0"/>
          <w:iCs w:val="0"/>
          <w:sz w:val="20"/>
          <w:szCs w:val="20"/>
        </w:rPr>
        <w:commentReference w:id="1291"/>
      </w:r>
      <w:commentRangeEnd w:id="1292"/>
      <w:r w:rsidR="00114296" w:rsidRPr="00280878">
        <w:rPr>
          <w:rStyle w:val="CommentReference"/>
          <w:i w:val="0"/>
          <w:iCs w:val="0"/>
          <w:sz w:val="20"/>
          <w:szCs w:val="20"/>
        </w:rPr>
        <w:commentReference w:id="1292"/>
      </w:r>
      <w:commentRangeEnd w:id="1293"/>
      <w:r w:rsidR="008C288C" w:rsidRPr="00280878">
        <w:rPr>
          <w:rStyle w:val="CommentReference"/>
          <w:i w:val="0"/>
          <w:iCs w:val="0"/>
          <w:sz w:val="20"/>
          <w:szCs w:val="20"/>
        </w:rPr>
        <w:commentReference w:id="1293"/>
      </w:r>
      <w:commentRangeEnd w:id="1294"/>
      <w:r w:rsidR="006920C6" w:rsidRPr="00280878">
        <w:rPr>
          <w:rStyle w:val="CommentReference"/>
          <w:i w:val="0"/>
          <w:iCs w:val="0"/>
          <w:sz w:val="20"/>
          <w:szCs w:val="20"/>
        </w:rPr>
        <w:commentReference w:id="1294"/>
      </w:r>
      <w:commentRangeEnd w:id="1295"/>
      <w:r w:rsidR="001C264C" w:rsidRPr="00280878">
        <w:rPr>
          <w:rStyle w:val="CommentReference"/>
          <w:i w:val="0"/>
          <w:iCs w:val="0"/>
          <w:sz w:val="20"/>
          <w:szCs w:val="20"/>
        </w:rPr>
        <w:commentReference w:id="1295"/>
      </w:r>
      <w:commentRangeEnd w:id="1296"/>
      <w:r w:rsidR="00931317" w:rsidRPr="00280878">
        <w:rPr>
          <w:rStyle w:val="CommentReference"/>
          <w:i w:val="0"/>
          <w:iCs w:val="0"/>
          <w:sz w:val="20"/>
          <w:szCs w:val="20"/>
        </w:rPr>
        <w:commentReference w:id="1296"/>
      </w:r>
      <w:commentRangeEnd w:id="1297"/>
      <w:r w:rsidR="000B47F6" w:rsidRPr="00280878">
        <w:rPr>
          <w:rStyle w:val="CommentReference"/>
          <w:i w:val="0"/>
          <w:iCs w:val="0"/>
          <w:sz w:val="20"/>
          <w:szCs w:val="20"/>
        </w:rPr>
        <w:commentReference w:id="1297"/>
      </w:r>
      <w:r w:rsidRPr="00280878">
        <w:rPr>
          <w:i w:val="0"/>
          <w:iCs w:val="0"/>
          <w:sz w:val="20"/>
          <w:szCs w:val="20"/>
        </w:rPr>
        <w:tab/>
        <w:t xml:space="preserve">RENEWAL AND REINSTATEMENT </w:t>
      </w:r>
    </w:p>
    <w:p w14:paraId="3662EB3B" w14:textId="58998FFC" w:rsidR="00EB2FD4" w:rsidRPr="00EB2965" w:rsidRDefault="00EB2FD4" w:rsidP="00EB2FD4">
      <w:pPr>
        <w:pStyle w:val="upar1"/>
        <w:rPr>
          <w:color w:val="000000" w:themeColor="text1"/>
          <w:rPrChange w:id="1298" w:author="Rascon Arana, Maria" w:date="2025-09-24T13:19:00Z" w16du:dateUtc="2025-09-24T19:19:00Z">
            <w:rPr/>
          </w:rPrChange>
        </w:rPr>
      </w:pPr>
      <w:r w:rsidRPr="00EB2965">
        <w:rPr>
          <w:color w:val="000000" w:themeColor="text1"/>
          <w:rPrChange w:id="1299" w:author="Rascon Arana, Maria" w:date="2025-09-24T13:19:00Z" w16du:dateUtc="2025-09-24T19:19:00Z">
            <w:rPr/>
          </w:rPrChange>
        </w:rPr>
        <w:t>This Rule is adopted pursuant to</w:t>
      </w:r>
      <w:ins w:id="1300" w:author="Rascon Arana, Maria" w:date="2026-08-05T08:57:00Z" w16du:dateUtc="2026-08-05T14:57:00Z">
        <w:r w:rsidR="00F53B07">
          <w:rPr>
            <w:color w:val="000000" w:themeColor="text1"/>
          </w:rPr>
          <w:t xml:space="preserve"> sections</w:t>
        </w:r>
      </w:ins>
      <w:r w:rsidRPr="00EB2965">
        <w:rPr>
          <w:color w:val="000000" w:themeColor="text1"/>
          <w:rPrChange w:id="1301" w:author="Rascon Arana, Maria" w:date="2025-09-24T13:19:00Z" w16du:dateUtc="2025-09-24T19:19:00Z">
            <w:rPr/>
          </w:rPrChange>
        </w:rPr>
        <w:t xml:space="preserve"> 12-20-105, 12-20-202(2), 12-20-204, 12-135-401(6)(a), and 12-135-504, C.R.S. The purpose of this Rule is to establish the requirements for renewing or reinstating a license issued pursuant to Article 135 of Title 12, C.R.S., and these Rules. </w:t>
      </w:r>
    </w:p>
    <w:p w14:paraId="6C092EF4" w14:textId="77777777" w:rsidR="00EB2FD4" w:rsidRPr="00EB2965" w:rsidRDefault="00EB2FD4" w:rsidP="00EB2FD4">
      <w:pPr>
        <w:pStyle w:val="par1"/>
        <w:rPr>
          <w:color w:val="000000" w:themeColor="text1"/>
          <w:rPrChange w:id="1302" w:author="Rascon Arana, Maria" w:date="2025-09-24T13:19:00Z" w16du:dateUtc="2025-09-24T19:19:00Z">
            <w:rPr/>
          </w:rPrChange>
        </w:rPr>
      </w:pPr>
      <w:r w:rsidRPr="00EB2965">
        <w:rPr>
          <w:color w:val="000000" w:themeColor="text1"/>
          <w:rPrChange w:id="1303" w:author="Rascon Arana, Maria" w:date="2025-09-24T13:19:00Z" w16du:dateUtc="2025-09-24T19:19:00Z">
            <w:rPr/>
          </w:rPrChange>
        </w:rPr>
        <w:lastRenderedPageBreak/>
        <w:t xml:space="preserve">A. </w:t>
      </w:r>
      <w:r w:rsidRPr="00EB2965">
        <w:rPr>
          <w:color w:val="000000" w:themeColor="text1"/>
          <w:rPrChange w:id="1304" w:author="Rascon Arana, Maria" w:date="2025-09-24T13:19:00Z" w16du:dateUtc="2025-09-24T19:19:00Z">
            <w:rPr/>
          </w:rPrChange>
        </w:rPr>
        <w:tab/>
        <w:t xml:space="preserve">A licensee is required to timely renew and submit the applicable fee. </w:t>
      </w:r>
    </w:p>
    <w:p w14:paraId="050C64E6" w14:textId="110FEA77" w:rsidR="00EB2FD4" w:rsidRPr="00EB2965" w:rsidRDefault="00EB2FD4" w:rsidP="00EB2FD4">
      <w:pPr>
        <w:pStyle w:val="par2"/>
        <w:rPr>
          <w:color w:val="000000" w:themeColor="text1"/>
          <w:rPrChange w:id="1305" w:author="Rascon Arana, Maria" w:date="2025-09-24T13:19:00Z" w16du:dateUtc="2025-09-24T19:19:00Z">
            <w:rPr/>
          </w:rPrChange>
        </w:rPr>
      </w:pPr>
      <w:r w:rsidRPr="00EB2965">
        <w:rPr>
          <w:color w:val="000000" w:themeColor="text1"/>
          <w:rPrChange w:id="1306" w:author="Rascon Arana, Maria" w:date="2025-09-24T13:19:00Z" w16du:dateUtc="2025-09-24T19:19:00Z">
            <w:rPr/>
          </w:rPrChange>
        </w:rPr>
        <w:t xml:space="preserve">1. </w:t>
      </w:r>
      <w:r w:rsidRPr="00EB2965">
        <w:rPr>
          <w:color w:val="000000" w:themeColor="text1"/>
          <w:rPrChange w:id="1307" w:author="Rascon Arana, Maria" w:date="2025-09-24T13:19:00Z" w16du:dateUtc="2025-09-24T19:19:00Z">
            <w:rPr/>
          </w:rPrChange>
        </w:rPr>
        <w:tab/>
        <w:t xml:space="preserve">If a licensee fails to timely renew, the license shall expire, and the licensee is ineligible to practice until such license is reinstated. </w:t>
      </w:r>
      <w:ins w:id="1308" w:author="Rascon Arana, Maria" w:date="2025-09-23T11:51:00Z" w16du:dateUtc="2025-09-23T17:51:00Z">
        <w:r w:rsidR="007A2F38" w:rsidRPr="00EB2965">
          <w:rPr>
            <w:color w:val="000000" w:themeColor="text1"/>
            <w:rPrChange w:id="1309" w:author="Rascon Arana, Maria" w:date="2025-09-24T13:19:00Z" w16du:dateUtc="2025-09-24T19:19:00Z">
              <w:rPr/>
            </w:rPrChange>
          </w:rPr>
          <w:t xml:space="preserve">A sixty (60) day grace period </w:t>
        </w:r>
        <w:r w:rsidR="007A2F38" w:rsidRPr="00EB2965">
          <w:rPr>
            <w:color w:val="000000" w:themeColor="text1"/>
            <w:szCs w:val="20"/>
            <w:rPrChange w:id="1310" w:author="Rascon Arana, Maria" w:date="2025-09-24T13:19:00Z" w16du:dateUtc="2025-09-24T19:19:00Z">
              <w:rPr>
                <w:color w:val="000000"/>
                <w:szCs w:val="20"/>
              </w:rPr>
            </w:rPrChange>
          </w:rPr>
          <w:t xml:space="preserve">is permitted for license renewals, pursuant to </w:t>
        </w:r>
      </w:ins>
      <w:ins w:id="1311" w:author="Rascon Arana, Maria" w:date="2026-08-05T08:58:00Z" w16du:dateUtc="2026-08-05T14:58:00Z">
        <w:r w:rsidR="00F53B07">
          <w:rPr>
            <w:color w:val="000000" w:themeColor="text1"/>
            <w:szCs w:val="20"/>
          </w:rPr>
          <w:t>section</w:t>
        </w:r>
      </w:ins>
      <w:ins w:id="1312" w:author="Rascon Arana, Maria" w:date="2025-09-23T11:51:00Z" w16du:dateUtc="2025-09-23T17:51:00Z">
        <w:r w:rsidR="007A2F38" w:rsidRPr="00EB2965">
          <w:rPr>
            <w:color w:val="000000" w:themeColor="text1"/>
            <w:szCs w:val="20"/>
            <w:rPrChange w:id="1313" w:author="Rascon Arana, Maria" w:date="2025-09-24T13:19:00Z" w16du:dateUtc="2025-09-24T19:19:00Z">
              <w:rPr>
                <w:color w:val="000000"/>
                <w:szCs w:val="20"/>
              </w:rPr>
            </w:rPrChange>
          </w:rPr>
          <w:t xml:space="preserve"> 12-20-202(1)(e), C.R.S.</w:t>
        </w:r>
      </w:ins>
    </w:p>
    <w:p w14:paraId="219CF01E" w14:textId="25B1BD73" w:rsidR="00EB2FD4" w:rsidRPr="00EB2965" w:rsidDel="00C71C8E" w:rsidRDefault="00EB2FD4" w:rsidP="00EB2FD4">
      <w:pPr>
        <w:pStyle w:val="par3"/>
        <w:rPr>
          <w:del w:id="1314" w:author="Rascon Arana, Maria" w:date="2025-09-23T11:51:00Z" w16du:dateUtc="2025-09-23T17:51:00Z"/>
          <w:color w:val="000000" w:themeColor="text1"/>
          <w:rPrChange w:id="1315" w:author="Rascon Arana, Maria" w:date="2025-09-24T13:19:00Z" w16du:dateUtc="2025-09-24T19:19:00Z">
            <w:rPr>
              <w:del w:id="1316" w:author="Rascon Arana, Maria" w:date="2025-09-23T11:51:00Z" w16du:dateUtc="2025-09-23T17:51:00Z"/>
            </w:rPr>
          </w:rPrChange>
        </w:rPr>
      </w:pPr>
      <w:del w:id="1317" w:author="Rascon Arana, Maria" w:date="2025-09-23T11:51:00Z" w16du:dateUtc="2025-09-23T17:51:00Z">
        <w:r w:rsidRPr="00EB2965" w:rsidDel="00C71C8E">
          <w:rPr>
            <w:color w:val="000000" w:themeColor="text1"/>
            <w:rPrChange w:id="1318" w:author="Rascon Arana, Maria" w:date="2025-09-24T13:19:00Z" w16du:dateUtc="2025-09-24T19:19:00Z">
              <w:rPr/>
            </w:rPrChange>
          </w:rPr>
          <w:delText xml:space="preserve">a. </w:delText>
        </w:r>
        <w:r w:rsidRPr="00EB2965" w:rsidDel="00C71C8E">
          <w:rPr>
            <w:color w:val="000000" w:themeColor="text1"/>
            <w:rPrChange w:id="1319" w:author="Rascon Arana, Maria" w:date="2025-09-24T13:19:00Z" w16du:dateUtc="2025-09-24T19:19:00Z">
              <w:rPr/>
            </w:rPrChange>
          </w:rPr>
          <w:tab/>
          <w:delText xml:space="preserve">A licensee fails to timely renew if the licensee fails to renew their mortuary science license within the sixty (60) day grace period, as set forth in section 12- 20-202(1)(e), C.R.S. </w:delText>
        </w:r>
      </w:del>
    </w:p>
    <w:p w14:paraId="1F3DAFB2" w14:textId="2F9BEA76" w:rsidR="00EB2FD4" w:rsidRPr="00EB2965" w:rsidRDefault="00EB2FD4" w:rsidP="00EB2FD4">
      <w:pPr>
        <w:pStyle w:val="par1"/>
        <w:rPr>
          <w:color w:val="000000" w:themeColor="text1"/>
          <w:rPrChange w:id="1320" w:author="Rascon Arana, Maria" w:date="2025-09-24T13:19:00Z" w16du:dateUtc="2025-09-24T19:19:00Z">
            <w:rPr/>
          </w:rPrChange>
        </w:rPr>
      </w:pPr>
      <w:r w:rsidRPr="00EB2965">
        <w:rPr>
          <w:color w:val="000000" w:themeColor="text1"/>
          <w:rPrChange w:id="1321" w:author="Rascon Arana, Maria" w:date="2025-09-24T13:19:00Z" w16du:dateUtc="2025-09-24T19:19:00Z">
            <w:rPr/>
          </w:rPrChange>
        </w:rPr>
        <w:t xml:space="preserve">B. </w:t>
      </w:r>
      <w:r w:rsidRPr="00EB2965">
        <w:rPr>
          <w:color w:val="000000" w:themeColor="text1"/>
          <w:rPrChange w:id="1322" w:author="Rascon Arana, Maria" w:date="2025-09-24T13:19:00Z" w16du:dateUtc="2025-09-24T19:19:00Z">
            <w:rPr/>
          </w:rPrChange>
        </w:rPr>
        <w:tab/>
        <w:t xml:space="preserve">An applicant seeking renewal of a mortuary science </w:t>
      </w:r>
      <w:ins w:id="1323" w:author="Rascon Arana, Maria" w:date="2025-09-23T11:51:00Z" w16du:dateUtc="2025-09-23T17:51:00Z">
        <w:r w:rsidR="00C71C8E" w:rsidRPr="00EB2965">
          <w:rPr>
            <w:color w:val="000000" w:themeColor="text1"/>
            <w:rPrChange w:id="1324" w:author="Rascon Arana, Maria" w:date="2025-09-24T13:19:00Z" w16du:dateUtc="2025-09-24T19:19:00Z">
              <w:rPr/>
            </w:rPrChange>
          </w:rPr>
          <w:t xml:space="preserve">professional </w:t>
        </w:r>
      </w:ins>
      <w:r w:rsidRPr="00EB2965">
        <w:rPr>
          <w:color w:val="000000" w:themeColor="text1"/>
          <w:rPrChange w:id="1325" w:author="Rascon Arana, Maria" w:date="2025-09-24T13:19:00Z" w16du:dateUtc="2025-09-24T19:19:00Z">
            <w:rPr/>
          </w:rPrChange>
        </w:rPr>
        <w:t xml:space="preserve">license shall: </w:t>
      </w:r>
    </w:p>
    <w:p w14:paraId="78964BBA" w14:textId="77777777" w:rsidR="00EB2FD4" w:rsidRPr="00EB2965" w:rsidRDefault="00EB2FD4" w:rsidP="00EB2FD4">
      <w:pPr>
        <w:pStyle w:val="par2"/>
        <w:rPr>
          <w:color w:val="000000" w:themeColor="text1"/>
          <w:rPrChange w:id="1326" w:author="Rascon Arana, Maria" w:date="2025-09-24T13:19:00Z" w16du:dateUtc="2025-09-24T19:19:00Z">
            <w:rPr/>
          </w:rPrChange>
        </w:rPr>
      </w:pPr>
      <w:r w:rsidRPr="00EB2965">
        <w:rPr>
          <w:color w:val="000000" w:themeColor="text1"/>
          <w:rPrChange w:id="1327" w:author="Rascon Arana, Maria" w:date="2025-09-24T13:19:00Z" w16du:dateUtc="2025-09-24T19:19:00Z">
            <w:rPr/>
          </w:rPrChange>
        </w:rPr>
        <w:t xml:space="preserve">1. </w:t>
      </w:r>
      <w:r w:rsidRPr="00EB2965">
        <w:rPr>
          <w:color w:val="000000" w:themeColor="text1"/>
          <w:rPrChange w:id="1328" w:author="Rascon Arana, Maria" w:date="2025-09-24T13:19:00Z" w16du:dateUtc="2025-09-24T19:19:00Z">
            <w:rPr/>
          </w:rPrChange>
        </w:rPr>
        <w:tab/>
        <w:t xml:space="preserve">Submit a renewal application and pay the renewal fee as established by the Director. </w:t>
      </w:r>
    </w:p>
    <w:p w14:paraId="3DAA2AB4" w14:textId="3C0628D0" w:rsidR="0069577D" w:rsidRPr="00EB2965" w:rsidRDefault="00EB2FD4" w:rsidP="00EB2FD4">
      <w:pPr>
        <w:pStyle w:val="par2"/>
        <w:rPr>
          <w:color w:val="000000" w:themeColor="text1"/>
          <w:rPrChange w:id="1329" w:author="Rascon Arana, Maria" w:date="2025-09-24T13:19:00Z" w16du:dateUtc="2025-09-24T19:19:00Z">
            <w:rPr/>
          </w:rPrChange>
        </w:rPr>
      </w:pPr>
      <w:r w:rsidRPr="00EB2965">
        <w:rPr>
          <w:color w:val="000000" w:themeColor="text1"/>
          <w:rPrChange w:id="1330" w:author="Rascon Arana, Maria" w:date="2025-09-24T13:19:00Z" w16du:dateUtc="2025-09-24T19:19:00Z">
            <w:rPr/>
          </w:rPrChange>
        </w:rPr>
        <w:t xml:space="preserve">2. </w:t>
      </w:r>
      <w:r w:rsidRPr="00EB2965">
        <w:rPr>
          <w:color w:val="000000" w:themeColor="text1"/>
          <w:rPrChange w:id="1331" w:author="Rascon Arana, Maria" w:date="2025-09-24T13:19:00Z" w16du:dateUtc="2025-09-24T19:19:00Z">
            <w:rPr/>
          </w:rPrChange>
        </w:rPr>
        <w:tab/>
        <w:t>Submit to the Director proof of having successfully completed at least six (6) hours of continuing education in accordance with Rule 1.12 and section 12-135-504, C.R.S.</w:t>
      </w:r>
      <w:del w:id="1332" w:author="Rascon Arana, Maria" w:date="2026-09-14T17:23:00Z" w16du:dateUtc="2026-09-14T23:23:00Z">
        <w:r w:rsidRPr="00EB2965" w:rsidDel="0039204F">
          <w:rPr>
            <w:color w:val="000000" w:themeColor="text1"/>
            <w:rPrChange w:id="1333" w:author="Rascon Arana, Maria" w:date="2025-09-24T13:19:00Z" w16du:dateUtc="2025-09-24T19:19:00Z">
              <w:rPr/>
            </w:rPrChange>
          </w:rPr>
          <w:delText xml:space="preserve"> Of the six (6) hours of continuing education, at least three (3) of the hours must be completed by successful completion of one or more in-person didactic experiences. </w:delText>
        </w:r>
      </w:del>
    </w:p>
    <w:p w14:paraId="7930D31B" w14:textId="4E0F7E40" w:rsidR="0069577D" w:rsidRPr="00EB2965" w:rsidRDefault="00EB2FD4" w:rsidP="0069577D">
      <w:pPr>
        <w:pStyle w:val="par1"/>
        <w:rPr>
          <w:color w:val="000000" w:themeColor="text1"/>
          <w:rPrChange w:id="1334" w:author="Rascon Arana, Maria" w:date="2025-09-24T13:19:00Z" w16du:dateUtc="2025-09-24T19:19:00Z">
            <w:rPr/>
          </w:rPrChange>
        </w:rPr>
      </w:pPr>
      <w:r w:rsidRPr="00EB2965">
        <w:rPr>
          <w:color w:val="000000" w:themeColor="text1"/>
          <w:rPrChange w:id="1335" w:author="Rascon Arana, Maria" w:date="2025-09-24T13:19:00Z" w16du:dateUtc="2025-09-24T19:19:00Z">
            <w:rPr/>
          </w:rPrChange>
        </w:rPr>
        <w:t xml:space="preserve">C. </w:t>
      </w:r>
      <w:r w:rsidR="0069577D" w:rsidRPr="00EB2965">
        <w:rPr>
          <w:color w:val="000000" w:themeColor="text1"/>
          <w:rPrChange w:id="1336" w:author="Rascon Arana, Maria" w:date="2025-09-24T13:19:00Z" w16du:dateUtc="2025-09-24T19:19:00Z">
            <w:rPr/>
          </w:rPrChange>
        </w:rPr>
        <w:tab/>
      </w:r>
      <w:r w:rsidRPr="00EB2965">
        <w:rPr>
          <w:color w:val="000000" w:themeColor="text1"/>
          <w:rPrChange w:id="1337" w:author="Rascon Arana, Maria" w:date="2025-09-24T13:19:00Z" w16du:dateUtc="2025-09-24T19:19:00Z">
            <w:rPr/>
          </w:rPrChange>
        </w:rPr>
        <w:t>An applicant seeking reinstatement of an expired mortuary science</w:t>
      </w:r>
      <w:ins w:id="1338" w:author="Rascon Arana, Maria" w:date="2025-09-23T11:51:00Z" w16du:dateUtc="2025-09-23T17:51:00Z">
        <w:r w:rsidR="00C71C8E" w:rsidRPr="00EB2965">
          <w:rPr>
            <w:color w:val="000000" w:themeColor="text1"/>
            <w:rPrChange w:id="1339" w:author="Rascon Arana, Maria" w:date="2025-09-24T13:19:00Z" w16du:dateUtc="2025-09-24T19:19:00Z">
              <w:rPr/>
            </w:rPrChange>
          </w:rPr>
          <w:t xml:space="preserve"> professional</w:t>
        </w:r>
      </w:ins>
      <w:r w:rsidRPr="00EB2965">
        <w:rPr>
          <w:color w:val="000000" w:themeColor="text1"/>
          <w:rPrChange w:id="1340" w:author="Rascon Arana, Maria" w:date="2025-09-24T13:19:00Z" w16du:dateUtc="2025-09-24T19:19:00Z">
            <w:rPr/>
          </w:rPrChange>
        </w:rPr>
        <w:t xml:space="preserve"> license shall complete the reinstatement application and pay the reinstatement fee. </w:t>
      </w:r>
    </w:p>
    <w:p w14:paraId="3386157B" w14:textId="77777777" w:rsidR="0069577D" w:rsidRPr="00EB2965" w:rsidRDefault="00EB2FD4" w:rsidP="0069577D">
      <w:pPr>
        <w:pStyle w:val="par2"/>
        <w:rPr>
          <w:color w:val="000000" w:themeColor="text1"/>
          <w:rPrChange w:id="1341" w:author="Rascon Arana, Maria" w:date="2025-09-24T13:19:00Z" w16du:dateUtc="2025-09-24T19:19:00Z">
            <w:rPr/>
          </w:rPrChange>
        </w:rPr>
      </w:pPr>
      <w:r w:rsidRPr="00EB2965">
        <w:rPr>
          <w:color w:val="000000" w:themeColor="text1"/>
          <w:rPrChange w:id="1342" w:author="Rascon Arana, Maria" w:date="2025-09-24T13:19:00Z" w16du:dateUtc="2025-09-24T19:19:00Z">
            <w:rPr/>
          </w:rPrChange>
        </w:rPr>
        <w:t xml:space="preserve">1. </w:t>
      </w:r>
      <w:r w:rsidR="0069577D" w:rsidRPr="00EB2965">
        <w:rPr>
          <w:color w:val="000000" w:themeColor="text1"/>
          <w:rPrChange w:id="1343" w:author="Rascon Arana, Maria" w:date="2025-09-24T13:19:00Z" w16du:dateUtc="2025-09-24T19:19:00Z">
            <w:rPr/>
          </w:rPrChange>
        </w:rPr>
        <w:tab/>
      </w:r>
      <w:r w:rsidRPr="00EB2965">
        <w:rPr>
          <w:color w:val="000000" w:themeColor="text1"/>
          <w:rPrChange w:id="1344" w:author="Rascon Arana, Maria" w:date="2025-09-24T13:19:00Z" w16du:dateUtc="2025-09-24T19:19:00Z">
            <w:rPr/>
          </w:rPrChange>
        </w:rPr>
        <w:t xml:space="preserve">The Director may deny an applicant for reinstatement upon a finding that the applicant has violated provisions of the Mortuary Science Code or these rules and regulations. </w:t>
      </w:r>
    </w:p>
    <w:p w14:paraId="503F872F" w14:textId="2D2ED1E7" w:rsidR="0069577D" w:rsidRPr="00EB2965" w:rsidRDefault="00EB2FD4" w:rsidP="0069577D">
      <w:pPr>
        <w:pStyle w:val="par2"/>
        <w:rPr>
          <w:color w:val="000000" w:themeColor="text1"/>
          <w:rPrChange w:id="1345" w:author="Rascon Arana, Maria" w:date="2025-09-24T13:19:00Z" w16du:dateUtc="2025-09-24T19:19:00Z">
            <w:rPr/>
          </w:rPrChange>
        </w:rPr>
      </w:pPr>
      <w:r w:rsidRPr="00EB2965">
        <w:rPr>
          <w:color w:val="000000" w:themeColor="text1"/>
          <w:rPrChange w:id="1346" w:author="Rascon Arana, Maria" w:date="2025-09-24T13:19:00Z" w16du:dateUtc="2025-09-24T19:19:00Z">
            <w:rPr/>
          </w:rPrChange>
        </w:rPr>
        <w:t xml:space="preserve">2. </w:t>
      </w:r>
      <w:r w:rsidR="0069577D" w:rsidRPr="00EB2965">
        <w:rPr>
          <w:color w:val="000000" w:themeColor="text1"/>
          <w:rPrChange w:id="1347" w:author="Rascon Arana, Maria" w:date="2025-09-24T13:19:00Z" w16du:dateUtc="2025-09-24T19:19:00Z">
            <w:rPr/>
          </w:rPrChange>
        </w:rPr>
        <w:tab/>
      </w:r>
      <w:r w:rsidRPr="00EB2965">
        <w:rPr>
          <w:color w:val="000000" w:themeColor="text1"/>
          <w:rPrChange w:id="1348" w:author="Rascon Arana, Maria" w:date="2025-09-24T13:19:00Z" w16du:dateUtc="2025-09-24T19:19:00Z">
            <w:rPr/>
          </w:rPrChange>
        </w:rPr>
        <w:t xml:space="preserve">An applicant seeking reinstatement of a license that has been expired for less than two </w:t>
      </w:r>
      <w:ins w:id="1349" w:author="Rascon Arana, Maria" w:date="2025-09-23T11:52:00Z" w16du:dateUtc="2025-09-23T17:52:00Z">
        <w:r w:rsidR="00C71C8E" w:rsidRPr="00EB2965">
          <w:rPr>
            <w:color w:val="000000" w:themeColor="text1"/>
            <w:rPrChange w:id="1350" w:author="Rascon Arana, Maria" w:date="2025-09-24T13:19:00Z" w16du:dateUtc="2025-09-24T19:19:00Z">
              <w:rPr/>
            </w:rPrChange>
          </w:rPr>
          <w:t xml:space="preserve">(2) </w:t>
        </w:r>
      </w:ins>
      <w:r w:rsidRPr="00EB2965">
        <w:rPr>
          <w:color w:val="000000" w:themeColor="text1"/>
          <w:rPrChange w:id="1351" w:author="Rascon Arana, Maria" w:date="2025-09-24T13:19:00Z" w16du:dateUtc="2025-09-24T19:19:00Z">
            <w:rPr/>
          </w:rPrChange>
        </w:rPr>
        <w:t xml:space="preserve">years from the date of receipt of the reinstatement application must provide documentation of having completed continuing education in accordance with Rule 1.12 and section 12-135-504, C.R.S. </w:t>
      </w:r>
    </w:p>
    <w:p w14:paraId="19AECB20" w14:textId="47BA6974" w:rsidR="00EB2FD4" w:rsidRPr="00EB2965" w:rsidRDefault="00EB2FD4" w:rsidP="0069577D">
      <w:pPr>
        <w:pStyle w:val="par2"/>
        <w:rPr>
          <w:color w:val="000000" w:themeColor="text1"/>
          <w:rPrChange w:id="1352" w:author="Rascon Arana, Maria" w:date="2025-09-24T13:19:00Z" w16du:dateUtc="2025-09-24T19:19:00Z">
            <w:rPr/>
          </w:rPrChange>
        </w:rPr>
      </w:pPr>
      <w:r w:rsidRPr="00EB2965">
        <w:rPr>
          <w:color w:val="000000" w:themeColor="text1"/>
          <w:rPrChange w:id="1353" w:author="Rascon Arana, Maria" w:date="2025-09-24T13:19:00Z" w16du:dateUtc="2025-09-24T19:19:00Z">
            <w:rPr/>
          </w:rPrChange>
        </w:rPr>
        <w:t xml:space="preserve">3. </w:t>
      </w:r>
      <w:r w:rsidR="0069577D" w:rsidRPr="00EB2965">
        <w:rPr>
          <w:color w:val="000000" w:themeColor="text1"/>
          <w:rPrChange w:id="1354" w:author="Rascon Arana, Maria" w:date="2025-09-24T13:19:00Z" w16du:dateUtc="2025-09-24T19:19:00Z">
            <w:rPr/>
          </w:rPrChange>
        </w:rPr>
        <w:tab/>
      </w:r>
      <w:r w:rsidRPr="00EB2965">
        <w:rPr>
          <w:color w:val="000000" w:themeColor="text1"/>
          <w:rPrChange w:id="1355" w:author="Rascon Arana, Maria" w:date="2025-09-24T13:19:00Z" w16du:dateUtc="2025-09-24T19:19:00Z">
            <w:rPr/>
          </w:rPrChange>
        </w:rPr>
        <w:t xml:space="preserve">If the license has been expired for two </w:t>
      </w:r>
      <w:ins w:id="1356" w:author="Rascon Arana, Maria" w:date="2025-09-23T11:52:00Z" w16du:dateUtc="2025-09-23T17:52:00Z">
        <w:r w:rsidR="00C71C8E" w:rsidRPr="00EB2965">
          <w:rPr>
            <w:color w:val="000000" w:themeColor="text1"/>
            <w:rPrChange w:id="1357" w:author="Rascon Arana, Maria" w:date="2025-09-24T13:19:00Z" w16du:dateUtc="2025-09-24T19:19:00Z">
              <w:rPr/>
            </w:rPrChange>
          </w:rPr>
          <w:t xml:space="preserve">(2) </w:t>
        </w:r>
      </w:ins>
      <w:r w:rsidRPr="00EB2965">
        <w:rPr>
          <w:color w:val="000000" w:themeColor="text1"/>
          <w:rPrChange w:id="1358" w:author="Rascon Arana, Maria" w:date="2025-09-24T13:19:00Z" w16du:dateUtc="2025-09-24T19:19:00Z">
            <w:rPr/>
          </w:rPrChange>
        </w:rPr>
        <w:t>or more years, but less than five</w:t>
      </w:r>
      <w:ins w:id="1359" w:author="Rascon Arana, Maria" w:date="2025-09-23T11:52:00Z" w16du:dateUtc="2025-09-23T17:52:00Z">
        <w:r w:rsidR="00C71C8E" w:rsidRPr="00EB2965">
          <w:rPr>
            <w:color w:val="000000" w:themeColor="text1"/>
            <w:rPrChange w:id="1360" w:author="Rascon Arana, Maria" w:date="2025-09-24T13:19:00Z" w16du:dateUtc="2025-09-24T19:19:00Z">
              <w:rPr/>
            </w:rPrChange>
          </w:rPr>
          <w:t xml:space="preserve">(5) </w:t>
        </w:r>
      </w:ins>
      <w:r w:rsidRPr="00EB2965">
        <w:rPr>
          <w:color w:val="000000" w:themeColor="text1"/>
          <w:rPrChange w:id="1361" w:author="Rascon Arana, Maria" w:date="2025-09-24T13:19:00Z" w16du:dateUtc="2025-09-24T19:19:00Z">
            <w:rPr/>
          </w:rPrChange>
        </w:rPr>
        <w:t xml:space="preserve"> years, </w:t>
      </w:r>
      <w:del w:id="1362" w:author="Rascon Arana, Maria" w:date="2025-09-23T11:52:00Z" w16du:dateUtc="2025-09-23T17:52:00Z">
        <w:r w:rsidRPr="00EB2965" w:rsidDel="00C71C8E">
          <w:rPr>
            <w:color w:val="000000" w:themeColor="text1"/>
            <w:rPrChange w:id="1363" w:author="Rascon Arana, Maria" w:date="2025-09-24T13:19:00Z" w16du:dateUtc="2025-09-24T19:19:00Z">
              <w:rPr/>
            </w:rPrChange>
          </w:rPr>
          <w:delText>o</w:delText>
        </w:r>
      </w:del>
      <w:r w:rsidRPr="00EB2965">
        <w:rPr>
          <w:color w:val="000000" w:themeColor="text1"/>
          <w:rPrChange w:id="1364" w:author="Rascon Arana, Maria" w:date="2025-09-24T13:19:00Z" w16du:dateUtc="2025-09-24T19:19:00Z">
            <w:rPr/>
          </w:rPrChange>
        </w:rPr>
        <w:t>f</w:t>
      </w:r>
      <w:ins w:id="1365" w:author="Rascon Arana, Maria" w:date="2025-09-23T11:52:00Z" w16du:dateUtc="2025-09-23T17:52:00Z">
        <w:r w:rsidR="00C71C8E" w:rsidRPr="00EB2965">
          <w:rPr>
            <w:color w:val="000000" w:themeColor="text1"/>
            <w:rPrChange w:id="1366" w:author="Rascon Arana, Maria" w:date="2025-09-24T13:19:00Z" w16du:dateUtc="2025-09-24T19:19:00Z">
              <w:rPr/>
            </w:rPrChange>
          </w:rPr>
          <w:t>rom</w:t>
        </w:r>
      </w:ins>
      <w:r w:rsidRPr="00EB2965">
        <w:rPr>
          <w:color w:val="000000" w:themeColor="text1"/>
          <w:rPrChange w:id="1367" w:author="Rascon Arana, Maria" w:date="2025-09-24T13:19:00Z" w16du:dateUtc="2025-09-24T19:19:00Z">
            <w:rPr/>
          </w:rPrChange>
        </w:rPr>
        <w:t xml:space="preserve"> the date of receipt of the reinstatement application, an applicant must demonstrate “competency to practice” under section 12-20-202(2)(c)(II), C.R.S., as follows:</w:t>
      </w:r>
    </w:p>
    <w:p w14:paraId="30B60287" w14:textId="64986FA6" w:rsidR="0069577D" w:rsidRPr="00EB2965" w:rsidRDefault="0069577D" w:rsidP="0069577D">
      <w:pPr>
        <w:pStyle w:val="par3"/>
        <w:rPr>
          <w:color w:val="000000" w:themeColor="text1"/>
          <w:rPrChange w:id="1368" w:author="Rascon Arana, Maria" w:date="2025-09-24T13:19:00Z" w16du:dateUtc="2025-09-24T19:19:00Z">
            <w:rPr/>
          </w:rPrChange>
        </w:rPr>
      </w:pPr>
      <w:r w:rsidRPr="00EB2965">
        <w:rPr>
          <w:color w:val="000000" w:themeColor="text1"/>
          <w:rPrChange w:id="1369" w:author="Rascon Arana, Maria" w:date="2025-09-24T13:19:00Z" w16du:dateUtc="2025-09-24T19:19:00Z">
            <w:rPr/>
          </w:rPrChange>
        </w:rPr>
        <w:t xml:space="preserve">a. </w:t>
      </w:r>
      <w:r w:rsidRPr="00EB2965">
        <w:rPr>
          <w:color w:val="000000" w:themeColor="text1"/>
          <w:rPrChange w:id="1370" w:author="Rascon Arana, Maria" w:date="2025-09-24T13:19:00Z" w16du:dateUtc="2025-09-24T19:19:00Z">
            <w:rPr/>
          </w:rPrChange>
        </w:rPr>
        <w:tab/>
        <w:t xml:space="preserve">Verification of licensure as a mortuary science </w:t>
      </w:r>
      <w:del w:id="1371" w:author="Rascon Arana, Maria" w:date="2025-09-23T11:53:00Z" w16du:dateUtc="2025-09-23T17:53:00Z">
        <w:r w:rsidRPr="00EB2965" w:rsidDel="00C71C8E">
          <w:rPr>
            <w:color w:val="000000" w:themeColor="text1"/>
            <w:rPrChange w:id="1372" w:author="Rascon Arana, Maria" w:date="2025-09-24T13:19:00Z" w16du:dateUtc="2025-09-24T19:19:00Z">
              <w:rPr/>
            </w:rPrChange>
          </w:rPr>
          <w:delText xml:space="preserve">practitioner </w:delText>
        </w:r>
      </w:del>
      <w:ins w:id="1373" w:author="Rascon Arana, Maria" w:date="2025-09-23T11:53:00Z" w16du:dateUtc="2025-09-23T17:53:00Z">
        <w:r w:rsidR="00C71C8E" w:rsidRPr="00EB2965">
          <w:rPr>
            <w:color w:val="000000" w:themeColor="text1"/>
            <w:rPrChange w:id="1374" w:author="Rascon Arana, Maria" w:date="2025-09-24T13:19:00Z" w16du:dateUtc="2025-09-24T19:19:00Z">
              <w:rPr/>
            </w:rPrChange>
          </w:rPr>
          <w:t xml:space="preserve">professional </w:t>
        </w:r>
      </w:ins>
      <w:r w:rsidRPr="00EB2965">
        <w:rPr>
          <w:color w:val="000000" w:themeColor="text1"/>
          <w:rPrChange w:id="1375" w:author="Rascon Arana, Maria" w:date="2025-09-24T13:19:00Z" w16du:dateUtc="2025-09-24T19:19:00Z">
            <w:rPr/>
          </w:rPrChange>
        </w:rPr>
        <w:t xml:space="preserve">in good standing from another state, including proof of the active practice of mortuary science in that state for a minimum of </w:t>
      </w:r>
      <w:ins w:id="1376" w:author="Rascon Arana, Maria" w:date="2025-09-23T11:53:00Z" w16du:dateUtc="2025-09-23T17:53:00Z">
        <w:r w:rsidR="00C71C8E" w:rsidRPr="00EB2965">
          <w:rPr>
            <w:color w:val="000000" w:themeColor="text1"/>
            <w:rPrChange w:id="1377" w:author="Rascon Arana, Maria" w:date="2025-09-24T13:19:00Z" w16du:dateUtc="2025-09-24T19:19:00Z">
              <w:rPr/>
            </w:rPrChange>
          </w:rPr>
          <w:t>four hundred (</w:t>
        </w:r>
      </w:ins>
      <w:r w:rsidRPr="00EB2965">
        <w:rPr>
          <w:color w:val="000000" w:themeColor="text1"/>
          <w:rPrChange w:id="1378" w:author="Rascon Arana, Maria" w:date="2025-09-24T13:19:00Z" w16du:dateUtc="2025-09-24T19:19:00Z">
            <w:rPr/>
          </w:rPrChange>
        </w:rPr>
        <w:t>400</w:t>
      </w:r>
      <w:ins w:id="1379" w:author="Rascon Arana, Maria" w:date="2025-09-23T11:53:00Z" w16du:dateUtc="2025-09-23T17:53:00Z">
        <w:r w:rsidR="00C71C8E" w:rsidRPr="00EB2965">
          <w:rPr>
            <w:color w:val="000000" w:themeColor="text1"/>
            <w:rPrChange w:id="1380" w:author="Rascon Arana, Maria" w:date="2025-09-24T13:19:00Z" w16du:dateUtc="2025-09-24T19:19:00Z">
              <w:rPr/>
            </w:rPrChange>
          </w:rPr>
          <w:t>)</w:t>
        </w:r>
      </w:ins>
      <w:r w:rsidRPr="00EB2965">
        <w:rPr>
          <w:color w:val="000000" w:themeColor="text1"/>
          <w:rPrChange w:id="1381" w:author="Rascon Arana, Maria" w:date="2025-09-24T13:19:00Z" w16du:dateUtc="2025-09-24T19:19:00Z">
            <w:rPr/>
          </w:rPrChange>
        </w:rPr>
        <w:t xml:space="preserve"> hours per year for the two </w:t>
      </w:r>
      <w:ins w:id="1382" w:author="Rascon Arana, Maria" w:date="2025-09-23T11:53:00Z" w16du:dateUtc="2025-09-23T17:53:00Z">
        <w:r w:rsidR="00C71C8E" w:rsidRPr="00EB2965">
          <w:rPr>
            <w:color w:val="000000" w:themeColor="text1"/>
            <w:rPrChange w:id="1383" w:author="Rascon Arana, Maria" w:date="2025-09-24T13:19:00Z" w16du:dateUtc="2025-09-24T19:19:00Z">
              <w:rPr/>
            </w:rPrChange>
          </w:rPr>
          <w:t xml:space="preserve">(2) </w:t>
        </w:r>
      </w:ins>
      <w:r w:rsidRPr="00EB2965">
        <w:rPr>
          <w:color w:val="000000" w:themeColor="text1"/>
          <w:rPrChange w:id="1384" w:author="Rascon Arana, Maria" w:date="2025-09-24T13:19:00Z" w16du:dateUtc="2025-09-24T19:19:00Z">
            <w:rPr/>
          </w:rPrChange>
        </w:rPr>
        <w:t xml:space="preserve">years immediately preceding the date of receipt of the application for reinstatement. The work experience shall be attested to in a manner prescribed by the Director; or </w:t>
      </w:r>
    </w:p>
    <w:p w14:paraId="24064E35" w14:textId="77777777" w:rsidR="0069577D" w:rsidRPr="00EB2965" w:rsidRDefault="0069577D" w:rsidP="0069577D">
      <w:pPr>
        <w:pStyle w:val="par3"/>
        <w:rPr>
          <w:color w:val="000000" w:themeColor="text1"/>
          <w:rPrChange w:id="1385" w:author="Rascon Arana, Maria" w:date="2025-09-24T13:19:00Z" w16du:dateUtc="2025-09-24T19:19:00Z">
            <w:rPr/>
          </w:rPrChange>
        </w:rPr>
      </w:pPr>
      <w:r w:rsidRPr="00EB2965">
        <w:rPr>
          <w:color w:val="000000" w:themeColor="text1"/>
          <w:rPrChange w:id="1386" w:author="Rascon Arana, Maria" w:date="2025-09-24T13:19:00Z" w16du:dateUtc="2025-09-24T19:19:00Z">
            <w:rPr/>
          </w:rPrChange>
        </w:rPr>
        <w:t xml:space="preserve">b. </w:t>
      </w:r>
      <w:r w:rsidRPr="00EB2965">
        <w:rPr>
          <w:color w:val="000000" w:themeColor="text1"/>
          <w:rPrChange w:id="1387" w:author="Rascon Arana, Maria" w:date="2025-09-24T13:19:00Z" w16du:dateUtc="2025-09-24T19:19:00Z">
            <w:rPr/>
          </w:rPrChange>
        </w:rPr>
        <w:tab/>
        <w:t xml:space="preserve">Providing documentation of one (1) hour of continuing education for every month the license has been expired. </w:t>
      </w:r>
    </w:p>
    <w:p w14:paraId="5DF9F7AD" w14:textId="77777777" w:rsidR="0069577D" w:rsidRPr="00EB2965" w:rsidRDefault="0069577D" w:rsidP="0069577D">
      <w:pPr>
        <w:pStyle w:val="par2"/>
        <w:rPr>
          <w:color w:val="000000" w:themeColor="text1"/>
          <w:rPrChange w:id="1388" w:author="Rascon Arana, Maria" w:date="2025-09-24T13:19:00Z" w16du:dateUtc="2025-09-24T19:19:00Z">
            <w:rPr/>
          </w:rPrChange>
        </w:rPr>
      </w:pPr>
      <w:r w:rsidRPr="00EB2965">
        <w:rPr>
          <w:color w:val="000000" w:themeColor="text1"/>
          <w:rPrChange w:id="1389" w:author="Rascon Arana, Maria" w:date="2025-09-24T13:19:00Z" w16du:dateUtc="2025-09-24T19:19:00Z">
            <w:rPr/>
          </w:rPrChange>
        </w:rPr>
        <w:t xml:space="preserve">4. </w:t>
      </w:r>
      <w:r w:rsidRPr="00EB2965">
        <w:rPr>
          <w:color w:val="000000" w:themeColor="text1"/>
          <w:rPrChange w:id="1390" w:author="Rascon Arana, Maria" w:date="2025-09-24T13:19:00Z" w16du:dateUtc="2025-09-24T19:19:00Z">
            <w:rPr/>
          </w:rPrChange>
        </w:rPr>
        <w:tab/>
        <w:t xml:space="preserve">If the license has been expired for more than five (5) years, an applicant for reinstatement must demonstrate “competency to practice” under section 12-20-202(2)(c)(II), C.R.S., utilizing one of the following methods: </w:t>
      </w:r>
    </w:p>
    <w:p w14:paraId="7F822906" w14:textId="77777777" w:rsidR="0069577D" w:rsidRPr="00EB2965" w:rsidRDefault="0069577D" w:rsidP="0069577D">
      <w:pPr>
        <w:pStyle w:val="par3"/>
        <w:rPr>
          <w:color w:val="000000" w:themeColor="text1"/>
          <w:rPrChange w:id="1391" w:author="Rascon Arana, Maria" w:date="2025-09-24T13:19:00Z" w16du:dateUtc="2025-09-24T19:19:00Z">
            <w:rPr/>
          </w:rPrChange>
        </w:rPr>
      </w:pPr>
      <w:r w:rsidRPr="00EB2965">
        <w:rPr>
          <w:color w:val="000000" w:themeColor="text1"/>
          <w:rPrChange w:id="1392" w:author="Rascon Arana, Maria" w:date="2025-09-24T13:19:00Z" w16du:dateUtc="2025-09-24T19:19:00Z">
            <w:rPr/>
          </w:rPrChange>
        </w:rPr>
        <w:t xml:space="preserve">a. </w:t>
      </w:r>
      <w:r w:rsidRPr="00EB2965">
        <w:rPr>
          <w:color w:val="000000" w:themeColor="text1"/>
          <w:rPrChange w:id="1393" w:author="Rascon Arana, Maria" w:date="2025-09-24T13:19:00Z" w16du:dateUtc="2025-09-24T19:19:00Z">
            <w:rPr/>
          </w:rPrChange>
        </w:rPr>
        <w:tab/>
        <w:t xml:space="preserve">Successfully pass the appropriate sections of the national board examination administered by the International Conference of Funeral Service Examining Boards within two (2) years immediately preceding submission of an application for reinstatement; or </w:t>
      </w:r>
    </w:p>
    <w:p w14:paraId="70E1088D" w14:textId="05E6A383" w:rsidR="0069577D" w:rsidRPr="00EB2965" w:rsidRDefault="0069577D" w:rsidP="0069577D">
      <w:pPr>
        <w:pStyle w:val="par3"/>
        <w:rPr>
          <w:color w:val="000000" w:themeColor="text1"/>
          <w:rPrChange w:id="1394" w:author="Rascon Arana, Maria" w:date="2025-09-24T13:19:00Z" w16du:dateUtc="2025-09-24T19:19:00Z">
            <w:rPr/>
          </w:rPrChange>
        </w:rPr>
      </w:pPr>
      <w:r w:rsidRPr="00EB2965">
        <w:rPr>
          <w:color w:val="000000" w:themeColor="text1"/>
          <w:rPrChange w:id="1395" w:author="Rascon Arana, Maria" w:date="2025-09-24T13:19:00Z" w16du:dateUtc="2025-09-24T19:19:00Z">
            <w:rPr/>
          </w:rPrChange>
        </w:rPr>
        <w:t xml:space="preserve">b. </w:t>
      </w:r>
      <w:r w:rsidRPr="00EB2965">
        <w:rPr>
          <w:color w:val="000000" w:themeColor="text1"/>
          <w:rPrChange w:id="1396" w:author="Rascon Arana, Maria" w:date="2025-09-24T13:19:00Z" w16du:dateUtc="2025-09-24T19:19:00Z">
            <w:rPr/>
          </w:rPrChange>
        </w:rPr>
        <w:tab/>
        <w:t xml:space="preserve">Supervised practice for a period of no less than six </w:t>
      </w:r>
      <w:ins w:id="1397" w:author="Rascon Arana, Maria" w:date="2025-09-23T11:53:00Z" w16du:dateUtc="2025-09-23T17:53:00Z">
        <w:r w:rsidR="00C71C8E" w:rsidRPr="00EB2965">
          <w:rPr>
            <w:color w:val="000000" w:themeColor="text1"/>
            <w:rPrChange w:id="1398" w:author="Rascon Arana, Maria" w:date="2025-09-24T13:19:00Z" w16du:dateUtc="2025-09-24T19:19:00Z">
              <w:rPr/>
            </w:rPrChange>
          </w:rPr>
          <w:t xml:space="preserve">(6) </w:t>
        </w:r>
      </w:ins>
      <w:r w:rsidRPr="00EB2965">
        <w:rPr>
          <w:color w:val="000000" w:themeColor="text1"/>
          <w:rPrChange w:id="1399" w:author="Rascon Arana, Maria" w:date="2025-09-24T13:19:00Z" w16du:dateUtc="2025-09-24T19:19:00Z">
            <w:rPr/>
          </w:rPrChange>
        </w:rPr>
        <w:t xml:space="preserve">months, subject to terms established by the Director; or </w:t>
      </w:r>
    </w:p>
    <w:p w14:paraId="676A9937" w14:textId="46FF217D" w:rsidR="0069577D" w:rsidRPr="00EB2965" w:rsidRDefault="0069577D" w:rsidP="0069577D">
      <w:pPr>
        <w:pStyle w:val="par3"/>
        <w:rPr>
          <w:color w:val="000000" w:themeColor="text1"/>
          <w:rPrChange w:id="1400" w:author="Rascon Arana, Maria" w:date="2025-09-24T13:19:00Z" w16du:dateUtc="2025-09-24T19:19:00Z">
            <w:rPr/>
          </w:rPrChange>
        </w:rPr>
      </w:pPr>
      <w:r w:rsidRPr="00EB2965">
        <w:rPr>
          <w:color w:val="000000" w:themeColor="text1"/>
          <w:rPrChange w:id="1401" w:author="Rascon Arana, Maria" w:date="2025-09-24T13:19:00Z" w16du:dateUtc="2025-09-24T19:19:00Z">
            <w:rPr/>
          </w:rPrChange>
        </w:rPr>
        <w:lastRenderedPageBreak/>
        <w:t xml:space="preserve">c. </w:t>
      </w:r>
      <w:r w:rsidRPr="00EB2965">
        <w:rPr>
          <w:color w:val="000000" w:themeColor="text1"/>
          <w:rPrChange w:id="1402" w:author="Rascon Arana, Maria" w:date="2025-09-24T13:19:00Z" w16du:dateUtc="2025-09-24T19:19:00Z">
            <w:rPr/>
          </w:rPrChange>
        </w:rPr>
        <w:tab/>
        <w:t xml:space="preserve">Provide verification of the active and properly licensed practice of mortuary science for a minimum of </w:t>
      </w:r>
      <w:ins w:id="1403" w:author="Rascon Arana, Maria" w:date="2025-09-23T11:53:00Z" w16du:dateUtc="2025-09-23T17:53:00Z">
        <w:r w:rsidR="00C71C8E" w:rsidRPr="00EB2965">
          <w:rPr>
            <w:color w:val="000000" w:themeColor="text1"/>
            <w:rPrChange w:id="1404" w:author="Rascon Arana, Maria" w:date="2025-09-24T13:19:00Z" w16du:dateUtc="2025-09-24T19:19:00Z">
              <w:rPr/>
            </w:rPrChange>
          </w:rPr>
          <w:t>four hundred (</w:t>
        </w:r>
      </w:ins>
      <w:r w:rsidRPr="00EB2965">
        <w:rPr>
          <w:color w:val="000000" w:themeColor="text1"/>
          <w:rPrChange w:id="1405" w:author="Rascon Arana, Maria" w:date="2025-09-24T13:19:00Z" w16du:dateUtc="2025-09-24T19:19:00Z">
            <w:rPr/>
          </w:rPrChange>
        </w:rPr>
        <w:t>400</w:t>
      </w:r>
      <w:ins w:id="1406" w:author="Rascon Arana, Maria" w:date="2025-09-23T11:53:00Z" w16du:dateUtc="2025-09-23T17:53:00Z">
        <w:r w:rsidR="00C71C8E" w:rsidRPr="00EB2965">
          <w:rPr>
            <w:color w:val="000000" w:themeColor="text1"/>
            <w:rPrChange w:id="1407" w:author="Rascon Arana, Maria" w:date="2025-09-24T13:19:00Z" w16du:dateUtc="2025-09-24T19:19:00Z">
              <w:rPr/>
            </w:rPrChange>
          </w:rPr>
          <w:t>)</w:t>
        </w:r>
      </w:ins>
      <w:r w:rsidRPr="00EB2965">
        <w:rPr>
          <w:color w:val="000000" w:themeColor="text1"/>
          <w:rPrChange w:id="1408" w:author="Rascon Arana, Maria" w:date="2025-09-24T13:19:00Z" w16du:dateUtc="2025-09-24T19:19:00Z">
            <w:rPr/>
          </w:rPrChange>
        </w:rPr>
        <w:t xml:space="preserve"> hours per year for </w:t>
      </w:r>
      <w:ins w:id="1409" w:author="Rascon Arana, Maria" w:date="2025-09-23T11:53:00Z" w16du:dateUtc="2025-09-23T17:53:00Z">
        <w:r w:rsidR="00C71C8E" w:rsidRPr="00EB2965">
          <w:rPr>
            <w:color w:val="000000" w:themeColor="text1"/>
            <w:rPrChange w:id="1410" w:author="Rascon Arana, Maria" w:date="2025-09-24T13:19:00Z" w16du:dateUtc="2025-09-24T19:19:00Z">
              <w:rPr/>
            </w:rPrChange>
          </w:rPr>
          <w:t xml:space="preserve">each of </w:t>
        </w:r>
      </w:ins>
      <w:r w:rsidRPr="00EB2965">
        <w:rPr>
          <w:color w:val="000000" w:themeColor="text1"/>
          <w:rPrChange w:id="1411" w:author="Rascon Arana, Maria" w:date="2025-09-24T13:19:00Z" w16du:dateUtc="2025-09-24T19:19:00Z">
            <w:rPr/>
          </w:rPrChange>
        </w:rPr>
        <w:t xml:space="preserve">the three years immediately preceding the date of application for reinstatement. The work experience shall be attested to in a manner prescribed by the Director; or </w:t>
      </w:r>
    </w:p>
    <w:p w14:paraId="374BD36D" w14:textId="77777777" w:rsidR="0069577D" w:rsidRPr="00EB2965" w:rsidRDefault="0069577D" w:rsidP="0069577D">
      <w:pPr>
        <w:pStyle w:val="par3"/>
        <w:rPr>
          <w:color w:val="000000" w:themeColor="text1"/>
          <w:rPrChange w:id="1412" w:author="Rascon Arana, Maria" w:date="2025-09-24T13:19:00Z" w16du:dateUtc="2025-09-24T19:19:00Z">
            <w:rPr/>
          </w:rPrChange>
        </w:rPr>
      </w:pPr>
      <w:r w:rsidRPr="00EB2965">
        <w:rPr>
          <w:color w:val="000000" w:themeColor="text1"/>
          <w:rPrChange w:id="1413" w:author="Rascon Arana, Maria" w:date="2025-09-24T13:19:00Z" w16du:dateUtc="2025-09-24T19:19:00Z">
            <w:rPr/>
          </w:rPrChange>
        </w:rPr>
        <w:t xml:space="preserve">d. </w:t>
      </w:r>
      <w:r w:rsidRPr="00EB2965">
        <w:rPr>
          <w:color w:val="000000" w:themeColor="text1"/>
          <w:rPrChange w:id="1414" w:author="Rascon Arana, Maria" w:date="2025-09-24T13:19:00Z" w16du:dateUtc="2025-09-24T19:19:00Z">
            <w:rPr/>
          </w:rPrChange>
        </w:rPr>
        <w:tab/>
        <w:t xml:space="preserve">By any other means approved by the Director. </w:t>
      </w:r>
    </w:p>
    <w:p w14:paraId="2F3A1595" w14:textId="77777777" w:rsidR="0069577D" w:rsidRDefault="0069577D" w:rsidP="0069577D">
      <w:pPr>
        <w:pStyle w:val="upar1"/>
        <w:rPr>
          <w:ins w:id="1415" w:author="Shelov, Elizabeth" w:date="2026-07-13T15:12:00Z" w16du:dateUtc="2026-07-13T21:12:00Z"/>
          <w:color w:val="000000" w:themeColor="text1"/>
        </w:rPr>
      </w:pPr>
      <w:r w:rsidRPr="00EB2965">
        <w:rPr>
          <w:color w:val="000000" w:themeColor="text1"/>
          <w:rPrChange w:id="1416" w:author="Rascon Arana, Maria" w:date="2025-09-24T13:19:00Z" w16du:dateUtc="2025-09-24T19:19:00Z">
            <w:rPr/>
          </w:rPrChange>
        </w:rPr>
        <w:t xml:space="preserve">An applicant for reinstatement who has actively practiced in Colorado with an expired license in violation of section 12-135-501(1), C.R.S., is subject to denial of application, disciplinary action, and other penalties as authorized in the Mortuary Science Code, and in accordance with section 12-20-202 et seq., C.R.S. </w:t>
      </w:r>
    </w:p>
    <w:p w14:paraId="4D929B74" w14:textId="77777777" w:rsidR="0069577D" w:rsidRPr="00C871DF" w:rsidRDefault="0069577D" w:rsidP="00C871DF">
      <w:pPr>
        <w:pStyle w:val="Heading2"/>
        <w:rPr>
          <w:i w:val="0"/>
          <w:iCs w:val="0"/>
          <w:sz w:val="20"/>
          <w:szCs w:val="20"/>
        </w:rPr>
      </w:pPr>
      <w:commentRangeStart w:id="1417"/>
      <w:commentRangeStart w:id="1418"/>
      <w:commentRangeStart w:id="1419"/>
      <w:commentRangeStart w:id="1420"/>
      <w:commentRangeStart w:id="1421"/>
      <w:commentRangeStart w:id="1422"/>
      <w:commentRangeStart w:id="1423"/>
      <w:r w:rsidRPr="00C871DF">
        <w:rPr>
          <w:i w:val="0"/>
          <w:iCs w:val="0"/>
          <w:sz w:val="20"/>
          <w:szCs w:val="20"/>
        </w:rPr>
        <w:t xml:space="preserve">1.12 </w:t>
      </w:r>
      <w:commentRangeEnd w:id="1417"/>
      <w:r w:rsidR="006F594E" w:rsidRPr="00C871DF">
        <w:rPr>
          <w:rStyle w:val="CommentReference"/>
          <w:i w:val="0"/>
          <w:iCs w:val="0"/>
          <w:sz w:val="20"/>
          <w:szCs w:val="20"/>
        </w:rPr>
        <w:commentReference w:id="1417"/>
      </w:r>
      <w:commentRangeEnd w:id="1418"/>
      <w:r w:rsidR="00F0073D" w:rsidRPr="00C871DF">
        <w:rPr>
          <w:rStyle w:val="CommentReference"/>
          <w:i w:val="0"/>
          <w:iCs w:val="0"/>
          <w:sz w:val="20"/>
          <w:szCs w:val="20"/>
        </w:rPr>
        <w:commentReference w:id="1418"/>
      </w:r>
      <w:commentRangeEnd w:id="1419"/>
      <w:r w:rsidR="007061CE" w:rsidRPr="00C871DF">
        <w:rPr>
          <w:rStyle w:val="CommentReference"/>
          <w:i w:val="0"/>
          <w:iCs w:val="0"/>
          <w:sz w:val="20"/>
          <w:szCs w:val="20"/>
        </w:rPr>
        <w:commentReference w:id="1419"/>
      </w:r>
      <w:commentRangeEnd w:id="1420"/>
      <w:r w:rsidR="008C288C" w:rsidRPr="00C871DF">
        <w:rPr>
          <w:rStyle w:val="CommentReference"/>
          <w:i w:val="0"/>
          <w:iCs w:val="0"/>
          <w:sz w:val="20"/>
          <w:szCs w:val="20"/>
        </w:rPr>
        <w:commentReference w:id="1420"/>
      </w:r>
      <w:commentRangeEnd w:id="1421"/>
      <w:r w:rsidR="006920C6" w:rsidRPr="00C871DF">
        <w:rPr>
          <w:rStyle w:val="CommentReference"/>
          <w:i w:val="0"/>
          <w:iCs w:val="0"/>
          <w:sz w:val="20"/>
          <w:szCs w:val="20"/>
        </w:rPr>
        <w:commentReference w:id="1421"/>
      </w:r>
      <w:commentRangeEnd w:id="1422"/>
      <w:r w:rsidR="001C264C" w:rsidRPr="00C871DF">
        <w:rPr>
          <w:rStyle w:val="CommentReference"/>
          <w:i w:val="0"/>
          <w:iCs w:val="0"/>
          <w:sz w:val="20"/>
          <w:szCs w:val="20"/>
        </w:rPr>
        <w:commentReference w:id="1422"/>
      </w:r>
      <w:commentRangeEnd w:id="1423"/>
      <w:r w:rsidR="000B47F6" w:rsidRPr="00C871DF">
        <w:rPr>
          <w:rStyle w:val="CommentReference"/>
          <w:i w:val="0"/>
          <w:iCs w:val="0"/>
          <w:sz w:val="20"/>
          <w:szCs w:val="20"/>
        </w:rPr>
        <w:commentReference w:id="1423"/>
      </w:r>
      <w:r w:rsidRPr="00C871DF">
        <w:rPr>
          <w:i w:val="0"/>
          <w:iCs w:val="0"/>
          <w:sz w:val="20"/>
          <w:szCs w:val="20"/>
        </w:rPr>
        <w:tab/>
        <w:t xml:space="preserve">CONTINUING PROFESSIONAL COMPETENCY </w:t>
      </w:r>
    </w:p>
    <w:p w14:paraId="6FC43415" w14:textId="77777777" w:rsidR="004513BC" w:rsidRPr="00EB2965" w:rsidRDefault="0069577D" w:rsidP="0069577D">
      <w:pPr>
        <w:pStyle w:val="upar1"/>
        <w:rPr>
          <w:color w:val="000000" w:themeColor="text1"/>
          <w:rPrChange w:id="1424" w:author="Rascon Arana, Maria" w:date="2025-09-24T13:19:00Z" w16du:dateUtc="2025-09-24T19:19:00Z">
            <w:rPr/>
          </w:rPrChange>
        </w:rPr>
      </w:pPr>
      <w:r w:rsidRPr="00EB2965">
        <w:rPr>
          <w:color w:val="000000" w:themeColor="text1"/>
          <w:rPrChange w:id="1425" w:author="Rascon Arana, Maria" w:date="2025-09-24T13:19:00Z" w16du:dateUtc="2025-09-24T19:19:00Z">
            <w:rPr/>
          </w:rPrChange>
        </w:rPr>
        <w:t xml:space="preserve">This Rule is adopted pursuant to sections 12-20-204, 12-135-401(6)(a), and 12-135-504, C.R.S. The purpose of this Rule is to establish the continuing education requirements for a mortuary science professional as required in section 12-135-504, C.R.S. </w:t>
      </w:r>
    </w:p>
    <w:p w14:paraId="3E41000C" w14:textId="14345D49" w:rsidR="004513BC" w:rsidRPr="00C871DF" w:rsidRDefault="0069577D" w:rsidP="00C871DF">
      <w:pPr>
        <w:pStyle w:val="par1"/>
      </w:pPr>
      <w:r w:rsidRPr="00C871DF">
        <w:t>A.</w:t>
      </w:r>
      <w:r w:rsidR="004513BC" w:rsidRPr="00C871DF">
        <w:tab/>
      </w:r>
      <w:r w:rsidRPr="00C871DF">
        <w:t xml:space="preserve">Every mortuary science professional with an active license shall complete a minimum of six (6) hours of continuing education every renewal period to demonstrate competency regarding the topics specified in section 12-135-504(2)(a), C.R.S. </w:t>
      </w:r>
    </w:p>
    <w:p w14:paraId="55EB585D" w14:textId="77777777" w:rsidR="004513BC" w:rsidRPr="00C871DF" w:rsidRDefault="0069577D" w:rsidP="00C871DF">
      <w:pPr>
        <w:pStyle w:val="par1"/>
      </w:pPr>
      <w:r w:rsidRPr="00C871DF">
        <w:t xml:space="preserve">B. </w:t>
      </w:r>
      <w:r w:rsidR="004513BC" w:rsidRPr="00C871DF">
        <w:tab/>
      </w:r>
      <w:r w:rsidRPr="00C871DF">
        <w:t xml:space="preserve">A continuing education course must have as its primary objective the increase of professional competence of licensed mortuary science professionals and must be relevant to the licensee’s practice as a mortuary science professional. All such educational courses must cover or be related to the practice of mortuary science and/or the topics specified in section 12-135-504(2)(a), C.R.S. </w:t>
      </w:r>
    </w:p>
    <w:p w14:paraId="15ACA191" w14:textId="55AC10DB" w:rsidR="004513BC" w:rsidRPr="00C871DF" w:rsidRDefault="0069577D" w:rsidP="00C871DF">
      <w:pPr>
        <w:pStyle w:val="par2"/>
      </w:pPr>
      <w:r w:rsidRPr="00C871DF">
        <w:t>1.</w:t>
      </w:r>
      <w:r w:rsidR="004513BC" w:rsidRPr="00C871DF">
        <w:tab/>
      </w:r>
      <w:r w:rsidRPr="00C871DF">
        <w:t xml:space="preserve">A licensee is ultimately responsible for ensuring that continuing education courses comply with the requirements of this Rule and section 12-135-504, C.R.S. </w:t>
      </w:r>
    </w:p>
    <w:p w14:paraId="7727631A" w14:textId="45DC6539" w:rsidR="0069577D" w:rsidRPr="00C871DF" w:rsidRDefault="0069577D" w:rsidP="00C871DF">
      <w:pPr>
        <w:pStyle w:val="par1"/>
      </w:pPr>
      <w:r w:rsidRPr="00C871DF">
        <w:t>D.</w:t>
      </w:r>
      <w:r w:rsidR="004513BC" w:rsidRPr="00C871DF">
        <w:tab/>
      </w:r>
      <w:r w:rsidRPr="00C871DF">
        <w:t>The number of credit hours for the purpose of satisfying the requirements of this Rule and section 12-135-504, C.R.S, may be determined by counting the credit hours of instruction and rounding to the nearest quarter hour.</w:t>
      </w:r>
    </w:p>
    <w:p w14:paraId="1F1476A5" w14:textId="77777777" w:rsidR="004513BC" w:rsidRPr="00C871DF" w:rsidRDefault="004513BC" w:rsidP="00C871DF">
      <w:pPr>
        <w:pStyle w:val="par1"/>
      </w:pPr>
      <w:r w:rsidRPr="00C871DF">
        <w:t xml:space="preserve">E. </w:t>
      </w:r>
      <w:r w:rsidRPr="00C871DF">
        <w:tab/>
        <w:t xml:space="preserve">Any excess continuing education hours above the minimum required pursuant to this Rule 1.12 in any applicable renewal period may not be ‘carried over’ in order to meet the minimum continuing education requirements in any succeeding renewal period. A licensee shall only count continuing education hours for the current renewal period and shall not submit for approval by the Director continuing education hours earned during a previous renewal period. </w:t>
      </w:r>
    </w:p>
    <w:p w14:paraId="6695E10E" w14:textId="276174E6" w:rsidR="004513BC" w:rsidRPr="00C871DF" w:rsidRDefault="004513BC" w:rsidP="00C871DF">
      <w:pPr>
        <w:pStyle w:val="par1"/>
      </w:pPr>
      <w:r w:rsidRPr="00C871DF">
        <w:t>F.</w:t>
      </w:r>
      <w:r w:rsidRPr="00C871DF">
        <w:tab/>
        <w:t>If a licensee has been licensed for a period of twelve</w:t>
      </w:r>
      <w:ins w:id="1426" w:author="Rascon Arana, Maria" w:date="2025-09-23T14:08:00Z" w16du:dateUtc="2025-09-23T20:08:00Z">
        <w:r w:rsidR="000B68F4" w:rsidRPr="00C871DF">
          <w:t xml:space="preserve"> (12)</w:t>
        </w:r>
      </w:ins>
      <w:r w:rsidRPr="00C871DF">
        <w:t xml:space="preserve"> months or less before the first license renewal period, the licensee is not required to submit continuing education hours for license renewal. </w:t>
      </w:r>
    </w:p>
    <w:p w14:paraId="562CC8B1" w14:textId="49948FD6" w:rsidR="004513BC" w:rsidRPr="00C871DF" w:rsidRDefault="004513BC" w:rsidP="00C871DF">
      <w:pPr>
        <w:pStyle w:val="par1"/>
      </w:pPr>
      <w:r w:rsidRPr="00C871DF">
        <w:t>G.</w:t>
      </w:r>
      <w:r w:rsidRPr="00C871DF">
        <w:tab/>
        <w:t xml:space="preserve">At a minimum, the six (6) required continuing education hours per renewal period must include the following: </w:t>
      </w:r>
    </w:p>
    <w:p w14:paraId="433C43A8" w14:textId="71104634" w:rsidR="004513BC" w:rsidRPr="00C871DF" w:rsidRDefault="004513BC" w:rsidP="00C871DF">
      <w:pPr>
        <w:pStyle w:val="par2"/>
      </w:pPr>
      <w:r w:rsidRPr="00C871DF">
        <w:t>1.</w:t>
      </w:r>
      <w:r w:rsidRPr="00C871DF">
        <w:tab/>
        <w:t xml:space="preserve">One (1) hour covering the law applicable to the type of license held by the applicant for renewal; </w:t>
      </w:r>
    </w:p>
    <w:p w14:paraId="7BD2C3DC" w14:textId="256BBE57" w:rsidR="004513BC" w:rsidRPr="00C871DF" w:rsidRDefault="004513BC" w:rsidP="00C871DF">
      <w:pPr>
        <w:pStyle w:val="par2"/>
      </w:pPr>
      <w:r w:rsidRPr="00C871DF">
        <w:t>2.</w:t>
      </w:r>
      <w:r w:rsidRPr="00C871DF">
        <w:tab/>
        <w:t xml:space="preserve">One (1) hour covering ethics; and </w:t>
      </w:r>
    </w:p>
    <w:p w14:paraId="78189289" w14:textId="7CBB466F" w:rsidR="004513BC" w:rsidRPr="00C871DF" w:rsidRDefault="004513BC" w:rsidP="00C871DF">
      <w:pPr>
        <w:pStyle w:val="par2"/>
      </w:pPr>
      <w:r w:rsidRPr="00C871DF">
        <w:t>3.</w:t>
      </w:r>
      <w:r w:rsidRPr="00C871DF">
        <w:tab/>
        <w:t xml:space="preserve">One (1) hour covering </w:t>
      </w:r>
      <w:ins w:id="1427" w:author="Rascon Arana, Maria" w:date="2025-09-23T14:08:00Z" w16du:dateUtc="2025-09-23T20:08:00Z">
        <w:r w:rsidR="000B68F4" w:rsidRPr="00C871DF">
          <w:t xml:space="preserve">applicable </w:t>
        </w:r>
      </w:ins>
      <w:r w:rsidRPr="00C871DF">
        <w:t xml:space="preserve">public health requirements. </w:t>
      </w:r>
    </w:p>
    <w:p w14:paraId="1DB63250" w14:textId="5562E0D7" w:rsidR="004513BC" w:rsidRPr="00C871DF" w:rsidRDefault="004513BC" w:rsidP="00C871DF">
      <w:pPr>
        <w:pStyle w:val="par1"/>
      </w:pPr>
      <w:r w:rsidRPr="00C871DF">
        <w:lastRenderedPageBreak/>
        <w:t>H.</w:t>
      </w:r>
      <w:r w:rsidRPr="00C871DF">
        <w:tab/>
        <w:t xml:space="preserve">Continuing education programs or classes may be delivered to licensees via in-person instruction or practical training, internet-based education programs, CDs, DVDs, or video and audio tapes. </w:t>
      </w:r>
      <w:del w:id="1428" w:author="Rascon Arana, Maria" w:date="2026-09-14T11:09:00Z" w16du:dateUtc="2026-09-14T17:09:00Z">
        <w:r w:rsidRPr="00C871DF" w:rsidDel="006543A6">
          <w:delText>To obtain credit for continuing education classes or programs delivered in a method other than in</w:delText>
        </w:r>
      </w:del>
      <w:ins w:id="1429" w:author="Shelov, Elizabeth" w:date="2025-11-07T16:16:00Z" w16du:dateUtc="2025-11-07T23:16:00Z">
        <w:del w:id="1430" w:author="Rascon Arana, Maria" w:date="2026-09-14T11:09:00Z" w16du:dateUtc="2026-09-14T17:09:00Z">
          <w:r w:rsidR="00B7516B" w:rsidDel="006543A6">
            <w:delText xml:space="preserve"> </w:delText>
          </w:r>
        </w:del>
      </w:ins>
      <w:del w:id="1431" w:author="Rascon Arana, Maria" w:date="2026-09-14T11:09:00Z" w16du:dateUtc="2026-09-14T17:09:00Z">
        <w:r w:rsidRPr="00C871DF" w:rsidDel="006543A6">
          <w:delText xml:space="preserve">person instruction or practical training, successful completion of a proficiency testing component is required. </w:delText>
        </w:r>
      </w:del>
    </w:p>
    <w:p w14:paraId="3983B9A2" w14:textId="6DAC57AB" w:rsidR="004513BC" w:rsidRPr="00C871DF" w:rsidRDefault="004513BC" w:rsidP="00C871DF">
      <w:pPr>
        <w:pStyle w:val="par1"/>
      </w:pPr>
      <w:r w:rsidRPr="00C871DF">
        <w:t xml:space="preserve">I. </w:t>
      </w:r>
      <w:r w:rsidRPr="00C871DF">
        <w:tab/>
        <w:t xml:space="preserve">Licensees must maintain </w:t>
      </w:r>
      <w:del w:id="1432" w:author="Rascon Arana, Maria" w:date="2025-09-23T14:09:00Z" w16du:dateUtc="2025-09-23T20:09:00Z">
        <w:r w:rsidRPr="00C871DF" w:rsidDel="000B68F4">
          <w:delText>in their own files the following information</w:delText>
        </w:r>
      </w:del>
      <w:ins w:id="1433" w:author="Shelov, Elizabeth" w:date="2026-07-12T16:34:00Z" w16du:dateUtc="2026-07-12T22:34:00Z">
        <w:r w:rsidR="00AE1602">
          <w:t xml:space="preserve"> </w:t>
        </w:r>
      </w:ins>
      <w:ins w:id="1434" w:author="Rascon Arana, Maria" w:date="2025-09-23T14:09:00Z" w16du:dateUtc="2025-09-23T20:09:00Z">
        <w:r w:rsidR="000B68F4" w:rsidRPr="00C871DF">
          <w:t>documentation</w:t>
        </w:r>
      </w:ins>
      <w:r w:rsidRPr="00C871DF">
        <w:t xml:space="preserve"> for each program or class taken for the purposes of satisfying the requirements of this Rule 1.12</w:t>
      </w:r>
      <w:ins w:id="1435" w:author="Rascon Arana, Maria" w:date="2025-09-23T14:09:00Z" w16du:dateUtc="2025-09-23T20:09:00Z">
        <w:r w:rsidR="000B68F4" w:rsidRPr="00C871DF">
          <w:t xml:space="preserve"> including</w:t>
        </w:r>
      </w:ins>
      <w:r w:rsidRPr="00C871DF">
        <w:t xml:space="preserve">: </w:t>
      </w:r>
    </w:p>
    <w:p w14:paraId="168C40B9" w14:textId="7572964D" w:rsidR="004513BC" w:rsidRPr="00C871DF" w:rsidRDefault="004513BC" w:rsidP="00C871DF">
      <w:pPr>
        <w:pStyle w:val="par2"/>
      </w:pPr>
      <w:r w:rsidRPr="00C871DF">
        <w:t>1.</w:t>
      </w:r>
      <w:r w:rsidRPr="00C871DF">
        <w:tab/>
        <w:t xml:space="preserve">The dates of the continuing education class or program; </w:t>
      </w:r>
    </w:p>
    <w:p w14:paraId="0F741E86" w14:textId="2EEEA9C1" w:rsidR="004513BC" w:rsidRPr="00C871DF" w:rsidRDefault="004513BC" w:rsidP="00C871DF">
      <w:pPr>
        <w:pStyle w:val="par2"/>
      </w:pPr>
      <w:r w:rsidRPr="00C871DF">
        <w:t>2.</w:t>
      </w:r>
      <w:r w:rsidRPr="00C871DF">
        <w:tab/>
        <w:t xml:space="preserve">The certificate of attendance, including the hours in attendance; </w:t>
      </w:r>
    </w:p>
    <w:p w14:paraId="484C138F" w14:textId="3AC52032" w:rsidR="004513BC" w:rsidRPr="00C871DF" w:rsidRDefault="004513BC" w:rsidP="00C871DF">
      <w:pPr>
        <w:pStyle w:val="par2"/>
      </w:pPr>
      <w:r w:rsidRPr="00C871DF">
        <w:t>3.</w:t>
      </w:r>
      <w:r w:rsidRPr="00C871DF">
        <w:tab/>
        <w:t xml:space="preserve">A synopsis of the course content; and </w:t>
      </w:r>
    </w:p>
    <w:p w14:paraId="2E85BBB8" w14:textId="620F6058" w:rsidR="004513BC" w:rsidRPr="00C871DF" w:rsidRDefault="004513BC" w:rsidP="00C871DF">
      <w:pPr>
        <w:pStyle w:val="par2"/>
      </w:pPr>
      <w:r w:rsidRPr="00C871DF">
        <w:t>4.</w:t>
      </w:r>
      <w:r w:rsidRPr="00C871DF">
        <w:tab/>
        <w:t xml:space="preserve">The identity of the organization and/or person providing the program or class. </w:t>
      </w:r>
    </w:p>
    <w:p w14:paraId="767FE75A" w14:textId="77777777" w:rsidR="004513BC" w:rsidRPr="00EB2965" w:rsidRDefault="004513BC" w:rsidP="004513BC">
      <w:pPr>
        <w:pStyle w:val="par3"/>
        <w:rPr>
          <w:color w:val="000000" w:themeColor="text1"/>
          <w:rPrChange w:id="1436" w:author="Rascon Arana, Maria" w:date="2025-09-24T13:19:00Z" w16du:dateUtc="2025-09-24T19:19:00Z">
            <w:rPr/>
          </w:rPrChange>
        </w:rPr>
      </w:pPr>
      <w:r w:rsidRPr="00EB2965">
        <w:rPr>
          <w:color w:val="000000" w:themeColor="text1"/>
          <w:rPrChange w:id="1437" w:author="Rascon Arana, Maria" w:date="2025-09-24T13:19:00Z" w16du:dateUtc="2025-09-24T19:19:00Z">
            <w:rPr/>
          </w:rPrChange>
        </w:rPr>
        <w:t xml:space="preserve">a. </w:t>
      </w:r>
      <w:r w:rsidRPr="00EB2965">
        <w:rPr>
          <w:color w:val="000000" w:themeColor="text1"/>
          <w:rPrChange w:id="1438" w:author="Rascon Arana, Maria" w:date="2025-09-24T13:19:00Z" w16du:dateUtc="2025-09-24T19:19:00Z">
            <w:rPr/>
          </w:rPrChange>
        </w:rPr>
        <w:tab/>
        <w:t xml:space="preserve">The records required to be maintained pursuant to this paragraph shall be kept and maintained for no less than four (4) years from the date of participation in the class or program. </w:t>
      </w:r>
    </w:p>
    <w:p w14:paraId="42218354" w14:textId="1D399ADC" w:rsidR="004513BC" w:rsidRPr="00C871DF" w:rsidRDefault="004513BC" w:rsidP="00C871DF">
      <w:pPr>
        <w:pStyle w:val="par1"/>
      </w:pPr>
      <w:r w:rsidRPr="00C871DF">
        <w:t>J.</w:t>
      </w:r>
      <w:r w:rsidRPr="00C871DF">
        <w:tab/>
        <w:t xml:space="preserve">The Director may conduct a random compliance audit of renewal applicants to verify continuing education course content and number of hours completed. Licensees are required to comply with the audit process as requested by the Director. </w:t>
      </w:r>
    </w:p>
    <w:p w14:paraId="3CF5346C" w14:textId="4B9F84AA" w:rsidR="004513BC" w:rsidRPr="00C871DF" w:rsidRDefault="004513BC" w:rsidP="00C871DF">
      <w:pPr>
        <w:pStyle w:val="par1"/>
      </w:pPr>
      <w:r w:rsidRPr="00C871DF">
        <w:t>K.</w:t>
      </w:r>
      <w:r w:rsidRPr="00C871DF">
        <w:tab/>
        <w:t xml:space="preserve">Failure to complete required continuing education is cause for disciplinary action up to and including revocation. It is the responsibility of the licensee to be aware of and comply with all continuing education requirements under these Rules. </w:t>
      </w:r>
    </w:p>
    <w:p w14:paraId="2B526D4C" w14:textId="351F7CEA" w:rsidR="004513BC" w:rsidRPr="00C871DF" w:rsidRDefault="004513BC" w:rsidP="00C871DF">
      <w:pPr>
        <w:pStyle w:val="par1"/>
      </w:pPr>
      <w:r w:rsidRPr="00C871DF">
        <w:t>L.</w:t>
      </w:r>
      <w:r w:rsidRPr="00C871DF">
        <w:tab/>
        <w:t xml:space="preserve">Standards for approval of qualifying continuing education providers or classes </w:t>
      </w:r>
    </w:p>
    <w:p w14:paraId="72BF6500" w14:textId="0BB76D85" w:rsidR="004513BC" w:rsidRPr="00C871DF" w:rsidRDefault="004513BC" w:rsidP="00C871DF">
      <w:pPr>
        <w:pStyle w:val="par2"/>
      </w:pPr>
      <w:r w:rsidRPr="00C871DF">
        <w:t>1.</w:t>
      </w:r>
      <w:r w:rsidRPr="00C871DF">
        <w:tab/>
        <w:t>A provider or class may be approved by the Director as a qualifying continuing education provider or class pursuant to section 12-135-504(2)(b)(I)(B), C.R.S., if it meets all of the following criteria:</w:t>
      </w:r>
    </w:p>
    <w:p w14:paraId="59B4368F" w14:textId="2F149261" w:rsidR="00A8335D" w:rsidRPr="00C871DF" w:rsidRDefault="00A8335D" w:rsidP="00C871DF">
      <w:pPr>
        <w:pStyle w:val="par3"/>
      </w:pPr>
      <w:r w:rsidRPr="00C871DF">
        <w:t>a.</w:t>
      </w:r>
      <w:r w:rsidRPr="00C871DF">
        <w:tab/>
        <w:t xml:space="preserve">It is an organized program or class of mortuary science education that constitutes a meritorious learning experience and that engages participants in learning activities that are designed to maintain or improve participants’ professional competence as a mortuary science professional, and </w:t>
      </w:r>
    </w:p>
    <w:p w14:paraId="596CB1B3" w14:textId="77777777" w:rsidR="00A8335D" w:rsidRPr="00C871DF" w:rsidRDefault="00A8335D" w:rsidP="00C871DF">
      <w:pPr>
        <w:pStyle w:val="par3"/>
      </w:pPr>
      <w:r w:rsidRPr="00C871DF">
        <w:t xml:space="preserve">b. </w:t>
      </w:r>
      <w:r w:rsidRPr="00C871DF">
        <w:tab/>
        <w:t xml:space="preserve">Otherwise complies with section 12-135-504, C.R.S. </w:t>
      </w:r>
    </w:p>
    <w:p w14:paraId="367BB13D" w14:textId="6E98F4DC" w:rsidR="00A8335D" w:rsidRPr="00C871DF" w:rsidRDefault="00A8335D" w:rsidP="00C871DF">
      <w:pPr>
        <w:pStyle w:val="par3"/>
      </w:pPr>
      <w:r w:rsidRPr="00C871DF">
        <w:t xml:space="preserve">c. </w:t>
      </w:r>
      <w:r w:rsidRPr="00C871DF">
        <w:tab/>
        <w:t>For the purposes of this Rule continuing education classes offered by an American Board of Funeral Service Education Accredited Mortuary Science School, or offered by an organization recognized or accredited by the Academy of Professional Funeral Service Practice, the Cremation Association of North America, the Colorado Funeral Directors Association,</w:t>
      </w:r>
      <w:ins w:id="1439" w:author="Rascon Arana, Maria" w:date="2026-09-14T17:03:00Z" w16du:dateUtc="2026-09-14T23:03:00Z">
        <w:r w:rsidR="00286A35">
          <w:t xml:space="preserve"> the Colorado Department of Public Health and Envi</w:t>
        </w:r>
      </w:ins>
      <w:ins w:id="1440" w:author="Rascon Arana, Maria" w:date="2026-09-14T17:04:00Z" w16du:dateUtc="2026-09-14T23:04:00Z">
        <w:r w:rsidR="00286A35">
          <w:t>r</w:t>
        </w:r>
      </w:ins>
      <w:ins w:id="1441" w:author="Rascon Arana, Maria" w:date="2026-09-14T17:03:00Z" w16du:dateUtc="2026-09-14T23:03:00Z">
        <w:r w:rsidR="00286A35">
          <w:t>onment</w:t>
        </w:r>
      </w:ins>
      <w:r w:rsidRPr="00C871DF">
        <w:t xml:space="preserve"> or any other organization approved by the Director will be deemed in compliance with the requirements of section 12-135-504(2), C.R.S. </w:t>
      </w:r>
    </w:p>
    <w:p w14:paraId="653A37BE" w14:textId="77777777" w:rsidR="00A8335D" w:rsidRPr="00C871DF" w:rsidRDefault="00A8335D" w:rsidP="00C871DF">
      <w:pPr>
        <w:pStyle w:val="Heading2"/>
        <w:rPr>
          <w:i w:val="0"/>
          <w:iCs w:val="0"/>
          <w:sz w:val="20"/>
          <w:szCs w:val="20"/>
        </w:rPr>
      </w:pPr>
      <w:commentRangeStart w:id="1442"/>
      <w:r w:rsidRPr="00C871DF">
        <w:rPr>
          <w:i w:val="0"/>
          <w:iCs w:val="0"/>
          <w:sz w:val="20"/>
          <w:szCs w:val="20"/>
        </w:rPr>
        <w:lastRenderedPageBreak/>
        <w:t xml:space="preserve">1.13 </w:t>
      </w:r>
      <w:r w:rsidRPr="00C871DF">
        <w:rPr>
          <w:i w:val="0"/>
          <w:iCs w:val="0"/>
          <w:sz w:val="20"/>
          <w:szCs w:val="20"/>
        </w:rPr>
        <w:tab/>
      </w:r>
      <w:commentRangeEnd w:id="1442"/>
      <w:r w:rsidR="00CB7338" w:rsidRPr="00C871DF">
        <w:rPr>
          <w:rStyle w:val="CommentReference"/>
          <w:i w:val="0"/>
          <w:iCs w:val="0"/>
          <w:sz w:val="20"/>
          <w:szCs w:val="20"/>
        </w:rPr>
        <w:commentReference w:id="1442"/>
      </w:r>
      <w:r w:rsidRPr="00C871DF">
        <w:rPr>
          <w:i w:val="0"/>
          <w:iCs w:val="0"/>
          <w:sz w:val="20"/>
          <w:szCs w:val="20"/>
        </w:rPr>
        <w:t xml:space="preserve">WORKPLACE LEARNING EXPERIENCE REQUIREMENTS - FULL LICENSURE </w:t>
      </w:r>
    </w:p>
    <w:p w14:paraId="69F0D9E2" w14:textId="77777777" w:rsidR="00A8335D" w:rsidRPr="00EB2965" w:rsidRDefault="00A8335D" w:rsidP="00A8335D">
      <w:pPr>
        <w:pStyle w:val="upar1"/>
        <w:rPr>
          <w:color w:val="000000" w:themeColor="text1"/>
          <w:rPrChange w:id="1443" w:author="Rascon Arana, Maria" w:date="2025-09-24T13:19:00Z" w16du:dateUtc="2025-09-24T19:19:00Z">
            <w:rPr/>
          </w:rPrChange>
        </w:rPr>
      </w:pPr>
      <w:r w:rsidRPr="00EB2965">
        <w:rPr>
          <w:color w:val="000000" w:themeColor="text1"/>
          <w:rPrChange w:id="1444" w:author="Rascon Arana, Maria" w:date="2025-09-24T13:19:00Z" w16du:dateUtc="2025-09-24T19:19:00Z">
            <w:rPr/>
          </w:rPrChange>
        </w:rPr>
        <w:t xml:space="preserve">This Rule is adopted pursuant to sections 12-20-204, 12-135-401(6)(a), 12-135-501, 12-135-603(1)(c), 12-135-703(1)(c), and 12-135-803(1)(c), C.R.S. The purpose of this Rule is to establish the workplace learning requirements for licensure as a funeral director, mortuary science practitioner, or embalmer. </w:t>
      </w:r>
    </w:p>
    <w:p w14:paraId="539B2869" w14:textId="77777777" w:rsidR="00A8335D" w:rsidRPr="00C871DF" w:rsidRDefault="00A8335D" w:rsidP="00C871DF">
      <w:pPr>
        <w:pStyle w:val="par1"/>
      </w:pPr>
      <w:r w:rsidRPr="00C871DF">
        <w:t xml:space="preserve">A. </w:t>
      </w:r>
      <w:r w:rsidRPr="00C871DF">
        <w:tab/>
        <w:t xml:space="preserve">In accordance with sections, 12-135-501(4)(b)(I), 12-135-603(1)(c), 12-135-703(1)(c), and 12- 135-803(1)(c), C.R.S., in order to be eligible for a funeral director license, mortuary science practitioner license, or embalmer license, an applicant must submit proof of having received workplace learning experience of no less than one (1) year. </w:t>
      </w:r>
    </w:p>
    <w:p w14:paraId="6B9D602E" w14:textId="71B4EB8D" w:rsidR="00A8335D" w:rsidRPr="00C871DF" w:rsidRDefault="00A8335D" w:rsidP="00C871DF">
      <w:pPr>
        <w:pStyle w:val="par1"/>
      </w:pPr>
      <w:r w:rsidRPr="00C871DF">
        <w:t>B.</w:t>
      </w:r>
      <w:r w:rsidRPr="00C871DF">
        <w:tab/>
        <w:t xml:space="preserve">Workplace learning experience is the primary way in which a person seeking licensure as a mortuary science practitioner, funeral director, or embalmer may obtain practical training and experience in mortuary science under the supervision of a corresponding licensee. </w:t>
      </w:r>
    </w:p>
    <w:p w14:paraId="68048007" w14:textId="4752DF92" w:rsidR="00A8335D" w:rsidRPr="00C871DF" w:rsidRDefault="00A8335D" w:rsidP="00C871DF">
      <w:pPr>
        <w:pStyle w:val="par1"/>
      </w:pPr>
      <w:r w:rsidRPr="00C871DF">
        <w:t xml:space="preserve">C. </w:t>
      </w:r>
      <w:r w:rsidRPr="00C871DF">
        <w:tab/>
        <w:t>For the purposes of this Rule 1.13, “workplace learning experience” means a process of in</w:t>
      </w:r>
      <w:ins w:id="1445" w:author="Shelov, Elizabeth" w:date="2025-11-07T16:16:00Z" w16du:dateUtc="2025-11-07T23:16:00Z">
        <w:r w:rsidR="00B7516B">
          <w:t xml:space="preserve"> </w:t>
        </w:r>
      </w:ins>
      <w:r w:rsidRPr="00C871DF">
        <w:t xml:space="preserve">person or virtual instruction and practical experience, completed under the supervision of a corresponding licensee, designed to confer the knowledge, skills, and ethical standards required to qualify for licensure as a Mortuary Science Professional in Colorado. </w:t>
      </w:r>
    </w:p>
    <w:p w14:paraId="4165889C" w14:textId="1BA41458" w:rsidR="00A8335D" w:rsidRPr="00EB2965" w:rsidRDefault="00A8335D" w:rsidP="00A8335D">
      <w:pPr>
        <w:pStyle w:val="par1"/>
        <w:rPr>
          <w:color w:val="000000" w:themeColor="text1"/>
          <w:rPrChange w:id="1446" w:author="Rascon Arana, Maria" w:date="2025-09-24T13:19:00Z" w16du:dateUtc="2025-09-24T19:19:00Z">
            <w:rPr/>
          </w:rPrChange>
        </w:rPr>
      </w:pPr>
      <w:r w:rsidRPr="00EB2965">
        <w:rPr>
          <w:color w:val="000000" w:themeColor="text1"/>
          <w:rPrChange w:id="1447" w:author="Rascon Arana, Maria" w:date="2025-09-24T13:19:00Z" w16du:dateUtc="2025-09-24T19:19:00Z">
            <w:rPr/>
          </w:rPrChange>
        </w:rPr>
        <w:t>D.</w:t>
      </w:r>
      <w:r w:rsidRPr="00EB2965">
        <w:rPr>
          <w:color w:val="000000" w:themeColor="text1"/>
          <w:rPrChange w:id="1448" w:author="Rascon Arana, Maria" w:date="2025-09-24T13:19:00Z" w16du:dateUtc="2025-09-24T19:19:00Z">
            <w:rPr/>
          </w:rPrChange>
        </w:rPr>
        <w:tab/>
        <w:t xml:space="preserve">A licensee may not supervise the practice of any activities pursuant to this Rule 1.13 that are outside the scope of their license, or which are outside the scope of practice of the profession for which they are approved as a Qualified Peer Reviewer. </w:t>
      </w:r>
    </w:p>
    <w:p w14:paraId="59BC4743" w14:textId="3DC17067" w:rsidR="00E528CC" w:rsidRDefault="00A8335D" w:rsidP="00C871DF">
      <w:pPr>
        <w:pStyle w:val="par1"/>
        <w:rPr>
          <w:ins w:id="1449" w:author="Shelov, Elizabeth" w:date="2026-07-22T09:11:00Z" w16du:dateUtc="2026-07-22T15:11:00Z"/>
        </w:rPr>
      </w:pPr>
      <w:r w:rsidRPr="00C871DF">
        <w:t xml:space="preserve">E. </w:t>
      </w:r>
      <w:r w:rsidRPr="00C871DF">
        <w:tab/>
        <w:t>For the purposes of this Rule 1.13, “</w:t>
      </w:r>
      <w:ins w:id="1450" w:author="Rascon Arana, Maria" w:date="2026-07-21T15:37:00Z" w16du:dateUtc="2026-07-21T21:37:00Z">
        <w:r w:rsidR="004D0E5B">
          <w:t xml:space="preserve">general </w:t>
        </w:r>
      </w:ins>
      <w:r w:rsidRPr="00C871DF">
        <w:t xml:space="preserve">supervision” means </w:t>
      </w:r>
      <w:del w:id="1451" w:author="Shelov, Elizabeth" w:date="2026-07-22T10:24:00Z" w16du:dateUtc="2026-07-22T16:24:00Z">
        <w:r w:rsidRPr="00C871DF" w:rsidDel="00E528CC">
          <w:delText xml:space="preserve">that the licensee </w:delText>
        </w:r>
      </w:del>
      <w:del w:id="1452" w:author="Shelov, Elizabeth" w:date="2026-07-22T09:12:00Z" w16du:dateUtc="2026-07-22T15:12:00Z">
        <w:r w:rsidRPr="00C871DF" w:rsidDel="003F5473">
          <w:delText>is</w:delText>
        </w:r>
      </w:del>
      <w:del w:id="1453" w:author="Shelov, Elizabeth" w:date="2026-07-22T10:24:00Z" w16du:dateUtc="2026-07-22T16:24:00Z">
        <w:r w:rsidRPr="00C871DF" w:rsidDel="00E528CC">
          <w:delText xml:space="preserve"> physically present </w:delText>
        </w:r>
      </w:del>
      <w:del w:id="1454" w:author="Shelov, Elizabeth" w:date="2026-07-22T09:12:00Z" w16du:dateUtc="2026-07-22T15:12:00Z">
        <w:r w:rsidRPr="00C871DF" w:rsidDel="003F5473">
          <w:delText xml:space="preserve">at the same facility </w:delText>
        </w:r>
      </w:del>
      <w:del w:id="1455" w:author="Rascon Arana, Maria" w:date="2026-07-21T15:36:00Z" w16du:dateUtc="2026-07-21T21:36:00Z">
        <w:r w:rsidRPr="00C871DF" w:rsidDel="004D0E5B">
          <w:delText>or</w:delText>
        </w:r>
      </w:del>
      <w:del w:id="1456" w:author="Rascon Arana, Maria" w:date="2026-07-21T15:37:00Z" w16du:dateUtc="2026-07-21T21:37:00Z">
        <w:r w:rsidRPr="00C871DF" w:rsidDel="004D0E5B">
          <w:delText xml:space="preserve"> is accessible by some form of telecommunicatio</w:delText>
        </w:r>
      </w:del>
      <w:del w:id="1457" w:author="Shelov, Elizabeth" w:date="2026-07-22T10:24:00Z" w16du:dateUtc="2026-07-22T16:24:00Z">
        <w:r w:rsidRPr="00C871DF" w:rsidDel="00E528CC">
          <w:delText xml:space="preserve">n. </w:delText>
        </w:r>
      </w:del>
      <w:ins w:id="1458" w:author="Shelov, Elizabeth" w:date="2026-07-22T10:23:00Z" w16du:dateUtc="2026-07-22T16:23:00Z">
        <w:r w:rsidR="00E528CC" w:rsidRPr="00E528CC">
          <w:t>the supervising licensee need not be on the premises but provides either written or verbal instructions for the tasks that have been delegated to an individual and is readily available for communicatio</w:t>
        </w:r>
        <w:r w:rsidR="00E528CC">
          <w:t>n.</w:t>
        </w:r>
      </w:ins>
    </w:p>
    <w:p w14:paraId="0767BF9E" w14:textId="6D74EAD7" w:rsidR="00DC7A20" w:rsidRPr="00C871DF" w:rsidRDefault="00DC7A20" w:rsidP="00C871DF">
      <w:pPr>
        <w:pStyle w:val="par1"/>
      </w:pPr>
      <w:ins w:id="1459" w:author="Shelov, Elizabeth" w:date="2026-07-21T10:30:00Z" w16du:dateUtc="2026-07-21T16:30:00Z">
        <w:r>
          <w:t>F.</w:t>
        </w:r>
        <w:r>
          <w:tab/>
          <w:t xml:space="preserve">While receiving a workplace learning experience, an individual must hold either a provisional or an associate license. </w:t>
        </w:r>
      </w:ins>
    </w:p>
    <w:p w14:paraId="1016308D" w14:textId="77777777" w:rsidR="00295BC6" w:rsidRPr="00846634" w:rsidRDefault="00A8335D" w:rsidP="00846634">
      <w:pPr>
        <w:pStyle w:val="Heading2"/>
        <w:rPr>
          <w:i w:val="0"/>
          <w:iCs w:val="0"/>
          <w:sz w:val="20"/>
          <w:szCs w:val="20"/>
          <w:rPrChange w:id="1460" w:author="Rascon Arana, Maria" w:date="2026-09-15T16:11:00Z" w16du:dateUtc="2026-09-15T22:11:00Z">
            <w:rPr>
              <w:b/>
              <w:bCs/>
            </w:rPr>
          </w:rPrChange>
        </w:rPr>
        <w:pPrChange w:id="1461" w:author="Rascon Arana, Maria" w:date="2026-09-15T16:11:00Z" w16du:dateUtc="2026-09-15T22:11:00Z">
          <w:pPr>
            <w:pStyle w:val="upar1"/>
          </w:pPr>
        </w:pPrChange>
      </w:pPr>
      <w:r w:rsidRPr="00846634">
        <w:rPr>
          <w:i w:val="0"/>
          <w:iCs w:val="0"/>
          <w:sz w:val="20"/>
          <w:szCs w:val="20"/>
          <w:rPrChange w:id="1462" w:author="Rascon Arana, Maria" w:date="2026-09-15T16:11:00Z" w16du:dateUtc="2026-09-15T22:11:00Z">
            <w:rPr>
              <w:b/>
              <w:bCs/>
            </w:rPr>
          </w:rPrChange>
        </w:rPr>
        <w:t xml:space="preserve">1.14 </w:t>
      </w:r>
      <w:r w:rsidRPr="00846634">
        <w:rPr>
          <w:i w:val="0"/>
          <w:iCs w:val="0"/>
          <w:sz w:val="20"/>
          <w:szCs w:val="20"/>
          <w:rPrChange w:id="1463" w:author="Rascon Arana, Maria" w:date="2026-09-15T16:11:00Z" w16du:dateUtc="2026-09-15T22:11:00Z">
            <w:rPr>
              <w:b/>
              <w:bCs/>
            </w:rPr>
          </w:rPrChange>
        </w:rPr>
        <w:tab/>
        <w:t xml:space="preserve">WORKPLACE LEARNING EXPERIENCE REQUIREMENTS - PROVISIONAL LICENSURE </w:t>
      </w:r>
    </w:p>
    <w:p w14:paraId="707AA338" w14:textId="677F0CAD" w:rsidR="00A8335D" w:rsidRPr="00EB2965" w:rsidRDefault="00A8335D" w:rsidP="006C20F9">
      <w:pPr>
        <w:pStyle w:val="upar1"/>
        <w:rPr>
          <w:color w:val="000000" w:themeColor="text1"/>
          <w:rPrChange w:id="1464" w:author="Rascon Arana, Maria" w:date="2025-09-24T13:19:00Z" w16du:dateUtc="2025-09-24T19:19:00Z">
            <w:rPr/>
          </w:rPrChange>
        </w:rPr>
      </w:pPr>
      <w:r w:rsidRPr="00EB2965">
        <w:rPr>
          <w:color w:val="000000" w:themeColor="text1"/>
          <w:rPrChange w:id="1465" w:author="Rascon Arana, Maria" w:date="2025-09-24T13:19:00Z" w16du:dateUtc="2025-09-24T19:19:00Z">
            <w:rPr/>
          </w:rPrChange>
        </w:rPr>
        <w:t xml:space="preserve">This Rule is adopted pursuant to sections 12-20-204, 12-135-401(6)(a), and 12-135-501(4)(b)(I), C.R.S. The purpose of this Rule is to establish the workplace learning requirements for provisional licensure as a cremationist or natural reductionist. </w:t>
      </w:r>
    </w:p>
    <w:p w14:paraId="4C295EC4" w14:textId="07C6D95B" w:rsidR="00A8335D" w:rsidRPr="00C871DF" w:rsidRDefault="00A8335D" w:rsidP="006C20F9">
      <w:pPr>
        <w:pStyle w:val="upar1"/>
      </w:pPr>
      <w:r w:rsidRPr="00C871DF">
        <w:t xml:space="preserve">A. </w:t>
      </w:r>
      <w:r w:rsidRPr="00C871DF">
        <w:tab/>
        <w:t xml:space="preserve">In accordance with section 12-135-501(4)(b)(I), C.R.S., in order to be eligible for a cremationist or natural reductionist license, an applicant must submit proof of having received workplace learning experience of no less than one (1) year. </w:t>
      </w:r>
    </w:p>
    <w:p w14:paraId="759BF402" w14:textId="297F6C5A" w:rsidR="004513BC" w:rsidRPr="00C871DF" w:rsidRDefault="00A8335D" w:rsidP="006C20F9">
      <w:pPr>
        <w:pStyle w:val="upar1"/>
      </w:pPr>
      <w:r w:rsidRPr="00C871DF">
        <w:t xml:space="preserve">B. </w:t>
      </w:r>
      <w:r w:rsidRPr="00C871DF">
        <w:tab/>
        <w:t>Workplace learning experience is the primary way in which a person seeking provisional licensure as a cremationist or natural reductionist may obtain practical training and experience in mortuary science under the supervision of a corresponding licensee.</w:t>
      </w:r>
    </w:p>
    <w:p w14:paraId="0329A1DD" w14:textId="0570C547" w:rsidR="00A8335D" w:rsidRPr="00C871DF" w:rsidRDefault="00A8335D" w:rsidP="006C20F9">
      <w:pPr>
        <w:pStyle w:val="upar1"/>
      </w:pPr>
      <w:r w:rsidRPr="00C871DF">
        <w:t xml:space="preserve">C. </w:t>
      </w:r>
      <w:r w:rsidRPr="00C871DF">
        <w:tab/>
        <w:t xml:space="preserve">For the purposes of this Rule 1.13, “workplace learning experience” means a process of inperson or virtual instruction and practical experience, completed under the supervision of a corresponding licensee designed to confer the knowledge, skills, and ethical standards required to qualify for licensure as a Mortuary Science Professional in Colorado. </w:t>
      </w:r>
    </w:p>
    <w:p w14:paraId="2709975D" w14:textId="26DA6AB0" w:rsidR="00A8335D" w:rsidRPr="00C871DF" w:rsidRDefault="00A8335D" w:rsidP="006C20F9">
      <w:pPr>
        <w:pStyle w:val="upar1"/>
      </w:pPr>
      <w:r w:rsidRPr="00C871DF">
        <w:t xml:space="preserve">D. </w:t>
      </w:r>
      <w:r w:rsidRPr="00C871DF">
        <w:tab/>
        <w:t xml:space="preserve">A licensee may not supervise the practice of any activities pursuant to this Rule 1.14 that are outside the scope of their license, or which are outside the scope of practice of the profession for which they are approved as a Qualified Peer Reviewer. </w:t>
      </w:r>
    </w:p>
    <w:p w14:paraId="35FF870F" w14:textId="7C189FCE" w:rsidR="00A8335D" w:rsidRDefault="00A8335D" w:rsidP="006C20F9">
      <w:pPr>
        <w:pStyle w:val="upar1"/>
        <w:rPr>
          <w:ins w:id="1466" w:author="Shelov, Elizabeth" w:date="2026-07-21T10:33:00Z" w16du:dateUtc="2026-07-21T16:33:00Z"/>
        </w:rPr>
      </w:pPr>
      <w:r w:rsidRPr="00C871DF">
        <w:lastRenderedPageBreak/>
        <w:t xml:space="preserve">E. </w:t>
      </w:r>
      <w:r w:rsidRPr="00C871DF">
        <w:tab/>
        <w:t xml:space="preserve">For the purposes of this Rule 1.13, “supervision” means that the licensee is physically present at the same facility or is accessible by some form of telecommunication. </w:t>
      </w:r>
    </w:p>
    <w:p w14:paraId="104E2E8D" w14:textId="2AF696ED" w:rsidR="00A8335D" w:rsidRPr="00EB2965" w:rsidRDefault="001B6160" w:rsidP="001B6160">
      <w:pPr>
        <w:pStyle w:val="par1"/>
        <w:jc w:val="center"/>
        <w:rPr>
          <w:color w:val="000000" w:themeColor="text1"/>
          <w:rPrChange w:id="1467" w:author="Rascon Arana, Maria" w:date="2025-09-24T13:19:00Z" w16du:dateUtc="2025-09-24T19:19:00Z">
            <w:rPr/>
          </w:rPrChange>
        </w:rPr>
      </w:pPr>
      <w:r>
        <w:rPr>
          <w:color w:val="000000" w:themeColor="text1"/>
        </w:rPr>
        <w:t>…</w:t>
      </w:r>
    </w:p>
    <w:p w14:paraId="65C51BA0" w14:textId="77777777" w:rsidR="00A8335D" w:rsidRPr="006C5203" w:rsidRDefault="00A8335D" w:rsidP="006C5203">
      <w:pPr>
        <w:pStyle w:val="Heading2"/>
        <w:rPr>
          <w:i w:val="0"/>
          <w:iCs w:val="0"/>
          <w:sz w:val="20"/>
          <w:szCs w:val="20"/>
        </w:rPr>
      </w:pPr>
      <w:commentRangeStart w:id="1468"/>
      <w:r w:rsidRPr="006C5203">
        <w:rPr>
          <w:i w:val="0"/>
          <w:iCs w:val="0"/>
          <w:sz w:val="20"/>
          <w:szCs w:val="20"/>
        </w:rPr>
        <w:t>1.16</w:t>
      </w:r>
      <w:commentRangeEnd w:id="1468"/>
      <w:r w:rsidR="00CB7338" w:rsidRPr="006C5203">
        <w:rPr>
          <w:rStyle w:val="CommentReference"/>
          <w:i w:val="0"/>
          <w:iCs w:val="0"/>
          <w:sz w:val="20"/>
          <w:szCs w:val="20"/>
        </w:rPr>
        <w:commentReference w:id="1468"/>
      </w:r>
      <w:r w:rsidRPr="006C5203">
        <w:rPr>
          <w:i w:val="0"/>
          <w:iCs w:val="0"/>
          <w:sz w:val="20"/>
          <w:szCs w:val="20"/>
        </w:rPr>
        <w:t xml:space="preserve"> </w:t>
      </w:r>
      <w:r w:rsidRPr="006C5203">
        <w:rPr>
          <w:i w:val="0"/>
          <w:iCs w:val="0"/>
          <w:sz w:val="20"/>
          <w:szCs w:val="20"/>
        </w:rPr>
        <w:tab/>
        <w:t xml:space="preserve">DISQUALIFYING CRIMINAL CONVICTIONS </w:t>
      </w:r>
    </w:p>
    <w:p w14:paraId="6351081F" w14:textId="77777777" w:rsidR="00A8335D" w:rsidRPr="00EB2965" w:rsidRDefault="00A8335D" w:rsidP="00A8335D">
      <w:pPr>
        <w:pStyle w:val="upar1"/>
        <w:rPr>
          <w:color w:val="000000" w:themeColor="text1"/>
          <w:rPrChange w:id="1469" w:author="Rascon Arana, Maria" w:date="2025-09-24T13:19:00Z" w16du:dateUtc="2025-09-24T19:19:00Z">
            <w:rPr/>
          </w:rPrChange>
        </w:rPr>
      </w:pPr>
      <w:r w:rsidRPr="00EB2965">
        <w:rPr>
          <w:color w:val="000000" w:themeColor="text1"/>
          <w:rPrChange w:id="1470" w:author="Rascon Arana, Maria" w:date="2025-09-24T13:19:00Z" w16du:dateUtc="2025-09-24T19:19:00Z">
            <w:rPr/>
          </w:rPrChange>
        </w:rPr>
        <w:t xml:space="preserve">This Rule is adopted pursuant to section 12-20-202, 12-20-204, 12-135-401(6)(a), and 12-135-503(2), C.R.S., to categorize convictions under the following statutory provisions as disqualifying criminal convictions for purposes of licensure as a mortuary science professional in this State: </w:t>
      </w:r>
    </w:p>
    <w:p w14:paraId="0E6DB6D8" w14:textId="68DCF4B4" w:rsidR="00A8335D" w:rsidRPr="006C5203" w:rsidRDefault="00A8335D" w:rsidP="006C5203">
      <w:pPr>
        <w:pStyle w:val="par1"/>
      </w:pPr>
      <w:r w:rsidRPr="006C5203">
        <w:t>A.</w:t>
      </w:r>
      <w:r w:rsidRPr="006C5203">
        <w:tab/>
        <w:t xml:space="preserve">Any felony criminal conviction under Article 140 of Title 12, C.R.S., respecting non-transplant tissue banks; </w:t>
      </w:r>
    </w:p>
    <w:p w14:paraId="125FDD0E" w14:textId="21D6A942" w:rsidR="00A8335D" w:rsidRPr="006C5203" w:rsidRDefault="00A8335D" w:rsidP="006C5203">
      <w:pPr>
        <w:pStyle w:val="par1"/>
      </w:pPr>
      <w:r w:rsidRPr="006C5203">
        <w:t xml:space="preserve">B. </w:t>
      </w:r>
      <w:r w:rsidRPr="006C5203">
        <w:tab/>
        <w:t xml:space="preserve">Any felony criminal conviction under Article 15 of Title 10, C.R.S., respecting pre-need funeral contracts; </w:t>
      </w:r>
      <w:del w:id="1471" w:author="Rascon Arana, Maria" w:date="2025-09-23T14:11:00Z" w16du:dateUtc="2025-09-23T20:11:00Z">
        <w:r w:rsidRPr="006C5203" w:rsidDel="00E52EC6">
          <w:delText>or</w:delText>
        </w:r>
      </w:del>
      <w:r w:rsidRPr="006C5203">
        <w:t xml:space="preserve"> </w:t>
      </w:r>
    </w:p>
    <w:p w14:paraId="2AC07BC3" w14:textId="4CFC188F" w:rsidR="00A8335D" w:rsidRPr="006C5203" w:rsidRDefault="00A8335D" w:rsidP="006C5203">
      <w:pPr>
        <w:pStyle w:val="par1"/>
        <w:rPr>
          <w:ins w:id="1472" w:author="Rascon Arana, Maria" w:date="2025-09-23T14:12:00Z" w16du:dateUtc="2025-09-23T20:12:00Z"/>
        </w:rPr>
      </w:pPr>
      <w:r w:rsidRPr="006C5203">
        <w:t xml:space="preserve">C. </w:t>
      </w:r>
      <w:r w:rsidRPr="006C5203">
        <w:tab/>
        <w:t xml:space="preserve">Any felony criminal conviction under Title 6, </w:t>
      </w:r>
      <w:ins w:id="1473" w:author="Rascon Arana, Maria" w:date="2025-09-23T14:11:00Z" w16du:dateUtc="2025-09-23T20:11:00Z">
        <w:r w:rsidR="00E52EC6" w:rsidRPr="006C5203">
          <w:t xml:space="preserve">Article 1, </w:t>
        </w:r>
      </w:ins>
      <w:r w:rsidRPr="006C5203">
        <w:t xml:space="preserve">C.R.S., </w:t>
      </w:r>
      <w:ins w:id="1474" w:author="Rascon Arana, Maria" w:date="2025-09-23T14:11:00Z" w16du:dateUtc="2025-09-23T20:11:00Z">
        <w:r w:rsidR="00E52EC6" w:rsidRPr="006C5203">
          <w:t>known as the “Colorado Consumer Protection Act</w:t>
        </w:r>
      </w:ins>
      <w:ins w:id="1475" w:author="Rascon Arana, Maria" w:date="2025-09-23T14:12:00Z" w16du:dateUtc="2025-09-23T20:12:00Z">
        <w:r w:rsidR="00E52EC6" w:rsidRPr="006C5203">
          <w:t>”</w:t>
        </w:r>
      </w:ins>
      <w:del w:id="1476" w:author="Rascon Arana, Maria" w:date="2025-09-23T14:12:00Z" w16du:dateUtc="2025-09-23T20:12:00Z">
        <w:r w:rsidRPr="006C5203" w:rsidDel="00E52EC6">
          <w:delText>respecting fair trade</w:delText>
        </w:r>
      </w:del>
      <w:del w:id="1477" w:author="Rascon Arana, Maria" w:date="2025-11-07T08:38:00Z" w16du:dateUtc="2025-11-07T15:38:00Z">
        <w:r w:rsidRPr="006C5203" w:rsidDel="00B77F20">
          <w:delText>.</w:delText>
        </w:r>
      </w:del>
      <w:ins w:id="1478" w:author="Rascon Arana, Maria" w:date="2025-11-07T08:38:00Z" w16du:dateUtc="2025-11-07T15:38:00Z">
        <w:r w:rsidR="00B77F20">
          <w:t>; or</w:t>
        </w:r>
      </w:ins>
      <w:r w:rsidRPr="006C5203">
        <w:t xml:space="preserve"> </w:t>
      </w:r>
    </w:p>
    <w:p w14:paraId="0483BA5C" w14:textId="57AD1212" w:rsidR="00E52EC6" w:rsidRPr="006C5203" w:rsidRDefault="00E52EC6" w:rsidP="006C5203">
      <w:pPr>
        <w:pStyle w:val="par1"/>
      </w:pPr>
      <w:ins w:id="1479" w:author="Rascon Arana, Maria" w:date="2025-09-23T14:12:00Z" w16du:dateUtc="2025-09-23T20:12:00Z">
        <w:r w:rsidRPr="006C5203">
          <w:t>D.</w:t>
        </w:r>
        <w:r w:rsidRPr="006C5203">
          <w:tab/>
          <w:t xml:space="preserve">A violation of another state’s statute(s) if the violation is substantially similar </w:t>
        </w:r>
      </w:ins>
      <w:ins w:id="1480" w:author="Rascon Arana, Maria" w:date="2025-09-23T14:13:00Z" w16du:dateUtc="2025-09-23T20:13:00Z">
        <w:r w:rsidRPr="006C5203">
          <w:t>to a violation</w:t>
        </w:r>
      </w:ins>
      <w:ins w:id="1481" w:author="Rascon Arana, Maria" w:date="2026-08-05T08:59:00Z" w16du:dateUtc="2026-08-05T14:59:00Z">
        <w:r w:rsidR="00B54BC6">
          <w:t>s</w:t>
        </w:r>
      </w:ins>
      <w:ins w:id="1482" w:author="Rascon Arana, Maria" w:date="2026-08-05T09:00:00Z" w16du:dateUtc="2026-08-05T15:00:00Z">
        <w:r w:rsidR="00B54BC6">
          <w:t xml:space="preserve"> contemplated in</w:t>
        </w:r>
      </w:ins>
      <w:ins w:id="1483" w:author="Rascon Arana, Maria" w:date="2025-09-23T14:13:00Z" w16du:dateUtc="2025-09-23T20:13:00Z">
        <w:r w:rsidRPr="006C5203">
          <w:t xml:space="preserve"> </w:t>
        </w:r>
      </w:ins>
      <w:ins w:id="1484" w:author="Rascon Arana, Maria" w:date="2026-08-05T08:59:00Z" w16du:dateUtc="2026-08-05T14:59:00Z">
        <w:r w:rsidR="00B54BC6">
          <w:t>section</w:t>
        </w:r>
      </w:ins>
      <w:ins w:id="1485" w:author="Rascon Arana, Maria" w:date="2025-09-23T14:13:00Z" w16du:dateUtc="2025-09-23T20:13:00Z">
        <w:r w:rsidRPr="00EB2965">
          <w:rPr>
            <w:szCs w:val="20"/>
            <w:rPrChange w:id="1486" w:author="Rascon Arana, Maria" w:date="2025-09-24T13:19:00Z" w16du:dateUtc="2025-09-24T19:19:00Z">
              <w:rPr>
                <w:color w:val="000000"/>
                <w:szCs w:val="20"/>
              </w:rPr>
            </w:rPrChange>
          </w:rPr>
          <w:t xml:space="preserve"> 12-135-503, C.R.S. and this Rule 1.16.</w:t>
        </w:r>
      </w:ins>
      <w:ins w:id="1487" w:author="Rascon Arana, Maria" w:date="2025-09-23T14:12:00Z" w16du:dateUtc="2025-09-23T20:12:00Z">
        <w:r w:rsidRPr="006C5203">
          <w:t xml:space="preserve"> </w:t>
        </w:r>
      </w:ins>
    </w:p>
    <w:p w14:paraId="7E034FF3" w14:textId="6D2EB235" w:rsidR="00CE5B68" w:rsidRPr="006C5203" w:rsidRDefault="001B6160" w:rsidP="001B6160">
      <w:pPr>
        <w:pStyle w:val="par1"/>
        <w:jc w:val="center"/>
      </w:pPr>
      <w:r>
        <w:t>…</w:t>
      </w:r>
    </w:p>
    <w:p w14:paraId="698B4140" w14:textId="437C17CA" w:rsidR="00CE5B68" w:rsidRPr="00F66B3C" w:rsidRDefault="00CE5B68" w:rsidP="00F66B3C">
      <w:pPr>
        <w:pStyle w:val="Heading2"/>
        <w:rPr>
          <w:i w:val="0"/>
          <w:iCs w:val="0"/>
          <w:sz w:val="20"/>
          <w:szCs w:val="20"/>
        </w:rPr>
      </w:pPr>
      <w:commentRangeStart w:id="1488"/>
      <w:commentRangeStart w:id="1489"/>
      <w:commentRangeStart w:id="1490"/>
      <w:commentRangeStart w:id="1491"/>
      <w:commentRangeStart w:id="1492"/>
      <w:commentRangeStart w:id="1493"/>
      <w:commentRangeStart w:id="1494"/>
      <w:commentRangeStart w:id="1495"/>
      <w:commentRangeStart w:id="1496"/>
      <w:commentRangeStart w:id="1497"/>
      <w:commentRangeStart w:id="1498"/>
      <w:commentRangeStart w:id="1499"/>
      <w:commentRangeStart w:id="1500"/>
      <w:commentRangeStart w:id="1501"/>
      <w:r w:rsidRPr="00F66B3C">
        <w:rPr>
          <w:i w:val="0"/>
          <w:iCs w:val="0"/>
          <w:sz w:val="20"/>
          <w:szCs w:val="20"/>
        </w:rPr>
        <w:t xml:space="preserve">1.18 </w:t>
      </w:r>
      <w:commentRangeEnd w:id="1488"/>
      <w:r w:rsidR="0064230A" w:rsidRPr="00F66B3C">
        <w:rPr>
          <w:rStyle w:val="CommentReference"/>
          <w:i w:val="0"/>
          <w:iCs w:val="0"/>
          <w:sz w:val="20"/>
          <w:szCs w:val="20"/>
        </w:rPr>
        <w:commentReference w:id="1488"/>
      </w:r>
      <w:commentRangeEnd w:id="1489"/>
      <w:r w:rsidR="00D44F5E" w:rsidRPr="00F66B3C">
        <w:rPr>
          <w:rStyle w:val="CommentReference"/>
          <w:i w:val="0"/>
          <w:iCs w:val="0"/>
          <w:sz w:val="20"/>
          <w:szCs w:val="20"/>
        </w:rPr>
        <w:commentReference w:id="1489"/>
      </w:r>
      <w:commentRangeEnd w:id="1490"/>
      <w:r w:rsidR="001C4DE0" w:rsidRPr="00F66B3C">
        <w:rPr>
          <w:rStyle w:val="CommentReference"/>
          <w:i w:val="0"/>
          <w:iCs w:val="0"/>
          <w:sz w:val="20"/>
          <w:szCs w:val="20"/>
        </w:rPr>
        <w:commentReference w:id="1490"/>
      </w:r>
      <w:commentRangeEnd w:id="1491"/>
      <w:r w:rsidR="006F594E" w:rsidRPr="00F66B3C">
        <w:rPr>
          <w:rStyle w:val="CommentReference"/>
          <w:i w:val="0"/>
          <w:iCs w:val="0"/>
          <w:sz w:val="20"/>
          <w:szCs w:val="20"/>
        </w:rPr>
        <w:commentReference w:id="1491"/>
      </w:r>
      <w:commentRangeEnd w:id="1492"/>
      <w:r w:rsidR="00CB058F" w:rsidRPr="00F66B3C">
        <w:rPr>
          <w:rStyle w:val="CommentReference"/>
          <w:i w:val="0"/>
          <w:iCs w:val="0"/>
          <w:sz w:val="20"/>
          <w:szCs w:val="20"/>
        </w:rPr>
        <w:commentReference w:id="1492"/>
      </w:r>
      <w:commentRangeEnd w:id="1493"/>
      <w:r w:rsidR="00F0073D" w:rsidRPr="00F66B3C">
        <w:rPr>
          <w:rStyle w:val="CommentReference"/>
          <w:i w:val="0"/>
          <w:iCs w:val="0"/>
          <w:sz w:val="20"/>
          <w:szCs w:val="20"/>
        </w:rPr>
        <w:commentReference w:id="1493"/>
      </w:r>
      <w:commentRangeEnd w:id="1494"/>
      <w:r w:rsidR="00136C09" w:rsidRPr="00F66B3C">
        <w:rPr>
          <w:rStyle w:val="CommentReference"/>
          <w:i w:val="0"/>
          <w:iCs w:val="0"/>
          <w:sz w:val="20"/>
          <w:szCs w:val="20"/>
        </w:rPr>
        <w:commentReference w:id="1494"/>
      </w:r>
      <w:commentRangeEnd w:id="1495"/>
      <w:r w:rsidR="007061CE" w:rsidRPr="00F66B3C">
        <w:rPr>
          <w:rStyle w:val="CommentReference"/>
          <w:i w:val="0"/>
          <w:iCs w:val="0"/>
          <w:sz w:val="20"/>
          <w:szCs w:val="20"/>
        </w:rPr>
        <w:commentReference w:id="1495"/>
      </w:r>
      <w:commentRangeEnd w:id="1496"/>
      <w:r w:rsidR="00114296" w:rsidRPr="00F66B3C">
        <w:rPr>
          <w:rStyle w:val="CommentReference"/>
          <w:i w:val="0"/>
          <w:iCs w:val="0"/>
          <w:sz w:val="20"/>
          <w:szCs w:val="20"/>
        </w:rPr>
        <w:commentReference w:id="1496"/>
      </w:r>
      <w:commentRangeEnd w:id="1497"/>
      <w:r w:rsidR="003079EC" w:rsidRPr="00F66B3C">
        <w:rPr>
          <w:rStyle w:val="CommentReference"/>
          <w:i w:val="0"/>
          <w:iCs w:val="0"/>
          <w:sz w:val="20"/>
          <w:szCs w:val="20"/>
        </w:rPr>
        <w:commentReference w:id="1497"/>
      </w:r>
      <w:commentRangeEnd w:id="1498"/>
      <w:r w:rsidR="006920C6" w:rsidRPr="00F66B3C">
        <w:rPr>
          <w:rStyle w:val="CommentReference"/>
          <w:i w:val="0"/>
          <w:iCs w:val="0"/>
          <w:sz w:val="20"/>
          <w:szCs w:val="20"/>
        </w:rPr>
        <w:commentReference w:id="1498"/>
      </w:r>
      <w:commentRangeEnd w:id="1499"/>
      <w:r w:rsidR="001C264C" w:rsidRPr="00F66B3C">
        <w:rPr>
          <w:rStyle w:val="CommentReference"/>
          <w:i w:val="0"/>
          <w:iCs w:val="0"/>
          <w:sz w:val="20"/>
          <w:szCs w:val="20"/>
        </w:rPr>
        <w:commentReference w:id="1499"/>
      </w:r>
      <w:commentRangeEnd w:id="1500"/>
      <w:r w:rsidR="00931317" w:rsidRPr="00F66B3C">
        <w:rPr>
          <w:rStyle w:val="CommentReference"/>
          <w:i w:val="0"/>
          <w:iCs w:val="0"/>
          <w:sz w:val="20"/>
          <w:szCs w:val="20"/>
        </w:rPr>
        <w:commentReference w:id="1500"/>
      </w:r>
      <w:commentRangeEnd w:id="1501"/>
      <w:r w:rsidR="000B47F6" w:rsidRPr="00F66B3C">
        <w:rPr>
          <w:rStyle w:val="CommentReference"/>
          <w:i w:val="0"/>
          <w:iCs w:val="0"/>
          <w:sz w:val="20"/>
          <w:szCs w:val="20"/>
        </w:rPr>
        <w:commentReference w:id="1501"/>
      </w:r>
      <w:r w:rsidRPr="00F66B3C">
        <w:rPr>
          <w:i w:val="0"/>
          <w:iCs w:val="0"/>
          <w:sz w:val="20"/>
          <w:szCs w:val="20"/>
        </w:rPr>
        <w:tab/>
        <w:t xml:space="preserve">APPLICATION FOR REGISTRATION </w:t>
      </w:r>
      <w:ins w:id="1502" w:author="Rascon Arana, Maria" w:date="2025-09-23T14:13:00Z" w16du:dateUtc="2025-09-23T20:13:00Z">
        <w:r w:rsidR="00E52EC6" w:rsidRPr="00F66B3C">
          <w:rPr>
            <w:i w:val="0"/>
            <w:iCs w:val="0"/>
            <w:sz w:val="20"/>
            <w:szCs w:val="20"/>
          </w:rPr>
          <w:t>– FUNERAL ESTABLISHMENT</w:t>
        </w:r>
      </w:ins>
      <w:ins w:id="1503" w:author="Rascon Arana, Maria" w:date="2026-09-01T15:28:00Z" w16du:dateUtc="2026-09-01T21:28:00Z">
        <w:r w:rsidR="007738B0">
          <w:rPr>
            <w:i w:val="0"/>
            <w:iCs w:val="0"/>
            <w:sz w:val="20"/>
            <w:szCs w:val="20"/>
          </w:rPr>
          <w:t>S</w:t>
        </w:r>
      </w:ins>
      <w:ins w:id="1504" w:author="Rascon Arana, Maria" w:date="2025-09-23T14:13:00Z" w16du:dateUtc="2025-09-23T20:13:00Z">
        <w:del w:id="1505" w:author="Shelov, Elizabeth" w:date="2026-07-07T16:23:00Z" w16du:dateUtc="2026-07-07T22:23:00Z">
          <w:r w:rsidR="00E52EC6" w:rsidRPr="00F66B3C" w:rsidDel="00A15859">
            <w:rPr>
              <w:i w:val="0"/>
              <w:iCs w:val="0"/>
              <w:sz w:val="20"/>
              <w:szCs w:val="20"/>
            </w:rPr>
            <w:delText xml:space="preserve"> </w:delText>
          </w:r>
        </w:del>
      </w:ins>
    </w:p>
    <w:p w14:paraId="25524F50" w14:textId="4C0772C8" w:rsidR="00CE5B68" w:rsidRPr="00EB2965" w:rsidRDefault="00CE5B68" w:rsidP="00CE5B68">
      <w:pPr>
        <w:pStyle w:val="upar1"/>
        <w:rPr>
          <w:color w:val="000000" w:themeColor="text1"/>
          <w:rPrChange w:id="1506" w:author="Rascon Arana, Maria" w:date="2025-09-24T13:19:00Z" w16du:dateUtc="2025-09-24T19:19:00Z">
            <w:rPr/>
          </w:rPrChange>
        </w:rPr>
      </w:pPr>
      <w:r w:rsidRPr="00EB2965">
        <w:rPr>
          <w:color w:val="000000" w:themeColor="text1"/>
          <w:rPrChange w:id="1507" w:author="Rascon Arana, Maria" w:date="2025-09-24T13:19:00Z" w16du:dateUtc="2025-09-24T19:19:00Z">
            <w:rPr/>
          </w:rPrChange>
        </w:rPr>
        <w:t xml:space="preserve">This Rule is adopted pursuant to sections 12-20-204, 12-135-103, </w:t>
      </w:r>
      <w:ins w:id="1508" w:author="Shelov, Elizabeth" w:date="2026-07-07T16:21:00Z" w16du:dateUtc="2026-07-07T22:21:00Z">
        <w:r w:rsidR="00A15859">
          <w:rPr>
            <w:color w:val="000000" w:themeColor="text1"/>
          </w:rPr>
          <w:t>12-135-104,</w:t>
        </w:r>
      </w:ins>
      <w:r w:rsidRPr="00EB2965">
        <w:rPr>
          <w:color w:val="000000" w:themeColor="text1"/>
          <w:rPrChange w:id="1509" w:author="Rascon Arana, Maria" w:date="2025-09-24T13:19:00Z" w16du:dateUtc="2025-09-24T19:19:00Z">
            <w:rPr/>
          </w:rPrChange>
        </w:rPr>
        <w:t xml:space="preserve">12-135-110, 12-135-303, and 12-135- 401(6)(a) C.R.S. </w:t>
      </w:r>
    </w:p>
    <w:p w14:paraId="2227CB2A" w14:textId="7DCED909" w:rsidR="00CE5B68" w:rsidRPr="00F66B3C" w:rsidRDefault="00CE5B68" w:rsidP="00F66B3C">
      <w:pPr>
        <w:pStyle w:val="par1"/>
      </w:pPr>
      <w:r w:rsidRPr="00F66B3C">
        <w:t>A.</w:t>
      </w:r>
      <w:r w:rsidRPr="00F66B3C">
        <w:tab/>
        <w:t xml:space="preserve">To be registered by the Director, a funeral establishment </w:t>
      </w:r>
      <w:del w:id="1510" w:author="Shelov, Elizabeth" w:date="2026-07-12T16:35:00Z" w16du:dateUtc="2026-07-12T22:35:00Z">
        <w:r w:rsidRPr="00F66B3C" w:rsidDel="00AE1602">
          <w:delText>or cremator</w:delText>
        </w:r>
      </w:del>
      <w:del w:id="1511" w:author="Rascon Arana, Maria" w:date="2026-07-16T10:57:00Z" w16du:dateUtc="2026-07-16T16:57:00Z">
        <w:r w:rsidRPr="00F66B3C" w:rsidDel="00AB52B8">
          <w:delText>y</w:delText>
        </w:r>
      </w:del>
      <w:r w:rsidRPr="00F66B3C">
        <w:t xml:space="preserve"> must satisfy the following requirements: </w:t>
      </w:r>
    </w:p>
    <w:p w14:paraId="0723A86E" w14:textId="1F983612" w:rsidR="00CE5B68" w:rsidRPr="00F66B3C" w:rsidRDefault="00CE5B68" w:rsidP="00F66B3C">
      <w:pPr>
        <w:pStyle w:val="par2"/>
      </w:pPr>
      <w:r w:rsidRPr="00F66B3C">
        <w:t>1.</w:t>
      </w:r>
      <w:r w:rsidRPr="00F66B3C">
        <w:tab/>
        <w:t xml:space="preserve">Submit a completed application for registration in a manner approved by the Division which shall include a requirement to provide an email address which shall be the funeral establishment </w:t>
      </w:r>
      <w:del w:id="1512" w:author="Shelov, Elizabeth" w:date="2026-07-12T16:35:00Z" w16du:dateUtc="2026-07-12T22:35:00Z">
        <w:r w:rsidRPr="00F66B3C" w:rsidDel="00AE1602">
          <w:delText xml:space="preserve">or crematory’s </w:delText>
        </w:r>
      </w:del>
      <w:r w:rsidRPr="00F66B3C">
        <w:t xml:space="preserve">email of record for all purposes of communication by and between the funeral establishment </w:t>
      </w:r>
      <w:del w:id="1513" w:author="Shelov, Elizabeth" w:date="2026-07-12T16:35:00Z" w16du:dateUtc="2026-07-12T22:35:00Z">
        <w:r w:rsidRPr="00F66B3C" w:rsidDel="00AE1602">
          <w:delText xml:space="preserve">or crematory </w:delText>
        </w:r>
      </w:del>
      <w:r w:rsidRPr="00F66B3C">
        <w:t xml:space="preserve">and the Director; </w:t>
      </w:r>
    </w:p>
    <w:p w14:paraId="5E689B20" w14:textId="259F7AC2" w:rsidR="00CE5B68" w:rsidRPr="00F66B3C" w:rsidRDefault="00CE5B68" w:rsidP="00F66B3C">
      <w:pPr>
        <w:pStyle w:val="par2"/>
      </w:pPr>
      <w:r w:rsidRPr="00F66B3C">
        <w:t>2.</w:t>
      </w:r>
      <w:r w:rsidRPr="00F66B3C">
        <w:tab/>
        <w:t xml:space="preserve">Submit with the application all fees established by the Division pursuant to sections 12- 135-110(2)(e), 12-135-303(2)(e), and 12-135-402, C.R.S.; </w:t>
      </w:r>
    </w:p>
    <w:p w14:paraId="388C2057" w14:textId="7B15D818" w:rsidR="00CE5B68" w:rsidRPr="00F66B3C" w:rsidRDefault="00CE5B68" w:rsidP="00F66B3C">
      <w:pPr>
        <w:pStyle w:val="par2"/>
      </w:pPr>
      <w:r w:rsidRPr="00F66B3C">
        <w:t>3.</w:t>
      </w:r>
      <w:r w:rsidRPr="00F66B3C">
        <w:tab/>
        <w:t xml:space="preserve">Complete the attestation, under the penalty of perjury, that the information in the application is true and correct to the best of the applicant's knowledge and belief; and </w:t>
      </w:r>
    </w:p>
    <w:p w14:paraId="60E36100" w14:textId="2310F93A" w:rsidR="00CE5B68" w:rsidRPr="00F66B3C" w:rsidRDefault="00CE5B68" w:rsidP="00F66B3C">
      <w:pPr>
        <w:pStyle w:val="par2"/>
      </w:pPr>
      <w:r w:rsidRPr="00F66B3C">
        <w:t>4.</w:t>
      </w:r>
      <w:r w:rsidRPr="00F66B3C">
        <w:tab/>
        <w:t xml:space="preserve">Submit additional information as may be requested by the Division to fully and fairly evaluate the applicant’s qualifications for registration pursuant to sections 12-135- 110(2)(a) and 12-135-303(2)(a), C.R.S. </w:t>
      </w:r>
    </w:p>
    <w:p w14:paraId="48A578D4" w14:textId="5A1D8994" w:rsidR="00CE5B68" w:rsidRPr="00F66B3C" w:rsidRDefault="00CE5B68" w:rsidP="00F66B3C">
      <w:pPr>
        <w:pStyle w:val="par1"/>
      </w:pPr>
      <w:r w:rsidRPr="00F66B3C">
        <w:t>B.</w:t>
      </w:r>
      <w:r w:rsidRPr="00F66B3C">
        <w:tab/>
        <w:t xml:space="preserve">Each application for registration pursuant to this Rule must at a minimum, include the following information: </w:t>
      </w:r>
    </w:p>
    <w:p w14:paraId="1998A3D9" w14:textId="25B55171" w:rsidR="00CE5B68" w:rsidRPr="00F66B3C" w:rsidRDefault="00CE5B68" w:rsidP="00F66B3C">
      <w:pPr>
        <w:pStyle w:val="par2"/>
      </w:pPr>
      <w:r w:rsidRPr="00F66B3C">
        <w:t>1.</w:t>
      </w:r>
      <w:r w:rsidRPr="00F66B3C">
        <w:tab/>
        <w:t>The specific, fixed location of the funeral establishment</w:t>
      </w:r>
      <w:del w:id="1514" w:author="Shelov, Elizabeth" w:date="2026-07-12T16:36:00Z" w16du:dateUtc="2026-07-12T22:36:00Z">
        <w:r w:rsidRPr="00F66B3C" w:rsidDel="00AE1602">
          <w:delText xml:space="preserve"> or crematory</w:delText>
        </w:r>
      </w:del>
      <w:r w:rsidRPr="00F66B3C">
        <w:t>, including the specific street address and/or physical location of the funeral establishment</w:t>
      </w:r>
      <w:del w:id="1515" w:author="Shelov, Elizabeth" w:date="2026-07-12T16:36:00Z" w16du:dateUtc="2026-07-12T22:36:00Z">
        <w:r w:rsidRPr="00F66B3C" w:rsidDel="00AE1602">
          <w:delText xml:space="preserve"> or crematory</w:delText>
        </w:r>
      </w:del>
      <w:r w:rsidRPr="00F66B3C">
        <w:t xml:space="preserve">; </w:t>
      </w:r>
    </w:p>
    <w:p w14:paraId="1DDABE45" w14:textId="20E02950" w:rsidR="00CE5B68" w:rsidRPr="00F66B3C" w:rsidDel="00704166" w:rsidRDefault="00CE5B68" w:rsidP="00F66B3C">
      <w:pPr>
        <w:pStyle w:val="par3"/>
        <w:rPr>
          <w:del w:id="1516" w:author="Rascon Arana, Maria" w:date="2026-09-01T12:11:00Z" w16du:dateUtc="2026-09-01T18:11:00Z"/>
        </w:rPr>
      </w:pPr>
      <w:r w:rsidRPr="00F66B3C">
        <w:lastRenderedPageBreak/>
        <w:t>a.</w:t>
      </w:r>
      <w:r w:rsidRPr="00F66B3C">
        <w:tab/>
      </w:r>
      <w:del w:id="1517" w:author="Rascon Arana, Maria" w:date="2026-09-01T15:24:00Z" w16du:dateUtc="2026-09-01T21:24:00Z">
        <w:r w:rsidRPr="00F66B3C" w:rsidDel="00C21AF1">
          <w:delText>The applicant must include as part of the application for registration all locations at which the applicant conducts business including but not limited to</w:delText>
        </w:r>
      </w:del>
      <w:ins w:id="1518" w:author="Shelov, Elizabeth" w:date="2026-07-12T16:36:00Z" w16du:dateUtc="2026-07-12T22:36:00Z">
        <w:del w:id="1519" w:author="Rascon Arana, Maria" w:date="2026-09-01T15:24:00Z" w16du:dateUtc="2026-09-01T21:24:00Z">
          <w:r w:rsidR="00AE1602" w:rsidDel="00C21AF1">
            <w:delText>,</w:delText>
          </w:r>
        </w:del>
      </w:ins>
      <w:del w:id="1520" w:author="Rascon Arana, Maria" w:date="2026-09-01T15:24:00Z" w16du:dateUtc="2026-09-01T21:24:00Z">
        <w:r w:rsidRPr="00F66B3C" w:rsidDel="00C21AF1">
          <w:delText xml:space="preserve"> the principal place of business, commercial offices, </w:delText>
        </w:r>
      </w:del>
      <w:del w:id="1521" w:author="Rascon Arana, Maria" w:date="2026-07-16T11:00:00Z" w16du:dateUtc="2026-07-16T17:00:00Z">
        <w:r w:rsidRPr="00F66B3C" w:rsidDel="00AB52B8">
          <w:delText>home offices</w:delText>
        </w:r>
      </w:del>
      <w:del w:id="1522" w:author="Rascon Arana, Maria" w:date="2026-07-16T11:02:00Z" w16du:dateUtc="2026-07-16T17:02:00Z">
        <w:r w:rsidRPr="00F66B3C" w:rsidDel="00EA2DBD">
          <w:delText>,</w:delText>
        </w:r>
      </w:del>
      <w:del w:id="1523" w:author="Rascon Arana, Maria" w:date="2026-09-01T15:24:00Z" w16du:dateUtc="2026-09-01T21:24:00Z">
        <w:r w:rsidRPr="00F66B3C" w:rsidDel="00C21AF1">
          <w:delText xml:space="preserve"> storage facilities</w:delText>
        </w:r>
      </w:del>
      <w:del w:id="1524" w:author="Rascon Arana, Maria" w:date="2026-07-16T11:02:00Z" w16du:dateUtc="2026-07-16T17:02:00Z">
        <w:r w:rsidRPr="00F66B3C" w:rsidDel="00EA2DBD">
          <w:delText>, or coworking spaces</w:delText>
        </w:r>
      </w:del>
      <w:del w:id="1525" w:author="Rascon Arana, Maria" w:date="2026-09-01T15:24:00Z" w16du:dateUtc="2026-09-01T21:24:00Z">
        <w:r w:rsidRPr="00F66B3C" w:rsidDel="00C21AF1">
          <w:delText>.</w:delText>
        </w:r>
      </w:del>
      <w:ins w:id="1526" w:author="Rascon Arana, Maria" w:date="2026-07-16T11:01:00Z" w16du:dateUtc="2026-07-16T17:01:00Z">
        <w:r w:rsidR="00AB52B8">
          <w:t xml:space="preserve"> Funeral </w:t>
        </w:r>
        <w:r w:rsidR="00EA2DBD">
          <w:t>establishments a</w:t>
        </w:r>
      </w:ins>
      <w:ins w:id="1527" w:author="Rascon Arana, Maria" w:date="2026-07-16T11:02:00Z" w16du:dateUtc="2026-07-16T17:02:00Z">
        <w:r w:rsidR="00EA2DBD">
          <w:t xml:space="preserve">nd affiliate locations shall not be located </w:t>
        </w:r>
      </w:ins>
      <w:ins w:id="1528" w:author="Rascon Arana, Maria" w:date="2026-09-01T12:11:00Z" w16du:dateUtc="2026-09-01T18:11:00Z">
        <w:r w:rsidR="00704166">
          <w:t>at a residential property, unless the funeral establishment is separated from the private residence on that property and has a separate entrance (i.e. a separate building, a room wholly separated from private residence).</w:t>
        </w:r>
      </w:ins>
      <w:del w:id="1529" w:author="Rascon Arana, Maria" w:date="2026-09-01T12:11:00Z" w16du:dateUtc="2026-09-01T18:11:00Z">
        <w:r w:rsidRPr="00F66B3C" w:rsidDel="00704166">
          <w:delText xml:space="preserve"> </w:delText>
        </w:r>
      </w:del>
    </w:p>
    <w:p w14:paraId="1AA6FEFF" w14:textId="4AC206D5" w:rsidR="00CE5B68" w:rsidRPr="00F66B3C" w:rsidRDefault="00CE5B68" w:rsidP="00F66B3C">
      <w:pPr>
        <w:pStyle w:val="par2"/>
      </w:pPr>
      <w:r w:rsidRPr="00F66B3C">
        <w:t>2.</w:t>
      </w:r>
      <w:r w:rsidRPr="00F66B3C">
        <w:tab/>
        <w:t xml:space="preserve">A completed attestation, made under penalty of perjury, that the funeral establishment </w:t>
      </w:r>
      <w:del w:id="1530" w:author="Shelov, Elizabeth" w:date="2026-07-12T16:36:00Z" w16du:dateUtc="2026-07-12T22:36:00Z">
        <w:r w:rsidRPr="00F66B3C" w:rsidDel="00AE1602">
          <w:delText>or cremator</w:delText>
        </w:r>
      </w:del>
      <w:del w:id="1531" w:author="Rascon Arana, Maria" w:date="2026-08-05T09:00:00Z" w16du:dateUtc="2026-08-05T15:00:00Z">
        <w:r w:rsidRPr="00F66B3C" w:rsidDel="00B54BC6">
          <w:delText>y</w:delText>
        </w:r>
      </w:del>
      <w:r w:rsidRPr="00F66B3C">
        <w:t xml:space="preserve"> conforms to all applicable local zoning ordinances. A copy of the occupancy permit issued by the applicable local governmental authority must be submitted to the Director upon request. </w:t>
      </w:r>
    </w:p>
    <w:p w14:paraId="6D7D19B5" w14:textId="608B57DF" w:rsidR="00CE5B68" w:rsidRPr="00F66B3C" w:rsidRDefault="00CE5B68" w:rsidP="00F66B3C">
      <w:pPr>
        <w:pStyle w:val="par2"/>
      </w:pPr>
      <w:r w:rsidRPr="00F66B3C">
        <w:t>3.</w:t>
      </w:r>
      <w:r w:rsidRPr="00F66B3C">
        <w:tab/>
        <w:t xml:space="preserve">The full name, </w:t>
      </w:r>
      <w:ins w:id="1532" w:author="Rascon Arana, Maria" w:date="2026-07-16T11:03:00Z" w16du:dateUtc="2026-07-16T17:03:00Z">
        <w:r w:rsidR="00EA2DBD">
          <w:t xml:space="preserve">license number, </w:t>
        </w:r>
      </w:ins>
      <w:r w:rsidRPr="00F66B3C">
        <w:t xml:space="preserve">contact information, and address of the Designee appointed pursuant to sections 12-135-110(3) or 12-135-303(3), C.R.S., as applicable; </w:t>
      </w:r>
    </w:p>
    <w:p w14:paraId="72C2EE92" w14:textId="56B2DCD1" w:rsidR="00CE5B68" w:rsidRPr="00F66B3C" w:rsidRDefault="00CE5B68" w:rsidP="00F66B3C">
      <w:pPr>
        <w:pStyle w:val="par2"/>
      </w:pPr>
      <w:r w:rsidRPr="00F66B3C">
        <w:t>4.</w:t>
      </w:r>
      <w:r w:rsidRPr="00F66B3C">
        <w:tab/>
        <w:t xml:space="preserve">The date the funeral establishment </w:t>
      </w:r>
      <w:del w:id="1533" w:author="Shelov, Elizabeth" w:date="2026-07-12T16:37:00Z" w16du:dateUtc="2026-07-12T22:37:00Z">
        <w:r w:rsidRPr="00F66B3C" w:rsidDel="00AE1602">
          <w:delText xml:space="preserve">or crematory </w:delText>
        </w:r>
      </w:del>
      <w:r w:rsidRPr="00F66B3C">
        <w:t xml:space="preserve">began doing business; </w:t>
      </w:r>
      <w:del w:id="1534" w:author="Shelov, Elizabeth" w:date="2026-07-16T17:02:00Z" w16du:dateUtc="2026-07-16T23:02:00Z">
        <w:r w:rsidRPr="00F66B3C" w:rsidDel="00DF676B">
          <w:delText xml:space="preserve">and </w:delText>
        </w:r>
      </w:del>
    </w:p>
    <w:p w14:paraId="01A35265" w14:textId="3527F854" w:rsidR="00CE5B68" w:rsidRDefault="00CE5B68" w:rsidP="00F66B3C">
      <w:pPr>
        <w:pStyle w:val="par2"/>
        <w:rPr>
          <w:ins w:id="1535" w:author="Rascon Arana, Maria" w:date="2026-09-02T08:38:00Z" w16du:dateUtc="2026-09-02T14:38:00Z"/>
        </w:rPr>
      </w:pPr>
      <w:r w:rsidRPr="00F66B3C">
        <w:t>5.</w:t>
      </w:r>
      <w:r w:rsidRPr="00F66B3C">
        <w:tab/>
        <w:t xml:space="preserve">A list of the services provided at the funeral establishment </w:t>
      </w:r>
      <w:del w:id="1536" w:author="Shelov, Elizabeth" w:date="2026-07-12T16:37:00Z" w16du:dateUtc="2026-07-12T22:37:00Z">
        <w:r w:rsidRPr="00F66B3C" w:rsidDel="00AE1602">
          <w:delText xml:space="preserve">or crematory </w:delText>
        </w:r>
      </w:del>
      <w:r w:rsidRPr="00F66B3C">
        <w:t>in accordance with section 12-135-110(2)(a) or 12-135-303(2)(a), C.R.S., as applicable</w:t>
      </w:r>
      <w:ins w:id="1537" w:author="Shelov, Elizabeth" w:date="2026-07-16T17:02:00Z" w16du:dateUtc="2026-07-16T23:02:00Z">
        <w:r w:rsidR="00DF676B">
          <w:t xml:space="preserve">; and </w:t>
        </w:r>
      </w:ins>
      <w:del w:id="1538" w:author="Shelov, Elizabeth" w:date="2026-07-16T17:02:00Z" w16du:dateUtc="2026-07-16T23:02:00Z">
        <w:r w:rsidRPr="00F66B3C" w:rsidDel="00DF676B">
          <w:delText>.</w:delText>
        </w:r>
      </w:del>
      <w:r w:rsidRPr="00F66B3C">
        <w:t xml:space="preserve"> </w:t>
      </w:r>
    </w:p>
    <w:p w14:paraId="6E036CBF" w14:textId="77777777" w:rsidR="00DB2DFD" w:rsidRPr="00F66B3C" w:rsidRDefault="00DB2DFD" w:rsidP="00DB2DFD">
      <w:pPr>
        <w:pStyle w:val="par2"/>
        <w:rPr>
          <w:ins w:id="1539" w:author="Rascon Arana, Maria" w:date="2026-09-02T08:38:00Z" w16du:dateUtc="2026-09-02T14:38:00Z"/>
        </w:rPr>
      </w:pPr>
      <w:ins w:id="1540" w:author="Rascon Arana, Maria" w:date="2026-09-02T08:38:00Z" w16du:dateUtc="2026-09-02T14:38:00Z">
        <w:r>
          <w:t>6.</w:t>
        </w:r>
        <w:r>
          <w:tab/>
          <w:t xml:space="preserve">An attestation that the funeral establishment maintains professional liability insurance in accordance with the requirements of section 12-135-114, C.R.S. </w:t>
        </w:r>
      </w:ins>
    </w:p>
    <w:p w14:paraId="515AA816" w14:textId="18BC6099" w:rsidR="00CE5B68" w:rsidRPr="00F66B3C" w:rsidRDefault="00CE5B68" w:rsidP="00F66B3C">
      <w:pPr>
        <w:pStyle w:val="par1"/>
        <w:rPr>
          <w:ins w:id="1541" w:author="Rascon Arana, Maria" w:date="2025-09-23T14:14:00Z" w16du:dateUtc="2025-09-23T20:14:00Z"/>
        </w:rPr>
      </w:pPr>
      <w:r w:rsidRPr="00F66B3C">
        <w:t>C.</w:t>
      </w:r>
      <w:r w:rsidRPr="00F66B3C">
        <w:tab/>
        <w:t>Additional Rules with respect to Designees</w:t>
      </w:r>
    </w:p>
    <w:p w14:paraId="407F3F1F" w14:textId="7183B373" w:rsidR="00AF1ECC" w:rsidRPr="00F66B3C" w:rsidRDefault="00AF1ECC" w:rsidP="00F66B3C">
      <w:pPr>
        <w:pStyle w:val="par2"/>
      </w:pPr>
      <w:ins w:id="1542" w:author="Rascon Arana, Maria" w:date="2025-09-23T14:14:00Z" w16du:dateUtc="2025-09-23T20:14:00Z">
        <w:r w:rsidRPr="00F66B3C">
          <w:t xml:space="preserve">Designees must meet the </w:t>
        </w:r>
      </w:ins>
      <w:ins w:id="1543" w:author="Rascon Arana, Maria" w:date="2025-09-23T14:15:00Z" w16du:dateUtc="2025-09-23T20:15:00Z">
        <w:r w:rsidRPr="00F66B3C">
          <w:t xml:space="preserve">requirements of sections </w:t>
        </w:r>
        <w:r w:rsidRPr="00EB2965">
          <w:rPr>
            <w:szCs w:val="20"/>
            <w:rPrChange w:id="1544" w:author="Rascon Arana, Maria" w:date="2025-09-24T13:19:00Z" w16du:dateUtc="2025-09-24T19:19:00Z">
              <w:rPr>
                <w:color w:val="000000"/>
                <w:szCs w:val="20"/>
              </w:rPr>
            </w:rPrChange>
          </w:rPr>
          <w:t>12-135-110(3)(</w:t>
        </w:r>
      </w:ins>
      <w:ins w:id="1545" w:author="Shelov, Elizabeth" w:date="2026-07-07T11:43:00Z" w16du:dateUtc="2026-07-07T17:43:00Z">
        <w:r w:rsidR="00B141F0">
          <w:rPr>
            <w:szCs w:val="20"/>
          </w:rPr>
          <w:t>3.5</w:t>
        </w:r>
      </w:ins>
      <w:ins w:id="1546" w:author="Rascon Arana, Maria" w:date="2025-09-23T14:15:00Z" w16du:dateUtc="2025-09-23T20:15:00Z">
        <w:r w:rsidRPr="00EB2965">
          <w:rPr>
            <w:szCs w:val="20"/>
            <w:rPrChange w:id="1547" w:author="Rascon Arana, Maria" w:date="2025-09-24T13:19:00Z" w16du:dateUtc="2025-09-24T19:19:00Z">
              <w:rPr>
                <w:color w:val="000000"/>
                <w:szCs w:val="20"/>
              </w:rPr>
            </w:rPrChange>
          </w:rPr>
          <w:t>), C.R.S.</w:t>
        </w:r>
      </w:ins>
      <w:ins w:id="1548" w:author="Shelov, Elizabeth" w:date="2026-07-07T11:45:00Z" w16du:dateUtc="2026-07-07T17:45:00Z">
        <w:r w:rsidR="00CA6092">
          <w:rPr>
            <w:szCs w:val="20"/>
          </w:rPr>
          <w:t xml:space="preserve"> Additionally</w:t>
        </w:r>
      </w:ins>
      <w:ins w:id="1549" w:author="Shelov, Elizabeth" w:date="2026-07-22T09:14:00Z" w16du:dateUtc="2026-07-22T15:14:00Z">
        <w:r w:rsidR="00744967">
          <w:rPr>
            <w:szCs w:val="20"/>
          </w:rPr>
          <w:t>:</w:t>
        </w:r>
      </w:ins>
    </w:p>
    <w:p w14:paraId="7C4084F7" w14:textId="6E77954B" w:rsidR="00CE5B68" w:rsidRPr="00F66B3C" w:rsidRDefault="00CE5B68" w:rsidP="00F66B3C">
      <w:pPr>
        <w:pStyle w:val="par2"/>
      </w:pPr>
      <w:r w:rsidRPr="00F66B3C">
        <w:t xml:space="preserve">1. </w:t>
      </w:r>
      <w:r w:rsidRPr="00F66B3C">
        <w:tab/>
        <w:t xml:space="preserve">Registrants must report any change in Designee to the Director within thirty (30) days of </w:t>
      </w:r>
      <w:del w:id="1550" w:author="Rascon Arana, Maria" w:date="2025-09-23T14:17:00Z" w16du:dateUtc="2025-09-23T20:17:00Z">
        <w:r w:rsidRPr="00F66B3C" w:rsidDel="0015556E">
          <w:delText>the</w:delText>
        </w:r>
      </w:del>
      <w:ins w:id="1551" w:author="Shelov, Elizabeth" w:date="2026-07-07T11:44:00Z" w16du:dateUtc="2026-07-07T17:44:00Z">
        <w:r w:rsidR="00CA6092">
          <w:t xml:space="preserve"> </w:t>
        </w:r>
      </w:ins>
      <w:ins w:id="1552" w:author="Rascon Arana, Maria" w:date="2025-09-23T14:17:00Z" w16du:dateUtc="2025-09-23T20:17:00Z">
        <w:r w:rsidR="0015556E" w:rsidRPr="00F66B3C">
          <w:t>such</w:t>
        </w:r>
      </w:ins>
      <w:r w:rsidRPr="00F66B3C">
        <w:t xml:space="preserve"> change. </w:t>
      </w:r>
    </w:p>
    <w:p w14:paraId="18E936A5" w14:textId="42FFCC32" w:rsidR="00CE5B68" w:rsidRDefault="00CE5B68" w:rsidP="00F66B3C">
      <w:pPr>
        <w:pStyle w:val="par2"/>
        <w:rPr>
          <w:ins w:id="1553" w:author="Rascon Arana, Maria" w:date="2026-09-01T15:28:00Z" w16du:dateUtc="2026-09-01T21:28:00Z"/>
        </w:rPr>
      </w:pPr>
      <w:r w:rsidRPr="00F66B3C">
        <w:t>2.</w:t>
      </w:r>
      <w:r w:rsidRPr="00F66B3C">
        <w:tab/>
        <w:t xml:space="preserve">The Designee on file with the Director is responsible for the acts of all employees and licensees present at the registered funeral establishment </w:t>
      </w:r>
      <w:del w:id="1554" w:author="Shelov, Elizabeth" w:date="2026-07-12T16:37:00Z" w16du:dateUtc="2026-07-12T22:37:00Z">
        <w:r w:rsidRPr="00F66B3C" w:rsidDel="00AE1602">
          <w:delText xml:space="preserve">or crematory </w:delText>
        </w:r>
      </w:del>
      <w:r w:rsidRPr="00F66B3C">
        <w:t xml:space="preserve">and when acting within the scope of the employee’s or licensee’s employment, contract, or other agreement, and under the designee’s direction or designee's supervision. </w:t>
      </w:r>
    </w:p>
    <w:p w14:paraId="2E5CFBB8" w14:textId="77777777" w:rsidR="007738B0" w:rsidRDefault="007738B0" w:rsidP="007738B0">
      <w:pPr>
        <w:pStyle w:val="par2"/>
        <w:rPr>
          <w:ins w:id="1555" w:author="Rascon Arana, Maria" w:date="2026-09-01T15:28:00Z" w16du:dateUtc="2026-09-01T21:28:00Z"/>
        </w:rPr>
      </w:pPr>
      <w:ins w:id="1556" w:author="Rascon Arana, Maria" w:date="2026-09-01T15:28:00Z" w16du:dateUtc="2026-09-01T21:28:00Z">
        <w:r>
          <w:t>3</w:t>
        </w:r>
        <w:r w:rsidRPr="00F66B3C">
          <w:t>.</w:t>
        </w:r>
        <w:r w:rsidRPr="00F66B3C">
          <w:tab/>
          <w:t>On o</w:t>
        </w:r>
        <w:r>
          <w:t>r</w:t>
        </w:r>
        <w:r w:rsidRPr="00F66B3C">
          <w:t xml:space="preserve"> after January 1, 2027, a Designee must be licensed as a funeral director </w:t>
        </w:r>
        <w:r>
          <w:t xml:space="preserve">pursuant to sections 12-135-501 and 12-135-602, C.R.S.; </w:t>
        </w:r>
        <w:r w:rsidRPr="00F66B3C">
          <w:t xml:space="preserve">or as a mortuary science practitioner </w:t>
        </w:r>
        <w:r w:rsidRPr="00EB2965">
          <w:t xml:space="preserve">pursuant to </w:t>
        </w:r>
        <w:r>
          <w:t xml:space="preserve">sections 12-135-501 and 12-135-702, C.R.S., and </w:t>
        </w:r>
        <w:r w:rsidRPr="00F66B3C">
          <w:t>the requirements herein.</w:t>
        </w:r>
        <w:r>
          <w:t xml:space="preserve"> </w:t>
        </w:r>
      </w:ins>
    </w:p>
    <w:p w14:paraId="40317F6F" w14:textId="77777777" w:rsidR="007738B0" w:rsidRDefault="007738B0" w:rsidP="007738B0">
      <w:pPr>
        <w:pStyle w:val="par2"/>
        <w:rPr>
          <w:ins w:id="1557" w:author="Rascon Arana, Maria" w:date="2026-09-01T15:28:00Z" w16du:dateUtc="2026-09-01T21:28:00Z"/>
        </w:rPr>
      </w:pPr>
      <w:ins w:id="1558" w:author="Rascon Arana, Maria" w:date="2026-09-01T15:28:00Z" w16du:dateUtc="2026-09-01T21:28:00Z">
        <w:r>
          <w:t>4.</w:t>
        </w:r>
        <w:r>
          <w:tab/>
          <w:t xml:space="preserve">In accordance with section 12-135-110(3.5), C.R.S., </w:t>
        </w:r>
        <w:r w:rsidRPr="0085752E">
          <w:t xml:space="preserve">a designee appointed for a </w:t>
        </w:r>
        <w:r>
          <w:t>r</w:t>
        </w:r>
        <w:r w:rsidRPr="0085752E">
          <w:t>egistered funeral</w:t>
        </w:r>
        <w:r>
          <w:t xml:space="preserve"> </w:t>
        </w:r>
        <w:r w:rsidRPr="0085752E">
          <w:t>establishment may also be appointed as the designee for an</w:t>
        </w:r>
        <w:r>
          <w:t xml:space="preserve"> </w:t>
        </w:r>
        <w:r w:rsidRPr="0085752E">
          <w:t>affiliate location funeral establishment that is under common</w:t>
        </w:r>
        <w:r>
          <w:t xml:space="preserve"> </w:t>
        </w:r>
        <w:r w:rsidRPr="0085752E">
          <w:t>ownership with the registered funeral establishment</w:t>
        </w:r>
        <w:r>
          <w:t>.</w:t>
        </w:r>
      </w:ins>
    </w:p>
    <w:p w14:paraId="45F2AB00" w14:textId="77777777" w:rsidR="007738B0" w:rsidRDefault="007738B0" w:rsidP="007738B0">
      <w:pPr>
        <w:pStyle w:val="par2"/>
        <w:rPr>
          <w:ins w:id="1559" w:author="Rascon Arana, Maria" w:date="2026-09-01T15:28:00Z" w16du:dateUtc="2026-09-01T21:28:00Z"/>
        </w:rPr>
      </w:pPr>
      <w:ins w:id="1560" w:author="Rascon Arana, Maria" w:date="2026-09-01T15:28:00Z" w16du:dateUtc="2026-09-01T21:28:00Z">
        <w:r>
          <w:t>5.</w:t>
        </w:r>
        <w:r>
          <w:tab/>
          <w:t>Contracts for funeral services entered into by a designee must include the license number of the designee and the funeral director, cremationist, embalmer, mortuary science practitioner, or natural reductionist, as applicable.  Failure to include the license number of the designee of the funeral establishment in all contracts for funeral services or funeral goods may result in disciplinary action in accordance with the provisions of section 12-135-508, C.R.S.</w:t>
        </w:r>
      </w:ins>
    </w:p>
    <w:p w14:paraId="09970B80" w14:textId="77777777" w:rsidR="007738B0" w:rsidRPr="00F66B3C" w:rsidRDefault="007738B0" w:rsidP="007738B0">
      <w:pPr>
        <w:pStyle w:val="par3"/>
        <w:rPr>
          <w:ins w:id="1561" w:author="Rascon Arana, Maria" w:date="2026-09-01T15:28:00Z" w16du:dateUtc="2026-09-01T21:28:00Z"/>
        </w:rPr>
      </w:pPr>
      <w:ins w:id="1562" w:author="Rascon Arana, Maria" w:date="2026-09-01T15:28:00Z" w16du:dateUtc="2026-09-01T21:28:00Z">
        <w:r>
          <w:t>a.</w:t>
        </w:r>
        <w:r>
          <w:tab/>
          <w:t>If the funeral director, cremationist, embalmer, mortuary science practitioner, or natural reductionist is not known at the time the contract is signed, the inclusion of the designee’s license number shall satisfy this requirement.</w:t>
        </w:r>
      </w:ins>
    </w:p>
    <w:p w14:paraId="17E54FAE" w14:textId="77777777" w:rsidR="00CE5B68" w:rsidRPr="00F66B3C" w:rsidRDefault="00CE5B68" w:rsidP="00F66B3C">
      <w:pPr>
        <w:pStyle w:val="par1"/>
      </w:pPr>
      <w:r w:rsidRPr="00F66B3C">
        <w:lastRenderedPageBreak/>
        <w:t xml:space="preserve">D. </w:t>
      </w:r>
      <w:r w:rsidRPr="00F66B3C">
        <w:tab/>
        <w:t xml:space="preserve">In the event of a sale, lease, or other agreement to transfer ownership or control of a registrant, or if a registrant undergoes a relocation to a new fixed location, the registrant must give written notice to the Director, in a form and manner approved by the Director, within ten (10) days of the change of ownership, change of control, or change of address, as applicable. </w:t>
      </w:r>
    </w:p>
    <w:p w14:paraId="5D8BEE3B" w14:textId="61A9E93A" w:rsidR="00CE5B68" w:rsidRPr="00F66B3C" w:rsidRDefault="00CE5B68" w:rsidP="00F66B3C">
      <w:pPr>
        <w:pStyle w:val="par2"/>
        <w:rPr>
          <w:ins w:id="1563" w:author="Rascon Arana, Maria" w:date="2025-09-23T14:19:00Z" w16du:dateUtc="2025-09-23T20:19:00Z"/>
        </w:rPr>
      </w:pPr>
      <w:r w:rsidRPr="00F66B3C">
        <w:t>1.</w:t>
      </w:r>
      <w:r w:rsidRPr="00F66B3C">
        <w:tab/>
        <w:t xml:space="preserve">In the event of a sale, lease, or other agreement to transfer ownership or control of a registrant, the new owner or lessee must submit a new, original application for registration in accordance with this Rule 1.18. </w:t>
      </w:r>
    </w:p>
    <w:p w14:paraId="02D99610" w14:textId="77777777" w:rsidR="00704166" w:rsidRPr="00F66B3C" w:rsidRDefault="002750B8" w:rsidP="00704166">
      <w:pPr>
        <w:pStyle w:val="par1"/>
        <w:rPr>
          <w:ins w:id="1564" w:author="Rascon Arana, Maria" w:date="2026-09-01T12:13:00Z" w16du:dateUtc="2026-09-01T18:13:00Z"/>
        </w:rPr>
      </w:pPr>
      <w:ins w:id="1565" w:author="Rascon Arana, Maria" w:date="2025-09-23T14:21:00Z" w16du:dateUtc="2025-09-23T20:21:00Z">
        <w:r w:rsidRPr="00F66B3C">
          <w:t>E.</w:t>
        </w:r>
        <w:r w:rsidRPr="00F66B3C">
          <w:tab/>
        </w:r>
      </w:ins>
      <w:ins w:id="1566" w:author="Rascon Arana, Maria" w:date="2026-09-01T12:13:00Z" w16du:dateUtc="2026-09-01T18:13:00Z">
        <w:r w:rsidR="00704166" w:rsidRPr="00F66B3C">
          <w:t>Any fixed place of business held out to the public as a funeral establishment</w:t>
        </w:r>
        <w:r w:rsidR="00704166">
          <w:t>, or any of its affiliate locations,</w:t>
        </w:r>
        <w:r w:rsidR="00704166" w:rsidRPr="00F66B3C">
          <w:t xml:space="preserve"> shall be inspected and registered by the Director. Each funeral establishment shall conform with all local government zoning regulations and any other applicable ordinance</w:t>
        </w:r>
        <w:r w:rsidR="00704166">
          <w:t>s</w:t>
        </w:r>
        <w:r w:rsidR="00704166" w:rsidRPr="00F66B3C">
          <w:t>.</w:t>
        </w:r>
      </w:ins>
    </w:p>
    <w:p w14:paraId="705EA1ED" w14:textId="77777777" w:rsidR="00704166" w:rsidRPr="00F66B3C" w:rsidRDefault="00704166" w:rsidP="00704166">
      <w:pPr>
        <w:pStyle w:val="par1"/>
        <w:rPr>
          <w:ins w:id="1567" w:author="Rascon Arana, Maria" w:date="2026-09-01T12:13:00Z" w16du:dateUtc="2026-09-01T18:13:00Z"/>
        </w:rPr>
      </w:pPr>
      <w:ins w:id="1568" w:author="Rascon Arana, Maria" w:date="2026-09-01T12:13:00Z" w16du:dateUtc="2026-09-01T18:13:00Z">
        <w:r w:rsidRPr="00F66B3C">
          <w:t>F.</w:t>
        </w:r>
        <w:r w:rsidRPr="00F66B3C">
          <w:tab/>
          <w:t>All funeral establishments,</w:t>
        </w:r>
        <w:r>
          <w:t xml:space="preserve"> providing funeral goods or services in Colorado,</w:t>
        </w:r>
        <w:r w:rsidRPr="00F66B3C">
          <w:t xml:space="preserve"> </w:t>
        </w:r>
        <w:r w:rsidRPr="00592642">
          <w:t xml:space="preserve">must maintain compliance with all applicable federal laws and regulations, including the Federal Trade Commission's (FTC) Funeral Rule, 16 CFR Part 453, July 19, 1994, adopted by reference herein, that ensures consumer rights and transparency in pricing. </w:t>
        </w:r>
        <w:r w:rsidRPr="00F66B3C">
          <w:t xml:space="preserve">This rule does not include any later amendments or editions of the Funeral Rule. These Rules incorporated by reference may be examined at the Colorado Department of Regulatory Agencies, Colorado </w:t>
        </w:r>
        <w:r>
          <w:t>Office of Funeral and Mortuary Science Services</w:t>
        </w:r>
        <w:r w:rsidRPr="00F66B3C">
          <w:t>, 1560 Broadway, Suite 1350, Denver, CO 80202, during normal business hours, Monday through Friday, except when such days are state holidays</w:t>
        </w:r>
        <w:r>
          <w:t>; or alternatively, at the Office of the Federal Trade Commission, 600 Pennsylvania Avenue, Washington, D.C. 20580</w:t>
        </w:r>
        <w:r w:rsidRPr="00F66B3C">
          <w:t xml:space="preserve">. The Office shall provide the requester with information on how to obtain a certified copy of the material incorporated by reference from the agency of the United States issuing the standards. These Rules are also available </w:t>
        </w:r>
        <w:r w:rsidRPr="00F66B3C">
          <w:fldChar w:fldCharType="begin"/>
        </w:r>
        <w:r w:rsidRPr="00F66B3C">
          <w:instrText>HYPERLINK "https://www.ecfr.gov/current/title-16/part-453"</w:instrText>
        </w:r>
        <w:r w:rsidRPr="00F66B3C">
          <w:fldChar w:fldCharType="separate"/>
        </w:r>
        <w:r w:rsidRPr="00592642">
          <w:rPr>
            <w:rStyle w:val="Hyperlink"/>
            <w:color w:val="000000" w:themeColor="text1"/>
          </w:rPr>
          <w:t>here.</w:t>
        </w:r>
        <w:r w:rsidRPr="00F66B3C">
          <w:fldChar w:fldCharType="end"/>
        </w:r>
      </w:ins>
    </w:p>
    <w:p w14:paraId="7976F131" w14:textId="77777777" w:rsidR="00704166" w:rsidRPr="00592642" w:rsidRDefault="00704166" w:rsidP="00704166">
      <w:pPr>
        <w:pStyle w:val="par1"/>
        <w:rPr>
          <w:ins w:id="1569" w:author="Rascon Arana, Maria" w:date="2026-09-01T12:13:00Z" w16du:dateUtc="2026-09-01T18:13:00Z"/>
          <w:rFonts w:cs="Arial"/>
          <w:szCs w:val="20"/>
        </w:rPr>
      </w:pPr>
      <w:ins w:id="1570" w:author="Rascon Arana, Maria" w:date="2026-09-01T12:13:00Z" w16du:dateUtc="2026-09-01T18:13:00Z">
        <w:r w:rsidRPr="00F66B3C">
          <w:t>G.</w:t>
        </w:r>
        <w:r w:rsidRPr="00F66B3C">
          <w:tab/>
          <w:t xml:space="preserve">A funeral establishment shall retain all documents and records concerning the final disposition of human remains for at least seven (7) years after the disposition, </w:t>
        </w:r>
        <w:r w:rsidRPr="00F66B3C">
          <w:rPr>
            <w:rFonts w:cs="Arial"/>
          </w:rPr>
          <w:t xml:space="preserve">pursuant to </w:t>
        </w:r>
        <w:r w:rsidRPr="00592642">
          <w:rPr>
            <w:rFonts w:cs="Arial"/>
            <w:szCs w:val="20"/>
          </w:rPr>
          <w:t>§ 12-135-104(B), C.R.S.</w:t>
        </w:r>
      </w:ins>
    </w:p>
    <w:p w14:paraId="2F7C29DB" w14:textId="77777777" w:rsidR="00704166" w:rsidRPr="00915138" w:rsidRDefault="00704166" w:rsidP="00704166">
      <w:pPr>
        <w:pStyle w:val="par1"/>
        <w:rPr>
          <w:ins w:id="1571" w:author="Rascon Arana, Maria" w:date="2026-09-01T12:14:00Z" w16du:dateUtc="2026-09-01T18:14:00Z"/>
        </w:rPr>
      </w:pPr>
      <w:ins w:id="1572" w:author="Rascon Arana, Maria" w:date="2026-09-01T12:14:00Z" w16du:dateUtc="2026-09-01T18:14:00Z">
        <w:r>
          <w:t>H.</w:t>
        </w:r>
        <w:r>
          <w:tab/>
          <w:t xml:space="preserve">A </w:t>
        </w:r>
        <w:r w:rsidRPr="00915138">
          <w:t>funeral establishment must have a physical location</w:t>
        </w:r>
        <w:r w:rsidRPr="00A56F01">
          <w:t xml:space="preserve"> </w:t>
        </w:r>
        <w:r w:rsidRPr="00915138">
          <w:t>that:</w:t>
        </w:r>
        <w:r w:rsidRPr="00A56F01">
          <w:t xml:space="preserve"> </w:t>
        </w:r>
      </w:ins>
    </w:p>
    <w:p w14:paraId="495E7AD1" w14:textId="77777777" w:rsidR="00704166" w:rsidRPr="00A56F01" w:rsidRDefault="00704166" w:rsidP="00704166">
      <w:pPr>
        <w:pStyle w:val="par2"/>
        <w:rPr>
          <w:ins w:id="1573" w:author="Rascon Arana, Maria" w:date="2026-09-01T12:14:00Z" w16du:dateUtc="2026-09-01T18:14:00Z"/>
        </w:rPr>
      </w:pPr>
      <w:ins w:id="1574" w:author="Rascon Arana, Maria" w:date="2026-09-01T12:14:00Z" w16du:dateUtc="2026-09-01T18:14:00Z">
        <w:r>
          <w:t>1.</w:t>
        </w:r>
        <w:r>
          <w:tab/>
        </w:r>
        <w:r w:rsidRPr="00A56F01">
          <w:t>Is subject to inspection; and</w:t>
        </w:r>
      </w:ins>
    </w:p>
    <w:p w14:paraId="489A8FF9" w14:textId="77777777" w:rsidR="00704166" w:rsidRPr="00915138" w:rsidRDefault="00704166" w:rsidP="00704166">
      <w:pPr>
        <w:pStyle w:val="par2"/>
        <w:rPr>
          <w:ins w:id="1575" w:author="Rascon Arana, Maria" w:date="2026-09-01T12:14:00Z" w16du:dateUtc="2026-09-01T18:14:00Z"/>
        </w:rPr>
      </w:pPr>
      <w:ins w:id="1576" w:author="Rascon Arana, Maria" w:date="2026-09-01T12:14:00Z" w16du:dateUtc="2026-09-01T18:14:00Z">
        <w:r>
          <w:t>2.</w:t>
        </w:r>
        <w:r>
          <w:tab/>
        </w:r>
        <w:r w:rsidRPr="00A56F01">
          <w:t>I</w:t>
        </w:r>
        <w:r w:rsidRPr="00915138">
          <w:t xml:space="preserve">ncludes at least one </w:t>
        </w:r>
        <w:r>
          <w:t xml:space="preserve">(1) </w:t>
        </w:r>
        <w:r w:rsidRPr="00915138">
          <w:t>area that is used to directly</w:t>
        </w:r>
        <w:r w:rsidRPr="00A56F01">
          <w:t xml:space="preserve"> </w:t>
        </w:r>
        <w:r w:rsidRPr="00915138">
          <w:t>provide funeral services.</w:t>
        </w:r>
      </w:ins>
    </w:p>
    <w:p w14:paraId="6C921A72" w14:textId="77777777" w:rsidR="00704166" w:rsidRPr="00A56F01" w:rsidRDefault="00704166" w:rsidP="00704166">
      <w:pPr>
        <w:pStyle w:val="par1"/>
        <w:rPr>
          <w:ins w:id="1577" w:author="Rascon Arana, Maria" w:date="2026-09-01T12:14:00Z" w16du:dateUtc="2026-09-01T18:14:00Z"/>
        </w:rPr>
      </w:pPr>
      <w:ins w:id="1578" w:author="Rascon Arana, Maria" w:date="2026-09-01T12:14:00Z" w16du:dateUtc="2026-09-01T18:14:00Z">
        <w:r>
          <w:t>I.</w:t>
        </w:r>
        <w:r>
          <w:tab/>
        </w:r>
        <w:r w:rsidRPr="00592642">
          <w:rPr>
            <w:b/>
            <w:bCs/>
            <w:i/>
            <w:iCs/>
          </w:rPr>
          <w:t>Practice Prohibited</w:t>
        </w:r>
        <w:r w:rsidRPr="00592642">
          <w:rPr>
            <w:b/>
            <w:bCs/>
          </w:rPr>
          <w:t>:</w:t>
        </w:r>
        <w:r>
          <w:t xml:space="preserve"> As defined herein, a</w:t>
        </w:r>
        <w:r w:rsidRPr="00A56F01">
          <w:t xml:space="preserve"> broker </w:t>
        </w:r>
        <w:r>
          <w:t xml:space="preserve">shall </w:t>
        </w:r>
        <w:r w:rsidRPr="00A56F01">
          <w:t>not qualify for registration as a funeral establishment</w:t>
        </w:r>
        <w:r>
          <w:t xml:space="preserve"> or as an affiliate location</w:t>
        </w:r>
        <w:r w:rsidRPr="00A56F01">
          <w:t>.</w:t>
        </w:r>
      </w:ins>
    </w:p>
    <w:p w14:paraId="24021D5E" w14:textId="77777777" w:rsidR="00CE5B68" w:rsidRPr="00F66B3C" w:rsidRDefault="00CE5B68" w:rsidP="00F66B3C">
      <w:pPr>
        <w:pStyle w:val="Heading2"/>
        <w:rPr>
          <w:i w:val="0"/>
          <w:iCs w:val="0"/>
          <w:sz w:val="20"/>
          <w:szCs w:val="20"/>
        </w:rPr>
      </w:pPr>
      <w:commentRangeStart w:id="1579"/>
      <w:commentRangeStart w:id="1580"/>
      <w:r w:rsidRPr="00F66B3C">
        <w:rPr>
          <w:i w:val="0"/>
          <w:iCs w:val="0"/>
          <w:sz w:val="20"/>
          <w:szCs w:val="20"/>
        </w:rPr>
        <w:t xml:space="preserve">1.19 </w:t>
      </w:r>
      <w:commentRangeEnd w:id="1579"/>
      <w:r w:rsidR="00E17CCF" w:rsidRPr="00F66B3C">
        <w:rPr>
          <w:rStyle w:val="CommentReference"/>
          <w:i w:val="0"/>
          <w:iCs w:val="0"/>
          <w:sz w:val="20"/>
          <w:szCs w:val="20"/>
        </w:rPr>
        <w:commentReference w:id="1579"/>
      </w:r>
      <w:commentRangeEnd w:id="1580"/>
      <w:r w:rsidR="008C299B" w:rsidRPr="00F66B3C">
        <w:rPr>
          <w:rStyle w:val="CommentReference"/>
          <w:i w:val="0"/>
          <w:iCs w:val="0"/>
          <w:sz w:val="20"/>
          <w:szCs w:val="20"/>
        </w:rPr>
        <w:commentReference w:id="1580"/>
      </w:r>
      <w:r w:rsidRPr="00F66B3C">
        <w:rPr>
          <w:i w:val="0"/>
          <w:iCs w:val="0"/>
          <w:sz w:val="20"/>
          <w:szCs w:val="20"/>
        </w:rPr>
        <w:tab/>
        <w:t xml:space="preserve">RENEWAL AND REINSTATEMENT OF REGISTRATION </w:t>
      </w:r>
    </w:p>
    <w:p w14:paraId="584E6676" w14:textId="77777777" w:rsidR="00CE5B68" w:rsidRPr="00EB2965" w:rsidRDefault="00CE5B68" w:rsidP="00CE5B68">
      <w:pPr>
        <w:pStyle w:val="upar1"/>
        <w:rPr>
          <w:color w:val="000000" w:themeColor="text1"/>
          <w:rPrChange w:id="1581" w:author="Rascon Arana, Maria" w:date="2025-09-24T13:19:00Z" w16du:dateUtc="2025-09-24T19:19:00Z">
            <w:rPr/>
          </w:rPrChange>
        </w:rPr>
      </w:pPr>
      <w:r w:rsidRPr="00EB2965">
        <w:rPr>
          <w:color w:val="000000" w:themeColor="text1"/>
          <w:rPrChange w:id="1582" w:author="Rascon Arana, Maria" w:date="2025-09-24T13:19:00Z" w16du:dateUtc="2025-09-24T19:19:00Z">
            <w:rPr/>
          </w:rPrChange>
        </w:rPr>
        <w:t xml:space="preserve">This Rule is adopted pursuant to sections 12-20-204 and 12-135-401(6)(a), C.R.S. </w:t>
      </w:r>
    </w:p>
    <w:p w14:paraId="0715CB35" w14:textId="2E0D82B2" w:rsidR="00F422D1" w:rsidRPr="00F66B3C" w:rsidRDefault="00CE5B68" w:rsidP="00F66B3C">
      <w:pPr>
        <w:pStyle w:val="par1"/>
      </w:pPr>
      <w:r w:rsidRPr="00F66B3C">
        <w:t>A.</w:t>
      </w:r>
      <w:r w:rsidRPr="00F66B3C">
        <w:tab/>
        <w:t xml:space="preserve">If a funeral establishment </w:t>
      </w:r>
      <w:ins w:id="1583" w:author="Rascon Arana, Maria" w:date="2026-09-01T15:29:00Z" w16du:dateUtc="2026-09-01T21:29:00Z">
        <w:r w:rsidR="007738B0">
          <w:t xml:space="preserve">or affiliate location </w:t>
        </w:r>
      </w:ins>
      <w:del w:id="1584" w:author="Shelov, Elizabeth" w:date="2026-07-12T16:38:00Z" w16du:dateUtc="2026-07-12T22:38:00Z">
        <w:r w:rsidRPr="00F66B3C" w:rsidDel="00F466D0">
          <w:delText xml:space="preserve">or a crematory </w:delText>
        </w:r>
      </w:del>
      <w:r w:rsidRPr="00F66B3C">
        <w:t xml:space="preserve">fails to renew its registration pursuant to the schedule established by the Division, the registration shall expire as of the expiration date listed on the registration. </w:t>
      </w:r>
      <w:ins w:id="1585" w:author="Rascon Arana, Maria" w:date="2026-09-01T15:30:00Z" w16du:dateUtc="2026-09-01T21:30:00Z">
        <w:r w:rsidR="007738B0" w:rsidRPr="006A4FA1">
          <w:t xml:space="preserve">A sixty (60) day grace period </w:t>
        </w:r>
        <w:r w:rsidR="007738B0" w:rsidRPr="006A4FA1">
          <w:rPr>
            <w:szCs w:val="20"/>
          </w:rPr>
          <w:t xml:space="preserve">is permitted for </w:t>
        </w:r>
        <w:r w:rsidR="007738B0">
          <w:rPr>
            <w:szCs w:val="20"/>
          </w:rPr>
          <w:t>registration</w:t>
        </w:r>
        <w:r w:rsidR="007738B0" w:rsidRPr="006A4FA1">
          <w:rPr>
            <w:szCs w:val="20"/>
          </w:rPr>
          <w:t xml:space="preserve"> renewals, pur</w:t>
        </w:r>
        <w:r w:rsidR="007738B0" w:rsidRPr="007738B0">
          <w:rPr>
            <w:rFonts w:cs="Arial"/>
            <w:szCs w:val="20"/>
          </w:rPr>
          <w:t xml:space="preserve">suant to </w:t>
        </w:r>
        <w:r w:rsidR="007738B0" w:rsidRPr="00A8487D">
          <w:rPr>
            <w:rFonts w:cs="Arial"/>
            <w:szCs w:val="20"/>
          </w:rPr>
          <w:t>section</w:t>
        </w:r>
        <w:r w:rsidR="007738B0" w:rsidRPr="007738B0">
          <w:rPr>
            <w:rFonts w:cs="Arial"/>
            <w:szCs w:val="20"/>
          </w:rPr>
          <w:t xml:space="preserve"> 12-20-202</w:t>
        </w:r>
        <w:r w:rsidR="007738B0" w:rsidRPr="006A4FA1">
          <w:rPr>
            <w:szCs w:val="20"/>
          </w:rPr>
          <w:t>(1)(e), C.R.S.</w:t>
        </w:r>
      </w:ins>
    </w:p>
    <w:p w14:paraId="16095527" w14:textId="096555C3" w:rsidR="00CE5B68" w:rsidRPr="00F66B3C" w:rsidRDefault="00CE5B68" w:rsidP="00F66B3C">
      <w:pPr>
        <w:pStyle w:val="par1"/>
      </w:pPr>
      <w:r w:rsidRPr="00F66B3C">
        <w:t xml:space="preserve">B. </w:t>
      </w:r>
      <w:r w:rsidRPr="00F66B3C">
        <w:tab/>
        <w:t xml:space="preserve">In order to reinstate an expired registration, an applicant must: </w:t>
      </w:r>
    </w:p>
    <w:p w14:paraId="5FC576A9" w14:textId="4AF30D4D" w:rsidR="00CE5B68" w:rsidRPr="00F66B3C" w:rsidRDefault="00CE5B68" w:rsidP="00F66B3C">
      <w:pPr>
        <w:pStyle w:val="par2"/>
      </w:pPr>
      <w:r w:rsidRPr="00F66B3C">
        <w:t>1.</w:t>
      </w:r>
      <w:r w:rsidRPr="00F66B3C">
        <w:tab/>
        <w:t xml:space="preserve">Submit a completed application for reinstatement in a manner approved by the Division; and </w:t>
      </w:r>
    </w:p>
    <w:p w14:paraId="6573A76A" w14:textId="3FBD50F2" w:rsidR="00CE5B68" w:rsidRDefault="00CE5B68" w:rsidP="00F66B3C">
      <w:pPr>
        <w:pStyle w:val="par2"/>
      </w:pPr>
      <w:r w:rsidRPr="00F66B3C">
        <w:t>2.</w:t>
      </w:r>
      <w:r w:rsidRPr="00F66B3C">
        <w:tab/>
        <w:t xml:space="preserve">Submit with the application all fees established by the Division pursuant to sections 12- 135-110(2)(e) and 12-135-303(2)(e), C.R.S. </w:t>
      </w:r>
    </w:p>
    <w:p w14:paraId="56D692ED" w14:textId="77777777" w:rsidR="00CE5B68" w:rsidRPr="00F66B3C" w:rsidRDefault="00CE5B68" w:rsidP="00F66B3C">
      <w:pPr>
        <w:pStyle w:val="Heading2"/>
        <w:rPr>
          <w:i w:val="0"/>
          <w:iCs w:val="0"/>
          <w:sz w:val="20"/>
          <w:szCs w:val="20"/>
        </w:rPr>
      </w:pPr>
      <w:commentRangeStart w:id="1586"/>
      <w:commentRangeStart w:id="1587"/>
      <w:commentRangeStart w:id="1588"/>
      <w:commentRangeStart w:id="1589"/>
      <w:commentRangeStart w:id="1590"/>
      <w:commentRangeStart w:id="1591"/>
      <w:commentRangeStart w:id="1592"/>
      <w:commentRangeStart w:id="1593"/>
      <w:commentRangeStart w:id="1594"/>
      <w:commentRangeStart w:id="1595"/>
      <w:commentRangeStart w:id="1596"/>
      <w:commentRangeStart w:id="1597"/>
      <w:commentRangeStart w:id="1598"/>
      <w:commentRangeStart w:id="1599"/>
      <w:commentRangeStart w:id="1600"/>
      <w:commentRangeStart w:id="1601"/>
      <w:r w:rsidRPr="00F66B3C">
        <w:rPr>
          <w:i w:val="0"/>
          <w:iCs w:val="0"/>
          <w:sz w:val="20"/>
          <w:szCs w:val="20"/>
        </w:rPr>
        <w:lastRenderedPageBreak/>
        <w:t xml:space="preserve">1.20 </w:t>
      </w:r>
      <w:commentRangeEnd w:id="1586"/>
      <w:r w:rsidR="00E17CCF" w:rsidRPr="00F66B3C">
        <w:rPr>
          <w:rStyle w:val="CommentReference"/>
          <w:i w:val="0"/>
          <w:iCs w:val="0"/>
          <w:sz w:val="20"/>
          <w:szCs w:val="20"/>
        </w:rPr>
        <w:commentReference w:id="1586"/>
      </w:r>
      <w:commentRangeEnd w:id="1587"/>
      <w:r w:rsidR="006F594E" w:rsidRPr="00F66B3C">
        <w:rPr>
          <w:rStyle w:val="CommentReference"/>
          <w:i w:val="0"/>
          <w:iCs w:val="0"/>
          <w:sz w:val="20"/>
          <w:szCs w:val="20"/>
        </w:rPr>
        <w:commentReference w:id="1587"/>
      </w:r>
      <w:commentRangeEnd w:id="1588"/>
      <w:r w:rsidR="00CB058F" w:rsidRPr="00F66B3C">
        <w:rPr>
          <w:rStyle w:val="CommentReference"/>
          <w:i w:val="0"/>
          <w:iCs w:val="0"/>
          <w:sz w:val="20"/>
          <w:szCs w:val="20"/>
        </w:rPr>
        <w:commentReference w:id="1588"/>
      </w:r>
      <w:commentRangeEnd w:id="1589"/>
      <w:r w:rsidR="00F0073D" w:rsidRPr="00F66B3C">
        <w:rPr>
          <w:rStyle w:val="CommentReference"/>
          <w:i w:val="0"/>
          <w:iCs w:val="0"/>
          <w:sz w:val="20"/>
          <w:szCs w:val="20"/>
        </w:rPr>
        <w:commentReference w:id="1589"/>
      </w:r>
      <w:commentRangeEnd w:id="1590"/>
      <w:r w:rsidR="007061CE" w:rsidRPr="00F66B3C">
        <w:rPr>
          <w:rStyle w:val="CommentReference"/>
          <w:i w:val="0"/>
          <w:iCs w:val="0"/>
          <w:sz w:val="20"/>
          <w:szCs w:val="20"/>
        </w:rPr>
        <w:commentReference w:id="1590"/>
      </w:r>
      <w:commentRangeEnd w:id="1591"/>
      <w:r w:rsidR="00114296" w:rsidRPr="00F66B3C">
        <w:rPr>
          <w:rStyle w:val="CommentReference"/>
          <w:i w:val="0"/>
          <w:iCs w:val="0"/>
          <w:sz w:val="20"/>
          <w:szCs w:val="20"/>
        </w:rPr>
        <w:commentReference w:id="1591"/>
      </w:r>
      <w:commentRangeEnd w:id="1592"/>
      <w:r w:rsidR="00F81348" w:rsidRPr="00F66B3C">
        <w:rPr>
          <w:rStyle w:val="CommentReference"/>
          <w:i w:val="0"/>
          <w:iCs w:val="0"/>
          <w:sz w:val="20"/>
          <w:szCs w:val="20"/>
        </w:rPr>
        <w:commentReference w:id="1592"/>
      </w:r>
      <w:commentRangeEnd w:id="1593"/>
      <w:r w:rsidR="00D53FAA" w:rsidRPr="00F66B3C">
        <w:rPr>
          <w:rStyle w:val="CommentReference"/>
          <w:i w:val="0"/>
          <w:iCs w:val="0"/>
          <w:sz w:val="20"/>
          <w:szCs w:val="20"/>
        </w:rPr>
        <w:commentReference w:id="1593"/>
      </w:r>
      <w:commentRangeEnd w:id="1594"/>
      <w:r w:rsidR="00D53FAA" w:rsidRPr="00F66B3C">
        <w:rPr>
          <w:rStyle w:val="CommentReference"/>
          <w:i w:val="0"/>
          <w:iCs w:val="0"/>
          <w:sz w:val="20"/>
          <w:szCs w:val="20"/>
        </w:rPr>
        <w:commentReference w:id="1594"/>
      </w:r>
      <w:commentRangeEnd w:id="1595"/>
      <w:r w:rsidR="003079EC" w:rsidRPr="00F66B3C">
        <w:rPr>
          <w:rStyle w:val="CommentReference"/>
          <w:i w:val="0"/>
          <w:iCs w:val="0"/>
          <w:sz w:val="20"/>
          <w:szCs w:val="20"/>
        </w:rPr>
        <w:commentReference w:id="1595"/>
      </w:r>
      <w:commentRangeEnd w:id="1596"/>
      <w:r w:rsidR="006920C6" w:rsidRPr="00F66B3C">
        <w:rPr>
          <w:rStyle w:val="CommentReference"/>
          <w:i w:val="0"/>
          <w:iCs w:val="0"/>
          <w:sz w:val="20"/>
          <w:szCs w:val="20"/>
        </w:rPr>
        <w:commentReference w:id="1596"/>
      </w:r>
      <w:commentRangeEnd w:id="1597"/>
      <w:r w:rsidR="00D65FE4" w:rsidRPr="00F66B3C">
        <w:rPr>
          <w:rStyle w:val="CommentReference"/>
          <w:i w:val="0"/>
          <w:iCs w:val="0"/>
          <w:sz w:val="20"/>
          <w:szCs w:val="20"/>
        </w:rPr>
        <w:commentReference w:id="1597"/>
      </w:r>
      <w:commentRangeEnd w:id="1598"/>
      <w:r w:rsidR="00C64B09" w:rsidRPr="00F66B3C">
        <w:rPr>
          <w:rStyle w:val="CommentReference"/>
          <w:i w:val="0"/>
          <w:iCs w:val="0"/>
          <w:sz w:val="20"/>
          <w:szCs w:val="20"/>
        </w:rPr>
        <w:commentReference w:id="1598"/>
      </w:r>
      <w:commentRangeEnd w:id="1599"/>
      <w:r w:rsidR="001C264C" w:rsidRPr="00F66B3C">
        <w:rPr>
          <w:rStyle w:val="CommentReference"/>
          <w:i w:val="0"/>
          <w:iCs w:val="0"/>
          <w:sz w:val="20"/>
          <w:szCs w:val="20"/>
        </w:rPr>
        <w:commentReference w:id="1599"/>
      </w:r>
      <w:commentRangeEnd w:id="1600"/>
      <w:r w:rsidR="00452CA7" w:rsidRPr="00F66B3C">
        <w:rPr>
          <w:rStyle w:val="CommentReference"/>
          <w:i w:val="0"/>
          <w:iCs w:val="0"/>
          <w:sz w:val="20"/>
          <w:szCs w:val="20"/>
        </w:rPr>
        <w:commentReference w:id="1600"/>
      </w:r>
      <w:commentRangeEnd w:id="1601"/>
      <w:r w:rsidR="000B47F6" w:rsidRPr="00F66B3C">
        <w:rPr>
          <w:rStyle w:val="CommentReference"/>
          <w:i w:val="0"/>
          <w:iCs w:val="0"/>
          <w:sz w:val="20"/>
          <w:szCs w:val="20"/>
        </w:rPr>
        <w:commentReference w:id="1601"/>
      </w:r>
      <w:r w:rsidRPr="00F66B3C">
        <w:rPr>
          <w:i w:val="0"/>
          <w:iCs w:val="0"/>
          <w:sz w:val="20"/>
          <w:szCs w:val="20"/>
        </w:rPr>
        <w:tab/>
        <w:t xml:space="preserve">INVESTIGATIONS AND INSPECTIONS </w:t>
      </w:r>
    </w:p>
    <w:p w14:paraId="5562DCCB" w14:textId="77777777" w:rsidR="00CE5B68" w:rsidRPr="00EB2965" w:rsidRDefault="00CE5B68" w:rsidP="00CE5B68">
      <w:pPr>
        <w:pStyle w:val="upar1"/>
        <w:rPr>
          <w:color w:val="000000" w:themeColor="text1"/>
          <w:rPrChange w:id="1602" w:author="Rascon Arana, Maria" w:date="2025-09-24T13:19:00Z" w16du:dateUtc="2025-09-24T19:19:00Z">
            <w:rPr/>
          </w:rPrChange>
        </w:rPr>
      </w:pPr>
      <w:r w:rsidRPr="00EB2965">
        <w:rPr>
          <w:color w:val="000000" w:themeColor="text1"/>
          <w:rPrChange w:id="1603" w:author="Rascon Arana, Maria" w:date="2025-09-24T13:19:00Z" w16du:dateUtc="2025-09-24T19:19:00Z">
            <w:rPr/>
          </w:rPrChange>
        </w:rPr>
        <w:t xml:space="preserve">This Rule is adopted pursuant to sections 12-20-204, 12-135-401(6)(a), and 12-135-401(3), C.R.S. </w:t>
      </w:r>
    </w:p>
    <w:p w14:paraId="0F83A68F" w14:textId="485CC952" w:rsidR="00CE5B68" w:rsidRPr="00F66B3C" w:rsidRDefault="00CE5B68" w:rsidP="00F66B3C">
      <w:pPr>
        <w:pStyle w:val="par1"/>
      </w:pPr>
      <w:r w:rsidRPr="00F66B3C">
        <w:t>A.</w:t>
      </w:r>
      <w:r w:rsidRPr="00F66B3C">
        <w:tab/>
        <w:t xml:space="preserve">Cooperation with Investigations. </w:t>
      </w:r>
    </w:p>
    <w:p w14:paraId="28524F4D" w14:textId="736DE540" w:rsidR="00CE5B68" w:rsidRPr="00EB2965" w:rsidRDefault="00CE5B68" w:rsidP="00CE5B68">
      <w:pPr>
        <w:pStyle w:val="par2"/>
        <w:rPr>
          <w:color w:val="000000" w:themeColor="text1"/>
          <w:rPrChange w:id="1604" w:author="Rascon Arana, Maria" w:date="2025-09-24T13:19:00Z" w16du:dateUtc="2025-09-24T19:19:00Z">
            <w:rPr/>
          </w:rPrChange>
        </w:rPr>
      </w:pPr>
      <w:r w:rsidRPr="00EB2965">
        <w:rPr>
          <w:color w:val="000000" w:themeColor="text1"/>
          <w:rPrChange w:id="1605" w:author="Rascon Arana, Maria" w:date="2025-09-24T13:19:00Z" w16du:dateUtc="2025-09-24T19:19:00Z">
            <w:rPr/>
          </w:rPrChange>
        </w:rPr>
        <w:t>1.</w:t>
      </w:r>
      <w:r w:rsidRPr="00EB2965">
        <w:rPr>
          <w:color w:val="000000" w:themeColor="text1"/>
          <w:rPrChange w:id="1606" w:author="Rascon Arana, Maria" w:date="2025-09-24T13:19:00Z" w16du:dateUtc="2025-09-24T19:19:00Z">
            <w:rPr/>
          </w:rPrChange>
        </w:rPr>
        <w:tab/>
        <w:t>All Mortuary Science Professionals</w:t>
      </w:r>
      <w:del w:id="1607" w:author="Rose, Melinda" w:date="2026-07-28T12:24:00Z" w16du:dateUtc="2026-07-28T18:24:00Z">
        <w:r w:rsidRPr="00EB2965" w:rsidDel="00385545">
          <w:rPr>
            <w:color w:val="000000" w:themeColor="text1"/>
            <w:rPrChange w:id="1608" w:author="Rascon Arana, Maria" w:date="2025-09-24T13:19:00Z" w16du:dateUtc="2025-09-24T19:19:00Z">
              <w:rPr/>
            </w:rPrChange>
          </w:rPr>
          <w:delText>,</w:delText>
        </w:r>
      </w:del>
      <w:ins w:id="1609" w:author="Rascon Arana, Maria" w:date="2026-09-14T09:00:00Z" w16du:dateUtc="2026-09-14T15:00:00Z">
        <w:r w:rsidR="00217277">
          <w:rPr>
            <w:color w:val="000000" w:themeColor="text1"/>
          </w:rPr>
          <w:t xml:space="preserve"> and</w:t>
        </w:r>
      </w:ins>
      <w:r w:rsidRPr="00EB2965">
        <w:rPr>
          <w:color w:val="000000" w:themeColor="text1"/>
          <w:rPrChange w:id="1610" w:author="Rascon Arana, Maria" w:date="2025-09-24T13:19:00Z" w16du:dateUtc="2025-09-24T19:19:00Z">
            <w:rPr/>
          </w:rPrChange>
        </w:rPr>
        <w:t xml:space="preserve"> funeral establishments </w:t>
      </w:r>
      <w:del w:id="1611" w:author="Shelov, Elizabeth" w:date="2026-07-13T15:20:00Z" w16du:dateUtc="2026-07-13T21:20:00Z">
        <w:r w:rsidRPr="00EB2965" w:rsidDel="00047460">
          <w:rPr>
            <w:color w:val="000000" w:themeColor="text1"/>
            <w:rPrChange w:id="1612" w:author="Rascon Arana, Maria" w:date="2025-09-24T13:19:00Z" w16du:dateUtc="2025-09-24T19:19:00Z">
              <w:rPr/>
            </w:rPrChange>
          </w:rPr>
          <w:delText xml:space="preserve">and crematories </w:delText>
        </w:r>
      </w:del>
      <w:r w:rsidRPr="00EB2965">
        <w:rPr>
          <w:color w:val="000000" w:themeColor="text1"/>
          <w:rPrChange w:id="1613" w:author="Rascon Arana, Maria" w:date="2025-09-24T13:19:00Z" w16du:dateUtc="2025-09-24T19:19:00Z">
            <w:rPr/>
          </w:rPrChange>
        </w:rPr>
        <w:t xml:space="preserve">shall cooperate with any investigation initiated by the Director or Director’s designee and furnish such information or assistance as may be requested. </w:t>
      </w:r>
    </w:p>
    <w:p w14:paraId="64E89D93" w14:textId="331F990E" w:rsidR="00CE5B68" w:rsidRPr="00F66B3C" w:rsidRDefault="00EC486F" w:rsidP="00F66B3C">
      <w:pPr>
        <w:pStyle w:val="par2"/>
      </w:pPr>
      <w:ins w:id="1614" w:author="Rascon Arana, Maria" w:date="2025-09-23T11:38:00Z" w16du:dateUtc="2025-09-23T17:38:00Z">
        <w:r w:rsidRPr="00F66B3C">
          <w:t>2</w:t>
        </w:r>
      </w:ins>
      <w:r w:rsidR="00CE5B68" w:rsidRPr="00F66B3C">
        <w:t xml:space="preserve">. </w:t>
      </w:r>
      <w:r w:rsidR="00CE5B68" w:rsidRPr="00F66B3C">
        <w:tab/>
        <w:t>This authority includes the discretion to conduct inspections of any funeral establishment</w:t>
      </w:r>
      <w:del w:id="1615" w:author="Shelov, Elizabeth" w:date="2026-07-12T16:40:00Z" w16du:dateUtc="2026-07-12T22:40:00Z">
        <w:r w:rsidR="00CE5B68" w:rsidRPr="00F66B3C" w:rsidDel="00F466D0">
          <w:delText xml:space="preserve"> or crematory</w:delText>
        </w:r>
      </w:del>
      <w:r w:rsidR="00CE5B68" w:rsidRPr="00F66B3C">
        <w:t>, including all associated records</w:t>
      </w:r>
      <w:ins w:id="1616" w:author="Rascon Arana, Maria" w:date="2026-08-05T13:50:00Z" w16du:dateUtc="2026-08-05T19:50:00Z">
        <w:r w:rsidR="00A3663C">
          <w:t>,</w:t>
        </w:r>
      </w:ins>
      <w:del w:id="1617" w:author="Rascon Arana, Maria" w:date="2026-08-05T13:50:00Z" w16du:dateUtc="2026-08-05T19:50:00Z">
        <w:r w:rsidR="00CE5B68" w:rsidRPr="00F66B3C" w:rsidDel="00A3663C">
          <w:delText xml:space="preserve"> and</w:delText>
        </w:r>
      </w:del>
      <w:r w:rsidR="00CE5B68" w:rsidRPr="00F66B3C">
        <w:t xml:space="preserve"> </w:t>
      </w:r>
      <w:del w:id="1618" w:author="Shelov, Elizabeth" w:date="2026-07-12T16:40:00Z" w16du:dateUtc="2026-07-12T22:40:00Z">
        <w:r w:rsidR="00CE5B68" w:rsidRPr="00F66B3C" w:rsidDel="00F466D0">
          <w:delText xml:space="preserve">satellite offices </w:delText>
        </w:r>
      </w:del>
      <w:ins w:id="1619" w:author="Shelov, Elizabeth" w:date="2026-07-12T16:40:00Z" w16du:dateUtc="2026-07-12T22:40:00Z">
        <w:r w:rsidR="00F466D0">
          <w:t>affiliate locations</w:t>
        </w:r>
      </w:ins>
      <w:ins w:id="1620" w:author="Rose, Melinda" w:date="2026-07-28T12:25:00Z" w16du:dateUtc="2026-07-28T18:25:00Z">
        <w:r w:rsidR="00385545">
          <w:t>,</w:t>
        </w:r>
      </w:ins>
      <w:ins w:id="1621" w:author="Rascon Arana, Maria" w:date="2026-08-05T13:50:00Z" w16du:dateUtc="2026-08-05T19:50:00Z">
        <w:r w:rsidR="00A3663C">
          <w:t xml:space="preserve"> commercial offices and storage facilities</w:t>
        </w:r>
      </w:ins>
      <w:ins w:id="1622" w:author="Shelov, Elizabeth" w:date="2026-07-12T16:40:00Z" w16du:dateUtc="2026-07-12T22:40:00Z">
        <w:r w:rsidR="00F466D0">
          <w:t xml:space="preserve"> </w:t>
        </w:r>
      </w:ins>
      <w:r w:rsidR="00CE5B68" w:rsidRPr="00F66B3C">
        <w:t>under the control or use of the registrant or licensee, as appropriate, without prior notice and with full right of ingress and egress</w:t>
      </w:r>
      <w:del w:id="1623" w:author="Rascon Arana, Maria" w:date="2026-09-14T17:08:00Z" w16du:dateUtc="2026-09-14T23:08:00Z">
        <w:r w:rsidR="00CE5B68" w:rsidRPr="00F66B3C" w:rsidDel="00286A35">
          <w:delText>, inside or outside of business hours</w:delText>
        </w:r>
      </w:del>
      <w:r w:rsidR="00CE5B68" w:rsidRPr="00F66B3C">
        <w:t>.</w:t>
      </w:r>
      <w:del w:id="1624" w:author="Rascon Arana, Maria" w:date="2026-09-15T13:31:00Z" w16du:dateUtc="2026-09-15T19:31:00Z">
        <w:r w:rsidR="00295BC6" w:rsidDel="00891D14">
          <w:delText xml:space="preserve"> </w:delText>
        </w:r>
      </w:del>
      <w:r w:rsidR="00CE5B68" w:rsidRPr="00F66B3C">
        <w:t xml:space="preserve"> </w:t>
      </w:r>
    </w:p>
    <w:p w14:paraId="02BD910C" w14:textId="632B1C64" w:rsidR="00CE5B68" w:rsidRPr="00F66B3C" w:rsidRDefault="00CE5B68" w:rsidP="00F66B3C">
      <w:pPr>
        <w:pStyle w:val="par1"/>
      </w:pPr>
      <w:r w:rsidRPr="00F66B3C">
        <w:t>B.</w:t>
      </w:r>
      <w:r w:rsidRPr="00F66B3C">
        <w:tab/>
        <w:t xml:space="preserve">Cooperation with Inspections. </w:t>
      </w:r>
    </w:p>
    <w:p w14:paraId="29C24131" w14:textId="4D3EF6F4" w:rsidR="00CE5B68" w:rsidRPr="00F66B3C" w:rsidRDefault="00CE5B68" w:rsidP="00F66B3C">
      <w:pPr>
        <w:pStyle w:val="par2"/>
      </w:pPr>
      <w:r w:rsidRPr="00F66B3C">
        <w:t>1.</w:t>
      </w:r>
      <w:r w:rsidRPr="00F66B3C">
        <w:tab/>
        <w:t xml:space="preserve">The Director or the Director’s designee, including a contracted private party may inspect the premises of a funeral establishment </w:t>
      </w:r>
      <w:del w:id="1625" w:author="Shelov, Elizabeth" w:date="2026-07-12T16:40:00Z" w16du:dateUtc="2026-07-12T22:40:00Z">
        <w:r w:rsidRPr="00F66B3C" w:rsidDel="00F466D0">
          <w:delText xml:space="preserve">or crematory </w:delText>
        </w:r>
      </w:del>
      <w:r w:rsidRPr="00F66B3C">
        <w:t>in compliance with section 12-135- 401(3), C.R.S.</w:t>
      </w:r>
    </w:p>
    <w:p w14:paraId="70C6B746" w14:textId="2525B2C8" w:rsidR="00CE5B68" w:rsidRPr="00F66B3C" w:rsidRDefault="00CE5B68" w:rsidP="00F66B3C">
      <w:pPr>
        <w:pStyle w:val="par2"/>
      </w:pPr>
      <w:r w:rsidRPr="00F66B3C">
        <w:t>2.</w:t>
      </w:r>
      <w:r w:rsidRPr="00F66B3C">
        <w:tab/>
        <w:t>The inspector(s) may conduct an inspection of the entire business premises at any time, including during non-business hours. This includes without limitation, all documents, doors, drawers, closets, shelves, and storerooms. The inspector(s) may document the inspected areas by use of a camera, video equipment or any other method. The refusal by a registrant (or the onsite representative of the registrant) to open any locked area within, or provide access to, the licensed area of the business</w:t>
      </w:r>
      <w:ins w:id="1626" w:author="Shelov, Elizabeth" w:date="2026-07-17T09:00:00Z" w16du:dateUtc="2026-07-17T15:00:00Z">
        <w:r w:rsidR="001F0237">
          <w:t xml:space="preserve">, or otherwise </w:t>
        </w:r>
      </w:ins>
      <w:ins w:id="1627" w:author="Shelov, Elizabeth" w:date="2026-07-17T15:11:00Z" w16du:dateUtc="2026-07-17T21:11:00Z">
        <w:r w:rsidR="0097410C">
          <w:t>refuse</w:t>
        </w:r>
      </w:ins>
      <w:ins w:id="1628" w:author="Shelov, Elizabeth" w:date="2026-07-17T15:12:00Z" w16du:dateUtc="2026-07-17T21:12:00Z">
        <w:r w:rsidR="0097410C">
          <w:t xml:space="preserve"> to </w:t>
        </w:r>
      </w:ins>
      <w:ins w:id="1629" w:author="Shelov, Elizabeth" w:date="2026-07-17T09:00:00Z" w16du:dateUtc="2026-07-17T15:00:00Z">
        <w:r w:rsidR="001F0237">
          <w:t>cooperate with inspectors</w:t>
        </w:r>
      </w:ins>
      <w:ins w:id="1630" w:author="Shelov, Elizabeth" w:date="2026-07-17T15:12:00Z" w16du:dateUtc="2026-07-17T21:12:00Z">
        <w:r w:rsidR="0097410C">
          <w:t>,</w:t>
        </w:r>
      </w:ins>
      <w:r w:rsidRPr="00F66B3C">
        <w:t xml:space="preserve"> may be deemed a violation of section 12-135-401(3), C.R.S. </w:t>
      </w:r>
    </w:p>
    <w:p w14:paraId="663D26BD" w14:textId="77777777" w:rsidR="00CE5B68" w:rsidRPr="00F66B3C" w:rsidRDefault="00CE5B68" w:rsidP="00F66B3C">
      <w:pPr>
        <w:pStyle w:val="par2"/>
      </w:pPr>
      <w:r w:rsidRPr="00F66B3C">
        <w:t xml:space="preserve">3. </w:t>
      </w:r>
      <w:r w:rsidRPr="00F66B3C">
        <w:tab/>
        <w:t xml:space="preserve">All registrants (or the onsite representative of the registrant) and all licensees are required to answer questions of the inspector truthfully and completely, must not attempt to or hide any persons, items, tools, devices, etc. from the inspector, throw items away during the inspection, refuse to comply with the inspection or behave in any manner that hinders the inspection. Failing to cooperate with an inspection may be deemed a violation of section 12-135-401(3), C.R.S. </w:t>
      </w:r>
    </w:p>
    <w:p w14:paraId="725C8A6A" w14:textId="43CF75E0" w:rsidR="00CE5B68" w:rsidRPr="00F66B3C" w:rsidRDefault="00CE5B68" w:rsidP="00F66B3C">
      <w:pPr>
        <w:pStyle w:val="par2"/>
      </w:pPr>
      <w:r w:rsidRPr="00F66B3C">
        <w:t xml:space="preserve">4 </w:t>
      </w:r>
      <w:r w:rsidRPr="00F66B3C">
        <w:tab/>
        <w:t xml:space="preserve">All </w:t>
      </w:r>
      <w:ins w:id="1631" w:author="Rascon Arana, Maria" w:date="2025-09-23T15:09:00Z" w16du:dateUtc="2025-09-23T21:09:00Z">
        <w:r w:rsidR="000E62F0" w:rsidRPr="00F66B3C">
          <w:t xml:space="preserve">paper-based or electronic </w:t>
        </w:r>
      </w:ins>
      <w:r w:rsidRPr="00F66B3C">
        <w:t>records and logs required to be maintained pursuant to these Rules and the Mortuary Science Code, Article 135 of Title 12, C.R.S., must at all times be stored and maintained on-site at the premises of the principal place of business of the Registrant and must be open and readily available for inspection in accordance with this Rule 1.20.</w:t>
      </w:r>
      <w:ins w:id="1632" w:author="Rascon Arana, Maria" w:date="2026-09-14T09:35:00Z" w16du:dateUtc="2026-09-14T15:35:00Z">
        <w:r w:rsidR="00295BC6" w:rsidRPr="00295BC6">
          <w:rPr>
            <w:rFonts w:ascii="Segoe UI" w:hAnsi="Segoe UI" w:cs="Segoe UI"/>
            <w:sz w:val="18"/>
            <w:szCs w:val="18"/>
          </w:rPr>
          <w:t xml:space="preserve"> </w:t>
        </w:r>
        <w:r w:rsidR="00295BC6">
          <w:t>R</w:t>
        </w:r>
      </w:ins>
      <w:ins w:id="1633" w:author="Rascon Arana, Maria" w:date="2026-09-14T09:35:00Z">
        <w:r w:rsidR="00295BC6" w:rsidRPr="00295BC6">
          <w:t>ecords for cases within the last 12 months must be</w:t>
        </w:r>
      </w:ins>
      <w:ins w:id="1634" w:author="Rascon Arana, Maria" w:date="2026-09-14T09:36:00Z" w16du:dateUtc="2026-09-14T15:36:00Z">
        <w:r w:rsidR="00295BC6">
          <w:t xml:space="preserve"> stored</w:t>
        </w:r>
      </w:ins>
      <w:ins w:id="1635" w:author="Rascon Arana, Maria" w:date="2026-09-14T09:35:00Z">
        <w:r w:rsidR="00295BC6" w:rsidRPr="00295BC6">
          <w:t xml:space="preserve"> on site</w:t>
        </w:r>
      </w:ins>
      <w:ins w:id="1636" w:author="Rascon Arana, Maria" w:date="2026-09-14T09:35:00Z" w16du:dateUtc="2026-09-14T15:35:00Z">
        <w:r w:rsidR="00295BC6">
          <w:t>.</w:t>
        </w:r>
      </w:ins>
      <w:r w:rsidRPr="00F66B3C">
        <w:t xml:space="preserve"> </w:t>
      </w:r>
    </w:p>
    <w:p w14:paraId="587FF99B" w14:textId="796D18C6" w:rsidR="00CE5B68" w:rsidRPr="00F66B3C" w:rsidRDefault="00CE5B68" w:rsidP="00F66B3C">
      <w:pPr>
        <w:pStyle w:val="par1"/>
      </w:pPr>
      <w:r w:rsidRPr="00F66B3C">
        <w:t>C.</w:t>
      </w:r>
      <w:r w:rsidRPr="00F66B3C">
        <w:tab/>
        <w:t xml:space="preserve">Schedule of Inspections </w:t>
      </w:r>
    </w:p>
    <w:p w14:paraId="65E87A7D" w14:textId="786C00FC" w:rsidR="00CE5B68" w:rsidRPr="00F66B3C" w:rsidRDefault="00CE5B68" w:rsidP="00F66B3C">
      <w:pPr>
        <w:pStyle w:val="par2"/>
      </w:pPr>
      <w:r w:rsidRPr="00F66B3C">
        <w:t>1.</w:t>
      </w:r>
      <w:r w:rsidRPr="00F66B3C">
        <w:tab/>
        <w:t xml:space="preserve">Each funeral establishment </w:t>
      </w:r>
      <w:del w:id="1637" w:author="Shelov, Elizabeth" w:date="2026-07-13T15:21:00Z" w16du:dateUtc="2026-07-13T21:21:00Z">
        <w:r w:rsidRPr="00F66B3C" w:rsidDel="00047460">
          <w:delText xml:space="preserve">and crematory </w:delText>
        </w:r>
      </w:del>
      <w:r w:rsidRPr="00F66B3C">
        <w:t xml:space="preserve">shall be inspected pursuant to the following schedule: </w:t>
      </w:r>
    </w:p>
    <w:p w14:paraId="291B066F" w14:textId="681143A4" w:rsidR="00CE5B68" w:rsidRPr="00F66B3C" w:rsidRDefault="00CE5B68" w:rsidP="00F66B3C">
      <w:pPr>
        <w:pStyle w:val="par3"/>
      </w:pPr>
      <w:r w:rsidRPr="00F66B3C">
        <w:t xml:space="preserve">a. </w:t>
      </w:r>
      <w:r w:rsidRPr="00F66B3C">
        <w:tab/>
        <w:t xml:space="preserve">The Director shall inspect or cause to be inspected each funeral establishment </w:t>
      </w:r>
      <w:del w:id="1638" w:author="Shelov, Elizabeth" w:date="2026-07-13T15:21:00Z" w16du:dateUtc="2026-07-13T21:21:00Z">
        <w:r w:rsidRPr="00F66B3C" w:rsidDel="00047460">
          <w:delText xml:space="preserve">or crematory </w:delText>
        </w:r>
      </w:del>
      <w:r w:rsidRPr="00F66B3C">
        <w:t xml:space="preserve">associated with an application for a new registration </w:t>
      </w:r>
      <w:ins w:id="1639" w:author="Rascon Arana, Maria" w:date="2025-09-23T15:09:00Z" w16du:dateUtc="2025-09-23T21:09:00Z">
        <w:r w:rsidR="000E62F0" w:rsidRPr="00F66B3C">
          <w:t xml:space="preserve">within </w:t>
        </w:r>
      </w:ins>
      <w:ins w:id="1640" w:author="Shelov, Elizabeth" w:date="2025-11-07T15:52:00Z" w16du:dateUtc="2025-11-07T22:52:00Z">
        <w:r w:rsidR="009B498E">
          <w:t>fourteen (</w:t>
        </w:r>
      </w:ins>
      <w:ins w:id="1641" w:author="Rascon Arana, Maria" w:date="2025-09-23T15:09:00Z" w16du:dateUtc="2025-09-23T21:09:00Z">
        <w:r w:rsidR="000E62F0" w:rsidRPr="00F66B3C">
          <w:t>14</w:t>
        </w:r>
      </w:ins>
      <w:ins w:id="1642" w:author="Shelov, Elizabeth" w:date="2025-11-07T15:52:00Z" w16du:dateUtc="2025-11-07T22:52:00Z">
        <w:r w:rsidR="009B498E">
          <w:t>) calendar</w:t>
        </w:r>
      </w:ins>
      <w:ins w:id="1643" w:author="Rascon Arana, Maria" w:date="2025-09-23T15:09:00Z" w16du:dateUtc="2025-09-23T21:09:00Z">
        <w:r w:rsidR="000E62F0" w:rsidRPr="00F66B3C">
          <w:t xml:space="preserve"> days of submission of a completed</w:t>
        </w:r>
      </w:ins>
      <w:ins w:id="1644" w:author="Shelov, Elizabeth" w:date="2025-11-07T15:53:00Z" w16du:dateUtc="2025-11-07T22:53:00Z">
        <w:r w:rsidR="009B498E">
          <w:t xml:space="preserve"> </w:t>
        </w:r>
      </w:ins>
      <w:del w:id="1645" w:author="Rascon Arana, Maria" w:date="2025-09-23T15:10:00Z" w16du:dateUtc="2025-09-23T21:10:00Z">
        <w:r w:rsidRPr="00F66B3C" w:rsidDel="000E62F0">
          <w:delText>upon</w:delText>
        </w:r>
      </w:del>
      <w:r w:rsidRPr="00F66B3C">
        <w:t xml:space="preserve"> application. The Director may not approve an application for a new registration until the inspection required under this Rule has been completed. </w:t>
      </w:r>
    </w:p>
    <w:p w14:paraId="7339B6A5" w14:textId="38C2B19C" w:rsidR="00CE5B68" w:rsidRPr="00F66B3C" w:rsidRDefault="00CE5B68" w:rsidP="00F66B3C">
      <w:pPr>
        <w:pStyle w:val="par3"/>
      </w:pPr>
      <w:r w:rsidRPr="00F66B3C">
        <w:lastRenderedPageBreak/>
        <w:t xml:space="preserve">b. </w:t>
      </w:r>
      <w:r w:rsidRPr="00F66B3C">
        <w:tab/>
        <w:t xml:space="preserve">The Director shall inspect or cause to be inspected each funeral establishment </w:t>
      </w:r>
      <w:del w:id="1646" w:author="Shelov, Elizabeth" w:date="2026-07-07T16:37:00Z" w16du:dateUtc="2026-07-07T22:37:00Z">
        <w:r w:rsidRPr="00F66B3C" w:rsidDel="00C735C4">
          <w:delText xml:space="preserve">or crematory </w:delText>
        </w:r>
      </w:del>
      <w:r w:rsidRPr="00F66B3C">
        <w:t xml:space="preserve">with an active registration </w:t>
      </w:r>
      <w:ins w:id="1647" w:author="Shelov, Elizabeth" w:date="2026-07-07T16:37:00Z" w16du:dateUtc="2026-07-07T22:37:00Z">
        <w:r w:rsidR="00C735C4">
          <w:t xml:space="preserve">on a periodic basis and </w:t>
        </w:r>
      </w:ins>
      <w:r w:rsidRPr="00F66B3C">
        <w:t xml:space="preserve">no less than annually. The Director may order an inspection of any funeral establishment </w:t>
      </w:r>
      <w:del w:id="1648" w:author="Shelov, Elizabeth" w:date="2026-07-07T16:38:00Z" w16du:dateUtc="2026-07-07T22:38:00Z">
        <w:r w:rsidRPr="00F66B3C" w:rsidDel="00C735C4">
          <w:delText xml:space="preserve">or crematory </w:delText>
        </w:r>
      </w:del>
      <w:r w:rsidRPr="00F66B3C">
        <w:t xml:space="preserve">at any time. </w:t>
      </w:r>
    </w:p>
    <w:p w14:paraId="604E15BA" w14:textId="43DB92AC" w:rsidR="00CE5B68" w:rsidRPr="00F66B3C" w:rsidRDefault="00CE5B68" w:rsidP="00F66B3C">
      <w:pPr>
        <w:pStyle w:val="par3"/>
      </w:pPr>
      <w:r w:rsidRPr="00F66B3C">
        <w:t xml:space="preserve">c. </w:t>
      </w:r>
      <w:r w:rsidRPr="00F66B3C">
        <w:tab/>
        <w:t xml:space="preserve">The Director shall inspect or cause to be inspected each funeral establishment </w:t>
      </w:r>
      <w:del w:id="1649" w:author="Shelov, Elizabeth" w:date="2026-07-07T16:39:00Z" w16du:dateUtc="2026-07-07T22:39:00Z">
        <w:r w:rsidRPr="00F66B3C" w:rsidDel="00C735C4">
          <w:delText xml:space="preserve">or crematory </w:delText>
        </w:r>
      </w:del>
      <w:r w:rsidRPr="00F66B3C">
        <w:t xml:space="preserve">with an expired, revoked, or surrendered registration no less than once during the 120-day period following the date of expiration, revocation, or surrender of the registration. The purpose of these inspections is to allow the Director to ensure that the funeral establishment </w:t>
      </w:r>
      <w:del w:id="1650" w:author="Shelov, Elizabeth" w:date="2026-07-12T16:42:00Z" w16du:dateUtc="2026-07-12T22:42:00Z">
        <w:r w:rsidRPr="00F66B3C" w:rsidDel="001C3B4E">
          <w:delText xml:space="preserve">or crematory </w:delText>
        </w:r>
      </w:del>
      <w:r w:rsidRPr="00F66B3C">
        <w:t xml:space="preserve">continues to comply with Article 135 of Title 12, C.R.S., and these Rules, and that the winding down of operations of the registrant does not create an undue risk to public health. </w:t>
      </w:r>
    </w:p>
    <w:p w14:paraId="7EF11F57" w14:textId="77777777" w:rsidR="00CE5B68" w:rsidRPr="00F66B3C" w:rsidRDefault="00CE5B68" w:rsidP="00F66B3C">
      <w:pPr>
        <w:pStyle w:val="Heading2"/>
        <w:rPr>
          <w:i w:val="0"/>
          <w:iCs w:val="0"/>
          <w:sz w:val="20"/>
          <w:szCs w:val="20"/>
        </w:rPr>
      </w:pPr>
      <w:commentRangeStart w:id="1651"/>
      <w:commentRangeStart w:id="1652"/>
      <w:r w:rsidRPr="00F66B3C">
        <w:rPr>
          <w:i w:val="0"/>
          <w:iCs w:val="0"/>
          <w:sz w:val="20"/>
          <w:szCs w:val="20"/>
        </w:rPr>
        <w:t xml:space="preserve">1.21 </w:t>
      </w:r>
      <w:commentRangeEnd w:id="1651"/>
      <w:r w:rsidR="00425747" w:rsidRPr="00F66B3C">
        <w:rPr>
          <w:rStyle w:val="CommentReference"/>
          <w:i w:val="0"/>
          <w:iCs w:val="0"/>
          <w:sz w:val="20"/>
          <w:szCs w:val="20"/>
        </w:rPr>
        <w:commentReference w:id="1651"/>
      </w:r>
      <w:commentRangeEnd w:id="1652"/>
      <w:r w:rsidR="008C299B" w:rsidRPr="00F66B3C">
        <w:rPr>
          <w:rStyle w:val="CommentReference"/>
          <w:i w:val="0"/>
          <w:iCs w:val="0"/>
          <w:sz w:val="20"/>
          <w:szCs w:val="20"/>
        </w:rPr>
        <w:commentReference w:id="1652"/>
      </w:r>
      <w:r w:rsidRPr="00F66B3C">
        <w:rPr>
          <w:i w:val="0"/>
          <w:iCs w:val="0"/>
          <w:sz w:val="20"/>
          <w:szCs w:val="20"/>
        </w:rPr>
        <w:tab/>
        <w:t xml:space="preserve">DECLARATORY ORDERS </w:t>
      </w:r>
    </w:p>
    <w:p w14:paraId="5C8D03EF" w14:textId="77777777" w:rsidR="00CE5B68" w:rsidRPr="00EB2965" w:rsidRDefault="00CE5B68" w:rsidP="00CE5B68">
      <w:pPr>
        <w:pStyle w:val="upar1"/>
        <w:rPr>
          <w:color w:val="000000" w:themeColor="text1"/>
          <w:rPrChange w:id="1653" w:author="Rascon Arana, Maria" w:date="2025-09-24T13:19:00Z" w16du:dateUtc="2025-09-24T19:19:00Z">
            <w:rPr/>
          </w:rPrChange>
        </w:rPr>
      </w:pPr>
      <w:r w:rsidRPr="00EB2965">
        <w:rPr>
          <w:color w:val="000000" w:themeColor="text1"/>
          <w:rPrChange w:id="1654" w:author="Rascon Arana, Maria" w:date="2025-09-24T13:19:00Z" w16du:dateUtc="2025-09-24T19:19:00Z">
            <w:rPr/>
          </w:rPrChange>
        </w:rPr>
        <w:t xml:space="preserve">This Rule is adopted pursuant to sections 12-20-204, 12-135-401(6)(a), and 24-4-105(11), C.R.S. </w:t>
      </w:r>
    </w:p>
    <w:p w14:paraId="04F66F4A" w14:textId="5B1C438F" w:rsidR="00CE5B68" w:rsidRPr="00186696" w:rsidRDefault="00CE5B68" w:rsidP="00186696">
      <w:pPr>
        <w:pStyle w:val="par1"/>
      </w:pPr>
      <w:r w:rsidRPr="00186696">
        <w:t>A.</w:t>
      </w:r>
      <w:r w:rsidRPr="00186696">
        <w:tab/>
        <w:t xml:space="preserve">Any person or entity may petition the Director of the Division for a declaratory order to terminate controversies or remove uncertainties as to the applicability of any statutory provision or of any rule or order of the Director or the Division. </w:t>
      </w:r>
    </w:p>
    <w:p w14:paraId="6DEF0500" w14:textId="7BB8C924" w:rsidR="00CE5B68" w:rsidRPr="00186696" w:rsidRDefault="00CE5B68" w:rsidP="00186696">
      <w:pPr>
        <w:pStyle w:val="par1"/>
      </w:pPr>
      <w:r w:rsidRPr="00186696">
        <w:t>B.</w:t>
      </w:r>
      <w:r w:rsidRPr="00186696">
        <w:tab/>
        <w:t>The Director will determine, at the Director’s discretion and without notice to petitioner, whether to rule upon such petition. If the Director determines that the Director will not rule upon such a petition, the Director shall promptly notify the petitioner of such action and state the reasons for such decision.</w:t>
      </w:r>
    </w:p>
    <w:p w14:paraId="6F723B90" w14:textId="4A098FF5" w:rsidR="00100D89" w:rsidRPr="00186696" w:rsidRDefault="00100D89" w:rsidP="00186696">
      <w:pPr>
        <w:pStyle w:val="par1"/>
      </w:pPr>
      <w:r w:rsidRPr="00186696">
        <w:t>C.</w:t>
      </w:r>
      <w:r w:rsidRPr="00186696">
        <w:tab/>
        <w:t xml:space="preserve">In determining whether to rule upon a petition filed pursuant to this rule, the Director will consider the following matters, among others: </w:t>
      </w:r>
    </w:p>
    <w:p w14:paraId="1D8F48DB" w14:textId="5E699ADF" w:rsidR="00100D89" w:rsidRPr="00186696" w:rsidRDefault="00100D89" w:rsidP="00186696">
      <w:pPr>
        <w:pStyle w:val="par2"/>
      </w:pPr>
      <w:r w:rsidRPr="00186696">
        <w:t>1.</w:t>
      </w:r>
      <w:r w:rsidRPr="00186696">
        <w:tab/>
        <w:t xml:space="preserve">Whether a ruling on the petition will terminate a controversy or remove uncertainties as to the applicability to petitioner of any statutory provision, rule, or order of the Director or the Division. </w:t>
      </w:r>
    </w:p>
    <w:p w14:paraId="7CE69298" w14:textId="39211DA0" w:rsidR="00100D89" w:rsidRPr="00186696" w:rsidRDefault="00100D89" w:rsidP="00186696">
      <w:pPr>
        <w:pStyle w:val="par2"/>
      </w:pPr>
      <w:r w:rsidRPr="00186696">
        <w:t>2.</w:t>
      </w:r>
      <w:r w:rsidRPr="00186696">
        <w:tab/>
        <w:t xml:space="preserve">Whether the petition involves any subject, question or issue that is the subject of a formal or informal matter or investigation currently pending before the Director, the Division, or a court involving one or more petitioners. </w:t>
      </w:r>
    </w:p>
    <w:p w14:paraId="1AB27AA9" w14:textId="6D3B5EAA" w:rsidR="00100D89" w:rsidRPr="00186696" w:rsidDel="00D75A7A" w:rsidRDefault="00100D89" w:rsidP="00186696">
      <w:pPr>
        <w:pStyle w:val="par2"/>
        <w:rPr>
          <w:del w:id="1655" w:author="Rascon Arana, Maria" w:date="2026-09-14T09:11:00Z" w16du:dateUtc="2026-09-14T15:11:00Z"/>
        </w:rPr>
      </w:pPr>
      <w:r w:rsidRPr="00186696">
        <w:t>3.</w:t>
      </w:r>
      <w:r w:rsidRPr="00186696">
        <w:tab/>
      </w:r>
      <w:del w:id="1656" w:author="Rascon Arana, Maria" w:date="2026-09-14T09:11:00Z" w16du:dateUtc="2026-09-14T15:11:00Z">
        <w:r w:rsidRPr="00186696" w:rsidDel="00D75A7A">
          <w:delText xml:space="preserve">Whether the petition involves any subject, question or issue that is the subject of a formal or informal matter or investigation currently pending before the Director, the Division, or a court but not involving any petitioner. </w:delText>
        </w:r>
      </w:del>
    </w:p>
    <w:p w14:paraId="7828BA5A" w14:textId="489C41FC" w:rsidR="00100D89" w:rsidRPr="00186696" w:rsidRDefault="00100D89" w:rsidP="00186696">
      <w:pPr>
        <w:pStyle w:val="par2"/>
      </w:pPr>
      <w:del w:id="1657" w:author="Rascon Arana, Maria" w:date="2026-09-14T09:11:00Z" w16du:dateUtc="2026-09-14T15:11:00Z">
        <w:r w:rsidRPr="00186696" w:rsidDel="00D75A7A">
          <w:delText>4.</w:delText>
        </w:r>
        <w:r w:rsidRPr="00186696" w:rsidDel="00D75A7A">
          <w:tab/>
        </w:r>
      </w:del>
      <w:r w:rsidRPr="00186696">
        <w:t xml:space="preserve">Whether the petition seeks a ruling on a moot or hypothetical question or will result in an advisory ruling or opinion. </w:t>
      </w:r>
    </w:p>
    <w:p w14:paraId="1AB6A149" w14:textId="7740AE24" w:rsidR="00100D89" w:rsidRPr="00186696" w:rsidRDefault="00D75A7A" w:rsidP="00186696">
      <w:pPr>
        <w:pStyle w:val="par2"/>
      </w:pPr>
      <w:ins w:id="1658" w:author="Rascon Arana, Maria" w:date="2026-09-14T09:11:00Z" w16du:dateUtc="2026-09-14T15:11:00Z">
        <w:r>
          <w:t>4</w:t>
        </w:r>
      </w:ins>
      <w:del w:id="1659" w:author="Rascon Arana, Maria" w:date="2026-09-14T09:11:00Z" w16du:dateUtc="2026-09-14T15:11:00Z">
        <w:r w:rsidR="00100D89" w:rsidRPr="00186696" w:rsidDel="00D75A7A">
          <w:delText>5</w:delText>
        </w:r>
      </w:del>
      <w:r w:rsidR="00100D89" w:rsidRPr="00186696">
        <w:t>.</w:t>
      </w:r>
      <w:r w:rsidR="00100D89" w:rsidRPr="00186696">
        <w:tab/>
        <w:t xml:space="preserve">Whether the petitioner has some other adequate legal remedy, other than an action for declaratory relief pursuant to Rule 57, Colorado Rules of Civil Procedure, which will terminate the controversy or remove any uncertainty as to the applicability to the petitioner of the statute, rule, or order in question. </w:t>
      </w:r>
    </w:p>
    <w:p w14:paraId="5BEC730B" w14:textId="4079A18B" w:rsidR="00100D89" w:rsidRPr="00186696" w:rsidRDefault="00100D89" w:rsidP="00186696">
      <w:pPr>
        <w:pStyle w:val="par1"/>
      </w:pPr>
      <w:r w:rsidRPr="00186696">
        <w:t>D.</w:t>
      </w:r>
      <w:r w:rsidRPr="00186696">
        <w:tab/>
        <w:t xml:space="preserve">Any petition filed pursuant to this Rule shall set forth the following: </w:t>
      </w:r>
    </w:p>
    <w:p w14:paraId="6DC01FA7" w14:textId="7EDD4C79" w:rsidR="00100D89" w:rsidRPr="00186696" w:rsidRDefault="00100D89" w:rsidP="00186696">
      <w:pPr>
        <w:pStyle w:val="par2"/>
      </w:pPr>
      <w:r w:rsidRPr="00186696">
        <w:t>1.</w:t>
      </w:r>
      <w:r w:rsidRPr="00186696">
        <w:tab/>
        <w:t xml:space="preserve">The name and address of the petitioner and whether the petitioner is registered pursuant to Title 12, Article 135, C.R.S. </w:t>
      </w:r>
    </w:p>
    <w:p w14:paraId="6B9DB2D7" w14:textId="782FBF5F" w:rsidR="00100D89" w:rsidRPr="00186696" w:rsidRDefault="00100D89" w:rsidP="00186696">
      <w:pPr>
        <w:pStyle w:val="par2"/>
      </w:pPr>
      <w:r w:rsidRPr="00186696">
        <w:lastRenderedPageBreak/>
        <w:t>2.</w:t>
      </w:r>
      <w:r w:rsidRPr="00186696">
        <w:tab/>
        <w:t xml:space="preserve">The statute, rule, or order to which the petition relates. </w:t>
      </w:r>
    </w:p>
    <w:p w14:paraId="6521E11F" w14:textId="3F2C4D01" w:rsidR="00100D89" w:rsidRPr="00186696" w:rsidRDefault="00100D89" w:rsidP="00186696">
      <w:pPr>
        <w:pStyle w:val="par2"/>
      </w:pPr>
      <w:r w:rsidRPr="00186696">
        <w:t>3.</w:t>
      </w:r>
      <w:r w:rsidRPr="00186696">
        <w:tab/>
        <w:t xml:space="preserve">A concise statement of all of the facts necessary to show the nature of the controversy or uncertainty and the manner in which the statute, rule, or order in question applies or potentially applies to the petitioner. </w:t>
      </w:r>
    </w:p>
    <w:p w14:paraId="0C1B7182" w14:textId="56B5DC83" w:rsidR="00100D89" w:rsidRPr="00186696" w:rsidRDefault="00100D89" w:rsidP="00186696">
      <w:pPr>
        <w:pStyle w:val="par1"/>
      </w:pPr>
      <w:r w:rsidRPr="00186696">
        <w:t>E.</w:t>
      </w:r>
      <w:r w:rsidRPr="00186696">
        <w:tab/>
        <w:t xml:space="preserve">If </w:t>
      </w:r>
      <w:del w:id="1660" w:author="Rascon Arana, Maria" w:date="2025-09-23T15:10:00Z" w16du:dateUtc="2025-09-23T21:10:00Z">
        <w:r w:rsidRPr="00186696" w:rsidDel="000E62F0">
          <w:delText>the Director</w:delText>
        </w:r>
      </w:del>
      <w:ins w:id="1661" w:author="Rascon Arana, Maria" w:date="2025-09-23T15:10:00Z" w16du:dateUtc="2025-09-23T21:10:00Z">
        <w:r w:rsidR="000E62F0" w:rsidRPr="00186696">
          <w:t>it is</w:t>
        </w:r>
      </w:ins>
      <w:r w:rsidRPr="00186696">
        <w:t xml:space="preserve"> determine</w:t>
      </w:r>
      <w:ins w:id="1662" w:author="Rascon Arana, Maria" w:date="2025-09-23T15:10:00Z" w16du:dateUtc="2025-09-23T21:10:00Z">
        <w:r w:rsidR="000E62F0" w:rsidRPr="00186696">
          <w:t>d</w:t>
        </w:r>
      </w:ins>
      <w:del w:id="1663" w:author="Rascon Arana, Maria" w:date="2025-09-23T15:10:00Z" w16du:dateUtc="2025-09-23T21:10:00Z">
        <w:r w:rsidRPr="00186696" w:rsidDel="000E62F0">
          <w:delText>s</w:delText>
        </w:r>
      </w:del>
      <w:r w:rsidRPr="00186696">
        <w:t xml:space="preserve"> that the Director will rule on the petition, the following procedures shall apply: </w:t>
      </w:r>
    </w:p>
    <w:p w14:paraId="470C2E21" w14:textId="3335C4A2" w:rsidR="00100D89" w:rsidRPr="00186696" w:rsidRDefault="00100D89" w:rsidP="00186696">
      <w:pPr>
        <w:pStyle w:val="par2"/>
      </w:pPr>
      <w:r w:rsidRPr="00186696">
        <w:t>1.</w:t>
      </w:r>
      <w:r w:rsidRPr="00186696">
        <w:tab/>
        <w:t xml:space="preserve">The Director may rule upon the petition based solely upon the facts presented in the petition. In such a case: </w:t>
      </w:r>
    </w:p>
    <w:p w14:paraId="5DFC5992" w14:textId="588EA111" w:rsidR="00100D89" w:rsidRPr="00186696" w:rsidRDefault="00100D89" w:rsidP="00186696">
      <w:pPr>
        <w:pStyle w:val="par3"/>
      </w:pPr>
      <w:r w:rsidRPr="00186696">
        <w:t>a.</w:t>
      </w:r>
      <w:r w:rsidRPr="00186696">
        <w:tab/>
        <w:t xml:space="preserve">Any ruling of the Director will apply only to the extent of the facts presented in the petition and any amendment to the petition. </w:t>
      </w:r>
    </w:p>
    <w:p w14:paraId="1275F544" w14:textId="36F3F2E2" w:rsidR="00100D89" w:rsidRPr="00186696" w:rsidRDefault="00100D89" w:rsidP="00186696">
      <w:pPr>
        <w:pStyle w:val="par3"/>
      </w:pPr>
      <w:r w:rsidRPr="00186696">
        <w:t>b.</w:t>
      </w:r>
      <w:r w:rsidRPr="00186696">
        <w:tab/>
        <w:t>The Director may order the petitioner to</w:t>
      </w:r>
      <w:ins w:id="1664" w:author="Rascon Arana, Maria" w:date="2026-09-09T12:48:00Z" w16du:dateUtc="2026-09-09T18:48:00Z">
        <w:r w:rsidR="0060512F">
          <w:t xml:space="preserve"> </w:t>
        </w:r>
      </w:ins>
      <w:r w:rsidRPr="00186696">
        <w:t xml:space="preserve"> file a written brief, memorandum, or statement of position. </w:t>
      </w:r>
    </w:p>
    <w:p w14:paraId="5F50E989" w14:textId="06A7AB08" w:rsidR="00100D89" w:rsidRPr="00186696" w:rsidRDefault="00100D89" w:rsidP="00186696">
      <w:pPr>
        <w:pStyle w:val="par3"/>
      </w:pPr>
      <w:r w:rsidRPr="00186696">
        <w:t>c.</w:t>
      </w:r>
      <w:r w:rsidRPr="00186696">
        <w:tab/>
        <w:t>The Director may set the petition, upon due notice to petitioner, for a non</w:t>
      </w:r>
      <w:ins w:id="1665" w:author="Shelov, Elizabeth" w:date="2025-11-07T16:17:00Z" w16du:dateUtc="2025-11-07T23:17:00Z">
        <w:r w:rsidR="00B7516B">
          <w:t>-</w:t>
        </w:r>
      </w:ins>
      <w:r w:rsidRPr="00186696">
        <w:t xml:space="preserve">evidentiary hearing. </w:t>
      </w:r>
    </w:p>
    <w:p w14:paraId="7067E00B" w14:textId="26A52D6F" w:rsidR="00100D89" w:rsidRPr="00186696" w:rsidRDefault="00100D89" w:rsidP="00186696">
      <w:pPr>
        <w:pStyle w:val="par3"/>
      </w:pPr>
      <w:r w:rsidRPr="00186696">
        <w:t>d.</w:t>
      </w:r>
      <w:r w:rsidRPr="00186696">
        <w:tab/>
        <w:t xml:space="preserve">The Director may dispose of the petition on the sole basis of the matters set forth in the petition. </w:t>
      </w:r>
    </w:p>
    <w:p w14:paraId="0CF3A5AF" w14:textId="6086D26E" w:rsidR="00100D89" w:rsidRPr="00186696" w:rsidRDefault="00100D89" w:rsidP="00186696">
      <w:pPr>
        <w:pStyle w:val="par3"/>
      </w:pPr>
      <w:r w:rsidRPr="00186696">
        <w:t>e.</w:t>
      </w:r>
      <w:r w:rsidRPr="00186696">
        <w:tab/>
        <w:t>The Director may request the petitioner to submit additional facts in writing. In such event, such additional facts will be considered as an amendment to the petition.</w:t>
      </w:r>
    </w:p>
    <w:p w14:paraId="054A57A4" w14:textId="77777777" w:rsidR="00100D89" w:rsidRPr="00186696" w:rsidRDefault="00100D89" w:rsidP="00186696">
      <w:pPr>
        <w:pStyle w:val="par3"/>
      </w:pPr>
      <w:r w:rsidRPr="00186696">
        <w:t>f.</w:t>
      </w:r>
      <w:r w:rsidRPr="00186696">
        <w:tab/>
        <w:t xml:space="preserve">The Director may take administrative notice of facts pursuant to the Colorado Administrative Procedure Act at section 24-4-105(8), C.R.S., and may utilize their experience, technical competence, and specialized knowledge in the disposition of the petition. </w:t>
      </w:r>
    </w:p>
    <w:p w14:paraId="111F682E" w14:textId="6B977012" w:rsidR="00100D89" w:rsidRPr="00186696" w:rsidRDefault="00100D89" w:rsidP="00186696">
      <w:pPr>
        <w:pStyle w:val="par2"/>
      </w:pPr>
      <w:r w:rsidRPr="00186696">
        <w:t>2.</w:t>
      </w:r>
      <w:r w:rsidRPr="00186696">
        <w:tab/>
        <w:t xml:space="preserve">If the Director rules upon the petition without a hearing, the Director shall promptly notify the petitioner of such decision. </w:t>
      </w:r>
    </w:p>
    <w:p w14:paraId="5E73F62B" w14:textId="573184CA" w:rsidR="00100D89" w:rsidRPr="00186696" w:rsidRDefault="00100D89" w:rsidP="00186696">
      <w:pPr>
        <w:pStyle w:val="par2"/>
      </w:pPr>
      <w:r w:rsidRPr="00186696">
        <w:t>3.</w:t>
      </w:r>
      <w:r w:rsidRPr="00186696">
        <w:tab/>
        <w:t>The Director may, at the</w:t>
      </w:r>
      <w:ins w:id="1666" w:author="Rascon Arana, Maria" w:date="2025-09-23T15:14:00Z" w16du:dateUtc="2025-09-23T21:14:00Z">
        <w:r w:rsidR="008D5945" w:rsidRPr="00186696">
          <w:t>ir</w:t>
        </w:r>
      </w:ins>
      <w:del w:id="1667" w:author="Rascon Arana, Maria" w:date="2025-09-23T15:14:00Z" w16du:dateUtc="2025-09-23T21:14:00Z">
        <w:r w:rsidRPr="00186696" w:rsidDel="008D5945">
          <w:delText xml:space="preserve"> Director’s</w:delText>
        </w:r>
      </w:del>
      <w:r w:rsidRPr="00186696">
        <w:t xml:space="preserve"> discretion, set the petition for hearing, upon due notice to petitioner, for the purpose of obtaining additional facts or information or to determine the truth of any facts set forth in the petition or to hear oral argument on the petition. The hearing notice to the petitioner shall set forth, to the extent known, the factual or other matters that the Director intends to inquire. </w:t>
      </w:r>
    </w:p>
    <w:p w14:paraId="3F818E29" w14:textId="21B7C290" w:rsidR="00100D89" w:rsidRPr="00EB2965" w:rsidRDefault="00100D89" w:rsidP="00100D89">
      <w:pPr>
        <w:pStyle w:val="par2"/>
        <w:rPr>
          <w:color w:val="000000" w:themeColor="text1"/>
          <w:rPrChange w:id="1668" w:author="Rascon Arana, Maria" w:date="2025-09-24T13:19:00Z" w16du:dateUtc="2025-09-24T19:19:00Z">
            <w:rPr/>
          </w:rPrChange>
        </w:rPr>
      </w:pPr>
      <w:r w:rsidRPr="00EB2965">
        <w:rPr>
          <w:color w:val="000000" w:themeColor="text1"/>
          <w:rPrChange w:id="1669" w:author="Rascon Arana, Maria" w:date="2025-09-24T13:19:00Z" w16du:dateUtc="2025-09-24T19:19:00Z">
            <w:rPr/>
          </w:rPrChange>
        </w:rPr>
        <w:tab/>
        <w:t xml:space="preserve">For the purpose of such a hearing, to the extent necessary, the petitioner shall have the burden of proving all the facts stated in the petition; all of the facts necessary to show the nature of the controversy or uncertainty; and the manner in which the statute, rule, or order in question applies or potentially applies to the petitioner and any other facts the petitioner desires the Director to consider. </w:t>
      </w:r>
    </w:p>
    <w:p w14:paraId="725349E4" w14:textId="77777777" w:rsidR="00100D89" w:rsidRPr="00186696" w:rsidRDefault="00100D89" w:rsidP="00186696">
      <w:pPr>
        <w:pStyle w:val="par1"/>
      </w:pPr>
      <w:r w:rsidRPr="00186696">
        <w:t>F.</w:t>
      </w:r>
      <w:r w:rsidRPr="00186696">
        <w:tab/>
        <w:t xml:space="preserve">The parties to any proceeding pursuant to this Rule shall be the Director and the petitioner. Any other person may seek leave of the Director to intervene in such a proceeding, and leave to intervene will be granted at the sole discretion of the Director. A petition to intervene shall set forth the same matters as are required by section D of this Rule. Any reference to a "petitioner" in this Rule also refers to any person who has been granted leave to intervene by the Director. </w:t>
      </w:r>
    </w:p>
    <w:p w14:paraId="56DEECC7" w14:textId="77777777" w:rsidR="00100D89" w:rsidRPr="00186696" w:rsidRDefault="00100D89" w:rsidP="00186696">
      <w:pPr>
        <w:pStyle w:val="par1"/>
      </w:pPr>
      <w:r w:rsidRPr="00186696">
        <w:lastRenderedPageBreak/>
        <w:t xml:space="preserve">G. </w:t>
      </w:r>
      <w:r w:rsidRPr="00186696">
        <w:tab/>
        <w:t xml:space="preserve">Any declaratory order or other order disposing of a petition pursuant to this Rule shall constitute agency action subject to judicial review pursuant to the Colorado Administrative Procedure Act at section 24-4-106, C.R.S. </w:t>
      </w:r>
    </w:p>
    <w:p w14:paraId="023C822E" w14:textId="77777777" w:rsidR="00100D89" w:rsidRPr="00186696" w:rsidRDefault="00100D89" w:rsidP="00186696">
      <w:pPr>
        <w:pStyle w:val="Heading2"/>
        <w:rPr>
          <w:i w:val="0"/>
          <w:iCs w:val="0"/>
          <w:sz w:val="20"/>
          <w:szCs w:val="20"/>
        </w:rPr>
      </w:pPr>
      <w:commentRangeStart w:id="1670"/>
      <w:commentRangeStart w:id="1671"/>
      <w:commentRangeStart w:id="1672"/>
      <w:commentRangeStart w:id="1673"/>
      <w:commentRangeStart w:id="1674"/>
      <w:commentRangeStart w:id="1675"/>
      <w:commentRangeStart w:id="1676"/>
      <w:commentRangeStart w:id="1677"/>
      <w:commentRangeStart w:id="1678"/>
      <w:commentRangeStart w:id="1679"/>
      <w:commentRangeStart w:id="1680"/>
      <w:commentRangeStart w:id="1681"/>
      <w:commentRangeStart w:id="1682"/>
      <w:commentRangeStart w:id="1683"/>
      <w:commentRangeStart w:id="1684"/>
      <w:commentRangeStart w:id="1685"/>
      <w:commentRangeStart w:id="1686"/>
      <w:commentRangeStart w:id="1687"/>
      <w:commentRangeStart w:id="1688"/>
      <w:commentRangeStart w:id="1689"/>
      <w:commentRangeStart w:id="1690"/>
      <w:commentRangeStart w:id="1691"/>
      <w:commentRangeStart w:id="1692"/>
      <w:commentRangeStart w:id="1693"/>
      <w:commentRangeStart w:id="1694"/>
      <w:commentRangeStart w:id="1695"/>
      <w:commentRangeStart w:id="1696"/>
      <w:r w:rsidRPr="00186696">
        <w:rPr>
          <w:i w:val="0"/>
          <w:iCs w:val="0"/>
          <w:sz w:val="20"/>
          <w:szCs w:val="20"/>
        </w:rPr>
        <w:t>1.22</w:t>
      </w:r>
      <w:commentRangeEnd w:id="1670"/>
      <w:r w:rsidR="00787B48" w:rsidRPr="00186696">
        <w:rPr>
          <w:rStyle w:val="CommentReference"/>
          <w:i w:val="0"/>
          <w:iCs w:val="0"/>
          <w:sz w:val="20"/>
          <w:szCs w:val="20"/>
        </w:rPr>
        <w:commentReference w:id="1670"/>
      </w:r>
      <w:commentRangeEnd w:id="1671"/>
      <w:r w:rsidR="008C299B" w:rsidRPr="00186696">
        <w:rPr>
          <w:rStyle w:val="CommentReference"/>
          <w:i w:val="0"/>
          <w:iCs w:val="0"/>
          <w:sz w:val="20"/>
          <w:szCs w:val="20"/>
        </w:rPr>
        <w:commentReference w:id="1671"/>
      </w:r>
      <w:commentRangeEnd w:id="1672"/>
      <w:r w:rsidR="006F594E" w:rsidRPr="00186696">
        <w:rPr>
          <w:rStyle w:val="CommentReference"/>
          <w:i w:val="0"/>
          <w:iCs w:val="0"/>
          <w:sz w:val="20"/>
          <w:szCs w:val="20"/>
        </w:rPr>
        <w:commentReference w:id="1672"/>
      </w:r>
      <w:commentRangeEnd w:id="1673"/>
      <w:r w:rsidR="00CB058F" w:rsidRPr="00186696">
        <w:rPr>
          <w:rStyle w:val="CommentReference"/>
          <w:i w:val="0"/>
          <w:iCs w:val="0"/>
          <w:sz w:val="20"/>
          <w:szCs w:val="20"/>
        </w:rPr>
        <w:commentReference w:id="1673"/>
      </w:r>
      <w:commentRangeEnd w:id="1674"/>
      <w:r w:rsidR="00F0073D" w:rsidRPr="00186696">
        <w:rPr>
          <w:rStyle w:val="CommentReference"/>
          <w:i w:val="0"/>
          <w:iCs w:val="0"/>
          <w:sz w:val="20"/>
          <w:szCs w:val="20"/>
        </w:rPr>
        <w:commentReference w:id="1674"/>
      </w:r>
      <w:commentRangeEnd w:id="1675"/>
      <w:r w:rsidR="00A32BA0" w:rsidRPr="00186696">
        <w:rPr>
          <w:rStyle w:val="CommentReference"/>
          <w:i w:val="0"/>
          <w:iCs w:val="0"/>
          <w:sz w:val="20"/>
          <w:szCs w:val="20"/>
        </w:rPr>
        <w:commentReference w:id="1675"/>
      </w:r>
      <w:commentRangeEnd w:id="1676"/>
      <w:r w:rsidR="00277C1C" w:rsidRPr="00186696">
        <w:rPr>
          <w:rStyle w:val="CommentReference"/>
          <w:i w:val="0"/>
          <w:iCs w:val="0"/>
          <w:sz w:val="20"/>
          <w:szCs w:val="20"/>
        </w:rPr>
        <w:commentReference w:id="1676"/>
      </w:r>
      <w:commentRangeEnd w:id="1677"/>
      <w:r w:rsidR="00136C09" w:rsidRPr="00186696">
        <w:rPr>
          <w:rStyle w:val="CommentReference"/>
          <w:i w:val="0"/>
          <w:iCs w:val="0"/>
          <w:sz w:val="20"/>
          <w:szCs w:val="20"/>
        </w:rPr>
        <w:commentReference w:id="1677"/>
      </w:r>
      <w:commentRangeEnd w:id="1678"/>
      <w:r w:rsidR="007061CE" w:rsidRPr="00186696">
        <w:rPr>
          <w:rStyle w:val="CommentReference"/>
          <w:i w:val="0"/>
          <w:iCs w:val="0"/>
          <w:sz w:val="20"/>
          <w:szCs w:val="20"/>
        </w:rPr>
        <w:commentReference w:id="1678"/>
      </w:r>
      <w:commentRangeEnd w:id="1679"/>
      <w:r w:rsidR="00114296" w:rsidRPr="00186696">
        <w:rPr>
          <w:rStyle w:val="CommentReference"/>
          <w:i w:val="0"/>
          <w:iCs w:val="0"/>
          <w:sz w:val="20"/>
          <w:szCs w:val="20"/>
        </w:rPr>
        <w:commentReference w:id="1679"/>
      </w:r>
      <w:commentRangeEnd w:id="1680"/>
      <w:r w:rsidR="00D3613A" w:rsidRPr="00186696">
        <w:rPr>
          <w:rStyle w:val="CommentReference"/>
          <w:i w:val="0"/>
          <w:iCs w:val="0"/>
          <w:sz w:val="20"/>
          <w:szCs w:val="20"/>
        </w:rPr>
        <w:commentReference w:id="1680"/>
      </w:r>
      <w:commentRangeEnd w:id="1681"/>
      <w:r w:rsidR="00D3613A" w:rsidRPr="00186696">
        <w:rPr>
          <w:rStyle w:val="CommentReference"/>
          <w:i w:val="0"/>
          <w:iCs w:val="0"/>
          <w:sz w:val="20"/>
          <w:szCs w:val="20"/>
        </w:rPr>
        <w:commentReference w:id="1681"/>
      </w:r>
      <w:commentRangeEnd w:id="1682"/>
      <w:r w:rsidR="00235D7D" w:rsidRPr="00186696">
        <w:rPr>
          <w:rStyle w:val="CommentReference"/>
          <w:i w:val="0"/>
          <w:iCs w:val="0"/>
          <w:sz w:val="20"/>
          <w:szCs w:val="20"/>
        </w:rPr>
        <w:commentReference w:id="1682"/>
      </w:r>
      <w:commentRangeEnd w:id="1683"/>
      <w:r w:rsidR="00235D7D" w:rsidRPr="00186696">
        <w:rPr>
          <w:rStyle w:val="CommentReference"/>
          <w:i w:val="0"/>
          <w:iCs w:val="0"/>
          <w:sz w:val="20"/>
          <w:szCs w:val="20"/>
        </w:rPr>
        <w:commentReference w:id="1683"/>
      </w:r>
      <w:commentRangeEnd w:id="1684"/>
      <w:r w:rsidR="007669D5" w:rsidRPr="00186696">
        <w:rPr>
          <w:rStyle w:val="CommentReference"/>
          <w:i w:val="0"/>
          <w:iCs w:val="0"/>
          <w:sz w:val="20"/>
          <w:szCs w:val="20"/>
        </w:rPr>
        <w:commentReference w:id="1684"/>
      </w:r>
      <w:commentRangeEnd w:id="1685"/>
      <w:r w:rsidR="007669D5" w:rsidRPr="00186696">
        <w:rPr>
          <w:rStyle w:val="CommentReference"/>
          <w:i w:val="0"/>
          <w:iCs w:val="0"/>
          <w:sz w:val="20"/>
          <w:szCs w:val="20"/>
        </w:rPr>
        <w:commentReference w:id="1685"/>
      </w:r>
      <w:commentRangeEnd w:id="1686"/>
      <w:r w:rsidR="005537C3" w:rsidRPr="00186696">
        <w:rPr>
          <w:rStyle w:val="CommentReference"/>
          <w:i w:val="0"/>
          <w:iCs w:val="0"/>
          <w:sz w:val="20"/>
          <w:szCs w:val="20"/>
        </w:rPr>
        <w:commentReference w:id="1686"/>
      </w:r>
      <w:commentRangeEnd w:id="1687"/>
      <w:r w:rsidR="003079EC" w:rsidRPr="00186696">
        <w:rPr>
          <w:rStyle w:val="CommentReference"/>
          <w:i w:val="0"/>
          <w:iCs w:val="0"/>
          <w:sz w:val="20"/>
          <w:szCs w:val="20"/>
        </w:rPr>
        <w:commentReference w:id="1687"/>
      </w:r>
      <w:commentRangeEnd w:id="1688"/>
      <w:r w:rsidR="006920C6" w:rsidRPr="00186696">
        <w:rPr>
          <w:rStyle w:val="CommentReference"/>
          <w:i w:val="0"/>
          <w:iCs w:val="0"/>
          <w:sz w:val="20"/>
          <w:szCs w:val="20"/>
        </w:rPr>
        <w:commentReference w:id="1688"/>
      </w:r>
      <w:commentRangeEnd w:id="1689"/>
      <w:r w:rsidR="00C64B09" w:rsidRPr="00186696">
        <w:rPr>
          <w:rStyle w:val="CommentReference"/>
          <w:i w:val="0"/>
          <w:iCs w:val="0"/>
          <w:sz w:val="20"/>
          <w:szCs w:val="20"/>
        </w:rPr>
        <w:commentReference w:id="1689"/>
      </w:r>
      <w:commentRangeEnd w:id="1690"/>
      <w:r w:rsidR="00C64B09" w:rsidRPr="00186696">
        <w:rPr>
          <w:rStyle w:val="CommentReference"/>
          <w:i w:val="0"/>
          <w:iCs w:val="0"/>
          <w:sz w:val="20"/>
          <w:szCs w:val="20"/>
        </w:rPr>
        <w:commentReference w:id="1690"/>
      </w:r>
      <w:commentRangeEnd w:id="1691"/>
      <w:r w:rsidR="00C64B09" w:rsidRPr="00186696">
        <w:rPr>
          <w:rStyle w:val="CommentReference"/>
          <w:i w:val="0"/>
          <w:iCs w:val="0"/>
          <w:sz w:val="20"/>
          <w:szCs w:val="20"/>
        </w:rPr>
        <w:commentReference w:id="1691"/>
      </w:r>
      <w:commentRangeEnd w:id="1692"/>
      <w:r w:rsidR="001C264C" w:rsidRPr="00186696">
        <w:rPr>
          <w:rStyle w:val="CommentReference"/>
          <w:i w:val="0"/>
          <w:iCs w:val="0"/>
          <w:sz w:val="20"/>
          <w:szCs w:val="20"/>
        </w:rPr>
        <w:commentReference w:id="1692"/>
      </w:r>
      <w:commentRangeEnd w:id="1693"/>
      <w:r w:rsidR="00931317" w:rsidRPr="00186696">
        <w:rPr>
          <w:rStyle w:val="CommentReference"/>
          <w:i w:val="0"/>
          <w:iCs w:val="0"/>
          <w:sz w:val="20"/>
          <w:szCs w:val="20"/>
        </w:rPr>
        <w:commentReference w:id="1693"/>
      </w:r>
      <w:commentRangeEnd w:id="1694"/>
      <w:r w:rsidR="000B47F6" w:rsidRPr="00186696">
        <w:rPr>
          <w:rStyle w:val="CommentReference"/>
          <w:i w:val="0"/>
          <w:iCs w:val="0"/>
          <w:sz w:val="20"/>
          <w:szCs w:val="20"/>
        </w:rPr>
        <w:commentReference w:id="1694"/>
      </w:r>
      <w:commentRangeEnd w:id="1695"/>
      <w:r w:rsidR="008F3220" w:rsidRPr="00186696">
        <w:rPr>
          <w:rStyle w:val="CommentReference"/>
          <w:i w:val="0"/>
          <w:iCs w:val="0"/>
          <w:sz w:val="20"/>
          <w:szCs w:val="20"/>
        </w:rPr>
        <w:commentReference w:id="1695"/>
      </w:r>
      <w:commentRangeEnd w:id="1696"/>
      <w:r w:rsidR="00933CAD" w:rsidRPr="00186696">
        <w:rPr>
          <w:rStyle w:val="CommentReference"/>
          <w:i w:val="0"/>
          <w:iCs w:val="0"/>
          <w:sz w:val="20"/>
          <w:szCs w:val="20"/>
        </w:rPr>
        <w:commentReference w:id="1696"/>
      </w:r>
      <w:r w:rsidRPr="00186696">
        <w:rPr>
          <w:i w:val="0"/>
          <w:iCs w:val="0"/>
          <w:sz w:val="20"/>
          <w:szCs w:val="20"/>
        </w:rPr>
        <w:t xml:space="preserve"> </w:t>
      </w:r>
      <w:r w:rsidRPr="00186696">
        <w:rPr>
          <w:i w:val="0"/>
          <w:iCs w:val="0"/>
          <w:sz w:val="20"/>
          <w:szCs w:val="20"/>
        </w:rPr>
        <w:tab/>
        <w:t xml:space="preserve">CUSTODY AND RESPONSIBILITY </w:t>
      </w:r>
    </w:p>
    <w:p w14:paraId="74D714FE" w14:textId="4420446E" w:rsidR="00100D89" w:rsidRPr="00EB2965" w:rsidRDefault="00100D89" w:rsidP="00100D89">
      <w:pPr>
        <w:pStyle w:val="upar1"/>
        <w:rPr>
          <w:color w:val="000000" w:themeColor="text1"/>
          <w:rPrChange w:id="1697" w:author="Rascon Arana, Maria" w:date="2025-09-24T13:19:00Z" w16du:dateUtc="2025-09-24T19:19:00Z">
            <w:rPr/>
          </w:rPrChange>
        </w:rPr>
      </w:pPr>
      <w:r w:rsidRPr="00EB2965">
        <w:rPr>
          <w:color w:val="000000" w:themeColor="text1"/>
          <w:rPrChange w:id="1698" w:author="Rascon Arana, Maria" w:date="2025-09-24T13:19:00Z" w16du:dateUtc="2025-09-24T19:19:00Z">
            <w:rPr/>
          </w:rPrChange>
        </w:rPr>
        <w:t>This Rule is adopted pursuant to sections 12-20-204, 12-135-401(6)(a), 12-135-113(3), and 12-135- 308(3), C.R.S., for the positive identification of remains and procedures for documentation of the proper chain of custody as remains are transferred to or out of the custody of a registered funeral establishment</w:t>
      </w:r>
      <w:del w:id="1699" w:author="Shelov, Elizabeth" w:date="2026-07-12T16:43:00Z" w16du:dateUtc="2026-07-12T22:43:00Z">
        <w:r w:rsidRPr="00EB2965" w:rsidDel="009F75B7">
          <w:rPr>
            <w:color w:val="000000" w:themeColor="text1"/>
            <w:rPrChange w:id="1700" w:author="Rascon Arana, Maria" w:date="2025-09-24T13:19:00Z" w16du:dateUtc="2025-09-24T19:19:00Z">
              <w:rPr/>
            </w:rPrChange>
          </w:rPr>
          <w:delText xml:space="preserve"> and/or crematory</w:delText>
        </w:r>
      </w:del>
      <w:r w:rsidRPr="00EB2965">
        <w:rPr>
          <w:color w:val="000000" w:themeColor="text1"/>
          <w:rPrChange w:id="1701" w:author="Rascon Arana, Maria" w:date="2025-09-24T13:19:00Z" w16du:dateUtc="2025-09-24T19:19:00Z">
            <w:rPr/>
          </w:rPrChange>
        </w:rPr>
        <w:t xml:space="preserve">, either temporarily or permanently. Definitions in this section apply to sections 12-135- 113 and 12-135-308, C.R.S. </w:t>
      </w:r>
    </w:p>
    <w:p w14:paraId="6AD4AB44" w14:textId="4591B9D6" w:rsidR="00100D89" w:rsidRDefault="00100D89" w:rsidP="00186696">
      <w:pPr>
        <w:pStyle w:val="par1"/>
        <w:rPr>
          <w:ins w:id="1702" w:author="Rascon Arana, Maria" w:date="2026-09-01T12:16:00Z" w16du:dateUtc="2026-09-01T18:16:00Z"/>
        </w:rPr>
      </w:pPr>
      <w:r w:rsidRPr="00186696">
        <w:t>A.</w:t>
      </w:r>
      <w:r w:rsidRPr="00186696">
        <w:tab/>
        <w:t>Custody. Custody shall be considered as having or taking direct responsibility for the care and control of a decedent by a funeral establishment</w:t>
      </w:r>
      <w:del w:id="1703" w:author="Shelov, Elizabeth" w:date="2026-07-13T15:24:00Z" w16du:dateUtc="2026-07-13T21:24:00Z">
        <w:r w:rsidRPr="00186696" w:rsidDel="00467774">
          <w:delText xml:space="preserve"> and/or crematory</w:delText>
        </w:r>
      </w:del>
      <w:r w:rsidRPr="00186696">
        <w:t xml:space="preserve">. </w:t>
      </w:r>
    </w:p>
    <w:p w14:paraId="5BBC4CB7" w14:textId="43B9675E" w:rsidR="00C9068A" w:rsidRDefault="00C9068A" w:rsidP="00C9068A">
      <w:pPr>
        <w:pStyle w:val="par2"/>
        <w:rPr>
          <w:ins w:id="1704" w:author="Rascon Arana, Maria" w:date="2026-09-01T12:17:00Z" w16du:dateUtc="2026-09-01T18:17:00Z"/>
        </w:rPr>
      </w:pPr>
      <w:ins w:id="1705" w:author="Rascon Arana, Maria" w:date="2026-09-01T12:16:00Z" w16du:dateUtc="2026-09-01T18:16:00Z">
        <w:r>
          <w:t>1.</w:t>
        </w:r>
        <w:r>
          <w:tab/>
          <w:t>Chain of custody procedures shall include the following:</w:t>
        </w:r>
      </w:ins>
    </w:p>
    <w:p w14:paraId="6FBC3918" w14:textId="6C4F9C86" w:rsidR="00C9068A" w:rsidRDefault="00C9068A" w:rsidP="00C9068A">
      <w:pPr>
        <w:pStyle w:val="par3"/>
        <w:rPr>
          <w:ins w:id="1706" w:author="Rascon Arana, Maria" w:date="2026-09-01T12:17:00Z" w16du:dateUtc="2026-09-01T18:17:00Z"/>
        </w:rPr>
      </w:pPr>
      <w:ins w:id="1707" w:author="Rascon Arana, Maria" w:date="2026-09-01T12:16:00Z" w16du:dateUtc="2026-09-01T18:16:00Z">
        <w:r>
          <w:rPr>
            <w:color w:val="000000" w:themeColor="text1"/>
          </w:rPr>
          <w:t>a.</w:t>
        </w:r>
        <w:r>
          <w:rPr>
            <w:color w:val="000000" w:themeColor="text1"/>
          </w:rPr>
          <w:tab/>
          <w:t>Attachment of a</w:t>
        </w:r>
        <w:r w:rsidRPr="005268E6">
          <w:t xml:space="preserve"> unique identifier</w:t>
        </w:r>
      </w:ins>
      <w:ins w:id="1708" w:author="Rascon Arana, Maria" w:date="2026-09-14T17:09:00Z" w16du:dateUtc="2026-09-14T23:09:00Z">
        <w:r w:rsidR="000478C3">
          <w:t>, such as an identification band or metal tag, listing the decedent’s name and date of birth,</w:t>
        </w:r>
      </w:ins>
      <w:ins w:id="1709" w:author="Rascon Arana, Maria" w:date="2026-09-14T09:13:00Z" w16du:dateUtc="2026-09-14T15:13:00Z">
        <w:r w:rsidR="000657E2">
          <w:t xml:space="preserve"> </w:t>
        </w:r>
      </w:ins>
      <w:ins w:id="1710" w:author="Rascon Arana, Maria" w:date="2026-09-01T12:16:00Z" w16du:dateUtc="2026-09-01T18:16:00Z">
        <w:r w:rsidRPr="005268E6">
          <w:t xml:space="preserve">to the </w:t>
        </w:r>
        <w:r>
          <w:t xml:space="preserve">human </w:t>
        </w:r>
        <w:r w:rsidRPr="005268E6">
          <w:t>remains</w:t>
        </w:r>
        <w:r>
          <w:t xml:space="preserve"> that </w:t>
        </w:r>
        <w:r w:rsidRPr="005268E6">
          <w:t xml:space="preserve">shall accompany the remains on each step of the respective disposition process.  A copy of the unique identifier shall be affixed to </w:t>
        </w:r>
        <w:r>
          <w:t xml:space="preserve">or contained inside </w:t>
        </w:r>
        <w:r w:rsidRPr="005268E6">
          <w:t>the casket or alternative container prior to delivery</w:t>
        </w:r>
        <w:r>
          <w:t xml:space="preserve"> or other termination of custody</w:t>
        </w:r>
        <w:r w:rsidRPr="00186696">
          <w:t xml:space="preserve">. </w:t>
        </w:r>
      </w:ins>
    </w:p>
    <w:p w14:paraId="4BE99EC6" w14:textId="38D8C9A3" w:rsidR="00C9068A" w:rsidRPr="005268E6" w:rsidRDefault="00C9068A">
      <w:pPr>
        <w:pStyle w:val="par3"/>
        <w:rPr>
          <w:ins w:id="1711" w:author="Rascon Arana, Maria" w:date="2026-09-01T12:16:00Z" w16du:dateUtc="2026-09-01T18:16:00Z"/>
        </w:rPr>
        <w:pPrChange w:id="1712" w:author="Shelov, Elizabeth" w:date="2026-07-17T14:22:00Z" w16du:dateUtc="2026-07-17T20:22:00Z">
          <w:pPr>
            <w:spacing w:after="160" w:line="278" w:lineRule="auto"/>
          </w:pPr>
        </w:pPrChange>
      </w:pPr>
      <w:ins w:id="1713" w:author="Rascon Arana, Maria" w:date="2026-09-01T12:16:00Z" w16du:dateUtc="2026-09-01T18:16:00Z">
        <w:r>
          <w:t>b.</w:t>
        </w:r>
        <w:r>
          <w:tab/>
          <w:t xml:space="preserve">Verification of the identification of the human remains </w:t>
        </w:r>
        <w:r w:rsidRPr="005268E6">
          <w:t>upon:</w:t>
        </w:r>
      </w:ins>
    </w:p>
    <w:p w14:paraId="5C7CF3DC" w14:textId="77777777" w:rsidR="00C9068A" w:rsidRPr="005268E6" w:rsidRDefault="00C9068A">
      <w:pPr>
        <w:pStyle w:val="par4"/>
        <w:rPr>
          <w:ins w:id="1714" w:author="Rascon Arana, Maria" w:date="2026-09-01T12:16:00Z" w16du:dateUtc="2026-09-01T18:16:00Z"/>
        </w:rPr>
        <w:pPrChange w:id="1715" w:author="Shelov, Elizabeth" w:date="2026-07-17T14:09:00Z" w16du:dateUtc="2026-07-17T20:09:00Z">
          <w:pPr>
            <w:spacing w:after="160" w:line="278" w:lineRule="auto"/>
          </w:pPr>
        </w:pPrChange>
      </w:pPr>
      <w:ins w:id="1716" w:author="Rascon Arana, Maria" w:date="2026-09-01T12:16:00Z" w16du:dateUtc="2026-09-01T18:16:00Z">
        <w:r>
          <w:t>I.</w:t>
        </w:r>
        <w:r>
          <w:tab/>
        </w:r>
        <w:r w:rsidRPr="005268E6">
          <w:t>Assuming custody of the remains;</w:t>
        </w:r>
      </w:ins>
    </w:p>
    <w:p w14:paraId="40A42845" w14:textId="77777777" w:rsidR="00C9068A" w:rsidRPr="005268E6" w:rsidRDefault="00C9068A">
      <w:pPr>
        <w:pStyle w:val="par4"/>
        <w:rPr>
          <w:ins w:id="1717" w:author="Rascon Arana, Maria" w:date="2026-09-01T12:16:00Z" w16du:dateUtc="2026-09-01T18:16:00Z"/>
        </w:rPr>
        <w:pPrChange w:id="1718" w:author="Shelov, Elizabeth" w:date="2026-07-17T14:09:00Z" w16du:dateUtc="2026-07-17T20:09:00Z">
          <w:pPr>
            <w:spacing w:after="160" w:line="278" w:lineRule="auto"/>
          </w:pPr>
        </w:pPrChange>
      </w:pPr>
      <w:ins w:id="1719" w:author="Rascon Arana, Maria" w:date="2026-09-01T12:16:00Z" w16du:dateUtc="2026-09-01T18:16:00Z">
        <w:r>
          <w:t>II.</w:t>
        </w:r>
        <w:r>
          <w:tab/>
          <w:t>P</w:t>
        </w:r>
        <w:r w:rsidRPr="005268E6">
          <w:t>rior to and following storage of said remains;</w:t>
        </w:r>
      </w:ins>
    </w:p>
    <w:p w14:paraId="74A9C7BD" w14:textId="77777777" w:rsidR="00C9068A" w:rsidRPr="005268E6" w:rsidRDefault="00C9068A">
      <w:pPr>
        <w:pStyle w:val="par4"/>
        <w:rPr>
          <w:ins w:id="1720" w:author="Rascon Arana, Maria" w:date="2026-09-01T12:16:00Z" w16du:dateUtc="2026-09-01T18:16:00Z"/>
        </w:rPr>
        <w:pPrChange w:id="1721" w:author="Shelov, Elizabeth" w:date="2026-07-17T14:28:00Z" w16du:dateUtc="2026-07-17T20:28:00Z">
          <w:pPr>
            <w:spacing w:after="160" w:line="278" w:lineRule="auto"/>
          </w:pPr>
        </w:pPrChange>
      </w:pPr>
      <w:ins w:id="1722" w:author="Rascon Arana, Maria" w:date="2026-09-01T12:16:00Z" w16du:dateUtc="2026-09-01T18:16:00Z">
        <w:r>
          <w:t>III.</w:t>
        </w:r>
        <w:r>
          <w:tab/>
        </w:r>
        <w:r w:rsidRPr="005268E6">
          <w:t xml:space="preserve">Transfers to and from </w:t>
        </w:r>
        <w:r>
          <w:t>a funeral establishment</w:t>
        </w:r>
        <w:r w:rsidRPr="005268E6">
          <w:t xml:space="preserve">, recording the unique identifier assigned by </w:t>
        </w:r>
        <w:r>
          <w:t xml:space="preserve">a funeral establishment </w:t>
        </w:r>
        <w:r w:rsidRPr="005268E6">
          <w:t>on the chain of custody record;</w:t>
        </w:r>
      </w:ins>
    </w:p>
    <w:p w14:paraId="30609459" w14:textId="77777777" w:rsidR="00C9068A" w:rsidRPr="005268E6" w:rsidRDefault="00C9068A">
      <w:pPr>
        <w:pStyle w:val="par4"/>
        <w:rPr>
          <w:ins w:id="1723" w:author="Rascon Arana, Maria" w:date="2026-09-01T12:16:00Z" w16du:dateUtc="2026-09-01T18:16:00Z"/>
        </w:rPr>
        <w:pPrChange w:id="1724" w:author="Shelov, Elizabeth" w:date="2026-07-17T14:28:00Z" w16du:dateUtc="2026-07-17T20:28:00Z">
          <w:pPr>
            <w:spacing w:after="160" w:line="278" w:lineRule="auto"/>
          </w:pPr>
        </w:pPrChange>
      </w:pPr>
      <w:ins w:id="1725" w:author="Rascon Arana, Maria" w:date="2026-09-01T12:16:00Z" w16du:dateUtc="2026-09-01T18:16:00Z">
        <w:r>
          <w:t>IV.</w:t>
        </w:r>
        <w:r>
          <w:tab/>
          <w:t>T</w:t>
        </w:r>
        <w:r w:rsidRPr="005268E6">
          <w:t xml:space="preserve">ransfers to and from </w:t>
        </w:r>
        <w:r>
          <w:t>a</w:t>
        </w:r>
        <w:r w:rsidRPr="005268E6">
          <w:t xml:space="preserve"> funeral establishment</w:t>
        </w:r>
        <w:r>
          <w:t>.</w:t>
        </w:r>
      </w:ins>
    </w:p>
    <w:p w14:paraId="412EEFB7" w14:textId="46C6D0BD" w:rsidR="00100D89" w:rsidRPr="00186696" w:rsidRDefault="00100D89" w:rsidP="00186696">
      <w:pPr>
        <w:pStyle w:val="par1"/>
      </w:pPr>
      <w:r w:rsidRPr="00186696">
        <w:t>B.</w:t>
      </w:r>
      <w:r w:rsidRPr="00186696">
        <w:tab/>
        <w:t xml:space="preserve">Required Definitions. </w:t>
      </w:r>
    </w:p>
    <w:p w14:paraId="70FBC64D" w14:textId="2AFBB58F" w:rsidR="00100D89" w:rsidRPr="00186696" w:rsidRDefault="00100D89" w:rsidP="00186696">
      <w:pPr>
        <w:pStyle w:val="par2"/>
      </w:pPr>
      <w:r w:rsidRPr="00186696">
        <w:t xml:space="preserve">1. </w:t>
      </w:r>
      <w:r w:rsidRPr="00186696">
        <w:tab/>
        <w:t>“Care facility,” as referenced in sections 12-135-113 and 12-135-308, C.R.S., means a facility providing personal, custodial or healthcare services to persons. This includes hospitals, inpatient/residential and home hospice, mental health facilities, group homes, intermediate and long –term care facilities, skilled nursing facilities, rehabilitation centers, day treatment facilities, boarding schools, correctional facilities, dialysis treatment facilities, assisted living facilities, home health agency, any entity that provides home and community based services, or any other facility administering or contracting to administer or provide personal, custodial, or healthcare services to persons.</w:t>
      </w:r>
    </w:p>
    <w:p w14:paraId="1BE2F1DE" w14:textId="7127DB44" w:rsidR="00100D89" w:rsidRPr="00186696" w:rsidRDefault="00100D89" w:rsidP="00186696">
      <w:pPr>
        <w:pStyle w:val="par2"/>
      </w:pPr>
      <w:r w:rsidRPr="00186696">
        <w:t xml:space="preserve">2. </w:t>
      </w:r>
      <w:r w:rsidRPr="00186696">
        <w:tab/>
        <w:t xml:space="preserve">“Repository,” as referenced in sections 12-135-113 and 12-135-308, C.R.S., means a place, building, or receptacle, or the individual authorized to receive remains on behalf of the place, building or receptacle where human remains are or may be stored temporarily or in perpetuity as </w:t>
      </w:r>
      <w:del w:id="1726" w:author="Rascon Arana, Maria" w:date="2025-09-23T15:16:00Z" w16du:dateUtc="2025-09-23T21:16:00Z">
        <w:r w:rsidRPr="00186696" w:rsidDel="00614084">
          <w:delText>requested</w:delText>
        </w:r>
      </w:del>
      <w:ins w:id="1727" w:author="Shelov, Elizabeth" w:date="2026-07-07T16:40:00Z" w16du:dateUtc="2026-07-07T22:40:00Z">
        <w:r w:rsidR="00A1753E">
          <w:t xml:space="preserve"> </w:t>
        </w:r>
      </w:ins>
      <w:ins w:id="1728" w:author="Rascon Arana, Maria" w:date="2025-09-23T15:16:00Z" w16du:dateUtc="2025-09-23T21:16:00Z">
        <w:r w:rsidR="00614084" w:rsidRPr="00186696">
          <w:t>autho</w:t>
        </w:r>
      </w:ins>
      <w:ins w:id="1729" w:author="Rascon Arana, Maria" w:date="2025-11-07T08:40:00Z" w16du:dateUtc="2025-11-07T15:40:00Z">
        <w:r w:rsidR="00B77F20">
          <w:t>r</w:t>
        </w:r>
      </w:ins>
      <w:ins w:id="1730" w:author="Rascon Arana, Maria" w:date="2025-09-23T15:16:00Z" w16du:dateUtc="2025-09-23T21:16:00Z">
        <w:r w:rsidR="00614084" w:rsidRPr="00186696">
          <w:t>ized</w:t>
        </w:r>
      </w:ins>
      <w:r w:rsidRPr="00186696">
        <w:t xml:space="preserve"> by the person with the right of final disposition. </w:t>
      </w:r>
    </w:p>
    <w:p w14:paraId="5F10090A" w14:textId="7744953D" w:rsidR="00100D89" w:rsidRPr="00186696" w:rsidRDefault="00100D89" w:rsidP="00186696">
      <w:pPr>
        <w:pStyle w:val="par2"/>
      </w:pPr>
      <w:r w:rsidRPr="00186696">
        <w:t xml:space="preserve">3. </w:t>
      </w:r>
      <w:r w:rsidRPr="00186696">
        <w:tab/>
        <w:t xml:space="preserve">“Entity,” as referenced in sections 12-135-113 and 12-135-308, C.R.S., means an organization or service, or the individual authorized to received remains on behalf of an organization or service, that is established for the purpose of holding human remains or </w:t>
      </w:r>
      <w:r w:rsidRPr="00186696">
        <w:lastRenderedPageBreak/>
        <w:t xml:space="preserve">carrying out the final disposition of remains as </w:t>
      </w:r>
      <w:del w:id="1731" w:author="Rascon Arana, Maria" w:date="2025-09-23T15:16:00Z" w16du:dateUtc="2025-09-23T21:16:00Z">
        <w:r w:rsidRPr="00186696" w:rsidDel="00614084">
          <w:delText>requested</w:delText>
        </w:r>
      </w:del>
      <w:ins w:id="1732" w:author="Shelov, Elizabeth" w:date="2026-07-07T16:40:00Z" w16du:dateUtc="2026-07-07T22:40:00Z">
        <w:r w:rsidR="00A1753E">
          <w:t xml:space="preserve"> </w:t>
        </w:r>
      </w:ins>
      <w:ins w:id="1733" w:author="Rascon Arana, Maria" w:date="2025-09-23T15:16:00Z" w16du:dateUtc="2025-09-23T21:16:00Z">
        <w:r w:rsidR="00614084" w:rsidRPr="00186696">
          <w:t>authorized</w:t>
        </w:r>
      </w:ins>
      <w:r w:rsidRPr="00186696">
        <w:t xml:space="preserve"> by the person with right of final disposition. </w:t>
      </w:r>
    </w:p>
    <w:p w14:paraId="74CD24BD" w14:textId="254DC2FF" w:rsidR="00100D89" w:rsidRPr="00186696" w:rsidRDefault="00100D89" w:rsidP="00186696">
      <w:pPr>
        <w:pStyle w:val="par1"/>
      </w:pPr>
      <w:r w:rsidRPr="00186696">
        <w:t>C.</w:t>
      </w:r>
      <w:r w:rsidRPr="00186696">
        <w:tab/>
        <w:t xml:space="preserve">Care Facility Personnel Authorized to Identify Remains. The person(s) established by a care facility to monitor admissions and discharges, provide hospice care, or to manage or oversee the activities of the care facility and its support staff, shall be considered the person authorized to identify and release human remains to a funeral establishment </w:t>
      </w:r>
      <w:del w:id="1734" w:author="Shelov, Elizabeth" w:date="2026-07-12T16:44:00Z" w16du:dateUtc="2026-07-12T22:44:00Z">
        <w:r w:rsidRPr="00186696" w:rsidDel="009F75B7">
          <w:delText xml:space="preserve">and/or crematory </w:delText>
        </w:r>
      </w:del>
      <w:r w:rsidRPr="00186696">
        <w:t xml:space="preserve">or its managers, employees, contractors, or agents. </w:t>
      </w:r>
    </w:p>
    <w:p w14:paraId="686EA6E9" w14:textId="382C9A96" w:rsidR="00100D89" w:rsidRPr="00186696" w:rsidRDefault="00100D89" w:rsidP="00186696">
      <w:pPr>
        <w:pStyle w:val="par1"/>
      </w:pPr>
      <w:r w:rsidRPr="00186696">
        <w:t>D.</w:t>
      </w:r>
      <w:r w:rsidRPr="00186696">
        <w:tab/>
        <w:t xml:space="preserve">Positive Identification of Decedent. Positive identification of the decedent shall be established prior to final disposition. </w:t>
      </w:r>
    </w:p>
    <w:p w14:paraId="60817213" w14:textId="6BF5FEC8" w:rsidR="00100D89" w:rsidRPr="00186696" w:rsidRDefault="00100D89" w:rsidP="00186696">
      <w:pPr>
        <w:pStyle w:val="par2"/>
      </w:pPr>
      <w:r w:rsidRPr="00186696">
        <w:t>1.</w:t>
      </w:r>
      <w:r w:rsidRPr="00186696">
        <w:tab/>
        <w:t xml:space="preserve">Positive identification prior to final disposition shall be established by one or more of the following: </w:t>
      </w:r>
    </w:p>
    <w:p w14:paraId="58797E4F" w14:textId="79649DE4" w:rsidR="00100D89" w:rsidRPr="00EB2965" w:rsidRDefault="00100D89" w:rsidP="00100D89">
      <w:pPr>
        <w:pStyle w:val="par3"/>
        <w:rPr>
          <w:color w:val="000000" w:themeColor="text1"/>
          <w:rPrChange w:id="1735" w:author="Rascon Arana, Maria" w:date="2025-09-24T13:19:00Z" w16du:dateUtc="2025-09-24T19:19:00Z">
            <w:rPr/>
          </w:rPrChange>
        </w:rPr>
      </w:pPr>
      <w:r w:rsidRPr="00EB2965">
        <w:rPr>
          <w:color w:val="000000" w:themeColor="text1"/>
          <w:rPrChange w:id="1736" w:author="Rascon Arana, Maria" w:date="2025-09-24T13:19:00Z" w16du:dateUtc="2025-09-24T19:19:00Z">
            <w:rPr/>
          </w:rPrChange>
        </w:rPr>
        <w:t>a.</w:t>
      </w:r>
      <w:r w:rsidRPr="00EB2965">
        <w:rPr>
          <w:color w:val="000000" w:themeColor="text1"/>
          <w:rPrChange w:id="1737" w:author="Rascon Arana, Maria" w:date="2025-09-24T13:19:00Z" w16du:dateUtc="2025-09-24T19:19:00Z">
            <w:rPr/>
          </w:rPrChange>
        </w:rPr>
        <w:tab/>
        <w:t xml:space="preserve">Photo identification; </w:t>
      </w:r>
    </w:p>
    <w:p w14:paraId="1656DE3E" w14:textId="6387BC14" w:rsidR="00100D89" w:rsidRPr="00186696" w:rsidRDefault="00100D89" w:rsidP="00186696">
      <w:pPr>
        <w:pStyle w:val="par3"/>
      </w:pPr>
      <w:r w:rsidRPr="00186696">
        <w:t>b.</w:t>
      </w:r>
      <w:r w:rsidRPr="00186696">
        <w:tab/>
        <w:t xml:space="preserve">Family member or representative with right of final disposition; </w:t>
      </w:r>
    </w:p>
    <w:p w14:paraId="6CB9ACD2" w14:textId="22B511F0" w:rsidR="00100D89" w:rsidRPr="00186696" w:rsidRDefault="00100D89" w:rsidP="00186696">
      <w:pPr>
        <w:pStyle w:val="par3"/>
      </w:pPr>
      <w:r w:rsidRPr="00186696">
        <w:t>c.</w:t>
      </w:r>
      <w:r w:rsidRPr="00186696">
        <w:tab/>
        <w:t xml:space="preserve">Facility ID band or tag that has been compared with releasing institution’s records; or </w:t>
      </w:r>
    </w:p>
    <w:p w14:paraId="1B3478D1" w14:textId="7E6F3054" w:rsidR="00100D89" w:rsidRPr="00186696" w:rsidRDefault="00100D89" w:rsidP="00186696">
      <w:pPr>
        <w:pStyle w:val="par3"/>
      </w:pPr>
      <w:r w:rsidRPr="00186696">
        <w:t>d.</w:t>
      </w:r>
      <w:r w:rsidRPr="00186696">
        <w:tab/>
        <w:t xml:space="preserve">Coroner’s Office or their authorized personnel. </w:t>
      </w:r>
    </w:p>
    <w:p w14:paraId="68DF6BAC" w14:textId="3D5D0B6D" w:rsidR="00100D89" w:rsidRPr="00186696" w:rsidRDefault="00100D89" w:rsidP="00186696">
      <w:pPr>
        <w:pStyle w:val="par4"/>
      </w:pPr>
      <w:r w:rsidRPr="00186696">
        <w:t>I.</w:t>
      </w:r>
      <w:r w:rsidRPr="00186696">
        <w:tab/>
        <w:t xml:space="preserve">Positive identification may be established by the identification marker or tag affixed to the remains by the Coroner’s Office or their authorized personnel. </w:t>
      </w:r>
    </w:p>
    <w:p w14:paraId="4C89A788" w14:textId="433ADCFD" w:rsidR="00100D89" w:rsidRPr="00186696" w:rsidDel="008B0D1C" w:rsidRDefault="00100D89" w:rsidP="00186696">
      <w:pPr>
        <w:pStyle w:val="par2"/>
        <w:rPr>
          <w:del w:id="1738" w:author="Rascon Arana, Maria" w:date="2026-08-05T14:02:00Z" w16du:dateUtc="2026-08-05T20:02:00Z"/>
        </w:rPr>
      </w:pPr>
      <w:del w:id="1739" w:author="Rascon Arana, Maria" w:date="2026-08-05T14:02:00Z" w16du:dateUtc="2026-08-05T20:02:00Z">
        <w:r w:rsidRPr="00186696" w:rsidDel="008B0D1C">
          <w:delText>2.</w:delText>
        </w:r>
        <w:r w:rsidRPr="00186696" w:rsidDel="008B0D1C">
          <w:tab/>
          <w:delText xml:space="preserve">Identification of Decedent Remains. Remains shall have an identification tag </w:delText>
        </w:r>
      </w:del>
      <w:ins w:id="1740" w:author="Shelov, Elizabeth" w:date="2026-07-17T14:11:00Z" w16du:dateUtc="2026-07-17T20:11:00Z">
        <w:del w:id="1741" w:author="Rascon Arana, Maria" w:date="2026-08-05T14:02:00Z" w16du:dateUtc="2026-08-05T20:02:00Z">
          <w:r w:rsidR="004F37D9" w:rsidDel="008B0D1C">
            <w:delText xml:space="preserve">unique identifier </w:delText>
          </w:r>
        </w:del>
      </w:ins>
      <w:del w:id="1742" w:author="Rascon Arana, Maria" w:date="2026-08-05T14:02:00Z" w16du:dateUtc="2026-08-05T20:02:00Z">
        <w:r w:rsidRPr="00186696" w:rsidDel="008B0D1C">
          <w:delText xml:space="preserve">attached to the urn or container holding the remains and a matching identification tag </w:delText>
        </w:r>
      </w:del>
      <w:ins w:id="1743" w:author="Shelov, Elizabeth" w:date="2026-07-17T14:12:00Z" w16du:dateUtc="2026-07-17T20:12:00Z">
        <w:del w:id="1744" w:author="Rascon Arana, Maria" w:date="2026-08-05T14:02:00Z" w16du:dateUtc="2026-08-05T20:02:00Z">
          <w:r w:rsidR="004F37D9" w:rsidDel="008B0D1C">
            <w:delText xml:space="preserve">unique identifier </w:delText>
          </w:r>
        </w:del>
      </w:ins>
      <w:del w:id="1745" w:author="Rascon Arana, Maria" w:date="2026-08-05T14:02:00Z" w16du:dateUtc="2026-08-05T20:02:00Z">
        <w:r w:rsidRPr="00186696" w:rsidDel="008B0D1C">
          <w:delText xml:space="preserve">shall also be placed inside the urn or container. If remains are separated, additional tags </w:delText>
        </w:r>
      </w:del>
      <w:ins w:id="1746" w:author="Shelov, Elizabeth" w:date="2026-07-17T14:12:00Z" w16du:dateUtc="2026-07-17T20:12:00Z">
        <w:del w:id="1747" w:author="Rascon Arana, Maria" w:date="2026-08-05T14:02:00Z" w16du:dateUtc="2026-08-05T20:02:00Z">
          <w:r w:rsidR="00B7373D" w:rsidDel="008B0D1C">
            <w:delText xml:space="preserve">unique identifiers </w:delText>
          </w:r>
        </w:del>
      </w:ins>
      <w:del w:id="1748" w:author="Rascon Arana, Maria" w:date="2026-08-05T14:02:00Z" w16du:dateUtc="2026-08-05T20:02:00Z">
        <w:r w:rsidRPr="00186696" w:rsidDel="008B0D1C">
          <w:delText xml:space="preserve">shall be placed similarly with all containers holding remains. </w:delText>
        </w:r>
      </w:del>
    </w:p>
    <w:p w14:paraId="21312294" w14:textId="6D4DFA04" w:rsidR="00100D89" w:rsidRPr="00186696" w:rsidRDefault="00100D89" w:rsidP="00186696">
      <w:pPr>
        <w:pStyle w:val="par1"/>
      </w:pPr>
      <w:commentRangeStart w:id="1749"/>
      <w:r w:rsidRPr="00186696">
        <w:t xml:space="preserve">E. </w:t>
      </w:r>
      <w:commentRangeEnd w:id="1749"/>
      <w:r w:rsidR="00F0509C" w:rsidRPr="00186696">
        <w:rPr>
          <w:rStyle w:val="CommentReference"/>
          <w:sz w:val="20"/>
          <w:szCs w:val="24"/>
        </w:rPr>
        <w:commentReference w:id="1749"/>
      </w:r>
      <w:r w:rsidRPr="00186696">
        <w:tab/>
        <w:t>Chain of Custody Record</w:t>
      </w:r>
      <w:r w:rsidRPr="000F6F65">
        <w:rPr>
          <w:b/>
          <w:bCs/>
          <w:rPrChange w:id="1750" w:author="Shelov, Elizabeth" w:date="2026-07-17T13:03:00Z" w16du:dateUtc="2026-07-17T19:03:00Z">
            <w:rPr/>
          </w:rPrChange>
        </w:rPr>
        <w:t>.</w:t>
      </w:r>
      <w:r w:rsidRPr="00186696">
        <w:t xml:space="preserve"> Funeral establishments </w:t>
      </w:r>
      <w:del w:id="1751" w:author="Shelov, Elizabeth" w:date="2026-07-12T16:45:00Z" w16du:dateUtc="2026-07-12T22:45:00Z">
        <w:r w:rsidRPr="00186696" w:rsidDel="009F75B7">
          <w:delText xml:space="preserve">and crematories </w:delText>
        </w:r>
      </w:del>
      <w:r w:rsidRPr="00186696">
        <w:t xml:space="preserve">shall establish a chain of custody record to ensure the proper transfer of identified human remains. The chain of custody record shall provide written or electronic tracking of positively identified remains as required in sections 12-135-113 and 12-135-308, C.R.S. </w:t>
      </w:r>
    </w:p>
    <w:p w14:paraId="6C12ABE5" w14:textId="14D62E9D" w:rsidR="00100D89" w:rsidRPr="00186696" w:rsidDel="000657E2" w:rsidRDefault="00100D89" w:rsidP="000657E2">
      <w:pPr>
        <w:pStyle w:val="par2"/>
        <w:rPr>
          <w:del w:id="1752" w:author="Rascon Arana, Maria" w:date="2026-09-14T09:14:00Z" w16du:dateUtc="2026-09-14T15:14:00Z"/>
        </w:rPr>
      </w:pPr>
      <w:r w:rsidRPr="00186696">
        <w:t>1.</w:t>
      </w:r>
      <w:r w:rsidRPr="00186696">
        <w:tab/>
      </w:r>
      <w:del w:id="1753" w:author="Rascon Arana, Maria" w:date="2026-09-14T09:14:00Z" w16du:dateUtc="2026-09-14T15:14:00Z">
        <w:r w:rsidRPr="00186696" w:rsidDel="000657E2">
          <w:delText xml:space="preserve">Custody shall terminate for funeral establishments upon delivery of human remains for final disposition. </w:delText>
        </w:r>
      </w:del>
    </w:p>
    <w:p w14:paraId="290CA5DB" w14:textId="77C70962" w:rsidR="00100D89" w:rsidRPr="00186696" w:rsidRDefault="00100D89" w:rsidP="000657E2">
      <w:pPr>
        <w:pStyle w:val="par2"/>
      </w:pPr>
      <w:del w:id="1754" w:author="Rascon Arana, Maria" w:date="2026-09-14T09:14:00Z" w16du:dateUtc="2026-09-14T15:14:00Z">
        <w:r w:rsidRPr="00186696" w:rsidDel="000657E2">
          <w:delText xml:space="preserve">2. </w:delText>
        </w:r>
        <w:r w:rsidRPr="00186696" w:rsidDel="000657E2">
          <w:tab/>
        </w:r>
      </w:del>
      <w:r w:rsidRPr="00186696">
        <w:t xml:space="preserve">Custody shall terminate for a funeral </w:t>
      </w:r>
      <w:del w:id="1755" w:author="Shelov, Elizabeth" w:date="2026-07-17T14:49:00Z" w16du:dateUtc="2026-07-17T20:49:00Z">
        <w:r w:rsidRPr="00186696" w:rsidDel="006F3359">
          <w:delText xml:space="preserve">home </w:delText>
        </w:r>
      </w:del>
      <w:del w:id="1756" w:author="Shelov, Elizabeth" w:date="2026-07-12T16:45:00Z" w16du:dateUtc="2026-07-12T22:45:00Z">
        <w:r w:rsidRPr="00186696" w:rsidDel="009F75B7">
          <w:delText xml:space="preserve">and/or crematory </w:delText>
        </w:r>
      </w:del>
      <w:ins w:id="1757" w:author="Shelov, Elizabeth" w:date="2026-07-17T14:49:00Z" w16du:dateUtc="2026-07-17T20:49:00Z">
        <w:r w:rsidR="006F3359">
          <w:t xml:space="preserve"> </w:t>
        </w:r>
      </w:ins>
      <w:ins w:id="1758" w:author="Shelov, Elizabeth" w:date="2026-07-17T14:50:00Z" w16du:dateUtc="2026-07-17T20:50:00Z">
        <w:r w:rsidR="006F3359">
          <w:t>establishment</w:t>
        </w:r>
      </w:ins>
      <w:r w:rsidR="006F3359">
        <w:t xml:space="preserve"> </w:t>
      </w:r>
      <w:r w:rsidRPr="00186696">
        <w:t xml:space="preserve">at the date and time of release of the remains expressly agreed upon, in writing, by the funeral </w:t>
      </w:r>
      <w:del w:id="1759" w:author="Shelov, Elizabeth" w:date="2026-07-17T09:03:00Z" w16du:dateUtc="2026-07-17T15:03:00Z">
        <w:r w:rsidRPr="00186696" w:rsidDel="001F0237">
          <w:delText xml:space="preserve">home </w:delText>
        </w:r>
      </w:del>
      <w:del w:id="1760" w:author="Shelov, Elizabeth" w:date="2026-07-12T16:45:00Z" w16du:dateUtc="2026-07-12T22:45:00Z">
        <w:r w:rsidRPr="00186696" w:rsidDel="009F75B7">
          <w:delText xml:space="preserve">and/or crematory </w:delText>
        </w:r>
      </w:del>
      <w:ins w:id="1761" w:author="Shelov, Elizabeth" w:date="2026-07-17T09:03:00Z" w16du:dateUtc="2026-07-17T15:03:00Z">
        <w:r w:rsidR="001F0237">
          <w:t xml:space="preserve">establishment </w:t>
        </w:r>
      </w:ins>
      <w:r w:rsidRPr="00186696">
        <w:t>and the person, or representative thereof, with right of final disposition, or the release of the remains to the person, or representative thereof, with right of final disposition, whichever occurs first in time.</w:t>
      </w:r>
    </w:p>
    <w:p w14:paraId="53143B9B" w14:textId="30552D1A" w:rsidR="008B0D1C" w:rsidRDefault="006B5780" w:rsidP="008B0D1C">
      <w:pPr>
        <w:pStyle w:val="par3"/>
        <w:rPr>
          <w:ins w:id="1762" w:author="Rascon Arana, Maria" w:date="2026-08-05T14:04:00Z" w16du:dateUtc="2026-08-05T20:04:00Z"/>
        </w:rPr>
      </w:pPr>
      <w:r w:rsidRPr="00186696">
        <w:t>a.</w:t>
      </w:r>
      <w:r w:rsidRPr="00186696">
        <w:tab/>
      </w:r>
      <w:ins w:id="1763" w:author="Rascon Arana, Maria" w:date="2026-08-05T14:04:00Z" w16du:dateUtc="2026-08-05T20:04:00Z">
        <w:r w:rsidR="008B0D1C">
          <w:t>Any subcontractor performing funeral services</w:t>
        </w:r>
      </w:ins>
      <w:ins w:id="1764" w:author="Rascon Arana, Maria" w:date="2026-08-05T14:05:00Z" w16du:dateUtc="2026-08-05T20:05:00Z">
        <w:r w:rsidR="008B0D1C">
          <w:t xml:space="preserve"> is responsible for chain of custody while remains are in their </w:t>
        </w:r>
      </w:ins>
      <w:ins w:id="1765" w:author="Rascon Arana, Maria" w:date="2026-08-05T14:06:00Z" w16du:dateUtc="2026-08-05T20:06:00Z">
        <w:r w:rsidR="008B0D1C">
          <w:t>possession</w:t>
        </w:r>
      </w:ins>
      <w:ins w:id="1766" w:author="Rascon Arana, Maria" w:date="2026-08-05T14:04:00Z" w16du:dateUtc="2026-08-05T20:04:00Z">
        <w:r w:rsidR="008B0D1C">
          <w:t>.</w:t>
        </w:r>
      </w:ins>
    </w:p>
    <w:p w14:paraId="1C000C4B" w14:textId="71B22F9E" w:rsidR="008B0D1C" w:rsidRPr="00186696" w:rsidRDefault="008B0D1C" w:rsidP="008B0D1C">
      <w:pPr>
        <w:pStyle w:val="par3"/>
      </w:pPr>
      <w:ins w:id="1767" w:author="Rascon Arana, Maria" w:date="2026-08-05T14:04:00Z" w16du:dateUtc="2026-08-05T20:04:00Z">
        <w:r>
          <w:t>b.</w:t>
        </w:r>
        <w:r>
          <w:tab/>
        </w:r>
      </w:ins>
      <w:r w:rsidR="006B5780" w:rsidRPr="00186696">
        <w:t xml:space="preserve">Termination of custody shall not relieve the funeral </w:t>
      </w:r>
      <w:del w:id="1768" w:author="Shelov, Elizabeth" w:date="2026-07-17T09:04:00Z" w16du:dateUtc="2026-07-17T15:04:00Z">
        <w:r w:rsidR="006B5780" w:rsidRPr="00186696" w:rsidDel="001F0237">
          <w:delText xml:space="preserve">home </w:delText>
        </w:r>
      </w:del>
      <w:del w:id="1769" w:author="Shelov, Elizabeth" w:date="2026-07-12T16:45:00Z" w16du:dateUtc="2026-07-12T22:45:00Z">
        <w:r w:rsidR="006B5780" w:rsidRPr="00186696" w:rsidDel="009F75B7">
          <w:delText xml:space="preserve">and/or crematory </w:delText>
        </w:r>
      </w:del>
      <w:ins w:id="1770" w:author="Shelov, Elizabeth" w:date="2026-07-17T09:04:00Z" w16du:dateUtc="2026-07-17T15:04:00Z">
        <w:r w:rsidR="001F0237">
          <w:t xml:space="preserve">establishment </w:t>
        </w:r>
      </w:ins>
      <w:r w:rsidR="006B5780" w:rsidRPr="00186696">
        <w:t xml:space="preserve">of the requirements of sections 12-135-109(5) and 12-135-302(2), C.R.S. </w:t>
      </w:r>
    </w:p>
    <w:p w14:paraId="396BAC6D" w14:textId="354D32A9" w:rsidR="006B5780" w:rsidRDefault="006B5780" w:rsidP="00186696">
      <w:pPr>
        <w:pStyle w:val="par2"/>
        <w:rPr>
          <w:ins w:id="1771" w:author="Shelov, Elizabeth" w:date="2026-07-17T09:12:00Z" w16du:dateUtc="2026-07-17T15:12:00Z"/>
        </w:rPr>
      </w:pPr>
      <w:r w:rsidRPr="00186696">
        <w:lastRenderedPageBreak/>
        <w:t>3.</w:t>
      </w:r>
      <w:r w:rsidRPr="00186696">
        <w:tab/>
        <w:t xml:space="preserve">Chain of Custody Record Requirements. A funeral establishment </w:t>
      </w:r>
      <w:del w:id="1772" w:author="Shelov, Elizabeth" w:date="2026-07-12T16:45:00Z" w16du:dateUtc="2026-07-12T22:45:00Z">
        <w:r w:rsidRPr="00186696" w:rsidDel="009F75B7">
          <w:delText xml:space="preserve">or crematory </w:delText>
        </w:r>
      </w:del>
      <w:r w:rsidRPr="00186696">
        <w:t xml:space="preserve">shall ensure the completion of a custody record for all remains received for funeral goods and services, and released for final disposition or other termination of custody. </w:t>
      </w:r>
    </w:p>
    <w:p w14:paraId="0C259B28" w14:textId="5B560BF5" w:rsidR="006B5780" w:rsidRPr="00186696" w:rsidRDefault="006B5780" w:rsidP="00186696">
      <w:pPr>
        <w:pStyle w:val="par3"/>
      </w:pPr>
      <w:r w:rsidRPr="00186696">
        <w:t>a.</w:t>
      </w:r>
      <w:r w:rsidRPr="00186696">
        <w:tab/>
        <w:t>The custody record shall contain the name of the decedent and all of the following</w:t>
      </w:r>
      <w:ins w:id="1773" w:author="Shelov, Elizabeth" w:date="2026-07-17T09:05:00Z" w16du:dateUtc="2026-07-17T15:05:00Z">
        <w:r w:rsidR="001F0237">
          <w:t>:</w:t>
        </w:r>
      </w:ins>
      <w:r w:rsidRPr="00186696">
        <w:t xml:space="preserve"> </w:t>
      </w:r>
    </w:p>
    <w:p w14:paraId="121DE3DF" w14:textId="491C0C03" w:rsidR="006B5780" w:rsidRPr="00186696" w:rsidRDefault="006B5780" w:rsidP="00186696">
      <w:pPr>
        <w:pStyle w:val="par4"/>
      </w:pPr>
      <w:r w:rsidRPr="00186696">
        <w:t>I.</w:t>
      </w:r>
      <w:r w:rsidRPr="00186696">
        <w:tab/>
        <w:t xml:space="preserve">Information from authorized individual releasing remains: </w:t>
      </w:r>
    </w:p>
    <w:p w14:paraId="6933BEA5" w14:textId="74C3EBE1" w:rsidR="006B5780" w:rsidRPr="00186696" w:rsidRDefault="006B5780" w:rsidP="00186696">
      <w:pPr>
        <w:pStyle w:val="par5"/>
      </w:pPr>
      <w:r w:rsidRPr="00186696">
        <w:t>(a)</w:t>
      </w:r>
      <w:r w:rsidRPr="00186696">
        <w:tab/>
        <w:t xml:space="preserve">Printed name, title or position, and signature of the person authorized to release remains. </w:t>
      </w:r>
    </w:p>
    <w:p w14:paraId="0A94AAA6" w14:textId="4996F83C" w:rsidR="006B5780" w:rsidRPr="00186696" w:rsidRDefault="006B5780" w:rsidP="00186696">
      <w:pPr>
        <w:pStyle w:val="par5"/>
      </w:pPr>
      <w:r w:rsidRPr="00186696">
        <w:t>(b)</w:t>
      </w:r>
      <w:r w:rsidRPr="00186696">
        <w:tab/>
        <w:t xml:space="preserve">Attestation of authorization to release remains. </w:t>
      </w:r>
    </w:p>
    <w:p w14:paraId="26339EA9" w14:textId="1E2E10C1" w:rsidR="006B5780" w:rsidRPr="00186696" w:rsidRDefault="006B5780" w:rsidP="00186696">
      <w:pPr>
        <w:pStyle w:val="par5"/>
      </w:pPr>
      <w:r w:rsidRPr="00186696">
        <w:t>(c)</w:t>
      </w:r>
      <w:r w:rsidRPr="00186696">
        <w:tab/>
        <w:t xml:space="preserve">Attestation and method of positive identification of remains. </w:t>
      </w:r>
    </w:p>
    <w:p w14:paraId="2CE2A1A7" w14:textId="2E551160" w:rsidR="006B5780" w:rsidRPr="00186696" w:rsidRDefault="006B5780" w:rsidP="00186696">
      <w:pPr>
        <w:pStyle w:val="par5"/>
      </w:pPr>
      <w:r w:rsidRPr="00186696">
        <w:t>(d)</w:t>
      </w:r>
      <w:r w:rsidRPr="00186696">
        <w:tab/>
        <w:t xml:space="preserve">Date and time of release of remains. </w:t>
      </w:r>
    </w:p>
    <w:p w14:paraId="5D63A654" w14:textId="7361F51F" w:rsidR="006B5780" w:rsidRPr="00186696" w:rsidRDefault="006B5780" w:rsidP="00186696">
      <w:pPr>
        <w:pStyle w:val="par5"/>
      </w:pPr>
      <w:r w:rsidRPr="00186696">
        <w:t>(e)</w:t>
      </w:r>
      <w:r w:rsidRPr="00186696">
        <w:tab/>
        <w:t xml:space="preserve">Name of the individual, company or care facility releasing remains. </w:t>
      </w:r>
    </w:p>
    <w:p w14:paraId="09054B36" w14:textId="5DB11618" w:rsidR="006B5780" w:rsidRPr="00186696" w:rsidRDefault="006B5780" w:rsidP="00186696">
      <w:pPr>
        <w:pStyle w:val="par6"/>
      </w:pPr>
      <w:r w:rsidRPr="00186696">
        <w:t>(1)</w:t>
      </w:r>
      <w:r w:rsidRPr="00186696">
        <w:tab/>
        <w:t xml:space="preserve">This entry would not be required to be completed if remains are being released by a family member or person with right of final disposition. </w:t>
      </w:r>
    </w:p>
    <w:p w14:paraId="672460C9" w14:textId="4FFA4F0A" w:rsidR="006B5780" w:rsidRPr="00186696" w:rsidRDefault="006B5780" w:rsidP="00186696">
      <w:pPr>
        <w:pStyle w:val="par5"/>
      </w:pPr>
      <w:r w:rsidRPr="00186696">
        <w:t>(f)</w:t>
      </w:r>
      <w:r w:rsidRPr="00186696">
        <w:tab/>
        <w:t xml:space="preserve">Relationship to Decedent or nature of service provided. </w:t>
      </w:r>
    </w:p>
    <w:p w14:paraId="33898647" w14:textId="05DB5120" w:rsidR="006B5780" w:rsidRPr="00186696" w:rsidRDefault="006B5780" w:rsidP="00186696">
      <w:pPr>
        <w:pStyle w:val="par4"/>
      </w:pPr>
      <w:r w:rsidRPr="00186696">
        <w:t>II.</w:t>
      </w:r>
      <w:r w:rsidRPr="00186696">
        <w:tab/>
        <w:t xml:space="preserve">Information from the individual authorized to receive remains: </w:t>
      </w:r>
    </w:p>
    <w:p w14:paraId="5C71689B" w14:textId="612E8B0D" w:rsidR="006B5780" w:rsidRPr="00186696" w:rsidRDefault="006B5780" w:rsidP="00186696">
      <w:pPr>
        <w:pStyle w:val="par5"/>
      </w:pPr>
      <w:r w:rsidRPr="00186696">
        <w:t>(a)</w:t>
      </w:r>
      <w:r w:rsidRPr="00186696">
        <w:tab/>
        <w:t xml:space="preserve">Printed name, title or position, and signature of individual authorized to receive remains. </w:t>
      </w:r>
    </w:p>
    <w:p w14:paraId="77F203BD" w14:textId="5CDA7E1D" w:rsidR="006B5780" w:rsidRPr="00186696" w:rsidRDefault="006B5780" w:rsidP="00186696">
      <w:pPr>
        <w:pStyle w:val="par5"/>
      </w:pPr>
      <w:r w:rsidRPr="00186696">
        <w:t>(b)</w:t>
      </w:r>
      <w:r w:rsidRPr="00186696">
        <w:tab/>
        <w:t xml:space="preserve">Attestation of authorization to receive remains, including name of responsible funeral </w:t>
      </w:r>
      <w:del w:id="1774" w:author="Shelov, Elizabeth" w:date="2026-07-17T09:06:00Z" w16du:dateUtc="2026-07-17T15:06:00Z">
        <w:r w:rsidRPr="00186696" w:rsidDel="001F0237">
          <w:delText>home</w:delText>
        </w:r>
      </w:del>
      <w:del w:id="1775" w:author="Shelov, Elizabeth" w:date="2026-07-12T16:46:00Z" w16du:dateUtc="2026-07-12T22:46:00Z">
        <w:r w:rsidRPr="00186696" w:rsidDel="009F75B7">
          <w:delText>/crematory</w:delText>
        </w:r>
      </w:del>
      <w:r w:rsidRPr="00186696">
        <w:t xml:space="preserve">, </w:t>
      </w:r>
      <w:ins w:id="1776" w:author="Shelov, Elizabeth" w:date="2026-07-17T09:06:00Z" w16du:dateUtc="2026-07-17T15:06:00Z">
        <w:r w:rsidR="001F0237">
          <w:t xml:space="preserve">establishment, </w:t>
        </w:r>
      </w:ins>
      <w:r w:rsidRPr="00186696">
        <w:t xml:space="preserve">when applicable. </w:t>
      </w:r>
    </w:p>
    <w:p w14:paraId="2CF5424A" w14:textId="267CC871" w:rsidR="006B5780" w:rsidRPr="00186696" w:rsidRDefault="006B5780" w:rsidP="00186696">
      <w:pPr>
        <w:pStyle w:val="par5"/>
      </w:pPr>
      <w:r w:rsidRPr="00186696">
        <w:t>(c)</w:t>
      </w:r>
      <w:r w:rsidRPr="00186696">
        <w:tab/>
        <w:t xml:space="preserve">Attestation obtained the information required and signature of the individual authorized to release the remains pursuant to Office Rule 1.22. </w:t>
      </w:r>
    </w:p>
    <w:p w14:paraId="6A4EE63C" w14:textId="00A5CD16" w:rsidR="006B5780" w:rsidRPr="00186696" w:rsidRDefault="006B5780" w:rsidP="00186696">
      <w:pPr>
        <w:pStyle w:val="par5"/>
      </w:pPr>
      <w:r w:rsidRPr="00186696">
        <w:t>(d)</w:t>
      </w:r>
      <w:r w:rsidRPr="00186696">
        <w:tab/>
        <w:t xml:space="preserve">Name of company. </w:t>
      </w:r>
    </w:p>
    <w:p w14:paraId="506F8541" w14:textId="7C922262" w:rsidR="00100D89" w:rsidRPr="00186696" w:rsidRDefault="006B5780" w:rsidP="00186696">
      <w:pPr>
        <w:pStyle w:val="par5"/>
      </w:pPr>
      <w:r w:rsidRPr="00186696">
        <w:t>(e)</w:t>
      </w:r>
      <w:r w:rsidRPr="00186696">
        <w:tab/>
        <w:t>Service provided (third party transport, refrigeration, embalming, funeral services, cremation, etc.).</w:t>
      </w:r>
    </w:p>
    <w:p w14:paraId="25D38EFA" w14:textId="7A11D32D" w:rsidR="006B5780" w:rsidRPr="00186696" w:rsidRDefault="006B5780" w:rsidP="00186696">
      <w:pPr>
        <w:pStyle w:val="par3"/>
      </w:pPr>
      <w:r w:rsidRPr="00186696">
        <w:t>b.</w:t>
      </w:r>
      <w:r w:rsidRPr="00186696">
        <w:tab/>
        <w:t>The chain of custody record shall be completed for each transfer of the human remains, including for each transfer of the human remains within the funeral establishment</w:t>
      </w:r>
      <w:del w:id="1777" w:author="Shelov, Elizabeth" w:date="2026-07-12T16:46:00Z" w16du:dateUtc="2026-07-12T22:46:00Z">
        <w:r w:rsidRPr="00186696" w:rsidDel="009F75B7">
          <w:delText xml:space="preserve"> or crematory</w:delText>
        </w:r>
      </w:del>
      <w:r w:rsidRPr="00186696">
        <w:t xml:space="preserve">, prior to final disposition for funeral establishment and prior to release of remains to the person, or representative thereof, with right of final disposition. Records of each transfer of the humans remains within the funeral establishment </w:t>
      </w:r>
      <w:del w:id="1778" w:author="Shelov, Elizabeth" w:date="2026-07-12T16:46:00Z" w16du:dateUtc="2026-07-12T22:46:00Z">
        <w:r w:rsidRPr="00186696" w:rsidDel="009F75B7">
          <w:delText xml:space="preserve">or crematory </w:delText>
        </w:r>
      </w:del>
      <w:r w:rsidRPr="00186696">
        <w:t xml:space="preserve">must include, at a minimum, the date, time, and duration the human remains are placed in refrigeration; the date, time, duration, and purpose of each instance in which the human remains are removed from refrigeration; the date and time which the human remains are returned to </w:t>
      </w:r>
      <w:r w:rsidRPr="00186696">
        <w:lastRenderedPageBreak/>
        <w:t>refrigeration; and the date and time of transfer for the purpose of embalming, cremating, or naturally reducing, the human remains, as applicable.</w:t>
      </w:r>
      <w:del w:id="1779" w:author="Shelov, Elizabeth" w:date="2026-07-13T15:25:00Z" w16du:dateUtc="2026-07-13T21:25:00Z">
        <w:r w:rsidRPr="00186696" w:rsidDel="00FA072E">
          <w:delText>.</w:delText>
        </w:r>
      </w:del>
      <w:r w:rsidRPr="00186696">
        <w:t xml:space="preserve"> </w:t>
      </w:r>
    </w:p>
    <w:p w14:paraId="50D150AE" w14:textId="7F768493" w:rsidR="006B5780" w:rsidRPr="00186696" w:rsidRDefault="006B5780" w:rsidP="00186696">
      <w:pPr>
        <w:pStyle w:val="par4"/>
      </w:pPr>
      <w:r w:rsidRPr="00186696">
        <w:t>I.</w:t>
      </w:r>
      <w:r w:rsidRPr="00186696">
        <w:tab/>
        <w:t xml:space="preserve">Third party transport authorized to receive remains for the responsible funeral </w:t>
      </w:r>
      <w:del w:id="1780" w:author="Shelov, Elizabeth" w:date="2026-07-12T16:47:00Z" w16du:dateUtc="2026-07-12T22:47:00Z">
        <w:r w:rsidRPr="00186696" w:rsidDel="009F75B7">
          <w:delText xml:space="preserve">home and/or crematory </w:delText>
        </w:r>
      </w:del>
      <w:ins w:id="1781" w:author="Shelov, Elizabeth" w:date="2026-07-12T16:47:00Z" w16du:dateUtc="2026-07-12T22:47:00Z">
        <w:r w:rsidR="009F75B7">
          <w:t xml:space="preserve">establishment </w:t>
        </w:r>
      </w:ins>
      <w:r w:rsidRPr="00186696">
        <w:t xml:space="preserve">shall not be required to obtain signature from the responsible funeral </w:t>
      </w:r>
      <w:del w:id="1782" w:author="Shelov, Elizabeth" w:date="2026-07-12T16:47:00Z" w16du:dateUtc="2026-07-12T22:47:00Z">
        <w:r w:rsidRPr="00186696" w:rsidDel="009F75B7">
          <w:delText xml:space="preserve">home or crematory </w:delText>
        </w:r>
      </w:del>
      <w:ins w:id="1783" w:author="Shelov, Elizabeth" w:date="2026-07-12T16:47:00Z" w16du:dateUtc="2026-07-12T22:47:00Z">
        <w:r w:rsidR="009F75B7">
          <w:t xml:space="preserve"> establishment </w:t>
        </w:r>
      </w:ins>
      <w:r w:rsidRPr="00186696">
        <w:t xml:space="preserve">upon delivery to the responsible funeral </w:t>
      </w:r>
      <w:del w:id="1784" w:author="Shelov, Elizabeth" w:date="2026-07-12T16:47:00Z" w16du:dateUtc="2026-07-12T22:47:00Z">
        <w:r w:rsidRPr="00186696" w:rsidDel="009F75B7">
          <w:delText xml:space="preserve">home and/or crematory </w:delText>
        </w:r>
      </w:del>
      <w:ins w:id="1785" w:author="Shelov, Elizabeth" w:date="2026-07-12T16:47:00Z" w16du:dateUtc="2026-07-12T22:47:00Z">
        <w:r w:rsidR="009F75B7">
          <w:t xml:space="preserve"> establishment </w:t>
        </w:r>
      </w:ins>
      <w:r w:rsidRPr="00186696">
        <w:t xml:space="preserve">provided: </w:t>
      </w:r>
    </w:p>
    <w:p w14:paraId="78922B73" w14:textId="0F75ECE2" w:rsidR="006B5780" w:rsidRPr="00186696" w:rsidRDefault="006B5780" w:rsidP="00186696">
      <w:pPr>
        <w:pStyle w:val="par5"/>
      </w:pPr>
      <w:r w:rsidRPr="00186696">
        <w:t>(a)</w:t>
      </w:r>
      <w:r w:rsidRPr="00186696">
        <w:tab/>
        <w:t xml:space="preserve">The responsible funeral </w:t>
      </w:r>
      <w:del w:id="1786" w:author="Shelov, Elizabeth" w:date="2026-07-07T16:41:00Z" w16du:dateUtc="2026-07-07T22:41:00Z">
        <w:r w:rsidRPr="00186696" w:rsidDel="00A1753E">
          <w:delText xml:space="preserve">home and/or crematory </w:delText>
        </w:r>
      </w:del>
      <w:ins w:id="1787" w:author="Shelov, Elizabeth" w:date="2026-07-07T16:41:00Z" w16du:dateUtc="2026-07-07T22:41:00Z">
        <w:r w:rsidR="00A1753E">
          <w:t xml:space="preserve"> establishment </w:t>
        </w:r>
      </w:ins>
      <w:r w:rsidRPr="00186696">
        <w:t>expressly authorizes, in writing, the third-party transport as a responsible representative of the funeral</w:t>
      </w:r>
      <w:del w:id="1788" w:author="Shelov, Elizabeth" w:date="2026-07-12T16:47:00Z" w16du:dateUtc="2026-07-12T22:47:00Z">
        <w:r w:rsidRPr="00186696" w:rsidDel="009F75B7">
          <w:delText xml:space="preserve"> home and/or crematory</w:delText>
        </w:r>
      </w:del>
      <w:ins w:id="1789" w:author="Shelov, Elizabeth" w:date="2026-07-12T16:47:00Z" w16du:dateUtc="2026-07-12T22:47:00Z">
        <w:r w:rsidR="009F75B7">
          <w:t xml:space="preserve"> establishment</w:t>
        </w:r>
      </w:ins>
      <w:r w:rsidRPr="00186696">
        <w:t xml:space="preserve">; </w:t>
      </w:r>
    </w:p>
    <w:p w14:paraId="4934BF1A" w14:textId="51AA7C44" w:rsidR="006B5780" w:rsidRPr="00186696" w:rsidRDefault="006B5780" w:rsidP="00186696">
      <w:pPr>
        <w:pStyle w:val="par5"/>
      </w:pPr>
      <w:r w:rsidRPr="00186696">
        <w:t>(b)</w:t>
      </w:r>
      <w:r w:rsidRPr="00186696">
        <w:tab/>
        <w:t xml:space="preserve">The responsible funeral </w:t>
      </w:r>
      <w:del w:id="1790" w:author="Shelov, Elizabeth" w:date="2026-07-07T16:41:00Z" w16du:dateUtc="2026-07-07T22:41:00Z">
        <w:r w:rsidRPr="00186696" w:rsidDel="00A1753E">
          <w:delText xml:space="preserve">home and/or crematory </w:delText>
        </w:r>
      </w:del>
      <w:ins w:id="1791" w:author="Shelov, Elizabeth" w:date="2026-07-07T16:41:00Z" w16du:dateUtc="2026-07-07T22:41:00Z">
        <w:r w:rsidR="00A1753E">
          <w:t xml:space="preserve"> establishment </w:t>
        </w:r>
      </w:ins>
      <w:r w:rsidRPr="00186696">
        <w:t>expressly authorizes, in writing, to allow the third-party transport afterhours access to the responsible funeral</w:t>
      </w:r>
      <w:del w:id="1792" w:author="Shelov, Elizabeth" w:date="2026-07-12T16:48:00Z" w16du:dateUtc="2026-07-12T22:48:00Z">
        <w:r w:rsidRPr="00186696" w:rsidDel="009F75B7">
          <w:delText xml:space="preserve"> home and/or crematory</w:delText>
        </w:r>
      </w:del>
      <w:ins w:id="1793" w:author="Shelov, Elizabeth" w:date="2026-07-12T16:48:00Z" w16du:dateUtc="2026-07-12T22:48:00Z">
        <w:r w:rsidR="009F75B7">
          <w:t xml:space="preserve"> establishment</w:t>
        </w:r>
      </w:ins>
      <w:r w:rsidRPr="00186696">
        <w:t xml:space="preserve">; and, </w:t>
      </w:r>
    </w:p>
    <w:p w14:paraId="1F941E4C" w14:textId="4A9E0BFD" w:rsidR="006B5780" w:rsidRPr="00186696" w:rsidRDefault="006B5780" w:rsidP="00186696">
      <w:pPr>
        <w:pStyle w:val="par5"/>
      </w:pPr>
      <w:r w:rsidRPr="00186696">
        <w:t>(c)</w:t>
      </w:r>
      <w:r w:rsidRPr="00186696">
        <w:tab/>
        <w:t xml:space="preserve">The human remains are delivered by the third party to the responsible funeral </w:t>
      </w:r>
      <w:del w:id="1794" w:author="Shelov, Elizabeth" w:date="2026-07-12T16:48:00Z" w16du:dateUtc="2026-07-12T22:48:00Z">
        <w:r w:rsidRPr="00186696" w:rsidDel="009F75B7">
          <w:delText xml:space="preserve">home and/or crematory </w:delText>
        </w:r>
      </w:del>
      <w:ins w:id="1795" w:author="Shelov, Elizabeth" w:date="2026-07-12T16:48:00Z" w16du:dateUtc="2026-07-12T22:48:00Z">
        <w:r w:rsidR="009F75B7">
          <w:t xml:space="preserve">establishment </w:t>
        </w:r>
      </w:ins>
      <w:r w:rsidRPr="00186696">
        <w:t xml:space="preserve">after-hours. </w:t>
      </w:r>
    </w:p>
    <w:p w14:paraId="27420E09" w14:textId="0ED922A4" w:rsidR="006B5780" w:rsidRPr="00186696" w:rsidRDefault="006B5780" w:rsidP="00186696">
      <w:pPr>
        <w:pStyle w:val="par4"/>
      </w:pPr>
      <w:r w:rsidRPr="00186696">
        <w:t>II.</w:t>
      </w:r>
      <w:r w:rsidRPr="00186696">
        <w:tab/>
        <w:t xml:space="preserve">In the event the human remains are unaccompanied at time of release from the location of death, other than a care facility as defined herein, the representative of the responsible funeral </w:t>
      </w:r>
      <w:del w:id="1796" w:author="Shelov, Elizabeth" w:date="2026-07-12T16:49:00Z" w16du:dateUtc="2026-07-12T22:49:00Z">
        <w:r w:rsidRPr="00186696" w:rsidDel="009F75B7">
          <w:delText xml:space="preserve">home and/or crematory </w:delText>
        </w:r>
      </w:del>
      <w:ins w:id="1797" w:author="Shelov, Elizabeth" w:date="2026-07-12T16:49:00Z" w16du:dateUtc="2026-07-12T22:49:00Z">
        <w:r w:rsidR="009F75B7">
          <w:t xml:space="preserve"> establishment </w:t>
        </w:r>
      </w:ins>
      <w:r w:rsidRPr="00186696">
        <w:t xml:space="preserve">may transport the human remains to the responsible funeral </w:t>
      </w:r>
      <w:del w:id="1798" w:author="Shelov, Elizabeth" w:date="2026-07-12T16:49:00Z" w16du:dateUtc="2026-07-12T22:49:00Z">
        <w:r w:rsidRPr="00186696" w:rsidDel="009F75B7">
          <w:delText xml:space="preserve">home and/or crematory </w:delText>
        </w:r>
      </w:del>
      <w:ins w:id="1799" w:author="Shelov, Elizabeth" w:date="2026-07-12T16:49:00Z" w16du:dateUtc="2026-07-12T22:49:00Z">
        <w:r w:rsidR="009F75B7">
          <w:t xml:space="preserve">establishment </w:t>
        </w:r>
      </w:ins>
      <w:r w:rsidRPr="00186696">
        <w:t xml:space="preserve">as directed by person with right of final disposition but shall not proceed with final disposition until: </w:t>
      </w:r>
    </w:p>
    <w:p w14:paraId="56DE6798" w14:textId="7EC31A3F" w:rsidR="006B5780" w:rsidRPr="00186696" w:rsidRDefault="006B5780" w:rsidP="00186696">
      <w:pPr>
        <w:pStyle w:val="par5"/>
      </w:pPr>
      <w:r w:rsidRPr="00186696">
        <w:t>(a)</w:t>
      </w:r>
      <w:r w:rsidRPr="00186696">
        <w:tab/>
        <w:t xml:space="preserve">The human remains have been identified by the responsible funeral </w:t>
      </w:r>
      <w:del w:id="1800" w:author="Shelov, Elizabeth" w:date="2026-07-12T16:49:00Z" w16du:dateUtc="2026-07-12T22:49:00Z">
        <w:r w:rsidRPr="00186696" w:rsidDel="00434712">
          <w:delText xml:space="preserve">home and/or crematory </w:delText>
        </w:r>
      </w:del>
      <w:ins w:id="1801" w:author="Shelov, Elizabeth" w:date="2026-07-12T16:49:00Z" w16du:dateUtc="2026-07-12T22:49:00Z">
        <w:r w:rsidR="00434712">
          <w:t xml:space="preserve">establishment </w:t>
        </w:r>
      </w:ins>
      <w:r w:rsidRPr="00186696">
        <w:t xml:space="preserve">by the means set forth in section D(1) of this Rule 1.22; and </w:t>
      </w:r>
    </w:p>
    <w:p w14:paraId="46F55096" w14:textId="14BA15EB" w:rsidR="006B5780" w:rsidRPr="00186696" w:rsidRDefault="006B5780" w:rsidP="00186696">
      <w:pPr>
        <w:pStyle w:val="par5"/>
      </w:pPr>
      <w:r w:rsidRPr="00186696">
        <w:t>(b)</w:t>
      </w:r>
      <w:r w:rsidRPr="00186696">
        <w:tab/>
        <w:t xml:space="preserve">The chain of custody record clearly describes the circumstances of the transport and positive identification. </w:t>
      </w:r>
    </w:p>
    <w:p w14:paraId="09E8BA67" w14:textId="0F5341FE" w:rsidR="006B5780" w:rsidRPr="00186696" w:rsidRDefault="006B5780" w:rsidP="00186696">
      <w:pPr>
        <w:pStyle w:val="par3"/>
      </w:pPr>
      <w:r w:rsidRPr="00186696">
        <w:t>c.</w:t>
      </w:r>
      <w:r w:rsidRPr="00186696">
        <w:tab/>
        <w:t xml:space="preserve">The required content of this custody record may be incorporated into a form being used by a funeral establishment </w:t>
      </w:r>
      <w:del w:id="1802" w:author="Shelov, Elizabeth" w:date="2026-07-12T16:49:00Z" w16du:dateUtc="2026-07-12T22:49:00Z">
        <w:r w:rsidRPr="00186696" w:rsidDel="00434712">
          <w:delText xml:space="preserve">or crematory </w:delText>
        </w:r>
      </w:del>
      <w:r w:rsidRPr="00186696">
        <w:t xml:space="preserve">(including requirements of section 12-135-305, C.R.S.) but shall clearly reflect all of the requirements of section (D) of this Rule 1.22 in order that a reasonable person can understand the chain of custody of the decedent’s remains. </w:t>
      </w:r>
    </w:p>
    <w:p w14:paraId="4D966988" w14:textId="0DBA1A30" w:rsidR="00ED0472" w:rsidRPr="00186696" w:rsidRDefault="006B5780" w:rsidP="00186696">
      <w:pPr>
        <w:pStyle w:val="par3"/>
      </w:pPr>
      <w:r w:rsidRPr="00186696">
        <w:t>d.</w:t>
      </w:r>
      <w:r w:rsidRPr="00186696">
        <w:tab/>
        <w:t xml:space="preserve">The custody record must be retained as part of the funeral </w:t>
      </w:r>
      <w:del w:id="1803" w:author="Shelov, Elizabeth" w:date="2026-07-12T16:50:00Z" w16du:dateUtc="2026-07-12T22:50:00Z">
        <w:r w:rsidRPr="00186696" w:rsidDel="00434712">
          <w:delText xml:space="preserve">home or crematory </w:delText>
        </w:r>
      </w:del>
      <w:ins w:id="1804" w:author="Shelov, Elizabeth" w:date="2026-07-12T16:50:00Z" w16du:dateUtc="2026-07-12T22:50:00Z">
        <w:r w:rsidR="00434712">
          <w:t xml:space="preserve"> establishment </w:t>
        </w:r>
      </w:ins>
      <w:r w:rsidRPr="00186696">
        <w:t xml:space="preserve">records: </w:t>
      </w:r>
    </w:p>
    <w:p w14:paraId="3B6CD987" w14:textId="51A24B79" w:rsidR="006B5780" w:rsidRPr="00186696" w:rsidRDefault="006B5780" w:rsidP="00186696">
      <w:pPr>
        <w:pStyle w:val="par4"/>
      </w:pPr>
      <w:r w:rsidRPr="00186696">
        <w:t>I.</w:t>
      </w:r>
      <w:r w:rsidR="00ED0472" w:rsidRPr="00186696">
        <w:tab/>
      </w:r>
      <w:r w:rsidRPr="00186696">
        <w:t>A funeral establishment shall maintain the chain of custody record for seven</w:t>
      </w:r>
      <w:ins w:id="1805" w:author="Rascon Arana, Maria" w:date="2026-09-15T13:24:00Z" w16du:dateUtc="2026-09-15T19:24:00Z">
        <w:r w:rsidR="00194DD2">
          <w:t xml:space="preserve"> (7)</w:t>
        </w:r>
      </w:ins>
      <w:r w:rsidR="00194DD2">
        <w:t xml:space="preserve"> </w:t>
      </w:r>
      <w:r w:rsidRPr="00186696">
        <w:t>years pursuant to section 12-135-104(2), C.R.S.</w:t>
      </w:r>
    </w:p>
    <w:p w14:paraId="290E44F6" w14:textId="65A313F6" w:rsidR="00ED0472" w:rsidRPr="00186696" w:rsidDel="00FA072E" w:rsidRDefault="00ED0472" w:rsidP="00186696">
      <w:pPr>
        <w:pStyle w:val="par4"/>
        <w:rPr>
          <w:del w:id="1806" w:author="Shelov, Elizabeth" w:date="2026-07-13T15:27:00Z" w16du:dateUtc="2026-07-13T21:27:00Z"/>
        </w:rPr>
      </w:pPr>
      <w:del w:id="1807" w:author="Shelov, Elizabeth" w:date="2026-07-13T15:27:00Z" w16du:dateUtc="2026-07-13T21:27:00Z">
        <w:r w:rsidRPr="00186696" w:rsidDel="00FA072E">
          <w:delText>II.</w:delText>
        </w:r>
        <w:r w:rsidRPr="00186696" w:rsidDel="00FA072E">
          <w:tab/>
          <w:delText xml:space="preserve">A crematory shall maintain the chain of custody record for five years pursuant to section 12-135-305(3), C.R.S. </w:delText>
        </w:r>
      </w:del>
    </w:p>
    <w:p w14:paraId="136B848B" w14:textId="22CC8286" w:rsidR="00ED0472" w:rsidRPr="00186696" w:rsidRDefault="00ED0472" w:rsidP="00186696">
      <w:pPr>
        <w:pStyle w:val="par3"/>
      </w:pPr>
      <w:r w:rsidRPr="00186696">
        <w:t>e.</w:t>
      </w:r>
      <w:r w:rsidRPr="00186696">
        <w:tab/>
        <w:t xml:space="preserve">No statement on the custody record shall waive the rights provided to the Director in Title 12, Article 135, Part 4, C.R.S., for violations of the Mortuary Science Code. </w:t>
      </w:r>
    </w:p>
    <w:p w14:paraId="11AD7A7D" w14:textId="4672F907" w:rsidR="00ED0472" w:rsidRPr="00186696" w:rsidRDefault="00ED0472" w:rsidP="00186696">
      <w:pPr>
        <w:pStyle w:val="par2"/>
      </w:pPr>
      <w:commentRangeStart w:id="1808"/>
      <w:commentRangeStart w:id="1809"/>
      <w:commentRangeStart w:id="1810"/>
      <w:commentRangeStart w:id="1811"/>
      <w:r w:rsidRPr="00186696">
        <w:lastRenderedPageBreak/>
        <w:t>4.</w:t>
      </w:r>
      <w:commentRangeEnd w:id="1808"/>
      <w:r w:rsidR="006543A6" w:rsidRPr="00186696">
        <w:rPr>
          <w:rStyle w:val="CommentReference"/>
          <w:sz w:val="20"/>
          <w:szCs w:val="24"/>
        </w:rPr>
        <w:commentReference w:id="1808"/>
      </w:r>
      <w:commentRangeEnd w:id="1809"/>
      <w:r w:rsidR="00690235" w:rsidRPr="00186696">
        <w:rPr>
          <w:rStyle w:val="CommentReference"/>
          <w:sz w:val="20"/>
          <w:szCs w:val="24"/>
        </w:rPr>
        <w:commentReference w:id="1809"/>
      </w:r>
      <w:commentRangeEnd w:id="1810"/>
      <w:r w:rsidR="00B0450C" w:rsidRPr="00186696">
        <w:rPr>
          <w:rStyle w:val="CommentReference"/>
          <w:sz w:val="20"/>
          <w:szCs w:val="24"/>
        </w:rPr>
        <w:commentReference w:id="1810"/>
      </w:r>
      <w:commentRangeEnd w:id="1811"/>
      <w:r w:rsidR="008F3220" w:rsidRPr="00186696">
        <w:rPr>
          <w:rStyle w:val="CommentReference"/>
          <w:sz w:val="20"/>
          <w:szCs w:val="24"/>
        </w:rPr>
        <w:commentReference w:id="1811"/>
      </w:r>
      <w:r w:rsidRPr="00186696">
        <w:tab/>
      </w:r>
      <w:r w:rsidRPr="00186696">
        <w:rPr>
          <w:b/>
          <w:bCs/>
        </w:rPr>
        <w:t>Register Log.</w:t>
      </w:r>
      <w:r w:rsidRPr="00186696">
        <w:t xml:space="preserve"> Each funeral establishment </w:t>
      </w:r>
      <w:del w:id="1812" w:author="Shelov, Elizabeth" w:date="2026-07-12T16:50:00Z" w16du:dateUtc="2026-07-12T22:50:00Z">
        <w:r w:rsidRPr="00186696" w:rsidDel="00434712">
          <w:delText xml:space="preserve">or crematory </w:delText>
        </w:r>
      </w:del>
      <w:r w:rsidRPr="00186696">
        <w:t xml:space="preserve">shall maintain a </w:t>
      </w:r>
      <w:ins w:id="1813" w:author="Rascon Arana, Maria" w:date="2025-09-23T15:22:00Z" w16du:dateUtc="2025-09-23T21:22:00Z">
        <w:r w:rsidR="00282A32" w:rsidRPr="00186696">
          <w:t xml:space="preserve">paper-based or electronic </w:t>
        </w:r>
      </w:ins>
      <w:r w:rsidRPr="00186696">
        <w:t xml:space="preserve">register log on the premises of the licensed funeral </w:t>
      </w:r>
      <w:del w:id="1814" w:author="Shelov, Elizabeth" w:date="2026-07-12T16:50:00Z" w16du:dateUtc="2026-07-12T22:50:00Z">
        <w:r w:rsidRPr="00186696" w:rsidDel="00434712">
          <w:delText xml:space="preserve">or crematory </w:delText>
        </w:r>
      </w:del>
      <w:r w:rsidRPr="00186696">
        <w:t xml:space="preserve">establishment and be easily accessible and </w:t>
      </w:r>
      <w:del w:id="1815" w:author="Shelov, Elizabeth" w:date="2026-07-17T09:28:00Z" w16du:dateUtc="2026-07-17T15:28:00Z">
        <w:r w:rsidRPr="00186696" w:rsidDel="00A45AA3">
          <w:delText xml:space="preserve">in full view </w:delText>
        </w:r>
      </w:del>
      <w:ins w:id="1816" w:author="Shelov, Elizabeth" w:date="2026-07-17T09:28:00Z" w16du:dateUtc="2026-07-17T15:28:00Z">
        <w:r w:rsidR="00A45AA3">
          <w:t xml:space="preserve">fully available </w:t>
        </w:r>
      </w:ins>
      <w:r w:rsidRPr="00186696">
        <w:t xml:space="preserve">for inspection. </w:t>
      </w:r>
      <w:ins w:id="1817" w:author="Rascon Arana, Maria" w:date="2026-09-14T17:10:00Z" w16du:dateUtc="2026-09-14T23:10:00Z">
        <w:r w:rsidR="000478C3">
          <w:t>The cremation log, embalming log or report, or refrigeration log will fulfill this requireme</w:t>
        </w:r>
      </w:ins>
      <w:ins w:id="1818" w:author="Rascon Arana, Maria" w:date="2026-09-14T17:11:00Z" w16du:dateUtc="2026-09-14T23:11:00Z">
        <w:r w:rsidR="000478C3">
          <w:t xml:space="preserve">nt. </w:t>
        </w:r>
      </w:ins>
      <w:r w:rsidRPr="00186696">
        <w:t xml:space="preserve">The register log shall include the following: </w:t>
      </w:r>
    </w:p>
    <w:p w14:paraId="1AA62E86" w14:textId="1CFBBD7B" w:rsidR="00ED0472" w:rsidRDefault="00ED0472" w:rsidP="00186696">
      <w:pPr>
        <w:pStyle w:val="par3"/>
        <w:rPr>
          <w:ins w:id="1819" w:author="Shelov, Elizabeth" w:date="2026-07-17T14:18:00Z" w16du:dateUtc="2026-07-17T20:18:00Z"/>
        </w:rPr>
      </w:pPr>
      <w:r w:rsidRPr="00186696">
        <w:t>a.</w:t>
      </w:r>
      <w:r w:rsidRPr="00186696">
        <w:tab/>
        <w:t xml:space="preserve">The name of the deceased; </w:t>
      </w:r>
    </w:p>
    <w:p w14:paraId="2BA8DCA5" w14:textId="011CE528" w:rsidR="00B7373D" w:rsidRDefault="00B7373D" w:rsidP="00186696">
      <w:pPr>
        <w:pStyle w:val="par3"/>
        <w:rPr>
          <w:ins w:id="1820" w:author="Shelov, Elizabeth" w:date="2026-07-17T14:18:00Z" w16du:dateUtc="2026-07-17T20:18:00Z"/>
        </w:rPr>
      </w:pPr>
      <w:ins w:id="1821" w:author="Shelov, Elizabeth" w:date="2026-07-17T14:19:00Z" w16du:dateUtc="2026-07-17T20:19:00Z">
        <w:r>
          <w:t>b.</w:t>
        </w:r>
      </w:ins>
      <w:ins w:id="1822" w:author="Shelov, Elizabeth" w:date="2026-07-17T14:18:00Z" w16du:dateUtc="2026-07-17T20:18:00Z">
        <w:r>
          <w:tab/>
          <w:t xml:space="preserve">The </w:t>
        </w:r>
      </w:ins>
      <w:ins w:id="1823" w:author="Shelov, Elizabeth" w:date="2026-07-17T15:14:00Z" w16du:dateUtc="2026-07-17T21:14:00Z">
        <w:r w:rsidR="0097410C">
          <w:t xml:space="preserve">decedent’s </w:t>
        </w:r>
      </w:ins>
      <w:ins w:id="1824" w:author="Shelov, Elizabeth" w:date="2026-07-17T14:18:00Z" w16du:dateUtc="2026-07-17T20:18:00Z">
        <w:r>
          <w:t>date of death;</w:t>
        </w:r>
      </w:ins>
    </w:p>
    <w:p w14:paraId="12DDE55A" w14:textId="72066A3F" w:rsidR="00B7373D" w:rsidRPr="00693CA8" w:rsidRDefault="00B7373D">
      <w:pPr>
        <w:pStyle w:val="par3"/>
        <w:rPr>
          <w:ins w:id="1825" w:author="Shelov, Elizabeth" w:date="2026-07-17T14:18:00Z" w16du:dateUtc="2026-07-17T20:18:00Z"/>
        </w:rPr>
        <w:pPrChange w:id="1826" w:author="Shelov, Elizabeth" w:date="2026-07-17T14:19:00Z" w16du:dateUtc="2026-07-17T20:19:00Z">
          <w:pPr>
            <w:spacing w:after="160" w:line="278" w:lineRule="auto"/>
          </w:pPr>
        </w:pPrChange>
      </w:pPr>
      <w:ins w:id="1827" w:author="Shelov, Elizabeth" w:date="2026-07-17T14:19:00Z" w16du:dateUtc="2026-07-17T20:19:00Z">
        <w:r>
          <w:t>c.</w:t>
        </w:r>
        <w:r>
          <w:tab/>
        </w:r>
      </w:ins>
      <w:ins w:id="1828" w:author="Shelov, Elizabeth" w:date="2026-07-17T14:18:00Z" w16du:dateUtc="2026-07-17T20:18:00Z">
        <w:r w:rsidRPr="00693CA8">
          <w:t>Condition of decedent</w:t>
        </w:r>
      </w:ins>
      <w:ins w:id="1829" w:author="Shelov, Elizabeth" w:date="2026-07-17T14:20:00Z" w16du:dateUtc="2026-07-17T20:20:00Z">
        <w:r>
          <w:t>;</w:t>
        </w:r>
      </w:ins>
      <w:ins w:id="1830" w:author="Shelov, Elizabeth" w:date="2026-07-17T14:18:00Z" w16du:dateUtc="2026-07-17T20:18:00Z">
        <w:r w:rsidRPr="00693CA8">
          <w:t xml:space="preserve">  </w:t>
        </w:r>
      </w:ins>
    </w:p>
    <w:p w14:paraId="38A1D774" w14:textId="08BD0F2C" w:rsidR="00B7373D" w:rsidRPr="00693CA8" w:rsidRDefault="00B7373D">
      <w:pPr>
        <w:pStyle w:val="par3"/>
        <w:rPr>
          <w:ins w:id="1831" w:author="Shelov, Elizabeth" w:date="2026-07-17T14:19:00Z" w16du:dateUtc="2026-07-17T20:19:00Z"/>
        </w:rPr>
        <w:pPrChange w:id="1832" w:author="Shelov, Elizabeth" w:date="2026-07-17T14:19:00Z" w16du:dateUtc="2026-07-17T20:19:00Z">
          <w:pPr>
            <w:spacing w:after="160" w:line="278" w:lineRule="auto"/>
          </w:pPr>
        </w:pPrChange>
      </w:pPr>
      <w:ins w:id="1833" w:author="Shelov, Elizabeth" w:date="2026-07-17T14:20:00Z" w16du:dateUtc="2026-07-17T20:20:00Z">
        <w:r>
          <w:t>d.</w:t>
        </w:r>
        <w:r>
          <w:tab/>
        </w:r>
      </w:ins>
      <w:ins w:id="1834" w:author="Shelov, Elizabeth" w:date="2026-07-17T14:19:00Z" w16du:dateUtc="2026-07-17T20:19:00Z">
        <w:r w:rsidRPr="00693CA8">
          <w:t>Listing of personal effects that accompan</w:t>
        </w:r>
      </w:ins>
      <w:ins w:id="1835" w:author="Shelov, Elizabeth" w:date="2026-07-17T14:20:00Z" w16du:dateUtc="2026-07-17T20:20:00Z">
        <w:r>
          <w:t>ied</w:t>
        </w:r>
      </w:ins>
      <w:ins w:id="1836" w:author="Shelov, Elizabeth" w:date="2026-07-17T14:19:00Z" w16du:dateUtc="2026-07-17T20:19:00Z">
        <w:r w:rsidRPr="00693CA8">
          <w:t xml:space="preserve"> the decedent when the decedent enter</w:t>
        </w:r>
      </w:ins>
      <w:ins w:id="1837" w:author="Shelov, Elizabeth" w:date="2026-07-17T14:31:00Z" w16du:dateUtc="2026-07-17T20:31:00Z">
        <w:r w:rsidR="00B342A0">
          <w:t>ed</w:t>
        </w:r>
      </w:ins>
      <w:ins w:id="1838" w:author="Shelov, Elizabeth" w:date="2026-07-17T14:19:00Z" w16du:dateUtc="2026-07-17T20:19:00Z">
        <w:r w:rsidRPr="00693CA8">
          <w:t xml:space="preserve"> the care of the funeral establishment</w:t>
        </w:r>
      </w:ins>
      <w:ins w:id="1839" w:author="Shelov, Elizabeth" w:date="2026-07-17T14:20:00Z" w16du:dateUtc="2026-07-17T20:20:00Z">
        <w:r>
          <w:t>;</w:t>
        </w:r>
      </w:ins>
      <w:ins w:id="1840" w:author="Shelov, Elizabeth" w:date="2026-07-17T14:19:00Z" w16du:dateUtc="2026-07-17T20:19:00Z">
        <w:r w:rsidRPr="00693CA8">
          <w:t xml:space="preserve">  </w:t>
        </w:r>
      </w:ins>
    </w:p>
    <w:p w14:paraId="5C0D1283" w14:textId="76F8B2D4" w:rsidR="00ED0472" w:rsidRPr="000C4B5E" w:rsidRDefault="001A5678" w:rsidP="000C4B5E">
      <w:pPr>
        <w:pStyle w:val="par3"/>
      </w:pPr>
      <w:ins w:id="1841" w:author="Rascon Arana, Maria" w:date="2026-08-03T15:54:00Z" w16du:dateUtc="2026-08-03T21:54:00Z">
        <w:r>
          <w:t>e</w:t>
        </w:r>
      </w:ins>
      <w:del w:id="1842" w:author="Rascon Arana, Maria" w:date="2026-08-03T15:54:00Z" w16du:dateUtc="2026-08-03T21:54:00Z">
        <w:r w:rsidR="000C4B5E" w:rsidDel="001A5678">
          <w:delText>b</w:delText>
        </w:r>
      </w:del>
      <w:r w:rsidR="000C4B5E">
        <w:t>.</w:t>
      </w:r>
      <w:r w:rsidR="000C4B5E">
        <w:tab/>
        <w:t>The</w:t>
      </w:r>
      <w:r w:rsidR="00ED0472" w:rsidRPr="000C4B5E">
        <w:t xml:space="preserve"> date and time the embalming took place, if applicable; </w:t>
      </w:r>
    </w:p>
    <w:p w14:paraId="40869A16" w14:textId="5928C90C" w:rsidR="00ED0472" w:rsidRPr="000C4B5E" w:rsidRDefault="001A5678" w:rsidP="000C4B5E">
      <w:pPr>
        <w:pStyle w:val="par3"/>
      </w:pPr>
      <w:ins w:id="1843" w:author="Rascon Arana, Maria" w:date="2026-08-03T15:55:00Z" w16du:dateUtc="2026-08-03T21:55:00Z">
        <w:r>
          <w:t>f</w:t>
        </w:r>
      </w:ins>
      <w:del w:id="1844" w:author="Rascon Arana, Maria" w:date="2026-08-03T15:55:00Z" w16du:dateUtc="2026-08-03T21:55:00Z">
        <w:r w:rsidR="000C4B5E" w:rsidDel="001A5678">
          <w:delText>c</w:delText>
        </w:r>
      </w:del>
      <w:r w:rsidR="000C4B5E">
        <w:t>.</w:t>
      </w:r>
      <w:r w:rsidR="000C4B5E">
        <w:tab/>
        <w:t>T</w:t>
      </w:r>
      <w:r w:rsidR="00ED0472" w:rsidRPr="000C4B5E">
        <w:t xml:space="preserve">he name, license number, and signature of the Colorado licensed embalmer, if applicable; </w:t>
      </w:r>
    </w:p>
    <w:p w14:paraId="3FCEF9B6" w14:textId="48AEA2FC" w:rsidR="00ED0472" w:rsidRPr="000C4B5E" w:rsidRDefault="001A5678" w:rsidP="000C4B5E">
      <w:pPr>
        <w:pStyle w:val="par3"/>
      </w:pPr>
      <w:ins w:id="1845" w:author="Rascon Arana, Maria" w:date="2026-08-03T15:55:00Z" w16du:dateUtc="2026-08-03T21:55:00Z">
        <w:r>
          <w:t>g</w:t>
        </w:r>
      </w:ins>
      <w:del w:id="1846" w:author="Rascon Arana, Maria" w:date="2026-08-03T15:55:00Z" w16du:dateUtc="2026-08-03T21:55:00Z">
        <w:r w:rsidR="000C4B5E" w:rsidDel="001A5678">
          <w:delText>d</w:delText>
        </w:r>
      </w:del>
      <w:r w:rsidR="000C4B5E">
        <w:t>.</w:t>
      </w:r>
      <w:r w:rsidR="000C4B5E">
        <w:tab/>
        <w:t>T</w:t>
      </w:r>
      <w:r w:rsidR="00ED0472" w:rsidRPr="000C4B5E">
        <w:t xml:space="preserve">he date and time the cremation took place, if applicable; </w:t>
      </w:r>
    </w:p>
    <w:p w14:paraId="03B0E93E" w14:textId="604E8289" w:rsidR="00ED0472" w:rsidRPr="000C4B5E" w:rsidRDefault="001A5678" w:rsidP="000C4B5E">
      <w:pPr>
        <w:pStyle w:val="par3"/>
      </w:pPr>
      <w:ins w:id="1847" w:author="Rascon Arana, Maria" w:date="2026-08-03T15:55:00Z" w16du:dateUtc="2026-08-03T21:55:00Z">
        <w:r>
          <w:t>h</w:t>
        </w:r>
      </w:ins>
      <w:del w:id="1848" w:author="Rascon Arana, Maria" w:date="2026-08-03T15:55:00Z" w16du:dateUtc="2026-08-03T21:55:00Z">
        <w:r w:rsidR="000C4B5E" w:rsidDel="001A5678">
          <w:delText>e</w:delText>
        </w:r>
      </w:del>
      <w:r w:rsidR="000C4B5E">
        <w:t>.</w:t>
      </w:r>
      <w:r w:rsidR="000C4B5E">
        <w:tab/>
      </w:r>
      <w:r w:rsidR="00ED0472" w:rsidRPr="000C4B5E">
        <w:t xml:space="preserve">The name, license number, and signature of the Colorado licensed cremationist, if applicable; </w:t>
      </w:r>
    </w:p>
    <w:p w14:paraId="2A4A6F03" w14:textId="61732A30" w:rsidR="004E2D04" w:rsidRPr="000C4B5E" w:rsidRDefault="001A5678" w:rsidP="000C4B5E">
      <w:pPr>
        <w:pStyle w:val="par3"/>
      </w:pPr>
      <w:ins w:id="1849" w:author="Rascon Arana, Maria" w:date="2026-08-03T15:55:00Z" w16du:dateUtc="2026-08-03T21:55:00Z">
        <w:r>
          <w:t>i</w:t>
        </w:r>
      </w:ins>
      <w:del w:id="1850" w:author="Rascon Arana, Maria" w:date="2026-08-03T15:55:00Z" w16du:dateUtc="2026-08-03T21:55:00Z">
        <w:r w:rsidR="000C4B5E" w:rsidDel="001A5678">
          <w:delText>f</w:delText>
        </w:r>
      </w:del>
      <w:r w:rsidR="000C4B5E">
        <w:t>.</w:t>
      </w:r>
      <w:r w:rsidR="000C4B5E">
        <w:tab/>
      </w:r>
      <w:r w:rsidR="00ED0472" w:rsidRPr="000C4B5E">
        <w:t xml:space="preserve">he date and time the natural reduction took place, if applicable; </w:t>
      </w:r>
    </w:p>
    <w:p w14:paraId="64020C9D" w14:textId="132C2ECB" w:rsidR="004E2D04" w:rsidRPr="000C4B5E" w:rsidRDefault="001A5678" w:rsidP="000C4B5E">
      <w:pPr>
        <w:pStyle w:val="par3"/>
      </w:pPr>
      <w:ins w:id="1851" w:author="Rascon Arana, Maria" w:date="2026-08-03T15:55:00Z" w16du:dateUtc="2026-08-03T21:55:00Z">
        <w:r>
          <w:t>j</w:t>
        </w:r>
      </w:ins>
      <w:del w:id="1852" w:author="Rascon Arana, Maria" w:date="2026-08-03T15:55:00Z" w16du:dateUtc="2026-08-03T21:55:00Z">
        <w:r w:rsidR="000C4B5E" w:rsidDel="001A5678">
          <w:delText>g</w:delText>
        </w:r>
      </w:del>
      <w:r w:rsidR="000C4B5E">
        <w:t>.</w:t>
      </w:r>
      <w:r w:rsidR="000C4B5E">
        <w:tab/>
      </w:r>
      <w:r w:rsidR="00ED0472" w:rsidRPr="000C4B5E">
        <w:t>The name, license number, and signature of the Colorado licensed</w:t>
      </w:r>
      <w:del w:id="1853" w:author="Shelov, Elizabeth" w:date="2026-07-21T10:39:00Z" w16du:dateUtc="2026-07-21T16:39:00Z">
        <w:r w:rsidR="00ED0472" w:rsidRPr="000C4B5E" w:rsidDel="0055416F">
          <w:delText xml:space="preserve"> naturalist</w:delText>
        </w:r>
      </w:del>
      <w:ins w:id="1854" w:author="Shelov, Elizabeth" w:date="2026-07-21T10:39:00Z" w16du:dateUtc="2026-07-21T16:39:00Z">
        <w:r w:rsidR="0055416F">
          <w:t xml:space="preserve"> natural reductionist</w:t>
        </w:r>
      </w:ins>
      <w:r w:rsidR="00ED0472" w:rsidRPr="000C4B5E">
        <w:t xml:space="preserve">, if applicable; </w:t>
      </w:r>
    </w:p>
    <w:p w14:paraId="4EA0FB14" w14:textId="032DF99B" w:rsidR="004E2D04" w:rsidRPr="000C4B5E" w:rsidRDefault="001A5678" w:rsidP="000C4B5E">
      <w:pPr>
        <w:pStyle w:val="par3"/>
      </w:pPr>
      <w:ins w:id="1855" w:author="Rascon Arana, Maria" w:date="2026-08-03T15:55:00Z" w16du:dateUtc="2026-08-03T21:55:00Z">
        <w:r>
          <w:t>k</w:t>
        </w:r>
      </w:ins>
      <w:del w:id="1856" w:author="Rascon Arana, Maria" w:date="2026-08-03T15:55:00Z" w16du:dateUtc="2026-08-03T21:55:00Z">
        <w:r w:rsidR="000C4B5E" w:rsidDel="001A5678">
          <w:delText>h</w:delText>
        </w:r>
      </w:del>
      <w:r w:rsidR="000C4B5E">
        <w:t>.</w:t>
      </w:r>
      <w:r w:rsidR="000C4B5E">
        <w:tab/>
      </w:r>
      <w:r w:rsidR="00ED0472" w:rsidRPr="000C4B5E">
        <w:t xml:space="preserve">The name, license number, and signature of the Colorado mortuary science </w:t>
      </w:r>
      <w:del w:id="1857" w:author="Rascon Arana, Maria" w:date="2025-09-23T15:23:00Z" w16du:dateUtc="2025-09-23T21:23:00Z">
        <w:r w:rsidR="00ED0472" w:rsidRPr="000C4B5E" w:rsidDel="008F0750">
          <w:delText>person</w:delText>
        </w:r>
      </w:del>
      <w:ins w:id="1858" w:author="Shelov, Elizabeth" w:date="2026-07-07T16:42:00Z" w16du:dateUtc="2026-07-07T22:42:00Z">
        <w:r w:rsidR="00A1753E">
          <w:t xml:space="preserve"> </w:t>
        </w:r>
      </w:ins>
      <w:ins w:id="1859" w:author="Rascon Arana, Maria" w:date="2025-09-23T15:23:00Z" w16du:dateUtc="2025-09-23T21:23:00Z">
        <w:r w:rsidR="008F0750" w:rsidRPr="000C4B5E">
          <w:t>professional</w:t>
        </w:r>
      </w:ins>
      <w:r w:rsidR="00ED0472" w:rsidRPr="000C4B5E">
        <w:t xml:space="preserve">, if applicable; </w:t>
      </w:r>
      <w:del w:id="1860" w:author="Shelov, Elizabeth" w:date="2026-07-17T14:24:00Z" w16du:dateUtc="2026-07-17T20:24:00Z">
        <w:r w:rsidR="00ED0472" w:rsidRPr="000C4B5E" w:rsidDel="00B7373D">
          <w:delText xml:space="preserve">and </w:delText>
        </w:r>
      </w:del>
    </w:p>
    <w:p w14:paraId="3E2E87A9" w14:textId="4F00CC9A" w:rsidR="004E2D04" w:rsidRDefault="001A5678" w:rsidP="00756C86">
      <w:pPr>
        <w:pStyle w:val="par3"/>
        <w:rPr>
          <w:ins w:id="1861" w:author="Shelov, Elizabeth" w:date="2026-07-17T14:15:00Z" w16du:dateUtc="2026-07-17T20:15:00Z"/>
        </w:rPr>
      </w:pPr>
      <w:ins w:id="1862" w:author="Rascon Arana, Maria" w:date="2026-08-03T15:55:00Z" w16du:dateUtc="2026-08-03T21:55:00Z">
        <w:r>
          <w:t>l</w:t>
        </w:r>
      </w:ins>
      <w:del w:id="1863" w:author="Rascon Arana, Maria" w:date="2026-08-03T15:55:00Z" w16du:dateUtc="2026-08-03T21:55:00Z">
        <w:r w:rsidR="00756C86" w:rsidDel="001A5678">
          <w:delText>i</w:delText>
        </w:r>
      </w:del>
      <w:r w:rsidR="00756C86">
        <w:t>.</w:t>
      </w:r>
      <w:r w:rsidR="00756C86">
        <w:tab/>
      </w:r>
      <w:r w:rsidR="00ED0472" w:rsidRPr="00756C86">
        <w:t>The name of the licensed funeral director, or the funeral director’s designee, that was in charge of making arrangements if from a different location</w:t>
      </w:r>
      <w:ins w:id="1864" w:author="Shelov, Elizabeth" w:date="2026-07-17T14:24:00Z" w16du:dateUtc="2026-07-17T20:24:00Z">
        <w:r w:rsidR="00B7373D">
          <w:t>;</w:t>
        </w:r>
      </w:ins>
      <w:r w:rsidR="00ED0472" w:rsidRPr="00756C86">
        <w:t xml:space="preserve">. </w:t>
      </w:r>
    </w:p>
    <w:p w14:paraId="7A493814" w14:textId="24776986" w:rsidR="00B7373D" w:rsidRDefault="00B7373D" w:rsidP="00B7373D">
      <w:pPr>
        <w:spacing w:after="160" w:line="278" w:lineRule="auto"/>
        <w:ind w:left="2160" w:hanging="720"/>
        <w:rPr>
          <w:ins w:id="1865" w:author="Shelov, Elizabeth" w:date="2026-07-17T14:24:00Z" w16du:dateUtc="2026-07-17T20:24:00Z"/>
        </w:rPr>
      </w:pPr>
      <w:ins w:id="1866" w:author="Shelov, Elizabeth" w:date="2026-07-17T14:21:00Z" w16du:dateUtc="2026-07-17T20:21:00Z">
        <w:r>
          <w:t>m</w:t>
        </w:r>
      </w:ins>
      <w:ins w:id="1867" w:author="Shelov, Elizabeth" w:date="2026-07-17T14:18:00Z" w16du:dateUtc="2026-07-17T20:18:00Z">
        <w:r>
          <w:t>.</w:t>
        </w:r>
        <w:r>
          <w:tab/>
        </w:r>
      </w:ins>
      <w:ins w:id="1868" w:author="Shelov, Elizabeth" w:date="2026-07-17T14:17:00Z" w16du:dateUtc="2026-07-17T20:17:00Z">
        <w:r w:rsidRPr="00693CA8">
          <w:t>Name, license number, and signature of each licensee that supervised the handling of the decedent</w:t>
        </w:r>
      </w:ins>
      <w:ins w:id="1869" w:author="Shelov, Elizabeth" w:date="2026-07-17T14:24:00Z" w16du:dateUtc="2026-07-17T20:24:00Z">
        <w:r>
          <w:t xml:space="preserve">; </w:t>
        </w:r>
      </w:ins>
    </w:p>
    <w:p w14:paraId="75A51455" w14:textId="77777777" w:rsidR="00B342A0" w:rsidRDefault="00B7373D" w:rsidP="00B7373D">
      <w:pPr>
        <w:spacing w:after="160" w:line="278" w:lineRule="auto"/>
        <w:ind w:left="2160" w:hanging="720"/>
        <w:rPr>
          <w:ins w:id="1870" w:author="Shelov, Elizabeth" w:date="2026-07-17T14:31:00Z" w16du:dateUtc="2026-07-17T20:31:00Z"/>
        </w:rPr>
      </w:pPr>
      <w:ins w:id="1871" w:author="Shelov, Elizabeth" w:date="2026-07-17T14:24:00Z" w16du:dateUtc="2026-07-17T20:24:00Z">
        <w:r>
          <w:t>n.</w:t>
        </w:r>
        <w:r>
          <w:tab/>
          <w:t>Any available identifying informa</w:t>
        </w:r>
      </w:ins>
      <w:ins w:id="1872" w:author="Shelov, Elizabeth" w:date="2026-07-17T14:25:00Z" w16du:dateUtc="2026-07-17T20:25:00Z">
        <w:r>
          <w:t>tion of the decedent listed on the unique identifier affixed to the human remains</w:t>
        </w:r>
      </w:ins>
      <w:ins w:id="1873" w:author="Shelov, Elizabeth" w:date="2026-07-17T14:31:00Z" w16du:dateUtc="2026-07-17T20:31:00Z">
        <w:r w:rsidR="00B342A0">
          <w:t>;</w:t>
        </w:r>
      </w:ins>
    </w:p>
    <w:p w14:paraId="267E9852" w14:textId="77777777" w:rsidR="00A41548" w:rsidRDefault="00B342A0" w:rsidP="00B7373D">
      <w:pPr>
        <w:spacing w:after="160" w:line="278" w:lineRule="auto"/>
        <w:ind w:left="2160" w:hanging="720"/>
        <w:rPr>
          <w:ins w:id="1874" w:author="Shelov, Elizabeth" w:date="2026-07-17T14:33:00Z" w16du:dateUtc="2026-07-17T20:33:00Z"/>
        </w:rPr>
      </w:pPr>
      <w:ins w:id="1875" w:author="Shelov, Elizabeth" w:date="2026-07-17T14:31:00Z" w16du:dateUtc="2026-07-17T20:31:00Z">
        <w:r>
          <w:t>o.</w:t>
        </w:r>
        <w:r>
          <w:tab/>
          <w:t>Copi</w:t>
        </w:r>
      </w:ins>
      <w:ins w:id="1876" w:author="Shelov, Elizabeth" w:date="2026-07-17T14:32:00Z" w16du:dateUtc="2026-07-17T20:32:00Z">
        <w:r>
          <w:t xml:space="preserve">es of final disposition documents, including </w:t>
        </w:r>
        <w:r w:rsidR="00A41548">
          <w:t>a completed copy of the death certificate or transit permit, as applicable</w:t>
        </w:r>
      </w:ins>
      <w:ins w:id="1877" w:author="Shelov, Elizabeth" w:date="2026-07-17T14:33:00Z" w16du:dateUtc="2026-07-17T20:33:00Z">
        <w:r w:rsidR="00A41548">
          <w:t xml:space="preserve">; and </w:t>
        </w:r>
      </w:ins>
    </w:p>
    <w:p w14:paraId="7B1634DF" w14:textId="25A4F759" w:rsidR="00B7373D" w:rsidRPr="00693CA8" w:rsidRDefault="00A41548">
      <w:pPr>
        <w:spacing w:after="160" w:line="278" w:lineRule="auto"/>
        <w:ind w:left="2160" w:hanging="720"/>
        <w:rPr>
          <w:ins w:id="1878" w:author="Shelov, Elizabeth" w:date="2026-07-17T14:17:00Z" w16du:dateUtc="2026-07-17T20:17:00Z"/>
        </w:rPr>
        <w:pPrChange w:id="1879" w:author="Shelov, Elizabeth" w:date="2026-07-17T14:18:00Z" w16du:dateUtc="2026-07-17T20:18:00Z">
          <w:pPr>
            <w:spacing w:after="160" w:line="278" w:lineRule="auto"/>
          </w:pPr>
        </w:pPrChange>
      </w:pPr>
      <w:ins w:id="1880" w:author="Shelov, Elizabeth" w:date="2026-07-17T14:33:00Z" w16du:dateUtc="2026-07-17T20:33:00Z">
        <w:r>
          <w:t>p.</w:t>
        </w:r>
        <w:r>
          <w:tab/>
          <w:t>Date of disposition.</w:t>
        </w:r>
      </w:ins>
      <w:ins w:id="1881" w:author="Shelov, Elizabeth" w:date="2026-07-17T14:17:00Z" w16du:dateUtc="2026-07-17T20:17:00Z">
        <w:r w:rsidR="00B7373D" w:rsidRPr="00693CA8">
          <w:t xml:space="preserve">  </w:t>
        </w:r>
      </w:ins>
    </w:p>
    <w:p w14:paraId="2C35B545" w14:textId="77777777" w:rsidR="004E2D04" w:rsidRPr="00FF1657" w:rsidRDefault="00ED0472">
      <w:pPr>
        <w:pStyle w:val="Heading2"/>
        <w:pPrChange w:id="1882" w:author="Rascon Arana, Maria" w:date="2026-08-03T15:55:00Z" w16du:dateUtc="2026-08-03T21:55:00Z">
          <w:pPr>
            <w:pStyle w:val="Title1"/>
          </w:pPr>
        </w:pPrChange>
      </w:pPr>
      <w:commentRangeStart w:id="1883"/>
      <w:commentRangeStart w:id="1884"/>
      <w:commentRangeStart w:id="1885"/>
      <w:commentRangeStart w:id="1886"/>
      <w:commentRangeStart w:id="1887"/>
      <w:commentRangeStart w:id="1888"/>
      <w:commentRangeStart w:id="1889"/>
      <w:commentRangeStart w:id="1890"/>
      <w:commentRangeStart w:id="1891"/>
      <w:commentRangeStart w:id="1892"/>
      <w:commentRangeStart w:id="1893"/>
      <w:commentRangeStart w:id="1894"/>
      <w:r w:rsidRPr="0080344E">
        <w:rPr>
          <w:i w:val="0"/>
          <w:iCs w:val="0"/>
          <w:sz w:val="20"/>
          <w:szCs w:val="20"/>
          <w:rPrChange w:id="1895" w:author="Rascon Arana, Maria" w:date="2026-08-03T15:55:00Z" w16du:dateUtc="2026-08-03T21:55:00Z">
            <w:rPr/>
          </w:rPrChange>
        </w:rPr>
        <w:t xml:space="preserve">1.23 </w:t>
      </w:r>
      <w:commentRangeEnd w:id="1883"/>
      <w:r w:rsidR="006E3992" w:rsidRPr="0080344E">
        <w:rPr>
          <w:rStyle w:val="CommentReference"/>
          <w:i w:val="0"/>
          <w:iCs w:val="0"/>
          <w:sz w:val="20"/>
          <w:szCs w:val="20"/>
          <w:rPrChange w:id="1896" w:author="Rascon Arana, Maria" w:date="2026-08-03T15:55:00Z" w16du:dateUtc="2026-08-03T21:55:00Z">
            <w:rPr>
              <w:rStyle w:val="CommentReference"/>
              <w:sz w:val="20"/>
              <w:szCs w:val="20"/>
            </w:rPr>
          </w:rPrChange>
        </w:rPr>
        <w:commentReference w:id="1883"/>
      </w:r>
      <w:commentRangeEnd w:id="1884"/>
      <w:r w:rsidR="008C299B" w:rsidRPr="0080344E">
        <w:rPr>
          <w:rStyle w:val="CommentReference"/>
          <w:i w:val="0"/>
          <w:iCs w:val="0"/>
          <w:sz w:val="20"/>
          <w:szCs w:val="20"/>
          <w:rPrChange w:id="1897" w:author="Rascon Arana, Maria" w:date="2026-08-03T15:55:00Z" w16du:dateUtc="2026-08-03T21:55:00Z">
            <w:rPr>
              <w:rStyle w:val="CommentReference"/>
              <w:sz w:val="20"/>
              <w:szCs w:val="20"/>
            </w:rPr>
          </w:rPrChange>
        </w:rPr>
        <w:commentReference w:id="1884"/>
      </w:r>
      <w:commentRangeEnd w:id="1885"/>
      <w:r w:rsidR="006F594E" w:rsidRPr="0080344E">
        <w:rPr>
          <w:rStyle w:val="CommentReference"/>
          <w:i w:val="0"/>
          <w:iCs w:val="0"/>
          <w:sz w:val="20"/>
          <w:szCs w:val="20"/>
          <w:rPrChange w:id="1898" w:author="Rascon Arana, Maria" w:date="2026-08-03T15:55:00Z" w16du:dateUtc="2026-08-03T21:55:00Z">
            <w:rPr>
              <w:rStyle w:val="CommentReference"/>
              <w:sz w:val="20"/>
              <w:szCs w:val="20"/>
            </w:rPr>
          </w:rPrChange>
        </w:rPr>
        <w:commentReference w:id="1885"/>
      </w:r>
      <w:commentRangeEnd w:id="1886"/>
      <w:r w:rsidR="00CB058F" w:rsidRPr="0080344E">
        <w:rPr>
          <w:rStyle w:val="CommentReference"/>
          <w:i w:val="0"/>
          <w:iCs w:val="0"/>
          <w:sz w:val="20"/>
          <w:szCs w:val="20"/>
          <w:rPrChange w:id="1899" w:author="Rascon Arana, Maria" w:date="2026-08-03T15:55:00Z" w16du:dateUtc="2026-08-03T21:55:00Z">
            <w:rPr>
              <w:rStyle w:val="CommentReference"/>
              <w:sz w:val="20"/>
              <w:szCs w:val="20"/>
            </w:rPr>
          </w:rPrChange>
        </w:rPr>
        <w:commentReference w:id="1886"/>
      </w:r>
      <w:commentRangeEnd w:id="1887"/>
      <w:r w:rsidR="00F0073D" w:rsidRPr="0080344E">
        <w:rPr>
          <w:rStyle w:val="CommentReference"/>
          <w:i w:val="0"/>
          <w:iCs w:val="0"/>
          <w:sz w:val="20"/>
          <w:szCs w:val="20"/>
          <w:rPrChange w:id="1900" w:author="Rascon Arana, Maria" w:date="2026-08-03T15:55:00Z" w16du:dateUtc="2026-08-03T21:55:00Z">
            <w:rPr>
              <w:rStyle w:val="CommentReference"/>
              <w:sz w:val="20"/>
              <w:szCs w:val="20"/>
            </w:rPr>
          </w:rPrChange>
        </w:rPr>
        <w:commentReference w:id="1887"/>
      </w:r>
      <w:commentRangeEnd w:id="1888"/>
      <w:r w:rsidR="007061CE" w:rsidRPr="0080344E">
        <w:rPr>
          <w:rStyle w:val="CommentReference"/>
          <w:i w:val="0"/>
          <w:iCs w:val="0"/>
          <w:sz w:val="20"/>
          <w:szCs w:val="20"/>
          <w:rPrChange w:id="1901" w:author="Rascon Arana, Maria" w:date="2026-08-03T15:55:00Z" w16du:dateUtc="2026-08-03T21:55:00Z">
            <w:rPr>
              <w:rStyle w:val="CommentReference"/>
              <w:sz w:val="20"/>
              <w:szCs w:val="20"/>
            </w:rPr>
          </w:rPrChange>
        </w:rPr>
        <w:commentReference w:id="1888"/>
      </w:r>
      <w:commentRangeEnd w:id="1889"/>
      <w:r w:rsidR="00447300" w:rsidRPr="0080344E">
        <w:rPr>
          <w:rStyle w:val="CommentReference"/>
          <w:i w:val="0"/>
          <w:iCs w:val="0"/>
          <w:sz w:val="20"/>
          <w:szCs w:val="20"/>
          <w:rPrChange w:id="1902" w:author="Rascon Arana, Maria" w:date="2026-08-03T15:55:00Z" w16du:dateUtc="2026-08-03T21:55:00Z">
            <w:rPr>
              <w:rStyle w:val="CommentReference"/>
              <w:sz w:val="20"/>
              <w:szCs w:val="20"/>
            </w:rPr>
          </w:rPrChange>
        </w:rPr>
        <w:commentReference w:id="1889"/>
      </w:r>
      <w:commentRangeEnd w:id="1890"/>
      <w:r w:rsidR="003079EC" w:rsidRPr="0080344E">
        <w:rPr>
          <w:rStyle w:val="CommentReference"/>
          <w:i w:val="0"/>
          <w:iCs w:val="0"/>
          <w:sz w:val="20"/>
          <w:szCs w:val="20"/>
          <w:rPrChange w:id="1903" w:author="Rascon Arana, Maria" w:date="2026-08-03T15:55:00Z" w16du:dateUtc="2026-08-03T21:55:00Z">
            <w:rPr>
              <w:rStyle w:val="CommentReference"/>
              <w:sz w:val="20"/>
              <w:szCs w:val="20"/>
            </w:rPr>
          </w:rPrChange>
        </w:rPr>
        <w:commentReference w:id="1890"/>
      </w:r>
      <w:commentRangeEnd w:id="1891"/>
      <w:r w:rsidR="006920C6" w:rsidRPr="0080344E">
        <w:rPr>
          <w:rStyle w:val="CommentReference"/>
          <w:i w:val="0"/>
          <w:iCs w:val="0"/>
          <w:sz w:val="20"/>
          <w:szCs w:val="20"/>
          <w:rPrChange w:id="1904" w:author="Rascon Arana, Maria" w:date="2026-08-03T15:55:00Z" w16du:dateUtc="2026-08-03T21:55:00Z">
            <w:rPr>
              <w:rStyle w:val="CommentReference"/>
              <w:sz w:val="20"/>
              <w:szCs w:val="20"/>
            </w:rPr>
          </w:rPrChange>
        </w:rPr>
        <w:commentReference w:id="1891"/>
      </w:r>
      <w:commentRangeEnd w:id="1892"/>
      <w:r w:rsidR="001C264C" w:rsidRPr="0080344E">
        <w:rPr>
          <w:rStyle w:val="CommentReference"/>
          <w:i w:val="0"/>
          <w:iCs w:val="0"/>
          <w:sz w:val="20"/>
          <w:szCs w:val="20"/>
          <w:rPrChange w:id="1905" w:author="Rascon Arana, Maria" w:date="2026-08-03T15:55:00Z" w16du:dateUtc="2026-08-03T21:55:00Z">
            <w:rPr>
              <w:rStyle w:val="CommentReference"/>
              <w:sz w:val="20"/>
              <w:szCs w:val="20"/>
            </w:rPr>
          </w:rPrChange>
        </w:rPr>
        <w:commentReference w:id="1892"/>
      </w:r>
      <w:commentRangeEnd w:id="1893"/>
      <w:r w:rsidR="00931317" w:rsidRPr="0080344E">
        <w:rPr>
          <w:rStyle w:val="CommentReference"/>
          <w:i w:val="0"/>
          <w:iCs w:val="0"/>
          <w:sz w:val="20"/>
          <w:szCs w:val="20"/>
          <w:rPrChange w:id="1906" w:author="Rascon Arana, Maria" w:date="2026-08-03T15:55:00Z" w16du:dateUtc="2026-08-03T21:55:00Z">
            <w:rPr>
              <w:rStyle w:val="CommentReference"/>
              <w:sz w:val="20"/>
              <w:szCs w:val="20"/>
            </w:rPr>
          </w:rPrChange>
        </w:rPr>
        <w:commentReference w:id="1893"/>
      </w:r>
      <w:commentRangeEnd w:id="1894"/>
      <w:r w:rsidR="00F0509C" w:rsidRPr="0080344E">
        <w:rPr>
          <w:rStyle w:val="CommentReference"/>
          <w:i w:val="0"/>
          <w:iCs w:val="0"/>
          <w:sz w:val="20"/>
          <w:szCs w:val="20"/>
          <w:rPrChange w:id="1907" w:author="Rascon Arana, Maria" w:date="2026-08-03T15:55:00Z" w16du:dateUtc="2026-08-03T21:55:00Z">
            <w:rPr>
              <w:rStyle w:val="CommentReference"/>
              <w:sz w:val="20"/>
              <w:szCs w:val="20"/>
            </w:rPr>
          </w:rPrChange>
        </w:rPr>
        <w:commentReference w:id="1894"/>
      </w:r>
      <w:r w:rsidR="004E2D04" w:rsidRPr="0080344E">
        <w:rPr>
          <w:i w:val="0"/>
          <w:iCs w:val="0"/>
          <w:sz w:val="20"/>
          <w:szCs w:val="20"/>
          <w:rPrChange w:id="1908" w:author="Rascon Arana, Maria" w:date="2026-08-03T15:55:00Z" w16du:dateUtc="2026-08-03T21:55:00Z">
            <w:rPr/>
          </w:rPrChange>
        </w:rPr>
        <w:tab/>
      </w:r>
      <w:r w:rsidRPr="0080344E">
        <w:rPr>
          <w:i w:val="0"/>
          <w:iCs w:val="0"/>
          <w:sz w:val="20"/>
          <w:szCs w:val="20"/>
          <w:rPrChange w:id="1909" w:author="Rascon Arana, Maria" w:date="2026-08-03T15:55:00Z" w16du:dateUtc="2026-08-03T21:55:00Z">
            <w:rPr/>
          </w:rPrChange>
        </w:rPr>
        <w:t xml:space="preserve">STANDARDS APPLICABLE TO PREPARATION ROOMS </w:t>
      </w:r>
    </w:p>
    <w:p w14:paraId="559A879A" w14:textId="77777777" w:rsidR="004E2D04" w:rsidRPr="00EB2965" w:rsidRDefault="00ED0472" w:rsidP="004E2D04">
      <w:pPr>
        <w:pStyle w:val="upar1"/>
        <w:rPr>
          <w:color w:val="000000" w:themeColor="text1"/>
          <w:rPrChange w:id="1910" w:author="Rascon Arana, Maria" w:date="2025-09-24T13:19:00Z" w16du:dateUtc="2025-09-24T19:19:00Z">
            <w:rPr/>
          </w:rPrChange>
        </w:rPr>
      </w:pPr>
      <w:r w:rsidRPr="00EB2965">
        <w:rPr>
          <w:color w:val="000000" w:themeColor="text1"/>
          <w:rPrChange w:id="1911" w:author="Rascon Arana, Maria" w:date="2025-09-24T13:19:00Z" w16du:dateUtc="2025-09-24T19:19:00Z">
            <w:rPr/>
          </w:rPrChange>
        </w:rPr>
        <w:t xml:space="preserve">This Rule is adopted pursuant to sections 12-20-204, 12-135-401(6)(a), 12-135-113(4), and 12-135- 112(4), C.R.S., to clarify the requirements for funeral establishments to maintain a sanitary preparation room. </w:t>
      </w:r>
    </w:p>
    <w:p w14:paraId="2693FF96" w14:textId="0B5E2298" w:rsidR="004E2D04" w:rsidRPr="00F12E2A" w:rsidRDefault="00ED0472" w:rsidP="00F12E2A">
      <w:pPr>
        <w:pStyle w:val="par1"/>
      </w:pPr>
      <w:r w:rsidRPr="00F12E2A">
        <w:t>A.</w:t>
      </w:r>
      <w:r w:rsidR="004E2D04" w:rsidRPr="00F12E2A">
        <w:tab/>
      </w:r>
      <w:r w:rsidRPr="00F12E2A">
        <w:t xml:space="preserve">Definitions. </w:t>
      </w:r>
    </w:p>
    <w:p w14:paraId="40D34999" w14:textId="77777777" w:rsidR="004E2D04" w:rsidRPr="00EB2965" w:rsidRDefault="00ED0472" w:rsidP="004E2D04">
      <w:pPr>
        <w:pStyle w:val="par1"/>
        <w:rPr>
          <w:color w:val="000000" w:themeColor="text1"/>
          <w:rPrChange w:id="1912" w:author="Rascon Arana, Maria" w:date="2025-09-24T13:19:00Z" w16du:dateUtc="2025-09-24T19:19:00Z">
            <w:rPr/>
          </w:rPrChange>
        </w:rPr>
      </w:pPr>
      <w:r w:rsidRPr="00EB2965">
        <w:rPr>
          <w:color w:val="000000" w:themeColor="text1"/>
          <w:rPrChange w:id="1913" w:author="Rascon Arana, Maria" w:date="2025-09-24T13:19:00Z" w16du:dateUtc="2025-09-24T19:19:00Z">
            <w:rPr/>
          </w:rPrChange>
        </w:rPr>
        <w:lastRenderedPageBreak/>
        <w:t xml:space="preserve">For the purposes of this Rule 1.23, the following terms have the indicated meaning: </w:t>
      </w:r>
    </w:p>
    <w:p w14:paraId="18DB8E1B" w14:textId="385035D6" w:rsidR="004E2D04" w:rsidRDefault="00ED0472" w:rsidP="00E014D2">
      <w:pPr>
        <w:pStyle w:val="par2"/>
        <w:rPr>
          <w:ins w:id="1914" w:author="Rascon Arana, Maria" w:date="2026-09-14T17:11:00Z" w16du:dateUtc="2026-09-14T23:11:00Z"/>
        </w:rPr>
      </w:pPr>
      <w:r w:rsidRPr="00E014D2">
        <w:t>1.</w:t>
      </w:r>
      <w:r w:rsidR="004E2D04" w:rsidRPr="00E014D2">
        <w:tab/>
      </w:r>
      <w:r w:rsidRPr="00E014D2">
        <w:t xml:space="preserve">Preparation room: the room in a funeral establishment used for preparation of the body, </w:t>
      </w:r>
      <w:del w:id="1915" w:author="Rascon Arana, Maria" w:date="2025-09-23T15:23:00Z" w16du:dateUtc="2025-09-23T21:23:00Z">
        <w:r w:rsidRPr="00E014D2" w:rsidDel="008F0750">
          <w:delText>as defined in section 12-135-103(26), C.R.S.,</w:delText>
        </w:r>
      </w:del>
      <w:r w:rsidRPr="00E014D2">
        <w:t xml:space="preserve"> including embalming, washing, disinfecting, shaving, dressing, restoring, casketing, positioning, or caring for the hair of or applying cosmetics to human remains. </w:t>
      </w:r>
    </w:p>
    <w:p w14:paraId="70E44C51" w14:textId="7B2ECE67" w:rsidR="00741F31" w:rsidRPr="00E014D2" w:rsidRDefault="00741F31">
      <w:pPr>
        <w:pStyle w:val="par3"/>
        <w:pPrChange w:id="1916" w:author="Rascon Arana, Maria" w:date="2026-09-14T17:11:00Z" w16du:dateUtc="2026-09-14T23:11:00Z">
          <w:pPr>
            <w:pStyle w:val="par2"/>
          </w:pPr>
        </w:pPrChange>
      </w:pPr>
      <w:ins w:id="1917" w:author="Rascon Arana, Maria" w:date="2026-09-14T17:11:00Z" w16du:dateUtc="2026-09-14T23:11:00Z">
        <w:r>
          <w:t>a.</w:t>
        </w:r>
        <w:r>
          <w:tab/>
          <w:t xml:space="preserve">Dressing, </w:t>
        </w:r>
      </w:ins>
      <w:ins w:id="1918" w:author="Rascon Arana, Maria" w:date="2026-09-14T17:12:00Z" w16du:dateUtc="2026-09-14T23:12:00Z">
        <w:r>
          <w:t xml:space="preserve">positioning, or caring for the hair of or applying </w:t>
        </w:r>
        <w:r w:rsidRPr="00F029B3">
          <w:t>cosmetics to human remains may occur in a separate room</w:t>
        </w:r>
        <w:r>
          <w:t>.</w:t>
        </w:r>
      </w:ins>
    </w:p>
    <w:p w14:paraId="70411305" w14:textId="6E134212" w:rsidR="006B5780" w:rsidRPr="00E014D2" w:rsidRDefault="00ED0472" w:rsidP="00E014D2">
      <w:pPr>
        <w:pStyle w:val="par2"/>
      </w:pPr>
      <w:commentRangeStart w:id="1919"/>
      <w:r w:rsidRPr="00E014D2">
        <w:t xml:space="preserve">2. </w:t>
      </w:r>
      <w:commentRangeEnd w:id="1919"/>
      <w:r w:rsidR="0060512F" w:rsidRPr="00E014D2">
        <w:rPr>
          <w:rStyle w:val="CommentReference"/>
          <w:sz w:val="20"/>
          <w:szCs w:val="24"/>
        </w:rPr>
        <w:commentReference w:id="1919"/>
      </w:r>
      <w:r w:rsidR="004E2D04" w:rsidRPr="00E014D2">
        <w:tab/>
      </w:r>
      <w:r w:rsidRPr="00E014D2">
        <w:t xml:space="preserve">Refrigeration or Refrigerated: equipment that is designed to be, and which is in fact suitable for the storage of human remains, and which is capable of maintaining stored human remains </w:t>
      </w:r>
      <w:del w:id="1920" w:author="Shelov, Elizabeth" w:date="2026-07-21T10:45:00Z" w16du:dateUtc="2026-07-21T16:45:00Z">
        <w:r w:rsidRPr="00E014D2" w:rsidDel="0087162E">
          <w:delText>at</w:delText>
        </w:r>
      </w:del>
      <w:del w:id="1921" w:author="Shelov, Elizabeth" w:date="2026-07-21T10:43:00Z" w16du:dateUtc="2026-07-21T16:43:00Z">
        <w:r w:rsidRPr="00E014D2" w:rsidDel="0087162E">
          <w:delText xml:space="preserve"> not more than thirty-nine degrees Fahrenheit (39° F) or three-pointnine degrees Celsius (3.9° C)</w:delText>
        </w:r>
      </w:del>
      <w:del w:id="1922" w:author="Shelov, Elizabeth" w:date="2026-07-21T10:45:00Z" w16du:dateUtc="2026-07-21T16:45:00Z">
        <w:r w:rsidRPr="00E014D2" w:rsidDel="0087162E">
          <w:delText>,</w:delText>
        </w:r>
      </w:del>
      <w:r w:rsidRPr="00E014D2">
        <w:t xml:space="preserve"> </w:t>
      </w:r>
      <w:ins w:id="1923" w:author="Shelov, Elizabeth" w:date="2026-07-21T10:43:00Z" w16du:dateUtc="2026-07-21T16:43:00Z">
        <w:r w:rsidR="0087162E">
          <w:t>between thirty-</w:t>
        </w:r>
      </w:ins>
      <w:ins w:id="1924" w:author="Rascon Arana, Maria" w:date="2026-09-14T17:12:00Z" w16du:dateUtc="2026-09-14T23:12:00Z">
        <w:r w:rsidR="00741F31">
          <w:t>three</w:t>
        </w:r>
      </w:ins>
      <w:ins w:id="1925" w:author="Shelov, Elizabeth" w:date="2026-07-21T10:43:00Z" w16du:dateUtc="2026-07-21T16:43:00Z">
        <w:r w:rsidR="0087162E" w:rsidRPr="006A4FA1">
          <w:t xml:space="preserve"> degrees Fahrenheit </w:t>
        </w:r>
        <w:r w:rsidR="0087162E">
          <w:t>and forty</w:t>
        </w:r>
      </w:ins>
      <w:ins w:id="1926" w:author="Rascon Arana, Maria" w:date="2026-09-14T17:12:00Z" w16du:dateUtc="2026-09-14T23:12:00Z">
        <w:r w:rsidR="00741F31">
          <w:t>-three</w:t>
        </w:r>
      </w:ins>
      <w:ins w:id="1927" w:author="Shelov, Elizabeth" w:date="2026-07-21T10:43:00Z" w16du:dateUtc="2026-07-21T16:43:00Z">
        <w:r w:rsidR="0087162E">
          <w:t xml:space="preserve"> degrees Fahrenheit </w:t>
        </w:r>
        <w:r w:rsidR="0087162E" w:rsidRPr="006A4FA1">
          <w:t>(3</w:t>
        </w:r>
      </w:ins>
      <w:ins w:id="1928" w:author="Rascon Arana, Maria" w:date="2026-09-14T17:12:00Z" w16du:dateUtc="2026-09-14T23:12:00Z">
        <w:r w:rsidR="00741F31">
          <w:t>3</w:t>
        </w:r>
      </w:ins>
      <w:ins w:id="1929" w:author="Shelov, Elizabeth" w:date="2026-07-21T10:43:00Z" w16du:dateUtc="2026-07-21T16:43:00Z">
        <w:r w:rsidR="0087162E" w:rsidRPr="006A4FA1">
          <w:t>° F</w:t>
        </w:r>
        <w:r w:rsidR="0087162E">
          <w:t xml:space="preserve"> - 4</w:t>
        </w:r>
      </w:ins>
      <w:ins w:id="1930" w:author="Rascon Arana, Maria" w:date="2026-09-14T17:12:00Z" w16du:dateUtc="2026-09-14T23:12:00Z">
        <w:r w:rsidR="00741F31">
          <w:t>3</w:t>
        </w:r>
      </w:ins>
      <w:ins w:id="1931" w:author="Shelov, Elizabeth" w:date="2026-07-21T10:43:00Z" w16du:dateUtc="2026-07-21T16:43:00Z">
        <w:r w:rsidR="0087162E" w:rsidRPr="006A4FA1">
          <w:t xml:space="preserve">° F) or </w:t>
        </w:r>
        <w:r w:rsidR="0087162E">
          <w:t>between two-point-s</w:t>
        </w:r>
      </w:ins>
      <w:ins w:id="1932" w:author="Rascon Arana, Maria" w:date="2026-09-14T11:13:00Z" w16du:dateUtc="2026-09-14T17:13:00Z">
        <w:r w:rsidR="006543A6">
          <w:t>ix-six</w:t>
        </w:r>
      </w:ins>
      <w:ins w:id="1933" w:author="Shelov, Elizabeth" w:date="2026-07-21T10:43:00Z" w16du:dateUtc="2026-07-21T16:43:00Z">
        <w:r w:rsidR="0087162E">
          <w:t xml:space="preserve"> degrees Celsius </w:t>
        </w:r>
        <w:r w:rsidR="0087162E" w:rsidRPr="006A4FA1">
          <w:t>(</w:t>
        </w:r>
      </w:ins>
      <w:ins w:id="1934" w:author="Rascon Arana, Maria" w:date="2026-09-14T11:14:00Z" w16du:dateUtc="2026-09-14T17:14:00Z">
        <w:r w:rsidR="006543A6">
          <w:t>1.66</w:t>
        </w:r>
      </w:ins>
      <w:ins w:id="1935" w:author="Shelov, Elizabeth" w:date="2026-07-21T10:43:00Z" w16du:dateUtc="2026-07-21T16:43:00Z">
        <w:r w:rsidR="0087162E" w:rsidRPr="00396A66">
          <w:t>°</w:t>
        </w:r>
        <w:r w:rsidR="0087162E">
          <w:t>C -</w:t>
        </w:r>
      </w:ins>
      <w:ins w:id="1936" w:author="Rascon Arana, Maria" w:date="2026-09-14T11:15:00Z" w16du:dateUtc="2026-09-14T17:15:00Z">
        <w:r w:rsidR="006543A6">
          <w:t xml:space="preserve"> </w:t>
        </w:r>
      </w:ins>
      <w:ins w:id="1937" w:author="Rascon Arana, Maria" w:date="2026-09-14T11:14:00Z" w16du:dateUtc="2026-09-14T17:14:00Z">
        <w:r w:rsidR="006543A6">
          <w:t>4.44</w:t>
        </w:r>
      </w:ins>
      <w:ins w:id="1938" w:author="Shelov, Elizabeth" w:date="2026-07-21T10:43:00Z" w16du:dateUtc="2026-07-21T16:43:00Z">
        <w:r w:rsidR="0087162E" w:rsidRPr="006A4FA1">
          <w:t>° C)</w:t>
        </w:r>
      </w:ins>
      <w:r w:rsidR="0087162E">
        <w:t xml:space="preserve"> </w:t>
      </w:r>
      <w:r w:rsidRPr="00E014D2">
        <w:t>as applicable, until final disposition.</w:t>
      </w:r>
    </w:p>
    <w:p w14:paraId="51C62152" w14:textId="7218C847" w:rsidR="004E2D04" w:rsidRPr="00E014D2" w:rsidRDefault="004E2D04" w:rsidP="00E014D2">
      <w:pPr>
        <w:pStyle w:val="par3"/>
      </w:pPr>
      <w:r w:rsidRPr="00E014D2">
        <w:t>a.</w:t>
      </w:r>
      <w:r w:rsidRPr="00E014D2">
        <w:tab/>
        <w:t xml:space="preserve">Each registrant must maintain, on-site and available for inspection, the manufacturer’s guidelines for maintenance and calibration of the refrigeration unit(s). </w:t>
      </w:r>
    </w:p>
    <w:p w14:paraId="55EDA0AE" w14:textId="7286BA7D" w:rsidR="004E2D04" w:rsidRPr="00E014D2" w:rsidRDefault="004E2D04" w:rsidP="00E014D2">
      <w:pPr>
        <w:pStyle w:val="par3"/>
      </w:pPr>
      <w:r w:rsidRPr="00E014D2">
        <w:t>b.</w:t>
      </w:r>
      <w:r w:rsidRPr="00E014D2">
        <w:tab/>
        <w:t>The maintenance and calibration schedule recommended by the manufacturer shall be adhered to and records of performed maintenance shall be available for inspection for a period of at least two</w:t>
      </w:r>
      <w:ins w:id="1939" w:author="Rascon Arana, Maria" w:date="2025-09-23T15:24:00Z" w16du:dateUtc="2025-09-23T21:24:00Z">
        <w:r w:rsidR="008F0750" w:rsidRPr="00E014D2">
          <w:t xml:space="preserve"> (2)</w:t>
        </w:r>
      </w:ins>
      <w:r w:rsidRPr="00E014D2">
        <w:t xml:space="preserve"> years. </w:t>
      </w:r>
    </w:p>
    <w:p w14:paraId="395EC0DF" w14:textId="05C2CB07" w:rsidR="004E2D04" w:rsidRPr="00E014D2" w:rsidRDefault="004E2D04" w:rsidP="00E014D2">
      <w:pPr>
        <w:pStyle w:val="par2"/>
      </w:pPr>
      <w:r w:rsidRPr="00E014D2">
        <w:t>3.</w:t>
      </w:r>
      <w:r w:rsidRPr="00E014D2">
        <w:tab/>
        <w:t xml:space="preserve">Sanitary: as used in these Rules, “sanitary” includes, but is not limited to, being clean from dirt, foreign particles, hazardous materials or substances, toxic materials or substances, blood or other bodily fluids, bloodstains, or insects. </w:t>
      </w:r>
    </w:p>
    <w:p w14:paraId="28FDEE3B" w14:textId="357C74CD" w:rsidR="004E2D04" w:rsidRPr="00EB2965" w:rsidRDefault="004E2D04" w:rsidP="004E2D04">
      <w:pPr>
        <w:pStyle w:val="par1"/>
        <w:rPr>
          <w:color w:val="000000" w:themeColor="text1"/>
          <w:rPrChange w:id="1940" w:author="Rascon Arana, Maria" w:date="2025-09-24T13:19:00Z" w16du:dateUtc="2025-09-24T19:19:00Z">
            <w:rPr/>
          </w:rPrChange>
        </w:rPr>
      </w:pPr>
      <w:r w:rsidRPr="00EB2965">
        <w:rPr>
          <w:color w:val="000000" w:themeColor="text1"/>
          <w:rPrChange w:id="1941" w:author="Rascon Arana, Maria" w:date="2025-09-24T13:19:00Z" w16du:dateUtc="2025-09-24T19:19:00Z">
            <w:rPr/>
          </w:rPrChange>
        </w:rPr>
        <w:t>B.</w:t>
      </w:r>
      <w:r w:rsidRPr="00EB2965">
        <w:rPr>
          <w:color w:val="000000" w:themeColor="text1"/>
          <w:rPrChange w:id="1942" w:author="Rascon Arana, Maria" w:date="2025-09-24T13:19:00Z" w16du:dateUtc="2025-09-24T19:19:00Z">
            <w:rPr/>
          </w:rPrChange>
        </w:rPr>
        <w:tab/>
        <w:t xml:space="preserve">Requirements and Specifications for Preparation Rooms </w:t>
      </w:r>
    </w:p>
    <w:p w14:paraId="40F81BB3" w14:textId="755B2752" w:rsidR="004E2D04" w:rsidRPr="00F12E2A" w:rsidRDefault="004E2D04" w:rsidP="00F12E2A">
      <w:pPr>
        <w:pStyle w:val="par2"/>
      </w:pPr>
      <w:r w:rsidRPr="00F12E2A">
        <w:t>1.</w:t>
      </w:r>
      <w:r w:rsidRPr="00F12E2A">
        <w:tab/>
        <w:t xml:space="preserve">Every funeral establishment that performs embalming must maintain a clean and sanitary preparation room. No other room in the funeral establishment may be used for preparation of human remains. </w:t>
      </w:r>
    </w:p>
    <w:p w14:paraId="36A1F7A7" w14:textId="33C38F7E" w:rsidR="004E2D04" w:rsidRPr="00F12E2A" w:rsidRDefault="004E2D04" w:rsidP="00F12E2A">
      <w:pPr>
        <w:pStyle w:val="par2"/>
      </w:pPr>
      <w:r w:rsidRPr="00F12E2A">
        <w:t>2.</w:t>
      </w:r>
      <w:r w:rsidRPr="00F12E2A">
        <w:tab/>
        <w:t xml:space="preserve">The preparation room must be of sufficient size to accommodate an operating or embalming table, a sink with running water and proper sewer connections or systems, an instrument table, and a cabinet or shelves. </w:t>
      </w:r>
    </w:p>
    <w:p w14:paraId="05410C4F" w14:textId="74C74732" w:rsidR="004E2D04" w:rsidRPr="00F12E2A" w:rsidRDefault="004E2D04" w:rsidP="00F12E2A">
      <w:pPr>
        <w:pStyle w:val="par2"/>
      </w:pPr>
      <w:r w:rsidRPr="00F12E2A">
        <w:t>3.</w:t>
      </w:r>
      <w:r w:rsidRPr="00F12E2A">
        <w:tab/>
        <w:t xml:space="preserve">The following is required for all preparation rooms: </w:t>
      </w:r>
    </w:p>
    <w:p w14:paraId="027B3661" w14:textId="20FE2DB4" w:rsidR="004E2D04" w:rsidRPr="00F12E2A" w:rsidRDefault="004E2D04" w:rsidP="00F12E2A">
      <w:pPr>
        <w:pStyle w:val="par3"/>
      </w:pPr>
      <w:r w:rsidRPr="00F12E2A">
        <w:t>a.</w:t>
      </w:r>
      <w:r w:rsidRPr="00F12E2A">
        <w:tab/>
        <w:t xml:space="preserve">The interior of the room, including the flooring, all furnishings, and equipment must have non-porous and cleanable surfaces; </w:t>
      </w:r>
    </w:p>
    <w:p w14:paraId="177E706C" w14:textId="795C76A9" w:rsidR="004E2D04" w:rsidRPr="00F12E2A" w:rsidRDefault="004E2D04" w:rsidP="00F12E2A">
      <w:pPr>
        <w:pStyle w:val="par3"/>
      </w:pPr>
      <w:r w:rsidRPr="00F12E2A">
        <w:t>b.</w:t>
      </w:r>
      <w:r w:rsidRPr="00F12E2A">
        <w:tab/>
        <w:t xml:space="preserve">Outside ventilation must be provided for by windows or forced air ventilation. The installation must be arranged to maintain sanitary conditions;. </w:t>
      </w:r>
    </w:p>
    <w:p w14:paraId="3F2D9143" w14:textId="73846A65" w:rsidR="004E2D04" w:rsidRPr="00F12E2A" w:rsidRDefault="004E2D04" w:rsidP="00F12E2A">
      <w:pPr>
        <w:pStyle w:val="par3"/>
      </w:pPr>
      <w:r w:rsidRPr="00F12E2A">
        <w:t>c.</w:t>
      </w:r>
      <w:r w:rsidRPr="00F12E2A">
        <w:tab/>
        <w:t>The preparation room must remain closed to any person not directly employed or contracted by the funeral establishment except as provided in section 12-135- 105(1)(i), C.R.S.</w:t>
      </w:r>
      <w:ins w:id="1943" w:author="Rascon Arana, Maria" w:date="2026-09-14T09:18:00Z" w16du:dateUtc="2026-09-14T15:18:00Z">
        <w:r w:rsidR="008C0C4C">
          <w:t xml:space="preserve"> </w:t>
        </w:r>
      </w:ins>
      <w:ins w:id="1944" w:author="Rascon Arana, Maria" w:date="2026-09-14T09:18:00Z">
        <w:r w:rsidR="008C0C4C" w:rsidRPr="008C0C4C">
          <w:t>Preparation rooms shall be secure against unauthorized access and maintained in a sanitary condition appropriate for the preparation and temporary care of human remains</w:t>
        </w:r>
      </w:ins>
      <w:ins w:id="1945" w:author="Rascon Arana, Maria" w:date="2026-09-14T09:18:00Z" w16du:dateUtc="2026-09-14T15:18:00Z">
        <w:r w:rsidR="008C0C4C">
          <w:t>.</w:t>
        </w:r>
      </w:ins>
      <w:r w:rsidRPr="00F12E2A">
        <w:t xml:space="preserve"> </w:t>
      </w:r>
    </w:p>
    <w:p w14:paraId="65F5E65E" w14:textId="20E85A7E" w:rsidR="004E2D04" w:rsidRPr="00F12E2A" w:rsidRDefault="004E2D04" w:rsidP="00F12E2A">
      <w:pPr>
        <w:pStyle w:val="par3"/>
      </w:pPr>
      <w:r w:rsidRPr="00F12E2A">
        <w:t>d.</w:t>
      </w:r>
      <w:r w:rsidRPr="00F12E2A">
        <w:tab/>
        <w:t xml:space="preserve">The preparation room must contain the following facilities and equipment: </w:t>
      </w:r>
    </w:p>
    <w:p w14:paraId="2067F042" w14:textId="77777777" w:rsidR="004E2D04" w:rsidRPr="00EB2965" w:rsidRDefault="004E2D04" w:rsidP="004E2D04">
      <w:pPr>
        <w:pStyle w:val="par4"/>
        <w:rPr>
          <w:color w:val="000000" w:themeColor="text1"/>
          <w:rPrChange w:id="1946" w:author="Rascon Arana, Maria" w:date="2025-09-24T13:19:00Z" w16du:dateUtc="2025-09-24T19:19:00Z">
            <w:rPr/>
          </w:rPrChange>
        </w:rPr>
      </w:pPr>
      <w:r w:rsidRPr="00EB2965">
        <w:rPr>
          <w:color w:val="000000" w:themeColor="text1"/>
          <w:rPrChange w:id="1947" w:author="Rascon Arana, Maria" w:date="2025-09-24T13:19:00Z" w16du:dateUtc="2025-09-24T19:19:00Z">
            <w:rPr/>
          </w:rPrChange>
        </w:rPr>
        <w:lastRenderedPageBreak/>
        <w:t xml:space="preserve">I. </w:t>
      </w:r>
      <w:r w:rsidRPr="00EB2965">
        <w:rPr>
          <w:color w:val="000000" w:themeColor="text1"/>
          <w:rPrChange w:id="1948" w:author="Rascon Arana, Maria" w:date="2025-09-24T13:19:00Z" w16du:dateUtc="2025-09-24T19:19:00Z">
            <w:rPr/>
          </w:rPrChange>
        </w:rPr>
        <w:tab/>
        <w:t xml:space="preserve">Hot and cold running water; </w:t>
      </w:r>
    </w:p>
    <w:p w14:paraId="7F7B3F37" w14:textId="77777777" w:rsidR="004E2D04" w:rsidRPr="00EB2965" w:rsidRDefault="004E2D04" w:rsidP="004E2D04">
      <w:pPr>
        <w:pStyle w:val="par4"/>
        <w:rPr>
          <w:color w:val="000000" w:themeColor="text1"/>
          <w:rPrChange w:id="1949" w:author="Rascon Arana, Maria" w:date="2025-09-24T13:19:00Z" w16du:dateUtc="2025-09-24T19:19:00Z">
            <w:rPr/>
          </w:rPrChange>
        </w:rPr>
      </w:pPr>
      <w:r w:rsidRPr="00EB2965">
        <w:rPr>
          <w:color w:val="000000" w:themeColor="text1"/>
          <w:rPrChange w:id="1950" w:author="Rascon Arana, Maria" w:date="2025-09-24T13:19:00Z" w16du:dateUtc="2025-09-24T19:19:00Z">
            <w:rPr/>
          </w:rPrChange>
        </w:rPr>
        <w:t xml:space="preserve">II. </w:t>
      </w:r>
      <w:r w:rsidRPr="00EB2965">
        <w:rPr>
          <w:color w:val="000000" w:themeColor="text1"/>
          <w:rPrChange w:id="1951" w:author="Rascon Arana, Maria" w:date="2025-09-24T13:19:00Z" w16du:dateUtc="2025-09-24T19:19:00Z">
            <w:rPr/>
          </w:rPrChange>
        </w:rPr>
        <w:tab/>
        <w:t xml:space="preserve">Flush or slop sink connected to a public sewage system or septic tank; </w:t>
      </w:r>
    </w:p>
    <w:p w14:paraId="5A4655F8" w14:textId="77777777" w:rsidR="004E2D04" w:rsidRPr="00EB2965" w:rsidRDefault="004E2D04" w:rsidP="004E2D04">
      <w:pPr>
        <w:pStyle w:val="par4"/>
        <w:rPr>
          <w:color w:val="000000" w:themeColor="text1"/>
          <w:rPrChange w:id="1952" w:author="Rascon Arana, Maria" w:date="2025-09-24T13:19:00Z" w16du:dateUtc="2025-09-24T19:19:00Z">
            <w:rPr/>
          </w:rPrChange>
        </w:rPr>
      </w:pPr>
      <w:r w:rsidRPr="00EB2965">
        <w:rPr>
          <w:color w:val="000000" w:themeColor="text1"/>
          <w:rPrChange w:id="1953" w:author="Rascon Arana, Maria" w:date="2025-09-24T13:19:00Z" w16du:dateUtc="2025-09-24T19:19:00Z">
            <w:rPr/>
          </w:rPrChange>
        </w:rPr>
        <w:t xml:space="preserve">III. </w:t>
      </w:r>
      <w:r w:rsidRPr="00EB2965">
        <w:rPr>
          <w:color w:val="000000" w:themeColor="text1"/>
          <w:rPrChange w:id="1954" w:author="Rascon Arana, Maria" w:date="2025-09-24T13:19:00Z" w16du:dateUtc="2025-09-24T19:19:00Z">
            <w:rPr/>
          </w:rPrChange>
        </w:rPr>
        <w:tab/>
        <w:t xml:space="preserve">Embalming table that is covered with a non-porous, material; </w:t>
      </w:r>
    </w:p>
    <w:p w14:paraId="24C52383" w14:textId="77777777" w:rsidR="004E2D04" w:rsidRPr="00EB2965" w:rsidRDefault="004E2D04" w:rsidP="004E2D04">
      <w:pPr>
        <w:pStyle w:val="par4"/>
        <w:rPr>
          <w:color w:val="000000" w:themeColor="text1"/>
          <w:rPrChange w:id="1955" w:author="Rascon Arana, Maria" w:date="2025-09-24T13:19:00Z" w16du:dateUtc="2025-09-24T19:19:00Z">
            <w:rPr/>
          </w:rPrChange>
        </w:rPr>
      </w:pPr>
      <w:r w:rsidRPr="00EB2965">
        <w:rPr>
          <w:color w:val="000000" w:themeColor="text1"/>
          <w:rPrChange w:id="1956" w:author="Rascon Arana, Maria" w:date="2025-09-24T13:19:00Z" w16du:dateUtc="2025-09-24T19:19:00Z">
            <w:rPr/>
          </w:rPrChange>
        </w:rPr>
        <w:t xml:space="preserve">IV. </w:t>
      </w:r>
      <w:r w:rsidRPr="00EB2965">
        <w:rPr>
          <w:color w:val="000000" w:themeColor="text1"/>
          <w:rPrChange w:id="1957" w:author="Rascon Arana, Maria" w:date="2025-09-24T13:19:00Z" w16du:dateUtc="2025-09-24T19:19:00Z">
            <w:rPr/>
          </w:rPrChange>
        </w:rPr>
        <w:tab/>
        <w:t xml:space="preserve">At least one covered hazardous waste container; </w:t>
      </w:r>
    </w:p>
    <w:p w14:paraId="3E1DEFDE" w14:textId="621DD5EB" w:rsidR="004E2D04" w:rsidRPr="00EB2965" w:rsidRDefault="004E2D04" w:rsidP="004E2D04">
      <w:pPr>
        <w:pStyle w:val="par4"/>
        <w:rPr>
          <w:color w:val="000000" w:themeColor="text1"/>
          <w:rPrChange w:id="1958" w:author="Rascon Arana, Maria" w:date="2025-09-24T13:19:00Z" w16du:dateUtc="2025-09-24T19:19:00Z">
            <w:rPr/>
          </w:rPrChange>
        </w:rPr>
      </w:pPr>
      <w:r w:rsidRPr="00EB2965">
        <w:rPr>
          <w:color w:val="000000" w:themeColor="text1"/>
          <w:rPrChange w:id="1959" w:author="Rascon Arana, Maria" w:date="2025-09-24T13:19:00Z" w16du:dateUtc="2025-09-24T19:19:00Z">
            <w:rPr/>
          </w:rPrChange>
        </w:rPr>
        <w:t xml:space="preserve">V. </w:t>
      </w:r>
      <w:r w:rsidRPr="00EB2965">
        <w:rPr>
          <w:color w:val="000000" w:themeColor="text1"/>
          <w:rPrChange w:id="1960" w:author="Rascon Arana, Maria" w:date="2025-09-24T13:19:00Z" w16du:dateUtc="2025-09-24T19:19:00Z">
            <w:rPr/>
          </w:rPrChange>
        </w:rPr>
        <w:tab/>
        <w:t xml:space="preserve">First aid emergency kit; </w:t>
      </w:r>
    </w:p>
    <w:p w14:paraId="315D4E1D" w14:textId="0217B8B0" w:rsidR="004E2D04" w:rsidRPr="00EB2965" w:rsidRDefault="004E2D04" w:rsidP="004E2D04">
      <w:pPr>
        <w:pStyle w:val="par4"/>
        <w:rPr>
          <w:color w:val="000000" w:themeColor="text1"/>
          <w:rPrChange w:id="1961" w:author="Rascon Arana, Maria" w:date="2025-09-24T13:19:00Z" w16du:dateUtc="2025-09-24T19:19:00Z">
            <w:rPr/>
          </w:rPrChange>
        </w:rPr>
      </w:pPr>
      <w:r w:rsidRPr="00EB2965">
        <w:rPr>
          <w:color w:val="000000" w:themeColor="text1"/>
          <w:rPrChange w:id="1962" w:author="Rascon Arana, Maria" w:date="2025-09-24T13:19:00Z" w16du:dateUtc="2025-09-24T19:19:00Z">
            <w:rPr/>
          </w:rPrChange>
        </w:rPr>
        <w:t xml:space="preserve">VI. </w:t>
      </w:r>
      <w:r w:rsidRPr="00EB2965">
        <w:rPr>
          <w:color w:val="000000" w:themeColor="text1"/>
          <w:rPrChange w:id="1963" w:author="Rascon Arana, Maria" w:date="2025-09-24T13:19:00Z" w16du:dateUtc="2025-09-24T19:19:00Z">
            <w:rPr/>
          </w:rPrChange>
        </w:rPr>
        <w:tab/>
      </w:r>
      <w:del w:id="1964" w:author="Rascon Arana, Maria" w:date="2026-09-14T17:15:00Z" w16du:dateUtc="2026-09-14T23:15:00Z">
        <w:r w:rsidRPr="00EB2965" w:rsidDel="00741F31">
          <w:rPr>
            <w:color w:val="000000" w:themeColor="text1"/>
            <w:rPrChange w:id="1965" w:author="Rascon Arana, Maria" w:date="2025-09-24T13:19:00Z" w16du:dateUtc="2025-09-24T19:19:00Z">
              <w:rPr/>
            </w:rPrChange>
          </w:rPr>
          <w:delText xml:space="preserve">Heavy latex </w:delText>
        </w:r>
      </w:del>
      <w:ins w:id="1966" w:author="Rascon Arana, Maria" w:date="2026-09-14T17:13:00Z" w16du:dateUtc="2026-09-14T23:13:00Z">
        <w:r w:rsidR="00741F31">
          <w:rPr>
            <w:color w:val="000000" w:themeColor="text1"/>
          </w:rPr>
          <w:t xml:space="preserve">Hygienic </w:t>
        </w:r>
      </w:ins>
      <w:r w:rsidRPr="00EB2965">
        <w:rPr>
          <w:color w:val="000000" w:themeColor="text1"/>
          <w:rPrChange w:id="1967" w:author="Rascon Arana, Maria" w:date="2025-09-24T13:19:00Z" w16du:dateUtc="2025-09-24T19:19:00Z">
            <w:rPr/>
          </w:rPrChange>
        </w:rPr>
        <w:t>gloves</w:t>
      </w:r>
      <w:del w:id="1968" w:author="Rascon Arana, Maria" w:date="2026-09-14T17:16:00Z" w16du:dateUtc="2026-09-14T23:16:00Z">
        <w:r w:rsidRPr="00EB2965" w:rsidDel="00063326">
          <w:rPr>
            <w:color w:val="000000" w:themeColor="text1"/>
            <w:rPrChange w:id="1969" w:author="Rascon Arana, Maria" w:date="2025-09-24T13:19:00Z" w16du:dateUtc="2025-09-24T19:19:00Z">
              <w:rPr/>
            </w:rPrChange>
          </w:rPr>
          <w:delText xml:space="preserve"> or their equivalent, and nitrile gloves</w:delText>
        </w:r>
      </w:del>
      <w:r w:rsidRPr="00EB2965">
        <w:rPr>
          <w:color w:val="000000" w:themeColor="text1"/>
          <w:rPrChange w:id="1970" w:author="Rascon Arana, Maria" w:date="2025-09-24T13:19:00Z" w16du:dateUtc="2025-09-24T19:19:00Z">
            <w:rPr/>
          </w:rPrChange>
        </w:rPr>
        <w:t>;</w:t>
      </w:r>
    </w:p>
    <w:p w14:paraId="03E1A858" w14:textId="207A4E79" w:rsidR="004E2D04" w:rsidRPr="00EB2965" w:rsidRDefault="004E2D04" w:rsidP="004E2D04">
      <w:pPr>
        <w:pStyle w:val="par4"/>
        <w:rPr>
          <w:color w:val="000000" w:themeColor="text1"/>
          <w:rPrChange w:id="1971" w:author="Rascon Arana, Maria" w:date="2025-09-24T13:19:00Z" w16du:dateUtc="2025-09-24T19:19:00Z">
            <w:rPr/>
          </w:rPrChange>
        </w:rPr>
      </w:pPr>
      <w:r w:rsidRPr="00741F31">
        <w:t>VII.</w:t>
      </w:r>
      <w:r w:rsidRPr="00EB2965">
        <w:rPr>
          <w:color w:val="000000" w:themeColor="text1"/>
          <w:rPrChange w:id="1972" w:author="Rascon Arana, Maria" w:date="2025-09-24T13:19:00Z" w16du:dateUtc="2025-09-24T19:19:00Z">
            <w:rPr/>
          </w:rPrChange>
        </w:rPr>
        <w:t xml:space="preserve"> </w:t>
      </w:r>
      <w:r w:rsidRPr="00EB2965">
        <w:rPr>
          <w:color w:val="000000" w:themeColor="text1"/>
          <w:rPrChange w:id="1973" w:author="Rascon Arana, Maria" w:date="2025-09-24T13:19:00Z" w16du:dateUtc="2025-09-24T19:19:00Z">
            <w:rPr/>
          </w:rPrChange>
        </w:rPr>
        <w:tab/>
        <w:t xml:space="preserve">Necessary instruments and apparatus for the embalming process; </w:t>
      </w:r>
    </w:p>
    <w:p w14:paraId="22DB1853" w14:textId="03784632" w:rsidR="00FA0AF0" w:rsidRPr="00EB2965" w:rsidRDefault="004E2D04" w:rsidP="004E2D04">
      <w:pPr>
        <w:pStyle w:val="par4"/>
        <w:rPr>
          <w:color w:val="000000" w:themeColor="text1"/>
          <w:rPrChange w:id="1974" w:author="Rascon Arana, Maria" w:date="2025-09-24T13:19:00Z" w16du:dateUtc="2025-09-24T19:19:00Z">
            <w:rPr/>
          </w:rPrChange>
        </w:rPr>
      </w:pPr>
      <w:r w:rsidRPr="00EB2965">
        <w:rPr>
          <w:color w:val="000000" w:themeColor="text1"/>
          <w:rPrChange w:id="1975" w:author="Rascon Arana, Maria" w:date="2025-09-24T13:19:00Z" w16du:dateUtc="2025-09-24T19:19:00Z">
            <w:rPr/>
          </w:rPrChange>
        </w:rPr>
        <w:t>VIII</w:t>
      </w:r>
      <w:r w:rsidRPr="001233BA">
        <w:t xml:space="preserve">. </w:t>
      </w:r>
      <w:r w:rsidRPr="00EB2965">
        <w:rPr>
          <w:color w:val="000000" w:themeColor="text1"/>
          <w:rPrChange w:id="1976" w:author="Rascon Arana, Maria" w:date="2025-09-24T13:19:00Z" w16du:dateUtc="2025-09-24T19:19:00Z">
            <w:rPr/>
          </w:rPrChange>
        </w:rPr>
        <w:tab/>
        <w:t xml:space="preserve">A method of sanitizing of instruments; </w:t>
      </w:r>
    </w:p>
    <w:p w14:paraId="1717B752" w14:textId="103EB8F3" w:rsidR="004E2D04" w:rsidRPr="00EB2965" w:rsidRDefault="004E2D04" w:rsidP="004E2D04">
      <w:pPr>
        <w:pStyle w:val="par4"/>
        <w:rPr>
          <w:color w:val="000000" w:themeColor="text1"/>
          <w:rPrChange w:id="1977" w:author="Rascon Arana, Maria" w:date="2025-09-24T13:19:00Z" w16du:dateUtc="2025-09-24T19:19:00Z">
            <w:rPr/>
          </w:rPrChange>
        </w:rPr>
      </w:pPr>
      <w:r w:rsidRPr="00741F31">
        <w:t>IX.</w:t>
      </w:r>
      <w:r w:rsidRPr="00EB2965">
        <w:rPr>
          <w:color w:val="000000" w:themeColor="text1"/>
          <w:rPrChange w:id="1978" w:author="Rascon Arana, Maria" w:date="2025-09-24T13:19:00Z" w16du:dateUtc="2025-09-24T19:19:00Z">
            <w:rPr/>
          </w:rPrChange>
        </w:rPr>
        <w:t xml:space="preserve"> </w:t>
      </w:r>
      <w:r w:rsidR="00FA0AF0" w:rsidRPr="00EB2965">
        <w:rPr>
          <w:color w:val="000000" w:themeColor="text1"/>
          <w:rPrChange w:id="1979" w:author="Rascon Arana, Maria" w:date="2025-09-24T13:19:00Z" w16du:dateUtc="2025-09-24T19:19:00Z">
            <w:rPr/>
          </w:rPrChange>
        </w:rPr>
        <w:tab/>
      </w:r>
      <w:r w:rsidRPr="00EB2965">
        <w:rPr>
          <w:color w:val="000000" w:themeColor="text1"/>
          <w:rPrChange w:id="1980" w:author="Rascon Arana, Maria" w:date="2025-09-24T13:19:00Z" w16du:dateUtc="2025-09-24T19:19:00Z">
            <w:rPr/>
          </w:rPrChange>
        </w:rPr>
        <w:t>Walls constructed of, or covered with, non-porous, material which extends from floor to ceiling;</w:t>
      </w:r>
    </w:p>
    <w:p w14:paraId="13CDDA2F" w14:textId="5AB1D683" w:rsidR="00FA0AF0" w:rsidRPr="00EB2965" w:rsidRDefault="00FA0AF0" w:rsidP="004E2D04">
      <w:pPr>
        <w:pStyle w:val="par4"/>
        <w:rPr>
          <w:color w:val="000000" w:themeColor="text1"/>
          <w:rPrChange w:id="1981" w:author="Rascon Arana, Maria" w:date="2025-09-24T13:19:00Z" w16du:dateUtc="2025-09-24T19:19:00Z">
            <w:rPr/>
          </w:rPrChange>
        </w:rPr>
      </w:pPr>
      <w:r w:rsidRPr="00741F31">
        <w:t xml:space="preserve">X. </w:t>
      </w:r>
      <w:r w:rsidRPr="00EB2965">
        <w:rPr>
          <w:color w:val="000000" w:themeColor="text1"/>
          <w:rPrChange w:id="1982" w:author="Rascon Arana, Maria" w:date="2025-09-24T13:19:00Z" w16du:dateUtc="2025-09-24T19:19:00Z">
            <w:rPr/>
          </w:rPrChange>
        </w:rPr>
        <w:tab/>
        <w:t xml:space="preserve">Floor of cement, tile, or other similar non-porous material and which extends from wall to wall; </w:t>
      </w:r>
    </w:p>
    <w:p w14:paraId="3BD95847" w14:textId="6A4AE789" w:rsidR="00FA0AF0" w:rsidRPr="00741F31" w:rsidRDefault="00FA0AF0" w:rsidP="004E2D04">
      <w:pPr>
        <w:pStyle w:val="par4"/>
      </w:pPr>
      <w:r w:rsidRPr="00741F31">
        <w:t xml:space="preserve">XI. </w:t>
      </w:r>
      <w:r w:rsidRPr="00741F31">
        <w:tab/>
        <w:t xml:space="preserve">Necessary antiseptics and disinfectants; </w:t>
      </w:r>
    </w:p>
    <w:p w14:paraId="51A6A30B" w14:textId="7F97542E" w:rsidR="00FA0AF0" w:rsidRPr="00741F31" w:rsidRDefault="00FA0AF0" w:rsidP="004E2D04">
      <w:pPr>
        <w:pStyle w:val="par4"/>
      </w:pPr>
      <w:r w:rsidRPr="00741F31">
        <w:t>XII.</w:t>
      </w:r>
      <w:r w:rsidRPr="00741F31">
        <w:tab/>
        <w:t xml:space="preserve">Clean gowns or aprons; </w:t>
      </w:r>
    </w:p>
    <w:p w14:paraId="3E44FCE9" w14:textId="454E7A03" w:rsidR="00FA0AF0" w:rsidRPr="00741F31" w:rsidRDefault="00FA0AF0" w:rsidP="004E2D04">
      <w:pPr>
        <w:pStyle w:val="par4"/>
      </w:pPr>
      <w:r w:rsidRPr="00741F31">
        <w:t xml:space="preserve">XIII. </w:t>
      </w:r>
      <w:r w:rsidRPr="00741F31">
        <w:tab/>
        <w:t xml:space="preserve">A functioning eye-wash station; and </w:t>
      </w:r>
    </w:p>
    <w:p w14:paraId="242B9272" w14:textId="6E6F315E" w:rsidR="00FA0AF0" w:rsidRPr="00741F31" w:rsidRDefault="00FA0AF0" w:rsidP="004E2D04">
      <w:pPr>
        <w:pStyle w:val="par4"/>
      </w:pPr>
      <w:r w:rsidRPr="00741F31">
        <w:t xml:space="preserve">XIV. </w:t>
      </w:r>
      <w:r w:rsidRPr="00741F31">
        <w:tab/>
        <w:t xml:space="preserve">Functional drainage. </w:t>
      </w:r>
    </w:p>
    <w:p w14:paraId="62C19D2C" w14:textId="6AF0919C" w:rsidR="001233BA" w:rsidRPr="001233BA" w:rsidRDefault="00FA0AF0" w:rsidP="001233BA">
      <w:pPr>
        <w:pStyle w:val="par2"/>
        <w:rPr>
          <w:ins w:id="1983" w:author="Rascon Arana, Maria" w:date="2026-09-14T09:21:00Z"/>
          <w:color w:val="000000" w:themeColor="text1"/>
        </w:rPr>
      </w:pPr>
      <w:r w:rsidRPr="00EB2965">
        <w:rPr>
          <w:color w:val="000000" w:themeColor="text1"/>
          <w:rPrChange w:id="1984" w:author="Rascon Arana, Maria" w:date="2025-09-24T13:19:00Z" w16du:dateUtc="2025-09-24T19:19:00Z">
            <w:rPr/>
          </w:rPrChange>
        </w:rPr>
        <w:t xml:space="preserve">4. </w:t>
      </w:r>
      <w:r w:rsidRPr="00EB2965">
        <w:rPr>
          <w:color w:val="000000" w:themeColor="text1"/>
          <w:rPrChange w:id="1985" w:author="Rascon Arana, Maria" w:date="2025-09-24T13:19:00Z" w16du:dateUtc="2025-09-24T19:19:00Z">
            <w:rPr/>
          </w:rPrChange>
        </w:rPr>
        <w:tab/>
      </w:r>
      <w:del w:id="1986" w:author="Rascon Arana, Maria" w:date="2026-09-14T17:16:00Z" w16du:dateUtc="2026-09-14T23:16:00Z">
        <w:r w:rsidRPr="00EB2965" w:rsidDel="00063326">
          <w:rPr>
            <w:color w:val="000000" w:themeColor="text1"/>
            <w:rPrChange w:id="1987" w:author="Rascon Arana, Maria" w:date="2025-09-24T13:19:00Z" w16du:dateUtc="2025-09-24T19:19:00Z">
              <w:rPr/>
            </w:rPrChange>
          </w:rPr>
          <w:delText>Sheets, linens, m</w:delText>
        </w:r>
      </w:del>
      <w:ins w:id="1988" w:author="Rascon Arana, Maria" w:date="2026-09-14T17:16:00Z" w16du:dateUtc="2026-09-14T23:16:00Z">
        <w:r w:rsidR="00063326">
          <w:rPr>
            <w:color w:val="000000" w:themeColor="text1"/>
          </w:rPr>
          <w:t>M</w:t>
        </w:r>
      </w:ins>
      <w:r w:rsidRPr="00EB2965">
        <w:rPr>
          <w:color w:val="000000" w:themeColor="text1"/>
          <w:rPrChange w:id="1989" w:author="Rascon Arana, Maria" w:date="2025-09-24T13:19:00Z" w16du:dateUtc="2025-09-24T19:19:00Z">
            <w:rPr/>
          </w:rPrChange>
        </w:rPr>
        <w:t xml:space="preserve">aterials, supplies, and all instruments and appliances which have come in contact with human remains must be thoroughly cleansed and disinfected at the conclusion of each preparation or embalming. </w:t>
      </w:r>
      <w:ins w:id="1990" w:author="Rascon Arana, Maria" w:date="2026-09-14T17:16:00Z" w16du:dateUtc="2026-09-14T23:16:00Z">
        <w:r w:rsidR="00063326">
          <w:rPr>
            <w:color w:val="000000" w:themeColor="text1"/>
          </w:rPr>
          <w:t>Used and/or soiled sheets and linens shall b</w:t>
        </w:r>
      </w:ins>
      <w:ins w:id="1991" w:author="Rascon Arana, Maria" w:date="2026-09-14T17:17:00Z" w16du:dateUtc="2026-09-14T23:17:00Z">
        <w:r w:rsidR="00063326">
          <w:rPr>
            <w:color w:val="000000" w:themeColor="text1"/>
          </w:rPr>
          <w:t xml:space="preserve">e stored in a separate container, not commingled with clean and sanitary sheets and linens. </w:t>
        </w:r>
      </w:ins>
      <w:r w:rsidRPr="00EB2965">
        <w:rPr>
          <w:color w:val="000000" w:themeColor="text1"/>
          <w:rPrChange w:id="1992" w:author="Rascon Arana, Maria" w:date="2025-09-24T13:19:00Z" w16du:dateUtc="2025-09-24T19:19:00Z">
            <w:rPr/>
          </w:rPrChange>
        </w:rPr>
        <w:t>All instruments must be free of stains and foreign particles</w:t>
      </w:r>
      <w:del w:id="1993" w:author="Rascon Arana, Maria" w:date="2026-09-14T09:22:00Z" w16du:dateUtc="2026-09-14T15:22:00Z">
        <w:r w:rsidRPr="00EB2965" w:rsidDel="001233BA">
          <w:rPr>
            <w:color w:val="000000" w:themeColor="text1"/>
            <w:rPrChange w:id="1994" w:author="Rascon Arana, Maria" w:date="2025-09-24T13:19:00Z" w16du:dateUtc="2025-09-24T19:19:00Z">
              <w:rPr/>
            </w:rPrChange>
          </w:rPr>
          <w:delText>.</w:delText>
        </w:r>
      </w:del>
      <w:ins w:id="1995" w:author="Rascon Arana, Maria" w:date="2026-09-14T09:22:00Z" w16du:dateUtc="2026-09-14T15:22:00Z">
        <w:r w:rsidR="001233BA">
          <w:rPr>
            <w:color w:val="000000" w:themeColor="text1"/>
          </w:rPr>
          <w:t xml:space="preserve"> o</w:t>
        </w:r>
      </w:ins>
      <w:ins w:id="1996" w:author="Rascon Arana, Maria" w:date="2026-09-14T09:21:00Z">
        <w:r w:rsidR="001233BA" w:rsidRPr="001233BA">
          <w:rPr>
            <w:color w:val="000000" w:themeColor="text1"/>
          </w:rPr>
          <w:t xml:space="preserve">r stored in a safe manner that protects against disease transmission prior to cleaning and disinfecting. </w:t>
        </w:r>
      </w:ins>
    </w:p>
    <w:p w14:paraId="0944363F" w14:textId="01DF8955" w:rsidR="00B74E47" w:rsidRPr="00592642" w:rsidRDefault="00FA0AF0" w:rsidP="00B74E47">
      <w:pPr>
        <w:pStyle w:val="par2"/>
        <w:rPr>
          <w:ins w:id="1997" w:author="Rascon Arana, Maria" w:date="2026-09-01T12:19:00Z" w16du:dateUtc="2026-09-01T18:19:00Z"/>
          <w:color w:val="000000" w:themeColor="text1"/>
        </w:rPr>
      </w:pPr>
      <w:r w:rsidRPr="00EB2965">
        <w:rPr>
          <w:color w:val="000000" w:themeColor="text1"/>
          <w:rPrChange w:id="1998" w:author="Rascon Arana, Maria" w:date="2025-09-24T13:19:00Z" w16du:dateUtc="2025-09-24T19:19:00Z">
            <w:rPr/>
          </w:rPrChange>
        </w:rPr>
        <w:t xml:space="preserve">5. </w:t>
      </w:r>
      <w:r w:rsidRPr="00EB2965">
        <w:rPr>
          <w:color w:val="000000" w:themeColor="text1"/>
          <w:rPrChange w:id="1999" w:author="Rascon Arana, Maria" w:date="2025-09-24T13:19:00Z" w16du:dateUtc="2025-09-24T19:19:00Z">
            <w:rPr/>
          </w:rPrChange>
        </w:rPr>
        <w:tab/>
        <w:t xml:space="preserve">The preparation room must be kept in a sanitary condition at all times. </w:t>
      </w:r>
    </w:p>
    <w:p w14:paraId="189E76FD" w14:textId="77777777" w:rsidR="00B74E47" w:rsidRPr="00592642" w:rsidRDefault="00FA0AF0" w:rsidP="00B74E47">
      <w:pPr>
        <w:pStyle w:val="par1"/>
        <w:rPr>
          <w:ins w:id="2000" w:author="Rascon Arana, Maria" w:date="2026-09-01T12:21:00Z" w16du:dateUtc="2026-09-01T18:21:00Z"/>
          <w:color w:val="000000" w:themeColor="text1"/>
        </w:rPr>
      </w:pPr>
      <w:r w:rsidRPr="002F09CB">
        <w:t xml:space="preserve">C. </w:t>
      </w:r>
      <w:r w:rsidRPr="002F09CB">
        <w:tab/>
      </w:r>
      <w:ins w:id="2001" w:author="Rascon Arana, Maria" w:date="2026-09-01T12:21:00Z" w16du:dateUtc="2026-09-01T18:21:00Z">
        <w:r w:rsidR="00B74E47" w:rsidRPr="00592642">
          <w:rPr>
            <w:b/>
            <w:bCs/>
            <w:color w:val="000000" w:themeColor="text1"/>
          </w:rPr>
          <w:t>Medical Waste</w:t>
        </w:r>
        <w:r w:rsidR="00B74E47" w:rsidRPr="00592642">
          <w:rPr>
            <w:color w:val="000000" w:themeColor="text1"/>
          </w:rPr>
          <w:t>: Funeral establishment</w:t>
        </w:r>
        <w:r w:rsidR="00B74E47">
          <w:rPr>
            <w:color w:val="000000" w:themeColor="text1"/>
          </w:rPr>
          <w:t>s</w:t>
        </w:r>
        <w:r w:rsidR="00B74E47" w:rsidRPr="00592642">
          <w:rPr>
            <w:color w:val="000000" w:themeColor="text1"/>
          </w:rPr>
          <w:t xml:space="preserve"> shall be in compliance with applicable sections of the Colorado Department of Public Health and Environment’s “Medical Waste” Regulations, Code of Colorado Regulations (CCR), specifically 6 CCR 1007-2, Part 1, Section 13, last amended November 16, 2021. This rule does not include any later amendments or editions of the Medical Waste Rules.</w:t>
        </w:r>
      </w:ins>
    </w:p>
    <w:p w14:paraId="12477E9C" w14:textId="77777777" w:rsidR="00B74E47" w:rsidRPr="00592642" w:rsidRDefault="00B74E47" w:rsidP="00B74E47">
      <w:pPr>
        <w:pStyle w:val="par2"/>
        <w:rPr>
          <w:ins w:id="2002" w:author="Rascon Arana, Maria" w:date="2026-09-01T12:21:00Z" w16du:dateUtc="2026-09-01T18:21:00Z"/>
        </w:rPr>
      </w:pPr>
      <w:ins w:id="2003" w:author="Rascon Arana, Maria" w:date="2026-09-01T12:21:00Z" w16du:dateUtc="2026-09-01T18:21:00Z">
        <w:r>
          <w:t>1.</w:t>
        </w:r>
        <w:r>
          <w:tab/>
        </w:r>
        <w:r w:rsidRPr="00592642">
          <w:t>These Rules incorporated by reference may be examined at the Colorado Department of Regula</w:t>
        </w:r>
        <w:r>
          <w:t xml:space="preserve">tory </w:t>
        </w:r>
        <w:r w:rsidRPr="00592642">
          <w:t xml:space="preserve">Agencies, </w:t>
        </w:r>
        <w:r>
          <w:t xml:space="preserve">Office of Funeral and Mortuary Science Services, </w:t>
        </w:r>
        <w:r w:rsidRPr="00592642">
          <w:t>1560 Broadway, Suite 1350, Denver, CO 80202, during normal business hours, Monday through Friday, except when such days are state holidays</w:t>
        </w:r>
        <w:r>
          <w:t>; or alternatively, at the Colorado Department of Public Health and Environment, 4300 Cherry Creek Drive South, Denver, CO 80246</w:t>
        </w:r>
        <w:r w:rsidRPr="00592642">
          <w:t>. The Office shall provide the requester with information on how to obtain a certified copy of the material incorporated by reference from the agency issuing the standards. There Rules are also available here.</w:t>
        </w:r>
      </w:ins>
    </w:p>
    <w:p w14:paraId="5BD0F113" w14:textId="77777777" w:rsidR="00B74E47" w:rsidRPr="00592642" w:rsidRDefault="00B74E47" w:rsidP="00B74E47">
      <w:pPr>
        <w:pStyle w:val="par1"/>
        <w:rPr>
          <w:ins w:id="2004" w:author="Rascon Arana, Maria" w:date="2026-09-01T12:21:00Z" w16du:dateUtc="2026-09-01T18:21:00Z"/>
          <w:color w:val="000000" w:themeColor="text1"/>
        </w:rPr>
      </w:pPr>
      <w:ins w:id="2005" w:author="Rascon Arana, Maria" w:date="2026-09-01T12:21:00Z" w16du:dateUtc="2026-09-01T18:21:00Z">
        <w:r w:rsidRPr="00592642">
          <w:rPr>
            <w:color w:val="000000" w:themeColor="text1"/>
          </w:rPr>
          <w:lastRenderedPageBreak/>
          <w:t>D.</w:t>
        </w:r>
        <w:r w:rsidRPr="00592642">
          <w:rPr>
            <w:color w:val="000000" w:themeColor="text1"/>
          </w:rPr>
          <w:tab/>
        </w:r>
        <w:r w:rsidRPr="00592642">
          <w:rPr>
            <w:b/>
            <w:bCs/>
            <w:color w:val="000000" w:themeColor="text1"/>
          </w:rPr>
          <w:t>Infection Control</w:t>
        </w:r>
        <w:r w:rsidRPr="00592642">
          <w:rPr>
            <w:color w:val="000000" w:themeColor="text1"/>
          </w:rPr>
          <w:t xml:space="preserve">: Funeral establishments shall comply with the </w:t>
        </w:r>
        <w:r>
          <w:rPr>
            <w:color w:val="000000" w:themeColor="text1"/>
          </w:rPr>
          <w:t>f</w:t>
        </w:r>
        <w:r w:rsidRPr="00592642">
          <w:rPr>
            <w:color w:val="000000" w:themeColor="text1"/>
          </w:rPr>
          <w:t>ederal Occupational Safety and Health Administration’s (OSHA) Blood borne Pathogen Standards 29 CFR 1910, 1030, last amended September 2, 2025, incorporated by reference herein in order to protect themselves and their employees against occupational exposure to bloodborne pathogens. This rule does not include any later amendments or editions of these OSHA Standards. These Standards incorporated by reference may be examined at the Colorado Department of Regulatory Agencies, Colorado</w:t>
        </w:r>
        <w:r>
          <w:rPr>
            <w:color w:val="000000" w:themeColor="text1"/>
          </w:rPr>
          <w:t xml:space="preserve"> Office of</w:t>
        </w:r>
        <w:r w:rsidRPr="00592642">
          <w:rPr>
            <w:color w:val="000000" w:themeColor="text1"/>
          </w:rPr>
          <w:t xml:space="preserve"> </w:t>
        </w:r>
        <w:r>
          <w:rPr>
            <w:color w:val="000000" w:themeColor="text1"/>
          </w:rPr>
          <w:t>Funeral &amp; Mortuary Science Services</w:t>
        </w:r>
        <w:r w:rsidRPr="00592642">
          <w:rPr>
            <w:color w:val="000000" w:themeColor="text1"/>
          </w:rPr>
          <w:t>, 1560 Broadway, Suite 1350, Denver, CO 80202, during normal business hours, Monday through Friday, except when such days are state holidays; or alternatively, at the federal Occupational Safety and Health Administration offices, 200 Constitution Avenue, NW, Room Number N-3626</w:t>
        </w:r>
        <w:r w:rsidRPr="00592642">
          <w:rPr>
            <w:color w:val="000000" w:themeColor="text1"/>
            <w:szCs w:val="20"/>
          </w:rPr>
          <w:t xml:space="preserve"> Washington, D.C. 20210</w:t>
        </w:r>
        <w:r w:rsidRPr="00592642">
          <w:rPr>
            <w:color w:val="000000" w:themeColor="text1"/>
          </w:rPr>
          <w:t xml:space="preserve">. The Office shall provide the requester with information on how to obtain a certified copy of the material incorporated by reference from the agency of the United States issuing the standards. These Standards are also available </w:t>
        </w:r>
        <w:r w:rsidRPr="00592642">
          <w:rPr>
            <w:color w:val="000000" w:themeColor="text1"/>
          </w:rPr>
          <w:fldChar w:fldCharType="begin"/>
        </w:r>
        <w:r w:rsidRPr="00592642">
          <w:rPr>
            <w:color w:val="000000" w:themeColor="text1"/>
          </w:rPr>
          <w:instrText>HYPERLINK "https://www.ecfr.gov/current/title-29/section-1910.1030"</w:instrText>
        </w:r>
        <w:r w:rsidRPr="00592642">
          <w:rPr>
            <w:color w:val="000000" w:themeColor="text1"/>
          </w:rPr>
        </w:r>
        <w:r w:rsidRPr="00592642">
          <w:rPr>
            <w:color w:val="000000" w:themeColor="text1"/>
          </w:rPr>
          <w:fldChar w:fldCharType="separate"/>
        </w:r>
        <w:r w:rsidRPr="00592642">
          <w:rPr>
            <w:rStyle w:val="Hyperlink"/>
            <w:color w:val="000000" w:themeColor="text1"/>
          </w:rPr>
          <w:t>here.</w:t>
        </w:r>
        <w:r w:rsidRPr="00592642">
          <w:rPr>
            <w:color w:val="000000" w:themeColor="text1"/>
          </w:rPr>
          <w:fldChar w:fldCharType="end"/>
        </w:r>
      </w:ins>
    </w:p>
    <w:p w14:paraId="79BD4DE6" w14:textId="77777777" w:rsidR="00B74E47" w:rsidRPr="00592642" w:rsidRDefault="00B74E47" w:rsidP="00B74E47">
      <w:pPr>
        <w:pStyle w:val="par2"/>
        <w:rPr>
          <w:ins w:id="2006" w:author="Rascon Arana, Maria" w:date="2026-09-01T12:21:00Z" w16du:dateUtc="2026-09-01T18:21:00Z"/>
          <w:color w:val="000000" w:themeColor="text1"/>
        </w:rPr>
      </w:pPr>
      <w:ins w:id="2007" w:author="Rascon Arana, Maria" w:date="2026-09-01T12:21:00Z" w16du:dateUtc="2026-09-01T18:21:00Z">
        <w:r w:rsidRPr="00592642">
          <w:rPr>
            <w:color w:val="000000" w:themeColor="text1"/>
          </w:rPr>
          <w:t>1.</w:t>
        </w:r>
        <w:r w:rsidRPr="00592642">
          <w:rPr>
            <w:color w:val="000000" w:themeColor="text1"/>
          </w:rPr>
          <w:tab/>
          <w:t xml:space="preserve">Compliance shall include, but not be limited to: </w:t>
        </w:r>
        <w:r w:rsidRPr="00592642">
          <w:rPr>
            <w:color w:val="000000" w:themeColor="text1"/>
            <w:szCs w:val="20"/>
          </w:rPr>
          <w:t>(1) A written exposure control plan; (2) Staff training; (3) Engineering and work practice controls; (4) Adoption of universal precautions; (5) Personal protective equipment; (6) Hepatitis B vaccinations; and (7) A protocol for evaluation in the event that an exposure occurs.</w:t>
        </w:r>
      </w:ins>
    </w:p>
    <w:p w14:paraId="5D11BE41" w14:textId="14226760" w:rsidR="00FA0AF0" w:rsidRPr="002F09CB" w:rsidRDefault="00B74E47" w:rsidP="002F09CB">
      <w:pPr>
        <w:pStyle w:val="par1"/>
      </w:pPr>
      <w:ins w:id="2008" w:author="Rascon Arana, Maria" w:date="2026-09-01T12:21:00Z" w16du:dateUtc="2026-09-01T18:21:00Z">
        <w:r>
          <w:t>E.</w:t>
        </w:r>
        <w:r>
          <w:tab/>
        </w:r>
      </w:ins>
      <w:r w:rsidR="00FA0AF0" w:rsidRPr="002F09CB">
        <w:t xml:space="preserve">Refrigeration of Human Remains </w:t>
      </w:r>
    </w:p>
    <w:p w14:paraId="681690A8" w14:textId="18CE228B" w:rsidR="00FA0AF0" w:rsidRPr="00EB2965" w:rsidRDefault="00FA0AF0" w:rsidP="00FA0AF0">
      <w:pPr>
        <w:pStyle w:val="par2"/>
        <w:rPr>
          <w:color w:val="000000" w:themeColor="text1"/>
          <w:rPrChange w:id="2009" w:author="Rascon Arana, Maria" w:date="2025-09-24T13:19:00Z" w16du:dateUtc="2025-09-24T19:19:00Z">
            <w:rPr/>
          </w:rPrChange>
        </w:rPr>
      </w:pPr>
      <w:r w:rsidRPr="00EB2965">
        <w:rPr>
          <w:color w:val="000000" w:themeColor="text1"/>
          <w:rPrChange w:id="2010" w:author="Rascon Arana, Maria" w:date="2025-09-24T13:19:00Z" w16du:dateUtc="2025-09-24T19:19:00Z">
            <w:rPr/>
          </w:rPrChange>
        </w:rPr>
        <w:t xml:space="preserve">1. </w:t>
      </w:r>
      <w:r w:rsidRPr="00EB2965">
        <w:rPr>
          <w:color w:val="000000" w:themeColor="text1"/>
          <w:rPrChange w:id="2011" w:author="Rascon Arana, Maria" w:date="2025-09-24T13:19:00Z" w16du:dateUtc="2025-09-24T19:19:00Z">
            <w:rPr/>
          </w:rPrChange>
        </w:rPr>
        <w:tab/>
        <w:t>All human remains that will be embalmed must be disinfected by approved disinfecting solutions in such a manner to help eliminate the danger of spreading diseases or infection. All human remains that are not going to be embalmed must be wrapped in a sheet</w:t>
      </w:r>
      <w:ins w:id="2012" w:author="Rascon Arana, Maria" w:date="2026-08-05T14:07:00Z" w16du:dateUtc="2026-08-05T20:07:00Z">
        <w:r w:rsidR="008B0D1C">
          <w:rPr>
            <w:color w:val="000000" w:themeColor="text1"/>
          </w:rPr>
          <w:t>,</w:t>
        </w:r>
      </w:ins>
      <w:del w:id="2013" w:author="Rascon Arana, Maria" w:date="2026-08-05T14:06:00Z" w16du:dateUtc="2026-08-05T20:06:00Z">
        <w:r w:rsidRPr="00EB2965" w:rsidDel="008B0D1C">
          <w:rPr>
            <w:color w:val="000000" w:themeColor="text1"/>
            <w:rPrChange w:id="2014" w:author="Rascon Arana, Maria" w:date="2025-09-24T13:19:00Z" w16du:dateUtc="2025-09-24T19:19:00Z">
              <w:rPr/>
            </w:rPrChange>
          </w:rPr>
          <w:delText xml:space="preserve"> or</w:delText>
        </w:r>
      </w:del>
      <w:r w:rsidRPr="00EB2965">
        <w:rPr>
          <w:color w:val="000000" w:themeColor="text1"/>
          <w:rPrChange w:id="2015" w:author="Rascon Arana, Maria" w:date="2025-09-24T13:19:00Z" w16du:dateUtc="2025-09-24T19:19:00Z">
            <w:rPr/>
          </w:rPrChange>
        </w:rPr>
        <w:t xml:space="preserve"> other cloth</w:t>
      </w:r>
      <w:ins w:id="2016" w:author="Rascon Arana, Maria" w:date="2026-08-05T14:06:00Z" w16du:dateUtc="2026-08-05T20:06:00Z">
        <w:r w:rsidR="008B0D1C">
          <w:rPr>
            <w:color w:val="000000" w:themeColor="text1"/>
          </w:rPr>
          <w:t xml:space="preserve"> or cadaver bag</w:t>
        </w:r>
      </w:ins>
      <w:r w:rsidRPr="00EB2965">
        <w:rPr>
          <w:color w:val="000000" w:themeColor="text1"/>
          <w:rPrChange w:id="2017" w:author="Rascon Arana, Maria" w:date="2025-09-24T13:19:00Z" w16du:dateUtc="2025-09-24T19:19:00Z">
            <w:rPr/>
          </w:rPrChange>
        </w:rPr>
        <w:t xml:space="preserve">. If human remains are to be held longer than twenty-four (24) hours, the remains must, at minimum, either be embalmed or continuously refrigerated until final disposition. </w:t>
      </w:r>
    </w:p>
    <w:p w14:paraId="0785ED07" w14:textId="77777777" w:rsidR="00FA0AF0" w:rsidRPr="00EB2965" w:rsidRDefault="00FA0AF0" w:rsidP="00FA0AF0">
      <w:pPr>
        <w:pStyle w:val="par2"/>
        <w:rPr>
          <w:color w:val="000000" w:themeColor="text1"/>
          <w:rPrChange w:id="2018" w:author="Rascon Arana, Maria" w:date="2025-09-24T13:19:00Z" w16du:dateUtc="2025-09-24T19:19:00Z">
            <w:rPr/>
          </w:rPrChange>
        </w:rPr>
      </w:pPr>
      <w:r w:rsidRPr="00EB2965">
        <w:rPr>
          <w:color w:val="000000" w:themeColor="text1"/>
          <w:rPrChange w:id="2019" w:author="Rascon Arana, Maria" w:date="2025-09-24T13:19:00Z" w16du:dateUtc="2025-09-24T19:19:00Z">
            <w:rPr/>
          </w:rPrChange>
        </w:rPr>
        <w:t xml:space="preserve">2. </w:t>
      </w:r>
      <w:r w:rsidRPr="00EB2965">
        <w:rPr>
          <w:color w:val="000000" w:themeColor="text1"/>
          <w:rPrChange w:id="2020" w:author="Rascon Arana, Maria" w:date="2025-09-24T13:19:00Z" w16du:dateUtc="2025-09-24T19:19:00Z">
            <w:rPr/>
          </w:rPrChange>
        </w:rPr>
        <w:tab/>
        <w:t xml:space="preserve">The refrigeration unit must be maintained in good operating condition, including a functioning, properly calibrated internal thermostat, and must be maintained in a sanitary condition at all times. </w:t>
      </w:r>
    </w:p>
    <w:p w14:paraId="497F2AD9" w14:textId="6FE24089" w:rsidR="00FA0AF0" w:rsidRPr="00EB2965" w:rsidRDefault="00FA0AF0" w:rsidP="00FA0AF0">
      <w:pPr>
        <w:pStyle w:val="par3"/>
        <w:rPr>
          <w:color w:val="000000" w:themeColor="text1"/>
          <w:rPrChange w:id="2021" w:author="Rascon Arana, Maria" w:date="2025-09-24T13:19:00Z" w16du:dateUtc="2025-09-24T19:19:00Z">
            <w:rPr/>
          </w:rPrChange>
        </w:rPr>
      </w:pPr>
      <w:r w:rsidRPr="00EB2965">
        <w:rPr>
          <w:color w:val="000000" w:themeColor="text1"/>
          <w:rPrChange w:id="2022" w:author="Rascon Arana, Maria" w:date="2025-09-24T13:19:00Z" w16du:dateUtc="2025-09-24T19:19:00Z">
            <w:rPr/>
          </w:rPrChange>
        </w:rPr>
        <w:t xml:space="preserve">a. </w:t>
      </w:r>
      <w:r w:rsidRPr="00EB2965">
        <w:rPr>
          <w:color w:val="000000" w:themeColor="text1"/>
          <w:rPrChange w:id="2023" w:author="Rascon Arana, Maria" w:date="2025-09-24T13:19:00Z" w16du:dateUtc="2025-09-24T19:19:00Z">
            <w:rPr/>
          </w:rPrChange>
        </w:rPr>
        <w:tab/>
        <w:t xml:space="preserve">For purposes of this Rule 1.23.C, “good working order” shall refer to the condition in which an item, equipment, or property is fully functional, free from defects, and capable of performing its intended functions without any hindrances or limitations. Refrigeration units in good working order shall </w:t>
      </w:r>
      <w:del w:id="2024" w:author="Rascon Arana, Maria" w:date="2026-09-14T11:16:00Z" w16du:dateUtc="2026-09-14T17:16:00Z">
        <w:r w:rsidRPr="00EB2965" w:rsidDel="006521DC">
          <w:rPr>
            <w:color w:val="000000" w:themeColor="text1"/>
            <w:rPrChange w:id="2025" w:author="Rascon Arana, Maria" w:date="2025-09-24T13:19:00Z" w16du:dateUtc="2025-09-24T19:19:00Z">
              <w:rPr/>
            </w:rPrChange>
          </w:rPr>
          <w:delText>maintain</w:delText>
        </w:r>
      </w:del>
      <w:ins w:id="2026" w:author="Rascon Arana, Maria" w:date="2026-09-14T11:16:00Z" w16du:dateUtc="2026-09-14T17:16:00Z">
        <w:r w:rsidR="006521DC">
          <w:rPr>
            <w:color w:val="000000" w:themeColor="text1"/>
          </w:rPr>
          <w:t>be set</w:t>
        </w:r>
      </w:ins>
      <w:ins w:id="2027" w:author="Rascon Arana, Maria" w:date="2026-09-14T11:17:00Z" w16du:dateUtc="2026-09-14T17:17:00Z">
        <w:r w:rsidR="006521DC">
          <w:rPr>
            <w:color w:val="000000" w:themeColor="text1"/>
          </w:rPr>
          <w:t xml:space="preserve"> at</w:t>
        </w:r>
      </w:ins>
      <w:r w:rsidRPr="00EB2965">
        <w:rPr>
          <w:color w:val="000000" w:themeColor="text1"/>
          <w:rPrChange w:id="2028" w:author="Rascon Arana, Maria" w:date="2025-09-24T13:19:00Z" w16du:dateUtc="2025-09-24T19:19:00Z">
            <w:rPr/>
          </w:rPrChange>
        </w:rPr>
        <w:t xml:space="preserve"> a temperature</w:t>
      </w:r>
      <w:ins w:id="2029" w:author="Rascon Arana, Maria" w:date="2026-09-14T11:16:00Z" w16du:dateUtc="2026-09-14T17:16:00Z">
        <w:r w:rsidR="006521DC">
          <w:rPr>
            <w:color w:val="000000" w:themeColor="text1"/>
          </w:rPr>
          <w:t xml:space="preserve"> between </w:t>
        </w:r>
      </w:ins>
      <w:ins w:id="2030" w:author="Rascon Arana, Maria" w:date="2026-09-14T11:17:00Z" w16du:dateUtc="2026-09-14T17:17:00Z">
        <w:r w:rsidR="006521DC">
          <w:t xml:space="preserve">one-point-six-six degrees Celsius and four-point-four-four </w:t>
        </w:r>
        <w:r w:rsidR="006521DC" w:rsidRPr="006A4FA1">
          <w:t>degrees Celsius (</w:t>
        </w:r>
        <w:r w:rsidR="006521DC">
          <w:t>1.66667</w:t>
        </w:r>
        <w:r w:rsidR="006521DC" w:rsidRPr="00396A66">
          <w:t>°</w:t>
        </w:r>
        <w:r w:rsidR="006521DC">
          <w:t>C – 4.444</w:t>
        </w:r>
        <w:r w:rsidR="006521DC" w:rsidRPr="006A4FA1">
          <w:t>° C)</w:t>
        </w:r>
        <w:r w:rsidR="006521DC">
          <w:t xml:space="preserve"> </w:t>
        </w:r>
      </w:ins>
      <w:del w:id="2031" w:author="Rascon Arana, Maria" w:date="2026-09-14T11:17:00Z" w16du:dateUtc="2026-09-14T17:17:00Z">
        <w:r w:rsidRPr="00EB2965" w:rsidDel="006521DC">
          <w:rPr>
            <w:color w:val="000000" w:themeColor="text1"/>
            <w:rPrChange w:id="2032" w:author="Rascon Arana, Maria" w:date="2025-09-24T13:19:00Z" w16du:dateUtc="2025-09-24T19:19:00Z">
              <w:rPr/>
            </w:rPrChange>
          </w:rPr>
          <w:delText xml:space="preserve"> </w:delText>
        </w:r>
      </w:del>
      <w:del w:id="2033" w:author="Rascon Arana, Maria" w:date="2026-07-16T11:16:00Z" w16du:dateUtc="2026-07-16T17:16:00Z">
        <w:r w:rsidRPr="00EB2965" w:rsidDel="00ED5675">
          <w:rPr>
            <w:color w:val="000000" w:themeColor="text1"/>
            <w:rPrChange w:id="2034" w:author="Rascon Arana, Maria" w:date="2025-09-24T13:19:00Z" w16du:dateUtc="2025-09-24T19:19:00Z">
              <w:rPr/>
            </w:rPrChange>
          </w:rPr>
          <w:delText xml:space="preserve">of no more than </w:delText>
        </w:r>
      </w:del>
      <w:del w:id="2035" w:author="Rascon Arana, Maria" w:date="2026-07-21T15:46:00Z" w16du:dateUtc="2026-07-21T21:46:00Z">
        <w:r w:rsidRPr="00EB2965" w:rsidDel="00477FD7">
          <w:rPr>
            <w:color w:val="000000" w:themeColor="text1"/>
            <w:rPrChange w:id="2036" w:author="Rascon Arana, Maria" w:date="2025-09-24T13:19:00Z" w16du:dateUtc="2025-09-24T19:19:00Z">
              <w:rPr/>
            </w:rPrChange>
          </w:rPr>
          <w:delText>thirty-</w:delText>
        </w:r>
      </w:del>
      <w:del w:id="2037" w:author="Rascon Arana, Maria" w:date="2026-07-16T11:15:00Z" w16du:dateUtc="2026-07-16T17:15:00Z">
        <w:r w:rsidRPr="00EB2965" w:rsidDel="00ED5675">
          <w:rPr>
            <w:color w:val="000000" w:themeColor="text1"/>
            <w:rPrChange w:id="2038" w:author="Rascon Arana, Maria" w:date="2025-09-24T13:19:00Z" w16du:dateUtc="2025-09-24T19:19:00Z">
              <w:rPr/>
            </w:rPrChange>
          </w:rPr>
          <w:delText xml:space="preserve">nine </w:delText>
        </w:r>
      </w:del>
      <w:del w:id="2039" w:author="Rascon Arana, Maria" w:date="2026-07-21T15:46:00Z" w16du:dateUtc="2026-07-21T21:46:00Z">
        <w:r w:rsidRPr="00EB2965" w:rsidDel="00477FD7">
          <w:rPr>
            <w:color w:val="000000" w:themeColor="text1"/>
            <w:rPrChange w:id="2040" w:author="Rascon Arana, Maria" w:date="2025-09-24T13:19:00Z" w16du:dateUtc="2025-09-24T19:19:00Z">
              <w:rPr/>
            </w:rPrChange>
          </w:rPr>
          <w:delText>degrees Fahrenheit (3</w:delText>
        </w:r>
      </w:del>
      <w:del w:id="2041" w:author="Rascon Arana, Maria" w:date="2026-07-16T11:14:00Z" w16du:dateUtc="2026-07-16T17:14:00Z">
        <w:r w:rsidRPr="00EB2965" w:rsidDel="00ED5675">
          <w:rPr>
            <w:color w:val="000000" w:themeColor="text1"/>
            <w:rPrChange w:id="2042" w:author="Rascon Arana, Maria" w:date="2025-09-24T13:19:00Z" w16du:dateUtc="2025-09-24T19:19:00Z">
              <w:rPr/>
            </w:rPrChange>
          </w:rPr>
          <w:delText>9</w:delText>
        </w:r>
      </w:del>
      <w:del w:id="2043" w:author="Rascon Arana, Maria" w:date="2026-07-21T15:46:00Z" w16du:dateUtc="2026-07-21T21:46:00Z">
        <w:r w:rsidRPr="00EB2965" w:rsidDel="00477FD7">
          <w:rPr>
            <w:color w:val="000000" w:themeColor="text1"/>
            <w:rPrChange w:id="2044" w:author="Rascon Arana, Maria" w:date="2025-09-24T13:19:00Z" w16du:dateUtc="2025-09-24T19:19:00Z">
              <w:rPr/>
            </w:rPrChange>
          </w:rPr>
          <w:delText xml:space="preserve">° F) or </w:delText>
        </w:r>
      </w:del>
      <w:del w:id="2045" w:author="Shelov, Elizabeth" w:date="2026-07-22T09:28:00Z" w16du:dateUtc="2026-07-22T15:28:00Z">
        <w:r w:rsidR="00053E1C" w:rsidDel="001503FB">
          <w:rPr>
            <w:color w:val="000000" w:themeColor="text1"/>
          </w:rPr>
          <w:delText xml:space="preserve"> </w:delText>
        </w:r>
      </w:del>
      <w:del w:id="2046" w:author="Rascon Arana, Maria" w:date="2026-07-21T15:46:00Z" w16du:dateUtc="2026-07-21T21:46:00Z">
        <w:r w:rsidRPr="00EB2965" w:rsidDel="00477FD7">
          <w:rPr>
            <w:color w:val="000000" w:themeColor="text1"/>
            <w:rPrChange w:id="2047" w:author="Rascon Arana, Maria" w:date="2025-09-24T13:19:00Z" w16du:dateUtc="2025-09-24T19:19:00Z">
              <w:rPr/>
            </w:rPrChange>
          </w:rPr>
          <w:delText xml:space="preserve">three-point-nine </w:delText>
        </w:r>
      </w:del>
      <w:ins w:id="2048" w:author="Shelov, Elizabeth" w:date="2026-07-17T11:03:00Z" w16du:dateUtc="2026-07-17T17:03:00Z">
        <w:del w:id="2049" w:author="Rascon Arana, Maria" w:date="2026-07-21T15:46:00Z" w16du:dateUtc="2026-07-21T21:46:00Z">
          <w:r w:rsidR="00053E1C" w:rsidDel="00477FD7">
            <w:rPr>
              <w:color w:val="000000" w:themeColor="text1"/>
            </w:rPr>
            <w:delText xml:space="preserve"> </w:delText>
          </w:r>
        </w:del>
      </w:ins>
      <w:del w:id="2050" w:author="Rascon Arana, Maria" w:date="2026-07-21T15:46:00Z" w16du:dateUtc="2026-07-21T21:46:00Z">
        <w:r w:rsidRPr="00EB2965" w:rsidDel="00477FD7">
          <w:rPr>
            <w:color w:val="000000" w:themeColor="text1"/>
            <w:rPrChange w:id="2051" w:author="Rascon Arana, Maria" w:date="2025-09-24T13:19:00Z" w16du:dateUtc="2025-09-24T19:19:00Z">
              <w:rPr/>
            </w:rPrChange>
          </w:rPr>
          <w:delText>degrees Celsius (3.9</w:delText>
        </w:r>
      </w:del>
      <w:del w:id="2052" w:author="Shelov, Elizabeth" w:date="2026-07-22T09:30:00Z" w16du:dateUtc="2026-07-22T15:30:00Z">
        <w:r w:rsidRPr="00EB2965" w:rsidDel="001503FB">
          <w:rPr>
            <w:color w:val="000000" w:themeColor="text1"/>
            <w:rPrChange w:id="2053" w:author="Rascon Arana, Maria" w:date="2025-09-24T13:19:00Z" w16du:dateUtc="2025-09-24T19:19:00Z">
              <w:rPr/>
            </w:rPrChange>
          </w:rPr>
          <w:delText>°</w:delText>
        </w:r>
      </w:del>
      <w:del w:id="2054" w:author="Rascon Arana, Maria" w:date="2026-09-14T17:19:00Z" w16du:dateUtc="2026-09-14T23:19:00Z">
        <w:r w:rsidRPr="00EB2965" w:rsidDel="00063326">
          <w:rPr>
            <w:color w:val="000000" w:themeColor="text1"/>
            <w:rPrChange w:id="2055" w:author="Rascon Arana, Maria" w:date="2025-09-24T13:19:00Z" w16du:dateUtc="2025-09-24T19:19:00Z">
              <w:rPr/>
            </w:rPrChange>
          </w:rPr>
          <w:delText xml:space="preserve"> C). </w:delText>
        </w:r>
      </w:del>
      <w:ins w:id="2056" w:author="Shelov, Elizabeth" w:date="2026-07-22T09:30:00Z" w16du:dateUtc="2026-07-22T15:30:00Z">
        <w:del w:id="2057" w:author="Rascon Arana, Maria" w:date="2026-09-14T17:19:00Z" w16du:dateUtc="2026-09-14T23:19:00Z">
          <w:r w:rsidR="001503FB" w:rsidDel="00063326">
            <w:rPr>
              <w:color w:val="000000" w:themeColor="text1"/>
            </w:rPr>
            <w:delText xml:space="preserve"> </w:delText>
          </w:r>
        </w:del>
        <w:r w:rsidR="001503FB">
          <w:rPr>
            <w:color w:val="000000" w:themeColor="text1"/>
          </w:rPr>
          <w:t>as set forth in Rule 1.23(A)(2) a</w:t>
        </w:r>
      </w:ins>
      <w:ins w:id="2058" w:author="Shelov, Elizabeth" w:date="2026-07-22T09:31:00Z" w16du:dateUtc="2026-07-22T15:31:00Z">
        <w:r w:rsidR="001503FB">
          <w:rPr>
            <w:color w:val="000000" w:themeColor="text1"/>
          </w:rPr>
          <w:t>bove.</w:t>
        </w:r>
      </w:ins>
    </w:p>
    <w:p w14:paraId="44FFA29B" w14:textId="260A54E1" w:rsidR="00FA0AF0" w:rsidRPr="00EB2965" w:rsidRDefault="00FA0AF0" w:rsidP="00FA0AF0">
      <w:pPr>
        <w:pStyle w:val="par2"/>
        <w:rPr>
          <w:color w:val="000000" w:themeColor="text1"/>
          <w:rPrChange w:id="2059" w:author="Rascon Arana, Maria" w:date="2025-09-24T13:19:00Z" w16du:dateUtc="2025-09-24T19:19:00Z">
            <w:rPr/>
          </w:rPrChange>
        </w:rPr>
      </w:pPr>
      <w:r w:rsidRPr="00EB2965">
        <w:rPr>
          <w:color w:val="000000" w:themeColor="text1"/>
          <w:rPrChange w:id="2060" w:author="Rascon Arana, Maria" w:date="2025-09-24T13:19:00Z" w16du:dateUtc="2025-09-24T19:19:00Z">
            <w:rPr/>
          </w:rPrChange>
        </w:rPr>
        <w:t xml:space="preserve">3. </w:t>
      </w:r>
      <w:r w:rsidRPr="00EB2965">
        <w:rPr>
          <w:color w:val="000000" w:themeColor="text1"/>
          <w:rPrChange w:id="2061" w:author="Rascon Arana, Maria" w:date="2025-09-24T13:19:00Z" w16du:dateUtc="2025-09-24T19:19:00Z">
            <w:rPr/>
          </w:rPrChange>
        </w:rPr>
        <w:tab/>
        <w:t xml:space="preserve">Each funeral establishment </w:t>
      </w:r>
      <w:del w:id="2062" w:author="Shelov, Elizabeth" w:date="2026-07-12T16:54:00Z" w16du:dateUtc="2026-07-12T22:54:00Z">
        <w:r w:rsidRPr="00EB2965" w:rsidDel="00E94807">
          <w:rPr>
            <w:color w:val="000000" w:themeColor="text1"/>
            <w:rPrChange w:id="2063" w:author="Rascon Arana, Maria" w:date="2025-09-24T13:19:00Z" w16du:dateUtc="2025-09-24T19:19:00Z">
              <w:rPr/>
            </w:rPrChange>
          </w:rPr>
          <w:delText xml:space="preserve">and crematory </w:delText>
        </w:r>
      </w:del>
      <w:r w:rsidRPr="00EB2965">
        <w:rPr>
          <w:color w:val="000000" w:themeColor="text1"/>
          <w:rPrChange w:id="2064" w:author="Rascon Arana, Maria" w:date="2025-09-24T13:19:00Z" w16du:dateUtc="2025-09-24T19:19:00Z">
            <w:rPr/>
          </w:rPrChange>
        </w:rPr>
        <w:t>shall measure the internal temperature of each refrigeration unit</w:t>
      </w:r>
      <w:ins w:id="2065" w:author="Rascon Arana, Maria" w:date="2025-09-24T13:50:00Z" w16du:dateUtc="2025-09-24T19:50:00Z">
        <w:r w:rsidR="0011266E">
          <w:rPr>
            <w:color w:val="000000" w:themeColor="text1"/>
          </w:rPr>
          <w:t xml:space="preserve"> that is in use</w:t>
        </w:r>
      </w:ins>
      <w:r w:rsidRPr="00EB2965">
        <w:rPr>
          <w:color w:val="000000" w:themeColor="text1"/>
          <w:rPrChange w:id="2066" w:author="Rascon Arana, Maria" w:date="2025-09-24T13:19:00Z" w16du:dateUtc="2025-09-24T19:19:00Z">
            <w:rPr/>
          </w:rPrChange>
        </w:rPr>
        <w:t xml:space="preserve"> located on the premises of the funeral establishment </w:t>
      </w:r>
      <w:del w:id="2067" w:author="Shelov, Elizabeth" w:date="2026-07-12T16:55:00Z" w16du:dateUtc="2026-07-12T22:55:00Z">
        <w:r w:rsidRPr="00EB2965" w:rsidDel="00E94807">
          <w:rPr>
            <w:color w:val="000000" w:themeColor="text1"/>
            <w:rPrChange w:id="2068" w:author="Rascon Arana, Maria" w:date="2025-09-24T13:19:00Z" w16du:dateUtc="2025-09-24T19:19:00Z">
              <w:rPr/>
            </w:rPrChange>
          </w:rPr>
          <w:delText xml:space="preserve">or crematory </w:delText>
        </w:r>
      </w:del>
      <w:r w:rsidRPr="00EB2965">
        <w:rPr>
          <w:color w:val="000000" w:themeColor="text1"/>
          <w:rPrChange w:id="2069" w:author="Rascon Arana, Maria" w:date="2025-09-24T13:19:00Z" w16du:dateUtc="2025-09-24T19:19:00Z">
            <w:rPr/>
          </w:rPrChange>
        </w:rPr>
        <w:t>at least twice during each business day, no less than six</w:t>
      </w:r>
      <w:ins w:id="2070" w:author="Rascon Arana, Maria" w:date="2025-09-23T16:19:00Z" w16du:dateUtc="2025-09-23T22:19:00Z">
        <w:r w:rsidR="00CA1B01" w:rsidRPr="00EB2965">
          <w:rPr>
            <w:color w:val="000000" w:themeColor="text1"/>
            <w:rPrChange w:id="2071" w:author="Rascon Arana, Maria" w:date="2025-09-24T13:19:00Z" w16du:dateUtc="2025-09-24T19:19:00Z">
              <w:rPr/>
            </w:rPrChange>
          </w:rPr>
          <w:t xml:space="preserve"> (6)</w:t>
        </w:r>
      </w:ins>
      <w:r w:rsidRPr="00EB2965">
        <w:rPr>
          <w:color w:val="000000" w:themeColor="text1"/>
          <w:rPrChange w:id="2072" w:author="Rascon Arana, Maria" w:date="2025-09-24T13:19:00Z" w16du:dateUtc="2025-09-24T19:19:00Z">
            <w:rPr/>
          </w:rPrChange>
        </w:rPr>
        <w:t xml:space="preserve"> hours apart. Each funeral establishment </w:t>
      </w:r>
      <w:del w:id="2073" w:author="Shelov, Elizabeth" w:date="2026-07-12T16:55:00Z" w16du:dateUtc="2026-07-12T22:55:00Z">
        <w:r w:rsidRPr="00EB2965" w:rsidDel="00E94807">
          <w:rPr>
            <w:color w:val="000000" w:themeColor="text1"/>
            <w:rPrChange w:id="2074" w:author="Rascon Arana, Maria" w:date="2025-09-24T13:19:00Z" w16du:dateUtc="2025-09-24T19:19:00Z">
              <w:rPr/>
            </w:rPrChange>
          </w:rPr>
          <w:delText xml:space="preserve">or crematory </w:delText>
        </w:r>
      </w:del>
      <w:r w:rsidRPr="00EB2965">
        <w:rPr>
          <w:color w:val="000000" w:themeColor="text1"/>
          <w:rPrChange w:id="2075" w:author="Rascon Arana, Maria" w:date="2025-09-24T13:19:00Z" w16du:dateUtc="2025-09-24T19:19:00Z">
            <w:rPr/>
          </w:rPrChange>
        </w:rPr>
        <w:t>shall maintain a</w:t>
      </w:r>
      <w:ins w:id="2076" w:author="Rascon Arana, Maria" w:date="2025-09-23T16:19:00Z" w16du:dateUtc="2025-09-23T22:19:00Z">
        <w:r w:rsidR="00CA1B01" w:rsidRPr="00EB2965">
          <w:rPr>
            <w:color w:val="000000" w:themeColor="text1"/>
            <w:rPrChange w:id="2077" w:author="Rascon Arana, Maria" w:date="2025-09-24T13:19:00Z" w16du:dateUtc="2025-09-24T19:19:00Z">
              <w:rPr/>
            </w:rPrChange>
          </w:rPr>
          <w:t xml:space="preserve"> paper-based or electronic</w:t>
        </w:r>
      </w:ins>
      <w:r w:rsidRPr="00EB2965">
        <w:rPr>
          <w:color w:val="000000" w:themeColor="text1"/>
          <w:rPrChange w:id="2078" w:author="Rascon Arana, Maria" w:date="2025-09-24T13:19:00Z" w16du:dateUtc="2025-09-24T19:19:00Z">
            <w:rPr/>
          </w:rPrChange>
        </w:rPr>
        <w:t xml:space="preserve"> refrigeration temperature log specific to each refrigeration unit. The log must be </w:t>
      </w:r>
      <w:del w:id="2079" w:author="Rascon Arana, Maria" w:date="2025-09-23T16:19:00Z" w16du:dateUtc="2025-09-23T22:19:00Z">
        <w:r w:rsidRPr="00EB2965" w:rsidDel="00CA1B01">
          <w:rPr>
            <w:color w:val="000000" w:themeColor="text1"/>
            <w:rPrChange w:id="2080" w:author="Rascon Arana, Maria" w:date="2025-09-24T13:19:00Z" w16du:dateUtc="2025-09-24T19:19:00Z">
              <w:rPr/>
            </w:rPrChange>
          </w:rPr>
          <w:delText xml:space="preserve">be </w:delText>
        </w:r>
      </w:del>
      <w:r w:rsidRPr="00EB2965">
        <w:rPr>
          <w:color w:val="000000" w:themeColor="text1"/>
          <w:rPrChange w:id="2081" w:author="Rascon Arana, Maria" w:date="2025-09-24T13:19:00Z" w16du:dateUtc="2025-09-24T19:19:00Z">
            <w:rPr/>
          </w:rPrChange>
        </w:rPr>
        <w:t xml:space="preserve">easily accessible and in full view for inspection, and must contain the following information: </w:t>
      </w:r>
    </w:p>
    <w:p w14:paraId="7FEB6DB2" w14:textId="77777777" w:rsidR="00FA0AF0" w:rsidRPr="00EB2965" w:rsidRDefault="00FA0AF0" w:rsidP="00FA0AF0">
      <w:pPr>
        <w:pStyle w:val="par3"/>
        <w:rPr>
          <w:color w:val="000000" w:themeColor="text1"/>
          <w:rPrChange w:id="2082" w:author="Rascon Arana, Maria" w:date="2025-09-24T13:19:00Z" w16du:dateUtc="2025-09-24T19:19:00Z">
            <w:rPr/>
          </w:rPrChange>
        </w:rPr>
      </w:pPr>
      <w:r w:rsidRPr="00EB2965">
        <w:rPr>
          <w:color w:val="000000" w:themeColor="text1"/>
          <w:rPrChange w:id="2083" w:author="Rascon Arana, Maria" w:date="2025-09-24T13:19:00Z" w16du:dateUtc="2025-09-24T19:19:00Z">
            <w:rPr/>
          </w:rPrChange>
        </w:rPr>
        <w:t xml:space="preserve">a. </w:t>
      </w:r>
      <w:r w:rsidRPr="00EB2965">
        <w:rPr>
          <w:color w:val="000000" w:themeColor="text1"/>
          <w:rPrChange w:id="2084" w:author="Rascon Arana, Maria" w:date="2025-09-24T13:19:00Z" w16du:dateUtc="2025-09-24T19:19:00Z">
            <w:rPr/>
          </w:rPrChange>
        </w:rPr>
        <w:tab/>
        <w:t xml:space="preserve">The serial number of the refrigeration unit to which the log belongs; </w:t>
      </w:r>
    </w:p>
    <w:p w14:paraId="0F83A25F" w14:textId="77777777" w:rsidR="00FA0AF0" w:rsidRPr="00EB2965" w:rsidRDefault="00FA0AF0" w:rsidP="00FA0AF0">
      <w:pPr>
        <w:pStyle w:val="par3"/>
        <w:rPr>
          <w:color w:val="000000" w:themeColor="text1"/>
          <w:rPrChange w:id="2085" w:author="Rascon Arana, Maria" w:date="2025-09-24T13:19:00Z" w16du:dateUtc="2025-09-24T19:19:00Z">
            <w:rPr/>
          </w:rPrChange>
        </w:rPr>
      </w:pPr>
      <w:r w:rsidRPr="00EB2965">
        <w:rPr>
          <w:color w:val="000000" w:themeColor="text1"/>
          <w:rPrChange w:id="2086" w:author="Rascon Arana, Maria" w:date="2025-09-24T13:19:00Z" w16du:dateUtc="2025-09-24T19:19:00Z">
            <w:rPr/>
          </w:rPrChange>
        </w:rPr>
        <w:t xml:space="preserve">b. </w:t>
      </w:r>
      <w:r w:rsidRPr="00EB2965">
        <w:rPr>
          <w:color w:val="000000" w:themeColor="text1"/>
          <w:rPrChange w:id="2087" w:author="Rascon Arana, Maria" w:date="2025-09-24T13:19:00Z" w16du:dateUtc="2025-09-24T19:19:00Z">
            <w:rPr/>
          </w:rPrChange>
        </w:rPr>
        <w:tab/>
        <w:t xml:space="preserve">The date of each temperature measurement; </w:t>
      </w:r>
    </w:p>
    <w:p w14:paraId="339061D7" w14:textId="77777777" w:rsidR="00FA0AF0" w:rsidRPr="00EB2965" w:rsidRDefault="00FA0AF0" w:rsidP="00FA0AF0">
      <w:pPr>
        <w:pStyle w:val="par3"/>
        <w:rPr>
          <w:color w:val="000000" w:themeColor="text1"/>
          <w:rPrChange w:id="2088" w:author="Rascon Arana, Maria" w:date="2025-09-24T13:19:00Z" w16du:dateUtc="2025-09-24T19:19:00Z">
            <w:rPr/>
          </w:rPrChange>
        </w:rPr>
      </w:pPr>
      <w:r w:rsidRPr="00EB2965">
        <w:rPr>
          <w:color w:val="000000" w:themeColor="text1"/>
          <w:rPrChange w:id="2089" w:author="Rascon Arana, Maria" w:date="2025-09-24T13:19:00Z" w16du:dateUtc="2025-09-24T19:19:00Z">
            <w:rPr/>
          </w:rPrChange>
        </w:rPr>
        <w:t xml:space="preserve">c. </w:t>
      </w:r>
      <w:r w:rsidRPr="00EB2965">
        <w:rPr>
          <w:color w:val="000000" w:themeColor="text1"/>
          <w:rPrChange w:id="2090" w:author="Rascon Arana, Maria" w:date="2025-09-24T13:19:00Z" w16du:dateUtc="2025-09-24T19:19:00Z">
            <w:rPr/>
          </w:rPrChange>
        </w:rPr>
        <w:tab/>
        <w:t xml:space="preserve">The time of each temperature measurement; </w:t>
      </w:r>
    </w:p>
    <w:p w14:paraId="5D23543B" w14:textId="45063A0A" w:rsidR="00FA0AF0" w:rsidRPr="00EB2965" w:rsidRDefault="00FA0AF0" w:rsidP="00FA0AF0">
      <w:pPr>
        <w:pStyle w:val="par3"/>
        <w:rPr>
          <w:color w:val="000000" w:themeColor="text1"/>
          <w:rPrChange w:id="2091" w:author="Rascon Arana, Maria" w:date="2025-09-24T13:19:00Z" w16du:dateUtc="2025-09-24T19:19:00Z">
            <w:rPr/>
          </w:rPrChange>
        </w:rPr>
      </w:pPr>
      <w:r w:rsidRPr="00EB2965">
        <w:rPr>
          <w:color w:val="000000" w:themeColor="text1"/>
          <w:rPrChange w:id="2092" w:author="Rascon Arana, Maria" w:date="2025-09-24T13:19:00Z" w16du:dateUtc="2025-09-24T19:19:00Z">
            <w:rPr/>
          </w:rPrChange>
        </w:rPr>
        <w:t xml:space="preserve">d. </w:t>
      </w:r>
      <w:r w:rsidRPr="00EB2965">
        <w:rPr>
          <w:color w:val="000000" w:themeColor="text1"/>
          <w:rPrChange w:id="2093" w:author="Rascon Arana, Maria" w:date="2025-09-24T13:19:00Z" w16du:dateUtc="2025-09-24T19:19:00Z">
            <w:rPr/>
          </w:rPrChange>
        </w:rPr>
        <w:tab/>
        <w:t>The temperature recorded during each temperature measurements;</w:t>
      </w:r>
    </w:p>
    <w:p w14:paraId="3971DBF5" w14:textId="537E3742" w:rsidR="00FA0AF0" w:rsidRPr="00EB2965" w:rsidRDefault="00FA0AF0">
      <w:pPr>
        <w:pStyle w:val="par3"/>
        <w:ind w:right="-90"/>
        <w:rPr>
          <w:color w:val="000000" w:themeColor="text1"/>
          <w:rPrChange w:id="2094" w:author="Rascon Arana, Maria" w:date="2025-09-24T13:19:00Z" w16du:dateUtc="2025-09-24T19:19:00Z">
            <w:rPr/>
          </w:rPrChange>
        </w:rPr>
        <w:pPrChange w:id="2095" w:author="Shelov, Elizabeth" w:date="2026-07-21T10:47:00Z" w16du:dateUtc="2026-07-21T16:47:00Z">
          <w:pPr>
            <w:pStyle w:val="par3"/>
          </w:pPr>
        </w:pPrChange>
      </w:pPr>
      <w:r w:rsidRPr="00EB2965">
        <w:rPr>
          <w:color w:val="000000" w:themeColor="text1"/>
          <w:rPrChange w:id="2096" w:author="Rascon Arana, Maria" w:date="2025-09-24T13:19:00Z" w16du:dateUtc="2025-09-24T19:19:00Z">
            <w:rPr/>
          </w:rPrChange>
        </w:rPr>
        <w:lastRenderedPageBreak/>
        <w:t xml:space="preserve">e. </w:t>
      </w:r>
      <w:r w:rsidRPr="00EB2965">
        <w:rPr>
          <w:color w:val="000000" w:themeColor="text1"/>
          <w:rPrChange w:id="2097" w:author="Rascon Arana, Maria" w:date="2025-09-24T13:19:00Z" w16du:dateUtc="2025-09-24T19:19:00Z">
            <w:rPr/>
          </w:rPrChange>
        </w:rPr>
        <w:tab/>
        <w:t xml:space="preserve">Any instances of the recorded temperature exceeding </w:t>
      </w:r>
      <w:del w:id="2098" w:author="Shelov, Elizabeth" w:date="2026-07-21T10:46:00Z" w16du:dateUtc="2026-07-21T16:46:00Z">
        <w:r w:rsidRPr="00EB2965" w:rsidDel="004A67DF">
          <w:rPr>
            <w:color w:val="000000" w:themeColor="text1"/>
            <w:rPrChange w:id="2099" w:author="Rascon Arana, Maria" w:date="2025-09-24T13:19:00Z" w16du:dateUtc="2025-09-24T19:19:00Z">
              <w:rPr/>
            </w:rPrChange>
          </w:rPr>
          <w:delText>thirty-nine</w:delText>
        </w:r>
      </w:del>
      <w:ins w:id="2100" w:author="Shelov, Elizabeth" w:date="2026-07-21T10:46:00Z" w16du:dateUtc="2026-07-21T16:46:00Z">
        <w:r w:rsidR="004A67DF">
          <w:rPr>
            <w:color w:val="000000" w:themeColor="text1"/>
          </w:rPr>
          <w:t xml:space="preserve"> forty-</w:t>
        </w:r>
        <w:del w:id="2101" w:author="Rascon Arana, Maria" w:date="2026-09-14T17:20:00Z" w16du:dateUtc="2026-09-14T23:20:00Z">
          <w:r w:rsidR="004A67DF" w:rsidDel="00063326">
            <w:rPr>
              <w:color w:val="000000" w:themeColor="text1"/>
            </w:rPr>
            <w:delText>one</w:delText>
          </w:r>
        </w:del>
      </w:ins>
      <w:ins w:id="2102" w:author="Rascon Arana, Maria" w:date="2026-09-14T17:20:00Z" w16du:dateUtc="2026-09-14T23:20:00Z">
        <w:r w:rsidR="00063326">
          <w:rPr>
            <w:color w:val="000000" w:themeColor="text1"/>
          </w:rPr>
          <w:t>five</w:t>
        </w:r>
      </w:ins>
      <w:ins w:id="2103" w:author="Shelov, Elizabeth" w:date="2026-07-21T10:46:00Z" w16du:dateUtc="2026-07-21T16:46:00Z">
        <w:r w:rsidR="004A67DF">
          <w:rPr>
            <w:color w:val="000000" w:themeColor="text1"/>
          </w:rPr>
          <w:t xml:space="preserve"> </w:t>
        </w:r>
      </w:ins>
      <w:r w:rsidRPr="00EB2965">
        <w:rPr>
          <w:color w:val="000000" w:themeColor="text1"/>
          <w:rPrChange w:id="2104" w:author="Rascon Arana, Maria" w:date="2025-09-24T13:19:00Z" w16du:dateUtc="2025-09-24T19:19:00Z">
            <w:rPr/>
          </w:rPrChange>
        </w:rPr>
        <w:t xml:space="preserve"> degrees Fahrenheit (</w:t>
      </w:r>
      <w:del w:id="2105" w:author="Shelov, Elizabeth" w:date="2026-07-21T10:47:00Z" w16du:dateUtc="2026-07-21T16:47:00Z">
        <w:r w:rsidRPr="00EB2965" w:rsidDel="004A67DF">
          <w:rPr>
            <w:color w:val="000000" w:themeColor="text1"/>
            <w:rPrChange w:id="2106" w:author="Rascon Arana, Maria" w:date="2025-09-24T13:19:00Z" w16du:dateUtc="2025-09-24T19:19:00Z">
              <w:rPr/>
            </w:rPrChange>
          </w:rPr>
          <w:delText>39</w:delText>
        </w:r>
      </w:del>
      <w:ins w:id="2107" w:author="Shelov, Elizabeth" w:date="2026-07-21T10:47:00Z" w16du:dateUtc="2026-07-21T16:47:00Z">
        <w:del w:id="2108" w:author="Rascon Arana, Maria" w:date="2026-09-14T17:20:00Z" w16du:dateUtc="2026-09-14T23:20:00Z">
          <w:r w:rsidR="004A67DF" w:rsidDel="00063326">
            <w:rPr>
              <w:color w:val="000000" w:themeColor="text1"/>
            </w:rPr>
            <w:delText xml:space="preserve"> </w:delText>
          </w:r>
        </w:del>
        <w:r w:rsidR="004A67DF">
          <w:rPr>
            <w:color w:val="000000" w:themeColor="text1"/>
          </w:rPr>
          <w:t>4</w:t>
        </w:r>
      </w:ins>
      <w:ins w:id="2109" w:author="Rascon Arana, Maria" w:date="2026-09-14T17:20:00Z" w16du:dateUtc="2026-09-14T23:20:00Z">
        <w:r w:rsidR="00063326">
          <w:rPr>
            <w:color w:val="000000" w:themeColor="text1"/>
          </w:rPr>
          <w:t>5</w:t>
        </w:r>
      </w:ins>
      <w:ins w:id="2110" w:author="Shelov, Elizabeth" w:date="2026-07-21T10:47:00Z" w16du:dateUtc="2026-07-21T16:47:00Z">
        <w:del w:id="2111" w:author="Rascon Arana, Maria" w:date="2026-09-14T17:20:00Z" w16du:dateUtc="2026-09-14T23:20:00Z">
          <w:r w:rsidR="004A67DF" w:rsidDel="00063326">
            <w:rPr>
              <w:color w:val="000000" w:themeColor="text1"/>
            </w:rPr>
            <w:delText>1</w:delText>
          </w:r>
        </w:del>
      </w:ins>
      <w:r w:rsidRPr="00EB2965">
        <w:rPr>
          <w:color w:val="000000" w:themeColor="text1"/>
          <w:rPrChange w:id="2112" w:author="Rascon Arana, Maria" w:date="2025-09-24T13:19:00Z" w16du:dateUtc="2025-09-24T19:19:00Z">
            <w:rPr/>
          </w:rPrChange>
        </w:rPr>
        <w:t xml:space="preserve">° F) or </w:t>
      </w:r>
      <w:del w:id="2113" w:author="Shelov, Elizabeth" w:date="2026-07-21T10:47:00Z" w16du:dateUtc="2026-07-21T16:47:00Z">
        <w:r w:rsidRPr="00EB2965" w:rsidDel="004A67DF">
          <w:rPr>
            <w:color w:val="000000" w:themeColor="text1"/>
            <w:rPrChange w:id="2114" w:author="Rascon Arana, Maria" w:date="2025-09-24T13:19:00Z" w16du:dateUtc="2025-09-24T19:19:00Z">
              <w:rPr/>
            </w:rPrChange>
          </w:rPr>
          <w:delText xml:space="preserve">three-point-nine </w:delText>
        </w:r>
      </w:del>
      <w:ins w:id="2115" w:author="Shelov, Elizabeth" w:date="2026-07-21T10:47:00Z" w16du:dateUtc="2026-07-21T16:47:00Z">
        <w:r w:rsidR="004A67DF">
          <w:rPr>
            <w:color w:val="000000" w:themeColor="text1"/>
          </w:rPr>
          <w:t xml:space="preserve"> five </w:t>
        </w:r>
      </w:ins>
      <w:r w:rsidRPr="00EB2965">
        <w:rPr>
          <w:color w:val="000000" w:themeColor="text1"/>
          <w:rPrChange w:id="2116" w:author="Rascon Arana, Maria" w:date="2025-09-24T13:19:00Z" w16du:dateUtc="2025-09-24T19:19:00Z">
            <w:rPr/>
          </w:rPrChange>
        </w:rPr>
        <w:t>degrees Celsius (</w:t>
      </w:r>
      <w:del w:id="2117" w:author="Shelov, Elizabeth" w:date="2026-07-21T10:47:00Z" w16du:dateUtc="2026-07-21T16:47:00Z">
        <w:r w:rsidRPr="00EB2965" w:rsidDel="004A67DF">
          <w:rPr>
            <w:color w:val="000000" w:themeColor="text1"/>
            <w:rPrChange w:id="2118" w:author="Rascon Arana, Maria" w:date="2025-09-24T13:19:00Z" w16du:dateUtc="2025-09-24T19:19:00Z">
              <w:rPr/>
            </w:rPrChange>
          </w:rPr>
          <w:delText>3.9</w:delText>
        </w:r>
      </w:del>
      <w:ins w:id="2119" w:author="Shelov, Elizabeth" w:date="2026-07-21T10:47:00Z" w16du:dateUtc="2026-07-21T16:47:00Z">
        <w:r w:rsidR="004A67DF">
          <w:rPr>
            <w:color w:val="000000" w:themeColor="text1"/>
          </w:rPr>
          <w:t xml:space="preserve"> 5</w:t>
        </w:r>
      </w:ins>
      <w:r w:rsidRPr="00EB2965">
        <w:rPr>
          <w:color w:val="000000" w:themeColor="text1"/>
          <w:rPrChange w:id="2120" w:author="Rascon Arana, Maria" w:date="2025-09-24T13:19:00Z" w16du:dateUtc="2025-09-24T19:19:00Z">
            <w:rPr/>
          </w:rPrChange>
        </w:rPr>
        <w:t xml:space="preserve">° C), as applicable, must be clearly and unambiguously noted in the log. </w:t>
      </w:r>
    </w:p>
    <w:p w14:paraId="6C1BEB82" w14:textId="2DB6E020" w:rsidR="00FA0AF0" w:rsidRPr="00EB2965" w:rsidRDefault="001B6160" w:rsidP="001B6160">
      <w:pPr>
        <w:pStyle w:val="par1"/>
        <w:jc w:val="center"/>
        <w:rPr>
          <w:color w:val="000000" w:themeColor="text1"/>
          <w:rPrChange w:id="2121" w:author="Rascon Arana, Maria" w:date="2025-09-24T13:19:00Z" w16du:dateUtc="2025-09-24T19:19:00Z">
            <w:rPr/>
          </w:rPrChange>
        </w:rPr>
      </w:pPr>
      <w:r>
        <w:rPr>
          <w:color w:val="000000" w:themeColor="text1"/>
        </w:rPr>
        <w:t>…</w:t>
      </w:r>
    </w:p>
    <w:p w14:paraId="649AE057" w14:textId="77777777" w:rsidR="00FA0AF0" w:rsidRPr="00A3663C" w:rsidRDefault="00FA0AF0">
      <w:pPr>
        <w:pStyle w:val="Heading2"/>
        <w:pPrChange w:id="2122" w:author="Rascon Arana, Maria" w:date="2026-08-05T09:14:00Z" w16du:dateUtc="2026-08-05T15:14:00Z">
          <w:pPr>
            <w:pStyle w:val="Title1"/>
          </w:pPr>
        </w:pPrChange>
      </w:pPr>
      <w:commentRangeStart w:id="2123"/>
      <w:r w:rsidRPr="00C678F4">
        <w:rPr>
          <w:i w:val="0"/>
          <w:iCs w:val="0"/>
          <w:sz w:val="20"/>
          <w:szCs w:val="20"/>
          <w:rPrChange w:id="2124" w:author="Rascon Arana, Maria" w:date="2026-08-05T09:14:00Z" w16du:dateUtc="2026-08-05T15:14:00Z">
            <w:rPr/>
          </w:rPrChange>
        </w:rPr>
        <w:t xml:space="preserve">1.25 </w:t>
      </w:r>
      <w:commentRangeEnd w:id="2123"/>
      <w:r w:rsidR="009124BE" w:rsidRPr="00C678F4">
        <w:rPr>
          <w:rStyle w:val="CommentReference"/>
          <w:i w:val="0"/>
          <w:iCs w:val="0"/>
          <w:sz w:val="20"/>
          <w:szCs w:val="20"/>
          <w:rPrChange w:id="2125" w:author="Rascon Arana, Maria" w:date="2026-08-05T09:14:00Z" w16du:dateUtc="2026-08-05T15:14:00Z">
            <w:rPr>
              <w:rStyle w:val="CommentReference"/>
              <w:sz w:val="20"/>
              <w:szCs w:val="20"/>
            </w:rPr>
          </w:rPrChange>
        </w:rPr>
        <w:commentReference w:id="2123"/>
      </w:r>
      <w:r w:rsidRPr="00C678F4">
        <w:rPr>
          <w:i w:val="0"/>
          <w:iCs w:val="0"/>
          <w:sz w:val="20"/>
          <w:szCs w:val="20"/>
          <w:rPrChange w:id="2126" w:author="Rascon Arana, Maria" w:date="2026-08-05T09:14:00Z" w16du:dateUtc="2026-08-05T15:14:00Z">
            <w:rPr/>
          </w:rPrChange>
        </w:rPr>
        <w:tab/>
        <w:t xml:space="preserve">RULES RESPECTING DELEGATION BY FUNERAL DIRECTORS AND MORTUARY SCIENCE PRACTITIONERS </w:t>
      </w:r>
    </w:p>
    <w:p w14:paraId="7ADA0A11" w14:textId="77777777" w:rsidR="00FA0AF0" w:rsidRPr="00EB2965" w:rsidRDefault="00FA0AF0" w:rsidP="00FA0AF0">
      <w:pPr>
        <w:pStyle w:val="upar1"/>
        <w:rPr>
          <w:color w:val="000000" w:themeColor="text1"/>
          <w:rPrChange w:id="2127" w:author="Rascon Arana, Maria" w:date="2025-09-24T13:19:00Z" w16du:dateUtc="2025-09-24T19:19:00Z">
            <w:rPr/>
          </w:rPrChange>
        </w:rPr>
      </w:pPr>
      <w:r w:rsidRPr="00EB2965">
        <w:rPr>
          <w:color w:val="000000" w:themeColor="text1"/>
          <w:rPrChange w:id="2128" w:author="Rascon Arana, Maria" w:date="2025-09-24T13:19:00Z" w16du:dateUtc="2025-09-24T19:19:00Z">
            <w:rPr/>
          </w:rPrChange>
        </w:rPr>
        <w:t xml:space="preserve">This Rule is adopted pursuant to section 12-20-204, 12-135-401(6)(a), 12-135-601(4), and 12-135- 701(2), C.R.S. The purpose of this Rule is to clarify delegation authority of licensed Funeral Directors and Mortuary Science Practitioners pursuant to sections 12-135-601(4) and 12-135-701(2), C.R.S., as applicable. </w:t>
      </w:r>
    </w:p>
    <w:p w14:paraId="50D683FB" w14:textId="06B048A2" w:rsidR="00FA0AF0" w:rsidRPr="00EB2965" w:rsidRDefault="00FA0AF0" w:rsidP="00FA0AF0">
      <w:pPr>
        <w:pStyle w:val="par1"/>
        <w:rPr>
          <w:color w:val="000000" w:themeColor="text1"/>
          <w:rPrChange w:id="2129" w:author="Rascon Arana, Maria" w:date="2025-09-24T13:19:00Z" w16du:dateUtc="2025-09-24T19:19:00Z">
            <w:rPr/>
          </w:rPrChange>
        </w:rPr>
      </w:pPr>
      <w:r w:rsidRPr="00EB2965">
        <w:rPr>
          <w:color w:val="000000" w:themeColor="text1"/>
          <w:rPrChange w:id="2130" w:author="Rascon Arana, Maria" w:date="2025-09-24T13:19:00Z" w16du:dateUtc="2025-09-24T19:19:00Z">
            <w:rPr/>
          </w:rPrChange>
        </w:rPr>
        <w:t xml:space="preserve">A. </w:t>
      </w:r>
      <w:r w:rsidRPr="00EB2965">
        <w:rPr>
          <w:color w:val="000000" w:themeColor="text1"/>
          <w:rPrChange w:id="2131" w:author="Rascon Arana, Maria" w:date="2025-09-24T13:19:00Z" w16du:dateUtc="2025-09-24T19:19:00Z">
            <w:rPr/>
          </w:rPrChange>
        </w:rPr>
        <w:tab/>
        <w:t>Delegation by Funeral Directors. Pursuant to section 12-135-601(4), C.R.S., a licensed funeral director may delegate to unlicensed persons any task, except as provided in subparagraphs (A)(1</w:t>
      </w:r>
      <w:r w:rsidRPr="00E94807">
        <w:t xml:space="preserve">) and </w:t>
      </w:r>
      <w:r w:rsidRPr="00EB2965">
        <w:rPr>
          <w:color w:val="000000" w:themeColor="text1"/>
          <w:rPrChange w:id="2132" w:author="Rascon Arana, Maria" w:date="2025-09-24T13:19:00Z" w16du:dateUtc="2025-09-24T19:19:00Z">
            <w:rPr/>
          </w:rPrChange>
        </w:rPr>
        <w:t xml:space="preserve">(A)(3) of this Rule 1.25, that is within the scope of practice for a licensed funeral director. </w:t>
      </w:r>
    </w:p>
    <w:p w14:paraId="4160520C" w14:textId="77777777" w:rsidR="00FA0AF0" w:rsidRPr="00EB2965" w:rsidRDefault="00FA0AF0" w:rsidP="00FA0AF0">
      <w:pPr>
        <w:pStyle w:val="par2"/>
        <w:rPr>
          <w:color w:val="000000" w:themeColor="text1"/>
          <w:rPrChange w:id="2133" w:author="Rascon Arana, Maria" w:date="2025-09-24T13:19:00Z" w16du:dateUtc="2025-09-24T19:19:00Z">
            <w:rPr/>
          </w:rPrChange>
        </w:rPr>
      </w:pPr>
      <w:r w:rsidRPr="00EB2965">
        <w:rPr>
          <w:color w:val="000000" w:themeColor="text1"/>
          <w:rPrChange w:id="2134" w:author="Rascon Arana, Maria" w:date="2025-09-24T13:19:00Z" w16du:dateUtc="2025-09-24T19:19:00Z">
            <w:rPr/>
          </w:rPrChange>
        </w:rPr>
        <w:t xml:space="preserve">1. </w:t>
      </w:r>
      <w:r w:rsidRPr="00EB2965">
        <w:rPr>
          <w:color w:val="000000" w:themeColor="text1"/>
          <w:rPrChange w:id="2135" w:author="Rascon Arana, Maria" w:date="2025-09-24T13:19:00Z" w16du:dateUtc="2025-09-24T19:19:00Z">
            <w:rPr/>
          </w:rPrChange>
        </w:rPr>
        <w:tab/>
        <w:t xml:space="preserve">The delegating funeral director is responsible for ensuring that a delegatee has the experience, education, and training necessary to perform all delegated tasks. </w:t>
      </w:r>
    </w:p>
    <w:p w14:paraId="4BBB6C7B" w14:textId="77777777" w:rsidR="00FA0AF0" w:rsidRPr="00EB2965" w:rsidRDefault="00FA0AF0" w:rsidP="00FA0AF0">
      <w:pPr>
        <w:pStyle w:val="par2"/>
        <w:rPr>
          <w:color w:val="000000" w:themeColor="text1"/>
          <w:rPrChange w:id="2136" w:author="Rascon Arana, Maria" w:date="2025-09-24T13:19:00Z" w16du:dateUtc="2025-09-24T19:19:00Z">
            <w:rPr/>
          </w:rPrChange>
        </w:rPr>
      </w:pPr>
      <w:r w:rsidRPr="00EB2965">
        <w:rPr>
          <w:color w:val="000000" w:themeColor="text1"/>
          <w:rPrChange w:id="2137" w:author="Rascon Arana, Maria" w:date="2025-09-24T13:19:00Z" w16du:dateUtc="2025-09-24T19:19:00Z">
            <w:rPr/>
          </w:rPrChange>
        </w:rPr>
        <w:t xml:space="preserve">2. </w:t>
      </w:r>
      <w:r w:rsidRPr="00EB2965">
        <w:rPr>
          <w:color w:val="000000" w:themeColor="text1"/>
          <w:rPrChange w:id="2138" w:author="Rascon Arana, Maria" w:date="2025-09-24T13:19:00Z" w16du:dateUtc="2025-09-24T19:19:00Z">
            <w:rPr/>
          </w:rPrChange>
        </w:rPr>
        <w:tab/>
        <w:t xml:space="preserve">A licensed funeral director retains responsibility for any tasks delegated pursuant to this Rule 1.25. </w:t>
      </w:r>
    </w:p>
    <w:p w14:paraId="11305E0C" w14:textId="50B06F13" w:rsidR="00A1753E" w:rsidRDefault="00FA0AF0">
      <w:pPr>
        <w:pStyle w:val="par2"/>
        <w:rPr>
          <w:ins w:id="2139" w:author="Shelov, Elizabeth" w:date="2026-07-07T16:57:00Z" w16du:dateUtc="2026-07-07T22:57:00Z"/>
          <w:color w:val="000000" w:themeColor="text1"/>
        </w:rPr>
        <w:pPrChange w:id="2140" w:author="Shelov, Elizabeth" w:date="2026-07-12T16:59:00Z" w16du:dateUtc="2026-07-12T22:59:00Z">
          <w:pPr>
            <w:pStyle w:val="par3"/>
            <w:ind w:hanging="1980"/>
          </w:pPr>
        </w:pPrChange>
      </w:pPr>
      <w:r w:rsidRPr="00EB2965">
        <w:rPr>
          <w:color w:val="000000" w:themeColor="text1"/>
          <w:rPrChange w:id="2141" w:author="Rascon Arana, Maria" w:date="2025-09-24T13:19:00Z" w16du:dateUtc="2025-09-24T19:19:00Z">
            <w:rPr/>
          </w:rPrChange>
        </w:rPr>
        <w:t xml:space="preserve">3. </w:t>
      </w:r>
      <w:r w:rsidRPr="00EB2965">
        <w:rPr>
          <w:color w:val="000000" w:themeColor="text1"/>
          <w:rPrChange w:id="2142" w:author="Rascon Arana, Maria" w:date="2025-09-24T13:19:00Z" w16du:dateUtc="2025-09-24T19:19:00Z">
            <w:rPr/>
          </w:rPrChange>
        </w:rPr>
        <w:tab/>
        <w:t>A licensed funeral director may not delegate tasks as provided in section 12-135- 601(4)(d), C.R.S.</w:t>
      </w:r>
      <w:ins w:id="2143" w:author="Shelov, Elizabeth" w:date="2026-07-12T16:59:00Z" w16du:dateUtc="2026-07-12T22:59:00Z">
        <w:r w:rsidR="00E94807">
          <w:rPr>
            <w:color w:val="000000" w:themeColor="text1"/>
          </w:rPr>
          <w:t xml:space="preserve">, including but not limited to, </w:t>
        </w:r>
      </w:ins>
      <w:ins w:id="2144" w:author="Shelov, Elizabeth" w:date="2026-07-07T16:57:00Z" w16du:dateUtc="2026-07-07T22:57:00Z">
        <w:r w:rsidR="00A1753E" w:rsidRPr="00915138">
          <w:rPr>
            <w:color w:val="000000" w:themeColor="text1"/>
          </w:rPr>
          <w:t xml:space="preserve">the oversight </w:t>
        </w:r>
        <w:r w:rsidR="00A1753E">
          <w:rPr>
            <w:color w:val="000000" w:themeColor="text1"/>
          </w:rPr>
          <w:t>of a funeral establishment’s operations related to the final disposition of human remains.</w:t>
        </w:r>
      </w:ins>
    </w:p>
    <w:p w14:paraId="133E6592" w14:textId="77777777" w:rsidR="00FA0AF0" w:rsidRPr="00EB2965" w:rsidRDefault="00FA0AF0" w:rsidP="00FA0AF0">
      <w:pPr>
        <w:pStyle w:val="par1"/>
        <w:rPr>
          <w:color w:val="000000" w:themeColor="text1"/>
          <w:rPrChange w:id="2145" w:author="Rascon Arana, Maria" w:date="2025-09-24T13:19:00Z" w16du:dateUtc="2025-09-24T19:19:00Z">
            <w:rPr/>
          </w:rPrChange>
        </w:rPr>
      </w:pPr>
      <w:r w:rsidRPr="00EB2965">
        <w:rPr>
          <w:color w:val="000000" w:themeColor="text1"/>
          <w:rPrChange w:id="2146" w:author="Rascon Arana, Maria" w:date="2025-09-24T13:19:00Z" w16du:dateUtc="2025-09-24T19:19:00Z">
            <w:rPr/>
          </w:rPrChange>
        </w:rPr>
        <w:t xml:space="preserve">B. </w:t>
      </w:r>
      <w:r w:rsidRPr="00EB2965">
        <w:rPr>
          <w:color w:val="000000" w:themeColor="text1"/>
          <w:rPrChange w:id="2147" w:author="Rascon Arana, Maria" w:date="2025-09-24T13:19:00Z" w16du:dateUtc="2025-09-24T19:19:00Z">
            <w:rPr/>
          </w:rPrChange>
        </w:rPr>
        <w:tab/>
        <w:t xml:space="preserve">Delegation by Mortuary Science Practitioners. Pursuant to section 12-135-701(2), C.R.S., a licensed mortuary science practitioner may delegate to unlicensed persons any task, except as provided in subparagraphs (B)(1) and (B)(3) of this Rule 1.25, that is within the scope of practice for a licensed mortuary science practitioner. </w:t>
      </w:r>
    </w:p>
    <w:p w14:paraId="21E1CB64" w14:textId="1B765463" w:rsidR="00FA0AF0" w:rsidRPr="00EB2965" w:rsidRDefault="00FA0AF0" w:rsidP="00FA0AF0">
      <w:pPr>
        <w:pStyle w:val="par2"/>
        <w:rPr>
          <w:color w:val="000000" w:themeColor="text1"/>
          <w:rPrChange w:id="2148" w:author="Rascon Arana, Maria" w:date="2025-09-24T13:19:00Z" w16du:dateUtc="2025-09-24T19:19:00Z">
            <w:rPr/>
          </w:rPrChange>
        </w:rPr>
      </w:pPr>
      <w:r w:rsidRPr="00EB2965">
        <w:rPr>
          <w:color w:val="000000" w:themeColor="text1"/>
          <w:rPrChange w:id="2149" w:author="Rascon Arana, Maria" w:date="2025-09-24T13:19:00Z" w16du:dateUtc="2025-09-24T19:19:00Z">
            <w:rPr/>
          </w:rPrChange>
        </w:rPr>
        <w:t xml:space="preserve">1. </w:t>
      </w:r>
      <w:r w:rsidRPr="00EB2965">
        <w:rPr>
          <w:color w:val="000000" w:themeColor="text1"/>
          <w:rPrChange w:id="2150" w:author="Rascon Arana, Maria" w:date="2025-09-24T13:19:00Z" w16du:dateUtc="2025-09-24T19:19:00Z">
            <w:rPr/>
          </w:rPrChange>
        </w:rPr>
        <w:tab/>
        <w:t>The delegating mortuary science practitioner is responsible for ensuring that a delegatee has the experience, education, and training necessary to perform all delegated tasks.</w:t>
      </w:r>
    </w:p>
    <w:p w14:paraId="1CE7DE4F" w14:textId="77777777" w:rsidR="00FA0AF0" w:rsidRPr="00EB2965" w:rsidRDefault="00FA0AF0" w:rsidP="00FA0AF0">
      <w:pPr>
        <w:pStyle w:val="par2"/>
        <w:rPr>
          <w:color w:val="000000" w:themeColor="text1"/>
          <w:rPrChange w:id="2151" w:author="Rascon Arana, Maria" w:date="2025-09-24T13:19:00Z" w16du:dateUtc="2025-09-24T19:19:00Z">
            <w:rPr/>
          </w:rPrChange>
        </w:rPr>
      </w:pPr>
      <w:r w:rsidRPr="00EB2965">
        <w:rPr>
          <w:color w:val="000000" w:themeColor="text1"/>
          <w:rPrChange w:id="2152" w:author="Rascon Arana, Maria" w:date="2025-09-24T13:19:00Z" w16du:dateUtc="2025-09-24T19:19:00Z">
            <w:rPr/>
          </w:rPrChange>
        </w:rPr>
        <w:t xml:space="preserve">2. </w:t>
      </w:r>
      <w:r w:rsidRPr="00EB2965">
        <w:rPr>
          <w:color w:val="000000" w:themeColor="text1"/>
          <w:rPrChange w:id="2153" w:author="Rascon Arana, Maria" w:date="2025-09-24T13:19:00Z" w16du:dateUtc="2025-09-24T19:19:00Z">
            <w:rPr/>
          </w:rPrChange>
        </w:rPr>
        <w:tab/>
        <w:t xml:space="preserve">A licensed mortuary science practitioner retains responsibility for any tasks delegated pursuant to this Rule 1.25. </w:t>
      </w:r>
    </w:p>
    <w:p w14:paraId="0A4AE78B" w14:textId="758A5AA7" w:rsidR="00A1753E" w:rsidRDefault="00FA0AF0" w:rsidP="00912BB6">
      <w:pPr>
        <w:pStyle w:val="par2"/>
        <w:rPr>
          <w:ins w:id="2154" w:author="Shelov, Elizabeth" w:date="2026-07-07T16:56:00Z" w16du:dateUtc="2026-07-07T22:56:00Z"/>
          <w:color w:val="000000" w:themeColor="text1"/>
        </w:rPr>
      </w:pPr>
      <w:r w:rsidRPr="00EB2965">
        <w:rPr>
          <w:color w:val="000000" w:themeColor="text1"/>
          <w:rPrChange w:id="2155" w:author="Rascon Arana, Maria" w:date="2025-09-24T13:19:00Z" w16du:dateUtc="2025-09-24T19:19:00Z">
            <w:rPr/>
          </w:rPrChange>
        </w:rPr>
        <w:t xml:space="preserve">3. </w:t>
      </w:r>
      <w:r w:rsidRPr="00EB2965">
        <w:rPr>
          <w:color w:val="000000" w:themeColor="text1"/>
          <w:rPrChange w:id="2156" w:author="Rascon Arana, Maria" w:date="2025-09-24T13:19:00Z" w16du:dateUtc="2025-09-24T19:19:00Z">
            <w:rPr/>
          </w:rPrChange>
        </w:rPr>
        <w:tab/>
        <w:t>A licensed mortuary science practitioner may not delegate tasks as provided in section 12-135-701(2)(d), C.R.S.</w:t>
      </w:r>
      <w:ins w:id="2157" w:author="Shelov, Elizabeth" w:date="2026-07-12T17:00:00Z" w16du:dateUtc="2026-07-12T23:00:00Z">
        <w:r w:rsidR="00912BB6">
          <w:rPr>
            <w:color w:val="000000" w:themeColor="text1"/>
          </w:rPr>
          <w:t xml:space="preserve">, including but not limited to, </w:t>
        </w:r>
      </w:ins>
      <w:ins w:id="2158" w:author="Shelov, Elizabeth" w:date="2026-07-12T17:01:00Z" w16du:dateUtc="2026-07-12T23:01:00Z">
        <w:r w:rsidR="00912BB6">
          <w:rPr>
            <w:color w:val="000000" w:themeColor="text1"/>
          </w:rPr>
          <w:t>t</w:t>
        </w:r>
      </w:ins>
      <w:ins w:id="2159" w:author="Shelov, Elizabeth" w:date="2026-07-07T16:58:00Z" w16du:dateUtc="2026-07-07T22:58:00Z">
        <w:r w:rsidR="00A1753E" w:rsidRPr="00915138">
          <w:rPr>
            <w:color w:val="000000" w:themeColor="text1"/>
          </w:rPr>
          <w:t xml:space="preserve">he oversight </w:t>
        </w:r>
        <w:r w:rsidR="00A1753E">
          <w:rPr>
            <w:color w:val="000000" w:themeColor="text1"/>
          </w:rPr>
          <w:t>of a funeral establishment’s operations related to the final disposition of human remains</w:t>
        </w:r>
      </w:ins>
      <w:ins w:id="2160" w:author="Shelov, Elizabeth" w:date="2026-07-12T17:01:00Z" w16du:dateUtc="2026-07-12T23:01:00Z">
        <w:r w:rsidR="00912BB6">
          <w:rPr>
            <w:color w:val="000000" w:themeColor="text1"/>
          </w:rPr>
          <w:t>.</w:t>
        </w:r>
      </w:ins>
    </w:p>
    <w:p w14:paraId="7B309F8F" w14:textId="21AE3BA8" w:rsidR="00FA0AF0" w:rsidRPr="00A3663C" w:rsidRDefault="00FA0AF0">
      <w:pPr>
        <w:pStyle w:val="Heading2"/>
        <w:pPrChange w:id="2161" w:author="Rascon Arana, Maria" w:date="2026-08-05T09:14:00Z" w16du:dateUtc="2026-08-05T15:14:00Z">
          <w:pPr>
            <w:pStyle w:val="Title1"/>
          </w:pPr>
        </w:pPrChange>
      </w:pPr>
      <w:commentRangeStart w:id="2162"/>
      <w:commentRangeStart w:id="2163"/>
      <w:commentRangeStart w:id="2164"/>
      <w:commentRangeStart w:id="2165"/>
      <w:commentRangeStart w:id="2166"/>
      <w:commentRangeStart w:id="2167"/>
      <w:commentRangeStart w:id="2168"/>
      <w:commentRangeStart w:id="2169"/>
      <w:commentRangeStart w:id="2170"/>
      <w:commentRangeStart w:id="2171"/>
      <w:r w:rsidRPr="00C678F4">
        <w:rPr>
          <w:i w:val="0"/>
          <w:iCs w:val="0"/>
          <w:sz w:val="20"/>
          <w:szCs w:val="20"/>
          <w:rPrChange w:id="2172" w:author="Rascon Arana, Maria" w:date="2026-08-05T09:14:00Z" w16du:dateUtc="2026-08-05T15:14:00Z">
            <w:rPr/>
          </w:rPrChange>
        </w:rPr>
        <w:t xml:space="preserve">1.26 </w:t>
      </w:r>
      <w:commentRangeEnd w:id="2162"/>
      <w:r w:rsidR="00CD5DE1" w:rsidRPr="00C678F4">
        <w:rPr>
          <w:rStyle w:val="CommentReference"/>
          <w:i w:val="0"/>
          <w:iCs w:val="0"/>
          <w:sz w:val="20"/>
          <w:szCs w:val="20"/>
          <w:rPrChange w:id="2173" w:author="Rascon Arana, Maria" w:date="2026-08-05T09:14:00Z" w16du:dateUtc="2026-08-05T15:14:00Z">
            <w:rPr>
              <w:rStyle w:val="CommentReference"/>
              <w:sz w:val="20"/>
              <w:szCs w:val="20"/>
            </w:rPr>
          </w:rPrChange>
        </w:rPr>
        <w:commentReference w:id="2162"/>
      </w:r>
      <w:commentRangeEnd w:id="2163"/>
      <w:r w:rsidR="008C299B" w:rsidRPr="00C678F4">
        <w:rPr>
          <w:rStyle w:val="CommentReference"/>
          <w:i w:val="0"/>
          <w:iCs w:val="0"/>
          <w:sz w:val="20"/>
          <w:szCs w:val="20"/>
          <w:rPrChange w:id="2174" w:author="Rascon Arana, Maria" w:date="2026-08-05T09:14:00Z" w16du:dateUtc="2026-08-05T15:14:00Z">
            <w:rPr>
              <w:rStyle w:val="CommentReference"/>
              <w:sz w:val="20"/>
              <w:szCs w:val="20"/>
            </w:rPr>
          </w:rPrChange>
        </w:rPr>
        <w:commentReference w:id="2163"/>
      </w:r>
      <w:commentRangeEnd w:id="2164"/>
      <w:r w:rsidR="006F594E" w:rsidRPr="00C678F4">
        <w:rPr>
          <w:rStyle w:val="CommentReference"/>
          <w:i w:val="0"/>
          <w:iCs w:val="0"/>
          <w:sz w:val="20"/>
          <w:szCs w:val="20"/>
          <w:rPrChange w:id="2175" w:author="Rascon Arana, Maria" w:date="2026-08-05T09:14:00Z" w16du:dateUtc="2026-08-05T15:14:00Z">
            <w:rPr>
              <w:rStyle w:val="CommentReference"/>
              <w:sz w:val="20"/>
              <w:szCs w:val="20"/>
            </w:rPr>
          </w:rPrChange>
        </w:rPr>
        <w:commentReference w:id="2164"/>
      </w:r>
      <w:commentRangeEnd w:id="2165"/>
      <w:r w:rsidR="00F0073D" w:rsidRPr="00C678F4">
        <w:rPr>
          <w:rStyle w:val="CommentReference"/>
          <w:i w:val="0"/>
          <w:iCs w:val="0"/>
          <w:sz w:val="20"/>
          <w:szCs w:val="20"/>
          <w:rPrChange w:id="2176" w:author="Rascon Arana, Maria" w:date="2026-08-05T09:14:00Z" w16du:dateUtc="2026-08-05T15:14:00Z">
            <w:rPr>
              <w:rStyle w:val="CommentReference"/>
              <w:sz w:val="20"/>
              <w:szCs w:val="20"/>
            </w:rPr>
          </w:rPrChange>
        </w:rPr>
        <w:commentReference w:id="2165"/>
      </w:r>
      <w:commentRangeEnd w:id="2166"/>
      <w:r w:rsidR="007061CE" w:rsidRPr="00C678F4">
        <w:rPr>
          <w:rStyle w:val="CommentReference"/>
          <w:i w:val="0"/>
          <w:iCs w:val="0"/>
          <w:sz w:val="20"/>
          <w:szCs w:val="20"/>
          <w:rPrChange w:id="2177" w:author="Rascon Arana, Maria" w:date="2026-08-05T09:14:00Z" w16du:dateUtc="2026-08-05T15:14:00Z">
            <w:rPr>
              <w:rStyle w:val="CommentReference"/>
              <w:sz w:val="20"/>
              <w:szCs w:val="20"/>
            </w:rPr>
          </w:rPrChange>
        </w:rPr>
        <w:commentReference w:id="2166"/>
      </w:r>
      <w:commentRangeEnd w:id="2167"/>
      <w:r w:rsidR="00447300" w:rsidRPr="00C678F4">
        <w:rPr>
          <w:rStyle w:val="CommentReference"/>
          <w:i w:val="0"/>
          <w:iCs w:val="0"/>
          <w:sz w:val="20"/>
          <w:szCs w:val="20"/>
          <w:rPrChange w:id="2178" w:author="Rascon Arana, Maria" w:date="2026-08-05T09:14:00Z" w16du:dateUtc="2026-08-05T15:14:00Z">
            <w:rPr>
              <w:rStyle w:val="CommentReference"/>
              <w:sz w:val="20"/>
              <w:szCs w:val="20"/>
            </w:rPr>
          </w:rPrChange>
        </w:rPr>
        <w:commentReference w:id="2167"/>
      </w:r>
      <w:commentRangeEnd w:id="2168"/>
      <w:r w:rsidR="003079EC" w:rsidRPr="00C678F4">
        <w:rPr>
          <w:rStyle w:val="CommentReference"/>
          <w:i w:val="0"/>
          <w:iCs w:val="0"/>
          <w:sz w:val="20"/>
          <w:szCs w:val="20"/>
          <w:rPrChange w:id="2179" w:author="Rascon Arana, Maria" w:date="2026-08-05T09:14:00Z" w16du:dateUtc="2026-08-05T15:14:00Z">
            <w:rPr>
              <w:rStyle w:val="CommentReference"/>
              <w:sz w:val="20"/>
              <w:szCs w:val="20"/>
            </w:rPr>
          </w:rPrChange>
        </w:rPr>
        <w:commentReference w:id="2168"/>
      </w:r>
      <w:commentRangeEnd w:id="2169"/>
      <w:r w:rsidR="001C264C" w:rsidRPr="00C678F4">
        <w:rPr>
          <w:rStyle w:val="CommentReference"/>
          <w:i w:val="0"/>
          <w:iCs w:val="0"/>
          <w:sz w:val="20"/>
          <w:szCs w:val="20"/>
          <w:rPrChange w:id="2180" w:author="Rascon Arana, Maria" w:date="2026-08-05T09:14:00Z" w16du:dateUtc="2026-08-05T15:14:00Z">
            <w:rPr>
              <w:rStyle w:val="CommentReference"/>
              <w:sz w:val="20"/>
              <w:szCs w:val="20"/>
            </w:rPr>
          </w:rPrChange>
        </w:rPr>
        <w:commentReference w:id="2169"/>
      </w:r>
      <w:commentRangeEnd w:id="2170"/>
      <w:r w:rsidR="003C763F" w:rsidRPr="00C678F4">
        <w:rPr>
          <w:rStyle w:val="CommentReference"/>
          <w:i w:val="0"/>
          <w:iCs w:val="0"/>
          <w:sz w:val="20"/>
          <w:szCs w:val="20"/>
          <w:rPrChange w:id="2181" w:author="Rascon Arana, Maria" w:date="2026-08-05T09:14:00Z" w16du:dateUtc="2026-08-05T15:14:00Z">
            <w:rPr>
              <w:rStyle w:val="CommentReference"/>
              <w:sz w:val="20"/>
              <w:szCs w:val="20"/>
            </w:rPr>
          </w:rPrChange>
        </w:rPr>
        <w:commentReference w:id="2170"/>
      </w:r>
      <w:commentRangeEnd w:id="2171"/>
      <w:r w:rsidR="008F3220" w:rsidRPr="00C678F4">
        <w:rPr>
          <w:rStyle w:val="CommentReference"/>
          <w:i w:val="0"/>
          <w:iCs w:val="0"/>
          <w:sz w:val="20"/>
          <w:szCs w:val="20"/>
          <w:rPrChange w:id="2182" w:author="Rascon Arana, Maria" w:date="2026-08-05T09:14:00Z" w16du:dateUtc="2026-08-05T15:14:00Z">
            <w:rPr>
              <w:rStyle w:val="CommentReference"/>
              <w:sz w:val="20"/>
              <w:szCs w:val="20"/>
            </w:rPr>
          </w:rPrChange>
        </w:rPr>
        <w:commentReference w:id="2171"/>
      </w:r>
      <w:r w:rsidRPr="00C678F4">
        <w:rPr>
          <w:i w:val="0"/>
          <w:iCs w:val="0"/>
          <w:sz w:val="20"/>
          <w:szCs w:val="20"/>
          <w:rPrChange w:id="2183" w:author="Rascon Arana, Maria" w:date="2026-08-05T09:14:00Z" w16du:dateUtc="2026-08-05T15:14:00Z">
            <w:rPr/>
          </w:rPrChange>
        </w:rPr>
        <w:tab/>
        <w:t xml:space="preserve">RULES RESPECTING </w:t>
      </w:r>
      <w:del w:id="2184" w:author="Shelov, Elizabeth" w:date="2026-07-07T16:43:00Z" w16du:dateUtc="2026-07-07T22:43:00Z">
        <w:r w:rsidRPr="00C678F4" w:rsidDel="00A1753E">
          <w:rPr>
            <w:i w:val="0"/>
            <w:iCs w:val="0"/>
            <w:sz w:val="20"/>
            <w:szCs w:val="20"/>
            <w:rPrChange w:id="2185" w:author="Rascon Arana, Maria" w:date="2026-08-05T09:14:00Z" w16du:dateUtc="2026-08-05T15:14:00Z">
              <w:rPr/>
            </w:rPrChange>
          </w:rPr>
          <w:delText xml:space="preserve">SATELLITE OFFICES </w:delText>
        </w:r>
      </w:del>
      <w:ins w:id="2186" w:author="Shelov, Elizabeth" w:date="2026-07-07T16:43:00Z" w16du:dateUtc="2026-07-07T22:43:00Z">
        <w:r w:rsidR="00A1753E" w:rsidRPr="00C678F4">
          <w:rPr>
            <w:i w:val="0"/>
            <w:iCs w:val="0"/>
            <w:sz w:val="20"/>
            <w:szCs w:val="20"/>
            <w:rPrChange w:id="2187" w:author="Rascon Arana, Maria" w:date="2026-08-05T09:14:00Z" w16du:dateUtc="2026-08-05T15:14:00Z">
              <w:rPr/>
            </w:rPrChange>
          </w:rPr>
          <w:t>AFFILIATE LOCATIONS</w:t>
        </w:r>
      </w:ins>
    </w:p>
    <w:p w14:paraId="7069FD06" w14:textId="425CD587" w:rsidR="00FA0AF0" w:rsidRPr="00EB2965" w:rsidRDefault="00FA0AF0" w:rsidP="00FA0AF0">
      <w:pPr>
        <w:pStyle w:val="upar1"/>
        <w:rPr>
          <w:color w:val="000000" w:themeColor="text1"/>
          <w:rPrChange w:id="2188" w:author="Rascon Arana, Maria" w:date="2025-09-24T13:19:00Z" w16du:dateUtc="2025-09-24T19:19:00Z">
            <w:rPr/>
          </w:rPrChange>
        </w:rPr>
      </w:pPr>
      <w:r w:rsidRPr="00EB2965">
        <w:rPr>
          <w:color w:val="000000" w:themeColor="text1"/>
          <w:rPrChange w:id="2189" w:author="Rascon Arana, Maria" w:date="2025-09-24T13:19:00Z" w16du:dateUtc="2025-09-24T19:19:00Z">
            <w:rPr/>
          </w:rPrChange>
        </w:rPr>
        <w:t xml:space="preserve">This Rule is adopted pursuant to sections 12-20-204 and 12-135-401(6)(a), C.R.S. The purpose of this Rule is to clarify use of </w:t>
      </w:r>
      <w:del w:id="2190" w:author="Shelov, Elizabeth" w:date="2026-07-07T16:59:00Z" w16du:dateUtc="2026-07-07T22:59:00Z">
        <w:r w:rsidRPr="00EB2965" w:rsidDel="00A1753E">
          <w:rPr>
            <w:color w:val="000000" w:themeColor="text1"/>
            <w:rPrChange w:id="2191" w:author="Rascon Arana, Maria" w:date="2025-09-24T13:19:00Z" w16du:dateUtc="2025-09-24T19:19:00Z">
              <w:rPr/>
            </w:rPrChange>
          </w:rPr>
          <w:delText xml:space="preserve">satellite offices </w:delText>
        </w:r>
      </w:del>
      <w:ins w:id="2192" w:author="Shelov, Elizabeth" w:date="2026-07-12T17:01:00Z" w16du:dateUtc="2026-07-12T23:01:00Z">
        <w:r w:rsidR="00912BB6">
          <w:rPr>
            <w:color w:val="000000" w:themeColor="text1"/>
          </w:rPr>
          <w:t xml:space="preserve">affiliate locations </w:t>
        </w:r>
      </w:ins>
      <w:r w:rsidRPr="00EB2965">
        <w:rPr>
          <w:color w:val="000000" w:themeColor="text1"/>
          <w:rPrChange w:id="2193" w:author="Rascon Arana, Maria" w:date="2025-09-24T13:19:00Z" w16du:dateUtc="2025-09-24T19:19:00Z">
            <w:rPr/>
          </w:rPrChange>
        </w:rPr>
        <w:t xml:space="preserve">by registered funeral establishments </w:t>
      </w:r>
      <w:del w:id="2194" w:author="Shelov, Elizabeth" w:date="2026-07-07T16:59:00Z" w16du:dateUtc="2026-07-07T22:59:00Z">
        <w:r w:rsidRPr="00EB2965" w:rsidDel="00A1753E">
          <w:rPr>
            <w:color w:val="000000" w:themeColor="text1"/>
            <w:rPrChange w:id="2195" w:author="Rascon Arana, Maria" w:date="2025-09-24T13:19:00Z" w16du:dateUtc="2025-09-24T19:19:00Z">
              <w:rPr/>
            </w:rPrChange>
          </w:rPr>
          <w:delText xml:space="preserve">or crematories </w:delText>
        </w:r>
      </w:del>
      <w:r w:rsidRPr="00EB2965">
        <w:rPr>
          <w:color w:val="000000" w:themeColor="text1"/>
          <w:rPrChange w:id="2196" w:author="Rascon Arana, Maria" w:date="2025-09-24T13:19:00Z" w16du:dateUtc="2025-09-24T19:19:00Z">
            <w:rPr/>
          </w:rPrChange>
        </w:rPr>
        <w:t xml:space="preserve">for the purpose of conducting certain authorized business activities. </w:t>
      </w:r>
    </w:p>
    <w:p w14:paraId="0A4553FE" w14:textId="190ACD5D" w:rsidR="00FA0AF0" w:rsidRPr="00EB2965" w:rsidRDefault="00FA0AF0" w:rsidP="00FA0AF0">
      <w:pPr>
        <w:pStyle w:val="par1"/>
        <w:rPr>
          <w:color w:val="000000" w:themeColor="text1"/>
          <w:rPrChange w:id="2197" w:author="Rascon Arana, Maria" w:date="2025-09-24T13:19:00Z" w16du:dateUtc="2025-09-24T19:19:00Z">
            <w:rPr/>
          </w:rPrChange>
        </w:rPr>
      </w:pPr>
      <w:r w:rsidRPr="00EB2965">
        <w:rPr>
          <w:color w:val="000000" w:themeColor="text1"/>
          <w:rPrChange w:id="2198" w:author="Rascon Arana, Maria" w:date="2025-09-24T13:19:00Z" w16du:dateUtc="2025-09-24T19:19:00Z">
            <w:rPr/>
          </w:rPrChange>
        </w:rPr>
        <w:t xml:space="preserve">A. </w:t>
      </w:r>
      <w:r w:rsidRPr="00EB2965">
        <w:rPr>
          <w:color w:val="000000" w:themeColor="text1"/>
          <w:rPrChange w:id="2199" w:author="Rascon Arana, Maria" w:date="2025-09-24T13:19:00Z" w16du:dateUtc="2025-09-24T19:19:00Z">
            <w:rPr/>
          </w:rPrChange>
        </w:rPr>
        <w:tab/>
        <w:t xml:space="preserve">A registered funeral establishment </w:t>
      </w:r>
      <w:del w:id="2200" w:author="Shelov, Elizabeth" w:date="2026-07-07T16:59:00Z" w16du:dateUtc="2026-07-07T22:59:00Z">
        <w:r w:rsidRPr="00EB2965" w:rsidDel="00A1753E">
          <w:rPr>
            <w:color w:val="000000" w:themeColor="text1"/>
            <w:rPrChange w:id="2201" w:author="Rascon Arana, Maria" w:date="2025-09-24T13:19:00Z" w16du:dateUtc="2025-09-24T19:19:00Z">
              <w:rPr/>
            </w:rPrChange>
          </w:rPr>
          <w:delText xml:space="preserve">or crematory </w:delText>
        </w:r>
      </w:del>
      <w:r w:rsidRPr="00EB2965">
        <w:rPr>
          <w:color w:val="000000" w:themeColor="text1"/>
          <w:rPrChange w:id="2202" w:author="Rascon Arana, Maria" w:date="2025-09-24T13:19:00Z" w16du:dateUtc="2025-09-24T19:19:00Z">
            <w:rPr/>
          </w:rPrChange>
        </w:rPr>
        <w:t xml:space="preserve">may conduct business at one or more locations in addition to the primary place of business </w:t>
      </w:r>
      <w:del w:id="2203" w:author="Rascon Arana, Maria" w:date="2026-09-01T15:31:00Z" w16du:dateUtc="2026-09-01T21:31:00Z">
        <w:r w:rsidRPr="00EB2965" w:rsidDel="007738B0">
          <w:rPr>
            <w:color w:val="000000" w:themeColor="text1"/>
            <w:rPrChange w:id="2204" w:author="Rascon Arana, Maria" w:date="2025-09-24T13:19:00Z" w16du:dateUtc="2025-09-24T19:19:00Z">
              <w:rPr/>
            </w:rPrChange>
          </w:rPr>
          <w:delText xml:space="preserve">listed on the application for registration </w:delText>
        </w:r>
      </w:del>
      <w:r w:rsidRPr="00EB2965">
        <w:rPr>
          <w:color w:val="000000" w:themeColor="text1"/>
          <w:rPrChange w:id="2205" w:author="Rascon Arana, Maria" w:date="2025-09-24T13:19:00Z" w16du:dateUtc="2025-09-24T19:19:00Z">
            <w:rPr/>
          </w:rPrChange>
        </w:rPr>
        <w:t>pursuant to Rule 1.18</w:t>
      </w:r>
      <w:ins w:id="2206" w:author="Rascon Arana, Maria" w:date="2026-09-01T15:31:00Z" w16du:dateUtc="2026-09-01T21:31:00Z">
        <w:r w:rsidR="007738B0">
          <w:rPr>
            <w:color w:val="000000" w:themeColor="text1"/>
          </w:rPr>
          <w:t xml:space="preserve"> and Rule 1.26</w:t>
        </w:r>
      </w:ins>
      <w:r w:rsidRPr="00EB2965">
        <w:rPr>
          <w:color w:val="000000" w:themeColor="text1"/>
          <w:rPrChange w:id="2207" w:author="Rascon Arana, Maria" w:date="2025-09-24T13:19:00Z" w16du:dateUtc="2025-09-24T19:19:00Z">
            <w:rPr/>
          </w:rPrChange>
        </w:rPr>
        <w:t xml:space="preserve">. </w:t>
      </w:r>
    </w:p>
    <w:p w14:paraId="38BAB864" w14:textId="007ECFBC" w:rsidR="00FA0AF0" w:rsidRPr="00EB2965" w:rsidRDefault="00FA0AF0" w:rsidP="00FA0AF0">
      <w:pPr>
        <w:pStyle w:val="par1"/>
        <w:rPr>
          <w:color w:val="000000" w:themeColor="text1"/>
          <w:rPrChange w:id="2208" w:author="Rascon Arana, Maria" w:date="2025-09-24T13:19:00Z" w16du:dateUtc="2025-09-24T19:19:00Z">
            <w:rPr/>
          </w:rPrChange>
        </w:rPr>
      </w:pPr>
      <w:r w:rsidRPr="00EB2965">
        <w:rPr>
          <w:color w:val="000000" w:themeColor="text1"/>
          <w:rPrChange w:id="2209" w:author="Rascon Arana, Maria" w:date="2025-09-24T13:19:00Z" w16du:dateUtc="2025-09-24T19:19:00Z">
            <w:rPr/>
          </w:rPrChange>
        </w:rPr>
        <w:lastRenderedPageBreak/>
        <w:t xml:space="preserve">B. </w:t>
      </w:r>
      <w:r w:rsidRPr="00EB2965">
        <w:rPr>
          <w:color w:val="000000" w:themeColor="text1"/>
          <w:rPrChange w:id="2210" w:author="Rascon Arana, Maria" w:date="2025-09-24T13:19:00Z" w16du:dateUtc="2025-09-24T19:19:00Z">
            <w:rPr/>
          </w:rPrChange>
        </w:rPr>
        <w:tab/>
      </w:r>
      <w:del w:id="2211" w:author="Rascon Arana, Maria" w:date="2026-09-02T09:14:00Z" w16du:dateUtc="2026-09-02T15:14:00Z">
        <w:r w:rsidRPr="00EB2965" w:rsidDel="0055734D">
          <w:rPr>
            <w:color w:val="000000" w:themeColor="text1"/>
            <w:rPrChange w:id="2212" w:author="Rascon Arana, Maria" w:date="2025-09-24T13:19:00Z" w16du:dateUtc="2025-09-24T19:19:00Z">
              <w:rPr/>
            </w:rPrChange>
          </w:rPr>
          <w:delText>The physical address of a</w:delText>
        </w:r>
      </w:del>
      <w:ins w:id="2213" w:author="Rascon Arana, Maria" w:date="2026-09-02T09:14:00Z" w16du:dateUtc="2026-09-02T15:14:00Z">
        <w:r w:rsidR="0055734D">
          <w:rPr>
            <w:color w:val="000000" w:themeColor="text1"/>
          </w:rPr>
          <w:t>A</w:t>
        </w:r>
      </w:ins>
      <w:r w:rsidRPr="00EB2965">
        <w:rPr>
          <w:color w:val="000000" w:themeColor="text1"/>
          <w:rPrChange w:id="2214" w:author="Rascon Arana, Maria" w:date="2025-09-24T13:19:00Z" w16du:dateUtc="2025-09-24T19:19:00Z">
            <w:rPr/>
          </w:rPrChange>
        </w:rPr>
        <w:t xml:space="preserve">ll locations where a funeral establishment </w:t>
      </w:r>
      <w:del w:id="2215" w:author="Shelov, Elizabeth" w:date="2026-07-07T16:59:00Z" w16du:dateUtc="2026-07-07T22:59:00Z">
        <w:r w:rsidRPr="00EB2965" w:rsidDel="00A1753E">
          <w:rPr>
            <w:color w:val="000000" w:themeColor="text1"/>
            <w:rPrChange w:id="2216" w:author="Rascon Arana, Maria" w:date="2025-09-24T13:19:00Z" w16du:dateUtc="2025-09-24T19:19:00Z">
              <w:rPr/>
            </w:rPrChange>
          </w:rPr>
          <w:delText xml:space="preserve">or crematory </w:delText>
        </w:r>
      </w:del>
      <w:r w:rsidRPr="00EB2965">
        <w:rPr>
          <w:color w:val="000000" w:themeColor="text1"/>
          <w:rPrChange w:id="2217" w:author="Rascon Arana, Maria" w:date="2025-09-24T13:19:00Z" w16du:dateUtc="2025-09-24T19:19:00Z">
            <w:rPr/>
          </w:rPrChange>
        </w:rPr>
        <w:t xml:space="preserve">conducts business must be </w:t>
      </w:r>
      <w:ins w:id="2218" w:author="Rascon Arana, Maria" w:date="2026-09-01T15:34:00Z" w16du:dateUtc="2026-09-01T21:34:00Z">
        <w:r w:rsidR="0025165F">
          <w:rPr>
            <w:color w:val="000000" w:themeColor="text1"/>
          </w:rPr>
          <w:t>separately registered as either a funeral establishment or an affiliate location and</w:t>
        </w:r>
        <w:r w:rsidR="0025165F" w:rsidRPr="0025165F">
          <w:rPr>
            <w:color w:val="000000" w:themeColor="text1"/>
          </w:rPr>
          <w:t xml:space="preserve"> </w:t>
        </w:r>
      </w:ins>
      <w:r w:rsidRPr="00EB2965">
        <w:rPr>
          <w:color w:val="000000" w:themeColor="text1"/>
          <w:rPrChange w:id="2219" w:author="Rascon Arana, Maria" w:date="2025-09-24T13:19:00Z" w16du:dateUtc="2025-09-24T19:19:00Z">
            <w:rPr/>
          </w:rPrChange>
        </w:rPr>
        <w:t>included in the application for registration</w:t>
      </w:r>
      <w:ins w:id="2220" w:author="Rascon Arana, Maria" w:date="2025-09-23T16:19:00Z" w16du:dateUtc="2025-09-23T22:19:00Z">
        <w:r w:rsidR="00CA1B01" w:rsidRPr="00EB2965">
          <w:rPr>
            <w:color w:val="000000" w:themeColor="text1"/>
            <w:rPrChange w:id="2221" w:author="Rascon Arana, Maria" w:date="2025-09-24T13:19:00Z" w16du:dateUtc="2025-09-24T19:19:00Z">
              <w:rPr/>
            </w:rPrChange>
          </w:rPr>
          <w:t>, renewal, or reinstatement</w:t>
        </w:r>
      </w:ins>
      <w:del w:id="2222" w:author="Rascon Arana, Maria" w:date="2026-09-01T15:32:00Z" w16du:dateUtc="2026-09-01T21:32:00Z">
        <w:r w:rsidRPr="00EB2965" w:rsidDel="0025165F">
          <w:rPr>
            <w:color w:val="000000" w:themeColor="text1"/>
            <w:rPrChange w:id="2223" w:author="Rascon Arana, Maria" w:date="2025-09-24T13:19:00Z" w16du:dateUtc="2025-09-24T19:19:00Z">
              <w:rPr/>
            </w:rPrChange>
          </w:rPr>
          <w:delText xml:space="preserve"> in accordance with Rule 1.18</w:delText>
        </w:r>
      </w:del>
      <w:del w:id="2224" w:author="Rascon Arana, Maria" w:date="2025-09-23T16:20:00Z" w16du:dateUtc="2025-09-23T22:20:00Z">
        <w:r w:rsidRPr="00EB2965" w:rsidDel="00CA1B01">
          <w:rPr>
            <w:color w:val="000000" w:themeColor="text1"/>
            <w:rPrChange w:id="2225" w:author="Rascon Arana, Maria" w:date="2025-09-24T13:19:00Z" w16du:dateUtc="2025-09-24T19:19:00Z">
              <w:rPr/>
            </w:rPrChange>
          </w:rPr>
          <w:delText>.</w:delText>
        </w:r>
      </w:del>
      <w:del w:id="2226" w:author="Rascon Arana, Maria" w:date="2026-09-01T15:32:00Z" w16du:dateUtc="2026-09-01T21:32:00Z">
        <w:r w:rsidRPr="00EB2965" w:rsidDel="0025165F">
          <w:rPr>
            <w:color w:val="000000" w:themeColor="text1"/>
            <w:rPrChange w:id="2227" w:author="Rascon Arana, Maria" w:date="2025-09-24T13:19:00Z" w16du:dateUtc="2025-09-24T19:19:00Z">
              <w:rPr/>
            </w:rPrChange>
          </w:rPr>
          <w:delText>B</w:delText>
        </w:r>
      </w:del>
      <w:del w:id="2228" w:author="Rascon Arana, Maria" w:date="2025-09-23T16:20:00Z" w16du:dateUtc="2025-09-23T22:20:00Z">
        <w:r w:rsidRPr="00EB2965" w:rsidDel="00CA1B01">
          <w:rPr>
            <w:color w:val="000000" w:themeColor="text1"/>
            <w:rPrChange w:id="2229" w:author="Rascon Arana, Maria" w:date="2025-09-24T13:19:00Z" w16du:dateUtc="2025-09-24T19:19:00Z">
              <w:rPr/>
            </w:rPrChange>
          </w:rPr>
          <w:delText>.</w:delText>
        </w:r>
      </w:del>
      <w:del w:id="2230" w:author="Rascon Arana, Maria" w:date="2026-09-01T15:32:00Z" w16du:dateUtc="2026-09-01T21:32:00Z">
        <w:r w:rsidRPr="00EB2965" w:rsidDel="0025165F">
          <w:rPr>
            <w:color w:val="000000" w:themeColor="text1"/>
            <w:rPrChange w:id="2231" w:author="Rascon Arana, Maria" w:date="2025-09-24T13:19:00Z" w16du:dateUtc="2025-09-24T19:19:00Z">
              <w:rPr/>
            </w:rPrChange>
          </w:rPr>
          <w:delText>1</w:delText>
        </w:r>
      </w:del>
      <w:del w:id="2232" w:author="Rascon Arana, Maria" w:date="2025-09-23T16:20:00Z" w16du:dateUtc="2025-09-23T22:20:00Z">
        <w:r w:rsidRPr="00EB2965" w:rsidDel="00CA1B01">
          <w:rPr>
            <w:color w:val="000000" w:themeColor="text1"/>
            <w:rPrChange w:id="2233" w:author="Rascon Arana, Maria" w:date="2025-09-24T13:19:00Z" w16du:dateUtc="2025-09-24T19:19:00Z">
              <w:rPr/>
            </w:rPrChange>
          </w:rPr>
          <w:delText>.</w:delText>
        </w:r>
      </w:del>
      <w:del w:id="2234" w:author="Rascon Arana, Maria" w:date="2026-09-01T15:32:00Z" w16du:dateUtc="2026-09-01T21:32:00Z">
        <w:r w:rsidRPr="00EB2965" w:rsidDel="0025165F">
          <w:rPr>
            <w:color w:val="000000" w:themeColor="text1"/>
            <w:rPrChange w:id="2235" w:author="Rascon Arana, Maria" w:date="2025-09-24T13:19:00Z" w16du:dateUtc="2025-09-24T19:19:00Z">
              <w:rPr/>
            </w:rPrChange>
          </w:rPr>
          <w:delText>a</w:delText>
        </w:r>
      </w:del>
      <w:r w:rsidRPr="00EB2965">
        <w:rPr>
          <w:color w:val="000000" w:themeColor="text1"/>
          <w:rPrChange w:id="2236" w:author="Rascon Arana, Maria" w:date="2025-09-24T13:19:00Z" w16du:dateUtc="2025-09-24T19:19:00Z">
            <w:rPr/>
          </w:rPrChange>
        </w:rPr>
        <w:t>.</w:t>
      </w:r>
      <w:del w:id="2237" w:author="Rascon Arana, Maria" w:date="2026-09-01T15:33:00Z" w16du:dateUtc="2026-09-01T21:33:00Z">
        <w:r w:rsidRPr="00EB2965" w:rsidDel="0025165F">
          <w:rPr>
            <w:color w:val="000000" w:themeColor="text1"/>
            <w:rPrChange w:id="2238" w:author="Rascon Arana, Maria" w:date="2025-09-24T13:19:00Z" w16du:dateUtc="2025-09-24T19:19:00Z">
              <w:rPr/>
            </w:rPrChange>
          </w:rPr>
          <w:delText xml:space="preserve"> </w:delText>
        </w:r>
      </w:del>
    </w:p>
    <w:p w14:paraId="1805746A" w14:textId="6DC9152F" w:rsidR="00FA0AF0" w:rsidRPr="00EB2965" w:rsidRDefault="00FA0AF0" w:rsidP="00FA0AF0">
      <w:pPr>
        <w:pStyle w:val="par1"/>
        <w:rPr>
          <w:color w:val="000000" w:themeColor="text1"/>
          <w:rPrChange w:id="2239" w:author="Rascon Arana, Maria" w:date="2025-09-24T13:19:00Z" w16du:dateUtc="2025-09-24T19:19:00Z">
            <w:rPr/>
          </w:rPrChange>
        </w:rPr>
      </w:pPr>
      <w:r w:rsidRPr="00EB2965">
        <w:rPr>
          <w:color w:val="000000" w:themeColor="text1"/>
          <w:rPrChange w:id="2240" w:author="Rascon Arana, Maria" w:date="2025-09-24T13:19:00Z" w16du:dateUtc="2025-09-24T19:19:00Z">
            <w:rPr/>
          </w:rPrChange>
        </w:rPr>
        <w:t>C.</w:t>
      </w:r>
      <w:r w:rsidRPr="00EB2965">
        <w:rPr>
          <w:color w:val="000000" w:themeColor="text1"/>
          <w:rPrChange w:id="2241" w:author="Rascon Arana, Maria" w:date="2025-09-24T13:19:00Z" w16du:dateUtc="2025-09-24T19:19:00Z">
            <w:rPr/>
          </w:rPrChange>
        </w:rPr>
        <w:tab/>
        <w:t xml:space="preserve">Each physical location at which a funeral establishment </w:t>
      </w:r>
      <w:del w:id="2242" w:author="Shelov, Elizabeth" w:date="2026-07-07T17:00:00Z" w16du:dateUtc="2026-07-07T23:00:00Z">
        <w:r w:rsidRPr="00EB2965" w:rsidDel="00A1753E">
          <w:rPr>
            <w:color w:val="000000" w:themeColor="text1"/>
            <w:rPrChange w:id="2243" w:author="Rascon Arana, Maria" w:date="2025-09-24T13:19:00Z" w16du:dateUtc="2025-09-24T19:19:00Z">
              <w:rPr/>
            </w:rPrChange>
          </w:rPr>
          <w:delText xml:space="preserve">or crematory </w:delText>
        </w:r>
      </w:del>
      <w:r w:rsidRPr="00EB2965">
        <w:rPr>
          <w:color w:val="000000" w:themeColor="text1"/>
          <w:rPrChange w:id="2244" w:author="Rascon Arana, Maria" w:date="2025-09-24T13:19:00Z" w16du:dateUtc="2025-09-24T19:19:00Z">
            <w:rPr/>
          </w:rPrChange>
        </w:rPr>
        <w:t xml:space="preserve">conducts business is subject to inspection pursuant to Rule 1.20. </w:t>
      </w:r>
    </w:p>
    <w:p w14:paraId="7F791E96" w14:textId="0929CFD5" w:rsidR="00FA0AF0" w:rsidRDefault="00FA0AF0" w:rsidP="00FA0AF0">
      <w:pPr>
        <w:pStyle w:val="par1"/>
        <w:rPr>
          <w:ins w:id="2245" w:author="Rascon Arana, Maria" w:date="2026-09-02T08:47:00Z" w16du:dateUtc="2026-09-02T14:47:00Z"/>
          <w:color w:val="000000" w:themeColor="text1"/>
        </w:rPr>
      </w:pPr>
      <w:r w:rsidRPr="00EB2965">
        <w:rPr>
          <w:color w:val="000000" w:themeColor="text1"/>
          <w:rPrChange w:id="2246" w:author="Rascon Arana, Maria" w:date="2025-09-24T13:19:00Z" w16du:dateUtc="2025-09-24T19:19:00Z">
            <w:rPr/>
          </w:rPrChange>
        </w:rPr>
        <w:t xml:space="preserve">D. </w:t>
      </w:r>
      <w:r w:rsidRPr="00EB2965">
        <w:rPr>
          <w:color w:val="000000" w:themeColor="text1"/>
          <w:rPrChange w:id="2247" w:author="Rascon Arana, Maria" w:date="2025-09-24T13:19:00Z" w16du:dateUtc="2025-09-24T19:19:00Z">
            <w:rPr/>
          </w:rPrChange>
        </w:rPr>
        <w:tab/>
        <w:t xml:space="preserve">All </w:t>
      </w:r>
      <w:del w:id="2248" w:author="Shelov, Elizabeth" w:date="2026-07-07T17:00:00Z" w16du:dateUtc="2026-07-07T23:00:00Z">
        <w:r w:rsidRPr="00EB2965" w:rsidDel="00A1753E">
          <w:rPr>
            <w:color w:val="000000" w:themeColor="text1"/>
            <w:rPrChange w:id="2249" w:author="Rascon Arana, Maria" w:date="2025-09-24T13:19:00Z" w16du:dateUtc="2025-09-24T19:19:00Z">
              <w:rPr/>
            </w:rPrChange>
          </w:rPr>
          <w:delText xml:space="preserve">satellite offices </w:delText>
        </w:r>
      </w:del>
      <w:ins w:id="2250" w:author="Shelov, Elizabeth" w:date="2026-07-07T17:00:00Z" w16du:dateUtc="2026-07-07T23:00:00Z">
        <w:r w:rsidR="00A1753E">
          <w:rPr>
            <w:color w:val="000000" w:themeColor="text1"/>
          </w:rPr>
          <w:t xml:space="preserve">affiliate locations </w:t>
        </w:r>
      </w:ins>
      <w:r w:rsidRPr="00EB2965">
        <w:rPr>
          <w:color w:val="000000" w:themeColor="text1"/>
          <w:rPrChange w:id="2251" w:author="Rascon Arana, Maria" w:date="2025-09-24T13:19:00Z" w16du:dateUtc="2025-09-24T19:19:00Z">
            <w:rPr/>
          </w:rPrChange>
        </w:rPr>
        <w:t xml:space="preserve">must be directly </w:t>
      </w:r>
      <w:del w:id="2252" w:author="Rascon Arana, Maria" w:date="2026-07-16T11:18:00Z" w16du:dateUtc="2026-07-16T17:18:00Z">
        <w:r w:rsidRPr="00EB2965" w:rsidDel="00ED5675">
          <w:rPr>
            <w:color w:val="000000" w:themeColor="text1"/>
            <w:rPrChange w:id="2253" w:author="Rascon Arana, Maria" w:date="2025-09-24T13:19:00Z" w16du:dateUtc="2025-09-24T19:19:00Z">
              <w:rPr/>
            </w:rPrChange>
          </w:rPr>
          <w:delText xml:space="preserve">affiliated </w:delText>
        </w:r>
      </w:del>
      <w:ins w:id="2254" w:author="Rascon Arana, Maria" w:date="2026-07-16T11:18:00Z" w16du:dateUtc="2026-07-16T17:18:00Z">
        <w:r w:rsidR="00ED5675">
          <w:rPr>
            <w:color w:val="000000" w:themeColor="text1"/>
          </w:rPr>
          <w:t>associated</w:t>
        </w:r>
        <w:r w:rsidR="00ED5675" w:rsidRPr="00EB2965">
          <w:rPr>
            <w:color w:val="000000" w:themeColor="text1"/>
            <w:rPrChange w:id="2255" w:author="Rascon Arana, Maria" w:date="2025-09-24T13:19:00Z" w16du:dateUtc="2025-09-24T19:19:00Z">
              <w:rPr/>
            </w:rPrChange>
          </w:rPr>
          <w:t xml:space="preserve"> </w:t>
        </w:r>
      </w:ins>
      <w:r w:rsidRPr="00EB2965">
        <w:rPr>
          <w:color w:val="000000" w:themeColor="text1"/>
          <w:rPrChange w:id="2256" w:author="Rascon Arana, Maria" w:date="2025-09-24T13:19:00Z" w16du:dateUtc="2025-09-24T19:19:00Z">
            <w:rPr/>
          </w:rPrChange>
        </w:rPr>
        <w:t xml:space="preserve">with an active Colorado funeral </w:t>
      </w:r>
      <w:del w:id="2257" w:author="Rascon Arana, Maria" w:date="2026-07-16T11:18:00Z" w16du:dateUtc="2026-07-16T17:18:00Z">
        <w:r w:rsidRPr="00EB2965" w:rsidDel="00ED5675">
          <w:rPr>
            <w:color w:val="000000" w:themeColor="text1"/>
            <w:rPrChange w:id="2258" w:author="Rascon Arana, Maria" w:date="2025-09-24T13:19:00Z" w16du:dateUtc="2025-09-24T19:19:00Z">
              <w:rPr/>
            </w:rPrChange>
          </w:rPr>
          <w:delText xml:space="preserve">home </w:delText>
        </w:r>
      </w:del>
      <w:ins w:id="2259" w:author="Rascon Arana, Maria" w:date="2026-07-16T11:18:00Z" w16du:dateUtc="2026-07-16T17:18:00Z">
        <w:r w:rsidR="00ED5675">
          <w:rPr>
            <w:color w:val="000000" w:themeColor="text1"/>
          </w:rPr>
          <w:t>establishment</w:t>
        </w:r>
        <w:r w:rsidR="00ED5675" w:rsidRPr="00EB2965">
          <w:rPr>
            <w:color w:val="000000" w:themeColor="text1"/>
            <w:rPrChange w:id="2260" w:author="Rascon Arana, Maria" w:date="2025-09-24T13:19:00Z" w16du:dateUtc="2025-09-24T19:19:00Z">
              <w:rPr/>
            </w:rPrChange>
          </w:rPr>
          <w:t xml:space="preserve"> </w:t>
        </w:r>
      </w:ins>
      <w:del w:id="2261" w:author="Shelov, Elizabeth" w:date="2026-07-07T17:00:00Z" w16du:dateUtc="2026-07-07T23:00:00Z">
        <w:r w:rsidRPr="00EB2965" w:rsidDel="00A1753E">
          <w:rPr>
            <w:color w:val="000000" w:themeColor="text1"/>
            <w:rPrChange w:id="2262" w:author="Rascon Arana, Maria" w:date="2025-09-24T13:19:00Z" w16du:dateUtc="2025-09-24T19:19:00Z">
              <w:rPr/>
            </w:rPrChange>
          </w:rPr>
          <w:delText xml:space="preserve">or crematory </w:delText>
        </w:r>
      </w:del>
      <w:r w:rsidRPr="00EB2965">
        <w:rPr>
          <w:color w:val="000000" w:themeColor="text1"/>
          <w:rPrChange w:id="2263" w:author="Rascon Arana, Maria" w:date="2025-09-24T13:19:00Z" w16du:dateUtc="2025-09-24T19:19:00Z">
            <w:rPr/>
          </w:rPrChange>
        </w:rPr>
        <w:t xml:space="preserve">registration and operated under the authority of the Designee of that registration. </w:t>
      </w:r>
    </w:p>
    <w:p w14:paraId="69C703A9" w14:textId="3ABA98F8" w:rsidR="002A40FA" w:rsidRDefault="002A40FA" w:rsidP="002A40FA">
      <w:pPr>
        <w:pStyle w:val="par1"/>
        <w:rPr>
          <w:ins w:id="2264" w:author="Rascon Arana, Maria" w:date="2026-09-02T08:47:00Z" w16du:dateUtc="2026-09-02T14:47:00Z"/>
          <w:color w:val="000000" w:themeColor="text1"/>
          <w:szCs w:val="20"/>
        </w:rPr>
      </w:pPr>
      <w:commentRangeStart w:id="2265"/>
      <w:ins w:id="2266" w:author="Rascon Arana, Maria" w:date="2026-09-02T08:47:00Z" w16du:dateUtc="2026-09-02T14:47:00Z">
        <w:r w:rsidRPr="00D64886">
          <w:rPr>
            <w:color w:val="000000" w:themeColor="text1"/>
          </w:rPr>
          <w:t>E.</w:t>
        </w:r>
      </w:ins>
      <w:commentRangeEnd w:id="2265"/>
      <w:r w:rsidR="0054237A" w:rsidRPr="00D64886">
        <w:rPr>
          <w:rStyle w:val="CommentReference"/>
          <w:color w:val="000000" w:themeColor="text1"/>
          <w:sz w:val="20"/>
          <w:szCs w:val="24"/>
        </w:rPr>
        <w:commentReference w:id="2265"/>
      </w:r>
      <w:ins w:id="2267" w:author="Rascon Arana, Maria" w:date="2026-09-02T08:47:00Z" w16du:dateUtc="2026-09-02T14:47:00Z">
        <w:r w:rsidRPr="00D64886">
          <w:rPr>
            <w:color w:val="000000" w:themeColor="text1"/>
          </w:rPr>
          <w:tab/>
          <w:t>A</w:t>
        </w:r>
        <w:r>
          <w:rPr>
            <w:color w:val="000000" w:themeColor="text1"/>
          </w:rPr>
          <w:t>n affiliate location</w:t>
        </w:r>
        <w:r w:rsidRPr="00D64886">
          <w:rPr>
            <w:color w:val="000000" w:themeColor="text1"/>
          </w:rPr>
          <w:t xml:space="preserve"> may be established for the purpose of</w:t>
        </w:r>
        <w:r>
          <w:rPr>
            <w:color w:val="000000" w:themeColor="text1"/>
          </w:rPr>
          <w:t xml:space="preserve"> conducting</w:t>
        </w:r>
        <w:r w:rsidRPr="00D64886">
          <w:rPr>
            <w:color w:val="000000" w:themeColor="text1"/>
          </w:rPr>
          <w:t xml:space="preserve"> </w:t>
        </w:r>
        <w:r w:rsidRPr="00D64886">
          <w:rPr>
            <w:color w:val="000000" w:themeColor="text1"/>
            <w:szCs w:val="20"/>
          </w:rPr>
          <w:t xml:space="preserve">family consultations; </w:t>
        </w:r>
        <w:r>
          <w:rPr>
            <w:color w:val="000000" w:themeColor="text1"/>
            <w:szCs w:val="20"/>
          </w:rPr>
          <w:t xml:space="preserve">completing </w:t>
        </w:r>
        <w:r w:rsidRPr="00D64886">
          <w:rPr>
            <w:color w:val="000000" w:themeColor="text1"/>
            <w:szCs w:val="20"/>
          </w:rPr>
          <w:t>paperwork</w:t>
        </w:r>
        <w:r>
          <w:rPr>
            <w:color w:val="000000" w:themeColor="text1"/>
            <w:szCs w:val="20"/>
          </w:rPr>
          <w:t>; and selling urns or caskets; storing and distributing crema</w:t>
        </w:r>
      </w:ins>
      <w:ins w:id="2268" w:author="Rascon Arana, Maria" w:date="2026-09-14T09:03:00Z" w16du:dateUtc="2026-09-14T15:03:00Z">
        <w:r w:rsidR="008766A9">
          <w:rPr>
            <w:color w:val="000000" w:themeColor="text1"/>
            <w:szCs w:val="20"/>
          </w:rPr>
          <w:t xml:space="preserve">ted remains </w:t>
        </w:r>
      </w:ins>
      <w:ins w:id="2269" w:author="Rascon Arana, Maria" w:date="2026-09-02T08:47:00Z" w16du:dateUtc="2026-09-02T14:47:00Z">
        <w:r>
          <w:rPr>
            <w:color w:val="000000" w:themeColor="text1"/>
            <w:szCs w:val="20"/>
          </w:rPr>
          <w:t>to next-of-kin; and equipment storage.</w:t>
        </w:r>
        <w:r w:rsidRPr="00D64886">
          <w:rPr>
            <w:color w:val="000000" w:themeColor="text1"/>
            <w:szCs w:val="20"/>
          </w:rPr>
          <w:t xml:space="preserve">  </w:t>
        </w:r>
      </w:ins>
    </w:p>
    <w:p w14:paraId="12E4656E" w14:textId="773BE847" w:rsidR="002A40FA" w:rsidRDefault="002E3C45" w:rsidP="002A40FA">
      <w:pPr>
        <w:pStyle w:val="par1"/>
        <w:rPr>
          <w:ins w:id="2270" w:author="Rascon Arana, Maria" w:date="2026-09-02T08:47:00Z" w16du:dateUtc="2026-09-02T14:47:00Z"/>
        </w:rPr>
      </w:pPr>
      <w:ins w:id="2271" w:author="Rascon Arana, Maria" w:date="2026-09-15T15:20:00Z" w16du:dateUtc="2026-09-15T21:20:00Z">
        <w:r>
          <w:t>F</w:t>
        </w:r>
      </w:ins>
      <w:ins w:id="2272" w:author="Rascon Arana, Maria" w:date="2026-09-02T08:47:00Z" w16du:dateUtc="2026-09-02T14:47:00Z">
        <w:r w:rsidR="002A40FA">
          <w:t>.</w:t>
        </w:r>
        <w:r w:rsidR="002A40FA">
          <w:tab/>
        </w:r>
        <w:r w:rsidR="002A40FA" w:rsidRPr="00D64886">
          <w:t>Preparation</w:t>
        </w:r>
        <w:r w:rsidR="002A40FA">
          <w:t xml:space="preserve"> and/or storage</w:t>
        </w:r>
        <w:r w:rsidR="002A40FA" w:rsidRPr="00D64886">
          <w:t xml:space="preserve"> of </w:t>
        </w:r>
        <w:r w:rsidR="002A40FA">
          <w:t xml:space="preserve">human </w:t>
        </w:r>
        <w:r w:rsidR="002A40FA" w:rsidRPr="00D64886">
          <w:t xml:space="preserve">remains shall not </w:t>
        </w:r>
        <w:r w:rsidR="002A40FA">
          <w:t>take place in</w:t>
        </w:r>
        <w:r w:rsidR="002A40FA" w:rsidRPr="00D64886">
          <w:t xml:space="preserve"> a</w:t>
        </w:r>
        <w:r w:rsidR="002A40FA">
          <w:t>n affiliate location for any length of time</w:t>
        </w:r>
        <w:r w:rsidR="002A40FA" w:rsidRPr="00D64886">
          <w:t>.</w:t>
        </w:r>
        <w:r w:rsidR="002A40FA">
          <w:t xml:space="preserve"> Cremated remains may be stored for the purpose of distribution to next-of-kin.  </w:t>
        </w:r>
      </w:ins>
    </w:p>
    <w:p w14:paraId="4586DA99" w14:textId="77777777" w:rsidR="00E971F8" w:rsidRDefault="00E971F8" w:rsidP="00E971F8">
      <w:pPr>
        <w:pStyle w:val="par1"/>
        <w:tabs>
          <w:tab w:val="clear" w:pos="1440"/>
        </w:tabs>
        <w:ind w:left="0" w:firstLine="0"/>
        <w:rPr>
          <w:ins w:id="2273" w:author="Rascon Arana, Maria" w:date="2026-09-01T12:32:00Z" w16du:dateUtc="2026-09-01T18:32:00Z"/>
          <w:b/>
          <w:bCs/>
          <w:color w:val="000000" w:themeColor="text1"/>
        </w:rPr>
      </w:pPr>
      <w:ins w:id="2274" w:author="Rascon Arana, Maria" w:date="2026-09-01T12:32:00Z" w16du:dateUtc="2026-09-01T18:32:00Z">
        <w:r w:rsidRPr="00592642">
          <w:rPr>
            <w:b/>
            <w:bCs/>
            <w:color w:val="000000" w:themeColor="text1"/>
          </w:rPr>
          <w:t>Registration of Affiliate Locations</w:t>
        </w:r>
      </w:ins>
    </w:p>
    <w:p w14:paraId="3154C830" w14:textId="02A28C4F" w:rsidR="00E971F8" w:rsidRDefault="002E3C45" w:rsidP="00E971F8">
      <w:pPr>
        <w:pStyle w:val="par1"/>
        <w:rPr>
          <w:ins w:id="2275" w:author="Rascon Arana, Maria" w:date="2026-09-01T12:32:00Z" w16du:dateUtc="2026-09-01T18:32:00Z"/>
        </w:rPr>
      </w:pPr>
      <w:ins w:id="2276" w:author="Rascon Arana, Maria" w:date="2026-09-15T15:20:00Z" w16du:dateUtc="2026-09-15T21:20:00Z">
        <w:r>
          <w:t>G</w:t>
        </w:r>
      </w:ins>
      <w:ins w:id="2277" w:author="Rascon Arana, Maria" w:date="2026-09-01T12:32:00Z" w16du:dateUtc="2026-09-01T18:32:00Z">
        <w:r w:rsidR="00E971F8">
          <w:t>.</w:t>
        </w:r>
        <w:r w:rsidR="00E971F8">
          <w:tab/>
          <w:t>A funeral establishment shall make a separate registration application for each of its affiliate locations.</w:t>
        </w:r>
      </w:ins>
    </w:p>
    <w:p w14:paraId="75D8C0DC" w14:textId="50D74B6F" w:rsidR="00E971F8" w:rsidRDefault="002E3C45" w:rsidP="00E971F8">
      <w:pPr>
        <w:pStyle w:val="par1"/>
        <w:rPr>
          <w:ins w:id="2278" w:author="Rascon Arana, Maria" w:date="2026-09-01T12:32:00Z" w16du:dateUtc="2026-09-01T18:32:00Z"/>
        </w:rPr>
      </w:pPr>
      <w:ins w:id="2279" w:author="Rascon Arana, Maria" w:date="2026-09-15T15:20:00Z" w16du:dateUtc="2026-09-15T21:20:00Z">
        <w:r>
          <w:t>H</w:t>
        </w:r>
      </w:ins>
      <w:ins w:id="2280" w:author="Rascon Arana, Maria" w:date="2026-09-01T12:32:00Z" w16du:dateUtc="2026-09-01T18:32:00Z">
        <w:r w:rsidR="00E971F8">
          <w:t>.</w:t>
        </w:r>
        <w:r w:rsidR="00E971F8">
          <w:tab/>
        </w:r>
      </w:ins>
      <w:ins w:id="2281" w:author="Rascon Arana, Maria" w:date="2026-09-01T15:37:00Z" w16du:dateUtc="2026-09-01T21:37:00Z">
        <w:r w:rsidR="00AB7382">
          <w:t>Each affiliate location must be registered separately from the funeral establishment with which it shares common ownership and designee</w:t>
        </w:r>
      </w:ins>
      <w:ins w:id="2282" w:author="Rascon Arana, Maria" w:date="2026-09-01T12:32:00Z" w16du:dateUtc="2026-09-01T18:32:00Z">
        <w:r w:rsidR="00E971F8">
          <w:t>.</w:t>
        </w:r>
      </w:ins>
    </w:p>
    <w:p w14:paraId="25067FD8" w14:textId="7BA3AB34" w:rsidR="00AB7382" w:rsidRPr="003B0342" w:rsidRDefault="002E3C45" w:rsidP="00AB7382">
      <w:pPr>
        <w:pStyle w:val="par1"/>
        <w:rPr>
          <w:ins w:id="2283" w:author="Rascon Arana, Maria" w:date="2026-09-01T15:38:00Z" w16du:dateUtc="2026-09-01T21:38:00Z"/>
        </w:rPr>
      </w:pPr>
      <w:ins w:id="2284" w:author="Rascon Arana, Maria" w:date="2026-09-15T15:20:00Z" w16du:dateUtc="2026-09-15T21:20:00Z">
        <w:r>
          <w:t>I</w:t>
        </w:r>
      </w:ins>
      <w:ins w:id="2285" w:author="Rascon Arana, Maria" w:date="2026-09-01T15:38:00Z" w16du:dateUtc="2026-09-01T21:38:00Z">
        <w:r w:rsidR="00AB7382">
          <w:t>.</w:t>
        </w:r>
        <w:r w:rsidR="00AB7382">
          <w:tab/>
        </w:r>
        <w:r w:rsidR="00AB7382" w:rsidRPr="003B0342">
          <w:t xml:space="preserve">To be registered by the Director, a funeral establishment must satisfy the following requirements to </w:t>
        </w:r>
        <w:r w:rsidR="00AB7382">
          <w:t xml:space="preserve">successfully </w:t>
        </w:r>
        <w:r w:rsidR="00AB7382" w:rsidRPr="003B0342">
          <w:t xml:space="preserve">register each of its affiliate locations: </w:t>
        </w:r>
      </w:ins>
    </w:p>
    <w:p w14:paraId="05633672" w14:textId="77777777" w:rsidR="00AB7382" w:rsidRPr="003B0342" w:rsidRDefault="00AB7382" w:rsidP="00AB7382">
      <w:pPr>
        <w:pStyle w:val="par2"/>
        <w:rPr>
          <w:ins w:id="2286" w:author="Rascon Arana, Maria" w:date="2026-09-01T15:38:00Z" w16du:dateUtc="2026-09-01T21:38:00Z"/>
        </w:rPr>
      </w:pPr>
      <w:ins w:id="2287" w:author="Rascon Arana, Maria" w:date="2026-09-01T15:38:00Z" w16du:dateUtc="2026-09-01T21:38:00Z">
        <w:r w:rsidRPr="003B0342">
          <w:t xml:space="preserve">1. </w:t>
        </w:r>
        <w:r w:rsidRPr="003B0342">
          <w:tab/>
          <w:t xml:space="preserve">Submit a completed application for registration in a manner approved by the Division which shall include a requirement to provide an email address which shall be the funeral establishment email of record for all purposes of communication by and </w:t>
        </w:r>
        <w:r>
          <w:t>among</w:t>
        </w:r>
        <w:r w:rsidRPr="003B0342">
          <w:t xml:space="preserve"> the funeral establishment, its affiliate location(s), and the Director; </w:t>
        </w:r>
      </w:ins>
    </w:p>
    <w:p w14:paraId="4A2C7700" w14:textId="77777777" w:rsidR="00AB7382" w:rsidRPr="003B0342" w:rsidRDefault="00AB7382" w:rsidP="00AB7382">
      <w:pPr>
        <w:pStyle w:val="par2"/>
        <w:rPr>
          <w:ins w:id="2288" w:author="Rascon Arana, Maria" w:date="2026-09-01T15:38:00Z" w16du:dateUtc="2026-09-01T21:38:00Z"/>
        </w:rPr>
      </w:pPr>
      <w:ins w:id="2289" w:author="Rascon Arana, Maria" w:date="2026-09-01T15:38:00Z" w16du:dateUtc="2026-09-01T21:38:00Z">
        <w:r>
          <w:t>2</w:t>
        </w:r>
        <w:r w:rsidRPr="003B0342">
          <w:t xml:space="preserve">. </w:t>
        </w:r>
        <w:r w:rsidRPr="003B0342">
          <w:tab/>
          <w:t xml:space="preserve">Complete the attestation, under the penalty of perjury, that the information in the </w:t>
        </w:r>
        <w:r>
          <w:t>a</w:t>
        </w:r>
        <w:r w:rsidRPr="003B0342">
          <w:t xml:space="preserve">pplication is true and correct to the best of the applicant's knowledge and belief; </w:t>
        </w:r>
      </w:ins>
    </w:p>
    <w:p w14:paraId="26DE0EB2" w14:textId="77777777" w:rsidR="00AB7382" w:rsidRDefault="00AB7382" w:rsidP="00AB7382">
      <w:pPr>
        <w:pStyle w:val="par2"/>
        <w:rPr>
          <w:ins w:id="2290" w:author="Rascon Arana, Maria" w:date="2026-09-01T15:38:00Z" w16du:dateUtc="2026-09-01T21:38:00Z"/>
        </w:rPr>
      </w:pPr>
      <w:ins w:id="2291" w:author="Rascon Arana, Maria" w:date="2026-09-01T15:38:00Z" w16du:dateUtc="2026-09-01T21:38:00Z">
        <w:r>
          <w:t>3</w:t>
        </w:r>
        <w:r w:rsidRPr="003B0342">
          <w:t xml:space="preserve">. </w:t>
        </w:r>
        <w:r w:rsidRPr="003B0342">
          <w:tab/>
          <w:t>Submit additional information as may be requested by the Division to fully and fairly evaluate the applicant’s qualifications for registration pursuant to section 12-135- 110(2)(a)</w:t>
        </w:r>
        <w:r>
          <w:t xml:space="preserve">, </w:t>
        </w:r>
        <w:r w:rsidRPr="003B0342">
          <w:t xml:space="preserve">C.R.S. </w:t>
        </w:r>
      </w:ins>
    </w:p>
    <w:p w14:paraId="2FE69862" w14:textId="77777777" w:rsidR="00AB7382" w:rsidRPr="003B0342" w:rsidRDefault="00AB7382" w:rsidP="00AB7382">
      <w:pPr>
        <w:pStyle w:val="par2"/>
        <w:rPr>
          <w:ins w:id="2292" w:author="Rascon Arana, Maria" w:date="2026-09-01T15:38:00Z" w16du:dateUtc="2026-09-01T21:38:00Z"/>
        </w:rPr>
      </w:pPr>
      <w:ins w:id="2293" w:author="Rascon Arana, Maria" w:date="2026-09-01T15:38:00Z" w16du:dateUtc="2026-09-01T21:38:00Z">
        <w:r>
          <w:t>4.</w:t>
        </w:r>
        <w:r>
          <w:tab/>
          <w:t>An application for an affiliate location must be received by the Division within 30 (thirty) days of establishing such an affiliate location.</w:t>
        </w:r>
      </w:ins>
    </w:p>
    <w:p w14:paraId="3C70B9A6" w14:textId="01FC2E28" w:rsidR="00AB7382" w:rsidRPr="003B0342" w:rsidRDefault="002E3C45" w:rsidP="00AB7382">
      <w:pPr>
        <w:pStyle w:val="par1"/>
        <w:rPr>
          <w:ins w:id="2294" w:author="Rascon Arana, Maria" w:date="2026-09-01T15:38:00Z" w16du:dateUtc="2026-09-01T21:38:00Z"/>
        </w:rPr>
      </w:pPr>
      <w:ins w:id="2295" w:author="Rascon Arana, Maria" w:date="2026-09-15T15:21:00Z" w16du:dateUtc="2026-09-15T21:21:00Z">
        <w:r>
          <w:t>J</w:t>
        </w:r>
      </w:ins>
      <w:ins w:id="2296" w:author="Rascon Arana, Maria" w:date="2026-09-01T15:38:00Z" w16du:dateUtc="2026-09-01T21:38:00Z">
        <w:r w:rsidR="00AB7382" w:rsidRPr="003B0342">
          <w:t>.</w:t>
        </w:r>
        <w:r w:rsidR="00AB7382" w:rsidRPr="003B0342">
          <w:tab/>
          <w:t xml:space="preserve">Each application for registration pursuant to this Rule must at a minimum, include the following information: </w:t>
        </w:r>
      </w:ins>
    </w:p>
    <w:p w14:paraId="4B8EEB2C" w14:textId="77777777" w:rsidR="00AB7382" w:rsidRDefault="00AB7382" w:rsidP="00AB7382">
      <w:pPr>
        <w:pStyle w:val="par2"/>
        <w:rPr>
          <w:ins w:id="2297" w:author="Rascon Arana, Maria" w:date="2026-09-01T15:38:00Z" w16du:dateUtc="2026-09-01T21:38:00Z"/>
        </w:rPr>
      </w:pPr>
      <w:ins w:id="2298" w:author="Rascon Arana, Maria" w:date="2026-09-01T15:38:00Z" w16du:dateUtc="2026-09-01T21:38:00Z">
        <w:r w:rsidRPr="003B0342">
          <w:t>1.</w:t>
        </w:r>
        <w:r w:rsidRPr="003B0342">
          <w:tab/>
          <w:t xml:space="preserve">The specific, fixed location of the </w:t>
        </w:r>
        <w:r>
          <w:t>a</w:t>
        </w:r>
        <w:r w:rsidRPr="003B0342">
          <w:t>ffiliate location, including the specific street address and/or physical location of the affiliate location</w:t>
        </w:r>
        <w:r>
          <w:t xml:space="preserve"> where the applicant conducts business</w:t>
        </w:r>
        <w:r w:rsidRPr="003B0342">
          <w:t xml:space="preserve">; </w:t>
        </w:r>
      </w:ins>
    </w:p>
    <w:p w14:paraId="44E0D6F8" w14:textId="77777777" w:rsidR="00AB7382" w:rsidRPr="003B0342" w:rsidRDefault="00AB7382" w:rsidP="00AB7382">
      <w:pPr>
        <w:pStyle w:val="par2"/>
        <w:rPr>
          <w:ins w:id="2299" w:author="Rascon Arana, Maria" w:date="2026-09-01T15:38:00Z" w16du:dateUtc="2026-09-01T21:38:00Z"/>
        </w:rPr>
      </w:pPr>
      <w:ins w:id="2300" w:author="Rascon Arana, Maria" w:date="2026-09-01T15:38:00Z" w16du:dateUtc="2026-09-01T21:38:00Z">
        <w:r>
          <w:t>2.</w:t>
        </w:r>
        <w:r>
          <w:tab/>
        </w:r>
        <w:r w:rsidRPr="003B0342">
          <w:t xml:space="preserve">The full name, license number, contact information, and address of the </w:t>
        </w:r>
        <w:r>
          <w:t>d</w:t>
        </w:r>
        <w:r w:rsidRPr="003B0342">
          <w:t>esignee appointed pursuant to section 12-135-110(3)</w:t>
        </w:r>
        <w:r>
          <w:t>,</w:t>
        </w:r>
        <w:r w:rsidRPr="003B0342">
          <w:t xml:space="preserve"> C.R.S.;</w:t>
        </w:r>
      </w:ins>
    </w:p>
    <w:p w14:paraId="00A3B5B9" w14:textId="77777777" w:rsidR="00AB7382" w:rsidRPr="003B0342" w:rsidRDefault="00AB7382" w:rsidP="00AB7382">
      <w:pPr>
        <w:pStyle w:val="par2"/>
        <w:rPr>
          <w:ins w:id="2301" w:author="Rascon Arana, Maria" w:date="2026-09-01T15:38:00Z" w16du:dateUtc="2026-09-01T21:38:00Z"/>
        </w:rPr>
      </w:pPr>
      <w:ins w:id="2302" w:author="Rascon Arana, Maria" w:date="2026-09-01T15:38:00Z" w16du:dateUtc="2026-09-01T21:38:00Z">
        <w:r>
          <w:lastRenderedPageBreak/>
          <w:t>3.</w:t>
        </w:r>
        <w:r>
          <w:tab/>
          <w:t>An attestation that the a</w:t>
        </w:r>
        <w:r w:rsidRPr="003B0342">
          <w:t>ffiliate location</w:t>
        </w:r>
        <w:r>
          <w:t xml:space="preserve"> is </w:t>
        </w:r>
        <w:r w:rsidRPr="003B0342">
          <w:t>not located within a private residence</w:t>
        </w:r>
        <w:r>
          <w:t>; alternatively, if the affiliate location is located at a residential property, an attestation that it complies with Rule 1.18(B)(1)(b) herein.</w:t>
        </w:r>
        <w:r w:rsidRPr="003B0342">
          <w:t xml:space="preserve"> </w:t>
        </w:r>
      </w:ins>
    </w:p>
    <w:p w14:paraId="237F3494" w14:textId="77777777" w:rsidR="00AB7382" w:rsidRDefault="00AB7382" w:rsidP="00AB7382">
      <w:pPr>
        <w:pStyle w:val="par2"/>
        <w:rPr>
          <w:ins w:id="2303" w:author="Rascon Arana, Maria" w:date="2026-09-01T15:38:00Z" w16du:dateUtc="2026-09-01T21:38:00Z"/>
        </w:rPr>
      </w:pPr>
      <w:ins w:id="2304" w:author="Rascon Arana, Maria" w:date="2026-09-01T15:38:00Z" w16du:dateUtc="2026-09-01T21:38:00Z">
        <w:r>
          <w:t>4</w:t>
        </w:r>
        <w:r w:rsidRPr="003B0342">
          <w:t>.</w:t>
        </w:r>
        <w:r w:rsidRPr="003B0342">
          <w:tab/>
          <w:t xml:space="preserve">The date the </w:t>
        </w:r>
        <w:r>
          <w:t xml:space="preserve">affiliate location </w:t>
        </w:r>
        <w:r w:rsidRPr="003B0342">
          <w:t>began doing business;</w:t>
        </w:r>
      </w:ins>
    </w:p>
    <w:p w14:paraId="6210D859" w14:textId="77777777" w:rsidR="00AB7382" w:rsidRDefault="00AB7382" w:rsidP="00AB7382">
      <w:pPr>
        <w:pStyle w:val="par2"/>
        <w:rPr>
          <w:ins w:id="2305" w:author="Rascon Arana, Maria" w:date="2026-09-01T15:38:00Z" w16du:dateUtc="2026-09-01T21:38:00Z"/>
        </w:rPr>
      </w:pPr>
      <w:ins w:id="2306" w:author="Rascon Arana, Maria" w:date="2026-09-01T15:38:00Z" w16du:dateUtc="2026-09-01T21:38:00Z">
        <w:r>
          <w:t>5.</w:t>
        </w:r>
        <w:r>
          <w:tab/>
        </w:r>
        <w:r w:rsidRPr="003B0342">
          <w:t>A list of the</w:t>
        </w:r>
        <w:r>
          <w:t xml:space="preserve"> business services conducted </w:t>
        </w:r>
        <w:r w:rsidRPr="003B0342">
          <w:t xml:space="preserve">at the </w:t>
        </w:r>
        <w:r>
          <w:t xml:space="preserve">affiliate location in </w:t>
        </w:r>
        <w:r w:rsidRPr="003B0342">
          <w:t>accordance with section 12-135-110(2)(a)</w:t>
        </w:r>
        <w:r>
          <w:t xml:space="preserve">, </w:t>
        </w:r>
        <w:r w:rsidRPr="003B0342">
          <w:t>C.R.S.</w:t>
        </w:r>
        <w:r>
          <w:t>, and Rule 1.26(E) herein.</w:t>
        </w:r>
      </w:ins>
    </w:p>
    <w:p w14:paraId="3B48B7B8" w14:textId="77777777" w:rsidR="00AB7382" w:rsidRDefault="00AB7382" w:rsidP="00AB7382">
      <w:pPr>
        <w:pStyle w:val="par2"/>
        <w:rPr>
          <w:ins w:id="2307" w:author="Rascon Arana, Maria" w:date="2026-09-01T15:38:00Z" w16du:dateUtc="2026-09-01T21:38:00Z"/>
        </w:rPr>
      </w:pPr>
      <w:ins w:id="2308" w:author="Rascon Arana, Maria" w:date="2026-09-01T15:38:00Z" w16du:dateUtc="2026-09-01T21:38:00Z">
        <w:r>
          <w:t>6.</w:t>
        </w:r>
        <w:r>
          <w:tab/>
        </w:r>
        <w:r w:rsidRPr="003B0342">
          <w:t xml:space="preserve">A completed attestation, made under penalty of perjury, that the </w:t>
        </w:r>
        <w:r>
          <w:t>affiliate location</w:t>
        </w:r>
        <w:r w:rsidRPr="003B0342">
          <w:t xml:space="preserve"> conform</w:t>
        </w:r>
        <w:r>
          <w:t>s</w:t>
        </w:r>
        <w:r w:rsidRPr="003B0342">
          <w:t xml:space="preserve"> to a</w:t>
        </w:r>
        <w:r>
          <w:t>ny</w:t>
        </w:r>
        <w:r w:rsidRPr="003B0342">
          <w:t xml:space="preserve"> applicable local zoning ordinances. A copy of the occupancy permit issued by the applicable local governmental authority must be submitted to the Director upon request. </w:t>
        </w:r>
      </w:ins>
    </w:p>
    <w:p w14:paraId="6FBCE6DB" w14:textId="77777777" w:rsidR="00AB7382" w:rsidRDefault="00AB7382" w:rsidP="00AB7382">
      <w:pPr>
        <w:pStyle w:val="par2"/>
        <w:rPr>
          <w:ins w:id="2309" w:author="Rascon Arana, Maria" w:date="2026-09-01T15:38:00Z" w16du:dateUtc="2026-09-01T21:38:00Z"/>
        </w:rPr>
      </w:pPr>
      <w:ins w:id="2310" w:author="Rascon Arana, Maria" w:date="2026-09-01T15:38:00Z" w16du:dateUtc="2026-09-01T21:38:00Z">
        <w:r>
          <w:t>7.</w:t>
        </w:r>
        <w:r>
          <w:tab/>
          <w:t>An attestation, made until penalty of perjury, that the affiliate location does not perform any activity defined as funeral goods and services in this Article 135.</w:t>
        </w:r>
      </w:ins>
    </w:p>
    <w:p w14:paraId="3CF157AB" w14:textId="43DA79FF" w:rsidR="00AB7382" w:rsidRPr="003B0342" w:rsidRDefault="002E3C45" w:rsidP="00AB7382">
      <w:pPr>
        <w:pStyle w:val="par1"/>
        <w:rPr>
          <w:ins w:id="2311" w:author="Rascon Arana, Maria" w:date="2026-09-01T15:38:00Z" w16du:dateUtc="2026-09-01T21:38:00Z"/>
        </w:rPr>
      </w:pPr>
      <w:ins w:id="2312" w:author="Rascon Arana, Maria" w:date="2026-09-15T15:21:00Z" w16du:dateUtc="2026-09-15T21:21:00Z">
        <w:r>
          <w:t>K</w:t>
        </w:r>
      </w:ins>
      <w:ins w:id="2313" w:author="Rascon Arana, Maria" w:date="2026-09-01T15:38:00Z" w16du:dateUtc="2026-09-01T21:38:00Z">
        <w:r w:rsidR="00AB7382">
          <w:t>.</w:t>
        </w:r>
        <w:r w:rsidR="00AB7382">
          <w:tab/>
          <w:t>Any material changes in the status of an affiliate location must be reported to the Director in writing within ten (10) business days of such changes being made. Such changes may include but not be limited to, change in designee; closure of the affiliate location; or modification of the business services being provided at the affiliate location.</w:t>
        </w:r>
      </w:ins>
    </w:p>
    <w:p w14:paraId="11BD1B8F" w14:textId="70C5613F" w:rsidR="00AB7382" w:rsidRPr="003B0342" w:rsidRDefault="002E3C45" w:rsidP="00AB7382">
      <w:pPr>
        <w:pStyle w:val="par1"/>
        <w:rPr>
          <w:ins w:id="2314" w:author="Rascon Arana, Maria" w:date="2026-09-01T15:38:00Z" w16du:dateUtc="2026-09-01T21:38:00Z"/>
        </w:rPr>
      </w:pPr>
      <w:ins w:id="2315" w:author="Rascon Arana, Maria" w:date="2026-09-15T15:21:00Z" w16du:dateUtc="2026-09-15T21:21:00Z">
        <w:r>
          <w:t>L</w:t>
        </w:r>
      </w:ins>
      <w:ins w:id="2316" w:author="Rascon Arana, Maria" w:date="2026-09-01T15:38:00Z" w16du:dateUtc="2026-09-01T21:38:00Z">
        <w:r w:rsidR="00AB7382">
          <w:t>.</w:t>
        </w:r>
        <w:r w:rsidR="00AB7382">
          <w:tab/>
        </w:r>
        <w:r w:rsidR="00AB7382" w:rsidRPr="00A81A3E">
          <w:t xml:space="preserve">Each </w:t>
        </w:r>
        <w:r w:rsidR="00AB7382">
          <w:t>affiliate location</w:t>
        </w:r>
        <w:r w:rsidR="00AB7382" w:rsidRPr="00A81A3E">
          <w:t xml:space="preserve"> registration shall be renewed according to a schedule established by the </w:t>
        </w:r>
        <w:r w:rsidR="00AB7382">
          <w:t>D</w:t>
        </w:r>
        <w:r w:rsidR="00AB7382" w:rsidRPr="00A81A3E">
          <w:t>irector</w:t>
        </w:r>
        <w:r w:rsidR="00AB7382">
          <w:t>.</w:t>
        </w:r>
      </w:ins>
    </w:p>
    <w:p w14:paraId="1C00FC5C" w14:textId="77777777" w:rsidR="00FA0AF0" w:rsidRPr="00A3663C" w:rsidRDefault="00FA0AF0">
      <w:pPr>
        <w:pStyle w:val="Heading2"/>
        <w:pPrChange w:id="2317" w:author="Rascon Arana, Maria" w:date="2026-08-05T09:12:00Z" w16du:dateUtc="2026-08-05T15:12:00Z">
          <w:pPr>
            <w:pStyle w:val="Title1"/>
          </w:pPr>
        </w:pPrChange>
      </w:pPr>
      <w:commentRangeStart w:id="2318"/>
      <w:commentRangeStart w:id="2319"/>
      <w:r w:rsidRPr="002F09CB">
        <w:rPr>
          <w:i w:val="0"/>
          <w:iCs w:val="0"/>
          <w:sz w:val="20"/>
          <w:szCs w:val="20"/>
          <w:rPrChange w:id="2320" w:author="Rascon Arana, Maria" w:date="2026-08-05T09:13:00Z" w16du:dateUtc="2026-08-05T15:13:00Z">
            <w:rPr/>
          </w:rPrChange>
        </w:rPr>
        <w:t xml:space="preserve">1.27 </w:t>
      </w:r>
      <w:r w:rsidRPr="002F09CB">
        <w:rPr>
          <w:i w:val="0"/>
          <w:iCs w:val="0"/>
          <w:sz w:val="20"/>
          <w:szCs w:val="20"/>
          <w:rPrChange w:id="2321" w:author="Rascon Arana, Maria" w:date="2026-08-05T09:13:00Z" w16du:dateUtc="2026-08-05T15:13:00Z">
            <w:rPr/>
          </w:rPrChange>
        </w:rPr>
        <w:tab/>
      </w:r>
      <w:commentRangeEnd w:id="2318"/>
      <w:r w:rsidR="00D63264" w:rsidRPr="002F09CB">
        <w:rPr>
          <w:rStyle w:val="CommentReference"/>
          <w:i w:val="0"/>
          <w:iCs w:val="0"/>
          <w:sz w:val="20"/>
          <w:szCs w:val="20"/>
          <w:rPrChange w:id="2322" w:author="Rascon Arana, Maria" w:date="2026-08-05T09:13:00Z" w16du:dateUtc="2026-08-05T15:13:00Z">
            <w:rPr>
              <w:rStyle w:val="CommentReference"/>
              <w:sz w:val="20"/>
              <w:szCs w:val="20"/>
            </w:rPr>
          </w:rPrChange>
        </w:rPr>
        <w:commentReference w:id="2318"/>
      </w:r>
      <w:commentRangeEnd w:id="2319"/>
      <w:r w:rsidR="006F594E" w:rsidRPr="002F09CB">
        <w:rPr>
          <w:rStyle w:val="CommentReference"/>
          <w:i w:val="0"/>
          <w:iCs w:val="0"/>
          <w:sz w:val="20"/>
          <w:szCs w:val="20"/>
          <w:rPrChange w:id="2323" w:author="Rascon Arana, Maria" w:date="2026-08-05T09:13:00Z" w16du:dateUtc="2026-08-05T15:13:00Z">
            <w:rPr>
              <w:rStyle w:val="CommentReference"/>
              <w:sz w:val="20"/>
              <w:szCs w:val="20"/>
            </w:rPr>
          </w:rPrChange>
        </w:rPr>
        <w:commentReference w:id="2319"/>
      </w:r>
      <w:r w:rsidRPr="002F09CB">
        <w:rPr>
          <w:i w:val="0"/>
          <w:iCs w:val="0"/>
          <w:sz w:val="20"/>
          <w:szCs w:val="20"/>
          <w:rPrChange w:id="2324" w:author="Rascon Arana, Maria" w:date="2026-08-05T09:13:00Z" w16du:dateUtc="2026-08-05T15:13:00Z">
            <w:rPr/>
          </w:rPrChange>
        </w:rPr>
        <w:t xml:space="preserve">POWERS AND DUTIES OF THE DIRECTOR </w:t>
      </w:r>
    </w:p>
    <w:p w14:paraId="1ABFD2C8" w14:textId="77777777" w:rsidR="00FA0AF0" w:rsidRPr="00EB2965" w:rsidRDefault="00FA0AF0" w:rsidP="00FA0AF0">
      <w:pPr>
        <w:pStyle w:val="upar1"/>
        <w:rPr>
          <w:color w:val="000000" w:themeColor="text1"/>
          <w:rPrChange w:id="2325" w:author="Rascon Arana, Maria" w:date="2025-09-24T13:19:00Z" w16du:dateUtc="2025-09-24T19:19:00Z">
            <w:rPr/>
          </w:rPrChange>
        </w:rPr>
      </w:pPr>
      <w:r w:rsidRPr="00EB2965">
        <w:rPr>
          <w:color w:val="000000" w:themeColor="text1"/>
          <w:rPrChange w:id="2326" w:author="Rascon Arana, Maria" w:date="2025-09-24T13:19:00Z" w16du:dateUtc="2025-09-24T19:19:00Z">
            <w:rPr/>
          </w:rPrChange>
        </w:rPr>
        <w:t xml:space="preserve">This Rule is promulgated pursuant to sections 12-20-204, 12-135-508, and 12-135-401(6)(a), C.R.S. The purpose of this Rule is to clarify the Director’s powers and duties with respect to issuing and sending a letter of admonition pursuant to 12-20-404(4), C.R.S. </w:t>
      </w:r>
    </w:p>
    <w:p w14:paraId="1D00409D" w14:textId="77777777" w:rsidR="00FA0AF0" w:rsidRPr="00EB2965" w:rsidRDefault="00FA0AF0" w:rsidP="00FA0AF0">
      <w:pPr>
        <w:pStyle w:val="par1"/>
        <w:rPr>
          <w:color w:val="000000" w:themeColor="text1"/>
          <w:rPrChange w:id="2327" w:author="Rascon Arana, Maria" w:date="2025-09-24T13:19:00Z" w16du:dateUtc="2025-09-24T19:19:00Z">
            <w:rPr/>
          </w:rPrChange>
        </w:rPr>
      </w:pPr>
      <w:r w:rsidRPr="00EB2965">
        <w:rPr>
          <w:color w:val="000000" w:themeColor="text1"/>
          <w:rPrChange w:id="2328" w:author="Rascon Arana, Maria" w:date="2025-09-24T13:19:00Z" w16du:dateUtc="2025-09-24T19:19:00Z">
            <w:rPr/>
          </w:rPrChange>
        </w:rPr>
        <w:t xml:space="preserve">A. </w:t>
      </w:r>
      <w:r w:rsidRPr="00EB2965">
        <w:rPr>
          <w:color w:val="000000" w:themeColor="text1"/>
          <w:rPrChange w:id="2329" w:author="Rascon Arana, Maria" w:date="2025-09-24T13:19:00Z" w16du:dateUtc="2025-09-24T19:19:00Z">
            <w:rPr/>
          </w:rPrChange>
        </w:rPr>
        <w:tab/>
        <w:t xml:space="preserve">Letters of Admonition. In accordance with sections 12-135-401(1) and 12-135-508, C.R.S., the Director may issue and send a letter of admonition to a registrant or licensee by electronic mail that is actually received. </w:t>
      </w:r>
    </w:p>
    <w:p w14:paraId="0ACC05CA" w14:textId="1B819946" w:rsidR="00FA0AF0" w:rsidRPr="00EB2965" w:rsidRDefault="00FA0AF0" w:rsidP="00FA0AF0">
      <w:pPr>
        <w:pStyle w:val="par2"/>
        <w:rPr>
          <w:color w:val="000000" w:themeColor="text1"/>
          <w:rPrChange w:id="2330" w:author="Rascon Arana, Maria" w:date="2025-09-24T13:19:00Z" w16du:dateUtc="2025-09-24T19:19:00Z">
            <w:rPr/>
          </w:rPrChange>
        </w:rPr>
      </w:pPr>
      <w:r w:rsidRPr="00EB2965">
        <w:rPr>
          <w:color w:val="000000" w:themeColor="text1"/>
          <w:rPrChange w:id="2331" w:author="Rascon Arana, Maria" w:date="2025-09-24T13:19:00Z" w16du:dateUtc="2025-09-24T19:19:00Z">
            <w:rPr/>
          </w:rPrChange>
        </w:rPr>
        <w:t xml:space="preserve">1. </w:t>
      </w:r>
      <w:r w:rsidRPr="00EB2965">
        <w:rPr>
          <w:color w:val="000000" w:themeColor="text1"/>
          <w:rPrChange w:id="2332" w:author="Rascon Arana, Maria" w:date="2025-09-24T13:19:00Z" w16du:dateUtc="2025-09-24T19:19:00Z">
            <w:rPr/>
          </w:rPrChange>
        </w:rPr>
        <w:tab/>
        <w:t>As used in this Rule 1.27, “actually received” means that the electronic mail containing or to which the letter of admonition is attached was sent to the electronic mail address currently on file with the Division and designated by the registrant or licensee, as applicable, as the registrant’s or licensee’s electronic mailing address of record for purposes of correspondence with the Division</w:t>
      </w:r>
      <w:ins w:id="2333" w:author="Shelov, Elizabeth" w:date="2026-07-21T10:52:00Z" w16du:dateUtc="2026-07-21T16:52:00Z">
        <w:r w:rsidR="00CF7122">
          <w:rPr>
            <w:color w:val="000000" w:themeColor="text1"/>
          </w:rPr>
          <w:t xml:space="preserve"> and that receipt was confirmed within seven (7) calendar days</w:t>
        </w:r>
      </w:ins>
      <w:r w:rsidRPr="00EB2965">
        <w:rPr>
          <w:color w:val="000000" w:themeColor="text1"/>
          <w:rPrChange w:id="2334" w:author="Rascon Arana, Maria" w:date="2025-09-24T13:19:00Z" w16du:dateUtc="2025-09-24T19:19:00Z">
            <w:rPr/>
          </w:rPrChange>
        </w:rPr>
        <w:t xml:space="preserve">. </w:t>
      </w:r>
    </w:p>
    <w:p w14:paraId="23D0692C" w14:textId="5006C2AA" w:rsidR="00FA0AF0" w:rsidRDefault="00FA0AF0" w:rsidP="00FA0AF0">
      <w:pPr>
        <w:pStyle w:val="par2"/>
        <w:rPr>
          <w:ins w:id="2335" w:author="Rascon Arana, Maria" w:date="2026-09-01T12:33:00Z" w16du:dateUtc="2026-09-01T18:33:00Z"/>
          <w:color w:val="000000" w:themeColor="text1"/>
        </w:rPr>
      </w:pPr>
      <w:r w:rsidRPr="00EB2965">
        <w:rPr>
          <w:color w:val="000000" w:themeColor="text1"/>
          <w:rPrChange w:id="2336" w:author="Rascon Arana, Maria" w:date="2025-09-24T13:19:00Z" w16du:dateUtc="2025-09-24T19:19:00Z">
            <w:rPr/>
          </w:rPrChange>
        </w:rPr>
        <w:t xml:space="preserve">2. </w:t>
      </w:r>
      <w:r w:rsidRPr="00EB2965">
        <w:rPr>
          <w:color w:val="000000" w:themeColor="text1"/>
          <w:rPrChange w:id="2337" w:author="Rascon Arana, Maria" w:date="2025-09-24T13:19:00Z" w16du:dateUtc="2025-09-24T19:19:00Z">
            <w:rPr/>
          </w:rPrChange>
        </w:rPr>
        <w:tab/>
        <w:t>Each registrant or licensee registered or licensed pursuant to these Rules shall maintain on file with the Division an electronic mailing address that is currently in active use by the registrant or licensee for the purpose of all correspondence with the Division. A registrant or licensee must update the electronic mailing address on file with the Division within fifteen (15) days of changing the electronic mailing address used for correspondence with the Division.</w:t>
      </w:r>
    </w:p>
    <w:p w14:paraId="5E190022" w14:textId="77777777" w:rsidR="00E971F8" w:rsidRPr="00592642" w:rsidRDefault="00E971F8" w:rsidP="00E971F8">
      <w:pPr>
        <w:pStyle w:val="par1"/>
        <w:rPr>
          <w:ins w:id="2338" w:author="Rascon Arana, Maria" w:date="2026-09-01T12:33:00Z" w16du:dateUtc="2026-09-01T18:33:00Z"/>
        </w:rPr>
      </w:pPr>
      <w:ins w:id="2339" w:author="Rascon Arana, Maria" w:date="2026-09-01T12:33:00Z" w16du:dateUtc="2026-09-01T18:33:00Z">
        <w:r w:rsidRPr="00D74C08">
          <w:t>B.</w:t>
        </w:r>
        <w:r w:rsidRPr="00D74C08">
          <w:tab/>
          <w:t xml:space="preserve">The Director </w:t>
        </w:r>
        <w:r w:rsidRPr="00592642">
          <w:t xml:space="preserve">is authorized to take disciplinary action against a licensee in accordance with the provisions of </w:t>
        </w:r>
        <w:r>
          <w:t>section</w:t>
        </w:r>
        <w:r w:rsidRPr="00592642">
          <w:t xml:space="preserve"> 12-135-508, C.R.S.</w:t>
        </w:r>
      </w:ins>
    </w:p>
    <w:p w14:paraId="00271317" w14:textId="77777777" w:rsidR="00E971F8" w:rsidRPr="00A3663C" w:rsidRDefault="00E971F8" w:rsidP="00E971F8">
      <w:pPr>
        <w:pStyle w:val="Heading2"/>
        <w:rPr>
          <w:ins w:id="2340" w:author="Rascon Arana, Maria" w:date="2026-09-01T12:33:00Z" w16du:dateUtc="2026-09-01T18:33:00Z"/>
        </w:rPr>
      </w:pPr>
      <w:commentRangeStart w:id="2341"/>
      <w:commentRangeStart w:id="2342"/>
      <w:commentRangeStart w:id="2343"/>
      <w:commentRangeStart w:id="2344"/>
      <w:commentRangeStart w:id="2345"/>
      <w:commentRangeStart w:id="2346"/>
      <w:ins w:id="2347" w:author="Rascon Arana, Maria" w:date="2026-09-01T12:33:00Z" w16du:dateUtc="2026-09-01T18:33:00Z">
        <w:r w:rsidRPr="00592642">
          <w:rPr>
            <w:i w:val="0"/>
            <w:iCs w:val="0"/>
            <w:sz w:val="20"/>
            <w:szCs w:val="20"/>
          </w:rPr>
          <w:lastRenderedPageBreak/>
          <w:t>1.28</w:t>
        </w:r>
      </w:ins>
      <w:commentRangeEnd w:id="2341"/>
      <w:r w:rsidR="009713B9" w:rsidRPr="00592642">
        <w:rPr>
          <w:rStyle w:val="CommentReference"/>
          <w:i w:val="0"/>
          <w:iCs w:val="0"/>
          <w:sz w:val="20"/>
          <w:szCs w:val="20"/>
        </w:rPr>
        <w:commentReference w:id="2341"/>
      </w:r>
      <w:commentRangeEnd w:id="2342"/>
      <w:r w:rsidR="00A3171B" w:rsidRPr="00592642">
        <w:rPr>
          <w:rStyle w:val="CommentReference"/>
          <w:i w:val="0"/>
          <w:iCs w:val="0"/>
          <w:sz w:val="20"/>
          <w:szCs w:val="20"/>
        </w:rPr>
        <w:commentReference w:id="2342"/>
      </w:r>
      <w:commentRangeEnd w:id="2343"/>
      <w:r w:rsidR="00F0073D" w:rsidRPr="00592642">
        <w:rPr>
          <w:rStyle w:val="CommentReference"/>
          <w:i w:val="0"/>
          <w:iCs w:val="0"/>
          <w:sz w:val="20"/>
          <w:szCs w:val="20"/>
        </w:rPr>
        <w:commentReference w:id="2343"/>
      </w:r>
      <w:commentRangeEnd w:id="2344"/>
      <w:r w:rsidR="007061CE" w:rsidRPr="00592642">
        <w:rPr>
          <w:rStyle w:val="CommentReference"/>
          <w:i w:val="0"/>
          <w:iCs w:val="0"/>
          <w:sz w:val="20"/>
          <w:szCs w:val="20"/>
        </w:rPr>
        <w:commentReference w:id="2344"/>
      </w:r>
      <w:commentRangeEnd w:id="2345"/>
      <w:r w:rsidR="006920C6" w:rsidRPr="00592642">
        <w:rPr>
          <w:rStyle w:val="CommentReference"/>
          <w:i w:val="0"/>
          <w:iCs w:val="0"/>
          <w:sz w:val="20"/>
          <w:szCs w:val="20"/>
        </w:rPr>
        <w:commentReference w:id="2345"/>
      </w:r>
      <w:commentRangeEnd w:id="2346"/>
      <w:r w:rsidR="001C264C" w:rsidRPr="00592642">
        <w:rPr>
          <w:rStyle w:val="CommentReference"/>
          <w:i w:val="0"/>
          <w:iCs w:val="0"/>
          <w:sz w:val="20"/>
          <w:szCs w:val="20"/>
        </w:rPr>
        <w:commentReference w:id="2346"/>
      </w:r>
      <w:ins w:id="2348" w:author="Rascon Arana, Maria" w:date="2026-09-01T12:33:00Z" w16du:dateUtc="2026-09-01T18:33:00Z">
        <w:r w:rsidRPr="00592642">
          <w:rPr>
            <w:i w:val="0"/>
            <w:iCs w:val="0"/>
            <w:sz w:val="20"/>
            <w:szCs w:val="20"/>
          </w:rPr>
          <w:tab/>
          <w:t>SUBCONTRACTORS</w:t>
        </w:r>
      </w:ins>
    </w:p>
    <w:p w14:paraId="7613FAB2" w14:textId="77777777" w:rsidR="00E971F8" w:rsidRPr="00592642" w:rsidRDefault="00E971F8" w:rsidP="00E971F8">
      <w:pPr>
        <w:pStyle w:val="par1"/>
        <w:rPr>
          <w:ins w:id="2349" w:author="Rascon Arana, Maria" w:date="2026-09-01T12:33:00Z" w16du:dateUtc="2026-09-01T18:33:00Z"/>
        </w:rPr>
      </w:pPr>
      <w:ins w:id="2350" w:author="Rascon Arana, Maria" w:date="2026-09-01T12:33:00Z" w16du:dateUtc="2026-09-01T18:33:00Z">
        <w:r w:rsidRPr="00D74C08">
          <w:t>A.</w:t>
        </w:r>
        <w:r w:rsidRPr="00D74C08">
          <w:tab/>
          <w:t xml:space="preserve">In accordance with </w:t>
        </w:r>
        <w:r>
          <w:t xml:space="preserve">section </w:t>
        </w:r>
        <w:r w:rsidRPr="00592642">
          <w:t xml:space="preserve">12-135-104 C.R.S., a funeral establishment shall have the appropriate equipment and personnel to adequately </w:t>
        </w:r>
        <w:r>
          <w:t xml:space="preserve">and directly </w:t>
        </w:r>
        <w:r w:rsidRPr="00592642">
          <w:t>provide</w:t>
        </w:r>
        <w:r>
          <w:t xml:space="preserve"> at least one</w:t>
        </w:r>
        <w:r w:rsidRPr="00592642">
          <w:t xml:space="preserve"> </w:t>
        </w:r>
        <w:r>
          <w:t xml:space="preserve">(1) of </w:t>
        </w:r>
        <w:r w:rsidRPr="00592642">
          <w:t>the funeral service</w:t>
        </w:r>
        <w:r>
          <w:t xml:space="preserve">s listed in its application for registration, as contemplated by </w:t>
        </w:r>
        <w:r>
          <w:rPr>
            <w:rFonts w:ascii="Aparajita" w:hAnsi="Aparajita" w:cs="Aparajita"/>
          </w:rPr>
          <w:t>section</w:t>
        </w:r>
        <w:r w:rsidRPr="00ED530C">
          <w:t xml:space="preserve"> </w:t>
        </w:r>
        <w:r>
          <w:t xml:space="preserve">12-135-103(18), C.R.S. and Rule 1.8(B)(5), </w:t>
        </w:r>
        <w:r>
          <w:rPr>
            <w:color w:val="000000" w:themeColor="text1"/>
            <w:szCs w:val="20"/>
          </w:rPr>
          <w:t>and shall list the funeral service(s) directly provided to consumers in its application for registration</w:t>
        </w:r>
        <w:r>
          <w:t>.</w:t>
        </w:r>
      </w:ins>
    </w:p>
    <w:p w14:paraId="77857859" w14:textId="77777777" w:rsidR="00E971F8" w:rsidRPr="00592642" w:rsidRDefault="00E971F8" w:rsidP="00E971F8">
      <w:pPr>
        <w:pStyle w:val="par1"/>
        <w:rPr>
          <w:ins w:id="2351" w:author="Rascon Arana, Maria" w:date="2026-09-01T12:33:00Z" w16du:dateUtc="2026-09-01T18:33:00Z"/>
          <w:rFonts w:cs="Arial"/>
        </w:rPr>
      </w:pPr>
      <w:ins w:id="2352" w:author="Rascon Arana, Maria" w:date="2026-09-01T12:33:00Z" w16du:dateUtc="2026-09-01T18:33:00Z">
        <w:r>
          <w:t>B</w:t>
        </w:r>
        <w:r w:rsidRPr="00B77F20">
          <w:t>.</w:t>
        </w:r>
        <w:r w:rsidRPr="00B77F20">
          <w:tab/>
        </w:r>
        <w:r>
          <w:t xml:space="preserve">Should a </w:t>
        </w:r>
        <w:r w:rsidRPr="00592642">
          <w:t>funeral establishment</w:t>
        </w:r>
        <w:r>
          <w:t xml:space="preserve"> utilize subcontractors to render funeral goods or services, that establishment shall comply with the notice requirements as detailed in </w:t>
        </w:r>
        <w:r>
          <w:rPr>
            <w:rFonts w:cs="Arial"/>
            <w:color w:val="000000" w:themeColor="text1"/>
            <w:szCs w:val="20"/>
          </w:rPr>
          <w:t xml:space="preserve">section </w:t>
        </w:r>
        <w:r w:rsidRPr="00592642">
          <w:rPr>
            <w:rFonts w:cs="Arial"/>
            <w:color w:val="000000" w:themeColor="text1"/>
            <w:szCs w:val="20"/>
          </w:rPr>
          <w:t>12-135-104(2), C.R.S.</w:t>
        </w:r>
      </w:ins>
    </w:p>
    <w:p w14:paraId="5666D5F5" w14:textId="77777777" w:rsidR="00E971F8" w:rsidRDefault="00E971F8" w:rsidP="00E971F8">
      <w:pPr>
        <w:pStyle w:val="par1"/>
        <w:rPr>
          <w:ins w:id="2353" w:author="Rascon Arana, Maria" w:date="2026-09-01T12:33:00Z" w16du:dateUtc="2026-09-01T18:33:00Z"/>
          <w:rFonts w:cs="Arial"/>
          <w:color w:val="000000" w:themeColor="text1"/>
          <w:szCs w:val="20"/>
        </w:rPr>
      </w:pPr>
      <w:ins w:id="2354" w:author="Rascon Arana, Maria" w:date="2026-09-01T12:33:00Z" w16du:dateUtc="2026-09-01T18:33:00Z">
        <w:r>
          <w:rPr>
            <w:color w:val="000000" w:themeColor="text1"/>
          </w:rPr>
          <w:t>C</w:t>
        </w:r>
        <w:r w:rsidRPr="00592642">
          <w:rPr>
            <w:color w:val="000000" w:themeColor="text1"/>
          </w:rPr>
          <w:t>.</w:t>
        </w:r>
        <w:r w:rsidRPr="00592642">
          <w:rPr>
            <w:color w:val="000000" w:themeColor="text1"/>
          </w:rPr>
          <w:tab/>
          <w:t>A funeral establishment shall</w:t>
        </w:r>
        <w:r>
          <w:rPr>
            <w:color w:val="000000" w:themeColor="text1"/>
          </w:rPr>
          <w:t xml:space="preserve"> maintain </w:t>
        </w:r>
        <w:r w:rsidRPr="00592642">
          <w:rPr>
            <w:color w:val="000000" w:themeColor="text1"/>
          </w:rPr>
          <w:t>written contract</w:t>
        </w:r>
        <w:r>
          <w:rPr>
            <w:color w:val="000000" w:themeColor="text1"/>
          </w:rPr>
          <w:t>s</w:t>
        </w:r>
        <w:r w:rsidRPr="00592642">
          <w:rPr>
            <w:color w:val="000000" w:themeColor="text1"/>
          </w:rPr>
          <w:t xml:space="preserve"> </w:t>
        </w:r>
        <w:r w:rsidRPr="00592642">
          <w:rPr>
            <w:color w:val="000000" w:themeColor="text1"/>
            <w:szCs w:val="20"/>
          </w:rPr>
          <w:t>with all subcontractors or agents</w:t>
        </w:r>
        <w:r>
          <w:rPr>
            <w:color w:val="000000" w:themeColor="text1"/>
            <w:szCs w:val="20"/>
          </w:rPr>
          <w:t xml:space="preserve"> for a period of at least seven (7) years, in comp</w:t>
        </w:r>
        <w:r w:rsidRPr="00B7516B">
          <w:rPr>
            <w:rFonts w:cs="Arial"/>
            <w:color w:val="000000" w:themeColor="text1"/>
            <w:szCs w:val="20"/>
          </w:rPr>
          <w:t xml:space="preserve">liance with </w:t>
        </w:r>
        <w:r>
          <w:rPr>
            <w:rFonts w:cs="Arial"/>
            <w:color w:val="000000" w:themeColor="text1"/>
            <w:szCs w:val="20"/>
          </w:rPr>
          <w:t>section</w:t>
        </w:r>
        <w:r w:rsidRPr="00592642">
          <w:rPr>
            <w:rFonts w:cs="Arial"/>
            <w:color w:val="000000" w:themeColor="text1"/>
            <w:szCs w:val="20"/>
          </w:rPr>
          <w:t xml:space="preserve"> 12-135-104(2), C.R.S.; the contract</w:t>
        </w:r>
        <w:r w:rsidRPr="00B7516B">
          <w:rPr>
            <w:rFonts w:cs="Arial"/>
            <w:color w:val="000000" w:themeColor="text1"/>
            <w:szCs w:val="20"/>
          </w:rPr>
          <w:t xml:space="preserve"> may be subject to inspection pursuant to Rule 1.20.</w:t>
        </w:r>
      </w:ins>
    </w:p>
    <w:p w14:paraId="5B839844" w14:textId="77777777" w:rsidR="00E971F8" w:rsidRPr="00EB2965" w:rsidRDefault="00E971F8" w:rsidP="00FA0AF0">
      <w:pPr>
        <w:pStyle w:val="par2"/>
        <w:rPr>
          <w:ins w:id="2355" w:author="Rascon Arana, Maria" w:date="2025-09-23T16:21:00Z" w16du:dateUtc="2025-09-23T22:21:00Z"/>
          <w:color w:val="000000" w:themeColor="text1"/>
          <w:rPrChange w:id="2356" w:author="Rascon Arana, Maria" w:date="2025-09-24T13:19:00Z" w16du:dateUtc="2025-09-24T19:19:00Z">
            <w:rPr>
              <w:ins w:id="2357" w:author="Rascon Arana, Maria" w:date="2025-09-23T16:21:00Z" w16du:dateUtc="2025-09-23T22:21:00Z"/>
            </w:rPr>
          </w:rPrChange>
        </w:rPr>
      </w:pPr>
    </w:p>
    <w:p w14:paraId="3D63F29D" w14:textId="3E598BDC" w:rsidR="00914CA9" w:rsidRPr="00A56F01" w:rsidRDefault="00FA0AF0" w:rsidP="00914CA9">
      <w:pPr>
        <w:pStyle w:val="upar1"/>
      </w:pPr>
      <w:r w:rsidRPr="00A56F01">
        <w:t>___________</w:t>
      </w:r>
      <w:r w:rsidR="00914CA9" w:rsidRPr="00A56F01">
        <w:t>_________________________________________________________________________</w:t>
      </w:r>
    </w:p>
    <w:p w14:paraId="3E5F5477" w14:textId="77777777" w:rsidR="00352255" w:rsidRPr="00846634" w:rsidRDefault="00352255" w:rsidP="00846634">
      <w:pPr>
        <w:pStyle w:val="Heading2"/>
        <w:rPr>
          <w:i w:val="0"/>
          <w:iCs w:val="0"/>
          <w:sz w:val="20"/>
          <w:szCs w:val="20"/>
        </w:rPr>
      </w:pPr>
      <w:r w:rsidRPr="00846634">
        <w:rPr>
          <w:i w:val="0"/>
          <w:iCs w:val="0"/>
          <w:sz w:val="20"/>
          <w:szCs w:val="20"/>
        </w:rPr>
        <w:t>Editor’s Notes</w:t>
      </w:r>
    </w:p>
    <w:p w14:paraId="6A38347E" w14:textId="77777777" w:rsidR="00352255" w:rsidRPr="00A56F01" w:rsidRDefault="00352255" w:rsidP="00352255">
      <w:pPr>
        <w:pStyle w:val="upar1"/>
      </w:pPr>
      <w:r w:rsidRPr="00A56F01">
        <w:rPr>
          <w:b/>
          <w:bCs/>
        </w:rPr>
        <w:t>History</w:t>
      </w:r>
    </w:p>
    <w:p w14:paraId="0942A8C2" w14:textId="77777777" w:rsidR="001E3BA2" w:rsidRPr="00A56F01" w:rsidRDefault="00352255" w:rsidP="00B32272">
      <w:pPr>
        <w:pStyle w:val="par1"/>
        <w:spacing w:before="60"/>
      </w:pPr>
      <w:r w:rsidRPr="00A56F01">
        <w:t xml:space="preserve">Entire </w:t>
      </w:r>
      <w:r w:rsidR="00B32272" w:rsidRPr="00A56F01">
        <w:t>r</w:t>
      </w:r>
      <w:r w:rsidRPr="00A56F01">
        <w:t>ule eff. 01/01/2010.</w:t>
      </w:r>
    </w:p>
    <w:p w14:paraId="5D50CBEE" w14:textId="77777777" w:rsidR="00B32272" w:rsidRPr="00A56F01" w:rsidRDefault="00B32272" w:rsidP="00B32272">
      <w:pPr>
        <w:pStyle w:val="par1"/>
        <w:spacing w:before="60"/>
      </w:pPr>
      <w:r w:rsidRPr="00A56F01">
        <w:t>Rules 5, 8 eff. 12/30/2016.</w:t>
      </w:r>
    </w:p>
    <w:p w14:paraId="7FAC3ECD" w14:textId="77777777" w:rsidR="00305C53" w:rsidRPr="00A56F01" w:rsidRDefault="00305C53" w:rsidP="00B32272">
      <w:pPr>
        <w:pStyle w:val="par1"/>
        <w:spacing w:before="60"/>
      </w:pPr>
      <w:r w:rsidRPr="00A56F01">
        <w:t>Entire rule eff. 07/15/2021</w:t>
      </w:r>
      <w:r w:rsidR="00E87C06" w:rsidRPr="00A56F01">
        <w:t>.</w:t>
      </w:r>
    </w:p>
    <w:p w14:paraId="0DF23A68" w14:textId="77777777" w:rsidR="00E87C06" w:rsidRPr="00A56F01" w:rsidRDefault="00E87C06" w:rsidP="00B32272">
      <w:pPr>
        <w:pStyle w:val="par1"/>
        <w:spacing w:before="60"/>
      </w:pPr>
      <w:r w:rsidRPr="00A56F01">
        <w:t>Rules 1.</w:t>
      </w:r>
      <w:r w:rsidR="000E2FB7" w:rsidRPr="00A56F01">
        <w:t>9</w:t>
      </w:r>
      <w:r w:rsidRPr="00A56F01">
        <w:t xml:space="preserve"> D.2, 1.</w:t>
      </w:r>
      <w:r w:rsidR="000E2FB7" w:rsidRPr="00A56F01">
        <w:t>9</w:t>
      </w:r>
      <w:r w:rsidRPr="00A56F01">
        <w:t xml:space="preserve"> E.2, 1.</w:t>
      </w:r>
      <w:r w:rsidR="000E2FB7" w:rsidRPr="00A56F01">
        <w:t>9</w:t>
      </w:r>
      <w:r w:rsidRPr="00A56F01">
        <w:t xml:space="preserve"> E.3.b emer. rules eff. 09/08/2021.</w:t>
      </w:r>
    </w:p>
    <w:p w14:paraId="20B76C0B" w14:textId="77777777" w:rsidR="00707BAF" w:rsidRPr="00A56F01" w:rsidRDefault="00707BAF" w:rsidP="00B32272">
      <w:pPr>
        <w:pStyle w:val="par1"/>
        <w:spacing w:before="60"/>
      </w:pPr>
      <w:r w:rsidRPr="00A56F01">
        <w:t>Rules 1.9 D.2, 1.9 E.2, 1.9 E.3.b eff. 10/30/2021.</w:t>
      </w:r>
    </w:p>
    <w:p w14:paraId="37B8A7AE" w14:textId="77777777" w:rsidR="000544C9" w:rsidRPr="00A56F01" w:rsidRDefault="000544C9" w:rsidP="00B32272">
      <w:pPr>
        <w:pStyle w:val="par1"/>
        <w:spacing w:before="60"/>
      </w:pPr>
      <w:r w:rsidRPr="00A56F01">
        <w:t>Rule 1.7 eff. 08/14/2022.</w:t>
      </w:r>
    </w:p>
    <w:p w14:paraId="42059534" w14:textId="77777777" w:rsidR="00536EFA" w:rsidRPr="00A56F01" w:rsidRDefault="00536EFA" w:rsidP="00B32272">
      <w:pPr>
        <w:pStyle w:val="par1"/>
        <w:spacing w:before="60"/>
      </w:pPr>
      <w:r w:rsidRPr="00A56F01">
        <w:t>Rule 1.10 emer. rule eff. 08/15/2022.</w:t>
      </w:r>
    </w:p>
    <w:p w14:paraId="6B39C14E" w14:textId="77777777" w:rsidR="00D02235" w:rsidRPr="00A56F01" w:rsidRDefault="00D02235" w:rsidP="00B32272">
      <w:pPr>
        <w:pStyle w:val="par1"/>
        <w:spacing w:before="60"/>
      </w:pPr>
      <w:r w:rsidRPr="00A56F01">
        <w:t>Rule 1.10 eff. 11/30/2022.</w:t>
      </w:r>
    </w:p>
    <w:p w14:paraId="5CA81C6D" w14:textId="77777777" w:rsidR="00FA0AF0" w:rsidRPr="00A56F01" w:rsidRDefault="00FA0AF0" w:rsidP="00B32272">
      <w:pPr>
        <w:pStyle w:val="par1"/>
        <w:spacing w:before="60"/>
      </w:pPr>
      <w:r w:rsidRPr="00A56F01">
        <w:t xml:space="preserve">Rule 1.10 repealed eff. 02/15/2024. </w:t>
      </w:r>
    </w:p>
    <w:p w14:paraId="0EADA466" w14:textId="3D28AE00" w:rsidR="00FA0AF0" w:rsidRPr="00A56F01" w:rsidRDefault="00FA0AF0" w:rsidP="00B32272">
      <w:pPr>
        <w:pStyle w:val="par1"/>
        <w:spacing w:before="60"/>
      </w:pPr>
      <w:r w:rsidRPr="00A56F01">
        <w:t>Entire rule eff. 01/15/2025.</w:t>
      </w:r>
    </w:p>
    <w:p w14:paraId="21B9D03D" w14:textId="77777777" w:rsidR="00952E0E" w:rsidRPr="00A56F01" w:rsidRDefault="00952E0E" w:rsidP="00952E0E"/>
    <w:p w14:paraId="70767439" w14:textId="77777777" w:rsidR="00952E0E" w:rsidRPr="00A56F01" w:rsidRDefault="00952E0E" w:rsidP="00952E0E">
      <w:pPr>
        <w:pStyle w:val="upar1"/>
        <w:rPr>
          <w:b/>
          <w:bCs/>
        </w:rPr>
      </w:pPr>
      <w:r w:rsidRPr="00A56F01">
        <w:rPr>
          <w:b/>
          <w:bCs/>
        </w:rPr>
        <w:t>Annotations</w:t>
      </w:r>
    </w:p>
    <w:p w14:paraId="0B55942A" w14:textId="77777777" w:rsidR="00952E0E" w:rsidRPr="00A56F01" w:rsidRDefault="00952E0E" w:rsidP="00952E0E">
      <w:pPr>
        <w:pStyle w:val="upar1"/>
      </w:pPr>
      <w:r w:rsidRPr="00A56F01">
        <w:t>Rules 1.10 B. and 1.10 C. (adopted 10/10/2022) were not extended by Senate Bill 23-102 and therefore expired 05/15/2023.</w:t>
      </w:r>
    </w:p>
    <w:sectPr w:rsidR="00952E0E" w:rsidRPr="00A56F01" w:rsidSect="00733CDB">
      <w:footerReference w:type="default" r:id="rId12"/>
      <w:headerReference w:type="first" r:id="rId13"/>
      <w:footerReference w:type="first" r:id="rId14"/>
      <w:pgSz w:w="12240" w:h="15840" w:code="1"/>
      <w:pgMar w:top="1440" w:right="1440" w:bottom="1440" w:left="1440" w:header="432"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ascon Arana, Maria" w:date="2026-09-08T09:45:00Z" w:initials="MR">
    <w:p w14:paraId="3249CC50" w14:textId="77777777" w:rsidR="00240C8D" w:rsidRDefault="00460F18" w:rsidP="00240C8D">
      <w:pPr>
        <w:pStyle w:val="CommentText"/>
      </w:pPr>
      <w:r>
        <w:rPr>
          <w:rStyle w:val="CommentReference"/>
        </w:rPr>
        <w:annotationRef/>
      </w:r>
      <w:r w:rsidR="00240C8D">
        <w:t>Donald L. Fellers - As a multi-licensed funeral director, embalmer and funeral home owner of more than 25 years in an adjoining state to Colorado, I have been paying particular attention to the new laws and regulations that are being implemented in Colorado.  I think that the laws have been a much needed addition to the profession within your state.  I chose to work and own a funeral home in another state because of Colorado's history of being unlicensed and un-regulated, so I am glad to see these changes being made.</w:t>
      </w:r>
    </w:p>
    <w:p w14:paraId="542FD694" w14:textId="77777777" w:rsidR="00240C8D" w:rsidRDefault="00240C8D" w:rsidP="00240C8D">
      <w:pPr>
        <w:pStyle w:val="CommentText"/>
      </w:pPr>
      <w:r>
        <w:t>I am however shocked and appalled by the latest draft of rules that are being proposed.  In my opinion as a funeral professional that has a history of working in a licensed state for over 25 years, the rules as proposed are completely beyond what would be considered normal in the state that I currently am licensed in.  I think they would be beyond the scope of practical and normal in nearly every state that currently has licensure for funeral professionals.</w:t>
      </w:r>
    </w:p>
    <w:p w14:paraId="4A47CA7A" w14:textId="77777777" w:rsidR="00240C8D" w:rsidRDefault="00240C8D" w:rsidP="00240C8D">
      <w:pPr>
        <w:pStyle w:val="CommentText"/>
      </w:pPr>
      <w:r>
        <w:t>I won't take the space to list every concern that I see and have, but i would encourage you to remember that regulating your legitimate and well intended funeral homes out of business will not turn out well for your state as a whole.  I see these proposed rules being especially detrimental to some of your smaller independently owned places that do not have the corporate luxury of maintaining a staff sufficient to keep up with all the paperwork and regulatory compliance that will be expected should these rules be adopted.</w:t>
      </w:r>
    </w:p>
    <w:p w14:paraId="132A39F0" w14:textId="77777777" w:rsidR="00240C8D" w:rsidRDefault="00240C8D" w:rsidP="00240C8D">
      <w:pPr>
        <w:pStyle w:val="CommentText"/>
      </w:pPr>
      <w:r>
        <w:t>Again, as a licensed funeral professional in an adjoining state, please give careful consideration to what the unintended consequences might be as a result of your aggressive approach to this much regulation.</w:t>
      </w:r>
    </w:p>
  </w:comment>
  <w:comment w:id="4" w:author="Rascon Arana, Maria" w:date="2026-09-08T16:42:00Z" w:initials="MR">
    <w:p w14:paraId="78927B4D" w14:textId="77777777" w:rsidR="00277C1C" w:rsidRDefault="00277C1C" w:rsidP="00277C1C">
      <w:pPr>
        <w:pStyle w:val="CommentText"/>
      </w:pPr>
      <w:r>
        <w:rPr>
          <w:rStyle w:val="CommentReference"/>
        </w:rPr>
        <w:annotationRef/>
      </w:r>
      <w:r>
        <w:t xml:space="preserve">K.B. - As someone who grew up in a small town with the same local funeral home handling all of my family members funerals I have understood the importance of a funeral home for many years. A funeral home is a place where people can go to pay their respects and honor a loved one’s life. </w:t>
      </w:r>
    </w:p>
    <w:p w14:paraId="26913FEC" w14:textId="77777777" w:rsidR="00277C1C" w:rsidRDefault="00277C1C" w:rsidP="00277C1C">
      <w:pPr>
        <w:pStyle w:val="CommentText"/>
      </w:pPr>
      <w:r>
        <w:t xml:space="preserve">I am also someone who has seen firsthand how the Davis Mortuary in Pueblo, Colorado has affected the lives of many families not only in Pueblo but also in surrounding rural communities that utilized their services for cremation. The incidences that have occurred between the Davis Mortuary, Return to Nature and Sunset Mesa should not reflect on all funeral home in Colorado. There should be licenses and laws in place to ensure that funeral homes are operating in a manner that is ethical and in the best interest of the families they serve as well as the deceased. The Davis Mortuary, Return to Nature and any other funeral home that does not follow the laws should be held accountable for their actions but this does not mean that the rest of the funeral homes should be labeled in the same way. There are many funeral homes that do operate ethically and in the best interest of the families they serve as well as the deceased. </w:t>
      </w:r>
    </w:p>
    <w:p w14:paraId="2D4DF975" w14:textId="77777777" w:rsidR="00277C1C" w:rsidRDefault="00277C1C" w:rsidP="00277C1C">
      <w:pPr>
        <w:pStyle w:val="CommentText"/>
      </w:pPr>
      <w:r>
        <w:t xml:space="preserve">Colorado has been under a lot of scrutiny since these incidences have occurred but it is important to remember that not all funeral homes operate in the same manner that the others have. </w:t>
      </w:r>
    </w:p>
    <w:p w14:paraId="2367C43D" w14:textId="77777777" w:rsidR="00277C1C" w:rsidRDefault="00277C1C" w:rsidP="00277C1C">
      <w:pPr>
        <w:pStyle w:val="CommentText"/>
      </w:pPr>
      <w:r>
        <w:t xml:space="preserve">I do believe that there should be regulations and licensing in place but these should also consider individuals that have worked in the industry for decades and have always operated in an ethical manner when the State of Colorado did not require licensing. </w:t>
      </w:r>
    </w:p>
    <w:p w14:paraId="5EE01D9E" w14:textId="77777777" w:rsidR="00277C1C" w:rsidRDefault="00277C1C" w:rsidP="00277C1C">
      <w:pPr>
        <w:pStyle w:val="CommentText"/>
      </w:pPr>
      <w:r>
        <w:t xml:space="preserve">I did some research and found that currently 49 states require a license, education and exams for funeral directors. In those 49 states, with stricter licensing laws and regulations there were many funeral homes that still operated in an unethical manner and were shut down due to their practices. </w:t>
      </w:r>
    </w:p>
    <w:p w14:paraId="56DD1ED9" w14:textId="77777777" w:rsidR="00277C1C" w:rsidRDefault="00277C1C" w:rsidP="00277C1C">
      <w:pPr>
        <w:pStyle w:val="CommentText"/>
      </w:pPr>
      <w:r>
        <w:t xml:space="preserve">Here are a few examples:                                                                                                             South Chicago Funeral Home in Chicago, Illinois- 2026: The funeral home was shut down after investigators found 56 decomposing bodies improperly stored and was also connected to another facility that had already been shut down.                                               Richardson Mortuary in Houston, Texas-2025: The establishment was shut down after investigators found 10-13 decomposing bodies kept in unrefrigerated conditions and improperly stored cremated remains.                                                                                            Tri-State Crematory (Noble, Georgia) - 2002: The establishment was shut down after investigators discovered over 330 uncremated, decomposing bodies that were inside and outside the facility. </w:t>
      </w:r>
    </w:p>
    <w:p w14:paraId="1881A55B" w14:textId="77777777" w:rsidR="00277C1C" w:rsidRDefault="00277C1C" w:rsidP="00277C1C">
      <w:pPr>
        <w:pStyle w:val="CommentText"/>
      </w:pPr>
      <w:r>
        <w:t xml:space="preserve">These are terrible things that have happened to families that never should. This shows that no matter what the regulations or licensing are, bad people are going to do bad things. I feel for all families that have been affected by these incidences and I hope that with the upcoming changes being made to the laws and regulations that the state seriously considers that not all funeral homes operate in the same manner and should not be punished for the actions of the funeral homes that operated in an unethical manner. </w:t>
      </w:r>
    </w:p>
  </w:comment>
  <w:comment w:id="5" w:author="Rascon Arana, Maria" w:date="2026-09-09T11:06:00Z" w:initials="MR">
    <w:p w14:paraId="7EB54C71" w14:textId="77777777" w:rsidR="00D53FAA" w:rsidRDefault="00D53FAA" w:rsidP="00D53FAA">
      <w:pPr>
        <w:pStyle w:val="CommentText"/>
      </w:pPr>
      <w:r>
        <w:rPr>
          <w:rStyle w:val="CommentReference"/>
        </w:rPr>
        <w:annotationRef/>
      </w:r>
      <w:r>
        <w:t>Christopher Conahoue - I practiced medicine for 10 years before entering the funeral industry. We do not practice medicine. Is there a point in the future where we will be moved from a "Medical Profession"?</w:t>
      </w:r>
    </w:p>
  </w:comment>
  <w:comment w:id="6" w:author="Rascon Arana, Maria" w:date="2026-09-09T12:56:00Z" w:initials="MR">
    <w:p w14:paraId="1096DCD4" w14:textId="77777777" w:rsidR="00166482" w:rsidRDefault="00166482" w:rsidP="00166482">
      <w:pPr>
        <w:pStyle w:val="CommentText"/>
      </w:pPr>
      <w:r>
        <w:rPr>
          <w:rStyle w:val="CommentReference"/>
        </w:rPr>
        <w:annotationRef/>
      </w:r>
      <w:r>
        <w:t xml:space="preserve">Jolene Overhauser - People need to understand that no amount of legislation will stop bad actors and the evil things that happen.  Bad things have happened in other states where there is and has been licensure.  </w:t>
      </w:r>
    </w:p>
  </w:comment>
  <w:comment w:id="7" w:author="Rascon Arana, Maria" w:date="2026-09-09T12:57:00Z" w:initials="MR">
    <w:p w14:paraId="28194A5B" w14:textId="77777777" w:rsidR="00F54D7F" w:rsidRDefault="00F54D7F" w:rsidP="00F54D7F">
      <w:pPr>
        <w:pStyle w:val="CommentText"/>
      </w:pPr>
      <w:r>
        <w:rPr>
          <w:rStyle w:val="CommentReference"/>
        </w:rPr>
        <w:annotationRef/>
      </w:r>
      <w:r>
        <w:t>Blanca Eberhardt - Oral Presentation for DORA Emergency Stakeholder Hearing:</w:t>
      </w:r>
    </w:p>
    <w:p w14:paraId="6D4640D0" w14:textId="77777777" w:rsidR="00F54D7F" w:rsidRDefault="00F54D7F" w:rsidP="00F54D7F">
      <w:pPr>
        <w:pStyle w:val="CommentText"/>
      </w:pPr>
      <w:r>
        <w:t>Good morning, thank you for the opportunity to speak today. My written comments have already been submitted, so I will not repeat them in detail. But I do want to speak plainly: Colorado is not making these rules in a vacuum. These rules are being considered because this state has already seen what happens when trust is not backed by enforceable oversight.</w:t>
      </w:r>
    </w:p>
    <w:p w14:paraId="3B315327" w14:textId="77777777" w:rsidR="00F54D7F" w:rsidRDefault="00F54D7F" w:rsidP="00F54D7F">
      <w:pPr>
        <w:pStyle w:val="CommentText"/>
      </w:pPr>
      <w:r>
        <w:t>For roughly forty years, Colorado funeral service operated without the same level of individual licensure and routine oversight required in many other professions and states that affect public health, consumer protection, and human dignity. During that time, practices developed because they were familiar, convenient, or profitable—not necessarily because they were safe, transparent, or worthy of public trust. That history matters.</w:t>
      </w:r>
    </w:p>
    <w:p w14:paraId="6E4FCA78" w14:textId="77777777" w:rsidR="00F54D7F" w:rsidRDefault="00F54D7F" w:rsidP="00F54D7F">
      <w:pPr>
        <w:pStyle w:val="CommentText"/>
      </w:pPr>
      <w:r>
        <w:t>I also believe it is important to acknowledge the reputation Colorado developed within the profession. No state and no profession is immune from bad actors. But for too long, Colorado was viewed by some in the industry as a place where individuals could continue working after losing licensure, credibility, or professional standing elsewhere. That reputation existed for a reason. It reflected a regulatory structure that made entry easier, accountability weaker, and meaningful enforcement more difficult.</w:t>
      </w:r>
    </w:p>
    <w:p w14:paraId="06174C7E" w14:textId="77777777" w:rsidR="00F54D7F" w:rsidRDefault="00F54D7F" w:rsidP="00F54D7F">
      <w:pPr>
        <w:pStyle w:val="CommentText"/>
      </w:pPr>
      <w:r>
        <w:t>My concern is not based on rumor or hindsight. It is based on firsthand experience across very different practice environments. I have worked in rural Indiana, metropolitan areas in Texas, Honolulu, Hawaii, and throughout California during COVID. In none of those places did I witness the same level of serious failures being treated as ordinary business as I did in Colorado. My advocacy for stronger legislation began before Return to Nature and Davis Mortuary were discovered publicly, because what I saw in day-to-day practice had already convinced me that stronger oversight was necessary.</w:t>
      </w:r>
    </w:p>
    <w:p w14:paraId="46DE2AA8" w14:textId="77777777" w:rsidR="00F54D7F" w:rsidRDefault="00F54D7F" w:rsidP="00F54D7F">
      <w:pPr>
        <w:pStyle w:val="CommentText"/>
      </w:pPr>
      <w:r>
        <w:t>Colorado has already lived through tragedies that should never have happened, and those tragedies confirmed concerns many of us already had. At Return to Nature in Penrose, nearly two hundred improperly stored bodies were reportedly discovered. More recently, serious concerns were also reported at Davis Mortuary in Pueblo, including hidden decomposing remains and allegations involving cremated remains. These were not minor paperwork issues. They were failures of dignity, accountability, and basic human decency.</w:t>
      </w:r>
    </w:p>
    <w:p w14:paraId="5417414D" w14:textId="77777777" w:rsidR="00F54D7F" w:rsidRDefault="00F54D7F" w:rsidP="00F54D7F">
      <w:pPr>
        <w:pStyle w:val="CommentText"/>
      </w:pPr>
      <w:r>
        <w:t>That is why I strongly disagree with framing new rules as an inconvenience to the industry, a loss of talent, or a threat to establishments. Those arguments are scare tactics. Forty-nine other states, both rural and urban, operate under rules and regulations. The public has already paid the price for convenience. Bereaved families have carried the burden of weak oversight. The deceased have borne the ultimate indignity when systems failed to require verification, inspection, supervision, and accountability.</w:t>
      </w:r>
    </w:p>
    <w:p w14:paraId="1B3111BF" w14:textId="77777777" w:rsidR="00F54D7F" w:rsidRDefault="00F54D7F" w:rsidP="00F54D7F">
      <w:pPr>
        <w:pStyle w:val="CommentText"/>
      </w:pPr>
      <w:r>
        <w:t>The funeral industry has adapted before when public protection required it. We used to physically take paper death certificates to a doctor’s office, obtain a signature, and then carry that paperwork to the health department. Now we use the Electronic Death Registration System. That change required adjustment, but it created a stronger and more accountable process. The same principle applies here: inconvenience cannot outweigh public protection.</w:t>
      </w:r>
    </w:p>
    <w:p w14:paraId="4482A002" w14:textId="77777777" w:rsidR="00F54D7F" w:rsidRDefault="00F54D7F" w:rsidP="00F54D7F">
      <w:pPr>
        <w:pStyle w:val="CommentText"/>
      </w:pPr>
      <w:r>
        <w:t>When a family calls a funeral home, they are grieving, overwhelmed, and often unable to see what happens behind closed doors. They do not know whether the person arranging services is properly trained. They do not know whether embalming is meaningfully supervised. They do not know whether cremation records are accurate, whether remains are being tracked correctly, or whether the establishment is maintaining safe and dignified conditions. That is precisely why government oversight exists.</w:t>
      </w:r>
    </w:p>
    <w:p w14:paraId="62413B79" w14:textId="77777777" w:rsidR="00F54D7F" w:rsidRDefault="00F54D7F" w:rsidP="00F54D7F">
      <w:pPr>
        <w:pStyle w:val="CommentText"/>
      </w:pPr>
      <w:r>
        <w:t>These proposed rules should not be softened to preserve old habits. They should be strengthened because old habits helped bring Colorado to this moment. A profession that handles human remains, receives payment from vulnerable families, and operates largely outside public view must be held to clear, enforceable standards. Anything less risks repeating the same failures under a new title.</w:t>
      </w:r>
    </w:p>
    <w:p w14:paraId="7B938D7C" w14:textId="77777777" w:rsidR="00F54D7F" w:rsidRDefault="00F54D7F" w:rsidP="00F54D7F">
      <w:pPr>
        <w:pStyle w:val="CommentText"/>
      </w:pPr>
      <w:r>
        <w:t>Responsible funeral directors, embalmers, cremationists, and mortuary professionals should welcome strong rules. Strong rules protect the public, protect the deceased, protect families, and protect ethical professionals from being damaged by those who cut corners, hide problems, or treat human remains as a business inconvenience.</w:t>
      </w:r>
    </w:p>
    <w:p w14:paraId="2A82C2B6" w14:textId="77777777" w:rsidR="00F54D7F" w:rsidRDefault="00F54D7F" w:rsidP="00F54D7F">
      <w:pPr>
        <w:pStyle w:val="CommentText"/>
      </w:pPr>
      <w:r>
        <w:t>For those reasons, I respectfully but firmly urge the Department to move forward with strong, enforceable policies and procedures. Colorado’s recent atrocities are exactly why these rules are needed. The goal cannot be to protect what was easiest for the industry. The goal must be to protect the public, honor the deceased, restore trust for grieving families, and create a system where these failures are far less likely to happen again. Thank you.</w:t>
      </w:r>
    </w:p>
  </w:comment>
  <w:comment w:id="8" w:author="Rascon Arana, Maria" w:date="2026-09-09T12:58:00Z" w:initials="MR">
    <w:p w14:paraId="62EB7B35" w14:textId="77777777" w:rsidR="00F54D7F" w:rsidRDefault="00F54D7F" w:rsidP="00F54D7F">
      <w:pPr>
        <w:pStyle w:val="CommentText"/>
      </w:pPr>
      <w:r>
        <w:rPr>
          <w:rStyle w:val="CommentReference"/>
        </w:rPr>
        <w:annotationRef/>
      </w:r>
      <w:r>
        <w:t>Faith Haug - Dear Office of Funeral and Mortuary Science,</w:t>
      </w:r>
    </w:p>
    <w:p w14:paraId="7EE29D4E" w14:textId="77777777" w:rsidR="00F54D7F" w:rsidRDefault="00F54D7F" w:rsidP="00F54D7F">
      <w:pPr>
        <w:pStyle w:val="CommentText"/>
      </w:pPr>
      <w:r>
        <w:t>The events at Return to Nature Funeral Home were abhorrent, and I fully support meaningful reform to prevent anything like them from happening again. However, effective rules require accurate understanding of how the funeral and cremation industries actually operate. The provision in this house bill requiring third-party crematory operators to visually identify decedents does not meet that standard.</w:t>
      </w:r>
    </w:p>
    <w:p w14:paraId="56B9BF9B" w14:textId="77777777" w:rsidR="00F54D7F" w:rsidRDefault="00F54D7F" w:rsidP="00F54D7F">
      <w:pPr>
        <w:pStyle w:val="CommentText"/>
      </w:pPr>
      <w:r>
        <w:t>A third-party crematory operator has never met the deceased. They have no basis on which to make a visual identification. Positive identification is, and must remain, the responsibility of the funeral home, which works directly with the family and is positioned to facilitate a proper identification. The crematory's responsibility is to verify that the accompanying paperwork is complete, accurate, and in order before proceeding. That division of responsibility exists for good reason.</w:t>
      </w:r>
    </w:p>
    <w:p w14:paraId="2EF88A55" w14:textId="77777777" w:rsidR="00F54D7F" w:rsidRDefault="00F54D7F" w:rsidP="00F54D7F">
      <w:pPr>
        <w:pStyle w:val="CommentText"/>
      </w:pPr>
      <w:r>
        <w:t xml:space="preserve">One of the apparent intents behind this provision (that an operator should assess whether a body appears more decomposed than it "should be”, is one example I have heard) is not workable. </w:t>
      </w:r>
    </w:p>
    <w:p w14:paraId="0FDF9D5F" w14:textId="77777777" w:rsidR="00F54D7F" w:rsidRDefault="00F54D7F" w:rsidP="00F54D7F">
      <w:pPr>
        <w:pStyle w:val="CommentText"/>
      </w:pPr>
      <w:r>
        <w:t>Crematory operators are not forensic pathologists. They receive no medical or forensic training and are not qualified to make determinations about the rate or extent of decomposition. Decomposition varies enormously from one body to the next depending on countless factors, including cause of death, body composition, medications, temperature, storage conditions, and time elapsed. A crematory operator is no more qualified to make that judgment than any member of the general public, and legislation should not expect that of them.</w:t>
      </w:r>
    </w:p>
    <w:p w14:paraId="10A50BB9" w14:textId="77777777" w:rsidR="00F54D7F" w:rsidRDefault="00F54D7F" w:rsidP="00F54D7F">
      <w:pPr>
        <w:pStyle w:val="CommentText"/>
      </w:pPr>
      <w:r>
        <w:t>I would also urge you to be careful about the source of the bill's technical requirements. The families victimized by Return to Nature deserve to be heard, and their experience rightly demands a legislative response. But being wronged by an industry does not give them expertise in how that industry operates. These families are not qualified to design operational standards for funeral homes and crematories, and provisions like this one appear to reflect their assumptions rather than professional knowledge. Policy must be built on input from those who work in it, not on requirements that sound protective but don’t make sense in practice.</w:t>
      </w:r>
    </w:p>
    <w:p w14:paraId="165DD210" w14:textId="77777777" w:rsidR="00F54D7F" w:rsidRDefault="00F54D7F" w:rsidP="00F54D7F">
      <w:pPr>
        <w:pStyle w:val="CommentText"/>
      </w:pPr>
      <w:r>
        <w:t>Assigning crematory operators, a duty they cannot competently perform will not protect families.</w:t>
      </w:r>
    </w:p>
  </w:comment>
  <w:comment w:id="9" w:author="Rascon Arana, Maria" w:date="2026-09-11T15:33:00Z" w:initials="MR">
    <w:p w14:paraId="7DB9F81D" w14:textId="77777777" w:rsidR="008F3220" w:rsidRDefault="008F3220" w:rsidP="008F3220">
      <w:pPr>
        <w:pStyle w:val="CommentText"/>
      </w:pPr>
      <w:r>
        <w:rPr>
          <w:rStyle w:val="CommentReference"/>
        </w:rPr>
        <w:annotationRef/>
      </w:r>
      <w:r>
        <w:t>Colorado Remembers - Response to Public Comment Regarding Third-Party Crematory Identification Requirements</w:t>
      </w:r>
    </w:p>
    <w:p w14:paraId="62707EF9" w14:textId="77777777" w:rsidR="008F3220" w:rsidRDefault="008F3220" w:rsidP="008F3220">
      <w:pPr>
        <w:pStyle w:val="CommentText"/>
      </w:pPr>
      <w:r>
        <w:t>Statutory citations for reference:</w:t>
      </w:r>
    </w:p>
    <w:p w14:paraId="10C3FBD7" w14:textId="77777777" w:rsidR="008F3220" w:rsidRDefault="008F3220" w:rsidP="008F3220">
      <w:pPr>
        <w:pStyle w:val="CommentText"/>
      </w:pPr>
      <w:r>
        <w:t>•        C.R.S. § 12-135-308(1): A crematory shall not take custody of human remains without an attestation of positive identification on a form promulgated by the director by rule.</w:t>
      </w:r>
    </w:p>
    <w:p w14:paraId="49A1115D" w14:textId="77777777" w:rsidR="008F3220" w:rsidRDefault="008F3220" w:rsidP="008F3220">
      <w:pPr>
        <w:pStyle w:val="CommentText"/>
      </w:pPr>
      <w:r>
        <w:t>•        C.R.S. § 12-135-308(2): A crematory is responsible for identifying and tracking human remains from the time it takes custody until final disposition, return, or lawful release.</w:t>
      </w:r>
    </w:p>
    <w:p w14:paraId="432407B5" w14:textId="77777777" w:rsidR="008F3220" w:rsidRDefault="008F3220" w:rsidP="008F3220">
      <w:pPr>
        <w:pStyle w:val="CommentText"/>
      </w:pPr>
      <w:r>
        <w:t>•        C.R.S. § 12-135-308(3)(d): The director must prescribe minimum standards for the positive identification and chain of custody of human remains.</w:t>
      </w:r>
    </w:p>
    <w:p w14:paraId="58488C4F" w14:textId="77777777" w:rsidR="008F3220" w:rsidRDefault="008F3220" w:rsidP="008F3220">
      <w:pPr>
        <w:pStyle w:val="CommentText"/>
      </w:pPr>
      <w:r>
        <w:t>•        C.R.S. § 12-135-307(2)(a): A crematory shall not cremate human remains unless it has obtained a statement containing required information, including the identity of the decedent, authorization to cremate, identifying disposition information, items delivered with the remains, and a copy of the disposition permit.</w:t>
      </w:r>
    </w:p>
    <w:p w14:paraId="723B9F91" w14:textId="77777777" w:rsidR="008F3220" w:rsidRDefault="008F3220" w:rsidP="008F3220">
      <w:pPr>
        <w:pStyle w:val="CommentText"/>
      </w:pPr>
      <w:r>
        <w:t>•        C.R.S. § 12-135-307(2)(b): A person who signs the required statement warrants the truthfulness of the facts contained in it and may be civilly liable if the person signs with actual knowledge to the contrary.</w:t>
      </w:r>
    </w:p>
    <w:p w14:paraId="74657AF4" w14:textId="77777777" w:rsidR="008F3220" w:rsidRDefault="008F3220" w:rsidP="008F3220">
      <w:pPr>
        <w:pStyle w:val="CommentText"/>
      </w:pPr>
    </w:p>
    <w:p w14:paraId="742AD773" w14:textId="77777777" w:rsidR="008F3220" w:rsidRDefault="008F3220" w:rsidP="008F3220">
      <w:pPr>
        <w:pStyle w:val="CommentText"/>
      </w:pPr>
      <w:r>
        <w:t>Response to the public comment submitted regarding the proposed third-party crematory identification requirement. While I agree that legislation must be practical and informed by industry operations, the objection raised to this provision rests on a mistaken premise: that visual identification by a crematory means personal recognition of the deceased or a forensic determination. That is not what a reasonable identification requirement requires, and it is not how chain-of-custody obligations should be understood.</w:t>
      </w:r>
    </w:p>
    <w:p w14:paraId="2A985DE0" w14:textId="77777777" w:rsidR="008F3220" w:rsidRDefault="008F3220" w:rsidP="008F3220">
      <w:pPr>
        <w:pStyle w:val="CommentText"/>
      </w:pPr>
      <w:r>
        <w:t>The comment improperly collapses identity verification into facial recognition. A third-party crematory operator does not need to have met the decedent to verify identity. The operator must be able to confirm that the remains received correspond to the documents and identifiers presented at transfer. That means confirming that the name or unique identifying number associated with the remains and cremation container matches the cremation authorization, disposition permit, transfer documentation, and chain-of-custody record. If those identifiers are absent, inconsistent, altered, or otherwise questionable, the crematory should not proceed until the discrepancy is resolved.</w:t>
      </w:r>
    </w:p>
    <w:p w14:paraId="32562109" w14:textId="77777777" w:rsidR="008F3220" w:rsidRDefault="008F3220" w:rsidP="008F3220">
      <w:pPr>
        <w:pStyle w:val="CommentText"/>
      </w:pPr>
      <w:r>
        <w:t>Colorado law already recognizes that a crematory has duties beyond passive receipt of paperwork. Colorado Revised Statutes section 12-135-308(1) provides that a crematory may not, through its managers, employees, contractors, or agents, take custody of human remains without an attestation of positive identification. Section 12-135-308(2) further provides that a crematory is responsible for identifying and tracking human remains from the time it takes custody until final disposition, return, or lawful release. Section 12-135-307(2)(a) likewise prohibits cremation unless the crematory has obtained a statement that includes, among other things, the identity of the decedent, the date of death, authorization to cremate, the name of the person authorizing cremation, the name of the person authorized to receive the cremated remains, a list of items delivered with the remains, and a copy of the disposition permit. These provisions establish that the crematory is an accountable custodian of identified human remains, not a mere recipient of paperwork.</w:t>
      </w:r>
    </w:p>
    <w:p w14:paraId="2D3E14C3" w14:textId="77777777" w:rsidR="008F3220" w:rsidRDefault="008F3220" w:rsidP="008F3220">
      <w:pPr>
        <w:pStyle w:val="CommentText"/>
      </w:pPr>
      <w:r>
        <w:t>It is therefore inaccurate to argue that the funeral home’s responsibility for initial positive identification eliminates the crematory’s independent receiving obligation. The law contemplates a chain of custody, and a chain of custody is only meaningful if each custodian verifies what it is receiving before accepting custody and before taking irreversible action. A funeral home’s prior identification does not excuse a crematory from confirming that the remains, container, tags, and paperwork match at the point of transfer.</w:t>
      </w:r>
    </w:p>
    <w:p w14:paraId="41AF430C" w14:textId="77777777" w:rsidR="008F3220" w:rsidRDefault="008F3220" w:rsidP="008F3220">
      <w:pPr>
        <w:pStyle w:val="CommentText"/>
      </w:pPr>
      <w:r>
        <w:t>Nor does this requirement turn crematory operators into forensic pathologists. The proposed safeguard should be understood as a receiving and documentation duty. A crematory operator is not being asked to diagnose decomposition, determine cause of death, or estimate time since death. The operator is being asked to observe and document the condition of the remains and container as received and to stop the process when there are obvious irregularities, including missing identification, mismatched names, altered tags, unsealed or compromised containers, paperwork inconsistencies, or conditions that conflict with the transfer record. Those are operational red flags, not forensic conclusions.</w:t>
      </w:r>
    </w:p>
    <w:p w14:paraId="7BAC04C3" w14:textId="77777777" w:rsidR="008F3220" w:rsidRDefault="008F3220" w:rsidP="008F3220">
      <w:pPr>
        <w:pStyle w:val="CommentText"/>
      </w:pPr>
      <w:r>
        <w:t>This distinction matters because cremation is irreversible. Once cremation occurs, the opportunity to correct a misidentification, document improper handling, investigate unlawful storage, or preserve evidence is substantially diminished. Public protection therefore requires more than a paper handoff. It requires a documented, independent verification step at the crematory—the final checkpoint before the remains are destroyed by cremation.</w:t>
      </w:r>
    </w:p>
    <w:p w14:paraId="113FB224" w14:textId="77777777" w:rsidR="008F3220" w:rsidRDefault="008F3220" w:rsidP="008F3220">
      <w:pPr>
        <w:pStyle w:val="CommentText"/>
      </w:pPr>
      <w:r>
        <w:t>The suggestion that families harmed by Return to Nature should be heard but should not meaningfully inform operational safeguards is also misplaced. Families are not claiming to be crematory technicians; they are identifying where the regulatory system failed them. Their experience is directly relevant to legislative judgment about transparency, accountability, custody documentation, and independent verification. Industry expertise is important, but regulated entities should not be the sole arbiters of what protections are necessary or workable, particularly where the failure of those systems caused severe public harm.</w:t>
      </w:r>
    </w:p>
    <w:p w14:paraId="53A1C7F3" w14:textId="77777777" w:rsidR="008F3220" w:rsidRDefault="008F3220" w:rsidP="008F3220">
      <w:pPr>
        <w:pStyle w:val="CommentText"/>
      </w:pPr>
      <w:r>
        <w:t>A legally sound and practical rule would require the crematory to verify the identifying information on the remains or container against the cremation authorization, disposition permit, and transfer documents; document the person or entity transferring custody and the person accepting custody; note the condition of the remains and container at receipt; and refuse or pause cremation when identification is missing, inconsistent, altered, or otherwise raises concern. That standard does not impose forensic duties. It implements the custody and identity safeguards Colorado law already contemplates and closes a dangerous gap before an irreversible disposition occurs.</w:t>
      </w:r>
    </w:p>
    <w:p w14:paraId="2E2C0387" w14:textId="77777777" w:rsidR="008F3220" w:rsidRDefault="008F3220" w:rsidP="008F3220">
      <w:pPr>
        <w:pStyle w:val="CommentText"/>
      </w:pPr>
      <w:r>
        <w:t>For these reasons, the proposed requirement should be retained and clarified if necessary, not removed. The operative question is not whether a crematory operator personally recognizes the deceased. The operative question is whether the crematory, before performing an irreversible cremation, has confirmed that the identified human remains it received are the same remains authorized for cremation. That is a reasonable, enforceable, and necessary safeguard for Colorado families and for public confidence in the death care system.</w:t>
      </w:r>
    </w:p>
  </w:comment>
  <w:comment w:id="10" w:author="Rascon Arana, Maria" w:date="2026-09-11T15:34:00Z" w:initials="MR">
    <w:p w14:paraId="3E60262D" w14:textId="77777777" w:rsidR="008F3220" w:rsidRDefault="008F3220" w:rsidP="008F3220">
      <w:pPr>
        <w:pStyle w:val="CommentText"/>
      </w:pPr>
      <w:r>
        <w:rPr>
          <w:rStyle w:val="CommentReference"/>
        </w:rPr>
        <w:annotationRef/>
      </w:r>
      <w:r>
        <w:t>Tanya Wilson - This response is in response to Faith Haug's posted comment after the stakeholder meeting on 9/9.  As the daughter of a Return to Nature victim, I found this comment to be incredibly dismissive and insulting. We never claimed to be experts in the industry. We absolutely do not know how to run a funeral home or cemetary. But we do know what happened and what didn't happen to our loved ones, and many of us have spent the past three years trying to understand how it was able to happen and where the gaps were that allowed it to continue for so long. Faith seems to forget that is the reason we are here in the first place. And all this coming from the Program Coordinator for Mortuary Science, it's especially disappointing. I would expect someone responsible for educating people in this profession to be receptive to what these families experienced. Maybe everything we would like to see isn't practical and we understand that. But instead of telling us we don't have the expertise to provide feedback, why not ask yourself how can what we are asking be accomplished in a way that DOES work with the industry.</w:t>
      </w:r>
    </w:p>
    <w:p w14:paraId="09A560C2" w14:textId="77777777" w:rsidR="008F3220" w:rsidRDefault="008F3220" w:rsidP="008F3220">
      <w:pPr>
        <w:pStyle w:val="CommentText"/>
      </w:pPr>
      <w:r>
        <w:t xml:space="preserve">Brushing off identification and the condition of a body as though we're asking crematory operators to do something unreasonable is a ridiculous notion. This is not about recognizing a person they've never met....funeral home directors haven't met them either!!! Identifiction means another set of eyes verifying that the person received matches the identifiers, paperwork and authorizations before that person is irreversibly cremated. The condition of the body matters, too.  If a crematory receives a body whose condition is not consistent with the date of death or associated records that describe the conditions in which the body was kept, then why would you ignore that? (And if crematories are not given documentation that contain this information, why not?) We are not asking crematory operators to be forensic scientists or to determine why they are in the condition they are in. We are asking them to ask questions and report if it doesn't seem right. </w:t>
      </w:r>
    </w:p>
    <w:p w14:paraId="2268A967" w14:textId="77777777" w:rsidR="008F3220" w:rsidRDefault="008F3220" w:rsidP="008F3220">
      <w:pPr>
        <w:pStyle w:val="CommentText"/>
      </w:pPr>
      <w:r>
        <w:t xml:space="preserve">We are not experts in the funeral industry, but we are bringing FAILURE expertise.  The industry failed us and the things we bring up are the loopholes that allowed it. </w:t>
      </w:r>
    </w:p>
  </w:comment>
  <w:comment w:id="11" w:author="Rascon Arana, Maria" w:date="2026-09-11T15:41:00Z" w:initials="MR">
    <w:p w14:paraId="52AA121D" w14:textId="77777777" w:rsidR="001A18B4" w:rsidRDefault="001A18B4" w:rsidP="001A18B4">
      <w:pPr>
        <w:pStyle w:val="CommentText"/>
      </w:pPr>
      <w:r>
        <w:rPr>
          <w:rStyle w:val="CommentReference"/>
        </w:rPr>
        <w:annotationRef/>
      </w:r>
      <w:r>
        <w:t>Aaron Kucharik - I submit this comment in response to comments submitted by Faith Haug, who has identified herself in professional and prior rulemaking proceedings as Program Coordinator/Program Chair of the Arapahoe Community College Mortuary Science Program and in a state disciplinary role.</w:t>
      </w:r>
    </w:p>
    <w:p w14:paraId="6185C118" w14:textId="77777777" w:rsidR="001A18B4" w:rsidRDefault="001A18B4" w:rsidP="001A18B4">
      <w:pPr>
        <w:pStyle w:val="CommentText"/>
      </w:pPr>
      <w:r>
        <w:t>I strongly disagree with the assertion that the families affected by Return to Nature are “not qualified” to contribute to operational standards because they lack industry expertise. Industry professionals provide important technical knowledge, but consumer protection cannot be designed solely by the industry being regulated. The experiences of these families exposed failures in oversight, identification, chain of custody, and accountability. Their experiences are directly relevant to determining whether Colorado's safeguards are adequate.</w:t>
      </w:r>
    </w:p>
    <w:p w14:paraId="634D9866" w14:textId="77777777" w:rsidR="001A18B4" w:rsidRDefault="001A18B4" w:rsidP="001A18B4">
      <w:pPr>
        <w:pStyle w:val="CommentText"/>
      </w:pPr>
      <w:r>
        <w:t>A requirement that a crematory operator visually observe human remains does not constitute forensic identification; rather, it provides an additional safeguard to identify observable discrepancies before an irreversible final disposition occurs. A crematory operator is not being asked to determine cause of death, scientifically evaluate decomposition, or independently establish a decedent's identity based upon appearance. The operator can, however, observe the remains, compare available identification and documentation, and stop the process when a material discrepancy or concern exists.</w:t>
      </w:r>
    </w:p>
    <w:p w14:paraId="32DC635D" w14:textId="77777777" w:rsidR="001A18B4" w:rsidRDefault="001A18B4" w:rsidP="001A18B4">
      <w:pPr>
        <w:pStyle w:val="CommentText"/>
      </w:pPr>
      <w:r>
        <w:t>This concept is consistent with safeguards already used in Colorado and surrounding states. Colorado law already places responsibilities on crematories for identifying and tracking human remains while in their custody and establishes minimum standards relating to positive identification and chain of custody. Surrounding states likewise recognize responsibilities at the crematory level concerning identification, labeling, authorization, or tracking of human remains.</w:t>
      </w:r>
    </w:p>
    <w:p w14:paraId="4BDCA640" w14:textId="77777777" w:rsidR="001A18B4" w:rsidRDefault="001A18B4" w:rsidP="001A18B4">
      <w:pPr>
        <w:pStyle w:val="CommentText"/>
      </w:pPr>
      <w:r>
        <w:t>For example, Nebraska requires appropriate identification and labeling of remains delivered to a crematory. Kansas requires cremation authorization identifying the deceased and other required documentation before cremation. Wyoming's regulatory framework includes identification requirements intended to maintain identification of remains through the cremation process.</w:t>
      </w:r>
    </w:p>
    <w:p w14:paraId="6AE2B951" w14:textId="77777777" w:rsidR="001A18B4" w:rsidRDefault="001A18B4" w:rsidP="001A18B4">
      <w:pPr>
        <w:pStyle w:val="CommentText"/>
      </w:pPr>
      <w:r>
        <w:t>These requirements demonstrate an important principle: a crematory is not merely a passive recipient of whatever a funeral establishment delivers. It is another critical point in the chain of custody and therefore provides an additional opportunity to identify discrepancies before an irreversible disposition occurs.</w:t>
      </w:r>
    </w:p>
    <w:p w14:paraId="16EC50FD" w14:textId="77777777" w:rsidR="001A18B4" w:rsidRDefault="001A18B4" w:rsidP="001A18B4">
      <w:pPr>
        <w:pStyle w:val="CommentText"/>
      </w:pPr>
      <w:r>
        <w:t>I respectfully recommend that DORA retain a meaningful visual-verification requirement and clarify its scope with language substantially similar to:</w:t>
      </w:r>
    </w:p>
    <w:p w14:paraId="02EBB76E" w14:textId="77777777" w:rsidR="001A18B4" w:rsidRDefault="001A18B4" w:rsidP="001A18B4">
      <w:pPr>
        <w:pStyle w:val="CommentText"/>
      </w:pPr>
      <w:r>
        <w:t>“Prior to cremation or other irreversible final disposition, the responsible licensee shall visually observe the human remains and compare the remains, identification device, container, authorization, and accompanying documentation for consistency. This requirement does not constitute forensic identification and does not require a determination of cause or manner of death or a medical determination concerning decomposition. If a material discrepancy or circumstance reasonably calling identity or chain of custody into question is observed, final disposition shall not occur until the discrepancy is documented and resolved.”</w:t>
      </w:r>
    </w:p>
    <w:p w14:paraId="27E8AF4F" w14:textId="77777777" w:rsidR="001A18B4" w:rsidRDefault="001A18B4" w:rsidP="001A18B4">
      <w:pPr>
        <w:pStyle w:val="CommentText"/>
      </w:pPr>
      <w:r>
        <w:t>The appropriate standard should be straightforward: observe, verify, document, and stop when something does not reasonably match.</w:t>
      </w:r>
    </w:p>
    <w:p w14:paraId="249A33F5" w14:textId="77777777" w:rsidR="001A18B4" w:rsidRDefault="001A18B4" w:rsidP="001A18B4">
      <w:pPr>
        <w:pStyle w:val="CommentText"/>
      </w:pPr>
      <w:r>
        <w:t>The lessons of Return to Nature should result in meaningful checks and balances, not continued reliance on a system in which each participant assumes that the person before them got everything right. Families, regulators, educators, and industry professionals all have an important place in developing these protections.</w:t>
      </w:r>
    </w:p>
    <w:p w14:paraId="10A44CAB" w14:textId="77777777" w:rsidR="001A18B4" w:rsidRDefault="001A18B4" w:rsidP="001A18B4">
      <w:pPr>
        <w:pStyle w:val="CommentText"/>
      </w:pPr>
      <w:r>
        <w:t>I respectfully urge DORA to adopt rules that place the protection of Colorado consumers and the dignity, identification, and proper disposition of the deceased above industry convenience.</w:t>
      </w:r>
    </w:p>
  </w:comment>
  <w:comment w:id="12" w:author="Rascon Arana, Maria" w:date="2026-09-11T15:42:00Z" w:initials="MR">
    <w:p w14:paraId="0D67076D" w14:textId="77777777" w:rsidR="000B096A" w:rsidRDefault="000B096A" w:rsidP="000B096A">
      <w:pPr>
        <w:pStyle w:val="CommentText"/>
      </w:pPr>
      <w:r>
        <w:rPr>
          <w:rStyle w:val="CommentReference"/>
        </w:rPr>
        <w:annotationRef/>
      </w:r>
      <w:r>
        <w:t>Samantha Naranjo -I am highly offended with the comment that Faith Haug has submitted in regards to a public forum discussing regulations with chain of custody/ identification from crematoriums. First I would like to point out that this bill that we are discussing has only became a subject of topic because of the victims of Return to Nature, not because of any funeral home industry expert and certainly not because of Faith Haug's recommendations to license and regulate the funeral home industry in Colorado. Bills more often than not become laws because of excruciating and or horrendous acts that force the hands of victims to see the need for change! I've spent the day researching funeral laws in other states. I have found that all the states in the united states including Colorado has a general standard in which a crematorium must follow such as: When a crematorium receives a body from a funeral home, the law requires strict identification, matching paperwork, and permanent tracking mechanisms before any cremation can take place.</w:t>
      </w:r>
    </w:p>
    <w:p w14:paraId="4494A5E8" w14:textId="77777777" w:rsidR="000B096A" w:rsidRDefault="000B096A" w:rsidP="000B096A">
      <w:pPr>
        <w:pStyle w:val="CommentText"/>
      </w:pPr>
      <w:r>
        <w:t>•Written Authorization: A crematory cannot proceed with cremation without signed written authorization from the person with the legal right to control the disposition of the remains (such as the next of kin or an authorized agent). This paperwork must match the identity of the incoming body.</w:t>
      </w:r>
    </w:p>
    <w:p w14:paraId="15AD8FCC" w14:textId="77777777" w:rsidR="000B096A" w:rsidRDefault="000B096A" w:rsidP="000B096A">
      <w:pPr>
        <w:pStyle w:val="CommentText"/>
      </w:pPr>
      <w:r>
        <w:t>•Matching Documentation: The funeral home must transfer custody of the body with proper chain-of-custody documentation, including the legal name of the deceased, date of death, and a signed permit for cremation from the local or state health department/medical examiner.</w:t>
      </w:r>
    </w:p>
    <w:p w14:paraId="3E7248C5" w14:textId="77777777" w:rsidR="000B096A" w:rsidRDefault="000B096A" w:rsidP="000B096A">
      <w:pPr>
        <w:pStyle w:val="CommentText"/>
      </w:pPr>
      <w:r>
        <w:t>• Container Labeling: The crematory staff must verify that the deceased's legal name is clearly and securely marked on the outside of the cremation container or casket.</w:t>
      </w:r>
    </w:p>
    <w:p w14:paraId="415E883B" w14:textId="77777777" w:rsidR="000B096A" w:rsidRDefault="000B096A" w:rsidP="000B096A">
      <w:pPr>
        <w:pStyle w:val="CommentText"/>
      </w:pPr>
      <w:r>
        <w:t xml:space="preserve">•Metal Identification Tag: By industry standard and state regulations, a permanent metal identification disk, tag, or bracelet stamped with a unique tracking number or the name of the deceased must accompany the body. This metal tag remains inside the cremation chamber alonaside the container throughout the entire process and stays with the cremated remains (ashes) permanently to ensure accurate post-cremation identification. </w:t>
      </w:r>
    </w:p>
    <w:p w14:paraId="629D1107" w14:textId="77777777" w:rsidR="000B096A" w:rsidRDefault="000B096A" w:rsidP="000B096A">
      <w:pPr>
        <w:pStyle w:val="CommentText"/>
      </w:pPr>
      <w:r>
        <w:t>Now in Florida one of the least strictest laws in funeral home industry states this...</w:t>
      </w:r>
    </w:p>
    <w:p w14:paraId="3EA33254" w14:textId="77777777" w:rsidR="000B096A" w:rsidRDefault="000B096A" w:rsidP="000B096A">
      <w:pPr>
        <w:pStyle w:val="CommentText"/>
      </w:pPr>
      <w:r>
        <w:t>A crematorium in Florida cannot legally accept or process a body simply because it is "beyond decomposition." The establishment must possess a certified Death Certificate, a Burial-Transit Permit, explicit written next-of-kin authorization, and a signed clearance from the Medical Examiner proving that the decomposed body has been scientifically identified and cleared of foul play.</w:t>
      </w:r>
    </w:p>
    <w:p w14:paraId="15CE92DD" w14:textId="77777777" w:rsidR="000B096A" w:rsidRDefault="000B096A" w:rsidP="000B096A">
      <w:pPr>
        <w:pStyle w:val="CommentText"/>
      </w:pPr>
      <w:r>
        <w:t xml:space="preserve">I dont think it takes a rocket scientist to know that a body is beyond the normal level of decomposition and or doesn't match identification documents. If this is something that Faith Haug is unable to do I strongly believe that the state needs to take a better look into her capabilities as a representative in the funeral home industry especially as someone who claims to be the "program director" and/or "program chair" with arapaho community college where she is involved with the teachings of mortray science in the state of Colorado. </w:t>
      </w:r>
    </w:p>
    <w:p w14:paraId="30E4F3AA" w14:textId="77777777" w:rsidR="000B096A" w:rsidRDefault="000B096A" w:rsidP="000B096A">
      <w:pPr>
        <w:pStyle w:val="CommentText"/>
      </w:pPr>
      <w:r>
        <w:t xml:space="preserve">Even in a state that has high funeral home standards like California this process must take place before a crematorium can move forward in regards to overly decomposed and or unidentified body can be cremated. </w:t>
      </w:r>
    </w:p>
    <w:p w14:paraId="5A649041" w14:textId="77777777" w:rsidR="000B096A" w:rsidRDefault="000B096A" w:rsidP="000B096A">
      <w:pPr>
        <w:pStyle w:val="CommentText"/>
      </w:pPr>
      <w:r>
        <w:t xml:space="preserve">Mandatory Coroner Involvement: If a body is found in a state of severe decomposition, or if identity cannot be verified, it becomes a coroner’s case. The local coroner or medical examiner must step in to investigate the cause of death and legally certify the identity before any death certificate or Permit for Disposition can be generated. A crematory cannot operate without this permit. So yes a crematorium is responsible to report if a body is too decomposed and or beyond identification by the crematorium. This practice is nation wide industry standard. Us families have shared our personal experiences with the fact that Colorado crematoriums knew very well that the bodies they were cremating from the Hallfords were either too decomposed and or did not match identification paperwork as in some case they denied the Hallfords further service due to this issue but more than 900 cremations from the Hallfords through these crematoriums KNEW and STILL preformed the cremations leaving us families with improper documentation and or the never ending questions of where and who has their loved one. We are not asking the crematiums to become pathologist or medical examiners we are asking crematoriums to use "common sense" in the practice to know the difference between a normal decomposed body to an abnormal decomposed body, as they should than report these findings to the very least a medical examiner and or pathologist to rule out foul play. We have stressed the need to make funeral home establishments mandated reporters for this reason. If we can't hold the state liable for Colorado being left unlicensed and unregulated than I will make it my life mission to make sure each crematorium licensed in the state of Colorado holds liability on the "basic industry standard" of the job they are being asked to perform. </w:t>
      </w:r>
    </w:p>
    <w:p w14:paraId="4F0B557E" w14:textId="77777777" w:rsidR="000B096A" w:rsidRDefault="000B096A" w:rsidP="000B096A">
      <w:pPr>
        <w:pStyle w:val="CommentText"/>
      </w:pPr>
      <w:r>
        <w:t xml:space="preserve">I also take offense by Faith Haug comments that because I'm a victim and not an industry expert that legislation should not hear our point of view on a public forum for a bill that we created further questions Faith Haug ability as a "professional" in the funeral home industry. </w:t>
      </w:r>
    </w:p>
  </w:comment>
  <w:comment w:id="13" w:author="Rascon Arana, Maria" w:date="2026-09-11T15:46:00Z" w:initials="MR">
    <w:p w14:paraId="4C5E9EF2" w14:textId="77777777" w:rsidR="00992F1E" w:rsidRDefault="00992F1E" w:rsidP="00992F1E">
      <w:pPr>
        <w:pStyle w:val="CommentText"/>
      </w:pPr>
      <w:r>
        <w:rPr>
          <w:rStyle w:val="CommentReference"/>
        </w:rPr>
        <w:annotationRef/>
      </w:r>
      <w:r>
        <w:t>Chandra Savage - I strongly disagree with the assertion that requiring a crematory operator to physically view a deceased</w:t>
      </w:r>
    </w:p>
    <w:p w14:paraId="65049270" w14:textId="77777777" w:rsidR="00992F1E" w:rsidRDefault="00992F1E" w:rsidP="00992F1E">
      <w:pPr>
        <w:pStyle w:val="CommentText"/>
      </w:pPr>
      <w:r>
        <w:t>person before cremation somehow requires that operator to be a forensic pathologist.</w:t>
      </w:r>
    </w:p>
    <w:p w14:paraId="7B72BB6F" w14:textId="77777777" w:rsidR="00992F1E" w:rsidRDefault="00992F1E" w:rsidP="00992F1E">
      <w:pPr>
        <w:pStyle w:val="CommentText"/>
      </w:pPr>
      <w:r>
        <w:t>No one is asking crematory operators to perform forensic examinations, determine cause of death, scientifically determine the rate of decomposition, or positively identify someone based solely on their appearance. We are asking them to physically view the human being they are about to permanently and irreversibly cremate and verify that there are no obvious discrepancies between</w:t>
      </w:r>
    </w:p>
    <w:p w14:paraId="7B8D8EFA" w14:textId="77777777" w:rsidR="00992F1E" w:rsidRDefault="00992F1E" w:rsidP="00992F1E">
      <w:pPr>
        <w:pStyle w:val="CommentText"/>
      </w:pPr>
      <w:r>
        <w:t>that person, the identifying information provided, and the documentation authorizing the</w:t>
      </w:r>
    </w:p>
    <w:p w14:paraId="00B2FE31" w14:textId="77777777" w:rsidR="00992F1E" w:rsidRDefault="00992F1E" w:rsidP="00992F1E">
      <w:pPr>
        <w:pStyle w:val="CommentText"/>
      </w:pPr>
      <w:r>
        <w:t>cremation.</w:t>
      </w:r>
    </w:p>
    <w:p w14:paraId="6DCE4A88" w14:textId="77777777" w:rsidR="00992F1E" w:rsidRDefault="00992F1E" w:rsidP="00992F1E">
      <w:pPr>
        <w:pStyle w:val="CommentText"/>
      </w:pPr>
      <w:r>
        <w:t>There is a significant difference between asking, “Can you scientifically prove this is Jane Doe?” and asking, “Does the body in front of you reasonably correspond with the person the paperwork says you are about to cremate?”</w:t>
      </w:r>
    </w:p>
    <w:p w14:paraId="1E0E2E1C" w14:textId="77777777" w:rsidR="00992F1E" w:rsidRDefault="00992F1E" w:rsidP="00992F1E">
      <w:pPr>
        <w:pStyle w:val="CommentText"/>
      </w:pPr>
      <w:r>
        <w:t>If the cremation paperwork identifies an elderly woman and the crematory receives an obviously male individual, that should stop the process. If the paperwork identifies a young adult and the remains appear to be those of a substantially older adult, that should raise a concern. Obvious inconsistencies involving</w:t>
      </w:r>
    </w:p>
    <w:p w14:paraId="210B9A00" w14:textId="77777777" w:rsidR="00992F1E" w:rsidRDefault="00992F1E" w:rsidP="00992F1E">
      <w:pPr>
        <w:pStyle w:val="CommentText"/>
      </w:pPr>
      <w:r>
        <w:t>sex, approximate age, physical characteristics, identification tags, or other available identifiers should</w:t>
      </w:r>
    </w:p>
    <w:p w14:paraId="551FC3D2" w14:textId="77777777" w:rsidR="00992F1E" w:rsidRDefault="00992F1E" w:rsidP="00992F1E">
      <w:pPr>
        <w:pStyle w:val="CommentText"/>
      </w:pPr>
      <w:r>
        <w:t>require the crematory to stop and resolve the discrepancy before cremation occurs.</w:t>
      </w:r>
    </w:p>
    <w:p w14:paraId="3EA8369E" w14:textId="77777777" w:rsidR="00992F1E" w:rsidRDefault="00992F1E" w:rsidP="00992F1E">
      <w:pPr>
        <w:pStyle w:val="CommentText"/>
      </w:pPr>
      <w:r>
        <w:t>That does not require forensic pathology training. The operator is not being asked to determine</w:t>
      </w:r>
    </w:p>
    <w:p w14:paraId="56441161" w14:textId="77777777" w:rsidR="00992F1E" w:rsidRDefault="00992F1E" w:rsidP="00992F1E">
      <w:pPr>
        <w:pStyle w:val="CommentText"/>
      </w:pPr>
      <w:r>
        <w:t>someone's precise age or scientifically establish identity. They are being asked to recognize an obvious inconsistency and refuse to proceed until it has been investigated.</w:t>
      </w:r>
    </w:p>
    <w:p w14:paraId="0C5BA91B" w14:textId="77777777" w:rsidR="00992F1E" w:rsidRDefault="00992F1E" w:rsidP="00992F1E">
      <w:pPr>
        <w:pStyle w:val="CommentText"/>
      </w:pPr>
      <w:r>
        <w:t>This is precisely why physically viewing the body matters.</w:t>
      </w:r>
    </w:p>
    <w:p w14:paraId="337335BE" w14:textId="77777777" w:rsidR="00992F1E" w:rsidRDefault="00992F1E" w:rsidP="00992F1E">
      <w:pPr>
        <w:pStyle w:val="CommentText"/>
      </w:pPr>
      <w:r>
        <w:t>A complete cremation authorization packet is important. Identification tags are important.</w:t>
      </w:r>
    </w:p>
    <w:p w14:paraId="65E1980E" w14:textId="77777777" w:rsidR="00992F1E" w:rsidRDefault="00992F1E" w:rsidP="00992F1E">
      <w:pPr>
        <w:pStyle w:val="CommentText"/>
      </w:pPr>
      <w:r>
        <w:t>Chain-of-custody documentation is important. But paperwork alone cannot tell a crematory that the</w:t>
      </w:r>
    </w:p>
    <w:p w14:paraId="1A934FB8" w14:textId="77777777" w:rsidR="00992F1E" w:rsidRDefault="00992F1E" w:rsidP="00992F1E">
      <w:pPr>
        <w:pStyle w:val="CommentText"/>
      </w:pPr>
      <w:r>
        <w:t>wrong human being is physically inside the container. If a funeral home intentionally or accidentally</w:t>
      </w:r>
    </w:p>
    <w:p w14:paraId="2065F846" w14:textId="77777777" w:rsidR="00992F1E" w:rsidRDefault="00992F1E" w:rsidP="00992F1E">
      <w:pPr>
        <w:pStyle w:val="CommentText"/>
      </w:pPr>
      <w:r>
        <w:t>sends Person B with Person A's paperwork, checking Person A's paperwork repeatedly does not identify the problem. Someone has to actually look at the body.</w:t>
      </w:r>
    </w:p>
    <w:p w14:paraId="02F25247" w14:textId="77777777" w:rsidR="00992F1E" w:rsidRDefault="00992F1E" w:rsidP="00992F1E">
      <w:pPr>
        <w:pStyle w:val="CommentText"/>
      </w:pPr>
      <w:r>
        <w:t>The argument that identification should remain solely the responsibility of the originating funeral home also overlooks one of the most important lessons from Return to Nature: what happens when the funeral home itself is the entity engaging in misconduct?</w:t>
      </w:r>
    </w:p>
    <w:p w14:paraId="254B0DCA" w14:textId="77777777" w:rsidR="00992F1E" w:rsidRDefault="00992F1E" w:rsidP="00992F1E">
      <w:pPr>
        <w:pStyle w:val="CommentText"/>
      </w:pPr>
      <w:r>
        <w:t>An independent safeguard cannot consist solely of accepting the representations and paperwork</w:t>
      </w:r>
    </w:p>
    <w:p w14:paraId="4B5CC75D" w14:textId="77777777" w:rsidR="00992F1E" w:rsidRDefault="00992F1E" w:rsidP="00992F1E">
      <w:pPr>
        <w:pStyle w:val="CommentText"/>
      </w:pPr>
      <w:r>
        <w:t>supplied by the entity it is supposed to provide a check against.</w:t>
      </w:r>
    </w:p>
    <w:p w14:paraId="4159287B" w14:textId="77777777" w:rsidR="00992F1E" w:rsidRDefault="00992F1E" w:rsidP="00992F1E">
      <w:pPr>
        <w:pStyle w:val="CommentText"/>
      </w:pPr>
      <w:r>
        <w:t>The crematory is the last independent checkpoint before cremation permanently eliminates the opportunity to discover and correct an identification error. Once that body enters the retort, there is</w:t>
      </w:r>
    </w:p>
    <w:p w14:paraId="1472CD87" w14:textId="77777777" w:rsidR="00992F1E" w:rsidRDefault="00992F1E" w:rsidP="00992F1E">
      <w:pPr>
        <w:pStyle w:val="CommentText"/>
      </w:pPr>
      <w:r>
        <w:t>no opportunity to stop, look again, correct the mistake, or ensure the correct remains are ultimately</w:t>
      </w:r>
    </w:p>
    <w:p w14:paraId="13437B87" w14:textId="77777777" w:rsidR="00992F1E" w:rsidRDefault="00992F1E" w:rsidP="00992F1E">
      <w:pPr>
        <w:pStyle w:val="CommentText"/>
      </w:pPr>
      <w:r>
        <w:t>returned to the correct family.</w:t>
      </w:r>
    </w:p>
    <w:p w14:paraId="1EE6A876" w14:textId="77777777" w:rsidR="00992F1E" w:rsidRDefault="00992F1E" w:rsidP="00992F1E">
      <w:pPr>
        <w:pStyle w:val="CommentText"/>
      </w:pPr>
      <w:r>
        <w:t>That is why the verification process should include both documentation and physical observation of the deceased. The operator should be required to sufficiently uncover or view the remains, compare observable characteristics with the identifying information provided, verify identification attached to or</w:t>
      </w:r>
    </w:p>
    <w:p w14:paraId="11D9761C" w14:textId="77777777" w:rsidR="00992F1E" w:rsidRDefault="00992F1E" w:rsidP="00992F1E">
      <w:pPr>
        <w:pStyle w:val="CommentText"/>
      </w:pPr>
      <w:r>
        <w:t>accompanying the remains, document who performed that verification and when, and stop the cremationwhenever a material discrepancy is identified until it has been resolved.</w:t>
      </w:r>
    </w:p>
    <w:p w14:paraId="5E94CF56" w14:textId="77777777" w:rsidR="00992F1E" w:rsidRDefault="00992F1E" w:rsidP="00992F1E">
      <w:pPr>
        <w:pStyle w:val="CommentText"/>
      </w:pPr>
      <w:r>
        <w:t>The same principle can apply when something about the condition of the remains raises an obvious</w:t>
      </w:r>
    </w:p>
    <w:p w14:paraId="0DE2F4CE" w14:textId="77777777" w:rsidR="00992F1E" w:rsidRDefault="00992F1E" w:rsidP="00992F1E">
      <w:pPr>
        <w:pStyle w:val="CommentText"/>
      </w:pPr>
      <w:r>
        <w:t>concern. A crematory operator does not need to determine exactly how long someone has been</w:t>
      </w:r>
    </w:p>
    <w:p w14:paraId="56D63F27" w14:textId="77777777" w:rsidR="00992F1E" w:rsidRDefault="00992F1E" w:rsidP="00992F1E">
      <w:pPr>
        <w:pStyle w:val="CommentText"/>
      </w:pPr>
      <w:r>
        <w:t>deceased or diagnose why decomposition has occurred. If the condition of the remains is dramatically inconsistent with the information provided, the operator can simply be required to stop, document the concern, and seek clarification before proceeding. Recognizing that something warrants further review is not the same thing as making a forensic determination.</w:t>
      </w:r>
    </w:p>
    <w:p w14:paraId="74419D79" w14:textId="77777777" w:rsidR="00992F1E" w:rsidRDefault="00992F1E" w:rsidP="00992F1E">
      <w:pPr>
        <w:pStyle w:val="CommentText"/>
      </w:pPr>
      <w:r>
        <w:t>I also take serious issue with the suggestion that because Return to Nature families were victimized, we</w:t>
      </w:r>
    </w:p>
    <w:p w14:paraId="144310CA" w14:textId="77777777" w:rsidR="00992F1E" w:rsidRDefault="00992F1E" w:rsidP="00992F1E">
      <w:pPr>
        <w:pStyle w:val="CommentText"/>
      </w:pPr>
      <w:r>
        <w:t>somehow have no meaningful knowledge to contribute to the development of safeguards.</w:t>
      </w:r>
    </w:p>
    <w:p w14:paraId="6BE7C329" w14:textId="77777777" w:rsidR="00992F1E" w:rsidRDefault="00992F1E" w:rsidP="00992F1E">
      <w:pPr>
        <w:pStyle w:val="CommentText"/>
      </w:pPr>
      <w:r>
        <w:t>Victims are not claiming to be funeral directors, crematory operators, or forensic pathologists.</w:t>
      </w:r>
    </w:p>
    <w:p w14:paraId="3536FB6C" w14:textId="77777777" w:rsidR="00992F1E" w:rsidRDefault="00992F1E" w:rsidP="00992F1E">
      <w:pPr>
        <w:pStyle w:val="CommentText"/>
      </w:pPr>
      <w:r>
        <w:t>We are the people who know firsthand what happens to families when safeguards fail.</w:t>
      </w:r>
    </w:p>
    <w:p w14:paraId="19583E12" w14:textId="77777777" w:rsidR="00992F1E" w:rsidRDefault="00992F1E" w:rsidP="00992F1E">
      <w:pPr>
        <w:pStyle w:val="CommentText"/>
      </w:pPr>
      <w:r>
        <w:t>Industry professionals absolutely should have input regarding how regulations can be implemented</w:t>
      </w:r>
    </w:p>
    <w:p w14:paraId="6951F83A" w14:textId="77777777" w:rsidR="00992F1E" w:rsidRDefault="00992F1E" w:rsidP="00992F1E">
      <w:pPr>
        <w:pStyle w:val="CommentText"/>
      </w:pPr>
      <w:r>
        <w:t>safely and effectively. But professional expertise should complement the experiences of victims—not be used to dismiss them. The industry understands its operations. Victims understand the consequences when those operations and safeguards fail. Effective policy needs both perspectives.</w:t>
      </w:r>
    </w:p>
    <w:p w14:paraId="08ACB20C" w14:textId="77777777" w:rsidR="00992F1E" w:rsidRDefault="00992F1E" w:rsidP="00992F1E">
      <w:pPr>
        <w:pStyle w:val="CommentText"/>
      </w:pPr>
      <w:r>
        <w:t>Return to Nature exposed catastrophic failures in trust, accountability, documentation, custody of human remains, and oversight. There remain serious questions for affected families about whether cremated remains returned to them actually belonged to their loved ones. That makes an independent physical</w:t>
      </w:r>
    </w:p>
    <w:p w14:paraId="64373C31" w14:textId="77777777" w:rsidR="00992F1E" w:rsidRDefault="00992F1E" w:rsidP="00992F1E">
      <w:pPr>
        <w:pStyle w:val="CommentText"/>
      </w:pPr>
      <w:r>
        <w:t>verification before cremation particularly important. If the wrong body was sent for cremation, paperwork bearing the intended decedent's name would not necessarily have exposed that substitution. A basic</w:t>
      </w:r>
    </w:p>
    <w:p w14:paraId="360D08BB" w14:textId="77777777" w:rsidR="00992F1E" w:rsidRDefault="00992F1E" w:rsidP="00992F1E">
      <w:pPr>
        <w:pStyle w:val="CommentText"/>
      </w:pPr>
      <w:r>
        <w:t>visual comparison potentially could have.</w:t>
      </w:r>
    </w:p>
    <w:p w14:paraId="2D14BB1C" w14:textId="77777777" w:rsidR="00992F1E" w:rsidRDefault="00992F1E" w:rsidP="00992F1E">
      <w:pPr>
        <w:pStyle w:val="CommentText"/>
      </w:pPr>
      <w:r>
        <w:t>This is not about shifting all responsibility from funeral homes to crematories. Both can and should have responsibilities. The funeral home should remain responsible for establishing the identity of the deceased, maintaining proper identification, and preserving the chain of custody. The crematory should</w:t>
      </w:r>
    </w:p>
    <w:p w14:paraId="0F5AFE76" w14:textId="77777777" w:rsidR="00992F1E" w:rsidRDefault="00992F1E" w:rsidP="00992F1E">
      <w:pPr>
        <w:pStyle w:val="CommentText"/>
      </w:pPr>
      <w:r>
        <w:t>have a separate responsibility to verify that the human remains physically presented for cremation are reasonably consistent with the documentation and identifiers accompanying them before proceeding.</w:t>
      </w:r>
    </w:p>
    <w:p w14:paraId="30E0ADD0" w14:textId="77777777" w:rsidR="00992F1E" w:rsidRDefault="00992F1E" w:rsidP="00992F1E">
      <w:pPr>
        <w:pStyle w:val="CommentText"/>
      </w:pPr>
      <w:r>
        <w:t>Redundancy in a system involving an irreversible act is not a flaw. It is a safeguard.</w:t>
      </w:r>
    </w:p>
    <w:p w14:paraId="3678E033" w14:textId="77777777" w:rsidR="00992F1E" w:rsidRDefault="00992F1E" w:rsidP="00992F1E">
      <w:pPr>
        <w:pStyle w:val="CommentText"/>
      </w:pPr>
      <w:r>
        <w:t>We have already seen what can happen when every person in a chain of custody assumes that the</w:t>
      </w:r>
    </w:p>
    <w:p w14:paraId="563DE3FC" w14:textId="77777777" w:rsidR="00992F1E" w:rsidRDefault="00992F1E" w:rsidP="00992F1E">
      <w:pPr>
        <w:pStyle w:val="CommentText"/>
      </w:pPr>
      <w:r>
        <w:t>person before them did what they were supposed to do. Families should not have to rely upon</w:t>
      </w:r>
    </w:p>
    <w:p w14:paraId="1F602420" w14:textId="77777777" w:rsidR="00992F1E" w:rsidRDefault="00992F1E" w:rsidP="00992F1E">
      <w:pPr>
        <w:pStyle w:val="CommentText"/>
      </w:pPr>
      <w:r>
        <w:t>assumptions when we are talking about the final disposition of someone they love.</w:t>
      </w:r>
    </w:p>
    <w:p w14:paraId="4656907A" w14:textId="77777777" w:rsidR="00992F1E" w:rsidRDefault="00992F1E" w:rsidP="00992F1E">
      <w:pPr>
        <w:pStyle w:val="CommentText"/>
      </w:pPr>
      <w:r>
        <w:t>Cremation is irreversible.</w:t>
      </w:r>
    </w:p>
    <w:p w14:paraId="01F182A6" w14:textId="77777777" w:rsidR="00992F1E" w:rsidRDefault="00992F1E" w:rsidP="00992F1E">
      <w:pPr>
        <w:pStyle w:val="CommentText"/>
      </w:pPr>
      <w:r>
        <w:t>Requiring the last person with physical custody of a body to actually look at that body before cremating it is not asking them to practice forensic pathology. It is asking them to exercise basic due diligence.</w:t>
      </w:r>
    </w:p>
    <w:p w14:paraId="292DC41E" w14:textId="77777777" w:rsidR="00992F1E" w:rsidRDefault="00992F1E" w:rsidP="00992F1E">
      <w:pPr>
        <w:pStyle w:val="CommentText"/>
      </w:pPr>
      <w:r>
        <w:t>And when a simple visual verification could potentially prevent an elderly woman from being replaced by a man, a young adult from being replaced by an elderly person, or another family's loved one from being cremated under the wrong identity, that additional safeguard is not too much to ask.</w:t>
      </w:r>
    </w:p>
    <w:p w14:paraId="5BC97403" w14:textId="77777777" w:rsidR="00992F1E" w:rsidRDefault="00992F1E" w:rsidP="00992F1E">
      <w:pPr>
        <w:pStyle w:val="CommentText"/>
      </w:pPr>
      <w:r>
        <w:t>Families deserve more than paperwork and assumptions.</w:t>
      </w:r>
    </w:p>
    <w:p w14:paraId="400D5412" w14:textId="77777777" w:rsidR="00992F1E" w:rsidRDefault="00992F1E" w:rsidP="00992F1E">
      <w:pPr>
        <w:pStyle w:val="CommentText"/>
      </w:pPr>
      <w:r>
        <w:t>Before a human body is permanently and irreversibly cremated, someone at the crematory should be required to physically verify that the person in front of them reasonably matches the person they have been authorized to cremate.</w:t>
      </w:r>
    </w:p>
  </w:comment>
  <w:comment w:id="25" w:author="Rascon Arana, Maria" w:date="2026-09-02T15:44:00Z" w:initials="MR">
    <w:p w14:paraId="530FF814" w14:textId="77777777" w:rsidR="00C00942" w:rsidRDefault="00C00942" w:rsidP="00C00942">
      <w:pPr>
        <w:pStyle w:val="CommentText"/>
      </w:pPr>
      <w:r>
        <w:rPr>
          <w:rStyle w:val="CommentReference"/>
        </w:rPr>
        <w:annotationRef/>
      </w:r>
      <w:r>
        <w:t xml:space="preserve">Aaron Kucharik - RULE 1.2 — SCOPE AND PURPOSE </w:t>
      </w:r>
    </w:p>
    <w:p w14:paraId="26AD0351" w14:textId="77777777" w:rsidR="00C00942" w:rsidRDefault="00C00942" w:rsidP="00C00942">
      <w:pPr>
        <w:pStyle w:val="CommentText"/>
      </w:pPr>
      <w:r>
        <w:t xml:space="preserve">Recommended Addition </w:t>
      </w:r>
    </w:p>
    <w:p w14:paraId="5664F970" w14:textId="77777777" w:rsidR="00C00942" w:rsidRDefault="00C00942" w:rsidP="00C00942">
      <w:pPr>
        <w:pStyle w:val="CommentText"/>
      </w:pPr>
      <w:r>
        <w:t xml:space="preserve">Add: </w:t>
      </w:r>
    </w:p>
    <w:p w14:paraId="7AC234AC" w14:textId="77777777" w:rsidR="00C00942" w:rsidRDefault="00C00942" w:rsidP="00C00942">
      <w:pPr>
        <w:pStyle w:val="CommentText"/>
      </w:pPr>
      <w:r>
        <w:t xml:space="preserve">The primary purpose of these Rules is protection of the public, preservation of the identity and dignity of deceased human beings, establishment of professional accountability, and assurance that persons and establishments providing regulated death-care services comply with the Mortuary Science Code and these Rules. These Rules shall be construed, to the extent permitted by law, in furtherance of public protection. </w:t>
      </w:r>
    </w:p>
    <w:p w14:paraId="076B9569" w14:textId="77777777" w:rsidR="00C00942" w:rsidRDefault="00C00942" w:rsidP="00C00942">
      <w:pPr>
        <w:pStyle w:val="CommentText"/>
      </w:pPr>
      <w:r>
        <w:t xml:space="preserve">Why </w:t>
      </w:r>
    </w:p>
    <w:p w14:paraId="335F3781" w14:textId="77777777" w:rsidR="00C00942" w:rsidRDefault="00C00942" w:rsidP="00C00942">
      <w:pPr>
        <w:pStyle w:val="CommentText"/>
      </w:pPr>
      <w:r>
        <w:t xml:space="preserve">This establishes public protection—not protection of the profession—as the guiding purpose of the regulatory system. </w:t>
      </w:r>
    </w:p>
  </w:comment>
  <w:comment w:id="38" w:author="Rascon Arana, Maria" w:date="2026-09-02T15:44:00Z" w:initials="MR">
    <w:p w14:paraId="2B25867D" w14:textId="77777777" w:rsidR="00C00942" w:rsidRDefault="00C00942" w:rsidP="00C00942">
      <w:pPr>
        <w:pStyle w:val="CommentText"/>
      </w:pPr>
      <w:r>
        <w:rPr>
          <w:rStyle w:val="CommentReference"/>
        </w:rPr>
        <w:annotationRef/>
      </w:r>
      <w:r>
        <w:t xml:space="preserve">Aaron Kucharik - RULE 1.3 — APPLICABILITY </w:t>
      </w:r>
    </w:p>
    <w:p w14:paraId="59A5226E" w14:textId="77777777" w:rsidR="00C00942" w:rsidRDefault="00C00942" w:rsidP="00C00942">
      <w:pPr>
        <w:pStyle w:val="CommentText"/>
      </w:pPr>
      <w:r>
        <w:t xml:space="preserve">Recommended Addition </w:t>
      </w:r>
    </w:p>
    <w:p w14:paraId="2F26B891" w14:textId="77777777" w:rsidR="00C00942" w:rsidRDefault="00C00942" w:rsidP="00C00942">
      <w:pPr>
        <w:pStyle w:val="CommentText"/>
      </w:pPr>
      <w:r>
        <w:t xml:space="preserve">Add: </w:t>
      </w:r>
    </w:p>
    <w:p w14:paraId="7B836E03" w14:textId="77777777" w:rsidR="00C00942" w:rsidRDefault="00C00942" w:rsidP="00C00942">
      <w:pPr>
        <w:pStyle w:val="CommentText"/>
      </w:pPr>
      <w:r>
        <w:t xml:space="preserve">These Rules apply based upon the actual services performed, offered, represented, arranged, or contracted for within Colorado and shall not be avoided through business structure, trade name, contractual arrangement, subcontracting relationship, affiliate relationship, or characterization of a location or service. </w:t>
      </w:r>
    </w:p>
    <w:p w14:paraId="7C205309" w14:textId="77777777" w:rsidR="00C00942" w:rsidRDefault="00C00942" w:rsidP="00C00942">
      <w:pPr>
        <w:pStyle w:val="CommentText"/>
      </w:pPr>
      <w:r>
        <w:t xml:space="preserve">A person or entity shall not structure, divide, delegate, subcontract, or characterize its operations for the purpose of circumventing licensure, registration, inspection, supervision, disclosure, or other requirements of the Mortuary Science Code or these Rules. </w:t>
      </w:r>
    </w:p>
    <w:p w14:paraId="7F1E7A79" w14:textId="77777777" w:rsidR="00C00942" w:rsidRDefault="00C00942" w:rsidP="00C00942">
      <w:pPr>
        <w:pStyle w:val="CommentText"/>
      </w:pPr>
      <w:r>
        <w:t xml:space="preserve">Why </w:t>
      </w:r>
    </w:p>
    <w:p w14:paraId="299261CB" w14:textId="77777777" w:rsidR="00C00942" w:rsidRDefault="00C00942" w:rsidP="00C00942">
      <w:pPr>
        <w:pStyle w:val="CommentText"/>
      </w:pPr>
      <w:r>
        <w:t xml:space="preserve">Regulation should follow the activity being performed rather than the label a business places upon itself. </w:t>
      </w:r>
    </w:p>
  </w:comment>
  <w:comment w:id="45" w:author="Rascon Arana, Maria" w:date="2026-09-02T15:45:00Z" w:initials="MR">
    <w:p w14:paraId="0C1B30BE" w14:textId="77777777" w:rsidR="00C00942" w:rsidRDefault="00C00942" w:rsidP="00C00942">
      <w:pPr>
        <w:pStyle w:val="CommentText"/>
      </w:pPr>
      <w:r>
        <w:rPr>
          <w:rStyle w:val="CommentReference"/>
        </w:rPr>
        <w:annotationRef/>
      </w:r>
      <w:r>
        <w:t xml:space="preserve">Aaron Kucharik - RULE 1.4 — DEFINITIONS </w:t>
      </w:r>
    </w:p>
    <w:p w14:paraId="0A298E1E" w14:textId="77777777" w:rsidR="00C00942" w:rsidRDefault="00C00942" w:rsidP="00C00942">
      <w:pPr>
        <w:pStyle w:val="CommentText"/>
      </w:pPr>
      <w:r>
        <w:t xml:space="preserve">I recommend adding or strengthening the following definitions: </w:t>
      </w:r>
    </w:p>
    <w:p w14:paraId="773DC500" w14:textId="77777777" w:rsidR="00C00942" w:rsidRDefault="00C00942" w:rsidP="00C00942">
      <w:pPr>
        <w:pStyle w:val="CommentText"/>
      </w:pPr>
      <w:r>
        <w:t xml:space="preserve">"Direct Supervision" </w:t>
      </w:r>
    </w:p>
    <w:p w14:paraId="17BB825F" w14:textId="77777777" w:rsidR="00C00942" w:rsidRDefault="00C00942" w:rsidP="00C00942">
      <w:pPr>
        <w:pStyle w:val="CommentText"/>
      </w:pPr>
      <w:r>
        <w:t xml:space="preserve">"Direct Supervision" means supervision in which the supervising licensee is physically present at the location where the regulated activity occurs, is immediately available to observe and direct the activity, and retains professional responsibility for the activity performed. </w:t>
      </w:r>
    </w:p>
    <w:p w14:paraId="0F85233F" w14:textId="77777777" w:rsidR="00C00942" w:rsidRDefault="00C00942" w:rsidP="00C00942">
      <w:pPr>
        <w:pStyle w:val="CommentText"/>
      </w:pPr>
      <w:r>
        <w:t xml:space="preserve">"General Supervision" </w:t>
      </w:r>
    </w:p>
    <w:p w14:paraId="01A5EC3A" w14:textId="77777777" w:rsidR="00C00942" w:rsidRDefault="00C00942" w:rsidP="00C00942">
      <w:pPr>
        <w:pStyle w:val="CommentText"/>
      </w:pPr>
      <w:r>
        <w:t xml:space="preserve">"General Supervision" means supervision in which the supervising licensee provides documented direction and oversight, remains reasonably available for consultation, periodically evaluates the individual's performance, and retains responsibility for determining whether delegated activities are appropriate to the individual's education, training, experience, and lawful scope of practice. </w:t>
      </w:r>
    </w:p>
    <w:p w14:paraId="5564135C" w14:textId="77777777" w:rsidR="00C00942" w:rsidRDefault="00C00942" w:rsidP="00C00942">
      <w:pPr>
        <w:pStyle w:val="CommentText"/>
      </w:pPr>
      <w:r>
        <w:t xml:space="preserve">"Material Incident" </w:t>
      </w:r>
    </w:p>
    <w:p w14:paraId="7B47834A" w14:textId="77777777" w:rsidR="00C00942" w:rsidRDefault="00C00942" w:rsidP="00C00942">
      <w:pPr>
        <w:pStyle w:val="CommentText"/>
      </w:pPr>
      <w:r>
        <w:t xml:space="preserve">"Material Incident" means an occurrence involving loss, misidentification, unauthorized disposition, unauthorized cremation or natural reduction, commingling, abandonment, material damage, unlawful treatment, loss of custody, or other event that materially affects the identity, dignity, location, custody, or lawful disposition of human remains. </w:t>
      </w:r>
    </w:p>
    <w:p w14:paraId="0184B582" w14:textId="77777777" w:rsidR="00C00942" w:rsidRDefault="00C00942" w:rsidP="00C00942">
      <w:pPr>
        <w:pStyle w:val="CommentText"/>
      </w:pPr>
      <w:r>
        <w:t xml:space="preserve">"Control" </w:t>
      </w:r>
    </w:p>
    <w:p w14:paraId="0AC1ACE3" w14:textId="77777777" w:rsidR="00C00942" w:rsidRDefault="00C00942" w:rsidP="00C00942">
      <w:pPr>
        <w:pStyle w:val="CommentText"/>
      </w:pPr>
      <w:r>
        <w:t xml:space="preserve">"Control" includes direct or indirect authority to direct the management, policies, operations, finances, disposition practices, or regulated activities of an establishment, regardless of formal ownership title. </w:t>
      </w:r>
    </w:p>
  </w:comment>
  <w:comment w:id="134" w:author="Rascon Arana, Maria" w:date="2026-09-02T15:46:00Z" w:initials="MR">
    <w:p w14:paraId="4F48DFDB" w14:textId="77777777" w:rsidR="00C00942" w:rsidRDefault="00C00942" w:rsidP="00C00942">
      <w:pPr>
        <w:pStyle w:val="CommentText"/>
      </w:pPr>
      <w:r>
        <w:rPr>
          <w:rStyle w:val="CommentReference"/>
        </w:rPr>
        <w:annotationRef/>
      </w:r>
      <w:r>
        <w:t xml:space="preserve">Aaron Kucharik - RULES 1.5–1.8 — FULL PROFESSIONAL LICENSURE </w:t>
      </w:r>
    </w:p>
    <w:p w14:paraId="39C0A7E1" w14:textId="77777777" w:rsidR="00C00942" w:rsidRDefault="00C00942" w:rsidP="00C00942">
      <w:pPr>
        <w:pStyle w:val="CommentText"/>
      </w:pPr>
      <w:r>
        <w:t xml:space="preserve">These rules govern funeral directors, mortuary science practitioners, embalmers, cremationists, and natural reductionists. </w:t>
      </w:r>
    </w:p>
    <w:p w14:paraId="2EF53BFB" w14:textId="77777777" w:rsidR="00C00942" w:rsidRDefault="00C00942" w:rsidP="00C00942">
      <w:pPr>
        <w:pStyle w:val="CommentText"/>
      </w:pPr>
      <w:r>
        <w:t>Recommended Addition to Each Applicable Rule</w:t>
      </w:r>
    </w:p>
    <w:p w14:paraId="110ACC7A" w14:textId="77777777" w:rsidR="00C00942" w:rsidRDefault="00C00942" w:rsidP="00C00942">
      <w:pPr>
        <w:pStyle w:val="CommentText"/>
      </w:pPr>
      <w:r>
        <w:t xml:space="preserve">An applicant shall demonstrate competency appropriate to the license sought, including knowledge of Colorado law and rules governing human remains, identification, chain of custody, professional ethics, consumer protection, authorization, documentation, and the lawful disposition of human remains. </w:t>
      </w:r>
    </w:p>
    <w:p w14:paraId="665311F3" w14:textId="77777777" w:rsidR="00C00942" w:rsidRDefault="00C00942" w:rsidP="00C00942">
      <w:pPr>
        <w:pStyle w:val="CommentText"/>
      </w:pPr>
      <w:r>
        <w:t xml:space="preserve">Add: </w:t>
      </w:r>
    </w:p>
    <w:p w14:paraId="1BE488DF" w14:textId="77777777" w:rsidR="00C00942" w:rsidRDefault="00C00942" w:rsidP="00C00942">
      <w:pPr>
        <w:pStyle w:val="CommentText"/>
      </w:pPr>
      <w:r>
        <w:t xml:space="preserve">A licensee shall perform only those professional services for which the licensee possesses the education, training, experience, and demonstrated competency necessary to perform safely, lawfully, and with dignity. </w:t>
      </w:r>
    </w:p>
    <w:p w14:paraId="29639493" w14:textId="77777777" w:rsidR="00C00942" w:rsidRDefault="00C00942" w:rsidP="00C00942">
      <w:pPr>
        <w:pStyle w:val="CommentText"/>
      </w:pPr>
      <w:r>
        <w:t xml:space="preserve">Add: </w:t>
      </w:r>
    </w:p>
    <w:p w14:paraId="6C47A2C4" w14:textId="77777777" w:rsidR="00C00942" w:rsidRDefault="00C00942" w:rsidP="00C00942">
      <w:pPr>
        <w:pStyle w:val="CommentText"/>
      </w:pPr>
      <w:r>
        <w:t xml:space="preserve">Obtaining a license does not relieve a licensee of the continuing obligation to maintain competency in the services the licensee performs. </w:t>
      </w:r>
    </w:p>
    <w:p w14:paraId="133C3177" w14:textId="77777777" w:rsidR="00C00942" w:rsidRDefault="00C00942" w:rsidP="00C00942">
      <w:pPr>
        <w:pStyle w:val="CommentText"/>
      </w:pPr>
      <w:r>
        <w:t xml:space="preserve">Why </w:t>
      </w:r>
    </w:p>
    <w:p w14:paraId="455259F7" w14:textId="77777777" w:rsidR="00C00942" w:rsidRDefault="00C00942" w:rsidP="00C00942">
      <w:pPr>
        <w:pStyle w:val="CommentText"/>
      </w:pPr>
      <w:r>
        <w:t xml:space="preserve">Licensure should establish a minimum competency standard and create an ongoing professional duty. </w:t>
      </w:r>
    </w:p>
  </w:comment>
  <w:comment w:id="135" w:author="Rascon Arana, Maria" w:date="2026-09-09T12:41:00Z" w:initials="MR">
    <w:p w14:paraId="547E487B" w14:textId="77777777" w:rsidR="001C264C" w:rsidRDefault="001C264C" w:rsidP="001C264C">
      <w:pPr>
        <w:pStyle w:val="CommentText"/>
      </w:pPr>
      <w:r>
        <w:rPr>
          <w:rStyle w:val="CommentReference"/>
        </w:rPr>
        <w:annotationRef/>
      </w:r>
      <w:r>
        <w:t>Derek Riner - 1.5, 1.6, 1.7, &amp; 1.8 B. Would like to see it moved from the Directors Determination to Licensing by an established Colorado Funeral Service Board.</w:t>
      </w:r>
    </w:p>
  </w:comment>
  <w:comment w:id="289" w:author="Rascon Arana, Maria" w:date="2026-09-09T12:55:00Z" w:initials="MR">
    <w:p w14:paraId="672F805F" w14:textId="77777777" w:rsidR="003C763F" w:rsidRDefault="003C763F" w:rsidP="003C763F">
      <w:pPr>
        <w:pStyle w:val="CommentText"/>
      </w:pPr>
      <w:r>
        <w:rPr>
          <w:rStyle w:val="CommentReference"/>
        </w:rPr>
        <w:annotationRef/>
      </w:r>
      <w:r>
        <w:t xml:space="preserve">Janelle Leonard - 1.8 14 a Embalmers do not sign death certificates, Funeral directors do or "Persons acting as such" according to CDPHE. 1.8 14A needs to be deleted as it is erroneous </w:t>
      </w:r>
    </w:p>
  </w:comment>
  <w:comment w:id="354" w:author="Rascon Arana, Maria" w:date="2026-09-04T11:46:00Z" w:initials="MR">
    <w:p w14:paraId="13B808E4" w14:textId="77777777" w:rsidR="001C4DE0" w:rsidRDefault="001C4DE0" w:rsidP="001C4DE0">
      <w:pPr>
        <w:pStyle w:val="CommentText"/>
      </w:pPr>
      <w:r>
        <w:rPr>
          <w:rStyle w:val="CommentReference"/>
        </w:rPr>
        <w:annotationRef/>
      </w:r>
      <w:r>
        <w:t>Colorado Remembers - Submitted Testimony Regarding Provisional Licensure, Supervision, and Casework Integrity</w:t>
      </w:r>
    </w:p>
    <w:p w14:paraId="1639CCE7" w14:textId="77777777" w:rsidR="001C4DE0" w:rsidRDefault="001C4DE0" w:rsidP="001C4DE0">
      <w:pPr>
        <w:pStyle w:val="CommentText"/>
      </w:pPr>
      <w:r>
        <w:t xml:space="preserve">Thank you, Director, and thank you to the Division for the opportunity to submit testimony regarding the proposed rules implementing HB26-1258. </w:t>
      </w:r>
    </w:p>
    <w:p w14:paraId="427664A1" w14:textId="77777777" w:rsidR="001C4DE0" w:rsidRDefault="001C4DE0" w:rsidP="001C4DE0">
      <w:pPr>
        <w:pStyle w:val="CommentText"/>
      </w:pPr>
      <w:r>
        <w:t>Our testimony today focuses on provisional licensure, meaningful supervision, truthful casework documentation, and the need for strong enforcement when records and titles do not reflect reality.</w:t>
      </w:r>
    </w:p>
    <w:p w14:paraId="52FF3C7E" w14:textId="77777777" w:rsidR="001C4DE0" w:rsidRDefault="001C4DE0" w:rsidP="001C4DE0">
      <w:pPr>
        <w:pStyle w:val="CommentText"/>
      </w:pPr>
      <w:r>
        <w:t xml:space="preserve">Provisional licensure should be a genuine training pathway, not a paperwork exercise. A provisional licensee should receive direct instruction, participating in actual casework, and working under supervision that is real, timely, and verifiable. Case counts, dates, locations, and supervising practitioners should accurately reflect the work that was performed. </w:t>
      </w:r>
    </w:p>
    <w:p w14:paraId="24C09CF8" w14:textId="77777777" w:rsidR="001C4DE0" w:rsidRDefault="001C4DE0" w:rsidP="001C4DE0">
      <w:pPr>
        <w:pStyle w:val="CommentText"/>
      </w:pPr>
      <w:r>
        <w:t>Inflated cases, redated cases, duplicated case credit, or signature-only supervision defeat the purpose of HB26-1258 and weaken public protection.</w:t>
      </w:r>
    </w:p>
    <w:p w14:paraId="0C529EDA" w14:textId="77777777" w:rsidR="001C4DE0" w:rsidRDefault="001C4DE0" w:rsidP="001C4DE0">
      <w:pPr>
        <w:pStyle w:val="CommentText"/>
      </w:pPr>
      <w:r>
        <w:t xml:space="preserve">I am especially concerned about how these requirements are applied within large corporate funeral organizations- already filled with allegations throughout the Colorado death care industry and colleagues alike. </w:t>
      </w:r>
    </w:p>
    <w:p w14:paraId="58A4D2FB" w14:textId="77777777" w:rsidR="001C4DE0" w:rsidRDefault="001C4DE0" w:rsidP="001C4DE0">
      <w:pPr>
        <w:pStyle w:val="CommentText"/>
      </w:pPr>
      <w:r>
        <w:t>When a multi-state regional executive overseeing corporate funeral homes, cemeteries and cremation providers across Colorado, Nebraska and Iowa- is designated as a provisional licensee, the Director must examine whether that individual is truly engaged in day-to-day funeral service work, or whether the provisional license is being supported primarily through titles, paperwork, or internal corporate relationships. If an executive is not regularly involved in the care of decedents, arrangements with families, removals, preparation room work, funeral operations, or other required workplace learning activities, then the Division should require proof that real supervision and real casework are occurring.</w:t>
      </w:r>
    </w:p>
    <w:p w14:paraId="463ED374" w14:textId="77777777" w:rsidR="001C4DE0" w:rsidRDefault="001C4DE0" w:rsidP="001C4DE0">
      <w:pPr>
        <w:pStyle w:val="CommentText"/>
      </w:pPr>
      <w:r>
        <w:t>Allegations regarding corporate leadership and provisional licensure illustrate why stricter oversight is required. Senior executives cannot receive authentic, daily supervision from a distant facility practitioner, nor can a single licensed practitioner effectively oversee multiple provisional licensees across separate regional markets. When supervision is split across widespread locations or heavy licensee loads, the Division should deploy outside Peer Reviewers to thoroughly audit and vet all submitted casework.</w:t>
      </w:r>
    </w:p>
    <w:p w14:paraId="7342F509" w14:textId="77777777" w:rsidR="001C4DE0" w:rsidRDefault="001C4DE0" w:rsidP="001C4DE0">
      <w:pPr>
        <w:pStyle w:val="CommentText"/>
      </w:pPr>
      <w:r>
        <w:t>These concerns are not about titles alone. They are about whether the documentation matches what actually happened. A supervising licensed practitioner cannot be scheduled, present, and available at all times across separate markets, separate facilities, and multiple provisional licensees. If supervision exists only as a signature on a form after the fact, then it is not supervision. It is paperwork. That distinction matters because the public is relying on these rules to ensure competence, accountability, and dignity in the care of the deceased.</w:t>
      </w:r>
    </w:p>
    <w:p w14:paraId="6ABF49B0" w14:textId="77777777" w:rsidR="001C4DE0" w:rsidRDefault="001C4DE0" w:rsidP="001C4DE0">
      <w:pPr>
        <w:pStyle w:val="CommentText"/>
      </w:pPr>
      <w:r>
        <w:t xml:space="preserve">I respectfully ask the Director to require a clear audit trail for every provisional licensee. </w:t>
      </w:r>
    </w:p>
    <w:p w14:paraId="477AC2AC" w14:textId="77777777" w:rsidR="001C4DE0" w:rsidRDefault="001C4DE0" w:rsidP="001C4DE0">
      <w:pPr>
        <w:pStyle w:val="CommentText"/>
      </w:pPr>
      <w:r>
        <w:t>That audit trail should identify who supervised each case, where the work occurred, when it occurred, what specific duties the provisional licensee performed, and whether the supervising practitioner was physically or operationally available to provide meaningful oversight. The rules should also prevent a licensed practitioner from supervising overlapping provisional licensees in a way that makes real training and oversight impossible.</w:t>
      </w:r>
    </w:p>
    <w:p w14:paraId="4B8B233D" w14:textId="77777777" w:rsidR="001C4DE0" w:rsidRDefault="001C4DE0" w:rsidP="001C4DE0">
      <w:pPr>
        <w:pStyle w:val="CommentText"/>
      </w:pPr>
      <w:r>
        <w:t>If a corporation, licensed practitioner, or provisional licensee submits casework, supervision records, or dates that are false, inflated, redated, duplicated, or misleading, there should be clear consequences. HB26-1258 should not allow companies to use provisional licensure as a loophole or corporate convenience. The rules should make honesty in supervision records mandatory and enforceable.</w:t>
      </w:r>
    </w:p>
    <w:p w14:paraId="79906838" w14:textId="77777777" w:rsidR="001C4DE0" w:rsidRDefault="001C4DE0" w:rsidP="001C4DE0">
      <w:pPr>
        <w:pStyle w:val="CommentText"/>
      </w:pPr>
      <w:r>
        <w:t>Families deserve to know that the people caring for their loved ones are properly trained, properly supervised, and truthful in their records. Provisional licensees deserve real instruction. Licensed practitioners should be held responsible for the supervision they certify. And the public deserves a regulatory system that does not accept signature-only supervision in place of genuine accountability.</w:t>
      </w:r>
    </w:p>
  </w:comment>
  <w:comment w:id="355" w:author="Rascon Arana, Maria" w:date="2026-09-08T09:23:00Z" w:initials="MR">
    <w:p w14:paraId="516840A7" w14:textId="77777777" w:rsidR="008C299B" w:rsidRDefault="008C299B" w:rsidP="008C299B">
      <w:pPr>
        <w:pStyle w:val="CommentText"/>
      </w:pPr>
      <w:r>
        <w:rPr>
          <w:rStyle w:val="CommentReference"/>
        </w:rPr>
        <w:annotationRef/>
      </w:r>
      <w:r>
        <w:t xml:space="preserve">Christopher Donahoue - 1.9(B) Provisional Licensee Pathway for Full Licensure </w:t>
      </w:r>
    </w:p>
    <w:p w14:paraId="278526BA" w14:textId="77777777" w:rsidR="008C299B" w:rsidRDefault="008C299B" w:rsidP="008C299B">
      <w:pPr>
        <w:pStyle w:val="CommentText"/>
      </w:pPr>
      <w:r>
        <w:t>This rule is being repealed and should be kept so that those holding a provisional license have it as reference to fulfill the qualification remaining to achieve “FULL LICENSEURE”.</w:t>
      </w:r>
    </w:p>
    <w:p w14:paraId="3F25B0DF" w14:textId="77777777" w:rsidR="008C299B" w:rsidRDefault="008C299B" w:rsidP="008C299B">
      <w:pPr>
        <w:pStyle w:val="CommentText"/>
      </w:pPr>
      <w:r>
        <w:t>You quote 12-135-501 as the justification for this repeal, but 12-135-501(4)(c) states that a provisional license issued pursuant to subsection (4) expires three years after the date of issuance. The reinstating or extending of a provisional license must be approved by the director. 12-135-501(4)(e) states that “This subsection (4) is repealed, effective January 1, 2031. Neither of these subsections are modified in HB 26-1258, and therefore stand in their originally adopted verbiage. Therefore, this repeal is completely contradicted in complete contradiction of the statute.</w:t>
      </w:r>
    </w:p>
  </w:comment>
  <w:comment w:id="356" w:author="Rascon Arana, Maria" w:date="2026-09-08T09:31:00Z" w:initials="MR">
    <w:p w14:paraId="2C735C08" w14:textId="77777777" w:rsidR="00E30F35" w:rsidRDefault="00E30F35" w:rsidP="00E30F35">
      <w:pPr>
        <w:pStyle w:val="CommentText"/>
      </w:pPr>
      <w:r>
        <w:rPr>
          <w:rStyle w:val="CommentReference"/>
        </w:rPr>
        <w:annotationRef/>
      </w:r>
      <w:r>
        <w:t>Blanca Eberhardt - Response to Comment Regarding Supervisor Limitation:</w:t>
      </w:r>
    </w:p>
    <w:p w14:paraId="609E6A6F" w14:textId="77777777" w:rsidR="00E30F35" w:rsidRDefault="00E30F35" w:rsidP="00E30F35">
      <w:pPr>
        <w:pStyle w:val="CommentText"/>
      </w:pPr>
      <w:r>
        <w:t>I respectfully disagree with any objection to limiting a supervisor to provisional licensees at any given time. My position is based on more than twenty years of licensed experience in this profession, continued active practice, and ownership of both a consulting business and a mortuary business. This is not a theoretical concern; it is based on the real-world duties, risks, and legal responsibilities involved in funeral directing, embalming, preparation room work, arrangements, documentation, consumer protection, and custody of human remains.</w:t>
      </w:r>
    </w:p>
    <w:p w14:paraId="386601C3" w14:textId="77777777" w:rsidR="00E30F35" w:rsidRDefault="00E30F35" w:rsidP="00E30F35">
      <w:pPr>
        <w:pStyle w:val="CommentText"/>
      </w:pPr>
      <w:r>
        <w:t>Colorado’s Mortuary Science Code is not merely concerned with whether a licensed individual is willing to place his or her own license at risk. The statutory framework is designed to protect the public, grieving families, and human remains through enforceable professional standards. Section 12-135-401, C.R.S., authorizes the Director to regulate the practice of mortuary science and adopt rules necessary to administer and enforce the Mortuary Science Code. Section 12-135-501, C.R.S., establishes licensure requirements for funeral directors, mortuary science practitioners, embalmers, cremationists, natural reductionists, and provisional licensees. Those provisions support the conclusion that supervision must be real, meaningful, and capable of being verified, not merely theoretical or based on after-the-fact availability.</w:t>
      </w:r>
    </w:p>
    <w:p w14:paraId="3C5E5CB9" w14:textId="77777777" w:rsidR="00E30F35" w:rsidRDefault="00E30F35" w:rsidP="00E30F35">
      <w:pPr>
        <w:pStyle w:val="CommentText"/>
      </w:pPr>
      <w:r>
        <w:t>HB26-1258 further reinforces this point by creating an associate-license pathway and recognizing that associates practice under supervision of licensed professionals. The fiscal note for HB26-1258 specifically identifies failure to properly supervise an associate as a violation subject to penalty. That legal structure would be undermined if supervision were allowed to become unlimited or purely discretionary. A rule that defines a reasonable supervisory limit is therefore consistent with the legislature’s intent to strengthen oversight, accountability, and public protection in death-care practices.</w:t>
      </w:r>
    </w:p>
    <w:p w14:paraId="0B17F89B" w14:textId="77777777" w:rsidR="00E30F35" w:rsidRDefault="00E30F35" w:rsidP="00E30F35">
      <w:pPr>
        <w:pStyle w:val="CommentText"/>
      </w:pPr>
      <w:r>
        <w:t>True supervision in this profession requires more than being reachable by phone or having a schedule that appears to assign oversight responsibilities. If a supervisor is actively overseeing arrangements at one Pueblo location, that same supervisor cannot simultaneously provide meaningful direct oversight of arrangements at a second Pueblo location. Likewise, if an provisional licensee is performing embalming or preparation-room functions, a licensed embalmer or mortuary science practitioner must be available to supervise that work in a manner consistent with professional standards. One person cannot realistically be in the arrangement office, the preparation room, and a second establishment location at the same time while claiming to provide direct and accountable supervision to each person performing licensed work.</w:t>
      </w:r>
    </w:p>
    <w:p w14:paraId="31A90C28" w14:textId="77777777" w:rsidR="00E30F35" w:rsidRDefault="00E30F35" w:rsidP="00E30F35">
      <w:pPr>
        <w:pStyle w:val="CommentText"/>
      </w:pPr>
      <w:r>
        <w:t>This concern is also consistent with the consumer protection and care-of-human-remains provisions of the Mortuary Science Code, including sections 12-135-106, 12-135-107, 12-135-112, and 12-135-113, C.R.S., which address public health, consumer protection, standards of practice, custody, and responsibility. These duties are not abstract. They arise during actual case work, including arrangements, authorization documents, embalming, identification, transportation, custody, preparation, cremation or final disposition, and communication with families. Each of those functions can implicate statutory and regulatory compliance. Proper supervision must therefore be practical, observable, and enforceable.</w:t>
      </w:r>
    </w:p>
    <w:p w14:paraId="3D4416B3" w14:textId="77777777" w:rsidR="00E30F35" w:rsidRDefault="00E30F35" w:rsidP="00E30F35">
      <w:pPr>
        <w:pStyle w:val="CommentText"/>
      </w:pPr>
      <w:r>
        <w:t>A comparison to an instructor supervising multiple students in a classroom or mortuary college laboratory is not equivalent. A controlled educational environment is structured for group instruction, uniform tasks, and scheduled learning objectives. A funeral establishment is an active licensed business serving families in real time, often across unpredictable case volume and multiple simultaneous duties. The fact that an instructor may oversee more than three students in a clinical lab does not establish that one practitioner can effectively supervise multiple associate or provisional licensees across multiple locations, multiple families, and multiple licensed functions.</w:t>
      </w:r>
    </w:p>
    <w:p w14:paraId="7827A565" w14:textId="77777777" w:rsidR="00E30F35" w:rsidRDefault="00E30F35" w:rsidP="00E30F35">
      <w:pPr>
        <w:pStyle w:val="CommentText"/>
      </w:pPr>
      <w:r>
        <w:t>In my professional opinion, there is no reliable validity in relying on a supervisor’s personal schedule as proof that one person can coordinate and properly supervise three provisional or associate licensees at one location, let alone across multiple locations. Scheduling shows intent; it does not prove actual oversight. A numerical limit provides a clear, enforceable standard that protects the public and protects associate licensees from being placed into nominal supervision arrangements where the licensed supervisor is not actually present or practically capable of observing the work being performed.</w:t>
      </w:r>
    </w:p>
    <w:p w14:paraId="240101C3" w14:textId="77777777" w:rsidR="00E30F35" w:rsidRDefault="00E30F35" w:rsidP="00E30F35">
      <w:pPr>
        <w:pStyle w:val="CommentText"/>
      </w:pPr>
      <w:r>
        <w:t>These concerns are not hypothetical. We have already heard allegations that corporate establishments are seeking loopholes and workarounds to issue provisional licenses to individuals who are not genuinely involved in day-to-day operations, including transportation, arrangements, services, embalming, and practices such as duplicating cases or redating records. Allowing broad or loosely defined supervision would only increase the risk of these nominal supervision arrangements.</w:t>
      </w:r>
    </w:p>
    <w:p w14:paraId="437FFA99" w14:textId="77777777" w:rsidR="00E30F35" w:rsidRDefault="00E30F35" w:rsidP="00E30F35">
      <w:pPr>
        <w:pStyle w:val="CommentText"/>
      </w:pPr>
      <w:r>
        <w:t>For that reason, while I support a supervisor limit for provisional licensees, I believe the limit should be stricter than three and capped at no more than two licensees, all working at the same location. This standard would be reasonable, defensible, and consistent with Colorado law’s purpose of ensuring meaningful supervision, professional accountability, consumer protection, and dignified care of human remains.</w:t>
      </w:r>
    </w:p>
  </w:comment>
  <w:comment w:id="357" w:author="Rascon Arana, Maria" w:date="2026-09-08T09:32:00Z" w:initials="MR">
    <w:p w14:paraId="4D1E41DF" w14:textId="77777777" w:rsidR="00FB3BF7" w:rsidRDefault="00FB3BF7" w:rsidP="00FB3BF7">
      <w:pPr>
        <w:pStyle w:val="CommentText"/>
      </w:pPr>
      <w:r>
        <w:rPr>
          <w:rStyle w:val="CommentReference"/>
        </w:rPr>
        <w:annotationRef/>
      </w:r>
      <w:r>
        <w:t>Misty Niles - 1.9 Associate License</w:t>
      </w:r>
    </w:p>
    <w:p w14:paraId="1CD1DF88" w14:textId="77777777" w:rsidR="00FB3BF7" w:rsidRDefault="00FB3BF7" w:rsidP="00FB3BF7">
      <w:pPr>
        <w:pStyle w:val="CommentText"/>
      </w:pPr>
      <w:r>
        <w:t>Question: What is the timeframe for completing the required 25 cases for both the embalmer and funeral director licenses? Is the requirement intended to be completed within the 36-month period? The rule does not clearly specify this. I also believe these cases should be completed while the individual is employed by and working at a registered funeral establishment.</w:t>
      </w:r>
    </w:p>
    <w:p w14:paraId="3A791DE0" w14:textId="77777777" w:rsidR="00FB3BF7" w:rsidRDefault="00FB3BF7" w:rsidP="00FB3BF7">
      <w:pPr>
        <w:pStyle w:val="CommentText"/>
      </w:pPr>
      <w:r>
        <w:t>I also have a question regarding associate licensees signing death certificates. CDPHE provides a section on the death certificate for the “funeral director or person acting as such.” How does this align with the proposed restriction preventing associate licensees from signing death certificates?</w:t>
      </w:r>
    </w:p>
    <w:p w14:paraId="2C1D1834" w14:textId="77777777" w:rsidR="00FB3BF7" w:rsidRDefault="00FB3BF7" w:rsidP="00FB3BF7">
      <w:pPr>
        <w:pStyle w:val="CommentText"/>
      </w:pPr>
      <w:r>
        <w:t>1.9 Associate License (19) – I Object: I do not believe it is practical to limit the number of associate licensees a licensed supervisor can oversee. This limitation is not stated or implied in the statute. It appears this language came directly from discussions during the last stakeholder meeting rather than from the statute itself.</w:t>
      </w:r>
    </w:p>
  </w:comment>
  <w:comment w:id="358" w:author="Rascon Arana, Maria" w:date="2026-09-08T09:39:00Z" w:initials="MR">
    <w:p w14:paraId="0CBC9214" w14:textId="77777777" w:rsidR="00CB058F" w:rsidRDefault="00CB058F" w:rsidP="00CB058F">
      <w:pPr>
        <w:pStyle w:val="CommentText"/>
      </w:pPr>
      <w:r>
        <w:rPr>
          <w:rStyle w:val="CommentReference"/>
        </w:rPr>
        <w:annotationRef/>
      </w:r>
      <w:r>
        <w:t>Jimmy R. Brown - 1.9 Associate License – QUESTION - What is the time period for completing the 25 case requirement for both the embalmer and funeral director?  Is it the 36 months, rule does not specify.  Also, cases should have to be completed within the employment and location of a registered funeral establishment.</w:t>
      </w:r>
    </w:p>
    <w:p w14:paraId="393CCEE0" w14:textId="77777777" w:rsidR="00CB058F" w:rsidRDefault="00CB058F" w:rsidP="00CB058F">
      <w:pPr>
        <w:pStyle w:val="CommentText"/>
      </w:pPr>
      <w:r>
        <w:t>How can associate licenses be prohibited from signing DC’s when CDPHE has a box on the certificate labeled “funeral director or person acting as such”?</w:t>
      </w:r>
    </w:p>
    <w:p w14:paraId="711CC2D4" w14:textId="77777777" w:rsidR="00CB058F" w:rsidRDefault="00CB058F" w:rsidP="00CB058F">
      <w:pPr>
        <w:pStyle w:val="CommentText"/>
      </w:pPr>
      <w:r>
        <w:t>1.9 Associate License ( E )(19) – I OBJECT - It is impractical to limit the number of associate licensees that can be supervised by a licensed supervisor.  No where in statute is this limitation implied or stated.  This verbiage comes directly from “Colorado Remembers” on the last stakeholder meeting.</w:t>
      </w:r>
    </w:p>
  </w:comment>
  <w:comment w:id="359" w:author="Rascon Arana, Maria" w:date="2026-09-08T09:51:00Z" w:initials="MR">
    <w:p w14:paraId="467231FA" w14:textId="77777777" w:rsidR="00F0073D" w:rsidRDefault="00F0073D" w:rsidP="00F0073D">
      <w:pPr>
        <w:pStyle w:val="CommentText"/>
      </w:pPr>
      <w:r>
        <w:rPr>
          <w:rStyle w:val="CommentReference"/>
        </w:rPr>
        <w:annotationRef/>
      </w:r>
      <w:r>
        <w:t>Faith Haug - Public Comment on Proposed Revisions to 4 CCR 742-1</w:t>
      </w:r>
    </w:p>
    <w:p w14:paraId="25F42946" w14:textId="77777777" w:rsidR="00F0073D" w:rsidRDefault="00F0073D" w:rsidP="00F0073D">
      <w:pPr>
        <w:pStyle w:val="CommentText"/>
      </w:pPr>
      <w:r>
        <w:t>I appreciate the chance to weigh in on the proposed changes to the Mortuary Science Professional Licensure Rules and Funeral Home &amp; Crematory Establishment Registration Rules. My comments are organized by rule number.</w:t>
      </w:r>
    </w:p>
    <w:p w14:paraId="22E03A06" w14:textId="77777777" w:rsidR="00F0073D" w:rsidRDefault="00F0073D" w:rsidP="00F0073D">
      <w:pPr>
        <w:pStyle w:val="CommentText"/>
      </w:pPr>
      <w:r>
        <w:t>Provisional Licensure (Rules 1.9 and 1.14) and Associate Licenses (Rule 1.9.E)</w:t>
      </w:r>
    </w:p>
    <w:p w14:paraId="0F1EB89F" w14:textId="77777777" w:rsidR="00F0073D" w:rsidRDefault="00F0073D" w:rsidP="00F0073D">
      <w:pPr>
        <w:pStyle w:val="CommentText"/>
      </w:pPr>
      <w:r>
        <w:t>School clinical lab cases should not qualify toward the twenty-five (25) case count under Rule 1.9.E.14. Lab instruction at a mortuary college and supervised work at a funeral establishment are not interchangeable experiences. In the classroom lab, several students commonly share one case, the instruction is directed at the group, and no single student carries the case from beginning to end. An apprenticeship works the opposite way: one associate, one supervising licensee, full responsibility for the entire procedure under that supervisor's direct observation. If lab cases count, an associate could advance to general supervision having done few or none of these cases in the setting the requirement exists to prepare them for. The rule should be revised to specify that a qualifying case must be performed while employed by, and on the premises of, a registered funeral establishment under the associate's supervising licensee, and that school lab cases do not count.</w:t>
      </w:r>
    </w:p>
    <w:p w14:paraId="73C2975C" w14:textId="77777777" w:rsidR="00F0073D" w:rsidRDefault="00F0073D" w:rsidP="00F0073D">
      <w:pPr>
        <w:pStyle w:val="CommentText"/>
      </w:pPr>
      <w:r>
        <w:t>QUESTION — Over what period must the twenty-five (25) cases be completed? The full thirty-six (36) month term of the associate license? The rule is silent on this. As noted above, the rule should also confirm that qualifying cases must occur within employment at, and on the premises of, a registered funeral establishment.</w:t>
      </w:r>
    </w:p>
  </w:comment>
  <w:comment w:id="360" w:author="Rascon Arana, Maria" w:date="2026-09-08T16:38:00Z" w:initials="MR">
    <w:p w14:paraId="28F3640F" w14:textId="77777777" w:rsidR="00A32BA0" w:rsidRDefault="00A32BA0" w:rsidP="00A32BA0">
      <w:pPr>
        <w:pStyle w:val="CommentText"/>
      </w:pPr>
      <w:r>
        <w:rPr>
          <w:rStyle w:val="CommentReference"/>
        </w:rPr>
        <w:annotationRef/>
      </w:r>
      <w:r>
        <w:t>Blanca Eberhardt - I respectfully urge DORA to reject the proposed 3:1 supervision ratio and adopt a strict maximum ratio of two provisional licensees per fully licensed practitioner (2:1). Supervision in the death care profession must be direct, physical, and meaningful—not merely administrative. A higher ratio would make meaningful oversight difficult to verify and would increase the risk that supervision becomes limited to after-the-fact document review rather than real-time professional accountability.</w:t>
      </w:r>
    </w:p>
    <w:p w14:paraId="1C525C35" w14:textId="77777777" w:rsidR="00A32BA0" w:rsidRDefault="00A32BA0" w:rsidP="00A32BA0">
      <w:pPr>
        <w:pStyle w:val="CommentText"/>
      </w:pPr>
      <w:r>
        <w:t>This concern is especially significant in multi-location operations, satellite offices, third-party transportation companies, regional service models, or situations where the supervising licensee also performs coroner-related duties. In these circumstances, the licensed practitioner may be required to respond to obligations in different locations at the same time. A supervisor cannot simultaneously oversee embalming in the preparation room, ensure accurate disclosures in an arrangement office, and manage removals, permits, or chain-of-custody responsibilities at another location. A 3:1 ratio would make direct supervision unrealistic in these settings and would create an operational loophole that undermines the purpose of licensure.</w:t>
      </w:r>
    </w:p>
    <w:p w14:paraId="1EA81F0B" w14:textId="77777777" w:rsidR="00A32BA0" w:rsidRDefault="00A32BA0" w:rsidP="00A32BA0">
      <w:pPr>
        <w:pStyle w:val="CommentText"/>
      </w:pPr>
      <w:r>
        <w:t>A strict 2:1 ratio is the more practical and enforceable standard because it ties supervisory responsibility to the actual ability to be physically present, observe work as it occurs, intervene when necessary, and ensure consumer protections are followed in real time. It also provides a clearer standard for compliance, accountability, and enforcement.</w:t>
      </w:r>
    </w:p>
    <w:p w14:paraId="32BBAEE8" w14:textId="77777777" w:rsidR="00A32BA0" w:rsidRDefault="00A32BA0" w:rsidP="00A32BA0">
      <w:pPr>
        <w:pStyle w:val="CommentText"/>
      </w:pPr>
      <w:r>
        <w:t>Colorado is now moving from an industry that largely regulated itself for more than forty years into a formal licensing framework designed to protect the public. Those who continue practicing within the profession must be prepared to adapt to standards that may not have existed during the prior deregulated period but are now necessary to ensure consistency, accountability, and public trust. The purpose of these rules should not be to preserve informal practices from a deregulated period, but to implement safeguards that protect the deceased, support bereaved families, and strengthen the future integrity of funeral service in Colorado.</w:t>
      </w:r>
    </w:p>
    <w:p w14:paraId="6531BFD0" w14:textId="77777777" w:rsidR="00A32BA0" w:rsidRDefault="00A32BA0" w:rsidP="00A32BA0">
      <w:pPr>
        <w:pStyle w:val="CommentText"/>
      </w:pPr>
      <w:r>
        <w:t>DORA should also evaluate broad claims that stricter supervision would cause widespread funeral home closures or workforce losses with caution. Such predictions are speculative and should not outweigh the public-protection purpose of licensure. Colorado has an established mortuary science education pathway that produces new funeral service professionals each year. The final rules should support qualified, properly supervised entry into the profession rather than preserve inadequate supervision models based on fear-based projections.</w:t>
      </w:r>
    </w:p>
    <w:p w14:paraId="40987DFB" w14:textId="77777777" w:rsidR="00A32BA0" w:rsidRDefault="00A32BA0" w:rsidP="00A32BA0">
      <w:pPr>
        <w:pStyle w:val="CommentText"/>
      </w:pPr>
      <w:r>
        <w:t xml:space="preserve">For these reasons, I respectfully request that DORA reject the proposed 3:1 supervision ratio and adopt a strict 2:1 standard requiring direct, physical, and verifiable supervision. </w:t>
      </w:r>
    </w:p>
    <w:p w14:paraId="3525E3D8" w14:textId="77777777" w:rsidR="00A32BA0" w:rsidRDefault="00A32BA0" w:rsidP="00A32BA0">
      <w:pPr>
        <w:pStyle w:val="CommentText"/>
      </w:pPr>
      <w:r>
        <w:t xml:space="preserve">Colorado’s transition to individual licensure is an opportunity to establish meaningful </w:t>
      </w:r>
    </w:p>
    <w:p w14:paraId="2A9E314B" w14:textId="77777777" w:rsidR="00A32BA0" w:rsidRDefault="00A32BA0" w:rsidP="00A32BA0">
      <w:pPr>
        <w:pStyle w:val="CommentText"/>
      </w:pPr>
      <w:r>
        <w:t>accountability after decades of limited regulatory oversight. The final rules should prioritize the protection of the deceased, bereaved families, and the public by ensuring that provisional licensees receive real-time, on-site guidance from licensed practitioners who are able to directly supervise the work being performed.</w:t>
      </w:r>
    </w:p>
  </w:comment>
  <w:comment w:id="361" w:author="Rascon Arana, Maria" w:date="2026-09-08T16:47:00Z" w:initials="MR">
    <w:p w14:paraId="2A95D0B0" w14:textId="77777777" w:rsidR="007061CE" w:rsidRDefault="007061CE" w:rsidP="007061CE">
      <w:pPr>
        <w:pStyle w:val="CommentText"/>
      </w:pPr>
      <w:r>
        <w:rPr>
          <w:rStyle w:val="CommentReference"/>
        </w:rPr>
        <w:annotationRef/>
      </w:r>
      <w:r>
        <w:t xml:space="preserve">Serena Jimenez -  I am expressing my concerns for the proposed rules regarding HB26-1258. </w:t>
      </w:r>
    </w:p>
    <w:p w14:paraId="5073BD30" w14:textId="77777777" w:rsidR="007061CE" w:rsidRDefault="007061CE" w:rsidP="007061CE">
      <w:pPr>
        <w:pStyle w:val="CommentText"/>
      </w:pPr>
      <w:r>
        <w:t>1.9 Associate License – There needs to be more clarification on the allotted time frame for completion of the 25 cases requirements both for the funeral director and the embalmer. There should also be clarification on where the cases should be completed such as the employment and location of a registered funeral establishment.</w:t>
      </w:r>
    </w:p>
    <w:p w14:paraId="032DBEB2" w14:textId="77777777" w:rsidR="007061CE" w:rsidRDefault="007061CE" w:rsidP="007061CE">
      <w:pPr>
        <w:pStyle w:val="CommentText"/>
      </w:pPr>
      <w:r>
        <w:t>Clarification on the signing of the DC by the supervising funeral director how is this possible when the DC is done electronically through COVES. I personally am signed up online to log in and complete a DC; I was not a licensed director when I became eligible to do so. My employer doesn’t have access to my COVES account and doesn’t have to currently sign off on any DC nor can they online. Please rethink this and reiterate clearly what exactly you are trying to accomplish with this. It could state clearly that an individual should not complete or begin a death certificate without verbal or written consent from the supervisor until after the embalming and inspection of the human remains has been completed.</w:t>
      </w:r>
    </w:p>
    <w:p w14:paraId="1F4CA643" w14:textId="77777777" w:rsidR="007061CE" w:rsidRDefault="007061CE" w:rsidP="007061CE">
      <w:pPr>
        <w:pStyle w:val="CommentText"/>
      </w:pPr>
      <w:r>
        <w:t>I object to the limitation of associate licensees that can be supervised by a licensed supervisor. We are a rural community and there are not many funeral directors that have the qualifications to be a supervisor limiting the number or licensees they can have will hurt those of us who are in need of a local supervisor. Nowhere in the statue is this limit stated or implied.</w:t>
      </w:r>
    </w:p>
  </w:comment>
  <w:comment w:id="362" w:author="Rascon Arana, Maria" w:date="2026-09-08T16:52:00Z" w:initials="MR">
    <w:p w14:paraId="59634B2C" w14:textId="77777777" w:rsidR="00114296" w:rsidRDefault="00114296" w:rsidP="00114296">
      <w:pPr>
        <w:pStyle w:val="CommentText"/>
      </w:pPr>
      <w:r>
        <w:rPr>
          <w:rStyle w:val="CommentReference"/>
        </w:rPr>
        <w:annotationRef/>
      </w:r>
      <w:r>
        <w:t>Virgil Wood - I respectfully submit these thoughts on the proposed rules.  I have 49 years of experience in the funeral industry.  I have been an owner and operator of funeral home in Colorado.  I have been Compliance Director for a Corporate Group of funeral homes.  I am currently licensed in Arizona, New Mexico and Oklahoma.  I am a strong supporter of funeral establishment a individual licensing.  I spoke to representatives and senators, during the time I owned funeral homes in Colorado to get licensing re-instated.  I advised them that if they did not there would come a time when Colorado would become an embarrassment to funeral service and that there would then be an over-reach in the regulations.</w:t>
      </w:r>
    </w:p>
    <w:p w14:paraId="5147BFA9" w14:textId="77777777" w:rsidR="00114296" w:rsidRDefault="00114296" w:rsidP="00114296">
      <w:pPr>
        <w:pStyle w:val="CommentText"/>
      </w:pPr>
      <w:r>
        <w:t xml:space="preserve">While most of the rules are good and on point, there are points of overreach, unreasonableness and unduly burdensome.  Some of them fail to provide protection to the public and I believe cause harm to the public. When regulations become unreasonable and unduly burdensome, they increase the risk of mistakes that can cause harm.  </w:t>
      </w:r>
    </w:p>
    <w:p w14:paraId="489086B8" w14:textId="77777777" w:rsidR="00114296" w:rsidRDefault="00114296" w:rsidP="00114296">
      <w:pPr>
        <w:pStyle w:val="CommentText"/>
      </w:pPr>
      <w:r>
        <w:t>Some of my thoughts are listed below:</w:t>
      </w:r>
    </w:p>
    <w:p w14:paraId="6B8D0FE4" w14:textId="77777777" w:rsidR="00114296" w:rsidRDefault="00114296" w:rsidP="00114296">
      <w:pPr>
        <w:pStyle w:val="CommentText"/>
      </w:pPr>
      <w:r>
        <w:t xml:space="preserve">1.9 Associate License </w:t>
      </w:r>
    </w:p>
    <w:p w14:paraId="1DA78FDF" w14:textId="77777777" w:rsidR="00114296" w:rsidRDefault="00114296" w:rsidP="00114296">
      <w:pPr>
        <w:pStyle w:val="CommentText"/>
      </w:pPr>
      <w:r>
        <w:t xml:space="preserve"> QUESTIONS – </w:t>
      </w:r>
    </w:p>
    <w:p w14:paraId="4047232C" w14:textId="77777777" w:rsidR="00114296" w:rsidRDefault="00114296" w:rsidP="00114296">
      <w:pPr>
        <w:pStyle w:val="CommentText"/>
      </w:pPr>
      <w:r>
        <w:t xml:space="preserve">What is the time-period for completing the 25-case requirement for both the embalmer and funeral director?  The rule does not specify.  </w:t>
      </w:r>
    </w:p>
    <w:p w14:paraId="041D1B91" w14:textId="77777777" w:rsidR="00114296" w:rsidRDefault="00114296" w:rsidP="00114296">
      <w:pPr>
        <w:pStyle w:val="CommentText"/>
      </w:pPr>
      <w:r>
        <w:t xml:space="preserve">Can the cases be completed at any funeral establishment or only at the establishment where the associate licensee is employed? </w:t>
      </w:r>
    </w:p>
    <w:p w14:paraId="6BB72F36" w14:textId="77777777" w:rsidR="00114296" w:rsidRDefault="00114296" w:rsidP="00114296">
      <w:pPr>
        <w:pStyle w:val="CommentText"/>
      </w:pPr>
      <w:r>
        <w:t xml:space="preserve">1.9 (E) (14)(a). </w:t>
      </w:r>
    </w:p>
    <w:p w14:paraId="6D9B2AE4" w14:textId="77777777" w:rsidR="00114296" w:rsidRDefault="00114296" w:rsidP="00114296">
      <w:pPr>
        <w:pStyle w:val="CommentText"/>
      </w:pPr>
      <w:r>
        <w:t>A. The Embalmer does not sign the death certificate, so this requirement seems to be misplaced.</w:t>
      </w:r>
    </w:p>
    <w:p w14:paraId="5AD32872" w14:textId="77777777" w:rsidR="00114296" w:rsidRDefault="00114296" w:rsidP="00114296">
      <w:pPr>
        <w:pStyle w:val="CommentText"/>
      </w:pPr>
      <w:r>
        <w:t>B. The death certificate asked of the “Funeral Director or person acting as such”.  If an associate licensee is acting as the funeral director, what is the reason they should not be permitted to sign a death certificate.</w:t>
      </w:r>
    </w:p>
  </w:comment>
  <w:comment w:id="363" w:author="Rascon Arana, Maria" w:date="2026-09-09T10:43:00Z" w:initials="MR">
    <w:p w14:paraId="2287559E" w14:textId="77777777" w:rsidR="00235D7D" w:rsidRDefault="00235D7D" w:rsidP="00235D7D">
      <w:pPr>
        <w:pStyle w:val="CommentText"/>
      </w:pPr>
      <w:r>
        <w:rPr>
          <w:rStyle w:val="CommentReference"/>
        </w:rPr>
        <w:annotationRef/>
      </w:r>
      <w:r>
        <w:t>Stephen Tomsky - the date seems incorrect?</w:t>
      </w:r>
    </w:p>
  </w:comment>
  <w:comment w:id="364" w:author="Rascon Arana, Maria" w:date="2026-09-09T10:53:00Z" w:initials="MR">
    <w:p w14:paraId="5260DEB7" w14:textId="77777777" w:rsidR="007669D5" w:rsidRDefault="007669D5" w:rsidP="007669D5">
      <w:pPr>
        <w:pStyle w:val="CommentText"/>
      </w:pPr>
      <w:r>
        <w:rPr>
          <w:rStyle w:val="CommentReference"/>
        </w:rPr>
        <w:annotationRef/>
      </w:r>
      <w:r>
        <w:t>Jeffrey Black - Bailey with Blake Funeral Home- would the mortuary science practitioner need to submit peer review for cremationist and embalmer prior to January 1, 2027? After that date, would applicant need to obtain associate license and still need peer review ensuring competence?</w:t>
      </w:r>
    </w:p>
  </w:comment>
  <w:comment w:id="365" w:author="Rascon Arana, Maria" w:date="2026-09-09T12:28:00Z" w:initials="MR">
    <w:p w14:paraId="17E3E541" w14:textId="77777777" w:rsidR="008C288C" w:rsidRDefault="008C288C" w:rsidP="008C288C">
      <w:pPr>
        <w:pStyle w:val="CommentText"/>
      </w:pPr>
      <w:r>
        <w:rPr>
          <w:rStyle w:val="CommentReference"/>
        </w:rPr>
        <w:annotationRef/>
      </w:r>
      <w:r>
        <w:t>Amanda Brown - Thank you for the opportunity to comment on the proposed rules.</w:t>
      </w:r>
    </w:p>
    <w:p w14:paraId="1CDEAB03" w14:textId="77777777" w:rsidR="008C288C" w:rsidRDefault="008C288C" w:rsidP="008C288C">
      <w:pPr>
        <w:pStyle w:val="CommentText"/>
      </w:pPr>
      <w:r>
        <w:t xml:space="preserve">1.9 in regards to repealing 1.9(A)(B), perhaps I am misreading 12-135-501, but I thought these rules for provisional licensure wouldn’t be repealed until January 1, 2031?  It seems that at least rule 1.9(B) Provisional Licensee Pathway for Full Licensure would remain until January 1, 2031 so that those who currently hold provisional licenses have guidance as to how they obtain full licensure.  </w:t>
      </w:r>
    </w:p>
    <w:p w14:paraId="502AA4F0" w14:textId="77777777" w:rsidR="008C288C" w:rsidRDefault="008C288C" w:rsidP="008C288C">
      <w:pPr>
        <w:pStyle w:val="CommentText"/>
      </w:pPr>
      <w:r>
        <w:t>1.9(E)(14)(a)  Embalmers don’t sign death certificates, perhaps reference to an embalming report would be more appropriate</w:t>
      </w:r>
    </w:p>
  </w:comment>
  <w:comment w:id="366" w:author="Rascon Arana, Maria" w:date="2026-09-09T12:34:00Z" w:initials="MR">
    <w:p w14:paraId="1EEDC0B8" w14:textId="77777777" w:rsidR="006920C6" w:rsidRDefault="006920C6" w:rsidP="006920C6">
      <w:pPr>
        <w:pStyle w:val="CommentText"/>
      </w:pPr>
      <w:r>
        <w:rPr>
          <w:rStyle w:val="CommentReference"/>
        </w:rPr>
        <w:annotationRef/>
      </w:r>
      <w:r>
        <w:t xml:space="preserve">Cassandra Esparza - I appreciate the opportunity to voice my opinions and concerns with the Proposed Revisions of 4 CCR 742-1. </w:t>
      </w:r>
    </w:p>
    <w:p w14:paraId="22072471" w14:textId="77777777" w:rsidR="006920C6" w:rsidRDefault="006920C6" w:rsidP="006920C6">
      <w:pPr>
        <w:pStyle w:val="CommentText"/>
      </w:pPr>
      <w:r>
        <w:t xml:space="preserve">I have organized my comments by rule number. </w:t>
      </w:r>
    </w:p>
    <w:p w14:paraId="47DDA5E5" w14:textId="77777777" w:rsidR="006920C6" w:rsidRDefault="006920C6" w:rsidP="006920C6">
      <w:pPr>
        <w:pStyle w:val="CommentText"/>
      </w:pPr>
      <w:r>
        <w:t xml:space="preserve">1.9 (19) Associate License- I Object- It is not logical to limit the number of associate licenses that can be supervised by a licensed supervisor. This limitation is not stated or implied in the statute. </w:t>
      </w:r>
    </w:p>
  </w:comment>
  <w:comment w:id="367" w:author="Rascon Arana, Maria" w:date="2026-09-09T12:42:00Z" w:initials="MR">
    <w:p w14:paraId="0D3358D5" w14:textId="77777777" w:rsidR="001C264C" w:rsidRDefault="001C264C" w:rsidP="001C264C">
      <w:pPr>
        <w:pStyle w:val="CommentText"/>
      </w:pPr>
      <w:r>
        <w:rPr>
          <w:rStyle w:val="CommentReference"/>
        </w:rPr>
        <w:annotationRef/>
      </w:r>
      <w:r>
        <w:t>Derek Riner - 1.9 Provisional Licensure of Mortuary Science Professionals.</w:t>
      </w:r>
    </w:p>
    <w:p w14:paraId="05E39DC0" w14:textId="77777777" w:rsidR="001C264C" w:rsidRDefault="001C264C" w:rsidP="001C264C">
      <w:pPr>
        <w:pStyle w:val="CommentText"/>
      </w:pPr>
      <w:r>
        <w:t>A. &amp; B. Have never agreed with the Provisional licensing option. The timeframe to obtain the required license allows “Provisionals” to meet the educational requirement(s) through completion of a Mortuary Science program and passing of the National Board Exam.</w:t>
      </w:r>
    </w:p>
    <w:p w14:paraId="08279556" w14:textId="77777777" w:rsidR="001C264C" w:rsidRDefault="001C264C" w:rsidP="001C264C">
      <w:pPr>
        <w:pStyle w:val="CommentText"/>
      </w:pPr>
      <w:r>
        <w:t>C. 100% agree with.</w:t>
      </w:r>
    </w:p>
    <w:p w14:paraId="6BD625B0" w14:textId="77777777" w:rsidR="001C264C" w:rsidRDefault="001C264C" w:rsidP="001C264C">
      <w:pPr>
        <w:pStyle w:val="CommentText"/>
      </w:pPr>
      <w:r>
        <w:t>D. 2. b. Peer Reviewer needs to be a licensed MSP that meets the licensing requirements as of January 1, 2027.</w:t>
      </w:r>
    </w:p>
  </w:comment>
  <w:comment w:id="368" w:author="Rascon Arana, Maria" w:date="2026-09-09T15:23:00Z" w:initials="MR">
    <w:p w14:paraId="110E7005" w14:textId="77777777" w:rsidR="00E939D0" w:rsidRDefault="00FA2448" w:rsidP="00E939D0">
      <w:pPr>
        <w:pStyle w:val="CommentText"/>
      </w:pPr>
      <w:r>
        <w:rPr>
          <w:rStyle w:val="CommentReference"/>
        </w:rPr>
        <w:annotationRef/>
      </w:r>
      <w:r w:rsidR="00E939D0">
        <w:t>Tobias Uhrig - does not agree w removal of provisional licensure language. Suggests to keep until those licenses expire in 2028. Also concerned w removal of funeral brokers, not because they should be allowed to practice, but because it would remove oversight of the director.</w:t>
      </w:r>
    </w:p>
  </w:comment>
  <w:comment w:id="369" w:author="Rascon Arana, Maria" w:date="2026-09-11T14:58:00Z" w:initials="MR">
    <w:p w14:paraId="614DBBF1" w14:textId="77777777" w:rsidR="000B47F6" w:rsidRDefault="000B47F6" w:rsidP="000B47F6">
      <w:pPr>
        <w:pStyle w:val="CommentText"/>
      </w:pPr>
      <w:r>
        <w:rPr>
          <w:rStyle w:val="CommentReference"/>
        </w:rPr>
        <w:annotationRef/>
      </w:r>
      <w:r>
        <w:t>Seth Bellwood - 1.9 (E)(14)(a) Embalmers do not currently sigh death certificates. This is all don in EDR</w:t>
      </w:r>
    </w:p>
  </w:comment>
  <w:comment w:id="483" w:author="Rascon Arana, Maria" w:date="2026-09-09T10:24:00Z" w:initials="MR">
    <w:p w14:paraId="1901AA01" w14:textId="77777777" w:rsidR="009A6114" w:rsidRDefault="009A6114" w:rsidP="009A6114">
      <w:pPr>
        <w:pStyle w:val="CommentText"/>
      </w:pPr>
      <w:r>
        <w:rPr>
          <w:rStyle w:val="CommentReference"/>
        </w:rPr>
        <w:annotationRef/>
      </w:r>
      <w:r>
        <w:t>Samantha Naranjo - strike “provisional license”?</w:t>
      </w:r>
    </w:p>
  </w:comment>
  <w:comment w:id="536" w:author="Rascon Arana, Maria" w:date="2026-09-08T09:25:00Z" w:initials="MR">
    <w:p w14:paraId="7389EF1C" w14:textId="77777777" w:rsidR="008C299B" w:rsidRDefault="008C299B" w:rsidP="008C299B">
      <w:pPr>
        <w:pStyle w:val="CommentText"/>
      </w:pPr>
      <w:r>
        <w:rPr>
          <w:rStyle w:val="CommentReference"/>
        </w:rPr>
        <w:annotationRef/>
      </w:r>
      <w:r>
        <w:t>Christopher Donahoue - 1.9(E)(10)(c) Needs to be properly written</w:t>
      </w:r>
    </w:p>
    <w:p w14:paraId="46D4E2BB" w14:textId="77777777" w:rsidR="008C299B" w:rsidRDefault="008C299B" w:rsidP="008C299B">
      <w:pPr>
        <w:pStyle w:val="CommentText"/>
      </w:pPr>
      <w:r>
        <w:t>1.9(E)(14)(a) Embalmers do not sign Death Certificates. Funeral Directors sign Death Certificates. This proposed rule does not reflect well on the office in regard to knowing the basic process even if CDPHE actually regulates the process itself. This portion of the rule would be better placed in (15)(a) under the rule governing Associate Funeral Directors.</w:t>
      </w:r>
    </w:p>
  </w:comment>
  <w:comment w:id="537" w:author="Rascon Arana, Maria" w:date="2026-09-09T10:41:00Z" w:initials="MR">
    <w:p w14:paraId="3C88E349" w14:textId="77777777" w:rsidR="00235D7D" w:rsidRDefault="00235D7D" w:rsidP="00235D7D">
      <w:pPr>
        <w:pStyle w:val="CommentText"/>
      </w:pPr>
      <w:r>
        <w:rPr>
          <w:rStyle w:val="CommentReference"/>
        </w:rPr>
        <w:annotationRef/>
      </w:r>
      <w:r>
        <w:t>Stephen Tomsky - the date seems incorrect?</w:t>
      </w:r>
    </w:p>
  </w:comment>
  <w:comment w:id="905" w:author="Rascon Arana, Maria" w:date="2026-09-08T16:41:00Z" w:initials="MR">
    <w:p w14:paraId="75F6337F" w14:textId="77777777" w:rsidR="00BC6642" w:rsidRDefault="00BC6642" w:rsidP="00BC6642">
      <w:pPr>
        <w:pStyle w:val="CommentText"/>
      </w:pPr>
      <w:r>
        <w:rPr>
          <w:rStyle w:val="CommentReference"/>
        </w:rPr>
        <w:annotationRef/>
      </w:r>
      <w:r>
        <w:t>Blanca Eberhardt - Written Comment Regarding Associate Embalmer Supervision-</w:t>
      </w:r>
    </w:p>
    <w:p w14:paraId="01228F91" w14:textId="77777777" w:rsidR="00BC6642" w:rsidRDefault="00BC6642" w:rsidP="00BC6642">
      <w:pPr>
        <w:pStyle w:val="CommentText"/>
      </w:pPr>
      <w:r>
        <w:t>I respectfully object to the proposed associate embalmer supervision standard as currently drafted. The proposed rule allows an associate embalmer to move from direct supervision to general supervision after only twenty-five cases and six months. In my view, this standard is too flexible for the level of scientific knowledge, technical skill, public health awareness, and professional judgment required in embalming practice.</w:t>
      </w:r>
    </w:p>
    <w:p w14:paraId="25EA6E0B" w14:textId="77777777" w:rsidR="00BC6642" w:rsidRDefault="00BC6642" w:rsidP="00BC6642">
      <w:pPr>
        <w:pStyle w:val="CommentText"/>
      </w:pPr>
      <w:r>
        <w:t>Embalming is a science. It is not a routine procedure that can be adequately measured by a limited number of cases or a short period of time. Each decedent presents different conditions that require careful evaluation, appropriate chemical selection, infection-control awareness, and sound technical judgment. An entry-level embalmer must be exposed to far more than routine cases before being permitted to embalm outside the physical presence of a supervising embalmer.</w:t>
      </w:r>
    </w:p>
    <w:p w14:paraId="2D8C5099" w14:textId="77777777" w:rsidR="00BC6642" w:rsidRDefault="00BC6642" w:rsidP="00BC6642">
      <w:pPr>
        <w:pStyle w:val="CommentText"/>
      </w:pPr>
      <w:r>
        <w:t>The proposed minimum of twenty-five cases does not ensure meaningful exposure to the range of conditions an embalmer must be prepared to handle. True competency requires supervised experience with varied and complex cases, including emaciation, obesity, edema, jaundice, tissue gas, contagious disease considerations, different stages of decomposition, autopsied cases, trauma cases, organ or tissue donation cases, delayed embalming, long-term refrigeration concerns, vascular difficulties, and cases involving different weights, medical conditions, and chemical requirements.</w:t>
      </w:r>
    </w:p>
    <w:p w14:paraId="7AFCD030" w14:textId="77777777" w:rsidR="00BC6642" w:rsidRDefault="00BC6642" w:rsidP="00BC6642">
      <w:pPr>
        <w:pStyle w:val="CommentText"/>
      </w:pPr>
      <w:r>
        <w:t>Each of these case types may require different embalming solutions, chemical strengths, methods of injection, drainage decisions, disinfecting procedures, pressure and rate-of-flow adjustments, supplemental treatments, and restorative considerations. These decisions occur during the embalming process itself and cannot always be corrected or fully evaluated through a later inspection. For that reason, post-embalming inspection should not substitute for direct supervision during the embalming procedure.</w:t>
      </w:r>
    </w:p>
    <w:p w14:paraId="4FCBB863" w14:textId="77777777" w:rsidR="00BC6642" w:rsidRDefault="00BC6642" w:rsidP="00BC6642">
      <w:pPr>
        <w:pStyle w:val="CommentText"/>
      </w:pPr>
      <w:r>
        <w:t xml:space="preserve">I am particularly concerned with the provision allowing an associate embalmer to embalm a body outside the presence of the supervising embalmer, followed only by a later inspection before the death certificate is signed. A supervising embalmer’s personal inspection is important, but it does not replace real-time instruction, observation, correction, and intervention. By the time the body is inspected after embalming, critical decisions regarding disinfection, preservation, distribution, drainage, refrigeration, and chemical selection have already been made. After more than 20 years of embalming, I still have to research and reach out to my peers with new and extreme challenges. </w:t>
      </w:r>
    </w:p>
    <w:p w14:paraId="556D8242" w14:textId="77777777" w:rsidR="00BC6642" w:rsidRDefault="00BC6642" w:rsidP="00BC6642">
      <w:pPr>
        <w:pStyle w:val="CommentText"/>
      </w:pPr>
      <w:r>
        <w:t>My concern is based not only on theory, but on firsthand observation of why stronger supervision is necessary. I have witnessed practices by an associate-level embalmer that reflected a lack of proper embalming judgment, including the routine placement of plastic garbage bags on decedents as a substitute for appropriate preservation or dehydration-prevention methods, despite the availability of professional products and techniques designed for that purpose. I also witnessed an autopsied decedent left un-embalmed and unrefrigerated over an entire weekend. These incidents were reported; however, in my experience, leadership at that facility did not appear sufficiently versed in proper embalming procedures to recognize the seriousness of the concerns or respond appropriately.</w:t>
      </w:r>
    </w:p>
    <w:p w14:paraId="652B0513" w14:textId="77777777" w:rsidR="00BC6642" w:rsidRDefault="00BC6642" w:rsidP="00BC6642">
      <w:pPr>
        <w:pStyle w:val="CommentText"/>
      </w:pPr>
      <w:r>
        <w:t>These examples illustrate why direct supervision must be more than a short introductory requirement. Without a supervising embalmer who is physically present, knowledgeable, and actively engaged in the embalming process, serious errors may go uncorrected or even become normalized within a preparation room. Associate embalmers need more than access to a supervisor for consultation; they need meaningful instruction from a qualified embalmer who can observe technique, correct unsafe or ineffective practices, and ensure that each decedent is treated with dignity and proper professional care.</w:t>
      </w:r>
    </w:p>
    <w:p w14:paraId="3E6EA7B5" w14:textId="77777777" w:rsidR="00BC6642" w:rsidRDefault="00BC6642" w:rsidP="00BC6642">
      <w:pPr>
        <w:pStyle w:val="CommentText"/>
      </w:pPr>
      <w:r>
        <w:t>Stronger supervision standards also directly benefit families. Families entrust funeral professionals with their loved ones at an extremely vulnerable time, often without the ability to observe or understand the technical work being performed behind the scenes. They deserve confidence that embalming is being carried out by individuals who are properly trained, directly supervised, and competent to make appropriate decisions for each unique case. When preparation is performed correctly, respectfully, and under meaningful supervision, families are better protected from preventable errors, unnecessary distress, and loss of trust in the care of their loved one.</w:t>
      </w:r>
    </w:p>
    <w:p w14:paraId="3624A39F" w14:textId="77777777" w:rsidR="00BC6642" w:rsidRDefault="00BC6642" w:rsidP="00BC6642">
      <w:pPr>
        <w:pStyle w:val="CommentText"/>
      </w:pPr>
      <w:r>
        <w:t>Public trust is also strengthened when supervision requirements are clear, enforceable, and tied to demonstrated competency. Colorado is establishing a new licensing framework after decades without individual licensure, and the public must be able to rely on that framework to create real accountability. If associate embalmers are allowed to work outside direct supervision too quickly, the rule may give the appearance of oversight without ensuring that oversight is actually occurring. Requiring extended direct supervision and broader case exposure would demonstrate that Colorado is serious about raising standards, protecting the deceased, supporting bereaved families, and improving confidence in the funeral service profession.</w:t>
      </w:r>
    </w:p>
    <w:p w14:paraId="36A5CE93" w14:textId="77777777" w:rsidR="00BC6642" w:rsidRDefault="00BC6642" w:rsidP="00BC6642">
      <w:pPr>
        <w:pStyle w:val="CommentText"/>
      </w:pPr>
      <w:r>
        <w:t>Allowing general supervision after only twenty-five cases and six months may create a risk that associate embalmers are performing complex embalming procedures before they have developed the necessary judgment to do so safely and consistently. This is especially concerning in a newly licensed regulatory environment where Colorado is establishing professional standards after decades without individual licensure.</w:t>
      </w:r>
    </w:p>
    <w:p w14:paraId="11F29FA4" w14:textId="77777777" w:rsidR="00BC6642" w:rsidRDefault="00BC6642" w:rsidP="00BC6642">
      <w:pPr>
        <w:pStyle w:val="CommentText"/>
      </w:pPr>
      <w:r>
        <w:t>I respectfully request that DORA strengthen this rule by requiring a longer period of direct supervision, a higher minimum case count, and documented exposure to a broader range of embalming conditions before an associate embalmer may perform embalming services under general supervision. At minimum, the rule should require verified supervised experience with routine cases, autopsied cases, decomposed cases, infectious or contagious disease cases, jaundice cases, tissue gas cases, edematous cases, emaciated cases, obese cases, trauma cases, organ or tissue donation cases, delayed embalming cases, refrigeration-related cases, and cases requiring modified chemical selection or specialized treatment.</w:t>
      </w:r>
    </w:p>
    <w:p w14:paraId="23E31FEF" w14:textId="77777777" w:rsidR="00BC6642" w:rsidRDefault="00BC6642" w:rsidP="00BC6642">
      <w:pPr>
        <w:pStyle w:val="CommentText"/>
      </w:pPr>
      <w:r>
        <w:t>The purpose of this requirement should be to ensure that associate embalmers are not merely completing a numerical threshold, but are developing the practical competence, scientific understanding, and professional judgment necessary to care for the deceased safely, respectfully, and effectively. For public protection, the rule should require demonstrated competency across multiple case types before allowing an associate embalmer to work outside direct supervision.</w:t>
      </w:r>
    </w:p>
    <w:p w14:paraId="77B7DDD7" w14:textId="77777777" w:rsidR="00BC6642" w:rsidRDefault="00BC6642" w:rsidP="00BC6642">
      <w:pPr>
        <w:pStyle w:val="CommentText"/>
      </w:pPr>
      <w:r>
        <w:t>For these reasons, I respectfully request that DORA revise the proposed rule to require extended direct supervision, broader documented case exposure, and clear competency verification before an associate embalmer may perform embalming services under general supervision. A stronger standard would better protect the deceased, support bereaved families, guide entry-level embalmers, and promote public confidence in Colorado’s newly regulated funeral service profession.</w:t>
      </w:r>
    </w:p>
  </w:comment>
  <w:comment w:id="906" w:author="Rascon Arana, Maria" w:date="2026-09-08T16:56:00Z" w:initials="MR">
    <w:p w14:paraId="6CD9B220" w14:textId="77777777" w:rsidR="00C7646D" w:rsidRDefault="00C7646D" w:rsidP="00C7646D">
      <w:pPr>
        <w:pStyle w:val="CommentText"/>
      </w:pPr>
      <w:r>
        <w:rPr>
          <w:rStyle w:val="CommentReference"/>
        </w:rPr>
        <w:annotationRef/>
      </w:r>
      <w:r>
        <w:t>Blanca Eberhardt - Addendum to Prior Written Comment Regarding Associate Embalmer Supervision:</w:t>
      </w:r>
    </w:p>
    <w:p w14:paraId="76935528" w14:textId="77777777" w:rsidR="00C7646D" w:rsidRDefault="00C7646D" w:rsidP="00C7646D">
      <w:pPr>
        <w:pStyle w:val="CommentText"/>
      </w:pPr>
      <w:r>
        <w:t>I submit this addendum to supplement my prior written comment regarding the proposed associate embalmer supervision standard. In addition to the concerns already stated, I ask that the Department keep in mind that embalming is not a free service or a casual task. It is a professional service for which families may be charged anywhere from hundreds of dollars to more than $1,600, and in many cases, that fee is paid with the expectation that their loved one will be prepared with sufficient skill, care, and experience so the family may view them again with dignity.</w:t>
      </w:r>
    </w:p>
    <w:p w14:paraId="0D36D027" w14:textId="77777777" w:rsidR="00C7646D" w:rsidRDefault="00C7646D" w:rsidP="00C7646D">
      <w:pPr>
        <w:pStyle w:val="CommentText"/>
      </w:pPr>
      <w:r>
        <w:t>When a family authorizes embalming, they are placing significant trust in the funeral establishment and in the embalmer performing the procedure. Most families do not see what happens in the preparation room, nor do they have the technical knowledge to evaluate whether the embalming was performed properly. They rely on licensed and supervised professionals to make appropriate decisions regarding preservation, sanitation, chemical selection, and presentation. Because this service is being charged to the public as a professional service, the supervision standard should reflect the level of experience and accountability that families reasonably expect.</w:t>
      </w:r>
    </w:p>
    <w:p w14:paraId="0ADC1BF2" w14:textId="77777777" w:rsidR="00C7646D" w:rsidRDefault="00C7646D" w:rsidP="00C7646D">
      <w:pPr>
        <w:pStyle w:val="CommentText"/>
      </w:pPr>
      <w:r>
        <w:t>For many families, viewing their loved one is one of the final opportunities for recognition, goodbye, and closure. Poor embalming, inadequate preservation, or preventable preparation errors can cause additional distress during an already painful time. Families who pay for embalming should not have to wonder whether the person performing the procedure had only minimal experience or whether meaningful supervision was present. A rule that allows an associate embalmer to move too quickly into general supervision risks reducing a highly sensitive professional service to a numerical threshold rather than a demonstrated standard of competence.</w:t>
      </w:r>
    </w:p>
    <w:p w14:paraId="3928DA19" w14:textId="77777777" w:rsidR="00C7646D" w:rsidRDefault="00C7646D" w:rsidP="00C7646D">
      <w:pPr>
        <w:pStyle w:val="CommentText"/>
      </w:pPr>
      <w:r>
        <w:t>The cost charged for embalming should correspond with a level of professional care that protects both the deceased and the family. If families are being charged anywhere from hundreds of dollars to more than $1,600 for embalming, then the regulatory framework should ensure that the service is performed by individuals who have received thorough direct supervision, broad case exposure, and clear competency verification. Anything less risks undermining public trust and may leave families paying for a service without the safeguards they reasonably believe are in place.</w:t>
      </w:r>
    </w:p>
    <w:p w14:paraId="6F43B9FC" w14:textId="77777777" w:rsidR="00C7646D" w:rsidRDefault="00C7646D" w:rsidP="00C7646D">
      <w:pPr>
        <w:pStyle w:val="CommentText"/>
      </w:pPr>
      <w:r>
        <w:t>Embalming should also be viewed as a consumer purchase with an irreversible service component. While a funeral establishment may be able to refund the monetary charge if a family is dissatisfied, the actual embalming service cannot be undone, repeated, or restored once poor preparation has affected the condition or appearance of the decedent. For that reason, families should be clearly informed if an associate embalmer has embalmed, or will embalm, their loved one. Families are paying for an expected professional result, not to provide an educational opportunity or practical training experience for someone who has not yet demonstrated full competency.</w:t>
      </w:r>
    </w:p>
    <w:p w14:paraId="1442EEA3" w14:textId="77777777" w:rsidR="00C7646D" w:rsidRDefault="00C7646D" w:rsidP="00C7646D">
      <w:pPr>
        <w:pStyle w:val="CommentText"/>
      </w:pPr>
      <w:r>
        <w:t>We have already seen similar concerns arise when smaller funeral homes without preparation rooms outsourced embalming services. In some instances, the results raised serious questions about the embalmer’s skill set, especially in an environment where individual licensing was not previously required and a person could move from an unrelated job into embalming work without meaningful proof of competency. As Colorado creates rules for associate embalmers and pathways to licensure, those rules should be realistic, enforceable, and designed to raise the standard of practice rather than keep the same bad practices or unqualified individuals in rotation under a new title.</w:t>
      </w:r>
    </w:p>
    <w:p w14:paraId="66C9A0E1" w14:textId="77777777" w:rsidR="00C7646D" w:rsidRDefault="00C7646D" w:rsidP="00C7646D">
      <w:pPr>
        <w:pStyle w:val="CommentText"/>
      </w:pPr>
      <w:r>
        <w:t>Funeral establishments should recognize that they provide a paid professional service to consumers at one of the most vulnerable moments in a family’s life. The rules should reflect the needs and expectations of the client, not only the convenience of the provider. Families are not simply entering into a business transaction; they are entrusting a funeral establishment with a loved one while making difficult decisions under grief, stress, and limited information.</w:t>
      </w:r>
    </w:p>
    <w:p w14:paraId="602DC462" w14:textId="77777777" w:rsidR="00C7646D" w:rsidRDefault="00C7646D" w:rsidP="00C7646D">
      <w:pPr>
        <w:pStyle w:val="CommentText"/>
      </w:pPr>
      <w:r>
        <w:t>A funeral establishment should approach that trust with humility, professionalism, and respect. When a firm accepts payment for funeral services, it should be prepared to provide competent, transparent, and accountable care. That includes appropriate safeguards before allowing provisional licensees to meet independently with grief-stricken families or allowing associate licensees to embalm a loved one without sufficient supervision, disclosure, and demonstrated competency.</w:t>
      </w:r>
    </w:p>
    <w:p w14:paraId="56D3CBFA" w14:textId="77777777" w:rsidR="00C7646D" w:rsidRDefault="00C7646D" w:rsidP="00C7646D">
      <w:pPr>
        <w:pStyle w:val="CommentText"/>
      </w:pPr>
      <w:r>
        <w:t>Families who hire a funeral establishment are paying for an expected professional result. They should not be placed in the position of unknowingly becoming part of a training process for someone who is still developing the skills, judgment, or experience necessary to serve them properly. Entry-level professionals need opportunities to learn, but that education must occur through appropriate supervision and accountability, not at the expense of families who believe they are receiving fully competent professional care.</w:t>
      </w:r>
    </w:p>
    <w:p w14:paraId="164510A3" w14:textId="77777777" w:rsidR="00C7646D" w:rsidRDefault="00C7646D" w:rsidP="00C7646D">
      <w:pPr>
        <w:pStyle w:val="CommentText"/>
      </w:pPr>
      <w:r>
        <w:t>These protective changes should not be viewed as an inconvenience to funeral establishments, but as necessary safeguards for the families who are paying for professional care and placing extraordinary trust in the provider. When the service involves grieving families and the care of deceased human remains, clear standards, supervision, transparency, and accountability are reasonable expectations—not unnecessary burdens.</w:t>
      </w:r>
    </w:p>
    <w:p w14:paraId="729BF662" w14:textId="77777777" w:rsidR="00C7646D" w:rsidRDefault="00C7646D" w:rsidP="00C7646D">
      <w:pPr>
        <w:pStyle w:val="CommentText"/>
      </w:pPr>
      <w:r>
        <w:t>These reasons explain why the rules should ensure that funeral establishments remain client-centered and are not permitted to treat provisional or associate licensees as substitutes for experienced professional service. The public should be able to trust that the person meeting with a grieving family, arranging services, or performing embalming has the appropriate level of supervision, skill, and accountability for the role they are filling. Funeral establishments should feel honored to be hired and should be held to standards that reflect that responsibility.</w:t>
      </w:r>
    </w:p>
    <w:p w14:paraId="6447FE24" w14:textId="77777777" w:rsidR="00C7646D" w:rsidRDefault="00C7646D" w:rsidP="00C7646D">
      <w:pPr>
        <w:pStyle w:val="CommentText"/>
      </w:pPr>
      <w:r>
        <w:t>I respectfully request that the Department consider the financial and emotional expectations families bring when they authorize and pay for embalming. Stronger direct supervision requirements are not only a matter of professional training; they are a matter of consumer protection, public trust, and respect for families who pay for embalming with the expectation that their loved one will be cared for by someone with appropriate skill, judgment, and experience.</w:t>
      </w:r>
    </w:p>
    <w:p w14:paraId="747BF053" w14:textId="77777777" w:rsidR="00C7646D" w:rsidRDefault="00C7646D" w:rsidP="00C7646D">
      <w:pPr>
        <w:pStyle w:val="CommentText"/>
      </w:pPr>
      <w:r>
        <w:t>I also respectfully request that the Department consider oversight improvements to ensure these standards are meaningful in practice, including clearer documentation of supervised cases, verification of case variety and competency, accountability for supervising embalmers, and enforceable mechanisms to confirm that an associate embalmer is not moved into general supervision before being properly prepared.</w:t>
      </w:r>
    </w:p>
  </w:comment>
  <w:comment w:id="1178" w:author="Rascon Arana, Maria" w:date="2026-09-09T10:09:00Z" w:initials="MR">
    <w:p w14:paraId="7BF59D9A" w14:textId="77777777" w:rsidR="00B0450C" w:rsidRDefault="0054237A" w:rsidP="00B0450C">
      <w:pPr>
        <w:pStyle w:val="CommentText"/>
      </w:pPr>
      <w:r>
        <w:rPr>
          <w:rStyle w:val="CommentReference"/>
        </w:rPr>
        <w:annotationRef/>
      </w:r>
      <w:r w:rsidR="00B0450C">
        <w:t xml:space="preserve">Javan Jones - the word “or” suggests 25 cases - combined or required in each category? </w:t>
      </w:r>
    </w:p>
  </w:comment>
  <w:comment w:id="1246" w:author="Rascon Arana, Maria" w:date="2026-09-02T15:47:00Z" w:initials="MR">
    <w:p w14:paraId="6363BC5A" w14:textId="1265E2D3" w:rsidR="009627CA" w:rsidRDefault="009627CA" w:rsidP="009627CA">
      <w:pPr>
        <w:pStyle w:val="CommentText"/>
      </w:pPr>
      <w:r>
        <w:rPr>
          <w:rStyle w:val="CommentReference"/>
        </w:rPr>
        <w:annotationRef/>
      </w:r>
      <w:r>
        <w:t xml:space="preserve">Aaron Kucharik - RULE 1.10 — LICENSURE BY ENDORSEMENT </w:t>
      </w:r>
    </w:p>
    <w:p w14:paraId="043DB379" w14:textId="77777777" w:rsidR="009627CA" w:rsidRDefault="009627CA" w:rsidP="009627CA">
      <w:pPr>
        <w:pStyle w:val="CommentText"/>
      </w:pPr>
      <w:r>
        <w:t xml:space="preserve">Recommended Addition </w:t>
      </w:r>
    </w:p>
    <w:p w14:paraId="4E1AD637" w14:textId="77777777" w:rsidR="009627CA" w:rsidRDefault="009627CA" w:rsidP="009627CA">
      <w:pPr>
        <w:pStyle w:val="CommentText"/>
      </w:pPr>
      <w:r>
        <w:t xml:space="preserve">An applicant for licensure by endorsement shall demonstrate knowledge of Colorado-specific laws and regulations governing the practice of mortuary science before an unrestricted license is issued. </w:t>
      </w:r>
    </w:p>
    <w:p w14:paraId="7698CABA" w14:textId="77777777" w:rsidR="009627CA" w:rsidRDefault="009627CA" w:rsidP="009627CA">
      <w:pPr>
        <w:pStyle w:val="CommentText"/>
      </w:pPr>
      <w:r>
        <w:t xml:space="preserve">Add: </w:t>
      </w:r>
    </w:p>
    <w:p w14:paraId="5EA63E19" w14:textId="77777777" w:rsidR="009627CA" w:rsidRDefault="009627CA" w:rsidP="009627CA">
      <w:pPr>
        <w:pStyle w:val="CommentText"/>
      </w:pPr>
      <w:r>
        <w:t xml:space="preserve">Endorsement shall not waive requirements necessary to demonstrate competency in areas materially different from the applicant's prior jurisdiction of practice. </w:t>
      </w:r>
    </w:p>
    <w:p w14:paraId="2AA94117" w14:textId="77777777" w:rsidR="009627CA" w:rsidRDefault="009627CA" w:rsidP="009627CA">
      <w:pPr>
        <w:pStyle w:val="CommentText"/>
      </w:pPr>
      <w:r>
        <w:t xml:space="preserve">Why </w:t>
      </w:r>
    </w:p>
    <w:p w14:paraId="6BDC0E3B" w14:textId="77777777" w:rsidR="009627CA" w:rsidRDefault="009627CA" w:rsidP="009627CA">
      <w:pPr>
        <w:pStyle w:val="CommentText"/>
      </w:pPr>
      <w:r>
        <w:t xml:space="preserve">Experience elsewhere is valuable, but Colorado law and regulatory requirements must still be understood. </w:t>
      </w:r>
    </w:p>
  </w:comment>
  <w:comment w:id="1284" w:author="Rascon Arana, Maria" w:date="2026-09-02T15:48:00Z" w:initials="MR">
    <w:p w14:paraId="3FF71DD5" w14:textId="77777777" w:rsidR="000E313E" w:rsidRDefault="000E313E" w:rsidP="000E313E">
      <w:pPr>
        <w:pStyle w:val="CommentText"/>
      </w:pPr>
      <w:r>
        <w:rPr>
          <w:rStyle w:val="CommentReference"/>
        </w:rPr>
        <w:annotationRef/>
      </w:r>
      <w:r>
        <w:t xml:space="preserve">Aaron Kucharik  - RULES 1.11 AND 1.12 — RENEWAL, REINSTATEMENT AND CONTINUING PROFESSIONAL COMPETENCY </w:t>
      </w:r>
    </w:p>
    <w:p w14:paraId="0640436F" w14:textId="77777777" w:rsidR="000E313E" w:rsidRDefault="000E313E" w:rsidP="000E313E">
      <w:pPr>
        <w:pStyle w:val="CommentText"/>
      </w:pPr>
      <w:r>
        <w:t xml:space="preserve">Recommended Addition </w:t>
      </w:r>
    </w:p>
    <w:p w14:paraId="6A679EA3" w14:textId="77777777" w:rsidR="000E313E" w:rsidRDefault="000E313E" w:rsidP="000E313E">
      <w:pPr>
        <w:pStyle w:val="CommentText"/>
      </w:pPr>
      <w:r>
        <w:t xml:space="preserve">Require recurring education addressing: </w:t>
      </w:r>
    </w:p>
    <w:p w14:paraId="243DBE97" w14:textId="77777777" w:rsidR="000E313E" w:rsidRDefault="000E313E" w:rsidP="000E313E">
      <w:pPr>
        <w:pStyle w:val="CommentText"/>
      </w:pPr>
      <w:r>
        <w:t xml:space="preserve">Colorado mortuary law and regulation; professional ethics; identification and chain of custody; consumer protection; authorization and disposition requirements; and changes in professional standards applicable to the licensee's practice. </w:t>
      </w:r>
    </w:p>
    <w:p w14:paraId="6FC5657E" w14:textId="77777777" w:rsidR="000E313E" w:rsidRDefault="000E313E" w:rsidP="000E313E">
      <w:pPr>
        <w:pStyle w:val="CommentText"/>
      </w:pPr>
      <w:r>
        <w:t xml:space="preserve">Add: </w:t>
      </w:r>
    </w:p>
    <w:p w14:paraId="02D38D49" w14:textId="77777777" w:rsidR="000E313E" w:rsidRDefault="000E313E" w:rsidP="000E313E">
      <w:pPr>
        <w:pStyle w:val="CommentText"/>
      </w:pPr>
      <w:r>
        <w:t xml:space="preserve">A licensee shall retain documentation demonstrating completion of continuing professional competency requirements and shall produce such documentation upon lawful request of the Director. </w:t>
      </w:r>
    </w:p>
    <w:p w14:paraId="08DFDC66" w14:textId="77777777" w:rsidR="000E313E" w:rsidRDefault="000E313E" w:rsidP="000E313E">
      <w:pPr>
        <w:pStyle w:val="CommentText"/>
      </w:pPr>
      <w:r>
        <w:t xml:space="preserve">For reinstatement following an extended lapse: </w:t>
      </w:r>
    </w:p>
    <w:p w14:paraId="44E1E2E2" w14:textId="77777777" w:rsidR="000E313E" w:rsidRDefault="000E313E" w:rsidP="000E313E">
      <w:pPr>
        <w:pStyle w:val="CommentText"/>
      </w:pPr>
      <w:r>
        <w:t xml:space="preserve">The Director may require evidence reasonably necessary to establish current competency when a license has remained expired for a period sufficient to raise a reasonable concern regarding continued professional competency. </w:t>
      </w:r>
    </w:p>
  </w:comment>
  <w:comment w:id="1285" w:author="Rascon Arana, Maria" w:date="2026-09-08T09:24:00Z" w:initials="MR">
    <w:p w14:paraId="29D0860D" w14:textId="77777777" w:rsidR="008C299B" w:rsidRDefault="008C299B" w:rsidP="008C299B">
      <w:pPr>
        <w:pStyle w:val="CommentText"/>
      </w:pPr>
      <w:r>
        <w:rPr>
          <w:rStyle w:val="CommentReference"/>
        </w:rPr>
        <w:annotationRef/>
      </w:r>
      <w:r>
        <w:t>Christopher Donahoue -  1.11(B)2. Submit to the Director proof of having successfully completed at least six (6) hours of continuing education in accordance with Rule 1.12 and section 12-135-504, C.R.S. Of the six (6) hours of continuing education, at least three (3) of the hours must be completed by successful completion of one or more in-person didactic experiences.</w:t>
      </w:r>
    </w:p>
    <w:p w14:paraId="3FB36B5A" w14:textId="77777777" w:rsidR="008C299B" w:rsidRDefault="008C299B" w:rsidP="008C299B">
      <w:pPr>
        <w:pStyle w:val="CommentText"/>
      </w:pPr>
      <w:r>
        <w:t>This rule is not supported in statute. 12-135-504 (2) (a) To renew a license issued under this part 5, a licensee must, in accordance with the director's rules, successfully complete at least six hours of continuing education, including:</w:t>
      </w:r>
    </w:p>
    <w:p w14:paraId="612A3DBD" w14:textId="77777777" w:rsidR="008C299B" w:rsidRDefault="008C299B" w:rsidP="008C299B">
      <w:pPr>
        <w:pStyle w:val="CommentText"/>
      </w:pPr>
      <w:r>
        <w:t>(I) One hour covering the law applicable to the type of license held by the applicant for</w:t>
      </w:r>
    </w:p>
    <w:p w14:paraId="2C8F5C52" w14:textId="77777777" w:rsidR="008C299B" w:rsidRDefault="008C299B" w:rsidP="008C299B">
      <w:pPr>
        <w:pStyle w:val="CommentText"/>
      </w:pPr>
      <w:r>
        <w:t>renewal;</w:t>
      </w:r>
    </w:p>
    <w:p w14:paraId="12D57568" w14:textId="77777777" w:rsidR="008C299B" w:rsidRDefault="008C299B" w:rsidP="008C299B">
      <w:pPr>
        <w:pStyle w:val="CommentText"/>
      </w:pPr>
      <w:r>
        <w:t>(II) One hour covering applicable ethics; and</w:t>
      </w:r>
    </w:p>
    <w:p w14:paraId="2205D26D" w14:textId="77777777" w:rsidR="008C299B" w:rsidRDefault="008C299B" w:rsidP="008C299B">
      <w:pPr>
        <w:pStyle w:val="CommentText"/>
      </w:pPr>
      <w:r>
        <w:t>(III) One hour covering public health requirements, such as universal precautions.</w:t>
      </w:r>
    </w:p>
    <w:p w14:paraId="5466698D" w14:textId="77777777" w:rsidR="008C299B" w:rsidRDefault="008C299B" w:rsidP="008C299B">
      <w:pPr>
        <w:pStyle w:val="CommentText"/>
      </w:pPr>
      <w:r>
        <w:t>(b) (I) The director shall promulgate rules governing continuing education. The rules</w:t>
      </w:r>
    </w:p>
    <w:p w14:paraId="77EC2AC6" w14:textId="77777777" w:rsidR="008C299B" w:rsidRDefault="008C299B" w:rsidP="008C299B">
      <w:pPr>
        <w:pStyle w:val="CommentText"/>
      </w:pPr>
      <w:r>
        <w:t>must address:</w:t>
      </w:r>
    </w:p>
    <w:p w14:paraId="3A31E4FE" w14:textId="77777777" w:rsidR="008C299B" w:rsidRDefault="008C299B" w:rsidP="008C299B">
      <w:pPr>
        <w:pStyle w:val="CommentText"/>
      </w:pPr>
      <w:r>
        <w:t>(A) The basic requirements for continuing education;</w:t>
      </w:r>
    </w:p>
    <w:p w14:paraId="272AAFE1" w14:textId="77777777" w:rsidR="008C299B" w:rsidRDefault="008C299B" w:rsidP="008C299B">
      <w:pPr>
        <w:pStyle w:val="CommentText"/>
      </w:pPr>
      <w:r>
        <w:t>(B) Approval of qualifying continuing education classes or providers; and</w:t>
      </w:r>
    </w:p>
    <w:p w14:paraId="2BAA08C8" w14:textId="77777777" w:rsidR="008C299B" w:rsidRDefault="008C299B" w:rsidP="008C299B">
      <w:pPr>
        <w:pStyle w:val="CommentText"/>
      </w:pPr>
      <w:r>
        <w:t>(C) A system of reporting.</w:t>
      </w:r>
    </w:p>
    <w:p w14:paraId="351FA36B" w14:textId="77777777" w:rsidR="008C299B" w:rsidRDefault="008C299B" w:rsidP="008C299B">
      <w:pPr>
        <w:pStyle w:val="CommentText"/>
      </w:pPr>
      <w:r>
        <w:t>(II) In adopting the rules required by this subsection (2)(b), the director shall allow for a</w:t>
      </w:r>
    </w:p>
    <w:p w14:paraId="19CD13A5" w14:textId="77777777" w:rsidR="008C299B" w:rsidRDefault="008C299B" w:rsidP="008C299B">
      <w:pPr>
        <w:pStyle w:val="CommentText"/>
      </w:pPr>
      <w:r>
        <w:t>variety of methods of delivery of qualifying continuing education classes, including in-person, remote, and recorded classes, to comply with the continuing education requirements of this subsection (2).</w:t>
      </w:r>
    </w:p>
    <w:p w14:paraId="43CE5890" w14:textId="77777777" w:rsidR="008C299B" w:rsidRDefault="008C299B" w:rsidP="008C299B">
      <w:pPr>
        <w:pStyle w:val="CommentText"/>
      </w:pPr>
      <w:r>
        <w:t>For some, the in-person requirement will be very difficult. I feel that it goes against the intent of the statute if not directly being in conflict to the writ of the statute. For those with very high workloads, traveling to in-person courses may present an extreme inconvenience. The statute does not require a focus on any one particular course delivery method, and therefore does not support forcing a specific form of instruction upon those seeking to fulfill the required education hours mandated in the statute.</w:t>
      </w:r>
    </w:p>
  </w:comment>
  <w:comment w:id="1286" w:author="Rascon Arana, Maria" w:date="2026-09-08T09:32:00Z" w:initials="MR">
    <w:p w14:paraId="59235CDB" w14:textId="77777777" w:rsidR="006F594E" w:rsidRDefault="006F594E" w:rsidP="006F594E">
      <w:pPr>
        <w:pStyle w:val="CommentText"/>
      </w:pPr>
      <w:r>
        <w:rPr>
          <w:rStyle w:val="CommentReference"/>
        </w:rPr>
        <w:annotationRef/>
      </w:r>
      <w:r>
        <w:t>Misty Niles - 1.11 B(2) – I Object</w:t>
      </w:r>
    </w:p>
    <w:p w14:paraId="3E339B77" w14:textId="77777777" w:rsidR="006F594E" w:rsidRDefault="006F594E" w:rsidP="006F594E">
      <w:pPr>
        <w:pStyle w:val="CommentText"/>
      </w:pPr>
      <w:r>
        <w:t>With today's technology, I believe licensees should have the option to complete all of their continuing education online if that is what works best for them. It does not make sense to limit educational opportunities by requiring in-person attendance. This requirement also appears to go beyond what is specifically outlined in the statute.</w:t>
      </w:r>
    </w:p>
  </w:comment>
  <w:comment w:id="1287" w:author="Rascon Arana, Maria" w:date="2026-09-08T09:39:00Z" w:initials="MR">
    <w:p w14:paraId="398FB1AD" w14:textId="77777777" w:rsidR="00CB058F" w:rsidRDefault="00CB058F" w:rsidP="00CB058F">
      <w:pPr>
        <w:pStyle w:val="CommentText"/>
      </w:pPr>
      <w:r>
        <w:rPr>
          <w:rStyle w:val="CommentReference"/>
        </w:rPr>
        <w:annotationRef/>
      </w:r>
      <w:r>
        <w:t>Jimmy R. Brown - 1.11 B 2  I OBJECT -In this day and age of technology, all the CEU’s should be allowed to be on-line if this is the choice of the licensee.  Makes no sense to limit the options or require in-person.  This also goes beyond the scope and specificity of the statute.</w:t>
      </w:r>
    </w:p>
  </w:comment>
  <w:comment w:id="1288" w:author="Rascon Arana, Maria" w:date="2026-09-08T09:40:00Z" w:initials="MR">
    <w:p w14:paraId="65544BE0" w14:textId="77777777" w:rsidR="00CB058F" w:rsidRDefault="00CB058F" w:rsidP="00CB058F">
      <w:pPr>
        <w:pStyle w:val="CommentText"/>
      </w:pPr>
      <w:r>
        <w:rPr>
          <w:rStyle w:val="CommentReference"/>
        </w:rPr>
        <w:annotationRef/>
      </w:r>
      <w:r>
        <w:t>Jimmy R. Brown - 1.12 A-I</w:t>
      </w:r>
    </w:p>
    <w:p w14:paraId="6DEFAC16" w14:textId="77777777" w:rsidR="00CB058F" w:rsidRDefault="00CB058F" w:rsidP="00CB058F">
      <w:pPr>
        <w:pStyle w:val="CommentText"/>
      </w:pPr>
      <w:r>
        <w:t>A. No in-person requirement is stated here, contradicting 1.11(B)2</w:t>
      </w:r>
    </w:p>
    <w:p w14:paraId="1EA9AE6C" w14:textId="77777777" w:rsidR="00CB058F" w:rsidRDefault="00CB058F" w:rsidP="00CB058F">
      <w:pPr>
        <w:pStyle w:val="CommentText"/>
      </w:pPr>
      <w:r>
        <w:t>B. QUESTION - Who determines the credit worthiness of the CEU’s?  I would propose that this aspect of rules be delegated to the CFDA to determine what courses are acceptable for credit</w:t>
      </w:r>
    </w:p>
    <w:p w14:paraId="6E952465" w14:textId="77777777" w:rsidR="00CB058F" w:rsidRDefault="00CB058F" w:rsidP="00CB058F">
      <w:pPr>
        <w:pStyle w:val="CommentText"/>
      </w:pPr>
      <w:r>
        <w:t>G. QUESTION - What is the renewal period?  24 months?</w:t>
      </w:r>
    </w:p>
    <w:p w14:paraId="6AA23B9D" w14:textId="77777777" w:rsidR="00CB058F" w:rsidRDefault="00CB058F" w:rsidP="00CB058F">
      <w:pPr>
        <w:pStyle w:val="CommentText"/>
      </w:pPr>
      <w:r>
        <w:t xml:space="preserve">H. I OBJECT -  “Successful completion of a proficiency testing component is required.”   This phrase needs to be deleted.   What about CEU’s such as what Wilbert offers.  There is no testing associated with them and they are recognized by every other state. </w:t>
      </w:r>
    </w:p>
    <w:p w14:paraId="3D8F70BA" w14:textId="77777777" w:rsidR="00CB058F" w:rsidRDefault="00CB058F" w:rsidP="00CB058F">
      <w:pPr>
        <w:pStyle w:val="CommentText"/>
      </w:pPr>
      <w:r>
        <w:t>L. (1)(c) I again suggest that continuing education be delegated to the CFDA</w:t>
      </w:r>
    </w:p>
  </w:comment>
  <w:comment w:id="1289" w:author="Rascon Arana, Maria" w:date="2026-09-08T09:51:00Z" w:initials="MR">
    <w:p w14:paraId="30A6ABC3" w14:textId="77777777" w:rsidR="00F0073D" w:rsidRDefault="00F0073D" w:rsidP="00F0073D">
      <w:pPr>
        <w:pStyle w:val="CommentText"/>
      </w:pPr>
      <w:r>
        <w:rPr>
          <w:rStyle w:val="CommentReference"/>
        </w:rPr>
        <w:annotationRef/>
      </w:r>
      <w:r>
        <w:t>Faith Haug - Rule 1.11 – Renewal and Reinstatement</w:t>
      </w:r>
    </w:p>
    <w:p w14:paraId="06B8180D" w14:textId="77777777" w:rsidR="00F0073D" w:rsidRDefault="00F0073D" w:rsidP="00F0073D">
      <w:pPr>
        <w:pStyle w:val="CommentText"/>
      </w:pPr>
      <w:r>
        <w:t>Given current technology, every continuing education hour should be available online at the licensee's option. There is no justification for restricting delivery methods or mandating in-person attendance. The burden falls hardest on rural licensees, for whom an in-person course means travel costs, mileage, and time away from a business that may have no one else to cover it.</w:t>
      </w:r>
    </w:p>
  </w:comment>
  <w:comment w:id="1290" w:author="Rascon Arana, Maria" w:date="2026-09-08T16:45:00Z" w:initials="MR">
    <w:p w14:paraId="6D66FC62" w14:textId="77777777" w:rsidR="00136C09" w:rsidRDefault="00136C09" w:rsidP="00136C09">
      <w:pPr>
        <w:pStyle w:val="CommentText"/>
      </w:pPr>
      <w:r>
        <w:rPr>
          <w:rStyle w:val="CommentReference"/>
        </w:rPr>
        <w:annotationRef/>
      </w:r>
      <w:r>
        <w:t>Jolene Overhauser - 1.11 RENEWAL AND REINSTATEMENT</w:t>
      </w:r>
    </w:p>
    <w:p w14:paraId="22ED2F38" w14:textId="77777777" w:rsidR="00136C09" w:rsidRDefault="00136C09" w:rsidP="00136C09">
      <w:pPr>
        <w:pStyle w:val="CommentText"/>
      </w:pPr>
      <w:r>
        <w:t>B.2. There is no reason in this day of advanced technology that there should be a requirement of “in-person” completion of continuing education. The same experience can be gained from an on-line class.</w:t>
      </w:r>
    </w:p>
    <w:p w14:paraId="00393550" w14:textId="77777777" w:rsidR="00136C09" w:rsidRDefault="00136C09" w:rsidP="00136C09">
      <w:pPr>
        <w:pStyle w:val="CommentText"/>
      </w:pPr>
      <w:r>
        <w:t xml:space="preserve">Further, 1.11.B.2 seems contradictory to 1.12 CONTINUING PROFESSIONAL COMPETENCY paragraph H which states: Continuing education programs or classes may be delivered to licensees via in-person instruction or practical training, internet-based education programs, CDs, DVDs, or video and audio tapes. To obtain credit for continuing education classes or programs delivered in a method other than in person instruction or practical training, successful completion of a proficiency testing component is required. </w:t>
      </w:r>
    </w:p>
    <w:p w14:paraId="40FDF814" w14:textId="77777777" w:rsidR="00136C09" w:rsidRDefault="00136C09" w:rsidP="00136C09">
      <w:pPr>
        <w:pStyle w:val="CommentText"/>
      </w:pPr>
      <w:r>
        <w:t xml:space="preserve">I don’t know how we are expected to complete a proficiency test for continuing education that is anything other than in-person. Where would these proficiency tests come from? Furthermore, in-person education doesn’t automatically translate into a better understanding of the content. </w:t>
      </w:r>
    </w:p>
  </w:comment>
  <w:comment w:id="1291" w:author="Rascon Arana, Maria" w:date="2026-09-08T16:48:00Z" w:initials="MR">
    <w:p w14:paraId="0DA1EE49" w14:textId="77777777" w:rsidR="007061CE" w:rsidRDefault="007061CE" w:rsidP="007061CE">
      <w:pPr>
        <w:pStyle w:val="CommentText"/>
      </w:pPr>
      <w:r>
        <w:rPr>
          <w:rStyle w:val="CommentReference"/>
        </w:rPr>
        <w:annotationRef/>
      </w:r>
      <w:r>
        <w:t>Serena Jimenez - 1.11 B 2. I object to 3 hours of the continuing education being in-person. With the technology we have today we should be able to continue to do this online. If you need to require that the education be done via zoom and the attendant must have their camera on and be present during the class that would be sufficient. You can also state that at any time if the camera is turned off the attendant will not get credit for said class. There are better more efficient ways to regulate this and make sure everyone is getting their continuing education done. As others have stated not all CEU’s are local and it is hard for small funeral establishments to attend in person, especially when they have a limited number of staff.</w:t>
      </w:r>
    </w:p>
  </w:comment>
  <w:comment w:id="1292" w:author="Rascon Arana, Maria" w:date="2026-09-08T16:52:00Z" w:initials="MR">
    <w:p w14:paraId="5197AB4F" w14:textId="77777777" w:rsidR="00114296" w:rsidRDefault="00114296" w:rsidP="00114296">
      <w:pPr>
        <w:pStyle w:val="CommentText"/>
      </w:pPr>
      <w:r>
        <w:rPr>
          <w:rStyle w:val="CommentReference"/>
        </w:rPr>
        <w:annotationRef/>
      </w:r>
      <w:r>
        <w:t>Virgil Wood - 1.11</w:t>
      </w:r>
    </w:p>
    <w:p w14:paraId="4293D96E" w14:textId="77777777" w:rsidR="00114296" w:rsidRDefault="00114296" w:rsidP="00114296">
      <w:pPr>
        <w:pStyle w:val="CommentText"/>
      </w:pPr>
      <w:r>
        <w:t xml:space="preserve"> B 2.  What is the rationale for requiring one (1) CEU to be in-person?  It seems unreasonable, considering the fact an individual can obtain a degree in Mortuary Science with virtually all the courses completed online. Other departments, such as the insurance department, permit all continuing education to be completed online.  Many online CE courses are superior to many of the in-person courses I have attended.</w:t>
      </w:r>
    </w:p>
    <w:p w14:paraId="3D0921BC" w14:textId="77777777" w:rsidR="00114296" w:rsidRDefault="00114296" w:rsidP="00114296">
      <w:pPr>
        <w:pStyle w:val="CommentText"/>
      </w:pPr>
      <w:r>
        <w:t>QUESTION - Who determines the credit worthiness of the CEU’s? In addition to any organization within the state, I would consider the Academy of Professional Funeral Service Practice (APFSP).  Many states use APFSP as a source of approving CEUs.</w:t>
      </w:r>
    </w:p>
    <w:p w14:paraId="6E6381A5" w14:textId="77777777" w:rsidR="00114296" w:rsidRDefault="00114296" w:rsidP="00114296">
      <w:pPr>
        <w:pStyle w:val="CommentText"/>
      </w:pPr>
      <w:r>
        <w:t xml:space="preserve">H.   “Successful completion of a proficiency testing component is required.”   This phrase needs to be deleted.  Several funeral service organizations such as NFDA, ICCFA, CANA, Wilbert and others offer online webinars that do not require a test at the conclusion of the presentation.   Some of the best CEUs available are presented through these organizations.  These programs are approved in many other states.  </w:t>
      </w:r>
    </w:p>
  </w:comment>
  <w:comment w:id="1293" w:author="Rascon Arana, Maria" w:date="2026-09-09T12:28:00Z" w:initials="MR">
    <w:p w14:paraId="320A6FFF" w14:textId="77777777" w:rsidR="008C288C" w:rsidRDefault="008C288C" w:rsidP="008C288C">
      <w:pPr>
        <w:pStyle w:val="CommentText"/>
      </w:pPr>
      <w:r>
        <w:rPr>
          <w:rStyle w:val="CommentReference"/>
        </w:rPr>
        <w:annotationRef/>
      </w:r>
      <w:r>
        <w:t>Amanda Brown - 1.11(B)(2)  Requirement of in-person continuing education seems unreasonable, particularly for licensees with heavy case loads and those in rural Colorado.   In-person will cause undo hardship for many licensees with no real benefit over other forms of continuing education.</w:t>
      </w:r>
    </w:p>
  </w:comment>
  <w:comment w:id="1294" w:author="Rascon Arana, Maria" w:date="2026-09-09T12:34:00Z" w:initials="MR">
    <w:p w14:paraId="21114D5F" w14:textId="77777777" w:rsidR="006920C6" w:rsidRDefault="006920C6" w:rsidP="006920C6">
      <w:pPr>
        <w:pStyle w:val="CommentText"/>
      </w:pPr>
      <w:r>
        <w:rPr>
          <w:rStyle w:val="CommentReference"/>
        </w:rPr>
        <w:annotationRef/>
      </w:r>
      <w:r>
        <w:t xml:space="preserve">Cassandra Esparza - 1.11 B (2) I Object- In over 30 states online continuing education either fully or with specific limits is allowed. There is no reason to limit the options or require in person. This goes beyond the scope of the statute and could be detrimental to rural funeral homes that are not as easily available to travel hours for continuing education when it is available online. </w:t>
      </w:r>
    </w:p>
  </w:comment>
  <w:comment w:id="1295" w:author="Rascon Arana, Maria" w:date="2026-09-09T12:42:00Z" w:initials="MR">
    <w:p w14:paraId="7043740C" w14:textId="77777777" w:rsidR="001C264C" w:rsidRDefault="001C264C" w:rsidP="001C264C">
      <w:pPr>
        <w:pStyle w:val="CommentText"/>
      </w:pPr>
      <w:r>
        <w:rPr>
          <w:rStyle w:val="CommentReference"/>
        </w:rPr>
        <w:annotationRef/>
      </w:r>
      <w:r>
        <w:t>Derek Riner - 1.11 B. 2. Allow either in person, on-line or a combination of both.</w:t>
      </w:r>
    </w:p>
  </w:comment>
  <w:comment w:id="1296" w:author="Rascon Arana, Maria" w:date="2026-09-09T12:52:00Z" w:initials="MR">
    <w:p w14:paraId="4FFCE0DA" w14:textId="77777777" w:rsidR="00931317" w:rsidRDefault="00931317" w:rsidP="00931317">
      <w:pPr>
        <w:pStyle w:val="CommentText"/>
      </w:pPr>
      <w:r>
        <w:rPr>
          <w:rStyle w:val="CommentReference"/>
        </w:rPr>
        <w:annotationRef/>
      </w:r>
      <w:r>
        <w:t>Janelle Leonard - 1.11B2 – The law mentions what criteria is required; but does not mention that it must be in person. Webinars are great ways to be educated for CEU’s, in person education should not be a requirement for the CEU to be approved. Please Strike in-person CEU training from 1.11B2</w:t>
      </w:r>
    </w:p>
    <w:p w14:paraId="3586EB27" w14:textId="77777777" w:rsidR="00931317" w:rsidRDefault="00931317" w:rsidP="00931317">
      <w:pPr>
        <w:pStyle w:val="CommentText"/>
      </w:pPr>
      <w:r>
        <w:t>(12-135-504. License expiration - continuing education - rules. (1) A license issued under this part 5 is subject to the renewal, expiration, reinstatement, and delinquency fee provisions specified in section 12-20-202 (1) and (2). (2) (a) To renew a license issued under this part 5, a licensee must, in accordance with the director's rules, successfully complete at least six hours of continuing education, including: (I) One hour covering the law applicable to the type of license held by the applicant for renewal; (II) One hour covering applicable ethics; and (III) One hour covering public health requirements, such as universal precautions. (b) (I) The director shall promulgate rules governing continuing education. The rules must address: (A) The basic requirements for continuing education; (B) Approval of qualifying continuing education classes or providers; and (C) A system of reporting. (II) In adopting the rules required by this subsection (2)(b), the director shall allow for a variety of methods of delivery of qualifying continuing education classes, including in-person, remote, and recorded classes, to comply with the continuing education requirements of this subsection (2).)</w:t>
      </w:r>
    </w:p>
  </w:comment>
  <w:comment w:id="1297" w:author="Rascon Arana, Maria" w:date="2026-09-11T14:58:00Z" w:initials="MR">
    <w:p w14:paraId="3EFE7A76" w14:textId="77777777" w:rsidR="000B47F6" w:rsidRDefault="000B47F6" w:rsidP="000B47F6">
      <w:pPr>
        <w:pStyle w:val="CommentText"/>
      </w:pPr>
      <w:r>
        <w:rPr>
          <w:rStyle w:val="CommentReference"/>
        </w:rPr>
        <w:annotationRef/>
      </w:r>
      <w:r>
        <w:t>Seth Bellwood - 1.11(B)(2) In person CEs are difficult to do in rural areas of the state especially small funeral homes without a lot of staff. Most are done virtually now days.</w:t>
      </w:r>
    </w:p>
  </w:comment>
  <w:comment w:id="1417" w:author="Rascon Arana, Maria" w:date="2026-09-08T09:33:00Z" w:initials="MR">
    <w:p w14:paraId="4AB277A9" w14:textId="77777777" w:rsidR="006F594E" w:rsidRDefault="006F594E" w:rsidP="006F594E">
      <w:pPr>
        <w:pStyle w:val="CommentText"/>
      </w:pPr>
      <w:r>
        <w:rPr>
          <w:rStyle w:val="CommentReference"/>
        </w:rPr>
        <w:annotationRef/>
      </w:r>
      <w:r>
        <w:t>Misty Niles - 1.12 A-I</w:t>
      </w:r>
    </w:p>
    <w:p w14:paraId="3BA5690F" w14:textId="77777777" w:rsidR="006F594E" w:rsidRDefault="006F594E" w:rsidP="006F594E">
      <w:pPr>
        <w:pStyle w:val="CommentText"/>
      </w:pPr>
      <w:r>
        <w:t>A. There is no in-person requirement stated here, which seems to contradict Rule 1.11(B)(2).</w:t>
      </w:r>
    </w:p>
    <w:p w14:paraId="53BC360C" w14:textId="77777777" w:rsidR="006F594E" w:rsidRDefault="006F594E" w:rsidP="006F594E">
      <w:pPr>
        <w:pStyle w:val="CommentText"/>
      </w:pPr>
      <w:r>
        <w:t>B. Question: Who determines whether a CEU course is acceptable for credit? I believe this responsibility should be delegated to the CFDA to determine which courses qualify.</w:t>
      </w:r>
    </w:p>
    <w:p w14:paraId="76723CC7" w14:textId="77777777" w:rsidR="006F594E" w:rsidRDefault="006F594E" w:rsidP="006F594E">
      <w:pPr>
        <w:pStyle w:val="CommentText"/>
      </w:pPr>
      <w:r>
        <w:t>G. Question: What is the renewal period? Is it every 24 months?</w:t>
      </w:r>
    </w:p>
    <w:p w14:paraId="17929701" w14:textId="77777777" w:rsidR="006F594E" w:rsidRDefault="006F594E" w:rsidP="006F594E">
      <w:pPr>
        <w:pStyle w:val="CommentText"/>
      </w:pPr>
      <w:r>
        <w:t>H. I Object: The requirement stating that a “successful completion of a proficiency testing component is required” should be removed. There are many valuable continuing education programs, such as those offered by Wilbert, that do not include testing but are accepted in other states.</w:t>
      </w:r>
    </w:p>
    <w:p w14:paraId="2D41EF5F" w14:textId="77777777" w:rsidR="006F594E" w:rsidRDefault="006F594E" w:rsidP="006F594E">
      <w:pPr>
        <w:pStyle w:val="CommentText"/>
      </w:pPr>
      <w:r>
        <w:t>L(1)(c): I again believe continuing education requirements and acceptable courses should be delegated to the CFDA.</w:t>
      </w:r>
    </w:p>
  </w:comment>
  <w:comment w:id="1418" w:author="Rascon Arana, Maria" w:date="2026-09-08T09:51:00Z" w:initials="MR">
    <w:p w14:paraId="08ABDF2C" w14:textId="77777777" w:rsidR="00F0073D" w:rsidRDefault="00F0073D" w:rsidP="00F0073D">
      <w:pPr>
        <w:pStyle w:val="CommentText"/>
      </w:pPr>
      <w:r>
        <w:rPr>
          <w:rStyle w:val="CommentReference"/>
        </w:rPr>
        <w:annotationRef/>
      </w:r>
      <w:r>
        <w:t>Faith Haug - Rule 1.12 – Continuing Professional Competency</w:t>
      </w:r>
    </w:p>
    <w:p w14:paraId="449D5F3E" w14:textId="77777777" w:rsidR="00F0073D" w:rsidRDefault="00F0073D" w:rsidP="00F0073D">
      <w:pPr>
        <w:pStyle w:val="CommentText"/>
      </w:pPr>
      <w:r>
        <w:t>Subsection A contains no in-person requirement, which puts it at odds with Rule 1.11.B.2. These provisions need to match, and as stated above, the right fix is to eliminate the in-person mandate.</w:t>
      </w:r>
    </w:p>
    <w:p w14:paraId="645BB991" w14:textId="77777777" w:rsidR="00F0073D" w:rsidRDefault="00F0073D" w:rsidP="00F0073D">
      <w:pPr>
        <w:pStyle w:val="CommentText"/>
      </w:pPr>
      <w:r>
        <w:t>QUESTION on Subsection G — What is the length of the renewal period? Twenty-four (24) months? The rule attaches hour requirements to a period it never defines.</w:t>
      </w:r>
    </w:p>
    <w:p w14:paraId="436F8FDF" w14:textId="77777777" w:rsidR="00F0073D" w:rsidRDefault="00F0073D" w:rsidP="00F0073D">
      <w:pPr>
        <w:pStyle w:val="CommentText"/>
      </w:pPr>
      <w:r>
        <w:t>Subsection H — the requirement that non-in-person courses include “successful completion of a proficiency testing component” should be struck. A number of long-standing, industry-accepted CEU programs contain no exam and are accepted for credit in every other state. As written, this provision would wipe out legitimate education the profession has used for years.</w:t>
      </w:r>
    </w:p>
  </w:comment>
  <w:comment w:id="1419" w:author="Rascon Arana, Maria" w:date="2026-09-08T16:48:00Z" w:initials="MR">
    <w:p w14:paraId="2FDABBD4" w14:textId="77777777" w:rsidR="007061CE" w:rsidRDefault="007061CE" w:rsidP="007061CE">
      <w:pPr>
        <w:pStyle w:val="CommentText"/>
      </w:pPr>
      <w:r>
        <w:rPr>
          <w:rStyle w:val="CommentReference"/>
        </w:rPr>
        <w:annotationRef/>
      </w:r>
      <w:r>
        <w:t>Serena Jimenez - 1.12 A- I</w:t>
      </w:r>
    </w:p>
    <w:p w14:paraId="75647F9E" w14:textId="77777777" w:rsidR="007061CE" w:rsidRDefault="007061CE" w:rsidP="007061CE">
      <w:pPr>
        <w:pStyle w:val="CommentText"/>
      </w:pPr>
      <w:r>
        <w:t xml:space="preserve">A. No in-person requirement is listed here contradicting the above 1.11 (B)2. There needs to be consistency throughout. </w:t>
      </w:r>
    </w:p>
    <w:p w14:paraId="2B80B4CE" w14:textId="77777777" w:rsidR="007061CE" w:rsidRDefault="007061CE" w:rsidP="007061CE">
      <w:pPr>
        <w:pStyle w:val="CommentText"/>
      </w:pPr>
      <w:r>
        <w:t xml:space="preserve">G. There needs to be a clear outline on what the renewal time frame is. </w:t>
      </w:r>
    </w:p>
    <w:p w14:paraId="03A5059A" w14:textId="77777777" w:rsidR="007061CE" w:rsidRDefault="007061CE" w:rsidP="007061CE">
      <w:pPr>
        <w:pStyle w:val="CommentText"/>
      </w:pPr>
      <w:r>
        <w:t xml:space="preserve">H. The testing should be removed. There are CEU’s such as the ones that Wilbert offers that there is no testing required. These CEU’s are accepted by every other state. </w:t>
      </w:r>
    </w:p>
    <w:p w14:paraId="2862360B" w14:textId="77777777" w:rsidR="007061CE" w:rsidRDefault="007061CE" w:rsidP="007061CE">
      <w:pPr>
        <w:pStyle w:val="CommentText"/>
      </w:pPr>
      <w:r>
        <w:t>L. (1) (C) CEU’s should be delegated to the CFDA. They have a better understanding of what is needed and expected in this industry.</w:t>
      </w:r>
    </w:p>
  </w:comment>
  <w:comment w:id="1420" w:author="Rascon Arana, Maria" w:date="2026-09-09T12:29:00Z" w:initials="MR">
    <w:p w14:paraId="53C2D283" w14:textId="77777777" w:rsidR="008C288C" w:rsidRDefault="008C288C" w:rsidP="008C288C">
      <w:pPr>
        <w:pStyle w:val="CommentText"/>
      </w:pPr>
      <w:r>
        <w:rPr>
          <w:rStyle w:val="CommentReference"/>
        </w:rPr>
        <w:annotationRef/>
      </w:r>
      <w:r>
        <w:t xml:space="preserve">Amanda Brown - 1.12(H) Proficiency testing seems unreasonable, especially for internet-based continuing education.  Reputable internet-based continuing education providers require that you be logged in for the entire time of the class and also answer polling questions to ensure attendance.  They do not require proficiency testing, nor should they. </w:t>
      </w:r>
    </w:p>
  </w:comment>
  <w:comment w:id="1421" w:author="Rascon Arana, Maria" w:date="2026-09-09T12:34:00Z" w:initials="MR">
    <w:p w14:paraId="24CE61E5" w14:textId="77777777" w:rsidR="006920C6" w:rsidRDefault="006920C6" w:rsidP="006920C6">
      <w:pPr>
        <w:pStyle w:val="CommentText"/>
      </w:pPr>
      <w:r>
        <w:rPr>
          <w:rStyle w:val="CommentReference"/>
        </w:rPr>
        <w:annotationRef/>
      </w:r>
      <w:r>
        <w:t xml:space="preserve">Cassandra Esparza - 1.12 (A-I) Contradicts 1.11 B (2) with no in person requirement stated here. </w:t>
      </w:r>
    </w:p>
    <w:p w14:paraId="1C8E5513" w14:textId="77777777" w:rsidR="006920C6" w:rsidRDefault="006920C6" w:rsidP="006920C6">
      <w:pPr>
        <w:pStyle w:val="CommentText"/>
      </w:pPr>
      <w:r>
        <w:t xml:space="preserve">1.12 (H) I Object- Wilbert offers continuing education that is recognized by every other state and there is no testing associated with it. “Successful completion of proficiency testing component is required”. This phrase should not be included. </w:t>
      </w:r>
    </w:p>
    <w:p w14:paraId="4DF2B7AF" w14:textId="77777777" w:rsidR="006920C6" w:rsidRDefault="006920C6" w:rsidP="006920C6">
      <w:pPr>
        <w:pStyle w:val="CommentText"/>
      </w:pPr>
      <w:r>
        <w:t xml:space="preserve">1.12 (L) (1) (C) I would suggest that the continuing education be delegated to the CFDA. </w:t>
      </w:r>
    </w:p>
  </w:comment>
  <w:comment w:id="1422" w:author="Rascon Arana, Maria" w:date="2026-09-09T12:43:00Z" w:initials="MR">
    <w:p w14:paraId="503AA313" w14:textId="77777777" w:rsidR="001C264C" w:rsidRDefault="001C264C" w:rsidP="001C264C">
      <w:pPr>
        <w:pStyle w:val="CommentText"/>
      </w:pPr>
      <w:r>
        <w:rPr>
          <w:rStyle w:val="CommentReference"/>
        </w:rPr>
        <w:annotationRef/>
      </w:r>
      <w:r>
        <w:t>Derek Riner - 1.12 A. What is the renewal period &amp; how is it determined? Yearly? Will all licenses renew at the same time?</w:t>
      </w:r>
    </w:p>
  </w:comment>
  <w:comment w:id="1423" w:author="Rascon Arana, Maria" w:date="2026-09-11T14:59:00Z" w:initials="MR">
    <w:p w14:paraId="748E22A0" w14:textId="77777777" w:rsidR="000B47F6" w:rsidRDefault="000B47F6" w:rsidP="000B47F6">
      <w:pPr>
        <w:pStyle w:val="CommentText"/>
      </w:pPr>
      <w:r>
        <w:rPr>
          <w:rStyle w:val="CommentReference"/>
        </w:rPr>
        <w:annotationRef/>
      </w:r>
      <w:r>
        <w:t>Seth Bellwood - 1.12(G)(3) is this things like the importance of disinfection human remains and gaining knowledge of pathogens and their lifespans? ie: what bacteria viruses dies with the host and what doesn’t and lifespan of them? Mortuary school covered this, I get some in my CEs related to embalming, but I don’t know that I’ve ever seen a 1 hour class of this nature offered.</w:t>
      </w:r>
    </w:p>
  </w:comment>
  <w:comment w:id="1442" w:author="Rascon Arana, Maria" w:date="2026-09-02T15:49:00Z" w:initials="MR">
    <w:p w14:paraId="67482BBB" w14:textId="77777777" w:rsidR="00CB7338" w:rsidRDefault="00CB7338" w:rsidP="00CB7338">
      <w:pPr>
        <w:pStyle w:val="CommentText"/>
      </w:pPr>
      <w:r>
        <w:rPr>
          <w:rStyle w:val="CommentReference"/>
        </w:rPr>
        <w:annotationRef/>
      </w:r>
      <w:r>
        <w:t xml:space="preserve">Aaron Kucharik - RULES 1.13 AND 1.14 — WORKPLACE LEARNING EXPERIENCE </w:t>
      </w:r>
    </w:p>
    <w:p w14:paraId="56C28D02" w14:textId="77777777" w:rsidR="00CB7338" w:rsidRDefault="00CB7338" w:rsidP="00CB7338">
      <w:pPr>
        <w:pStyle w:val="CommentText"/>
      </w:pPr>
      <w:r>
        <w:t xml:space="preserve">Recommended Addition </w:t>
      </w:r>
    </w:p>
    <w:p w14:paraId="00A86B09" w14:textId="77777777" w:rsidR="00CB7338" w:rsidRDefault="00CB7338" w:rsidP="00CB7338">
      <w:pPr>
        <w:pStyle w:val="CommentText"/>
      </w:pPr>
      <w:r>
        <w:t xml:space="preserve">Workplace learning experience shall consist of actual, documented, supervised professional experience and shall not consist solely of observation, administrative duties, or hours during which qualifying professional activities were not performed. </w:t>
      </w:r>
    </w:p>
    <w:p w14:paraId="581EDB8F" w14:textId="77777777" w:rsidR="00CB7338" w:rsidRDefault="00CB7338" w:rsidP="00CB7338">
      <w:pPr>
        <w:pStyle w:val="CommentText"/>
      </w:pPr>
      <w:r>
        <w:t xml:space="preserve">Require a contemporaneous log documenting: </w:t>
      </w:r>
    </w:p>
    <w:p w14:paraId="32D9EBFF" w14:textId="77777777" w:rsidR="00CB7338" w:rsidRDefault="00CB7338" w:rsidP="00CB7338">
      <w:pPr>
        <w:pStyle w:val="CommentText"/>
      </w:pPr>
      <w:r>
        <w:t xml:space="preserve">Date, location, hours, type of professional activity, level of supervision, supervising licensee, and verification by the supervising licensee. </w:t>
      </w:r>
    </w:p>
    <w:p w14:paraId="6D3F5BEB" w14:textId="77777777" w:rsidR="00CB7338" w:rsidRDefault="00CB7338" w:rsidP="00CB7338">
      <w:pPr>
        <w:pStyle w:val="CommentText"/>
      </w:pPr>
      <w:r>
        <w:t xml:space="preserve">Add: </w:t>
      </w:r>
    </w:p>
    <w:p w14:paraId="32B62EBF" w14:textId="77777777" w:rsidR="00CB7338" w:rsidRDefault="00CB7338" w:rsidP="00CB7338">
      <w:pPr>
        <w:pStyle w:val="CommentText"/>
      </w:pPr>
      <w:r>
        <w:t xml:space="preserve">Knowingly falsifying, inflating, fabricating, or directing another person to falsify workplace learning experience records constitutes grounds for disciplinary action. </w:t>
      </w:r>
    </w:p>
    <w:p w14:paraId="122C3047" w14:textId="77777777" w:rsidR="00CB7338" w:rsidRDefault="00CB7338" w:rsidP="00CB7338">
      <w:pPr>
        <w:pStyle w:val="CommentText"/>
      </w:pPr>
      <w:r>
        <w:t xml:space="preserve">Add: </w:t>
      </w:r>
    </w:p>
    <w:p w14:paraId="36588BB2" w14:textId="77777777" w:rsidR="00CB7338" w:rsidRDefault="00CB7338" w:rsidP="00CB7338">
      <w:pPr>
        <w:pStyle w:val="CommentText"/>
      </w:pPr>
      <w:r>
        <w:t xml:space="preserve">A supervising licensee shall not certify experience that the licensee did not personally supervise or otherwise verify through reliable contemporaneous records. </w:t>
      </w:r>
    </w:p>
  </w:comment>
  <w:comment w:id="1468" w:author="Rascon Arana, Maria" w:date="2026-09-02T15:50:00Z" w:initials="MR">
    <w:p w14:paraId="5D02F475" w14:textId="77777777" w:rsidR="00CB7338" w:rsidRDefault="00CB7338" w:rsidP="00CB7338">
      <w:pPr>
        <w:pStyle w:val="CommentText"/>
      </w:pPr>
      <w:r>
        <w:rPr>
          <w:rStyle w:val="CommentReference"/>
        </w:rPr>
        <w:annotationRef/>
      </w:r>
      <w:r>
        <w:t xml:space="preserve">Aaron Kucharik - RULE 1.16 — DISQUALIFYING CRIMINAL CONVICTIONS </w:t>
      </w:r>
    </w:p>
    <w:p w14:paraId="5569274F" w14:textId="77777777" w:rsidR="00CB7338" w:rsidRDefault="00CB7338" w:rsidP="00CB7338">
      <w:pPr>
        <w:pStyle w:val="CommentText"/>
      </w:pPr>
      <w:r>
        <w:t xml:space="preserve">Within the limitations imposed by Colorado law, I recommend expressly identifying the relationship between licensure and offenses directly implicating public trust. </w:t>
      </w:r>
    </w:p>
    <w:p w14:paraId="3E15F6BD" w14:textId="77777777" w:rsidR="00CB7338" w:rsidRDefault="00CB7338" w:rsidP="00CB7338">
      <w:pPr>
        <w:pStyle w:val="CommentText"/>
      </w:pPr>
      <w:r>
        <w:t xml:space="preserve">Recommended Language </w:t>
      </w:r>
    </w:p>
    <w:p w14:paraId="6BA77FDB" w14:textId="77777777" w:rsidR="00CB7338" w:rsidRDefault="00CB7338" w:rsidP="00CB7338">
      <w:pPr>
        <w:pStyle w:val="CommentText"/>
      </w:pPr>
      <w:r>
        <w:t xml:space="preserve">In determining whether a conviction is directly related to the profession, the Director may consider whether the underlying conduct involved human remains, abuse of a corpse, fraud, theft, exploitation, dishonesty, violence, falsification of records, obstruction of a regulatory investigation, or conduct demonstrating a material risk to the dignity, safety, property, or legal rights of deceased persons or consumers. </w:t>
      </w:r>
    </w:p>
    <w:p w14:paraId="17E0EC1C" w14:textId="77777777" w:rsidR="00CB7338" w:rsidRDefault="00CB7338" w:rsidP="00CB7338">
      <w:pPr>
        <w:pStyle w:val="CommentText"/>
      </w:pPr>
      <w:r>
        <w:t xml:space="preserve">The Director shall consider all factors required by Colorado law, including evidence of rehabilitation, passage of time, and relationship between the conduct and the duties of the license sought. </w:t>
      </w:r>
    </w:p>
  </w:comment>
  <w:comment w:id="1488" w:author="Rascon Arana, Maria" w:date="2026-09-02T15:50:00Z" w:initials="MR">
    <w:p w14:paraId="42263EB7" w14:textId="77777777" w:rsidR="0064230A" w:rsidRDefault="0064230A" w:rsidP="0064230A">
      <w:pPr>
        <w:pStyle w:val="CommentText"/>
      </w:pPr>
      <w:r>
        <w:rPr>
          <w:rStyle w:val="CommentReference"/>
        </w:rPr>
        <w:annotationRef/>
      </w:r>
      <w:r>
        <w:t xml:space="preserve">Aaron Kucharik - RULE 1.18 — APPLICATION FOR REGISTRATION </w:t>
      </w:r>
    </w:p>
    <w:p w14:paraId="5040C846" w14:textId="77777777" w:rsidR="0064230A" w:rsidRDefault="0064230A" w:rsidP="0064230A">
      <w:pPr>
        <w:pStyle w:val="CommentText"/>
      </w:pPr>
      <w:r>
        <w:t xml:space="preserve">Recommended Addition </w:t>
      </w:r>
    </w:p>
    <w:p w14:paraId="604FFE71" w14:textId="77777777" w:rsidR="0064230A" w:rsidRDefault="0064230A" w:rsidP="0064230A">
      <w:pPr>
        <w:pStyle w:val="CommentText"/>
      </w:pPr>
      <w:r>
        <w:t xml:space="preserve">Require disclosure of: </w:t>
      </w:r>
    </w:p>
    <w:p w14:paraId="77E12D28" w14:textId="77777777" w:rsidR="0064230A" w:rsidRDefault="0064230A" w:rsidP="0064230A">
      <w:pPr>
        <w:pStyle w:val="CommentText"/>
      </w:pPr>
      <w:r>
        <w:t xml:space="preserve">Every physical location owned, leased, controlled, regularly utilized, or otherwise used by the applicant for regulated funeral business activities. </w:t>
      </w:r>
    </w:p>
    <w:p w14:paraId="148E5E41" w14:textId="77777777" w:rsidR="0064230A" w:rsidRDefault="0064230A" w:rsidP="0064230A">
      <w:pPr>
        <w:pStyle w:val="CommentText"/>
      </w:pPr>
      <w:r>
        <w:t xml:space="preserve">Add: </w:t>
      </w:r>
    </w:p>
    <w:p w14:paraId="34C2ADDE" w14:textId="77777777" w:rsidR="0064230A" w:rsidRDefault="0064230A" w:rsidP="0064230A">
      <w:pPr>
        <w:pStyle w:val="CommentText"/>
      </w:pPr>
      <w:r>
        <w:t xml:space="preserve">No regulated activity may be conducted at an undisclosed location except where expressly authorized by law or rule. </w:t>
      </w:r>
    </w:p>
    <w:p w14:paraId="2B94F7B7" w14:textId="77777777" w:rsidR="0064230A" w:rsidRDefault="0064230A" w:rsidP="0064230A">
      <w:pPr>
        <w:pStyle w:val="CommentText"/>
      </w:pPr>
      <w:r>
        <w:t xml:space="preserve">Add: </w:t>
      </w:r>
    </w:p>
    <w:p w14:paraId="0F90E786" w14:textId="77777777" w:rsidR="0064230A" w:rsidRDefault="0064230A" w:rsidP="0064230A">
      <w:pPr>
        <w:pStyle w:val="CommentText"/>
      </w:pPr>
      <w:r>
        <w:t xml:space="preserve">Knowingly omitting or materially misrepresenting a location, ownership interest, controlling person, designee, service, subcontractor, or regulated activity on an application constitutes grounds for denial or disciplinary action. </w:t>
      </w:r>
    </w:p>
  </w:comment>
  <w:comment w:id="1489" w:author="Rascon Arana, Maria" w:date="2026-09-02T15:51:00Z" w:initials="MR">
    <w:p w14:paraId="24854041" w14:textId="77777777" w:rsidR="00D44F5E" w:rsidRDefault="00D44F5E" w:rsidP="00D44F5E">
      <w:pPr>
        <w:pStyle w:val="CommentText"/>
      </w:pPr>
      <w:r>
        <w:rPr>
          <w:rStyle w:val="CommentReference"/>
        </w:rPr>
        <w:annotationRef/>
      </w:r>
      <w:r>
        <w:t xml:space="preserve">Aaron Kucharik - RULE 1.18 — APPLICATION FOR REGISTRATION </w:t>
      </w:r>
    </w:p>
    <w:p w14:paraId="26FEBA75" w14:textId="77777777" w:rsidR="00D44F5E" w:rsidRDefault="00D44F5E" w:rsidP="00D44F5E">
      <w:pPr>
        <w:pStyle w:val="CommentText"/>
      </w:pPr>
      <w:r>
        <w:t xml:space="preserve">Ownership Transparency </w:t>
      </w:r>
    </w:p>
    <w:p w14:paraId="1543E0DD" w14:textId="77777777" w:rsidR="00D44F5E" w:rsidRDefault="00D44F5E" w:rsidP="00D44F5E">
      <w:pPr>
        <w:pStyle w:val="CommentText"/>
      </w:pPr>
      <w:r>
        <w:t xml:space="preserve">Require disclosure of: </w:t>
      </w:r>
    </w:p>
    <w:p w14:paraId="68164743" w14:textId="77777777" w:rsidR="00D44F5E" w:rsidRDefault="00D44F5E" w:rsidP="00D44F5E">
      <w:pPr>
        <w:pStyle w:val="CommentText"/>
      </w:pPr>
      <w:r>
        <w:t xml:space="preserve">Every person or entity possessing a direct or indirect ownership or controlling interest in the registrant to the extent authorized by law. </w:t>
      </w:r>
    </w:p>
    <w:p w14:paraId="13310F1B" w14:textId="77777777" w:rsidR="00D44F5E" w:rsidRDefault="00D44F5E" w:rsidP="00D44F5E">
      <w:pPr>
        <w:pStyle w:val="CommentText"/>
      </w:pPr>
      <w:r>
        <w:t xml:space="preserve">This would make it significantly more difficult to conceal who actually controls an establishment. </w:t>
      </w:r>
    </w:p>
  </w:comment>
  <w:comment w:id="1490" w:author="Rascon Arana, Maria" w:date="2026-09-04T11:44:00Z" w:initials="MR">
    <w:p w14:paraId="1339A70E" w14:textId="77777777" w:rsidR="001C4DE0" w:rsidRDefault="001C4DE0" w:rsidP="001C4DE0">
      <w:pPr>
        <w:pStyle w:val="CommentText"/>
      </w:pPr>
      <w:r>
        <w:rPr>
          <w:rStyle w:val="CommentReference"/>
        </w:rPr>
        <w:annotationRef/>
      </w:r>
      <w:r>
        <w:t>Blanca Eberhardt - Thank you, Director, and thank you to the Division for the opportunity to provide feedback today. I am speaking in support of strong, clear, and enforceable rules implementing House Bill 26-1258.</w:t>
      </w:r>
    </w:p>
    <w:p w14:paraId="25CA75B1" w14:textId="77777777" w:rsidR="001C4DE0" w:rsidRDefault="001C4DE0" w:rsidP="001C4DE0">
      <w:pPr>
        <w:pStyle w:val="CommentText"/>
      </w:pPr>
      <w:r>
        <w:t>At the heart of this rulemaking is a simple principle: families should be able to trust that when they place a loved one in the care of a funeral establishment, that care is direct, accountable, transparent, and subject to meaningful oversight. These rules are not just administrative updates. They are safeguards for grieving families and for the dignity of the deceased.</w:t>
      </w:r>
    </w:p>
    <w:p w14:paraId="6311C437" w14:textId="77777777" w:rsidR="001C4DE0" w:rsidRDefault="001C4DE0" w:rsidP="001C4DE0">
      <w:pPr>
        <w:pStyle w:val="CommentText"/>
      </w:pPr>
      <w:r>
        <w:t>I urge the Director to ensure that the final rules preserve the intent of HB26-1258 by requiring every funeral establishment to have a real, physical location that is subject to inspection and capable of directly providing the services it contracts to provide. Oversight cannot be effective if businesses are allowed to operate only through layers of subcontractors without clear responsibility, clear disclosure, and a location where compliance can be verified.</w:t>
      </w:r>
    </w:p>
    <w:p w14:paraId="3BA165AC" w14:textId="77777777" w:rsidR="001C4DE0" w:rsidRDefault="001C4DE0" w:rsidP="001C4DE0">
      <w:pPr>
        <w:pStyle w:val="CommentText"/>
      </w:pPr>
      <w:r>
        <w:t>I also support strong disclosure requirements for subcontractors. Families deserve to know who will be handling, transporting, preparing, storing, cremating, reducing, or otherwise caring for their loved one. That disclosure should be timely, specific, and easy for consumers to understand before they make decisions or sign contracts.</w:t>
      </w:r>
    </w:p>
    <w:p w14:paraId="39C63C58" w14:textId="77777777" w:rsidR="001C4DE0" w:rsidRDefault="001C4DE0" w:rsidP="001C4DE0">
      <w:pPr>
        <w:pStyle w:val="CommentText"/>
      </w:pPr>
      <w:r>
        <w:t>The rules should also make clear that licensure and registration carry real responsibility. Supervision must be meaningful, active, and tied to true case work—not merely a signature after the fact. Provisional licensees should be learning through direct, documented experience on actual cases, with dates and case counts that accurately reflect the work performed. Inflated case numbers, redated cases, duplicated credit, or overlapping supervision arrangements that place too many provisional licensees under one licensed practitioner undermine the purpose of provisional licensure and weaken public protection.</w:t>
      </w:r>
    </w:p>
    <w:p w14:paraId="0505D30A" w14:textId="77777777" w:rsidR="001C4DE0" w:rsidRDefault="001C4DE0" w:rsidP="001C4DE0">
      <w:pPr>
        <w:pStyle w:val="CommentText"/>
      </w:pPr>
      <w:r>
        <w:t>I respectfully ask that the rules require clear documentation of who supervised each case, what work the provisional licensee actually performed, when that work occurred, and whether the supervising licensed practitioner was reasonably able to provide oversight. One licensed practitioner should not be permitted to supervise overlapping provisional licensees in a way that makes real instruction, review, and accountability impossible. A true audit system is needed for an industry that has repeatedly lost the public’s trust.</w:t>
      </w:r>
    </w:p>
    <w:p w14:paraId="4B7DDCA8" w14:textId="77777777" w:rsidR="001C4DE0" w:rsidRDefault="001C4DE0" w:rsidP="001C4DE0">
      <w:pPr>
        <w:pStyle w:val="CommentText"/>
      </w:pPr>
      <w:r>
        <w:t>For example, in the current market, we have seen a model where one licensed practitioner is used for the Denver market, one licensed practitioner is used for the Pueblo market, and there is current discussion for an attempt by the same corporation to use one licensed practitioner for the Colorado Springs market as well. That kind of arrangement raises serious concerns because a single licensed practitioner cannot be scheduled, present, and available at all times to provide real instruction and oversight across every case, every location, and every provisional licensee. In practice, this becomes signature-only supervision, not meaningful supervision.</w:t>
      </w:r>
    </w:p>
    <w:p w14:paraId="3686F173" w14:textId="77777777" w:rsidR="001C4DE0" w:rsidRDefault="001C4DE0" w:rsidP="001C4DE0">
      <w:pPr>
        <w:pStyle w:val="CommentText"/>
      </w:pPr>
      <w:r>
        <w:t>I respectfully ask the Director not to weaken the rules in ways that would create loopholes, reduce transparency, or shift responsibility away from the businesses and professionals serving families. Colorado has already seen why strong regulation in this area matters. These rules should put families first, protect the public, and uphold the dignity of those who have died.</w:t>
      </w:r>
    </w:p>
    <w:p w14:paraId="6C185349" w14:textId="77777777" w:rsidR="001C4DE0" w:rsidRDefault="001C4DE0" w:rsidP="001C4DE0">
      <w:pPr>
        <w:pStyle w:val="CommentText"/>
      </w:pPr>
      <w:r>
        <w:t>Thank you for your time and for your work to implement HB26-1258 in a way that is clear, enforceable, and centered on accountability, transparency, and public trust.</w:t>
      </w:r>
    </w:p>
  </w:comment>
  <w:comment w:id="1491" w:author="Rascon Arana, Maria" w:date="2026-09-08T09:34:00Z" w:initials="MR">
    <w:p w14:paraId="260FF5B2" w14:textId="77777777" w:rsidR="006F594E" w:rsidRDefault="006F594E" w:rsidP="006F594E">
      <w:pPr>
        <w:pStyle w:val="CommentText"/>
      </w:pPr>
      <w:r>
        <w:rPr>
          <w:rStyle w:val="CommentReference"/>
        </w:rPr>
        <w:annotationRef/>
      </w:r>
      <w:r>
        <w:t>Misty Niles - 1.18 C(5) – I Object</w:t>
      </w:r>
    </w:p>
    <w:p w14:paraId="4D51651C" w14:textId="77777777" w:rsidR="006F594E" w:rsidRDefault="006F594E" w:rsidP="006F594E">
      <w:pPr>
        <w:pStyle w:val="CommentText"/>
      </w:pPr>
      <w:r>
        <w:t>I believe this section requires too much unnecessary information on the contract. The contract should include the name and license information of the appointed designee and the funeral director or mortuary science practitioner who is arranging the service and presenting the contract to the consumer. There is no need to list every license associated with the establishment.</w:t>
      </w:r>
    </w:p>
    <w:p w14:paraId="15B161CC" w14:textId="77777777" w:rsidR="006F594E" w:rsidRDefault="006F594E" w:rsidP="006F594E">
      <w:pPr>
        <w:pStyle w:val="CommentText"/>
      </w:pPr>
      <w:r>
        <w:t>The appointed designee already carries the responsibility of enforcing policies and overseeing employees. Adding additional licensing information to every contract creates unnecessary paperwork and will especially impact larger firms.</w:t>
      </w:r>
    </w:p>
  </w:comment>
  <w:comment w:id="1492" w:author="Rascon Arana, Maria" w:date="2026-09-08T09:41:00Z" w:initials="MR">
    <w:p w14:paraId="1E51EB64" w14:textId="77777777" w:rsidR="00CB058F" w:rsidRDefault="00CB058F" w:rsidP="00CB058F">
      <w:pPr>
        <w:pStyle w:val="CommentText"/>
      </w:pPr>
      <w:r>
        <w:rPr>
          <w:rStyle w:val="CommentReference"/>
        </w:rPr>
        <w:annotationRef/>
      </w:r>
      <w:r>
        <w:t>Jimmy R. Brown - 1.18 C(5)(a) – If item 5 remains 5a appears to be a “catch all” , which makes 5 a non-issue.  I appreciate the inclusion of 5a.</w:t>
      </w:r>
    </w:p>
  </w:comment>
  <w:comment w:id="1493" w:author="Rascon Arana, Maria" w:date="2026-09-08T09:52:00Z" w:initials="MR">
    <w:p w14:paraId="349914C8" w14:textId="77777777" w:rsidR="00F0073D" w:rsidRDefault="00F0073D" w:rsidP="00F0073D">
      <w:pPr>
        <w:pStyle w:val="CommentText"/>
      </w:pPr>
      <w:r>
        <w:rPr>
          <w:rStyle w:val="CommentReference"/>
        </w:rPr>
        <w:annotationRef/>
      </w:r>
      <w:r>
        <w:t>Faith Haug - Rule 1.18 – Application for Registration – Funeral Establishments</w:t>
      </w:r>
    </w:p>
    <w:p w14:paraId="6FBF1764" w14:textId="77777777" w:rsidR="00F0073D" w:rsidRDefault="00F0073D" w:rsidP="00F0073D">
      <w:pPr>
        <w:pStyle w:val="CommentText"/>
      </w:pPr>
      <w:r>
        <w:t>The application requirements reach further than consumer protection requires:</w:t>
      </w:r>
    </w:p>
    <w:p w14:paraId="10F15643" w14:textId="77777777" w:rsidR="00F0073D" w:rsidRDefault="00F0073D" w:rsidP="00F0073D">
      <w:pPr>
        <w:pStyle w:val="CommentText"/>
      </w:pPr>
      <w:r>
        <w:t>Rule 1.18.B.1.a requires registering every location where business is “conducted” in any form. Registration should apply only to locations where remains are held, prepared, or stored, or where the public arranges or purchases funeral goods and services.</w:t>
      </w:r>
    </w:p>
    <w:p w14:paraId="716895DD" w14:textId="77777777" w:rsidR="00F0073D" w:rsidRDefault="00F0073D" w:rsidP="00F0073D">
      <w:pPr>
        <w:pStyle w:val="CommentText"/>
      </w:pPr>
      <w:r>
        <w:t>Rule 1.18.C.5, the contract license-number requirement. It demands too much and duplicates records that already exist. The licensee responsible for the arrangement appears on the goods and services contract now. The embalmer signs the embalming report with license number. The cremationist is documented on the cremation paperwork. Every licensee performing a regulated service is already named on the record specific to that service, and all of those records are retained and open to inspection. Repeating the same license numbers on the contract improves neither accountability nor traceability. The requirement is also unworkable in practice: the licensee who will handle each service is usually not known when the contract is signed, and although subsection (a) recognizes this, the rule still exposes licensees to discipline for a clerical gap that harms no one. The designee already bears responsibility for policy compliance and staff oversight; listing every license on a contract accomplishes nothing, and the firms hit hardest will be the larger ones.</w:t>
      </w:r>
    </w:p>
  </w:comment>
  <w:comment w:id="1494" w:author="Rascon Arana, Maria" w:date="2026-09-08T16:46:00Z" w:initials="MR">
    <w:p w14:paraId="1767DCE9" w14:textId="77777777" w:rsidR="00136C09" w:rsidRDefault="00136C09" w:rsidP="00136C09">
      <w:pPr>
        <w:pStyle w:val="CommentText"/>
      </w:pPr>
      <w:r>
        <w:rPr>
          <w:rStyle w:val="CommentReference"/>
        </w:rPr>
        <w:annotationRef/>
      </w:r>
      <w:r>
        <w:t>Jolene Overhauser - 1.18 – APPLICATION FOR REGISTRATION</w:t>
      </w:r>
    </w:p>
    <w:p w14:paraId="27E9A457" w14:textId="77777777" w:rsidR="00136C09" w:rsidRDefault="00136C09" w:rsidP="00136C09">
      <w:pPr>
        <w:pStyle w:val="CommentText"/>
      </w:pPr>
      <w:r>
        <w:t>C.5.  It’s unreasonable to expect the contracting funeral home to include the licensure number(s) for all subcontractors. Including the designee and funeral director’s license numbers is sufficient, especially since the designee is already held responsible for all operations of the funeral home, including the hiring of subcontractors.</w:t>
      </w:r>
    </w:p>
  </w:comment>
  <w:comment w:id="1495" w:author="Rascon Arana, Maria" w:date="2026-09-08T16:49:00Z" w:initials="MR">
    <w:p w14:paraId="4C298B6A" w14:textId="77777777" w:rsidR="007061CE" w:rsidRDefault="007061CE" w:rsidP="007061CE">
      <w:pPr>
        <w:pStyle w:val="CommentText"/>
      </w:pPr>
      <w:r>
        <w:rPr>
          <w:rStyle w:val="CommentReference"/>
        </w:rPr>
        <w:annotationRef/>
      </w:r>
      <w:r>
        <w:t xml:space="preserve">Serena Jimenez - 1.18 C (5) This has a lot going on and could be simplified. The contract should have the FD/MSP that is arranging the services. It gets hard for bigger funeral establishments to list everyone that will be involved at the time of meeting with the families and creating the contract. Here at a two man operation it is simple when it is a burial, but if it is cremation we don’t know who the cremationist will be that day. It is simpler to put the crematories information and those who we contract with as a company no individually. </w:t>
      </w:r>
    </w:p>
  </w:comment>
  <w:comment w:id="1496" w:author="Rascon Arana, Maria" w:date="2026-09-08T16:53:00Z" w:initials="MR">
    <w:p w14:paraId="4B51E3B0" w14:textId="77777777" w:rsidR="00114296" w:rsidRDefault="00114296" w:rsidP="00114296">
      <w:pPr>
        <w:pStyle w:val="CommentText"/>
      </w:pPr>
      <w:r>
        <w:rPr>
          <w:rStyle w:val="CommentReference"/>
        </w:rPr>
        <w:annotationRef/>
      </w:r>
      <w:r>
        <w:t xml:space="preserve">Virgil Wood - 1.18 C(5) </w:t>
      </w:r>
    </w:p>
    <w:p w14:paraId="3D08A5E4" w14:textId="77777777" w:rsidR="00114296" w:rsidRDefault="00114296" w:rsidP="00114296">
      <w:pPr>
        <w:pStyle w:val="CommentText"/>
      </w:pPr>
      <w:r>
        <w:t xml:space="preserve">To have all licenses, on the contract, as required by this rule is not reasonable and does not provide the consumer with any greater protection.  There are other requirements that clearly identify each licensee completing the specific task. The contract should contain the name and license number of the appointed designee and the name, signature and license number of the FD/MSP that is arranging the service and presenting the contract to the consumer, for signature.  </w:t>
      </w:r>
    </w:p>
  </w:comment>
  <w:comment w:id="1497" w:author="Rascon Arana, Maria" w:date="2026-09-09T12:29:00Z" w:initials="MR">
    <w:p w14:paraId="410E13A3" w14:textId="77777777" w:rsidR="003079EC" w:rsidRDefault="003079EC" w:rsidP="003079EC">
      <w:pPr>
        <w:pStyle w:val="CommentText"/>
      </w:pPr>
      <w:r>
        <w:rPr>
          <w:rStyle w:val="CommentReference"/>
        </w:rPr>
        <w:annotationRef/>
      </w:r>
      <w:r>
        <w:t>Amanda Brown - 1.18(C)(5)(a) This provision is necessary, thank you for including.</w:t>
      </w:r>
    </w:p>
  </w:comment>
  <w:comment w:id="1498" w:author="Rascon Arana, Maria" w:date="2026-09-09T12:35:00Z" w:initials="MR">
    <w:p w14:paraId="45C1C67E" w14:textId="77777777" w:rsidR="006920C6" w:rsidRDefault="006920C6" w:rsidP="006920C6">
      <w:pPr>
        <w:pStyle w:val="CommentText"/>
      </w:pPr>
      <w:r>
        <w:rPr>
          <w:rStyle w:val="CommentReference"/>
        </w:rPr>
        <w:annotationRef/>
      </w:r>
      <w:r>
        <w:t xml:space="preserve">Cassandra Esparza - 1.18 C (5) I Object- Larger firms will be the ones affected the most by this. Contracts should contain the appointed designees and the license number of the FD/MSP arranging the service and presenting the contract to the consumer for signature and nothing more. </w:t>
      </w:r>
    </w:p>
  </w:comment>
  <w:comment w:id="1499" w:author="Rascon Arana, Maria" w:date="2026-09-09T12:43:00Z" w:initials="MR">
    <w:p w14:paraId="1AD39D7E" w14:textId="77777777" w:rsidR="001C264C" w:rsidRDefault="001C264C" w:rsidP="001C264C">
      <w:pPr>
        <w:pStyle w:val="CommentText"/>
      </w:pPr>
      <w:r>
        <w:rPr>
          <w:rStyle w:val="CommentReference"/>
        </w:rPr>
        <w:annotationRef/>
      </w:r>
      <w:r>
        <w:t xml:space="preserve">Derek Riner - 1.18 C. 5. License of the Establishment or Designee and the License of the contract originator/presenter. </w:t>
      </w:r>
    </w:p>
  </w:comment>
  <w:comment w:id="1500" w:author="Rascon Arana, Maria" w:date="2026-09-09T12:53:00Z" w:initials="MR">
    <w:p w14:paraId="16101040" w14:textId="77777777" w:rsidR="00931317" w:rsidRDefault="00931317" w:rsidP="00931317">
      <w:pPr>
        <w:pStyle w:val="CommentText"/>
      </w:pPr>
      <w:r>
        <w:rPr>
          <w:rStyle w:val="CommentReference"/>
        </w:rPr>
        <w:annotationRef/>
      </w:r>
      <w:r>
        <w:t xml:space="preserve">Janelle Leonard - 1.18 C (5) The contract between the funeral home and the party responsible for paying for the funeral services should have the funeral director’s license # as well as the signature of the funeral director. NO OTHER funeral professional should be listed on the contract as the contract is not between those other parties, i.e. cremationist, embalmer, or NOR professional or designee of the funeral establishment.  </w:t>
      </w:r>
    </w:p>
    <w:p w14:paraId="2350FF31" w14:textId="77777777" w:rsidR="00931317" w:rsidRDefault="00931317" w:rsidP="00931317">
      <w:pPr>
        <w:pStyle w:val="CommentText"/>
      </w:pPr>
      <w:r>
        <w:t xml:space="preserve">1.18C (5a) Strike this paragraph. NOT NECESSARY. The contract is between the family of the decedent and the funeral director. </w:t>
      </w:r>
    </w:p>
  </w:comment>
  <w:comment w:id="1501" w:author="Rascon Arana, Maria" w:date="2026-09-11T14:59:00Z" w:initials="MR">
    <w:p w14:paraId="53B935FE" w14:textId="77777777" w:rsidR="000B47F6" w:rsidRDefault="000B47F6" w:rsidP="000B47F6">
      <w:pPr>
        <w:pStyle w:val="CommentText"/>
      </w:pPr>
      <w:r>
        <w:rPr>
          <w:rStyle w:val="CommentReference"/>
        </w:rPr>
        <w:annotationRef/>
      </w:r>
      <w:r>
        <w:t>Seth Bellwood - 1.18((C)(5) Do they intend to have the license number of everyone involved in any step to be present on the itemized purchase agreement that we sign with the family? I think that is very cumbersome and unnecessary.</w:t>
      </w:r>
    </w:p>
  </w:comment>
  <w:comment w:id="1579" w:author="Rascon Arana, Maria" w:date="2026-09-02T15:51:00Z" w:initials="MR">
    <w:p w14:paraId="59EDD6AF" w14:textId="77777777" w:rsidR="00E17CCF" w:rsidRDefault="00E17CCF" w:rsidP="00E17CCF">
      <w:pPr>
        <w:pStyle w:val="CommentText"/>
      </w:pPr>
      <w:r>
        <w:rPr>
          <w:rStyle w:val="CommentReference"/>
        </w:rPr>
        <w:annotationRef/>
      </w:r>
      <w:r>
        <w:t xml:space="preserve">Aaron Kucharik - RULE 1.19 — RENEWAL AND REINSTATEMENT OF REGISTRATION </w:t>
      </w:r>
    </w:p>
    <w:p w14:paraId="1451EFE9" w14:textId="77777777" w:rsidR="00E17CCF" w:rsidRDefault="00E17CCF" w:rsidP="00E17CCF">
      <w:pPr>
        <w:pStyle w:val="CommentText"/>
      </w:pPr>
      <w:r>
        <w:t xml:space="preserve">Recommended Addition </w:t>
      </w:r>
    </w:p>
    <w:p w14:paraId="266D8C8C" w14:textId="77777777" w:rsidR="00E17CCF" w:rsidRDefault="00E17CCF" w:rsidP="00E17CCF">
      <w:pPr>
        <w:pStyle w:val="CommentText"/>
      </w:pPr>
      <w:r>
        <w:t xml:space="preserve">At every renewal, require an attestation that: </w:t>
      </w:r>
    </w:p>
    <w:p w14:paraId="53B59499" w14:textId="77777777" w:rsidR="00E17CCF" w:rsidRDefault="00E17CCF" w:rsidP="00E17CCF">
      <w:pPr>
        <w:pStyle w:val="CommentText"/>
      </w:pPr>
      <w:r>
        <w:t xml:space="preserve">All locations, ownership information, designees, regulated services, affiliate locations, and other material registration information currently on file with the Division are complete and accurate. </w:t>
      </w:r>
    </w:p>
    <w:p w14:paraId="7812A531" w14:textId="77777777" w:rsidR="00E17CCF" w:rsidRDefault="00E17CCF" w:rsidP="00E17CCF">
      <w:pPr>
        <w:pStyle w:val="CommentText"/>
      </w:pPr>
      <w:r>
        <w:t xml:space="preserve">Add: </w:t>
      </w:r>
    </w:p>
    <w:p w14:paraId="7E58536A" w14:textId="77777777" w:rsidR="00E17CCF" w:rsidRDefault="00E17CCF" w:rsidP="00E17CCF">
      <w:pPr>
        <w:pStyle w:val="CommentText"/>
      </w:pPr>
      <w:r>
        <w:t xml:space="preserve">Renewal or reinstatement does not extinguish, limit, or prevent investigation or discipline concerning conduct occurring during a prior registration period. </w:t>
      </w:r>
    </w:p>
    <w:p w14:paraId="1D850B36" w14:textId="77777777" w:rsidR="00E17CCF" w:rsidRDefault="00E17CCF" w:rsidP="00E17CCF">
      <w:pPr>
        <w:pStyle w:val="CommentText"/>
      </w:pPr>
      <w:r>
        <w:t xml:space="preserve">Add: </w:t>
      </w:r>
    </w:p>
    <w:p w14:paraId="3E14C09C" w14:textId="77777777" w:rsidR="00E17CCF" w:rsidRDefault="00E17CCF" w:rsidP="00E17CCF">
      <w:pPr>
        <w:pStyle w:val="CommentText"/>
      </w:pPr>
      <w:r>
        <w:t xml:space="preserve">An establishment shall not conduct regulated activities during any period in which registration is expired except as expressly authorized by law. </w:t>
      </w:r>
    </w:p>
  </w:comment>
  <w:comment w:id="1580" w:author="Rascon Arana, Maria" w:date="2026-09-08T09:24:00Z" w:initials="MR">
    <w:p w14:paraId="0F7C692E" w14:textId="77777777" w:rsidR="008C299B" w:rsidRDefault="008C299B" w:rsidP="008C299B">
      <w:pPr>
        <w:pStyle w:val="CommentText"/>
      </w:pPr>
      <w:r>
        <w:rPr>
          <w:rStyle w:val="CommentReference"/>
        </w:rPr>
        <w:annotationRef/>
      </w:r>
      <w:r>
        <w:t>Christopher Donahoue -  1.19 (B) 19. A supervisor of an associate licensee in any category shall only supervise three (3) associate licensees at any given time, excluding the embalming clinical lab sites for mortuary colleges or schools</w:t>
      </w:r>
    </w:p>
    <w:p w14:paraId="73ECBDBC" w14:textId="77777777" w:rsidR="008C299B" w:rsidRDefault="008C299B" w:rsidP="008C299B">
      <w:pPr>
        <w:pStyle w:val="CommentText"/>
      </w:pPr>
      <w:r>
        <w:t>-I protest this limitation. This was suggested by those persons not in this profession and with no oversight experience during the course of the emergency stakeholder meeting on August 31. Whereas I sympathize with their thought process, I personally have supervised far more people than three in a common space that allowed for such immediate and direct oversight. Having supervised multiple individuals in my 20-year career, I am absolutely against anyone dictating to me (or other competent professionals) what our professional limitations might be. I absolutely believe that a person must set their own limits on the workload that they can personally sustain as it is their professional license that they are placing at risk by agreeing to act as a Certified Peer Reviewer. No other person should make that decision for them. If an instructor can be allowed to do it, then a person actively working in the field at a Funeral Establishment should not be limited if their work environment allows them to properly fulfill the role to more than three individuals.</w:t>
      </w:r>
    </w:p>
  </w:comment>
  <w:comment w:id="1586" w:author="Rascon Arana, Maria" w:date="2026-09-02T15:52:00Z" w:initials="MR">
    <w:p w14:paraId="4C1E8271" w14:textId="77777777" w:rsidR="00E17CCF" w:rsidRDefault="00E17CCF" w:rsidP="00E17CCF">
      <w:pPr>
        <w:pStyle w:val="CommentText"/>
      </w:pPr>
      <w:r>
        <w:rPr>
          <w:rStyle w:val="CommentReference"/>
        </w:rPr>
        <w:annotationRef/>
      </w:r>
      <w:r>
        <w:t xml:space="preserve">Aaron Kucharik - RULE 1.20 — INVESTIGATIONS AND INSPECTIONS </w:t>
      </w:r>
    </w:p>
    <w:p w14:paraId="497F0656" w14:textId="77777777" w:rsidR="00E17CCF" w:rsidRDefault="00E17CCF" w:rsidP="00E17CCF">
      <w:pPr>
        <w:pStyle w:val="CommentText"/>
      </w:pPr>
      <w:r>
        <w:t xml:space="preserve">This should be among Colorado's strongest provisions. </w:t>
      </w:r>
    </w:p>
    <w:p w14:paraId="2922F08D" w14:textId="77777777" w:rsidR="00E17CCF" w:rsidRDefault="00E17CCF" w:rsidP="00E17CCF">
      <w:pPr>
        <w:pStyle w:val="CommentText"/>
      </w:pPr>
      <w:r>
        <w:t xml:space="preserve">Recommended Addition </w:t>
      </w:r>
    </w:p>
    <w:p w14:paraId="3C732CDC" w14:textId="77777777" w:rsidR="00E17CCF" w:rsidRDefault="00E17CCF" w:rsidP="00E17CCF">
      <w:pPr>
        <w:pStyle w:val="CommentText"/>
      </w:pPr>
      <w:r>
        <w:t xml:space="preserve">An inspection may evaluate actual operational compliance and is not limited to review of records or physical facilities. </w:t>
      </w:r>
    </w:p>
    <w:p w14:paraId="298CD362" w14:textId="77777777" w:rsidR="00E17CCF" w:rsidRDefault="00E17CCF" w:rsidP="00E17CCF">
      <w:pPr>
        <w:pStyle w:val="CommentText"/>
      </w:pPr>
      <w:r>
        <w:t xml:space="preserve">Subject to statutory authority, inspections should permit examination of: </w:t>
      </w:r>
    </w:p>
    <w:p w14:paraId="1A9619D1" w14:textId="77777777" w:rsidR="00E17CCF" w:rsidRDefault="00E17CCF" w:rsidP="00E17CCF">
      <w:pPr>
        <w:pStyle w:val="CommentText"/>
      </w:pPr>
      <w:r>
        <w:t xml:space="preserve">Identification procedures, chain-of-custody records, refrigeration and storage practices, preparation areas, disposition records, required authorizations, personnel licensing, supervision records, subcontracting records, sanitation, facility security, and other matters reasonably related to compliance with the Mortuary Science Code and these Rules. </w:t>
      </w:r>
    </w:p>
    <w:p w14:paraId="0B6917C8" w14:textId="77777777" w:rsidR="00E17CCF" w:rsidRDefault="00E17CCF" w:rsidP="00E17CCF">
      <w:pPr>
        <w:pStyle w:val="CommentText"/>
      </w:pPr>
      <w:r>
        <w:t xml:space="preserve">Immediate Risk </w:t>
      </w:r>
    </w:p>
    <w:p w14:paraId="59C2179D" w14:textId="77777777" w:rsidR="00E17CCF" w:rsidRDefault="00E17CCF" w:rsidP="00E17CCF">
      <w:pPr>
        <w:pStyle w:val="CommentText"/>
      </w:pPr>
      <w:r>
        <w:t xml:space="preserve">Add: </w:t>
      </w:r>
    </w:p>
    <w:p w14:paraId="0610D893" w14:textId="77777777" w:rsidR="00E17CCF" w:rsidRDefault="00E17CCF" w:rsidP="00E17CCF">
      <w:pPr>
        <w:pStyle w:val="CommentText"/>
      </w:pPr>
      <w:r>
        <w:t xml:space="preserve">When an inspection identifies circumstances reasonably indicating an immediate threat to public health, the integrity or identity of human remains, or lawful final disposition, the inspector shall promptly refer the matter for appropriate action by the Director. </w:t>
      </w:r>
    </w:p>
    <w:p w14:paraId="4F514084" w14:textId="77777777" w:rsidR="00E17CCF" w:rsidRDefault="00E17CCF" w:rsidP="00E17CCF">
      <w:pPr>
        <w:pStyle w:val="CommentText"/>
      </w:pPr>
      <w:r>
        <w:t xml:space="preserve">Obstruction </w:t>
      </w:r>
    </w:p>
    <w:p w14:paraId="7B24DBDF" w14:textId="77777777" w:rsidR="00E17CCF" w:rsidRDefault="00E17CCF" w:rsidP="00E17CCF">
      <w:pPr>
        <w:pStyle w:val="CommentText"/>
      </w:pPr>
      <w:r>
        <w:t xml:space="preserve">Add: </w:t>
      </w:r>
    </w:p>
    <w:p w14:paraId="01C21D75" w14:textId="77777777" w:rsidR="00E17CCF" w:rsidRDefault="00E17CCF" w:rsidP="00E17CCF">
      <w:pPr>
        <w:pStyle w:val="CommentText"/>
      </w:pPr>
      <w:r>
        <w:t xml:space="preserve">No registrant, licensee, employee, agent, or person acting on behalf of a regulated establishment shall knowingly conceal, alter, falsify, destroy, or remove a record or item for the purpose of interfering with a lawful inspection or investigation. </w:t>
      </w:r>
    </w:p>
  </w:comment>
  <w:comment w:id="1587" w:author="Rascon Arana, Maria" w:date="2026-09-08T09:34:00Z" w:initials="MR">
    <w:p w14:paraId="136DF283" w14:textId="77777777" w:rsidR="006F594E" w:rsidRDefault="006F594E" w:rsidP="006F594E">
      <w:pPr>
        <w:pStyle w:val="CommentText"/>
      </w:pPr>
      <w:r>
        <w:rPr>
          <w:rStyle w:val="CommentReference"/>
        </w:rPr>
        <w:annotationRef/>
      </w:r>
      <w:r>
        <w:t>Misty Niles - 1.20 B(4) – I Object</w:t>
      </w:r>
    </w:p>
    <w:p w14:paraId="7BFD4608" w14:textId="77777777" w:rsidR="006F594E" w:rsidRDefault="006F594E" w:rsidP="006F594E">
      <w:pPr>
        <w:pStyle w:val="CommentText"/>
      </w:pPr>
      <w:r>
        <w:t>Requiring all records to be physically stored on-site is outdated and unreasonable. This requirement is not specifically addressed in the statute and does not reflect modern business practices.</w:t>
      </w:r>
    </w:p>
    <w:p w14:paraId="08B8C926" w14:textId="77777777" w:rsidR="006F594E" w:rsidRDefault="006F594E" w:rsidP="006F594E">
      <w:pPr>
        <w:pStyle w:val="CommentText"/>
      </w:pPr>
      <w:r>
        <w:t>Many funeral establishments use secure cloud-based recordkeeping systems, which can actually provide an additional level of security. The rule should require establishments to produce requested documents when needed rather than dictate where or how those documents must be stored.</w:t>
      </w:r>
    </w:p>
  </w:comment>
  <w:comment w:id="1588" w:author="Rascon Arana, Maria" w:date="2026-09-08T09:41:00Z" w:initials="MR">
    <w:p w14:paraId="5039927B" w14:textId="77777777" w:rsidR="00CB058F" w:rsidRDefault="00CB058F" w:rsidP="00CB058F">
      <w:pPr>
        <w:pStyle w:val="CommentText"/>
      </w:pPr>
      <w:r>
        <w:rPr>
          <w:rStyle w:val="CommentReference"/>
        </w:rPr>
        <w:annotationRef/>
      </w:r>
      <w:r>
        <w:t xml:space="preserve">Jimmy R. Brown - 1.20 B(2) I OBJECT - Unannounced inspections “inside or outside of business hours” with “full right of ingress and egress”  goes beyond 12-135-401(3).  Routine inspections of a lawfully registered location should only be allowed during normal business hours unless there is a reasonable belief that there is a public health emergency.  The way this rule is written, it allows for entry at any hour of any day without justifiable cause.  This is an unwarranted invasion and a taking of personal property rights in my view. </w:t>
      </w:r>
    </w:p>
    <w:p w14:paraId="1E103A86" w14:textId="77777777" w:rsidR="00CB058F" w:rsidRDefault="00CB058F" w:rsidP="00CB058F">
      <w:pPr>
        <w:pStyle w:val="CommentText"/>
      </w:pPr>
      <w:r>
        <w:t xml:space="preserve"> 1.20 B(4) – I OBJECT -  requiring that all records be stored on-site goes beyond the statute, in fact is not even mentioned or allowed for in statute.  Beyond that, in the current age of technology, this is not even reasonable and conflicts with modern record-keeping.  Many establishments maintain records in cloud based platforms, which add an additional level of security.  The rule should require that documents be produced upon request, not mandate the location and storage means of said document.  This is so far outside the bounds of norms in our modern way of record keeping.</w:t>
      </w:r>
    </w:p>
  </w:comment>
  <w:comment w:id="1589" w:author="Rascon Arana, Maria" w:date="2026-09-08T09:52:00Z" w:initials="MR">
    <w:p w14:paraId="7DC75A3E" w14:textId="77777777" w:rsidR="00F0073D" w:rsidRDefault="00F0073D" w:rsidP="00F0073D">
      <w:pPr>
        <w:pStyle w:val="CommentText"/>
      </w:pPr>
      <w:r>
        <w:rPr>
          <w:rStyle w:val="CommentReference"/>
        </w:rPr>
        <w:annotationRef/>
      </w:r>
      <w:r>
        <w:t>Faith Haug - Rule 1.20 – Investigations and Inspections</w:t>
      </w:r>
    </w:p>
    <w:p w14:paraId="63DDF0CF" w14:textId="77777777" w:rsidR="00F0073D" w:rsidRDefault="00F0073D" w:rsidP="00F0073D">
      <w:pPr>
        <w:pStyle w:val="CommentText"/>
      </w:pPr>
      <w:r>
        <w:t>This rule overreaches in two ways:</w:t>
      </w:r>
    </w:p>
    <w:p w14:paraId="546C31CE" w14:textId="77777777" w:rsidR="00F0073D" w:rsidRDefault="00F0073D" w:rsidP="00F0073D">
      <w:pPr>
        <w:pStyle w:val="CommentText"/>
      </w:pPr>
      <w:r>
        <w:t>Rule 1.20.B.2. Authorizing unannounced entry “inside or outside of business hours” with “full right of ingress and egress” exceeds section 12-135-401(3), C.R.S. Routine inspection of a lawfully registered business belongs during normal operating hours unless there is a reasonable basis to believe a public health emergency or a specific violation exists.</w:t>
      </w:r>
    </w:p>
    <w:p w14:paraId="2A48EE2A" w14:textId="77777777" w:rsidR="00F0073D" w:rsidRDefault="00F0073D" w:rsidP="00F0073D">
      <w:pPr>
        <w:pStyle w:val="CommentText"/>
      </w:pPr>
      <w:r>
        <w:t>Rule 1.20.B.4. Mandating that every record physically reside at the principal place of business at all times has no basis in the statute and runs against how records are actually kept today. Cloud-based systems are widely used in the profession precisely because they are more secure, more legible, and easier to produce on demand than paper in a filing cabinet. The obligation should be to produce records promptly upon request and keep them accessible for inspection; not to dictate where and in what medium they are stored.</w:t>
      </w:r>
    </w:p>
  </w:comment>
  <w:comment w:id="1590" w:author="Rascon Arana, Maria" w:date="2026-09-08T16:49:00Z" w:initials="MR">
    <w:p w14:paraId="4258061A" w14:textId="77777777" w:rsidR="007061CE" w:rsidRDefault="007061CE" w:rsidP="007061CE">
      <w:pPr>
        <w:pStyle w:val="CommentText"/>
      </w:pPr>
      <w:r>
        <w:rPr>
          <w:rStyle w:val="CommentReference"/>
        </w:rPr>
        <w:annotationRef/>
      </w:r>
      <w:r>
        <w:t>Serena Jimenez - 1.20 B(2) I object- Unannounced inspections inside or outside of business hours with full right of ingress and egress goes beyond 12-135-401(3). Routine inspections of the establishment announced or unannounced should be sufficient and should take place during normal business hours. If you would like an inspection to be done outside of normal business hours then I would expect those to be announced and scheduled. Unannounced inspections would be the best route to take if you are trying to “catch” someone in the act of inhumane things. If a funeral establishment has X amount of bodies decomposing in any state in their facility then an unannounced visit is the best way to find this out. There are certain rights that shouldn’t be any inspection done outside of regular business hours unless there is justifiable cause to enter unannounced after hours.</w:t>
      </w:r>
    </w:p>
  </w:comment>
  <w:comment w:id="1591" w:author="Rascon Arana, Maria" w:date="2026-09-08T16:53:00Z" w:initials="MR">
    <w:p w14:paraId="0A08A2DD" w14:textId="77777777" w:rsidR="00114296" w:rsidRDefault="00114296" w:rsidP="00114296">
      <w:pPr>
        <w:pStyle w:val="CommentText"/>
      </w:pPr>
      <w:r>
        <w:rPr>
          <w:rStyle w:val="CommentReference"/>
        </w:rPr>
        <w:annotationRef/>
      </w:r>
      <w:r>
        <w:t xml:space="preserve">Virgil Wood - 1.20 B(2) </w:t>
      </w:r>
    </w:p>
    <w:p w14:paraId="085CBC8C" w14:textId="77777777" w:rsidR="00114296" w:rsidRDefault="00114296" w:rsidP="00114296">
      <w:pPr>
        <w:pStyle w:val="CommentText"/>
      </w:pPr>
      <w:r>
        <w:t>Unannounced inspections “inside or outside of business hours” with “full right of ingress and egress” is not reasonable. The inspections should be unannounced but should occur during regular business hours, unless there is probable cause to suspect violation occurring outside of regular business hours that could not be investigated during regular business hours.  I personally believe conducting an inspection outside of regular business hours without probable cause could be a violation of the Fourth Amendment, which protects from unfair government searches and seizures.</w:t>
      </w:r>
    </w:p>
    <w:p w14:paraId="68BA0C8A" w14:textId="77777777" w:rsidR="00114296" w:rsidRDefault="00114296" w:rsidP="00114296">
      <w:pPr>
        <w:pStyle w:val="CommentText"/>
      </w:pPr>
      <w:r>
        <w:t>1.20 B(4)</w:t>
      </w:r>
    </w:p>
    <w:p w14:paraId="6450F004" w14:textId="77777777" w:rsidR="00114296" w:rsidRDefault="00114296" w:rsidP="00114296">
      <w:pPr>
        <w:pStyle w:val="CommentText"/>
      </w:pPr>
      <w:r>
        <w:t xml:space="preserve">Considering the computer and cloud-based systems available and in use today, it is not reasonable to require all records to be stored on-site at the principal place of business. Many funeral homes have better storage capabilities at affiliate locations. Moreover, many funeral home case management software is designed to store records to reduce the paper-based documents.  These electronic records are stored on servers (in the cloud) offsite.  The requirement should be that the records are available for inspection upon request and not specify where or how they are stored. </w:t>
      </w:r>
    </w:p>
  </w:comment>
  <w:comment w:id="1592" w:author="Rascon Arana, Maria" w:date="2026-09-08T16:59:00Z" w:initials="MR">
    <w:p w14:paraId="1891C64B" w14:textId="77777777" w:rsidR="00F81348" w:rsidRDefault="00F81348" w:rsidP="00F81348">
      <w:pPr>
        <w:pStyle w:val="CommentText"/>
      </w:pPr>
      <w:r>
        <w:rPr>
          <w:rStyle w:val="CommentReference"/>
        </w:rPr>
        <w:annotationRef/>
      </w:r>
      <w:r>
        <w:t>Blanca Eberhardt - Regarding Physical Inspection Authority:</w:t>
      </w:r>
    </w:p>
    <w:p w14:paraId="2B70FA5F" w14:textId="77777777" w:rsidR="00F81348" w:rsidRDefault="00F81348" w:rsidP="00F81348">
      <w:pPr>
        <w:pStyle w:val="CommentText"/>
      </w:pPr>
      <w:r>
        <w:t>I wish to address the physical inspection provisions being considered in the rulemaking process for Bill 26-1258. I support appropriate physical inspection authority when the regulatory agency has reason to inspect a funeral establishment, preparation room, records, or related areas of practice. Funeral service is a twenty-four-hour, seven-day-a-week profession, and those of us working in this field are already accustomed to nontraditional hours, urgent calls, unexpected interruptions, and the need to maintain professionalism at all times.</w:t>
      </w:r>
    </w:p>
    <w:p w14:paraId="2841E129" w14:textId="77777777" w:rsidR="00F81348" w:rsidRDefault="00F81348" w:rsidP="00F81348">
      <w:pPr>
        <w:pStyle w:val="CommentText"/>
      </w:pPr>
      <w:r>
        <w:t>If inspectors arrive during nontraditional hours or during active private preparations involving a decedent, the priority should be to preserve dignity while allowing appropriate regulatory oversight to occur. This can be handled in the same professional manner as other interruptions that commonly arise in a funeral establishment. Staff can secure the decedent, cover or pause sensitive preparation activity when necessary, and communicate respectfully with inspectors so inspection responsibilities can proceed without compromising the dignity of the deceased or the privacy owed to families.</w:t>
      </w:r>
    </w:p>
    <w:p w14:paraId="0267A2C9" w14:textId="77777777" w:rsidR="00F81348" w:rsidRDefault="00F81348" w:rsidP="00F81348">
      <w:pPr>
        <w:pStyle w:val="CommentText"/>
      </w:pPr>
      <w:r>
        <w:t>Because funeral homes operate outside ordinary business hours, inspection rules should be realistic and should not be limited only to times that are convenient for the establishment. If a regulatory agency has a legitimate reason to inspect, it should have the ability to do so while still respecting the sensitive nature of the work being performed. The presence of a decedent in active care should not automatically prevent inspection, but the process should require reasonable steps to maintain dignity, privacy, and professionalism.</w:t>
      </w:r>
    </w:p>
    <w:p w14:paraId="36AD0801" w14:textId="77777777" w:rsidR="00F81348" w:rsidRDefault="00F81348" w:rsidP="00F81348">
      <w:pPr>
        <w:pStyle w:val="CommentText"/>
      </w:pPr>
      <w:r>
        <w:t>For these reasons, I agree with including physical inspection authority in the rules, provided that it is implemented in a way that reflects the realities of funeral service operations. Oversight is necessary for public protection, and funeral establishments should be prepared to accommodate appropriate inspection activity during nontraditional hours while also ensuring that the deceased are treated with dignity and that families’ privacy is protected.</w:t>
      </w:r>
    </w:p>
  </w:comment>
  <w:comment w:id="1593" w:author="Rascon Arana, Maria" w:date="2026-09-09T11:02:00Z" w:initials="MR">
    <w:p w14:paraId="041691FC" w14:textId="77777777" w:rsidR="00D53FAA" w:rsidRDefault="00D53FAA" w:rsidP="00D53FAA">
      <w:pPr>
        <w:pStyle w:val="CommentText"/>
      </w:pPr>
      <w:r>
        <w:rPr>
          <w:rStyle w:val="CommentReference"/>
        </w:rPr>
        <w:annotationRef/>
      </w:r>
      <w:r>
        <w:t>Stephen Tomsky - we also wanted a little clarification on some other statutes/ laws. 1.20 A.2 "full right of ingress and egress inside or outside of the business laws." how should we make sure someone is always available?</w:t>
      </w:r>
    </w:p>
  </w:comment>
  <w:comment w:id="1594" w:author="Rascon Arana, Maria" w:date="2026-09-09T11:03:00Z" w:initials="MR">
    <w:p w14:paraId="2D234DDA" w14:textId="77777777" w:rsidR="00D53FAA" w:rsidRDefault="00D53FAA" w:rsidP="00D53FAA">
      <w:pPr>
        <w:pStyle w:val="CommentText"/>
      </w:pPr>
      <w:r>
        <w:rPr>
          <w:rStyle w:val="CommentReference"/>
        </w:rPr>
        <w:annotationRef/>
      </w:r>
      <w:r>
        <w:t>Tanya Wilson - The person who said that close-out inspections are currently in the statute, I didn't read that part of the statute as something that was required and it didn't use strong enough language to indicate what would exactly would be looked at during these close-out inspections.  It shouldn't just be a matter of administrative processes, actual physical remains should be reconciled with associated records.</w:t>
      </w:r>
    </w:p>
  </w:comment>
  <w:comment w:id="1595" w:author="Rascon Arana, Maria" w:date="2026-09-09T12:30:00Z" w:initials="MR">
    <w:p w14:paraId="12E950D1" w14:textId="77777777" w:rsidR="003079EC" w:rsidRDefault="003079EC" w:rsidP="003079EC">
      <w:pPr>
        <w:pStyle w:val="CommentText"/>
      </w:pPr>
      <w:r>
        <w:rPr>
          <w:rStyle w:val="CommentReference"/>
        </w:rPr>
        <w:annotationRef/>
      </w:r>
      <w:r>
        <w:t>Amanda Brown - 1.20(B)(2) Routine inspections should take place during business hours.  Inspections outside of business hours should be reserved only if there is good cause to believe that there is a public health/safety concern, abuse of a corpse, or other unlawful acts.</w:t>
      </w:r>
    </w:p>
    <w:p w14:paraId="7CE4C0A5" w14:textId="77777777" w:rsidR="003079EC" w:rsidRDefault="003079EC" w:rsidP="003079EC">
      <w:pPr>
        <w:pStyle w:val="CommentText"/>
      </w:pPr>
      <w:r>
        <w:t>1.20(B)(4) Requiring records and logs to be maintained on-site seems unreasonable with cloud-based software that many funeral homes use and the fact that hard copies of the files may be stored at a central location, not at each individual funeral establishment location.  Requiring records and logs to be accessible at the premises of the principal place of business seems more reasonable.</w:t>
      </w:r>
    </w:p>
  </w:comment>
  <w:comment w:id="1596" w:author="Rascon Arana, Maria" w:date="2026-09-09T12:35:00Z" w:initials="MR">
    <w:p w14:paraId="4D3679E5" w14:textId="77777777" w:rsidR="006920C6" w:rsidRDefault="006920C6" w:rsidP="006920C6">
      <w:pPr>
        <w:pStyle w:val="CommentText"/>
      </w:pPr>
      <w:r>
        <w:rPr>
          <w:rStyle w:val="CommentReference"/>
        </w:rPr>
        <w:annotationRef/>
      </w:r>
      <w:r>
        <w:t>Cassandra Esparza - 1.20 B (2) I Object- Routine inspections of a lawfully registered location should only be allowed during normal business hours unless there is a reasonable belief that there is a public health emergency. The way this rule is written, it allows for entry at any hour of any day without justifiable cause.</w:t>
      </w:r>
    </w:p>
  </w:comment>
  <w:comment w:id="1597" w:author="Rascon Arana, Maria" w:date="2026-09-09T12:38:00Z" w:initials="MR">
    <w:p w14:paraId="4DA02081" w14:textId="77777777" w:rsidR="00D65FE4" w:rsidRDefault="00D65FE4" w:rsidP="00D65FE4">
      <w:pPr>
        <w:pStyle w:val="CommentText"/>
      </w:pPr>
      <w:r>
        <w:rPr>
          <w:rStyle w:val="CommentReference"/>
        </w:rPr>
        <w:annotationRef/>
      </w:r>
      <w:r>
        <w:t>Tanya Wilson - 1.20 Investigations and Inspections C.1.c. Inspection Following Expiration, Revocation, or Surrender</w:t>
      </w:r>
    </w:p>
    <w:p w14:paraId="130BDB25" w14:textId="77777777" w:rsidR="00D65FE4" w:rsidRDefault="00D65FE4" w:rsidP="00D65FE4">
      <w:pPr>
        <w:pStyle w:val="CommentText"/>
      </w:pPr>
      <w:r>
        <w:t>I strongly support the requirement that a funeral establishment be inspected following expiration, revocation or surrender of its registration. However, I believe this provision should specifically require a close-out reconciliation as part of that inspection.</w:t>
      </w:r>
    </w:p>
    <w:p w14:paraId="48E2CB98" w14:textId="77777777" w:rsidR="00D65FE4" w:rsidRDefault="00D65FE4" w:rsidP="00D65FE4">
      <w:pPr>
        <w:pStyle w:val="CommentText"/>
      </w:pPr>
      <w:r>
        <w:t>The inspection should verify that no human remains are left at the establishment or any location under its control and that every decedent received into the establishment’s custody has been accounted for through documented final disposition or authorized transfer. The establishment’s chain-of-custody records should be reconciled and any discrepancy should be resolved.</w:t>
      </w:r>
    </w:p>
    <w:p w14:paraId="2716114D" w14:textId="77777777" w:rsidR="00D65FE4" w:rsidRDefault="00D65FE4" w:rsidP="00D65FE4">
      <w:pPr>
        <w:pStyle w:val="CommentText"/>
      </w:pPr>
      <w:r>
        <w:t>I also ask that DORA reconsider allowing this inspection to occur as late as 120 days following expiration, revocation, or surrender. If human remains are still present when an establishment ceases operating, four months is an extraordinary amount of time for that fact to remain undiscovered.</w:t>
      </w:r>
    </w:p>
  </w:comment>
  <w:comment w:id="1598" w:author="Rascon Arana, Maria" w:date="2026-09-09T12:41:00Z" w:initials="MR">
    <w:p w14:paraId="3BD2B218" w14:textId="77777777" w:rsidR="00C64B09" w:rsidRDefault="00C64B09" w:rsidP="00C64B09">
      <w:pPr>
        <w:pStyle w:val="CommentText"/>
      </w:pPr>
      <w:r>
        <w:rPr>
          <w:rStyle w:val="CommentReference"/>
        </w:rPr>
        <w:annotationRef/>
      </w:r>
      <w:r>
        <w:t>Tanya Wilson - 1.20 Investigations and Inspections - Inspection Authority</w:t>
      </w:r>
    </w:p>
    <w:p w14:paraId="1D0728C6" w14:textId="77777777" w:rsidR="00C64B09" w:rsidRDefault="00C64B09" w:rsidP="00C64B09">
      <w:pPr>
        <w:pStyle w:val="CommentText"/>
      </w:pPr>
      <w:r>
        <w:t xml:space="preserve">I strongly support unannounced inspections. Funeral homes should not always know in advance when an inspector is coming. Giving advance notice gives a funeral home time to correct or hide problems before the inspector arrives and may not give the state an accurate picture of how the funeral home normally operates. </w:t>
      </w:r>
    </w:p>
    <w:p w14:paraId="36B3F68B" w14:textId="77777777" w:rsidR="00C64B09" w:rsidRDefault="00C64B09" w:rsidP="00C64B09">
      <w:pPr>
        <w:pStyle w:val="CommentText"/>
      </w:pPr>
      <w:r>
        <w:t>1.20 Investigations and Inspections - Reconciliation of Records and Unresolved Discrepancies</w:t>
      </w:r>
    </w:p>
    <w:p w14:paraId="3105F855" w14:textId="77777777" w:rsidR="00C64B09" w:rsidRDefault="00C64B09" w:rsidP="00C64B09">
      <w:pPr>
        <w:pStyle w:val="CommentText"/>
      </w:pPr>
      <w:r>
        <w:t>I recommend that the rules expressly address what must occur when an inspection reveals that the establishment’s records do not reconcile.</w:t>
      </w:r>
    </w:p>
    <w:p w14:paraId="7AD05B33" w14:textId="77777777" w:rsidR="00C64B09" w:rsidRDefault="00C64B09" w:rsidP="00C64B09">
      <w:pPr>
        <w:pStyle w:val="CommentText"/>
      </w:pPr>
      <w:r>
        <w:t xml:space="preserve">For example, if the register shows that an establishment received a decedent, but the establishment cannot produce documentation establishing that person’s current custody, authorized transfer, or final disposition, that discrepancy should require immediate resolution and, when appropriate, further investigation. Records should not just exist for the sake of confirming that an inspection took place. Action should be required when there are discrepancies. This should be expressly required in the rule rather than assumed. There should be no uncertainty about who is responsible for following up or what action should be taken. </w:t>
      </w:r>
    </w:p>
  </w:comment>
  <w:comment w:id="1599" w:author="Rascon Arana, Maria" w:date="2026-09-09T12:44:00Z" w:initials="MR">
    <w:p w14:paraId="078B974F" w14:textId="77777777" w:rsidR="001C264C" w:rsidRDefault="001C264C" w:rsidP="001C264C">
      <w:pPr>
        <w:pStyle w:val="CommentText"/>
      </w:pPr>
      <w:r>
        <w:rPr>
          <w:rStyle w:val="CommentReference"/>
        </w:rPr>
        <w:annotationRef/>
      </w:r>
      <w:r>
        <w:t xml:space="preserve">Derek Riner - 1.20 A. 2. Should only be allowed under normal business hours unless suspicion of wrong doing or an “Legitimate Complaint” being registered. </w:t>
      </w:r>
    </w:p>
    <w:p w14:paraId="11386F12" w14:textId="77777777" w:rsidR="001C264C" w:rsidRDefault="001C264C" w:rsidP="001C264C">
      <w:pPr>
        <w:pStyle w:val="CommentText"/>
      </w:pPr>
      <w:r>
        <w:t>B. 2. Same as above.</w:t>
      </w:r>
    </w:p>
    <w:p w14:paraId="3752B25D" w14:textId="77777777" w:rsidR="001C264C" w:rsidRDefault="001C264C" w:rsidP="001C264C">
      <w:pPr>
        <w:pStyle w:val="CommentText"/>
      </w:pPr>
      <w:r>
        <w:t>B. 4. Produced upon request, can be in electronic format.</w:t>
      </w:r>
    </w:p>
  </w:comment>
  <w:comment w:id="1600" w:author="Rascon Arana, Maria" w:date="2026-09-09T12:57:00Z" w:initials="MR">
    <w:p w14:paraId="52F94EB2" w14:textId="77777777" w:rsidR="00452CA7" w:rsidRDefault="00452CA7" w:rsidP="00452CA7">
      <w:pPr>
        <w:pStyle w:val="CommentText"/>
      </w:pPr>
      <w:r>
        <w:rPr>
          <w:rStyle w:val="CommentReference"/>
        </w:rPr>
        <w:annotationRef/>
      </w:r>
      <w:r>
        <w:t>Tanya Wilson - 1.20 Investigations and Inspections</w:t>
      </w:r>
    </w:p>
    <w:p w14:paraId="414CE352" w14:textId="77777777" w:rsidR="00452CA7" w:rsidRDefault="00452CA7" w:rsidP="00452CA7">
      <w:pPr>
        <w:pStyle w:val="CommentText"/>
      </w:pPr>
      <w:r>
        <w:t>Industry Complaints and Warning Signs</w:t>
      </w:r>
    </w:p>
    <w:p w14:paraId="3DB9A6C4" w14:textId="77777777" w:rsidR="00452CA7" w:rsidRDefault="00452CA7" w:rsidP="00452CA7">
      <w:pPr>
        <w:pStyle w:val="CommentText"/>
      </w:pPr>
      <w:r>
        <w:t xml:space="preserve">I believe funeral homes, crematories, transporters, and other death-care businesses should have a required duty to report concerns about another funeral establishment to DORA. This include refusing or stopping services because of concerning business practices, significant unpaid balances, suspected mishandling of remains, or other circumstances that raise concerns about whether the establishment is properly caring for the people entrusted to it.  </w:t>
      </w:r>
    </w:p>
    <w:p w14:paraId="163F8F36" w14:textId="77777777" w:rsidR="00452CA7" w:rsidRDefault="00452CA7" w:rsidP="00452CA7">
      <w:pPr>
        <w:pStyle w:val="CommentText"/>
      </w:pPr>
      <w:r>
        <w:t>For example, Wilbert filed a suit against RTN for lack of payment and stopped doing business with them.  But this was never reported to DORA. If they had, an inspection could have been conducted to find out why and whether there were larger problems with the business. As a result, RTN would have been discovered sooner.</w:t>
      </w:r>
    </w:p>
    <w:p w14:paraId="5277DE48" w14:textId="77777777" w:rsidR="00452CA7" w:rsidRDefault="00452CA7" w:rsidP="00452CA7">
      <w:pPr>
        <w:pStyle w:val="CommentText"/>
      </w:pPr>
      <w:r>
        <w:t>Businesses working directly with a funeral home, or other establishment are in the unique position to observe warning signs that the public and families wouldn’t normally see. Mandatory reporting should be required.</w:t>
      </w:r>
    </w:p>
  </w:comment>
  <w:comment w:id="1601" w:author="Rascon Arana, Maria" w:date="2026-09-11T15:00:00Z" w:initials="MR">
    <w:p w14:paraId="5803E78C" w14:textId="77777777" w:rsidR="000B47F6" w:rsidRDefault="000B47F6" w:rsidP="000B47F6">
      <w:pPr>
        <w:pStyle w:val="CommentText"/>
      </w:pPr>
      <w:r>
        <w:rPr>
          <w:rStyle w:val="CommentReference"/>
        </w:rPr>
        <w:annotationRef/>
      </w:r>
      <w:r>
        <w:t>Seth Bellwood - 1.20(A)(2) Routine investigations should be within normal business hours. Please see 1.18(F) above as to how the language should be written.</w:t>
      </w:r>
    </w:p>
    <w:p w14:paraId="72B249C7" w14:textId="77777777" w:rsidR="000B47F6" w:rsidRDefault="000B47F6" w:rsidP="000B47F6">
      <w:pPr>
        <w:pStyle w:val="CommentText"/>
      </w:pPr>
      <w:r>
        <w:t>1.20(B)(2) Routine inspections should be within normal business hours. Please see 1.18(F) above as to how the language should be written. Inspectors should not be allowed to take photographs of the deceased people in our care, unless there is a violation that needs to be documented with no other options available such as a detailed written description.</w:t>
      </w:r>
    </w:p>
  </w:comment>
  <w:comment w:id="1651" w:author="Rascon Arana, Maria" w:date="2026-09-02T15:52:00Z" w:initials="MR">
    <w:p w14:paraId="6ED2EEBB" w14:textId="77777777" w:rsidR="00425747" w:rsidRDefault="00425747" w:rsidP="00425747">
      <w:pPr>
        <w:pStyle w:val="CommentText"/>
      </w:pPr>
      <w:r>
        <w:rPr>
          <w:rStyle w:val="CommentReference"/>
        </w:rPr>
        <w:annotationRef/>
      </w:r>
      <w:r>
        <w:t xml:space="preserve">Aaron Kucharik - RULE 1.21 — DECLARATORY ORDERS </w:t>
      </w:r>
    </w:p>
    <w:p w14:paraId="2D1D7060" w14:textId="77777777" w:rsidR="00425747" w:rsidRDefault="00425747" w:rsidP="00425747">
      <w:pPr>
        <w:pStyle w:val="CommentText"/>
      </w:pPr>
      <w:r>
        <w:t xml:space="preserve">Recommended Addition </w:t>
      </w:r>
    </w:p>
    <w:p w14:paraId="5D6CD0D7" w14:textId="77777777" w:rsidR="00425747" w:rsidRDefault="00425747" w:rsidP="00425747">
      <w:pPr>
        <w:pStyle w:val="CommentText"/>
      </w:pPr>
      <w:r>
        <w:t xml:space="preserve">A petition for declaratory order shall not automatically stay or otherwise delay an investigation, inspection, disciplinary proceeding, or other lawful regulatory action. </w:t>
      </w:r>
    </w:p>
    <w:p w14:paraId="3294AA43" w14:textId="77777777" w:rsidR="00425747" w:rsidRDefault="00425747" w:rsidP="00425747">
      <w:pPr>
        <w:pStyle w:val="CommentText"/>
      </w:pPr>
      <w:r>
        <w:t xml:space="preserve">Add: </w:t>
      </w:r>
    </w:p>
    <w:p w14:paraId="4BC4FFEF" w14:textId="77777777" w:rsidR="00425747" w:rsidRDefault="00425747" w:rsidP="00425747">
      <w:pPr>
        <w:pStyle w:val="CommentText"/>
      </w:pPr>
      <w:r>
        <w:t xml:space="preserve">A declaratory order shall not provide retroactive authorization for conduct that violated applicable law or rule when performed. </w:t>
      </w:r>
    </w:p>
  </w:comment>
  <w:comment w:id="1652" w:author="Rascon Arana, Maria" w:date="2026-09-08T09:26:00Z" w:initials="MR">
    <w:p w14:paraId="65ED14D7" w14:textId="77777777" w:rsidR="008C299B" w:rsidRDefault="008C299B" w:rsidP="008C299B">
      <w:pPr>
        <w:pStyle w:val="CommentText"/>
      </w:pPr>
      <w:r>
        <w:rPr>
          <w:rStyle w:val="CommentReference"/>
        </w:rPr>
        <w:annotationRef/>
      </w:r>
      <w:r>
        <w:t>Christopher Donahoue - 1.21 (C) (2) &amp; (3) are duplicates of one another.</w:t>
      </w:r>
    </w:p>
  </w:comment>
  <w:comment w:id="1670" w:author="Rascon Arana, Maria" w:date="2026-09-02T15:54:00Z" w:initials="MR">
    <w:p w14:paraId="66C09AED" w14:textId="77777777" w:rsidR="00787B48" w:rsidRDefault="00787B48" w:rsidP="00787B48">
      <w:pPr>
        <w:pStyle w:val="CommentText"/>
      </w:pPr>
      <w:r>
        <w:rPr>
          <w:rStyle w:val="CommentReference"/>
        </w:rPr>
        <w:annotationRef/>
      </w:r>
      <w:r>
        <w:t xml:space="preserve">Aaron Kucharik - RULE 1.22 — CUSTODY AND RESPONSIBILITY </w:t>
      </w:r>
    </w:p>
    <w:p w14:paraId="06045C74" w14:textId="77777777" w:rsidR="00787B48" w:rsidRDefault="00787B48" w:rsidP="00787B48">
      <w:pPr>
        <w:pStyle w:val="CommentText"/>
      </w:pPr>
      <w:r>
        <w:t xml:space="preserve">I recommend making this one of the strongest rules in the country. </w:t>
      </w:r>
    </w:p>
    <w:p w14:paraId="705B8642" w14:textId="77777777" w:rsidR="00787B48" w:rsidRDefault="00787B48" w:rsidP="00787B48">
      <w:pPr>
        <w:pStyle w:val="CommentText"/>
      </w:pPr>
      <w:r>
        <w:t xml:space="preserve">Positive Identification </w:t>
      </w:r>
    </w:p>
    <w:p w14:paraId="023A940E" w14:textId="77777777" w:rsidR="00787B48" w:rsidRDefault="00787B48" w:rsidP="00787B48">
      <w:pPr>
        <w:pStyle w:val="CommentText"/>
      </w:pPr>
      <w:r>
        <w:t xml:space="preserve">Require positive identification: </w:t>
      </w:r>
    </w:p>
    <w:p w14:paraId="1C4E9D27" w14:textId="77777777" w:rsidR="00787B48" w:rsidRDefault="00787B48" w:rsidP="00787B48">
      <w:pPr>
        <w:pStyle w:val="CommentText"/>
      </w:pPr>
      <w:r>
        <w:t xml:space="preserve">Upon taking custody; before transfer to another provider; upon receipt following transfer; immediately before embalming, cremation, natural reduction, burial, or other final disposition; and before release of cremated or reduced remains. </w:t>
      </w:r>
    </w:p>
    <w:p w14:paraId="0EEFA043" w14:textId="77777777" w:rsidR="00787B48" w:rsidRDefault="00787B48" w:rsidP="00787B48">
      <w:pPr>
        <w:pStyle w:val="CommentText"/>
      </w:pPr>
      <w:r>
        <w:t xml:space="preserve">Chain of Custody </w:t>
      </w:r>
    </w:p>
    <w:p w14:paraId="19E3F293" w14:textId="77777777" w:rsidR="00787B48" w:rsidRDefault="00787B48" w:rsidP="00787B48">
      <w:pPr>
        <w:pStyle w:val="CommentText"/>
      </w:pPr>
      <w:r>
        <w:t xml:space="preserve">Require the record to identify: </w:t>
      </w:r>
    </w:p>
    <w:p w14:paraId="58DDA8C6" w14:textId="77777777" w:rsidR="00787B48" w:rsidRDefault="00787B48" w:rsidP="00787B48">
      <w:pPr>
        <w:pStyle w:val="CommentText"/>
      </w:pPr>
      <w:r>
        <w:t xml:space="preserve">The decedent; date and time custody was transferred; sending and receiving persons and entities; physical location from which and to which remains were transferred; method of positive identification; unique identification number or other identifier; and any material discrepancy discovered during transfer. </w:t>
      </w:r>
    </w:p>
    <w:p w14:paraId="4AA096AF" w14:textId="77777777" w:rsidR="00787B48" w:rsidRDefault="00787B48" w:rsidP="00787B48">
      <w:pPr>
        <w:pStyle w:val="CommentText"/>
      </w:pPr>
      <w:r>
        <w:t xml:space="preserve">Identification Device </w:t>
      </w:r>
    </w:p>
    <w:p w14:paraId="0DC1A0DA" w14:textId="77777777" w:rsidR="00787B48" w:rsidRDefault="00787B48" w:rsidP="00787B48">
      <w:pPr>
        <w:pStyle w:val="CommentText"/>
      </w:pPr>
      <w:r>
        <w:t xml:space="preserve">Add: </w:t>
      </w:r>
    </w:p>
    <w:p w14:paraId="5844868A" w14:textId="77777777" w:rsidR="00787B48" w:rsidRDefault="00787B48" w:rsidP="00787B48">
      <w:pPr>
        <w:pStyle w:val="CommentText"/>
      </w:pPr>
      <w:r>
        <w:t xml:space="preserve">A durable unique identification device shall remain associated with the human remains throughout custody and through final disposition to the extent technologically and operationally appropriate for the disposition method. </w:t>
      </w:r>
    </w:p>
    <w:p w14:paraId="57EA3093" w14:textId="77777777" w:rsidR="00787B48" w:rsidRDefault="00787B48" w:rsidP="00787B48">
      <w:pPr>
        <w:pStyle w:val="CommentText"/>
      </w:pPr>
      <w:r>
        <w:t xml:space="preserve">Material Incident Reporting </w:t>
      </w:r>
    </w:p>
    <w:p w14:paraId="4E566C71" w14:textId="77777777" w:rsidR="00787B48" w:rsidRDefault="00787B48" w:rsidP="00787B48">
      <w:pPr>
        <w:pStyle w:val="CommentText"/>
      </w:pPr>
      <w:r>
        <w:t xml:space="preserve">I strongly recommend: </w:t>
      </w:r>
    </w:p>
    <w:p w14:paraId="648AFA40" w14:textId="77777777" w:rsidR="00787B48" w:rsidRDefault="00787B48" w:rsidP="00787B48">
      <w:pPr>
        <w:pStyle w:val="CommentText"/>
      </w:pPr>
      <w:r>
        <w:t xml:space="preserve">A funeral establishment or crematory discovering a material incident involving human remains shall immediately take reasonable measures to preserve identification and evidence, prevent further harm, and notify the Director within twenty-four hours or by the next business day, whichever occurs first, except where a shorter period is required by law. </w:t>
      </w:r>
    </w:p>
    <w:p w14:paraId="42AF42DD" w14:textId="77777777" w:rsidR="00787B48" w:rsidRDefault="00787B48" w:rsidP="00787B48">
      <w:pPr>
        <w:pStyle w:val="CommentText"/>
      </w:pPr>
      <w:r>
        <w:t xml:space="preserve">This should include: </w:t>
      </w:r>
    </w:p>
    <w:p w14:paraId="0C380943" w14:textId="77777777" w:rsidR="00787B48" w:rsidRDefault="00787B48" w:rsidP="00787B48">
      <w:pPr>
        <w:pStyle w:val="CommentText"/>
      </w:pPr>
      <w:r>
        <w:t xml:space="preserve">missing remains, misidentification, unauthorized disposition, unauthorized cremation or natural reduction, commingling, loss of custody, abandonment, or other serious identification failures. </w:t>
      </w:r>
    </w:p>
  </w:comment>
  <w:comment w:id="1671" w:author="Rascon Arana, Maria" w:date="2026-09-08T09:26:00Z" w:initials="MR">
    <w:p w14:paraId="5B299B2E" w14:textId="77777777" w:rsidR="008C299B" w:rsidRDefault="008C299B" w:rsidP="008C299B">
      <w:pPr>
        <w:pStyle w:val="CommentText"/>
      </w:pPr>
      <w:r>
        <w:rPr>
          <w:rStyle w:val="CommentReference"/>
        </w:rPr>
        <w:annotationRef/>
      </w:r>
      <w:r>
        <w:t xml:space="preserve">Christopher Donahoue - 1.22(E)(4) Register Log Each funeral establishment shall maintain a paper-based or electronic register log on the premises of the licensed funeral establishment and be easily accessible and fully available for inspection. </w:t>
      </w:r>
    </w:p>
    <w:p w14:paraId="66330FCC" w14:textId="77777777" w:rsidR="008C299B" w:rsidRDefault="008C299B" w:rsidP="008C299B">
      <w:pPr>
        <w:pStyle w:val="CommentText"/>
      </w:pPr>
      <w:r>
        <w:t>My questions and request for clarification on this portion of the rule (a-p) is as follows:</w:t>
      </w:r>
    </w:p>
    <w:p w14:paraId="4FF1E804" w14:textId="77777777" w:rsidR="008C299B" w:rsidRDefault="008C299B" w:rsidP="008C299B">
      <w:pPr>
        <w:pStyle w:val="CommentText"/>
      </w:pPr>
      <w:r>
        <w:t>-Can this requirement be fulfilled through the multitude of documents already required within the statute and corresponding rules? Can it be met with a combination or both electronic and paper-based evidentiary documentation? As examples,</w:t>
      </w:r>
    </w:p>
    <w:p w14:paraId="0E5EB24E" w14:textId="77777777" w:rsidR="008C299B" w:rsidRDefault="008C299B" w:rsidP="008C299B">
      <w:pPr>
        <w:pStyle w:val="CommentText"/>
      </w:pPr>
      <w:r>
        <w:t>1.        The arranging director (or MSP) must sign the Statement of Goods and Services required under federal law and the statute requires their license number also be indicated in addition to the appointed designee if they are different individuals.</w:t>
      </w:r>
    </w:p>
    <w:p w14:paraId="61EB0D6F" w14:textId="77777777" w:rsidR="008C299B" w:rsidRDefault="008C299B" w:rsidP="008C299B">
      <w:pPr>
        <w:pStyle w:val="CommentText"/>
      </w:pPr>
      <w:r>
        <w:t>2.        Th Embalming Report with have the signature of the licensed embalmer (or MSP) ad their license number, as well as any associate signatures and license information that assisted with the embalming.</w:t>
      </w:r>
    </w:p>
    <w:p w14:paraId="116F56E2" w14:textId="77777777" w:rsidR="008C299B" w:rsidRDefault="008C299B" w:rsidP="008C299B">
      <w:pPr>
        <w:pStyle w:val="CommentText"/>
      </w:pPr>
      <w:r>
        <w:t>3.        The Cremation Authorization and crematory log will have the information of the licensed cremationist (or MSP) listed and their license number indicated to fulfill other portions of the statute (and its corresponding rules).</w:t>
      </w:r>
    </w:p>
    <w:p w14:paraId="022D7BA9" w14:textId="77777777" w:rsidR="008C299B" w:rsidRDefault="008C299B" w:rsidP="008C299B">
      <w:pPr>
        <w:pStyle w:val="CommentText"/>
      </w:pPr>
      <w:r>
        <w:t>With that being said, do these documents contained in the respective case files fulfill this requirement, or does there need to be a duplication of this documentation created into a singular register log (be it electronic or paper-based)?</w:t>
      </w:r>
    </w:p>
  </w:comment>
  <w:comment w:id="1672" w:author="Rascon Arana, Maria" w:date="2026-09-08T09:35:00Z" w:initials="MR">
    <w:p w14:paraId="3056D324" w14:textId="77777777" w:rsidR="006F594E" w:rsidRDefault="006F594E" w:rsidP="006F594E">
      <w:pPr>
        <w:pStyle w:val="CommentText"/>
      </w:pPr>
      <w:r>
        <w:rPr>
          <w:rStyle w:val="CommentReference"/>
        </w:rPr>
        <w:annotationRef/>
      </w:r>
      <w:r>
        <w:t>Misty Niles - 1.22 A(1)(a) – I Object</w:t>
      </w:r>
    </w:p>
    <w:p w14:paraId="0DEED510" w14:textId="77777777" w:rsidR="006F594E" w:rsidRDefault="006F594E" w:rsidP="006F594E">
      <w:pPr>
        <w:pStyle w:val="CommentText"/>
      </w:pPr>
      <w:r>
        <w:t>I believe this requirement is overly burdensome. How would this apply to items such as keepsake pendants or urns?</w:t>
      </w:r>
    </w:p>
    <w:p w14:paraId="1E707725" w14:textId="77777777" w:rsidR="006F594E" w:rsidRDefault="006F594E" w:rsidP="006F594E">
      <w:pPr>
        <w:pStyle w:val="CommentText"/>
      </w:pPr>
      <w:r>
        <w:t>There absolutely needs to be proper identification that remains with the deceased through the point of disposition. However, I believe the establishment's responsibility for identification should end once disposition has taken place.</w:t>
      </w:r>
    </w:p>
    <w:p w14:paraId="5B977FFC" w14:textId="77777777" w:rsidR="006F594E" w:rsidRDefault="006F594E" w:rsidP="006F594E">
      <w:pPr>
        <w:pStyle w:val="CommentText"/>
      </w:pPr>
      <w:r>
        <w:t>1.22 – Entire Section – I Object</w:t>
      </w:r>
    </w:p>
    <w:p w14:paraId="5E15D391" w14:textId="77777777" w:rsidR="006F594E" w:rsidRDefault="006F594E" w:rsidP="006F594E">
      <w:pPr>
        <w:pStyle w:val="CommentText"/>
      </w:pPr>
      <w:r>
        <w:t>Overall, I believe this section is overly burdensome and goes beyond what is considered normal or reasonable within the profession. There needs to be a more streamlined approach to the chain-of-custody process.</w:t>
      </w:r>
    </w:p>
    <w:p w14:paraId="06624688" w14:textId="77777777" w:rsidR="006F594E" w:rsidRDefault="006F594E" w:rsidP="006F594E">
      <w:pPr>
        <w:pStyle w:val="CommentText"/>
      </w:pPr>
      <w:r>
        <w:t>Much of the information required appears to duplicate documentation already completed through embalming reports, cremation logs, and other existing records. Some portions of this rule are also difficult to understand and apply in a practical setting.</w:t>
      </w:r>
    </w:p>
    <w:p w14:paraId="0D6AD438" w14:textId="77777777" w:rsidR="006F594E" w:rsidRDefault="006F594E" w:rsidP="006F594E">
      <w:pPr>
        <w:pStyle w:val="CommentText"/>
      </w:pPr>
      <w:r>
        <w:t>1.22(4): Again, I believe this creates unnecessary and repetitive documentation.</w:t>
      </w:r>
    </w:p>
  </w:comment>
  <w:comment w:id="1673" w:author="Rascon Arana, Maria" w:date="2026-09-08T09:42:00Z" w:initials="MR">
    <w:p w14:paraId="340E78F7" w14:textId="77777777" w:rsidR="00CB058F" w:rsidRDefault="00CB058F" w:rsidP="00CB058F">
      <w:pPr>
        <w:pStyle w:val="CommentText"/>
      </w:pPr>
      <w:r>
        <w:rPr>
          <w:rStyle w:val="CommentReference"/>
        </w:rPr>
        <w:annotationRef/>
      </w:r>
      <w:r>
        <w:t>Jimmy R. Brown - 1.22 A(1)(a)   I OBJECT - Overly burdensome.  How does this affect items such as keepsake pendants and urns.  I feel that this rule goes far beyond what is reasonable.  There needs to be proper identification that remains with the deceased up until the point and time of disposition.  The burden of identification on the establishment should end at disposition.</w:t>
      </w:r>
    </w:p>
    <w:p w14:paraId="2A436BC1" w14:textId="77777777" w:rsidR="00CB058F" w:rsidRDefault="00CB058F" w:rsidP="00CB058F">
      <w:pPr>
        <w:pStyle w:val="CommentText"/>
      </w:pPr>
      <w:r>
        <w:t>1.22 (entirety)  I OBJECT - This is so overly burdensome and beyond what is considered to be reasonable and normal within the profession by other states.  There has to be a way to streamline the chain of custody process.  Much of 1.22 is not even able to be understood, and much of this information is already found and documented in other ways such as embalming reports, cremation logs, etc.</w:t>
      </w:r>
    </w:p>
    <w:p w14:paraId="679AE5BE" w14:textId="77777777" w:rsidR="00CB058F" w:rsidRDefault="00CB058F" w:rsidP="00CB058F">
      <w:pPr>
        <w:pStyle w:val="CommentText"/>
      </w:pPr>
      <w:r>
        <w:t>1.22 E(4) Again, way too much documentation and redundancy.  There is so much redundancy with regards to register logs.  I again state that this is not practical and overly burdensome, and goes far beyond the requirements outlined in the statute.</w:t>
      </w:r>
    </w:p>
  </w:comment>
  <w:comment w:id="1674" w:author="Rascon Arana, Maria" w:date="2026-09-08T09:53:00Z" w:initials="MR">
    <w:p w14:paraId="4DAFAFCD" w14:textId="77777777" w:rsidR="00F0073D" w:rsidRDefault="00F0073D" w:rsidP="00F0073D">
      <w:pPr>
        <w:pStyle w:val="CommentText"/>
      </w:pPr>
      <w:r>
        <w:rPr>
          <w:rStyle w:val="CommentReference"/>
        </w:rPr>
        <w:annotationRef/>
      </w:r>
      <w:r>
        <w:t>Faith Haug - Rule 1.22 – Custody and Responsibility</w:t>
      </w:r>
    </w:p>
    <w:p w14:paraId="67F837BE" w14:textId="77777777" w:rsidR="00F0073D" w:rsidRDefault="00F0073D" w:rsidP="00F0073D">
      <w:pPr>
        <w:pStyle w:val="CommentText"/>
      </w:pPr>
      <w:r>
        <w:t>Rule 1.22 as a whole in its current form. Positive identification and chain of custody documentation are legitimate requirements but this rule as drafted goes well past what any other state considers normal or reasonable, portions of it are genuinely difficult to parse, and much of what it demands is already documented elsewhere: embalming reports, cremation logs, the goods and services contract, the death certificate. Specific concerns:</w:t>
      </w:r>
    </w:p>
    <w:p w14:paraId="387F5FEC" w14:textId="77777777" w:rsidR="00F0073D" w:rsidRDefault="00F0073D" w:rsidP="00F0073D">
      <w:pPr>
        <w:pStyle w:val="CommentText"/>
      </w:pPr>
      <w:r>
        <w:t>Internal transfer logging (Rule 1.22.E.3.b). Requiring a custody entry for every movement of remains inside the building turns a custody record into a minute-by-minute tracking log. It piles clerical work onto every single case while doing nothing to prevent the conduct HB 26-1258 responded to; no log entry would have stopped that misconduct, and anyone willing to commit it would falsify the log without hesitation. Custody documentation belongs at transfers between entities and at the major events:  embalming, cremation, natural reduction, release, all of which existing records already cover.</w:t>
      </w:r>
    </w:p>
    <w:p w14:paraId="52FE62E1" w14:textId="77777777" w:rsidR="00F0073D" w:rsidRDefault="00F0073D" w:rsidP="00F0073D">
      <w:pPr>
        <w:pStyle w:val="CommentText"/>
      </w:pPr>
      <w:r>
        <w:t>The expanded register log (Rule 1.22.E.4). This is redundancy on top of redundancy. Decedent condition, personal effects, identification details, and disposition documents are all captured now in the custody record, the case file, the embalming report, the cremation log, the contract, and the death certificate or transit permit. Re-keying identical information into yet another log duplicates work already being done, and every duplicate entry is another opportunity for error.</w:t>
      </w:r>
    </w:p>
  </w:comment>
  <w:comment w:id="1675" w:author="Rascon Arana, Maria" w:date="2026-09-08T16:39:00Z" w:initials="MR">
    <w:p w14:paraId="0C046B6D" w14:textId="77777777" w:rsidR="00A32BA0" w:rsidRDefault="00A32BA0" w:rsidP="00A32BA0">
      <w:pPr>
        <w:pStyle w:val="CommentText"/>
      </w:pPr>
      <w:r>
        <w:rPr>
          <w:rStyle w:val="CommentReference"/>
        </w:rPr>
        <w:annotationRef/>
      </w:r>
      <w:r>
        <w:t>Blanca Eberhardt - Support for Chain-of-Custody Requirements</w:t>
      </w:r>
    </w:p>
    <w:p w14:paraId="2099DC89" w14:textId="77777777" w:rsidR="00A32BA0" w:rsidRDefault="00A32BA0" w:rsidP="00A32BA0">
      <w:pPr>
        <w:pStyle w:val="CommentText"/>
      </w:pPr>
      <w:r>
        <w:t>I support the adoption of clear chain-of-custody requirements as part of Colorado’s implementation of HB 26-1258. A written chain-of-custody process is an important safeguard for the deceased, bereaved families, funeral homes, coroners, third-party removal agents, and the public.</w:t>
      </w:r>
    </w:p>
    <w:p w14:paraId="49AE467D" w14:textId="77777777" w:rsidR="00A32BA0" w:rsidRDefault="00A32BA0" w:rsidP="00A32BA0">
      <w:pPr>
        <w:pStyle w:val="CommentText"/>
      </w:pPr>
      <w:r>
        <w:t>Many Colorado Coroner offices, funeral homes and corporate firms have already begun using chain-of-custody documentation in practice, particularly when receiving decedents from third-party removal agents, other coroners, medical facilities, or other funeral service providers. In many cases, firms already request signatures at the time of removal or transfer. Requiring standardized written verification should not significantly burden the administrative process, especially when similar documentation practices are already being used throughout the state.</w:t>
      </w:r>
    </w:p>
    <w:p w14:paraId="3DD317A1" w14:textId="77777777" w:rsidR="00A32BA0" w:rsidRDefault="00A32BA0" w:rsidP="00A32BA0">
      <w:pPr>
        <w:pStyle w:val="CommentText"/>
      </w:pPr>
      <w:r>
        <w:t>A chain-of-custody form should not be viewed as unnecessary paperwork. It is a basic and necessary form of protection in death care. At every point of transfer, there should be clear knowledge of who has custody of the decedent, when the transfer occurred, where the decedent was transferred from and to, and who accepted responsibility. Real-time written verification helps prevent confusion, reduces the risk of miscommunication, and creates accountability for every party involved in the care and transfer of the deceased.</w:t>
      </w:r>
    </w:p>
    <w:p w14:paraId="663E5CBE" w14:textId="77777777" w:rsidR="00A32BA0" w:rsidRDefault="00A32BA0" w:rsidP="00A32BA0">
      <w:pPr>
        <w:pStyle w:val="CommentText"/>
      </w:pPr>
      <w:r>
        <w:t xml:space="preserve">For families, chain-of-custody documentation provides reassurance during one of the most vulnerable and difficult moments of their lives. Families should be able to trust that their loved one is being handled with dignity, respect, and traceable care from the time of removal through final disposition. Clear custody records give families confidence that the funeral home, coroner, removal personnel, and other involved parties are communicating properly and maintaining responsibility at each stage of the process. This has been a huge ask from Sunset Mesa, Kent, Return to Nature, Apollo and Davis victimized families. </w:t>
      </w:r>
    </w:p>
    <w:p w14:paraId="0178DC63" w14:textId="77777777" w:rsidR="00A32BA0" w:rsidRDefault="00A32BA0" w:rsidP="00A32BA0">
      <w:pPr>
        <w:pStyle w:val="CommentText"/>
      </w:pPr>
      <w:r>
        <w:t>Formal chain-of-custody requirements would also strengthen public trust in Colorado’s death care system. When custody is documented consistently and in real time, the public can have greater confidence that the profession is operating with transparency, accountability, and respect for the deceased.</w:t>
      </w:r>
    </w:p>
    <w:p w14:paraId="14AB8301" w14:textId="77777777" w:rsidR="00A32BA0" w:rsidRDefault="00A32BA0" w:rsidP="00A32BA0">
      <w:pPr>
        <w:pStyle w:val="CommentText"/>
      </w:pPr>
      <w:r>
        <w:t>Based on my experience, Colorado funeral homes already handle many aspects of custody and transfer responsibly. Formalizing this requirement would build on a practice that many firms already perform well while creating consistent expectations across the profession.</w:t>
      </w:r>
    </w:p>
    <w:p w14:paraId="12CD8A52" w14:textId="77777777" w:rsidR="00A32BA0" w:rsidRDefault="00A32BA0" w:rsidP="00A32BA0">
      <w:pPr>
        <w:pStyle w:val="CommentText"/>
      </w:pPr>
      <w:r>
        <w:t xml:space="preserve">I support the adoption of clear chain-of-custody requirements as part of Colorado’s </w:t>
      </w:r>
    </w:p>
    <w:p w14:paraId="7240194E" w14:textId="77777777" w:rsidR="00A32BA0" w:rsidRDefault="00A32BA0" w:rsidP="00A32BA0">
      <w:pPr>
        <w:pStyle w:val="CommentText"/>
      </w:pPr>
      <w:r>
        <w:t>There may be practical concerns about administrative burden, especially for smaller funeral homes, rural providers, on-call removal personnel, or firms that receive decedents from multiple sources. However, those concerns can be addressed through reasonable implementation standards. DORA could allow a simple standardized form, electronic or paper documentation, and clear minimum required fields such as name of decedent, date and time of transfer, location of release, receiving facility, releasing party, receiving party, and signatures or documented acknowledgments. A straightforward form would create consistency without imposing unnecessary complexity.</w:t>
      </w:r>
    </w:p>
    <w:p w14:paraId="2017BFA9" w14:textId="77777777" w:rsidR="00A32BA0" w:rsidRDefault="00A32BA0" w:rsidP="00A32BA0">
      <w:pPr>
        <w:pStyle w:val="CommentText"/>
      </w:pPr>
      <w:r>
        <w:t>Flexibility in format, paired with clear documentation expectations, would help ensure compliance across urban, rural, and high-volume settings.</w:t>
      </w:r>
    </w:p>
    <w:p w14:paraId="29FD555A" w14:textId="77777777" w:rsidR="00A32BA0" w:rsidRDefault="00A32BA0" w:rsidP="00A32BA0">
      <w:pPr>
        <w:pStyle w:val="CommentText"/>
      </w:pPr>
      <w:r>
        <w:t>In closing, I support requiring a clear, written chain-of-custody process under HB 26-1258. This requirement would protect families, support professional accountability, and help ensure that every decedent is treated with dignity, respect, and documented care throughout the entire transfer and disposition process.</w:t>
      </w:r>
    </w:p>
  </w:comment>
  <w:comment w:id="1676" w:author="Rascon Arana, Maria" w:date="2026-09-08T16:44:00Z" w:initials="MR">
    <w:p w14:paraId="52DD7E6B" w14:textId="77777777" w:rsidR="00277C1C" w:rsidRDefault="00277C1C" w:rsidP="00277C1C">
      <w:pPr>
        <w:pStyle w:val="CommentText"/>
      </w:pPr>
      <w:r>
        <w:rPr>
          <w:rStyle w:val="CommentReference"/>
        </w:rPr>
        <w:annotationRef/>
      </w:r>
      <w:r>
        <w:t>J.S. - I have been particularly interested in the new rules and laws that are going to govern death care in Colorado.  Having spent more than 20 years as an administrator in healthcare in the area of long-term care facilities. Healthcare is one of the most highly regulated industries in this country. I have worked with inspections, infection control, medical waste, continuing education, licensing, documentation, electronic records, and regulatory compliance for most of my professional life.</w:t>
      </w:r>
    </w:p>
    <w:p w14:paraId="1647A93D" w14:textId="77777777" w:rsidR="00277C1C" w:rsidRDefault="00277C1C" w:rsidP="00277C1C">
      <w:pPr>
        <w:pStyle w:val="CommentText"/>
      </w:pPr>
      <w:r>
        <w:t>I am not against regulation.</w:t>
      </w:r>
    </w:p>
    <w:p w14:paraId="56343EE2" w14:textId="77777777" w:rsidR="00277C1C" w:rsidRDefault="00277C1C" w:rsidP="00277C1C">
      <w:pPr>
        <w:pStyle w:val="CommentText"/>
      </w:pPr>
      <w:r>
        <w:t>Good regulation protects people, creates accountability, and establishes professional standards. But 20 years in healthcare also taught me that more regulation does not automatically mean more protection.</w:t>
      </w:r>
    </w:p>
    <w:p w14:paraId="2D5D4702" w14:textId="77777777" w:rsidR="00277C1C" w:rsidRDefault="00277C1C" w:rsidP="00277C1C">
      <w:pPr>
        <w:pStyle w:val="CommentText"/>
      </w:pPr>
      <w:r>
        <w:t>At some point, regulation can become so focused on paperwork, technicalities, and administrative requirements that professionals spend more time proving they did their jobs than actually doing them</w:t>
      </w:r>
    </w:p>
    <w:p w14:paraId="6E79E892" w14:textId="77777777" w:rsidR="00277C1C" w:rsidRDefault="00277C1C" w:rsidP="00277C1C">
      <w:pPr>
        <w:pStyle w:val="CommentText"/>
      </w:pPr>
      <w:r>
        <w:t>I see that risk in several of these proposed rules.</w:t>
      </w:r>
    </w:p>
    <w:p w14:paraId="55DC28DE" w14:textId="77777777" w:rsidR="00277C1C" w:rsidRDefault="00277C1C" w:rsidP="00277C1C">
      <w:pPr>
        <w:pStyle w:val="CommentText"/>
      </w:pPr>
      <w:r>
        <w:t>Continuing education is one example. Healthcare has successfully used online education for years. If a course is legitimate and provides meaningful professional education, why should it matter whether I complete it in a conference room in Denver or from my computer in rural Colorado?</w:t>
      </w:r>
    </w:p>
    <w:p w14:paraId="7A18A1FD" w14:textId="77777777" w:rsidR="00277C1C" w:rsidRDefault="00277C1C" w:rsidP="00277C1C">
      <w:pPr>
        <w:pStyle w:val="CommentText"/>
      </w:pPr>
      <w:r>
        <w:t>For rural professionals, an in-person requirement can mean hours of travel, hotels, missed work, additional expense, and finding someone to cover the establishment. What public-safety problem does that solve?</w:t>
      </w:r>
    </w:p>
    <w:p w14:paraId="1E0B62D8" w14:textId="77777777" w:rsidR="00277C1C" w:rsidRDefault="00277C1C" w:rsidP="00277C1C">
      <w:pPr>
        <w:pStyle w:val="CommentText"/>
      </w:pPr>
      <w:r>
        <w:t>Chain of custody matters. Identification matters. Sanitation and accountability matter. But documenting the same information repeatedly does not make the public safer. Healthcare has learned that lesson the hard way.</w:t>
      </w:r>
    </w:p>
    <w:p w14:paraId="35DBBCBB" w14:textId="77777777" w:rsidR="00277C1C" w:rsidRDefault="00277C1C" w:rsidP="00277C1C">
      <w:pPr>
        <w:pStyle w:val="CommentText"/>
      </w:pPr>
      <w:r>
        <w:t>The same is true of requiring records to physically remain on-site. Modern healthcare and businesses across this country securely maintain records electronically and through cloud-based systems. The requirement should be that records can be securely maintained and promptly produced—not where the server or filing cabinet happens to be located.</w:t>
      </w:r>
    </w:p>
    <w:p w14:paraId="49E4179E" w14:textId="77777777" w:rsidR="00277C1C" w:rsidRDefault="00277C1C" w:rsidP="00277C1C">
      <w:pPr>
        <w:pStyle w:val="CommentText"/>
      </w:pPr>
      <w:r>
        <w:t>I am especially concerned about the impact these rules could have on rural Colorado. A small funeral home on the Eastern Plains does not operate under the same circumstances as a large metropolitan establishment. We have longer distances, smaller staffs, fewer resources, and funeral homes serving families across enormous geographic areas.</w:t>
      </w:r>
    </w:p>
    <w:p w14:paraId="4E6ADF64" w14:textId="77777777" w:rsidR="00277C1C" w:rsidRDefault="00277C1C" w:rsidP="00277C1C">
      <w:pPr>
        <w:pStyle w:val="CommentText"/>
      </w:pPr>
      <w:r>
        <w:t>That is why the restrictions on affiliate locations are so concerning.</w:t>
      </w:r>
    </w:p>
    <w:p w14:paraId="7508D4BE" w14:textId="77777777" w:rsidR="00277C1C" w:rsidRDefault="00277C1C" w:rsidP="00277C1C">
      <w:pPr>
        <w:pStyle w:val="CommentText"/>
      </w:pPr>
      <w:r>
        <w:t>If an affiliate location is properly registered, known to the state, inspectable, and can safely accommodate a visitation, what public interest is served by prohibiting it?</w:t>
      </w:r>
    </w:p>
    <w:p w14:paraId="6ED67FEC" w14:textId="77777777" w:rsidR="00277C1C" w:rsidRDefault="00277C1C" w:rsidP="00277C1C">
      <w:pPr>
        <w:pStyle w:val="CommentText"/>
      </w:pPr>
      <w:r>
        <w:t xml:space="preserve">Families can hold visitations in churches, community buildings, VFW halls, and other locations. It makes little sense to prohibit that same family from having a visitation at a properly registered and inspectable affiliate location. </w:t>
      </w:r>
    </w:p>
    <w:p w14:paraId="35F6672A" w14:textId="77777777" w:rsidR="00277C1C" w:rsidRDefault="00277C1C" w:rsidP="00277C1C">
      <w:pPr>
        <w:pStyle w:val="CommentText"/>
      </w:pPr>
      <w:r>
        <w:t>As these rules are considered, I ask that every requirement be measured against three simple questions:</w:t>
      </w:r>
    </w:p>
    <w:p w14:paraId="48E0756C" w14:textId="77777777" w:rsidR="00277C1C" w:rsidRDefault="00277C1C" w:rsidP="00277C1C">
      <w:pPr>
        <w:pStyle w:val="CommentText"/>
      </w:pPr>
      <w:r>
        <w:t>Is it authorized by the statute?</w:t>
      </w:r>
    </w:p>
    <w:p w14:paraId="66058ECB" w14:textId="77777777" w:rsidR="00277C1C" w:rsidRDefault="00277C1C" w:rsidP="00277C1C">
      <w:pPr>
        <w:pStyle w:val="CommentText"/>
      </w:pPr>
      <w:r>
        <w:t>What specific public-health or consumer-safety problem does it solve?</w:t>
      </w:r>
    </w:p>
    <w:p w14:paraId="7E43E46C" w14:textId="77777777" w:rsidR="00277C1C" w:rsidRDefault="00277C1C" w:rsidP="00277C1C">
      <w:pPr>
        <w:pStyle w:val="CommentText"/>
      </w:pPr>
      <w:r>
        <w:t>Is the burden being created proportional to the risk being prevented?</w:t>
      </w:r>
    </w:p>
    <w:p w14:paraId="0D9F0BE8" w14:textId="77777777" w:rsidR="00277C1C" w:rsidRDefault="00277C1C" w:rsidP="00277C1C">
      <w:pPr>
        <w:pStyle w:val="CommentText"/>
      </w:pPr>
      <w:r>
        <w:t>Colorado families deserve accountability, dignity, competent professionals, proper identification, and strong health and safety standards. But we can accomplish those things without creating unnecessary layers of regulation that disproportionately affect small, locally owned funeral homes and the rural communities that depend on them.</w:t>
      </w:r>
    </w:p>
    <w:p w14:paraId="299882BF" w14:textId="77777777" w:rsidR="00277C1C" w:rsidRDefault="00277C1C" w:rsidP="00277C1C">
      <w:pPr>
        <w:pStyle w:val="CommentText"/>
      </w:pPr>
      <w:r>
        <w:t>After 20 years in healthcare, I have seen both sides of regulation. I have seen it protect people, and I have seen it become paperwork for the sake of paperwork.</w:t>
      </w:r>
    </w:p>
    <w:p w14:paraId="5ADCAD74" w14:textId="77777777" w:rsidR="00277C1C" w:rsidRDefault="00277C1C" w:rsidP="00277C1C">
      <w:pPr>
        <w:pStyle w:val="CommentText"/>
      </w:pPr>
      <w:r>
        <w:t>I respectfully ask you:</w:t>
      </w:r>
    </w:p>
    <w:p w14:paraId="533A65A6" w14:textId="77777777" w:rsidR="00277C1C" w:rsidRDefault="00277C1C" w:rsidP="00277C1C">
      <w:pPr>
        <w:pStyle w:val="CommentText"/>
      </w:pPr>
      <w:r>
        <w:t>Protect the public. Set clear standards. Hold professionals accountable. But regulate the risk—not the paperwork.</w:t>
      </w:r>
    </w:p>
  </w:comment>
  <w:comment w:id="1677" w:author="Rascon Arana, Maria" w:date="2026-09-08T16:46:00Z" w:initials="MR">
    <w:p w14:paraId="218CD50C" w14:textId="77777777" w:rsidR="00136C09" w:rsidRDefault="00136C09" w:rsidP="00136C09">
      <w:pPr>
        <w:pStyle w:val="CommentText"/>
      </w:pPr>
      <w:r>
        <w:rPr>
          <w:rStyle w:val="CommentReference"/>
        </w:rPr>
        <w:annotationRef/>
      </w:r>
      <w:r>
        <w:t>Jolene Overhauser - 1.22 – CUSTODY AND RESPONSIBILITY</w:t>
      </w:r>
    </w:p>
    <w:p w14:paraId="4BBCCC28" w14:textId="77777777" w:rsidR="00136C09" w:rsidRDefault="00136C09" w:rsidP="00136C09">
      <w:pPr>
        <w:pStyle w:val="CommentText"/>
      </w:pPr>
      <w:r>
        <w:t xml:space="preserve">4. Register Log requirement of signature of cremationist, natural reductionist, embalmer, funeral director, each licensee that supervised the handling of the decedent, (and the list goes on), is unreasonable, redundant and overreaching. It is ridiculous to expect us to get the signature of every licensee on one log. The information sought is already found and/or documented in other places in the funeral home (i.e., embalming reports, chain of custody forms, cremation logs, etc.) </w:t>
      </w:r>
    </w:p>
  </w:comment>
  <w:comment w:id="1678" w:author="Rascon Arana, Maria" w:date="2026-09-08T16:50:00Z" w:initials="MR">
    <w:p w14:paraId="35EB334B" w14:textId="77777777" w:rsidR="007061CE" w:rsidRDefault="007061CE" w:rsidP="007061CE">
      <w:pPr>
        <w:pStyle w:val="CommentText"/>
      </w:pPr>
      <w:r>
        <w:rPr>
          <w:rStyle w:val="CommentReference"/>
        </w:rPr>
        <w:annotationRef/>
      </w:r>
      <w:r>
        <w:t xml:space="preserve">Serena Jimenez - 1.22 A(1) (a) I object- This makes it seem like we have to have personalized ID tags and can’t use the mass produced basic bands that most funeral establishments use. I don’t see the resining that there should be a tag inside the casket or alternative container when the body itself is tagged. When splitting ashes into necklaces and pendants, keeping them all together in one location with one tag should suffice. </w:t>
      </w:r>
    </w:p>
    <w:p w14:paraId="7B2B924D" w14:textId="77777777" w:rsidR="007061CE" w:rsidRDefault="007061CE" w:rsidP="007061CE">
      <w:pPr>
        <w:pStyle w:val="CommentText"/>
      </w:pPr>
      <w:r>
        <w:t>1.22 This is overly burdensome and should be simplified and should have a streamlined process. A lot of what is stated in this is hard to understand and much of the information is documented in other ways such as embalming reports, cremation logs and refrigeration logs.</w:t>
      </w:r>
    </w:p>
  </w:comment>
  <w:comment w:id="1679" w:author="Rascon Arana, Maria" w:date="2026-09-08T16:54:00Z" w:initials="MR">
    <w:p w14:paraId="3D7F6219" w14:textId="77777777" w:rsidR="00114296" w:rsidRDefault="00114296" w:rsidP="00114296">
      <w:pPr>
        <w:pStyle w:val="CommentText"/>
      </w:pPr>
      <w:r>
        <w:rPr>
          <w:rStyle w:val="CommentReference"/>
        </w:rPr>
        <w:annotationRef/>
      </w:r>
      <w:r>
        <w:t xml:space="preserve">Virgil Wood - 1.22 A(1)(a)  </w:t>
      </w:r>
    </w:p>
    <w:p w14:paraId="5AE336F7" w14:textId="77777777" w:rsidR="00114296" w:rsidRDefault="00114296" w:rsidP="00114296">
      <w:pPr>
        <w:pStyle w:val="CommentText"/>
      </w:pPr>
      <w:r>
        <w:t xml:space="preserve">This rule is unreasonable, ambiguous and has the potential to increase mistakes.  You want a unique identifier, other than the decedents’ name, it appears.  What is this unique identifier to be?  A number.  If a number, what media is it to be placed on? Another ID band, an index card? A metal disc?  It would also appear that the funeral home issues the unique identifier and then since the cremation company may be a different funeral establishment, they would need to issue their own unique identifier. How many unique identifiers will there be?  How will this apply if the funeral establishment takes custody of human remains and then the remains are then taken to or by a donor company for harvest and later returned to the funeral establishment.  Will the donor company return the unique identifier?  If not, the funeral home now issues a new unique identifier?   I fail to see how assigning a unique identifier grants any  more assurance or confidence of the identification than the name of the deceased. </w:t>
      </w:r>
    </w:p>
    <w:p w14:paraId="59C0926C" w14:textId="77777777" w:rsidR="00114296" w:rsidRDefault="00114296" w:rsidP="00114296">
      <w:pPr>
        <w:pStyle w:val="CommentText"/>
      </w:pPr>
      <w:r>
        <w:t xml:space="preserve">Certainly the crematory should issue a metal disc with a unique number on it so when the identification on the deceased is destroyed in the process the identification can still be tracked.  </w:t>
      </w:r>
    </w:p>
    <w:p w14:paraId="4BBE1A44" w14:textId="77777777" w:rsidR="00114296" w:rsidRDefault="00114296" w:rsidP="00114296">
      <w:pPr>
        <w:pStyle w:val="CommentText"/>
      </w:pPr>
      <w:r>
        <w:t xml:space="preserve">Chain of Custody can be securely maintained with a chain-of-custody form that is initiated at the place where a funeral establishment first takes custody and remains with the deceased until disposition. </w:t>
      </w:r>
    </w:p>
    <w:p w14:paraId="4B22D55C" w14:textId="77777777" w:rsidR="00114296" w:rsidRDefault="00114296" w:rsidP="00114296">
      <w:pPr>
        <w:pStyle w:val="CommentText"/>
      </w:pPr>
      <w:r>
        <w:t xml:space="preserve">This rule is not well developed and, in my opinion, creates much greater risk for confusion for the funeral establishments and ultimately the public. </w:t>
      </w:r>
    </w:p>
  </w:comment>
  <w:comment w:id="1680" w:author="Rascon Arana, Maria" w:date="2026-09-09T10:30:00Z" w:initials="MR">
    <w:p w14:paraId="3ED36012" w14:textId="77777777" w:rsidR="00D3613A" w:rsidRDefault="00D3613A" w:rsidP="00D3613A">
      <w:pPr>
        <w:pStyle w:val="CommentText"/>
      </w:pPr>
      <w:r>
        <w:rPr>
          <w:rStyle w:val="CommentReference"/>
        </w:rPr>
        <w:annotationRef/>
      </w:r>
      <w:r>
        <w:t xml:space="preserve">Crystina Page - cremationists must verify identity prior to cremation and must report directly to the state. </w:t>
      </w:r>
    </w:p>
  </w:comment>
  <w:comment w:id="1681" w:author="Rascon Arana, Maria" w:date="2026-09-09T10:33:00Z" w:initials="MR">
    <w:p w14:paraId="19BB1C50" w14:textId="77777777" w:rsidR="00D3613A" w:rsidRDefault="00D3613A" w:rsidP="00D3613A">
      <w:pPr>
        <w:pStyle w:val="CommentText"/>
      </w:pPr>
      <w:r>
        <w:rPr>
          <w:rStyle w:val="CommentReference"/>
        </w:rPr>
        <w:annotationRef/>
      </w:r>
      <w:r>
        <w:t>Tobias Uhrig - not always possible to visually identify.</w:t>
      </w:r>
    </w:p>
  </w:comment>
  <w:comment w:id="1682" w:author="Rascon Arana, Maria" w:date="2026-09-09T10:45:00Z" w:initials="MR">
    <w:p w14:paraId="017A4F97" w14:textId="77777777" w:rsidR="00235D7D" w:rsidRDefault="00235D7D" w:rsidP="00235D7D">
      <w:pPr>
        <w:pStyle w:val="CommentText"/>
      </w:pPr>
      <w:r>
        <w:rPr>
          <w:rStyle w:val="CommentReference"/>
        </w:rPr>
        <w:annotationRef/>
      </w:r>
      <w:r>
        <w:t>Angelika Stedman - Informational  written guide should have to be given to families having a loss. This should include information about cremation certificate and tags!</w:t>
      </w:r>
    </w:p>
  </w:comment>
  <w:comment w:id="1683" w:author="Rascon Arana, Maria" w:date="2026-09-09T10:47:00Z" w:initials="MR">
    <w:p w14:paraId="65E0C2C1" w14:textId="77777777" w:rsidR="00D53FAA" w:rsidRDefault="00235D7D" w:rsidP="00D53FAA">
      <w:pPr>
        <w:pStyle w:val="CommentText"/>
      </w:pPr>
      <w:r>
        <w:rPr>
          <w:rStyle w:val="CommentReference"/>
        </w:rPr>
        <w:annotationRef/>
      </w:r>
      <w:r w:rsidR="00D53FAA">
        <w:t xml:space="preserve">Carol Prest - We need to track every step in including transporting, crematory ID verification w/their eyes &amp; report cremation directly to the state. </w:t>
      </w:r>
    </w:p>
  </w:comment>
  <w:comment w:id="1684" w:author="Rascon Arana, Maria" w:date="2026-09-09T10:50:00Z" w:initials="MR">
    <w:p w14:paraId="1B721EE2" w14:textId="77777777" w:rsidR="00D53FAA" w:rsidRDefault="007669D5" w:rsidP="00D53FAA">
      <w:pPr>
        <w:pStyle w:val="CommentText"/>
      </w:pPr>
      <w:r>
        <w:rPr>
          <w:rStyle w:val="CommentReference"/>
        </w:rPr>
        <w:annotationRef/>
      </w:r>
      <w:r w:rsidR="00D53FAA">
        <w:t>Samantha Naranjo - there should be a way to verify remains before/after cremation along w other records to confirm identity.</w:t>
      </w:r>
    </w:p>
    <w:p w14:paraId="64C94BBD" w14:textId="77777777" w:rsidR="00D53FAA" w:rsidRDefault="00D53FAA" w:rsidP="00D53FAA">
      <w:pPr>
        <w:pStyle w:val="CommentText"/>
      </w:pPr>
      <w:r>
        <w:t>we should include somewhere that it should be illegal to give out unknown cremmains and or quick create or something other than remains that belong to the actual body.</w:t>
      </w:r>
    </w:p>
  </w:comment>
  <w:comment w:id="1685" w:author="Rascon Arana, Maria" w:date="2026-09-09T10:52:00Z" w:initials="MR">
    <w:p w14:paraId="29CBECF1" w14:textId="1672567D" w:rsidR="007669D5" w:rsidRDefault="007669D5" w:rsidP="007669D5">
      <w:pPr>
        <w:pStyle w:val="CommentText"/>
      </w:pPr>
      <w:r>
        <w:rPr>
          <w:rStyle w:val="CommentReference"/>
        </w:rPr>
        <w:annotationRef/>
      </w:r>
      <w:r>
        <w:t>Stephen Tomsky - 1.22.2 " person established by care facility to monitor admissions &amp; discharges" how to we confirm these people. 1.22.D please establish "unique Identifiers please. 1.22.3 with the new log how does it differ then the chain of custody &amp; positive ID provided for each descendent?</w:t>
      </w:r>
    </w:p>
  </w:comment>
  <w:comment w:id="1686" w:author="Rascon Arana, Maria" w:date="2026-09-09T11:22:00Z" w:initials="MR">
    <w:p w14:paraId="645B2F27" w14:textId="77777777" w:rsidR="005537C3" w:rsidRDefault="005537C3" w:rsidP="005537C3">
      <w:pPr>
        <w:pStyle w:val="CommentText"/>
      </w:pPr>
      <w:r>
        <w:rPr>
          <w:rStyle w:val="CommentReference"/>
        </w:rPr>
        <w:annotationRef/>
      </w:r>
      <w:r>
        <w:t>Meredith Norton - What do you consider the identification tag be made of, metal or a paper tag on cremains.  Families sometimes ask that we divide the cremains, which we do without charge and sometimes the small bags do not accomodate the tags we place on the top, bottom or inside a large urn.  What and where do you want us to place identification of someone in a casket?</w:t>
      </w:r>
    </w:p>
  </w:comment>
  <w:comment w:id="1687" w:author="Rascon Arana, Maria" w:date="2026-09-09T12:31:00Z" w:initials="MR">
    <w:p w14:paraId="5C602F6D" w14:textId="77777777" w:rsidR="003079EC" w:rsidRDefault="003079EC" w:rsidP="003079EC">
      <w:pPr>
        <w:pStyle w:val="CommentText"/>
      </w:pPr>
      <w:r>
        <w:rPr>
          <w:rStyle w:val="CommentReference"/>
        </w:rPr>
        <w:annotationRef/>
      </w:r>
      <w:r>
        <w:t xml:space="preserve">Amanda Brown - 1.22(E)(1) Final disposition also includes cremation, so using that term here seems to indicate that custody shall terminate upon delivery of human remains for cremation but then is contradicted in 1.22(E)(2).  </w:t>
      </w:r>
    </w:p>
    <w:p w14:paraId="55211233" w14:textId="77777777" w:rsidR="003079EC" w:rsidRDefault="003079EC" w:rsidP="003079EC">
      <w:pPr>
        <w:pStyle w:val="CommentText"/>
      </w:pPr>
      <w:r>
        <w:t xml:space="preserve">1.22(E)(4) The requirement of a Register Log seems duplicative of paperwork that is already required for each case including signed funeral contracts, chain custody, embalming reports, cremation logs, copies of death certificates and disposition permits, etc.  It is not clear if this rule means there is to be a separate log with all of this information or if the file with the necessary reports/logs satisfies this requirement.  Clarification is needed. </w:t>
      </w:r>
    </w:p>
  </w:comment>
  <w:comment w:id="1688" w:author="Rascon Arana, Maria" w:date="2026-09-09T12:36:00Z" w:initials="MR">
    <w:p w14:paraId="6906C7A4" w14:textId="77777777" w:rsidR="006920C6" w:rsidRDefault="006920C6" w:rsidP="006920C6">
      <w:pPr>
        <w:pStyle w:val="CommentText"/>
      </w:pPr>
      <w:r>
        <w:rPr>
          <w:rStyle w:val="CommentReference"/>
        </w:rPr>
        <w:annotationRef/>
      </w:r>
      <w:r>
        <w:t xml:space="preserve">Cassandra Esparza - 1.22 (entirety) I Object- As a whole there is a lot of redundancy and documentation. Much of the information is found and documented in other ways such as embalming reports, cremation logs, ID tags and mobile tracking apps. </w:t>
      </w:r>
    </w:p>
  </w:comment>
  <w:comment w:id="1689" w:author="Rascon Arana, Maria" w:date="2026-09-09T12:38:00Z" w:initials="MR">
    <w:p w14:paraId="5B8B1A67" w14:textId="77777777" w:rsidR="00C64B09" w:rsidRDefault="00C64B09" w:rsidP="00C64B09">
      <w:pPr>
        <w:pStyle w:val="CommentText"/>
      </w:pPr>
      <w:r>
        <w:rPr>
          <w:rStyle w:val="CommentReference"/>
        </w:rPr>
        <w:annotationRef/>
      </w:r>
      <w:r>
        <w:t>Tanya Wilson - 1.22 Custody and Responsibility E.3 Chain of Custody Record Requirements - Confirmation of Receipt</w:t>
      </w:r>
    </w:p>
    <w:p w14:paraId="0280C620" w14:textId="77777777" w:rsidR="00C64B09" w:rsidRDefault="00C64B09" w:rsidP="00C64B09">
      <w:pPr>
        <w:pStyle w:val="CommentText"/>
      </w:pPr>
      <w:r>
        <w:t>I strongly support requiring documentation of the transfer and receipt of human remains. However, the rule should make clear that a funeral establishment cannot establish the final link in the chain of custody solely through their own records.</w:t>
      </w:r>
    </w:p>
    <w:p w14:paraId="213D71E6" w14:textId="77777777" w:rsidR="00C64B09" w:rsidRDefault="00C64B09" w:rsidP="00C64B09">
      <w:pPr>
        <w:pStyle w:val="CommentText"/>
      </w:pPr>
      <w:r>
        <w:t xml:space="preserve">When remains are transferred to another funeral establishment, crematory, cemetery, repository, natural reduction facility, or other entity for final disposition, the receiving entity should independently confirm receipt. The originating establishment’s record of where it says the decedent was sent should not, by itself, constitute verification that the transfer or disposition actually occurred. </w:t>
      </w:r>
    </w:p>
    <w:p w14:paraId="50B4DD93" w14:textId="77777777" w:rsidR="00C64B09" w:rsidRDefault="00C64B09" w:rsidP="00C64B09">
      <w:pPr>
        <w:pStyle w:val="CommentText"/>
      </w:pPr>
      <w:r>
        <w:t>There should be a corresponding record from the receiving entity that can be independently reconciled with the originating establishment’s chain-of-custody record.</w:t>
      </w:r>
    </w:p>
  </w:comment>
  <w:comment w:id="1690" w:author="Rascon Arana, Maria" w:date="2026-09-09T12:39:00Z" w:initials="MR">
    <w:p w14:paraId="34FBB73B" w14:textId="77777777" w:rsidR="00C64B09" w:rsidRDefault="00C64B09" w:rsidP="00C64B09">
      <w:pPr>
        <w:pStyle w:val="CommentText"/>
      </w:pPr>
      <w:r>
        <w:rPr>
          <w:rStyle w:val="CommentReference"/>
        </w:rPr>
        <w:annotationRef/>
      </w:r>
      <w:r>
        <w:t>Tanya Wilson - 1.22 Custody and Responsibility E.3/E.4 Place of Final Disposition and Death Certificate</w:t>
      </w:r>
    </w:p>
    <w:p w14:paraId="37B12920" w14:textId="77777777" w:rsidR="00C64B09" w:rsidRDefault="00C64B09" w:rsidP="00C64B09">
      <w:pPr>
        <w:pStyle w:val="CommentText"/>
      </w:pPr>
      <w:r>
        <w:t>I am concerned that the proposed rule may still leave a gap between the place of disposition reported on a death certificate and independent confirmation that the decedent actually arrived at that location.</w:t>
      </w:r>
    </w:p>
    <w:p w14:paraId="22839089" w14:textId="77777777" w:rsidR="00C64B09" w:rsidRDefault="00C64B09" w:rsidP="00C64B09">
      <w:pPr>
        <w:pStyle w:val="CommentText"/>
      </w:pPr>
      <w:r>
        <w:t>If a funeral director identifies a crematory, cemetery, or other location as the place of disposition on a death certificate, then that should trigger some sort of notification for that location that they have been identified as the place of disposition. They should then be required to confirm whether the decedent was actually received. If the decedent is not received, that should also be documented or flagged so that the discrepancy can be identified and investigated.</w:t>
      </w:r>
    </w:p>
    <w:p w14:paraId="6FBD175C" w14:textId="77777777" w:rsidR="00C64B09" w:rsidRDefault="00C64B09" w:rsidP="00C64B09">
      <w:pPr>
        <w:pStyle w:val="CommentText"/>
      </w:pPr>
      <w:r>
        <w:t xml:space="preserve">This creates an independent check on the information reported by the funeral establishment. A funeral director should not be able to designate a place of disposition and have that designation become a part of the official death record without any confirmation from the location supposedly receiving the decedent. </w:t>
      </w:r>
    </w:p>
  </w:comment>
  <w:comment w:id="1691" w:author="Rascon Arana, Maria" w:date="2026-09-09T12:40:00Z" w:initials="MR">
    <w:p w14:paraId="6F6B0690" w14:textId="77777777" w:rsidR="00C64B09" w:rsidRDefault="00C64B09" w:rsidP="00C64B09">
      <w:pPr>
        <w:pStyle w:val="CommentText"/>
      </w:pPr>
      <w:r>
        <w:rPr>
          <w:rStyle w:val="CommentReference"/>
        </w:rPr>
        <w:annotationRef/>
      </w:r>
      <w:r>
        <w:t>Tanya Wilson - 1.22 Custody and Responsibility E.4 Register Log</w:t>
      </w:r>
    </w:p>
    <w:p w14:paraId="77E7AFB4" w14:textId="77777777" w:rsidR="00C64B09" w:rsidRDefault="00C64B09" w:rsidP="00C64B09">
      <w:pPr>
        <w:pStyle w:val="CommentText"/>
      </w:pPr>
      <w:r>
        <w:t>I strongly support requiring each funeral establishment to maintain a central register of the decedents who enter its care.</w:t>
      </w:r>
    </w:p>
    <w:p w14:paraId="0E4C9417" w14:textId="77777777" w:rsidR="00C64B09" w:rsidRDefault="00C64B09" w:rsidP="00C64B09">
      <w:pPr>
        <w:pStyle w:val="CommentText"/>
      </w:pPr>
      <w:r>
        <w:t>I understand concerns expressed in other comments that some of this information may already exist in embalming records, refrigeration logs, cremation records, case files, or other documents. However, those individual records do not serve the same purpose as a central register.</w:t>
      </w:r>
    </w:p>
    <w:p w14:paraId="0AC498D1" w14:textId="77777777" w:rsidR="00C64B09" w:rsidRDefault="00C64B09" w:rsidP="00C64B09">
      <w:pPr>
        <w:pStyle w:val="CommentText"/>
      </w:pPr>
      <w:r>
        <w:t>An inspector should be able to identify every decedent received by an establishment and determine what ultimately happened to each person without first having to reconstruct that population from multiple unrelated business records. Those records should work together and be capable of reconciliation.</w:t>
      </w:r>
    </w:p>
  </w:comment>
  <w:comment w:id="1692" w:author="Rascon Arana, Maria" w:date="2026-09-09T12:45:00Z" w:initials="MR">
    <w:p w14:paraId="0C78541F" w14:textId="77777777" w:rsidR="001C264C" w:rsidRDefault="001C264C" w:rsidP="001C264C">
      <w:pPr>
        <w:pStyle w:val="CommentText"/>
      </w:pPr>
      <w:r>
        <w:rPr>
          <w:rStyle w:val="CommentReference"/>
        </w:rPr>
        <w:annotationRef/>
      </w:r>
      <w:r>
        <w:t xml:space="preserve">Derek Riner - 1.22 CUSTODY AND RESPONSIBILITY </w:t>
      </w:r>
    </w:p>
    <w:p w14:paraId="2070BD63" w14:textId="77777777" w:rsidR="001C264C" w:rsidRDefault="001C264C" w:rsidP="001C264C">
      <w:pPr>
        <w:pStyle w:val="CommentText"/>
      </w:pPr>
      <w:r>
        <w:t xml:space="preserve">Chain of Custody begins upon the Establishment Assuming custody of the remains and ends upon completion of Manner of Disposition. All necessary movements/transfers are documented by cooler logs, embalming reports, cremation/crematory receipts, etc. </w:t>
      </w:r>
    </w:p>
  </w:comment>
  <w:comment w:id="1693" w:author="Rascon Arana, Maria" w:date="2026-09-09T12:53:00Z" w:initials="MR">
    <w:p w14:paraId="41084199" w14:textId="77777777" w:rsidR="00931317" w:rsidRDefault="00931317" w:rsidP="00931317">
      <w:pPr>
        <w:pStyle w:val="CommentText"/>
      </w:pPr>
      <w:r>
        <w:rPr>
          <w:rStyle w:val="CommentReference"/>
        </w:rPr>
        <w:annotationRef/>
      </w:r>
      <w:r>
        <w:t>Janelle Leonard - 1.22 (4) A Register Log is not necessary. This information is found in the “Chain of Custody” document, The Embalming Report, Release of Cremation Report, STRIKE 1.22 (4)</w:t>
      </w:r>
    </w:p>
  </w:comment>
  <w:comment w:id="1694" w:author="Rascon Arana, Maria" w:date="2026-09-11T15:01:00Z" w:initials="MR">
    <w:p w14:paraId="0A4FCFDE" w14:textId="77777777" w:rsidR="00F0509C" w:rsidRDefault="000B47F6" w:rsidP="00F0509C">
      <w:pPr>
        <w:pStyle w:val="CommentText"/>
      </w:pPr>
      <w:r>
        <w:rPr>
          <w:rStyle w:val="CommentReference"/>
        </w:rPr>
        <w:annotationRef/>
      </w:r>
      <w:r w:rsidR="00F0509C">
        <w:t>Seth Bellwood - 1.22(A)(1)(a) How is this supposed to be done on small keepsake urns and cremation jewelry?</w:t>
      </w:r>
    </w:p>
  </w:comment>
  <w:comment w:id="1695" w:author="Rascon Arana, Maria" w:date="2026-09-11T15:36:00Z" w:initials="MR">
    <w:p w14:paraId="1D0C97CA" w14:textId="77777777" w:rsidR="008F3220" w:rsidRDefault="008F3220" w:rsidP="008F3220">
      <w:pPr>
        <w:pStyle w:val="CommentText"/>
      </w:pPr>
      <w:r>
        <w:rPr>
          <w:rStyle w:val="CommentReference"/>
        </w:rPr>
        <w:annotationRef/>
      </w:r>
      <w:r>
        <w:t xml:space="preserve">Emily Nelson - 1. Current Language about labeling cremated remains is not clear about how to affix unique identifiers to additional containers, which can be as small as a vial and cannot accommodate a metal tag. </w:t>
      </w:r>
    </w:p>
    <w:p w14:paraId="0727E77E" w14:textId="77777777" w:rsidR="008F3220" w:rsidRDefault="008F3220" w:rsidP="008F3220">
      <w:pPr>
        <w:pStyle w:val="CommentText"/>
      </w:pPr>
      <w:r>
        <w:t>Current Language</w:t>
      </w:r>
    </w:p>
    <w:p w14:paraId="20E88EB6" w14:textId="77777777" w:rsidR="008F3220" w:rsidRDefault="008F3220" w:rsidP="008F3220">
      <w:pPr>
        <w:pStyle w:val="CommentText"/>
      </w:pPr>
      <w:r>
        <w:t xml:space="preserve">If remains are separated, additional unique identifiers shall be placed similarly with all containers holding remains. </w:t>
      </w:r>
    </w:p>
    <w:p w14:paraId="14B7AFF7" w14:textId="77777777" w:rsidR="008F3220" w:rsidRDefault="008F3220" w:rsidP="008F3220">
      <w:pPr>
        <w:pStyle w:val="CommentText"/>
      </w:pPr>
      <w:r>
        <w:t xml:space="preserve">Proposed Language </w:t>
      </w:r>
    </w:p>
    <w:p w14:paraId="49C01097" w14:textId="77777777" w:rsidR="008F3220" w:rsidRDefault="008F3220" w:rsidP="008F3220">
      <w:pPr>
        <w:pStyle w:val="CommentText"/>
      </w:pPr>
      <w:r>
        <w:t xml:space="preserve">If remains are separated, additional unique identifiers shall be labeled similarly with all containers holding remains. </w:t>
      </w:r>
    </w:p>
  </w:comment>
  <w:comment w:id="1696" w:author="Rascon Arana, Maria" w:date="2026-09-11T15:39:00Z" w:initials="MR">
    <w:p w14:paraId="6AB9D9CD" w14:textId="77777777" w:rsidR="00933CAD" w:rsidRDefault="00933CAD" w:rsidP="00933CAD">
      <w:pPr>
        <w:pStyle w:val="CommentText"/>
      </w:pPr>
      <w:r>
        <w:rPr>
          <w:rStyle w:val="CommentReference"/>
        </w:rPr>
        <w:annotationRef/>
      </w:r>
      <w:r>
        <w:t>Blanca Eberhardt - Formal Public Comment in Support of Crematory Identification and Operational Accountability</w:t>
      </w:r>
    </w:p>
    <w:p w14:paraId="76E57BEA" w14:textId="77777777" w:rsidR="00933CAD" w:rsidRDefault="00933CAD" w:rsidP="00933CAD">
      <w:pPr>
        <w:pStyle w:val="CommentText"/>
      </w:pPr>
      <w:r>
        <w:t>I am submitting this public comment as a seasoned licensed practitioner with experience managing and operating multiple funeral homes, care centers, and crematories. I fully support meaningful reform in response to the failures at Return to Nature Funeral Home and other cases that have harmed families and damaged public trust. Families and the public deserve strong protections, clear accountability, and enforceable standards that prevent such failures from happening again.</w:t>
      </w:r>
    </w:p>
    <w:p w14:paraId="5CCFB62B" w14:textId="77777777" w:rsidR="00933CAD" w:rsidRDefault="00933CAD" w:rsidP="00933CAD">
      <w:pPr>
        <w:pStyle w:val="CommentText"/>
      </w:pPr>
      <w:r>
        <w:t>I object to the position that a third-party crematory operator has no meaningful responsibility for identification or confirmation of the decedent before cremation. While a crematory operator may not have personally known the deceased, that does not mean the operator has no duty to verify that the decedent received for cremation matches the authorization packet and accompanying documentation.</w:t>
      </w:r>
    </w:p>
    <w:p w14:paraId="278C7AB2" w14:textId="77777777" w:rsidR="00933CAD" w:rsidRDefault="00933CAD" w:rsidP="00933CAD">
      <w:pPr>
        <w:pStyle w:val="CommentText"/>
      </w:pPr>
      <w:r>
        <w:t>In my professional experience, I would never have fewer than two people involved when preparing a decedent for cremation. That practice is important for employee safety and for maintaining the dignity of the decedent when transferring from refrigeration into an alternative container. It is also an essential verification safeguard. Two sets of eyes should review the cremation authorization packet and confirm identifying information before cremation proceeds.</w:t>
      </w:r>
    </w:p>
    <w:p w14:paraId="534BC7CB" w14:textId="77777777" w:rsidR="00933CAD" w:rsidRDefault="00933CAD" w:rsidP="00933CAD">
      <w:pPr>
        <w:pStyle w:val="CommentText"/>
      </w:pPr>
      <w:r>
        <w:t>Depending on the case, identifying information may include family-witnessed identification, a photograph, a driver’s license, identifying marks, birthmarks, tattoos, scars, or other information documented in the authorization materials. These are not extraordinary requirements; they are the kinds of checks that should already be part of normal, responsible day-to-day funeral and crematory operations.</w:t>
      </w:r>
    </w:p>
    <w:p w14:paraId="1D3C9B61" w14:textId="77777777" w:rsidR="00933CAD" w:rsidRDefault="00933CAD" w:rsidP="00933CAD">
      <w:pPr>
        <w:pStyle w:val="CommentText"/>
      </w:pPr>
      <w:r>
        <w:t>This is part of competent, normal crematory practice. Positive identification from a family member or funeral home representative may occur earlier in the process, but the crematory still has a responsibility to confirm the identity information provided, review the documentation, and ensure that the person being cremated is the person authorized for cremation.</w:t>
      </w:r>
    </w:p>
    <w:p w14:paraId="3921898B" w14:textId="77777777" w:rsidR="00933CAD" w:rsidRDefault="00933CAD" w:rsidP="00933CAD">
      <w:pPr>
        <w:pStyle w:val="CommentText"/>
      </w:pPr>
      <w:r>
        <w:t>Good regulation should distinguish forensic or family-based identification from operational identity confirmation. Crematory operators should not be expected to make medical or forensic judgments beyond their training, but they should be expected to confirm identity information, review documentation, and maintain chain-of-custody safeguards before cremation. Those duties are not forensic opinions; they are basic operational safeguards.</w:t>
      </w:r>
    </w:p>
    <w:p w14:paraId="56A660E7" w14:textId="77777777" w:rsidR="00933CAD" w:rsidRDefault="00933CAD" w:rsidP="00933CAD">
      <w:pPr>
        <w:pStyle w:val="CommentText"/>
      </w:pPr>
      <w:r>
        <w:t>Proper operations should also include sanitary handling practices, clean laundry, appropriate PPE, proper refrigeration temperatures, documented transfers, clear chain-of-custody records, and meaningful conversations with bereaved families about who will be caring for their loved one, where the decedent will be taken, when transfers will occur, and how the decedent will be handled after the funeral establishment is hired. Families should not have to guess what happens after they entrust a loved one to a provider.</w:t>
      </w:r>
    </w:p>
    <w:p w14:paraId="47E05BBA" w14:textId="77777777" w:rsidR="00933CAD" w:rsidRDefault="00933CAD" w:rsidP="00933CAD">
      <w:pPr>
        <w:pStyle w:val="CommentText"/>
      </w:pPr>
      <w:r>
        <w:t>It is concerning to hear an educator or industry representative suggest that the crematory should not be responsible for identification confirmation. If operators are being taught that checking identity information, maintaining clean laundry and sanitary practices, monitoring cooler temperatures, documenting chain of custody, and communicating clearly with bereaved families are optional or outside their responsibility, then that raises serious questions about current training and operating standards.</w:t>
      </w:r>
    </w:p>
    <w:p w14:paraId="052BD84C" w14:textId="77777777" w:rsidR="00933CAD" w:rsidRDefault="00933CAD" w:rsidP="00933CAD">
      <w:pPr>
        <w:pStyle w:val="CommentText"/>
      </w:pPr>
      <w:r>
        <w:t>Safeguards are not guarantees, and no single procedure makes a system immune from failure. Seatbelts do not prevent every injury or save every life, but wearing one can still save a life. The same principle applies here: identification checks, two-person verification, chain-of-custody records, temperature controls, sanitation practices, and clear communication may not eliminate every possible risk, but they are essential safeguards that reduce harm and protect families, decedents, and staff.</w:t>
      </w:r>
    </w:p>
    <w:p w14:paraId="18D51841" w14:textId="77777777" w:rsidR="00933CAD" w:rsidRDefault="00933CAD" w:rsidP="00933CAD">
      <w:pPr>
        <w:pStyle w:val="CommentText"/>
      </w:pPr>
      <w:r>
        <w:t>Reform should create clear, workable, enforceable standards that strengthen identification confirmation, chain of custody, refrigeration, sanitation, transparency, and accountability across the entire process. Nothing in this bill should be dismissed as unnecessary simply because responsible operators should already be doing these things. If these practices are not already universal across Colorado, that is precisely why meaningful standards are needed.</w:t>
      </w:r>
    </w:p>
  </w:comment>
  <w:comment w:id="1749" w:author="Rascon Arana, Maria" w:date="2026-09-11T15:03:00Z" w:initials="MR">
    <w:p w14:paraId="2730A7DE" w14:textId="77777777" w:rsidR="00F0509C" w:rsidRDefault="00F0509C" w:rsidP="00F0509C">
      <w:pPr>
        <w:pStyle w:val="CommentText"/>
      </w:pPr>
      <w:r>
        <w:rPr>
          <w:rStyle w:val="CommentReference"/>
        </w:rPr>
        <w:annotationRef/>
      </w:r>
      <w:r>
        <w:t>Seth Bellwood - 1.22(E)(2) More paperwork to be generated and forms for families to sign during funeral arrangements? I think it is overly burdensome. Who is supposed to sign at remote cemeteries when no cemetery representative is around? Are we supposed to interrupt the family who are greeting family and friends of their loved ones to do more paperwork and gather more signatures? I believe all paperwork and signatures is best done while making funeral arrangements. In my experience families do not like coming to the funeral home multiple times to sign paperwork.</w:t>
      </w:r>
    </w:p>
    <w:p w14:paraId="10A4C7EB" w14:textId="77777777" w:rsidR="00F0509C" w:rsidRDefault="00F0509C" w:rsidP="00F0509C">
      <w:pPr>
        <w:pStyle w:val="CommentText"/>
      </w:pPr>
      <w:r>
        <w:t>1.22(E)(3)(a)(II)(e) Tracking for every move is overly redundant. When they come into our care, when we return to the funeral home and they go into refrigeration or the prep room. Most of this is already documented in our refrigeration logs or embalming reports. I feel this is overly redundant.</w:t>
      </w:r>
    </w:p>
    <w:p w14:paraId="1C9634CD" w14:textId="77777777" w:rsidR="00F0509C" w:rsidRDefault="00F0509C" w:rsidP="00F0509C">
      <w:pPr>
        <w:pStyle w:val="CommentText"/>
      </w:pPr>
      <w:r>
        <w:t>1.22(E)(3)(b) I feel this is overly redundant and burdensome.</w:t>
      </w:r>
    </w:p>
    <w:p w14:paraId="443738F1" w14:textId="77777777" w:rsidR="00F0509C" w:rsidRDefault="00F0509C" w:rsidP="00F0509C">
      <w:pPr>
        <w:pStyle w:val="CommentText"/>
      </w:pPr>
      <w:r>
        <w:t>1.22(E)(4) I feel this entire log is overly redundant and burdensome.</w:t>
      </w:r>
    </w:p>
  </w:comment>
  <w:comment w:id="1808" w:author="Rascon Arana, Maria" w:date="2026-09-09T11:19:00Z" w:initials="MR">
    <w:p w14:paraId="71A849DB" w14:textId="77777777" w:rsidR="00690235" w:rsidRDefault="00690235" w:rsidP="00690235">
      <w:pPr>
        <w:pStyle w:val="CommentText"/>
      </w:pPr>
      <w:r>
        <w:rPr>
          <w:rStyle w:val="CommentReference"/>
        </w:rPr>
        <w:annotationRef/>
      </w:r>
      <w:r>
        <w:t>Tomsky - is the register log different from the chain of command?</w:t>
      </w:r>
    </w:p>
  </w:comment>
  <w:comment w:id="1809" w:author="Rascon Arana, Maria" w:date="2026-09-09T11:19:00Z" w:initials="MR">
    <w:p w14:paraId="531648F3" w14:textId="77777777" w:rsidR="00690235" w:rsidRDefault="00690235" w:rsidP="00690235">
      <w:pPr>
        <w:pStyle w:val="CommentText"/>
      </w:pPr>
      <w:r>
        <w:rPr>
          <w:rStyle w:val="CommentReference"/>
        </w:rPr>
        <w:annotationRef/>
      </w:r>
      <w:r>
        <w:t>Jolene Overhauser -We were confused about that too.</w:t>
      </w:r>
    </w:p>
  </w:comment>
  <w:comment w:id="1810" w:author="Rascon Arana, Maria" w:date="2026-09-09T15:39:00Z" w:initials="MR">
    <w:p w14:paraId="76BE369E" w14:textId="77777777" w:rsidR="00B0450C" w:rsidRDefault="00B0450C" w:rsidP="00B0450C">
      <w:pPr>
        <w:pStyle w:val="CommentText"/>
      </w:pPr>
      <w:r>
        <w:rPr>
          <w:rStyle w:val="CommentReference"/>
        </w:rPr>
        <w:annotationRef/>
      </w:r>
      <w:r>
        <w:t>Javan Jones - what must be documented to find objective observations or standard categories?</w:t>
      </w:r>
    </w:p>
  </w:comment>
  <w:comment w:id="1811" w:author="Rascon Arana, Maria" w:date="2026-09-11T15:36:00Z" w:initials="MR">
    <w:p w14:paraId="26D9E5E7" w14:textId="77777777" w:rsidR="008F3220" w:rsidRDefault="008F3220" w:rsidP="008F3220">
      <w:pPr>
        <w:pStyle w:val="CommentText"/>
      </w:pPr>
      <w:r>
        <w:rPr>
          <w:rStyle w:val="CommentReference"/>
        </w:rPr>
        <w:annotationRef/>
      </w:r>
      <w:r>
        <w:t>Emily Nelson - 2. Regarding the Register Log, it would be helpful if you define how to log "Condition of decedent;" (Embalming status, state of decomposition, discoloration, etc.) Otherwise, condition is extremely subjective and Funeral Establishments will not have a uniform manner of describing the condition.</w:t>
      </w:r>
    </w:p>
  </w:comment>
  <w:comment w:id="1883" w:author="Rascon Arana, Maria" w:date="2026-09-02T15:56:00Z" w:initials="MR">
    <w:p w14:paraId="1BD0556C" w14:textId="77777777" w:rsidR="006E3992" w:rsidRDefault="006E3992" w:rsidP="006E3992">
      <w:pPr>
        <w:pStyle w:val="CommentText"/>
      </w:pPr>
      <w:r>
        <w:rPr>
          <w:rStyle w:val="CommentReference"/>
        </w:rPr>
        <w:annotationRef/>
      </w:r>
      <w:r>
        <w:t xml:space="preserve">Aaron Kucharik - RULE 1.23 — PREPARATION ROOMS </w:t>
      </w:r>
    </w:p>
    <w:p w14:paraId="2269D34C" w14:textId="77777777" w:rsidR="006E3992" w:rsidRDefault="006E3992" w:rsidP="006E3992">
      <w:pPr>
        <w:pStyle w:val="CommentText"/>
      </w:pPr>
      <w:r>
        <w:t xml:space="preserve">Recommended Addition </w:t>
      </w:r>
    </w:p>
    <w:p w14:paraId="50DBD3E3" w14:textId="77777777" w:rsidR="006E3992" w:rsidRDefault="006E3992" w:rsidP="006E3992">
      <w:pPr>
        <w:pStyle w:val="CommentText"/>
      </w:pPr>
      <w:r>
        <w:t xml:space="preserve">Require: </w:t>
      </w:r>
    </w:p>
    <w:p w14:paraId="1C5C9E08" w14:textId="77777777" w:rsidR="006E3992" w:rsidRDefault="006E3992" w:rsidP="006E3992">
      <w:pPr>
        <w:pStyle w:val="CommentText"/>
      </w:pPr>
      <w:r>
        <w:t xml:space="preserve">Preparation rooms shall be secure against unauthorized access and maintained in a sanitary condition appropriate for the preparation and temporary care of human remains. </w:t>
      </w:r>
    </w:p>
    <w:p w14:paraId="28276855" w14:textId="77777777" w:rsidR="006E3992" w:rsidRDefault="006E3992" w:rsidP="006E3992">
      <w:pPr>
        <w:pStyle w:val="CommentText"/>
      </w:pPr>
      <w:r>
        <w:t xml:space="preserve">Add: </w:t>
      </w:r>
    </w:p>
    <w:p w14:paraId="0ADA4D0A" w14:textId="77777777" w:rsidR="006E3992" w:rsidRDefault="006E3992" w:rsidP="006E3992">
      <w:pPr>
        <w:pStyle w:val="CommentText"/>
      </w:pPr>
      <w:r>
        <w:t xml:space="preserve">Human remains shall be treated in a manner that preserves individual identity and dignity and prevents unauthorized public access, unnecessary exposure, contamination, or contact with unrelated remains. </w:t>
      </w:r>
    </w:p>
    <w:p w14:paraId="73CA2909" w14:textId="77777777" w:rsidR="006E3992" w:rsidRDefault="006E3992" w:rsidP="006E3992">
      <w:pPr>
        <w:pStyle w:val="CommentText"/>
      </w:pPr>
      <w:r>
        <w:t xml:space="preserve">Add: </w:t>
      </w:r>
    </w:p>
    <w:p w14:paraId="2D952526" w14:textId="77777777" w:rsidR="006E3992" w:rsidRDefault="006E3992" w:rsidP="006E3992">
      <w:pPr>
        <w:pStyle w:val="CommentText"/>
      </w:pPr>
      <w:r>
        <w:t xml:space="preserve">Preparation rooms and equipment shall be available for inspection and maintained in operable condition. </w:t>
      </w:r>
    </w:p>
    <w:p w14:paraId="4DBEE56A" w14:textId="77777777" w:rsidR="006E3992" w:rsidRDefault="006E3992" w:rsidP="006E3992">
      <w:pPr>
        <w:pStyle w:val="CommentText"/>
      </w:pPr>
      <w:r>
        <w:t xml:space="preserve">Access </w:t>
      </w:r>
    </w:p>
    <w:p w14:paraId="32A6843C" w14:textId="77777777" w:rsidR="006E3992" w:rsidRDefault="006E3992" w:rsidP="006E3992">
      <w:pPr>
        <w:pStyle w:val="CommentText"/>
      </w:pPr>
      <w:r>
        <w:t xml:space="preserve">Access to preparation areas shall be limited to authorized persons whose presence is reasonably related to professional services, training, inspection, investigation, maintenance, or another lawful purpose. </w:t>
      </w:r>
    </w:p>
  </w:comment>
  <w:comment w:id="1884" w:author="Rascon Arana, Maria" w:date="2026-09-08T09:26:00Z" w:initials="MR">
    <w:p w14:paraId="3E08795F" w14:textId="77777777" w:rsidR="008C299B" w:rsidRDefault="008C299B" w:rsidP="008C299B">
      <w:pPr>
        <w:pStyle w:val="CommentText"/>
      </w:pPr>
      <w:r>
        <w:rPr>
          <w:rStyle w:val="CommentReference"/>
        </w:rPr>
        <w:annotationRef/>
      </w:r>
      <w:r>
        <w:t>Christopher Donahoue - 1.23 Standards Applicable to Preparation Rooms</w:t>
      </w:r>
    </w:p>
    <w:p w14:paraId="662514F1" w14:textId="77777777" w:rsidR="008C299B" w:rsidRDefault="008C299B" w:rsidP="008C299B">
      <w:pPr>
        <w:pStyle w:val="CommentText"/>
      </w:pPr>
      <w:r>
        <w:t>(2) Refrigeration or Refrigerated: equipment that is designed to be, and which is in fact suitable for the storage of human remains, and which is capable of maintaining stored human remains at), between thirty-seven degrees Fahrenheit and forty-one degrees Fahrenheit (37° F - 41° F) or between two-point-seven-seven-eight degrees Celsius and five degrees Celsius ( 2.778°C - 5° C) as applicable, until final disposition.</w:t>
      </w:r>
    </w:p>
    <w:p w14:paraId="33E89D3D" w14:textId="77777777" w:rsidR="008C299B" w:rsidRDefault="008C299B" w:rsidP="008C299B">
      <w:pPr>
        <w:pStyle w:val="CommentText"/>
      </w:pPr>
      <w:r>
        <w:t>I would state that the appropriate range for this rule would be 33 degrees Fahrenheit to 44 degrees Fahrenheit to provide a wider range of fluctuation in the suitable temperatures to still maintain low enough temperatures to provide proper cooling for the storage of human remains and reduce risk of bacterial growth and to slow the natural processes of decomposition. I would even go so far as to define a target temperature as the range indicated within the proposed rule verbiage. The wider inspectable range allows for fluctuation in temperature during operational hours when the cooling units are being accessed and the doors (or closure) is being cycle opened and closed to allow access to the human remains within the unit. (If changed, update to 1.23(E)(3)(e) will be necessary)</w:t>
      </w:r>
    </w:p>
  </w:comment>
  <w:comment w:id="1885" w:author="Rascon Arana, Maria" w:date="2026-09-08T09:36:00Z" w:initials="MR">
    <w:p w14:paraId="7913BBBA" w14:textId="77777777" w:rsidR="006F594E" w:rsidRDefault="006F594E" w:rsidP="006F594E">
      <w:pPr>
        <w:pStyle w:val="CommentText"/>
      </w:pPr>
      <w:r>
        <w:rPr>
          <w:rStyle w:val="CommentReference"/>
        </w:rPr>
        <w:annotationRef/>
      </w:r>
      <w:r>
        <w:t>Misty Niles - 1.23 A(2) – I Object</w:t>
      </w:r>
    </w:p>
    <w:p w14:paraId="0515C470" w14:textId="77777777" w:rsidR="006F594E" w:rsidRDefault="006F594E" w:rsidP="006F594E">
      <w:pPr>
        <w:pStyle w:val="CommentText"/>
      </w:pPr>
      <w:r>
        <w:t>Coolers should be required to operate at no more than 44 degrees, with an optimal temperature range of approximately 35–40 degrees. Requiring such a narrow four-degree temperature window is unreasonable and does not reflect normal industry standards.</w:t>
      </w:r>
    </w:p>
    <w:p w14:paraId="2F1DA586" w14:textId="77777777" w:rsidR="006F594E" w:rsidRDefault="006F594E" w:rsidP="006F594E">
      <w:pPr>
        <w:pStyle w:val="CommentText"/>
      </w:pPr>
      <w:r>
        <w:t>There also needs to be consideration for normal temperature fluctuations caused by regular use, including frequent opening and closing of cooler doors.</w:t>
      </w:r>
    </w:p>
    <w:p w14:paraId="1F63DF4C" w14:textId="77777777" w:rsidR="006F594E" w:rsidRDefault="006F594E" w:rsidP="006F594E">
      <w:pPr>
        <w:pStyle w:val="CommentText"/>
      </w:pPr>
      <w:r>
        <w:t>1.23 B(1) – Question</w:t>
      </w:r>
    </w:p>
    <w:p w14:paraId="557A2360" w14:textId="77777777" w:rsidR="006F594E" w:rsidRDefault="006F594E" w:rsidP="006F594E">
      <w:pPr>
        <w:pStyle w:val="CommentText"/>
      </w:pPr>
      <w:r>
        <w:t>What about dressing rooms? Why are the definitions so narrow?</w:t>
      </w:r>
    </w:p>
    <w:p w14:paraId="49ABFFA1" w14:textId="77777777" w:rsidR="006F594E" w:rsidRDefault="006F594E" w:rsidP="006F594E">
      <w:pPr>
        <w:pStyle w:val="CommentText"/>
      </w:pPr>
      <w:r>
        <w:t>For example, would this prevent a family member from fixing their loved one's hair while they are in a casket in the chapel? I believe there needs to be more flexibility and clearer definitions in this section.</w:t>
      </w:r>
    </w:p>
    <w:p w14:paraId="667A9096" w14:textId="77777777" w:rsidR="006F594E" w:rsidRDefault="006F594E" w:rsidP="006F594E">
      <w:pPr>
        <w:pStyle w:val="CommentText"/>
      </w:pPr>
      <w:r>
        <w:t>1.23(3)(d)(VI) – Question</w:t>
      </w:r>
    </w:p>
    <w:p w14:paraId="0709C72D" w14:textId="77777777" w:rsidR="006F594E" w:rsidRDefault="006F594E" w:rsidP="006F594E">
      <w:pPr>
        <w:pStyle w:val="CommentText"/>
      </w:pPr>
      <w:r>
        <w:t>Why are the rules becoming so specific about the type of gloves that must be available in a preparation room? This section seems overly detailed and creates unnecessary regulation.</w:t>
      </w:r>
    </w:p>
    <w:p w14:paraId="1D2AC66B" w14:textId="77777777" w:rsidR="006F594E" w:rsidRDefault="006F594E" w:rsidP="006F594E">
      <w:pPr>
        <w:pStyle w:val="CommentText"/>
      </w:pPr>
      <w:r>
        <w:t>1.23(4) – I Object/Question</w:t>
      </w:r>
    </w:p>
    <w:p w14:paraId="0D0AABC6" w14:textId="77777777" w:rsidR="006F594E" w:rsidRDefault="006F594E" w:rsidP="006F594E">
      <w:pPr>
        <w:pStyle w:val="CommentText"/>
      </w:pPr>
      <w:r>
        <w:t>What about establishments that use a professional laundry service that only picks up once a week? There should be reasonable allowances for laundry to be safely stored in a manner that prevents the spread of disease or bacteria until it can be properly collected.</w:t>
      </w:r>
    </w:p>
    <w:p w14:paraId="6D6C878B" w14:textId="77777777" w:rsidR="006F594E" w:rsidRDefault="006F594E" w:rsidP="006F594E">
      <w:pPr>
        <w:pStyle w:val="CommentText"/>
      </w:pPr>
      <w:r>
        <w:t>1.23(C)(1)(D)(1) – I Object</w:t>
      </w:r>
    </w:p>
    <w:p w14:paraId="7798DDAC" w14:textId="77777777" w:rsidR="006F594E" w:rsidRDefault="006F594E" w:rsidP="006F594E">
      <w:pPr>
        <w:pStyle w:val="CommentText"/>
      </w:pPr>
      <w:r>
        <w:t>The additions regarding medical waste are not found in the statute. I believe including them here creates additional regulation through rulemaking rather than through legislation.</w:t>
      </w:r>
    </w:p>
    <w:p w14:paraId="3E7D0B31" w14:textId="77777777" w:rsidR="006F594E" w:rsidRDefault="006F594E" w:rsidP="006F594E">
      <w:pPr>
        <w:pStyle w:val="CommentText"/>
      </w:pPr>
      <w:r>
        <w:t>This section is not part of HB26-1258 and should not be included in rules specifically intended to govern that legislation</w:t>
      </w:r>
    </w:p>
    <w:p w14:paraId="5E232C71" w14:textId="77777777" w:rsidR="006F594E" w:rsidRDefault="006F594E" w:rsidP="006F594E">
      <w:pPr>
        <w:pStyle w:val="CommentText"/>
      </w:pPr>
      <w:r>
        <w:t>1.23(E)(1-3) – I Object</w:t>
      </w:r>
    </w:p>
    <w:p w14:paraId="7B467A83" w14:textId="77777777" w:rsidR="006F594E" w:rsidRDefault="006F594E" w:rsidP="006F594E">
      <w:pPr>
        <w:pStyle w:val="CommentText"/>
      </w:pPr>
      <w:r>
        <w:t>This section creates an excessive amount of paperwork and additional regulation without a clear benefit.</w:t>
      </w:r>
    </w:p>
  </w:comment>
  <w:comment w:id="1886" w:author="Rascon Arana, Maria" w:date="2026-09-08T09:42:00Z" w:initials="MR">
    <w:p w14:paraId="3C451E78" w14:textId="77777777" w:rsidR="00CB058F" w:rsidRDefault="00CB058F" w:rsidP="00CB058F">
      <w:pPr>
        <w:pStyle w:val="CommentText"/>
      </w:pPr>
      <w:r>
        <w:rPr>
          <w:rStyle w:val="CommentReference"/>
        </w:rPr>
        <w:annotationRef/>
      </w:r>
      <w:r>
        <w:t>Jimmy R. Brown - 1.23A(2) I OBJECT -  Coolers should be operated at no more than 44 degrees with an optimal range setting of 35-40 degrees.  The 4 degree window requirement in this rule is unreasonable and outside the boundaries of what is considered to be normal within the industry.  (see below statement from cooler manufacturer).  Also, what about normal temperature variations depending upon use and frequency of entries and exits.</w:t>
      </w:r>
    </w:p>
  </w:comment>
  <w:comment w:id="1887" w:author="Rascon Arana, Maria" w:date="2026-09-08T09:54:00Z" w:initials="MR">
    <w:p w14:paraId="7742C2CB" w14:textId="77777777" w:rsidR="00F0073D" w:rsidRDefault="00F0073D" w:rsidP="00F0073D">
      <w:pPr>
        <w:pStyle w:val="CommentText"/>
      </w:pPr>
      <w:r>
        <w:rPr>
          <w:rStyle w:val="CommentReference"/>
        </w:rPr>
        <w:annotationRef/>
      </w:r>
      <w:r>
        <w:t>Faith Haug - Rule 1.23 – Standards Applicable to Preparation Rooms</w:t>
      </w:r>
    </w:p>
    <w:p w14:paraId="5737D264" w14:textId="77777777" w:rsidR="00F0073D" w:rsidRDefault="00F0073D" w:rsidP="00F0073D">
      <w:pPr>
        <w:pStyle w:val="CommentText"/>
      </w:pPr>
      <w:r>
        <w:t>The four-degree temperature window falls outside industry norms. Coolers should be allowed to operate at up to 44 degrees, with 35–40 degrees as the optimal setting. The rule also ignores ordinary temperature swings from door openings and frequency of use; it should state plainly that a brief excursion during normal operations is not a violation where the unit returns to range.</w:t>
      </w:r>
    </w:p>
    <w:p w14:paraId="138F2EDB" w14:textId="77777777" w:rsidR="00F0073D" w:rsidRDefault="00F0073D" w:rsidP="00F0073D">
      <w:pPr>
        <w:pStyle w:val="CommentText"/>
      </w:pPr>
      <w:r>
        <w:t>On Rule 1.23.E.1–3, continuous electronic monitoring with excursion alerts should be recognized as full compliance, with manual logging reserved as the fallback for units that lack that capability.</w:t>
      </w:r>
    </w:p>
    <w:p w14:paraId="770549F1" w14:textId="77777777" w:rsidR="00F0073D" w:rsidRDefault="00F0073D" w:rsidP="00F0073D">
      <w:pPr>
        <w:pStyle w:val="CommentText"/>
      </w:pPr>
      <w:r>
        <w:t>The maintenance documentation requirements (Rule 1.23.A.2.a–b) overreach. At minimum, electronic copies of manufacturer guidelines should suffice. The deeper problem is that mandating adherence to the manufacturer's service schedule, with two years of maintenance records held for inspection, regulates the wrong thing entirely. The public-protection question is whether the unit holds temperature. How an establishment services its own equipment is a business decision, and no other piece of equipment in the building carries a comparable records mandate.</w:t>
      </w:r>
    </w:p>
    <w:p w14:paraId="20F2A035" w14:textId="77777777" w:rsidR="00F0073D" w:rsidRDefault="00F0073D" w:rsidP="00F0073D">
      <w:pPr>
        <w:pStyle w:val="CommentText"/>
      </w:pPr>
      <w:r>
        <w:t>QUESTION on the preparation room definition (Rule 1.23.B.1). Where do dressing rooms fit? The definition needs to separate embalming and sanitary preparation from dressing, cosmetics, and hair care, which routinely and appropriately happen outside the preparation room. Members of the Church of Jesus Christ of Latter-day Saints and other faith communities dress their loved ones themselves as a matter of religious practice, and the rule as written appears to prohibit accommodating them.</w:t>
      </w:r>
    </w:p>
    <w:p w14:paraId="16F8DC43" w14:textId="77777777" w:rsidR="00F0073D" w:rsidRDefault="00F0073D" w:rsidP="00F0073D">
      <w:pPr>
        <w:pStyle w:val="CommentText"/>
      </w:pPr>
      <w:r>
        <w:t>QUESTION on Rule 1.23.B.3.d.VI. Why is the state specifying glove types for preparation rooms? The equipment list as a whole is over-prescriptive. The requirement should simply be appropriate personal protective equipment consistent with OSHA standards.</w:t>
      </w:r>
    </w:p>
    <w:p w14:paraId="6426A2FF" w14:textId="77777777" w:rsidR="00F0073D" w:rsidRDefault="00F0073D" w:rsidP="00F0073D">
      <w:pPr>
        <w:pStyle w:val="CommentText"/>
      </w:pPr>
      <w:r>
        <w:t>QUESTION on Rule 1.23.B.4. How does this apply to establishments served by weekly laundry pickup? The rule should allow soiled linens to be held in a safe, contained manner that prevents the spread of disease pending service, rather than demanding everything be cleansed after each preparation.</w:t>
      </w:r>
    </w:p>
    <w:p w14:paraId="3D467CC2" w14:textId="77777777" w:rsidR="00F0073D" w:rsidRDefault="00F0073D" w:rsidP="00F0073D">
      <w:pPr>
        <w:pStyle w:val="CommentText"/>
      </w:pPr>
      <w:r>
        <w:t>(Rules 1.23.C and 1.23.D). Funeral establishments already answer directly to CDPHE on medical waste and to OSHA on bloodborne pathogens under those agencies' own authority. Folding those regulations into these Rules manufactures law through rulemaking, creates a second enforcement track for obligations already enforced elsewhere, and has no basis in HB 26-1258.</w:t>
      </w:r>
    </w:p>
  </w:comment>
  <w:comment w:id="1888" w:author="Rascon Arana, Maria" w:date="2026-09-08T16:50:00Z" w:initials="MR">
    <w:p w14:paraId="00BF63C5" w14:textId="77777777" w:rsidR="007061CE" w:rsidRDefault="007061CE" w:rsidP="007061CE">
      <w:pPr>
        <w:pStyle w:val="CommentText"/>
      </w:pPr>
      <w:r>
        <w:rPr>
          <w:rStyle w:val="CommentReference"/>
        </w:rPr>
        <w:annotationRef/>
      </w:r>
      <w:r>
        <w:t>Serena Jimenez - 1.23A(1) I object- This is making it impossible for certain families who have certain religious views be able to dress their loved ones or to be able to do their hair for the services. It will also make it impossible for a hairstylist to come in and do hair. You don’t want anyone that isn’t directly contracted with the funeral establishment in the prep room so we use our conference room as a secondary area to dress and do hair for families and hairdressers. This needs to be taken out.</w:t>
      </w:r>
    </w:p>
    <w:p w14:paraId="49632541" w14:textId="77777777" w:rsidR="007061CE" w:rsidRDefault="007061CE" w:rsidP="007061CE">
      <w:pPr>
        <w:pStyle w:val="CommentText"/>
      </w:pPr>
      <w:r>
        <w:t xml:space="preserve">1.23(4) I object- this isn’t always possible for bigger funeral homes that utilize laundry services, there should be an exception for such things. </w:t>
      </w:r>
    </w:p>
    <w:p w14:paraId="7B98FA4A" w14:textId="77777777" w:rsidR="007061CE" w:rsidRDefault="007061CE" w:rsidP="007061CE">
      <w:pPr>
        <w:pStyle w:val="CommentText"/>
      </w:pPr>
      <w:r>
        <w:t xml:space="preserve">1.23 (C)(1)(D)(1) I object- Medical waste additions- none of this is found in the statue, it is creating law through rule making and shouldn’t be in here. </w:t>
      </w:r>
    </w:p>
    <w:p w14:paraId="26FC0386" w14:textId="77777777" w:rsidR="007061CE" w:rsidRDefault="007061CE" w:rsidP="007061CE">
      <w:pPr>
        <w:pStyle w:val="CommentText"/>
      </w:pPr>
      <w:r>
        <w:t xml:space="preserve">1.23(E)(3a&amp;e) I object- The serial number of the refrigeration unit to which the log belongs to is unnecessary in smaller funeral homes such as ours that only has one refrigeration unit. The temperature regulations aren’t very lenient this doesn’t allow for this such as how often the door is opened due to taking someone in and out of the cooler. </w:t>
      </w:r>
    </w:p>
  </w:comment>
  <w:comment w:id="1889" w:author="Rascon Arana, Maria" w:date="2026-09-08T16:54:00Z" w:initials="MR">
    <w:p w14:paraId="061CD21F" w14:textId="77777777" w:rsidR="00447300" w:rsidRDefault="00447300" w:rsidP="00447300">
      <w:pPr>
        <w:pStyle w:val="CommentText"/>
      </w:pPr>
      <w:r>
        <w:rPr>
          <w:rStyle w:val="CommentReference"/>
        </w:rPr>
        <w:annotationRef/>
      </w:r>
      <w:r>
        <w:t>Virgil Wood -  1.23A(2)</w:t>
      </w:r>
    </w:p>
    <w:p w14:paraId="1AB5B27A" w14:textId="77777777" w:rsidR="00447300" w:rsidRDefault="00447300" w:rsidP="00447300">
      <w:pPr>
        <w:pStyle w:val="CommentText"/>
      </w:pPr>
      <w:r>
        <w:t xml:space="preserve">The optimum temperature for mortuary coolers accepted in the industry is 35-40 degrees Fahrenheit.  </w:t>
      </w:r>
    </w:p>
    <w:p w14:paraId="478CA32C" w14:textId="77777777" w:rsidR="00447300" w:rsidRDefault="00447300" w:rsidP="00447300">
      <w:pPr>
        <w:pStyle w:val="CommentText"/>
      </w:pPr>
      <w:r>
        <w:t xml:space="preserve">1.23B(1) </w:t>
      </w:r>
    </w:p>
    <w:p w14:paraId="795CB94E" w14:textId="77777777" w:rsidR="00447300" w:rsidRDefault="00447300" w:rsidP="00447300">
      <w:pPr>
        <w:pStyle w:val="CommentText"/>
      </w:pPr>
      <w:r>
        <w:t>Many establishments will have a dressing room.  There are no provisions for dressing rooms where dressing, casketing and cosmetic care are often performed.  A dressing room allows a family to participate in dressing and cosmetic care for their loved one.  Not providing for dressing rooms for dressing and cosmetic care outside of a preparation room will result in harm to families by restricting their participation with their loved one.</w:t>
      </w:r>
    </w:p>
    <w:p w14:paraId="753DDBDF" w14:textId="77777777" w:rsidR="00447300" w:rsidRDefault="00447300" w:rsidP="00447300">
      <w:pPr>
        <w:pStyle w:val="CommentText"/>
      </w:pPr>
      <w:r>
        <w:t xml:space="preserve">1.23(4)  </w:t>
      </w:r>
    </w:p>
    <w:p w14:paraId="6128E1A3" w14:textId="77777777" w:rsidR="00447300" w:rsidRDefault="00447300" w:rsidP="00447300">
      <w:pPr>
        <w:pStyle w:val="CommentText"/>
      </w:pPr>
      <w:r>
        <w:t>The requirement to clean linens at the conclusion of each preparation or embalming is unreasonable. First, not all funeral homes have laundry facilities. Some use commercial services laundry companies. Second, it seems it would require anyone embalming at 2:00 AM to stay and do laundry as well, needlessly adding cost which no doubt would be passed on to the consumer. Third, it provides no more protection to the public or funeral home staff than storing soiled laundry in compliance with OSHA regulations and doing the laundry at a later time.</w:t>
      </w:r>
    </w:p>
    <w:p w14:paraId="78650C25" w14:textId="77777777" w:rsidR="00447300" w:rsidRDefault="00447300" w:rsidP="00447300">
      <w:pPr>
        <w:pStyle w:val="CommentText"/>
      </w:pPr>
      <w:r>
        <w:t xml:space="preserve">1.23(E)(1-3) </w:t>
      </w:r>
    </w:p>
    <w:p w14:paraId="4CC78AB3" w14:textId="77777777" w:rsidR="00447300" w:rsidRDefault="00447300" w:rsidP="00447300">
      <w:pPr>
        <w:pStyle w:val="CommentText"/>
      </w:pPr>
      <w:r>
        <w:t xml:space="preserve">The maintenance requirements in this rule are not providing any public protection.  The protection is maintaining temperature.  Even a unit serviced, inspected and maintained on a strict schedule is subject to failure.  Requiring a maintenance schedule based on manufacturer’s guidelines you are imposing is a requirement that will increase cost to the public.  Any rule that increases cost for the funeral establishment will obviously and of necessity, be passed on to the public.  This rule does not offer more protection for the public but does harm in the increased cost. </w:t>
      </w:r>
    </w:p>
  </w:comment>
  <w:comment w:id="1890" w:author="Rascon Arana, Maria" w:date="2026-09-09T12:31:00Z" w:initials="MR">
    <w:p w14:paraId="02DB9F5D" w14:textId="77777777" w:rsidR="003079EC" w:rsidRDefault="003079EC" w:rsidP="003079EC">
      <w:pPr>
        <w:pStyle w:val="CommentText"/>
      </w:pPr>
      <w:r>
        <w:rPr>
          <w:rStyle w:val="CommentReference"/>
        </w:rPr>
        <w:annotationRef/>
      </w:r>
      <w:r>
        <w:t xml:space="preserve">Amanda Brown - 1.23(A)(2)  The temperature range of 37 – 41 degrees seems too restrictive, considering the opening and closing of coolers and the variation in temperature that this can cause.  Most cooler vendors indicate a range of 34 – 42 is the industry acceptable range for body coolers.  </w:t>
      </w:r>
    </w:p>
    <w:p w14:paraId="3E7D5B2C" w14:textId="77777777" w:rsidR="003079EC" w:rsidRDefault="003079EC" w:rsidP="003079EC">
      <w:pPr>
        <w:pStyle w:val="CommentText"/>
      </w:pPr>
      <w:r>
        <w:t>1.23(A)(2)(a)&amp;(b)  The requirement for refrigeration manufacturer’s guidelines  and records of performed maintenance to be on-site and available for inspection seems to be over-reach.  If the equipment is maintaining the required temperatures, why is anything else needed?</w:t>
      </w:r>
    </w:p>
    <w:p w14:paraId="6A1F7D27" w14:textId="77777777" w:rsidR="003079EC" w:rsidRDefault="003079EC" w:rsidP="003079EC">
      <w:pPr>
        <w:pStyle w:val="CommentText"/>
      </w:pPr>
      <w:r>
        <w:t>1.23(B)(1)  What is the definition of “preparation of human remains”?  Many funeral homes have hairdressers that use dressing rooms or another room in the funeral establishment rather than the preparation room to preserve respect and privacy when there are multiple cases in the preparation room at that time.</w:t>
      </w:r>
    </w:p>
    <w:p w14:paraId="55112DAA" w14:textId="77777777" w:rsidR="003079EC" w:rsidRDefault="003079EC" w:rsidP="003079EC">
      <w:pPr>
        <w:pStyle w:val="CommentText"/>
      </w:pPr>
      <w:r>
        <w:t>1.23(B)(3)(d)(VI)  Do the rules really need to tell us what types of gloves to have on hand?  Perhaps something like personal protective equipment is more appropriate rather than going into such great detail.</w:t>
      </w:r>
    </w:p>
    <w:p w14:paraId="0F11AD33" w14:textId="77777777" w:rsidR="003079EC" w:rsidRDefault="003079EC" w:rsidP="003079EC">
      <w:pPr>
        <w:pStyle w:val="CommentText"/>
      </w:pPr>
      <w:r>
        <w:t>1.23(B)(4)  Requiring sheets and linens to be cleaned and disinfected at the conclusion of each preparation or embalming seems impractical.  Many funeral establishments do not have the space or plumbing for on-site laundry facilities and are forced to use a laundry service that only picks up soiled laundry at set intervals, like once a week or once a month, depending on the needs of that particular location.  As long as the soiled laundry is kept in a closed container until the laundry service picks it up, there should be no need or requirement for on-site laundry services.</w:t>
      </w:r>
    </w:p>
    <w:p w14:paraId="250382F8" w14:textId="77777777" w:rsidR="003079EC" w:rsidRDefault="003079EC" w:rsidP="003079EC">
      <w:pPr>
        <w:pStyle w:val="CommentText"/>
      </w:pPr>
      <w:r>
        <w:t xml:space="preserve">1.23(C) &amp;(D) Why are these rules trying to enforce CDPHE regulations and OSHA standards?  Funeral establishments are held accountable by CDPHE and OSHA.  This seems to be an over-reach and has nothing to do with the legislation that was passed.  How can these rules require Hepatitis B vaccinations?    </w:t>
      </w:r>
    </w:p>
  </w:comment>
  <w:comment w:id="1891" w:author="Rascon Arana, Maria" w:date="2026-09-09T12:36:00Z" w:initials="MR">
    <w:p w14:paraId="62DDDA8B" w14:textId="77777777" w:rsidR="006920C6" w:rsidRDefault="006920C6" w:rsidP="006920C6">
      <w:pPr>
        <w:pStyle w:val="CommentText"/>
      </w:pPr>
      <w:r>
        <w:rPr>
          <w:rStyle w:val="CommentReference"/>
        </w:rPr>
        <w:annotationRef/>
      </w:r>
      <w:r>
        <w:t xml:space="preserve">Cassandra Esparza - 1.23 A (2) I Object- The 4 degree window requirement in this rule is unreasonable and outside the boundaries of what is considered to be normal within the industry. I suggest that the coolers should be operated at no more than 44 degrees. There should also be consideration for normal temperature variations depending on use and frequency of entries and exits.  </w:t>
      </w:r>
    </w:p>
    <w:p w14:paraId="7415F1B7" w14:textId="77777777" w:rsidR="006920C6" w:rsidRDefault="006920C6" w:rsidP="006920C6">
      <w:pPr>
        <w:pStyle w:val="CommentText"/>
      </w:pPr>
      <w:r>
        <w:t>1.23 B (1) Question- What does this mean for families that we serve? Does this mean that a family member is not allowed to come and fix their loved one’s hair or makeup prior to or after casketing. In some religions, it is customary for family members or church members to dress the deceased. What would this look like for them?</w:t>
      </w:r>
    </w:p>
    <w:p w14:paraId="08E6F6EA" w14:textId="77777777" w:rsidR="006920C6" w:rsidRDefault="006920C6" w:rsidP="006920C6">
      <w:pPr>
        <w:pStyle w:val="CommentText"/>
      </w:pPr>
      <w:r>
        <w:t xml:space="preserve">1.23 (3) (D) (VI) Question- Why would there be rules about what kind of gloves can be used in the preparation room? </w:t>
      </w:r>
    </w:p>
    <w:p w14:paraId="1F9B252F" w14:textId="77777777" w:rsidR="006920C6" w:rsidRDefault="006920C6" w:rsidP="006920C6">
      <w:pPr>
        <w:pStyle w:val="CommentText"/>
      </w:pPr>
      <w:r>
        <w:t xml:space="preserve">1.23 (C) (1) and (D) (1)- I Object- This entire section should be eliminated. It’s not part of 1258, and does not belong in the rules that govern 1258. </w:t>
      </w:r>
    </w:p>
    <w:p w14:paraId="4BEB163B" w14:textId="77777777" w:rsidR="006920C6" w:rsidRDefault="006920C6" w:rsidP="006920C6">
      <w:pPr>
        <w:pStyle w:val="CommentText"/>
      </w:pPr>
      <w:r>
        <w:t xml:space="preserve">1.23 (E) (1-3)- I Object- This is a lot of added paperwork and regulations. There should not be a regulation on having the serial number of the refrigeration unit to which the log belongs especially if the funeral only has one refrigeration unit on site. </w:t>
      </w:r>
    </w:p>
  </w:comment>
  <w:comment w:id="1892" w:author="Rascon Arana, Maria" w:date="2026-09-09T12:45:00Z" w:initials="MR">
    <w:p w14:paraId="34DFD2BD" w14:textId="77777777" w:rsidR="001C264C" w:rsidRDefault="001C264C" w:rsidP="001C264C">
      <w:pPr>
        <w:pStyle w:val="CommentText"/>
      </w:pPr>
      <w:r>
        <w:rPr>
          <w:rStyle w:val="CommentReference"/>
        </w:rPr>
        <w:annotationRef/>
      </w:r>
      <w:r>
        <w:t>Derek Riner - 1.23</w:t>
      </w:r>
    </w:p>
    <w:p w14:paraId="09A4778D" w14:textId="77777777" w:rsidR="001C264C" w:rsidRDefault="001C264C" w:rsidP="001C264C">
      <w:pPr>
        <w:pStyle w:val="CommentText"/>
      </w:pPr>
      <w:r>
        <w:t>A. 2. Most morgue coolers suppliers recommend temperatures be maintained between 34 – 42 degrees Fahrenheit with 38 being optimal.</w:t>
      </w:r>
    </w:p>
    <w:p w14:paraId="058B1C5D" w14:textId="77777777" w:rsidR="001C264C" w:rsidRDefault="001C264C" w:rsidP="001C264C">
      <w:pPr>
        <w:pStyle w:val="CommentText"/>
      </w:pPr>
      <w:r>
        <w:t>a. Can be supplied electronic.</w:t>
      </w:r>
    </w:p>
    <w:p w14:paraId="44CBE1D8" w14:textId="77777777" w:rsidR="001C264C" w:rsidRDefault="001C264C" w:rsidP="001C264C">
      <w:pPr>
        <w:pStyle w:val="CommentText"/>
      </w:pPr>
      <w:r>
        <w:t>b.  Same as a.</w:t>
      </w:r>
    </w:p>
    <w:p w14:paraId="5CA3EEF0" w14:textId="77777777" w:rsidR="001C264C" w:rsidRDefault="001C264C" w:rsidP="001C264C">
      <w:pPr>
        <w:pStyle w:val="CommentText"/>
      </w:pPr>
      <w:r>
        <w:t>3. B. 1. Disagree that no other room be allowed. Preparation of remains includes more than embalming. Many families/religions/cultures, request/ceremony/customs are to bath, dress, hair and/or cosmetics, casket, etc. Due to the nature of the request it could be done in a dressing room, casketing room, viewing room, chapel, etc.</w:t>
      </w:r>
    </w:p>
    <w:p w14:paraId="1812545E" w14:textId="77777777" w:rsidR="001C264C" w:rsidRDefault="001C264C" w:rsidP="001C264C">
      <w:pPr>
        <w:pStyle w:val="CommentText"/>
      </w:pPr>
      <w:r>
        <w:t>d. VI. WHAT? Who thinks up these!</w:t>
      </w:r>
    </w:p>
    <w:p w14:paraId="123B5233" w14:textId="77777777" w:rsidR="001C264C" w:rsidRDefault="001C264C" w:rsidP="001C264C">
      <w:pPr>
        <w:pStyle w:val="CommentText"/>
      </w:pPr>
      <w:r>
        <w:t xml:space="preserve">4. Not practical for those that outsource their laundry. </w:t>
      </w:r>
    </w:p>
    <w:p w14:paraId="08CD1CE9" w14:textId="77777777" w:rsidR="001C264C" w:rsidRDefault="001C264C" w:rsidP="001C264C">
      <w:pPr>
        <w:pStyle w:val="CommentText"/>
      </w:pPr>
      <w:r>
        <w:t>C. Again overstepping.</w:t>
      </w:r>
    </w:p>
    <w:p w14:paraId="61AEEA0E" w14:textId="77777777" w:rsidR="001C264C" w:rsidRDefault="001C264C" w:rsidP="001C264C">
      <w:pPr>
        <w:pStyle w:val="CommentText"/>
      </w:pPr>
      <w:r>
        <w:t>E. 3 a. Only if more than on unit per Establishment or Location.</w:t>
      </w:r>
    </w:p>
  </w:comment>
  <w:comment w:id="1893" w:author="Rascon Arana, Maria" w:date="2026-09-09T12:54:00Z" w:initials="MR">
    <w:p w14:paraId="11A50DF4" w14:textId="77777777" w:rsidR="00931317" w:rsidRDefault="00931317" w:rsidP="00931317">
      <w:pPr>
        <w:pStyle w:val="CommentText"/>
      </w:pPr>
      <w:r>
        <w:rPr>
          <w:rStyle w:val="CommentReference"/>
        </w:rPr>
        <w:annotationRef/>
      </w:r>
      <w:r>
        <w:t xml:space="preserve">Janelle Leonard - 1.23 (2) “Understanding what temperature should a morgue cooler be isn't just about technical specifications—it's about honoring the deceased and supporting families during their most vulnerable moments. The industry standard of 35°F to 42°F (2°C to 6°C), with that sweet spot of 38°F (3.3°C), represents decades of careful research and real-world experience. “ </w:t>
      </w:r>
      <w:hyperlink r:id="rId1" w:anchor=":~:text=Understanding%20what%20temperature,real%2Dworld%20experience" w:history="1">
        <w:r w:rsidRPr="00970EF0">
          <w:rPr>
            <w:rStyle w:val="Hyperlink"/>
          </w:rPr>
          <w:t>https://mymortuarycooler.com/blogs/news/the-ultimate-guide-to-morgue-cooler-temperature-recommendations#:~:text=Understanding%20what%20temperature,real%2Dworld%20experience</w:t>
        </w:r>
      </w:hyperlink>
      <w:r>
        <w:t xml:space="preserve">  </w:t>
      </w:r>
    </w:p>
    <w:p w14:paraId="041513AC" w14:textId="77777777" w:rsidR="00931317" w:rsidRDefault="00931317" w:rsidP="00931317">
      <w:pPr>
        <w:pStyle w:val="CommentText"/>
      </w:pPr>
      <w:r>
        <w:t>This quote is from American Mortuary Coolers.</w:t>
      </w:r>
    </w:p>
    <w:p w14:paraId="37A072A5" w14:textId="77777777" w:rsidR="00931317" w:rsidRDefault="00931317" w:rsidP="00931317">
      <w:pPr>
        <w:pStyle w:val="CommentText"/>
      </w:pPr>
      <w:r>
        <w:t>Can’t we listen to the manufacturers who make these coolers to determine a temperature range?</w:t>
      </w:r>
    </w:p>
    <w:p w14:paraId="215AF085" w14:textId="77777777" w:rsidR="00931317" w:rsidRDefault="00931317" w:rsidP="00931317">
      <w:pPr>
        <w:pStyle w:val="CommentText"/>
      </w:pPr>
      <w:r>
        <w:t>The redundancy in this act is ridiculous Refer to 1.26 in respect to Sub-Contractors. 1.20 gives the director full knowledge of inspection access. Strike 1.26 H-J.</w:t>
      </w:r>
    </w:p>
    <w:p w14:paraId="3A73818D" w14:textId="77777777" w:rsidR="00931317" w:rsidRDefault="00931317" w:rsidP="00931317">
      <w:pPr>
        <w:pStyle w:val="CommentText"/>
      </w:pPr>
      <w:r>
        <w:t>We take our responsibility very seriously as funeral professionals and understand that accountability to our families we serve is of utmost importance. I’ve listed the issues concerning me in the latest barrage of overreach in HB26-1258. While no number of laws can be written to make one of good moral character, we must adhere to C.R.S 12-135 The Mortuary Science Code; along with SB24-173 and now HB26-1258.</w:t>
      </w:r>
    </w:p>
  </w:comment>
  <w:comment w:id="1894" w:author="Rascon Arana, Maria" w:date="2026-09-11T15:02:00Z" w:initials="MR">
    <w:p w14:paraId="0414BB2E" w14:textId="0B21CE5C" w:rsidR="00F0509C" w:rsidRDefault="00F0509C" w:rsidP="00F0509C">
      <w:pPr>
        <w:pStyle w:val="CommentText"/>
      </w:pPr>
      <w:r>
        <w:rPr>
          <w:rStyle w:val="CommentReference"/>
        </w:rPr>
        <w:annotationRef/>
      </w:r>
      <w:r>
        <w:t>Seth Bellwood - 1.23(A0(2) I believe the tolerances are too tight for normal refrigeration swings. Making 37-41 a median goal is acceptable. In hot weather leaving the door open for a short period of time, sometimes under a minute, can bring the temp up to 42 degrees and above. I believe keeping it above freezing and somewhere around 43 degrees is a reasonable range. I think the director must allow for spikes with the door being open. While I think all of us will agree that the low 60’s is not refrigeration. I think keeping a refrigeration unit with a temperature range in the 30s-mid40s with the goal of retarding human decomposition is allowable with a wider temperature range.</w:t>
      </w:r>
    </w:p>
    <w:p w14:paraId="2A5D9340" w14:textId="77777777" w:rsidR="00F0509C" w:rsidRDefault="00F0509C" w:rsidP="00F0509C">
      <w:pPr>
        <w:pStyle w:val="CommentText"/>
      </w:pPr>
      <w:r>
        <w:t>1.23(B)(3)(d)(VI) Nitrile gloves irritate my hands. I have never used them in a funeral home setting. I use heavy latex gloves while embalming but while handling remains in my care I simply use latex exam gloves.</w:t>
      </w:r>
    </w:p>
    <w:p w14:paraId="62E6D949" w14:textId="77777777" w:rsidR="00F0509C" w:rsidRDefault="00F0509C" w:rsidP="00F0509C">
      <w:pPr>
        <w:pStyle w:val="CommentText"/>
      </w:pPr>
      <w:r>
        <w:t>1.23(B)(4) Can we at least have enough laundry to make a full wash load? We are currently in a drought situation that we will get out of. I have a small funeral home and doing a load consisting of a sheet and a couple washcloths I believe is quite wasteful. Especially as our state moves to being more environmentally friendly.</w:t>
      </w:r>
    </w:p>
    <w:p w14:paraId="537AB93D" w14:textId="77777777" w:rsidR="00F0509C" w:rsidRDefault="00F0509C" w:rsidP="00F0509C">
      <w:pPr>
        <w:pStyle w:val="CommentText"/>
      </w:pPr>
      <w:r>
        <w:t xml:space="preserve">In general I feel that there is a lot of paperwork created that is redundant and overly burdensome. Most of this is already being done by reputable funeral homes we just aren’t printing it out on more paperwork and forcing people to sign that we are doing our jobs. </w:t>
      </w:r>
    </w:p>
  </w:comment>
  <w:comment w:id="1919" w:author="Rascon Arana, Maria" w:date="2026-09-09T12:50:00Z" w:initials="MR">
    <w:p w14:paraId="17651162" w14:textId="77777777" w:rsidR="0060512F" w:rsidRDefault="0060512F" w:rsidP="0060512F">
      <w:pPr>
        <w:pStyle w:val="CommentText"/>
      </w:pPr>
      <w:r>
        <w:rPr>
          <w:rStyle w:val="CommentReference"/>
        </w:rPr>
        <w:annotationRef/>
      </w:r>
      <w:r>
        <w:t>Zachary Smeltz - Re: Formal Professional Opinion Regarding Optimal Refrigeration Temperatures for Human Remains</w:t>
      </w:r>
    </w:p>
    <w:p w14:paraId="1B58ACDA" w14:textId="77777777" w:rsidR="0060512F" w:rsidRDefault="0060512F" w:rsidP="0060512F">
      <w:pPr>
        <w:pStyle w:val="CommentText"/>
      </w:pPr>
      <w:r>
        <w:t>To Whom It May Concern,</w:t>
      </w:r>
    </w:p>
    <w:p w14:paraId="33EBEF47" w14:textId="77777777" w:rsidR="0060512F" w:rsidRDefault="0060512F" w:rsidP="0060512F">
      <w:pPr>
        <w:pStyle w:val="CommentText"/>
      </w:pPr>
      <w:r>
        <w:t>I am writing to provide my professional opinion regarding appropriate and safe temperature standards for the refrigeration and temporary preservation of human remains.</w:t>
      </w:r>
    </w:p>
    <w:p w14:paraId="7D474697" w14:textId="77777777" w:rsidR="0060512F" w:rsidRDefault="0060512F" w:rsidP="0060512F">
      <w:pPr>
        <w:pStyle w:val="CommentText"/>
      </w:pPr>
      <w:r>
        <w:t>I serve as President of Vischer Funeral Supplies, Inc., bringing over 20 years of continuous experience within the death care industry. Throughout my career, my firm has designed, supplied, and installed mortuary coolers nationwide, collaborating directly with funeral homes, crematories, medical examiners, and medical schools nationwide.</w:t>
      </w:r>
    </w:p>
    <w:p w14:paraId="326BF9DB" w14:textId="77777777" w:rsidR="0060512F" w:rsidRDefault="0060512F" w:rsidP="0060512F">
      <w:pPr>
        <w:pStyle w:val="CommentText"/>
      </w:pPr>
      <w:r>
        <w:t>Based on two decades of industry data and direct consultation with leading manufacturers, the optimal operating temperature for storing human remains is between 35°F and 40°F.</w:t>
      </w:r>
    </w:p>
    <w:p w14:paraId="735D08B8" w14:textId="77777777" w:rsidR="0060512F" w:rsidRDefault="0060512F" w:rsidP="0060512F">
      <w:pPr>
        <w:pStyle w:val="CommentText"/>
      </w:pPr>
      <w:r>
        <w:t>This standard aligns directly with commercial equipment specifications:</w:t>
      </w:r>
    </w:p>
    <w:p w14:paraId="53246398" w14:textId="77777777" w:rsidR="0060512F" w:rsidRDefault="0060512F" w:rsidP="0060512F">
      <w:pPr>
        <w:pStyle w:val="CommentText"/>
      </w:pPr>
      <w:r>
        <w:t xml:space="preserve">•        Manufacturer Set Points: Two of the premier refrigeration equipment manufacturers in the funeral and commercial sectors, Heatcraft Refrigeration Products and Russell, designate a standard condensing unit temperature set point of 35°F for mortuary cooler applications. </w:t>
      </w:r>
    </w:p>
    <w:p w14:paraId="360D95A9" w14:textId="77777777" w:rsidR="0060512F" w:rsidRDefault="0060512F" w:rsidP="0060512F">
      <w:pPr>
        <w:pStyle w:val="CommentText"/>
      </w:pPr>
      <w:r>
        <w:t xml:space="preserve">•        Operational Tolerance: Commercial refrigeration systems operate on automated cooling cycles and defrost intervals. A normal operational variance of ±3°F is standard across these systems, naturally keeping operating conditions within the 35°F to 40°F window under standard usage and ambient room load. </w:t>
      </w:r>
    </w:p>
    <w:p w14:paraId="42334D42" w14:textId="77777777" w:rsidR="0060512F" w:rsidRDefault="0060512F" w:rsidP="0060512F">
      <w:pPr>
        <w:pStyle w:val="CommentText"/>
      </w:pPr>
      <w:r>
        <w:t>•        Preservation Integrity: Operating within this specific range effectively decreases biological decomposition and bacterial growth while preventing tissue freezing, cellular rupture, and cosmetic discoloration that can occur when set points drop below 32°F.</w:t>
      </w:r>
    </w:p>
    <w:p w14:paraId="1B40BAEA" w14:textId="77777777" w:rsidR="0060512F" w:rsidRDefault="0060512F" w:rsidP="0060512F">
      <w:pPr>
        <w:pStyle w:val="CommentText"/>
      </w:pPr>
      <w:r>
        <w:t>Maintaining a compliant range between 35°F and 40°F represents the functional industry standard nationwide, reflecting both practical engineering constraints and best-practice preservation standards.</w:t>
      </w:r>
    </w:p>
  </w:comment>
  <w:comment w:id="2123" w:author="Rascon Arana, Maria" w:date="2026-09-02T16:00:00Z" w:initials="MR">
    <w:p w14:paraId="603A4264" w14:textId="77777777" w:rsidR="009124BE" w:rsidRDefault="009124BE" w:rsidP="009124BE">
      <w:pPr>
        <w:pStyle w:val="CommentText"/>
      </w:pPr>
      <w:r>
        <w:rPr>
          <w:rStyle w:val="CommentReference"/>
        </w:rPr>
        <w:annotationRef/>
      </w:r>
      <w:r>
        <w:t xml:space="preserve">Aaron Kucharik - RULE 1.25 — DELEGATION </w:t>
      </w:r>
    </w:p>
    <w:p w14:paraId="3611E021" w14:textId="77777777" w:rsidR="009124BE" w:rsidRDefault="009124BE" w:rsidP="009124BE">
      <w:pPr>
        <w:pStyle w:val="CommentText"/>
      </w:pPr>
      <w:r>
        <w:t xml:space="preserve">Recommended Addition </w:t>
      </w:r>
    </w:p>
    <w:p w14:paraId="66D017BF" w14:textId="77777777" w:rsidR="009124BE" w:rsidRDefault="009124BE" w:rsidP="009124BE">
      <w:pPr>
        <w:pStyle w:val="CommentText"/>
      </w:pPr>
      <w:r>
        <w:t xml:space="preserve">Delegation does not transfer professional responsibility from the delegating licensee. </w:t>
      </w:r>
    </w:p>
    <w:p w14:paraId="582BD858" w14:textId="77777777" w:rsidR="009124BE" w:rsidRDefault="009124BE" w:rsidP="009124BE">
      <w:pPr>
        <w:pStyle w:val="CommentText"/>
      </w:pPr>
      <w:r>
        <w:t xml:space="preserve">Before delegating: </w:t>
      </w:r>
    </w:p>
    <w:p w14:paraId="25179FA2" w14:textId="77777777" w:rsidR="009124BE" w:rsidRDefault="009124BE" w:rsidP="009124BE">
      <w:pPr>
        <w:pStyle w:val="CommentText"/>
      </w:pPr>
      <w:r>
        <w:t xml:space="preserve">The licensee shall determine that the person receiving the delegation possesses the education, training, experience, and demonstrated competency necessary to perform the delegated task. </w:t>
      </w:r>
    </w:p>
    <w:p w14:paraId="1653C067" w14:textId="77777777" w:rsidR="009124BE" w:rsidRDefault="009124BE" w:rsidP="009124BE">
      <w:pPr>
        <w:pStyle w:val="CommentText"/>
      </w:pPr>
      <w:r>
        <w:t xml:space="preserve">Prohibit delegation where: </w:t>
      </w:r>
    </w:p>
    <w:p w14:paraId="2608EBE3" w14:textId="77777777" w:rsidR="009124BE" w:rsidRDefault="009124BE" w:rsidP="009124BE">
      <w:pPr>
        <w:pStyle w:val="CommentText"/>
      </w:pPr>
      <w:r>
        <w:t xml:space="preserve">The task requires professional judgment that the individual is not licensed or otherwise legally authorized to exercise. </w:t>
      </w:r>
    </w:p>
    <w:p w14:paraId="3F4E2D58" w14:textId="77777777" w:rsidR="009124BE" w:rsidRDefault="009124BE" w:rsidP="009124BE">
      <w:pPr>
        <w:pStyle w:val="CommentText"/>
      </w:pPr>
      <w:r>
        <w:t xml:space="preserve">Add: </w:t>
      </w:r>
    </w:p>
    <w:p w14:paraId="24EAF30F" w14:textId="77777777" w:rsidR="009124BE" w:rsidRDefault="009124BE" w:rsidP="009124BE">
      <w:pPr>
        <w:pStyle w:val="CommentText"/>
      </w:pPr>
      <w:r>
        <w:t xml:space="preserve">A delegating licensee shall provide a level of supervision proportionate to the complexity of the activity, experience of the individual, and potential risk to human remains or consumers. </w:t>
      </w:r>
    </w:p>
  </w:comment>
  <w:comment w:id="2162" w:author="Rascon Arana, Maria" w:date="2026-09-02T16:00:00Z" w:initials="MR">
    <w:p w14:paraId="03E8A662" w14:textId="77777777" w:rsidR="00CD5DE1" w:rsidRDefault="00CD5DE1" w:rsidP="00CD5DE1">
      <w:pPr>
        <w:pStyle w:val="CommentText"/>
      </w:pPr>
      <w:r>
        <w:rPr>
          <w:rStyle w:val="CommentReference"/>
        </w:rPr>
        <w:annotationRef/>
      </w:r>
      <w:r>
        <w:t xml:space="preserve">Aaron Kucharik - RULE 1.26 — SATELLITE/AFFILIATE LOCATIONS </w:t>
      </w:r>
    </w:p>
    <w:p w14:paraId="0F43B667" w14:textId="77777777" w:rsidR="00CD5DE1" w:rsidRDefault="00CD5DE1" w:rsidP="00CD5DE1">
      <w:pPr>
        <w:pStyle w:val="CommentText"/>
      </w:pPr>
      <w:r>
        <w:t xml:space="preserve">Recommended Addition </w:t>
      </w:r>
    </w:p>
    <w:p w14:paraId="33B934C2" w14:textId="77777777" w:rsidR="00CD5DE1" w:rsidRDefault="00CD5DE1" w:rsidP="00CD5DE1">
      <w:pPr>
        <w:pStyle w:val="CommentText"/>
      </w:pPr>
      <w:r>
        <w:t xml:space="preserve">An affiliate location shall not conduct business until all registration requirements applicable to that location have been satisfied. </w:t>
      </w:r>
    </w:p>
    <w:p w14:paraId="6329B7D0" w14:textId="77777777" w:rsidR="00CD5DE1" w:rsidRDefault="00CD5DE1" w:rsidP="00CD5DE1">
      <w:pPr>
        <w:pStyle w:val="CommentText"/>
      </w:pPr>
      <w:r>
        <w:t xml:space="preserve">Add: </w:t>
      </w:r>
    </w:p>
    <w:p w14:paraId="527D8F63" w14:textId="77777777" w:rsidR="00CD5DE1" w:rsidRDefault="00CD5DE1" w:rsidP="00CD5DE1">
      <w:pPr>
        <w:pStyle w:val="CommentText"/>
      </w:pPr>
      <w:r>
        <w:t xml:space="preserve">No affiliate location may be used to hold, prepare, refrigerate, embalm, cremate, naturally reduce, or otherwise care for uncremated human remains unless separately authorized by law and registered for such activity. </w:t>
      </w:r>
    </w:p>
    <w:p w14:paraId="35F2A73A" w14:textId="77777777" w:rsidR="00CD5DE1" w:rsidRDefault="00CD5DE1" w:rsidP="00CD5DE1">
      <w:pPr>
        <w:pStyle w:val="CommentText"/>
      </w:pPr>
      <w:r>
        <w:t xml:space="preserve">Add: </w:t>
      </w:r>
    </w:p>
    <w:p w14:paraId="390622E1" w14:textId="77777777" w:rsidR="00CD5DE1" w:rsidRDefault="00CD5DE1" w:rsidP="00CD5DE1">
      <w:pPr>
        <w:pStyle w:val="CommentText"/>
      </w:pPr>
      <w:r>
        <w:t xml:space="preserve">The primary establishment and its designee remain responsible for ensuring regulatory compliance at each affiliate location operating under the establishment's authority. </w:t>
      </w:r>
    </w:p>
    <w:p w14:paraId="3B74DE2A" w14:textId="77777777" w:rsidR="00CD5DE1" w:rsidRDefault="00CD5DE1" w:rsidP="00CD5DE1">
      <w:pPr>
        <w:pStyle w:val="CommentText"/>
      </w:pPr>
      <w:r>
        <w:t xml:space="preserve">Add: </w:t>
      </w:r>
    </w:p>
    <w:p w14:paraId="51E0C2C4" w14:textId="77777777" w:rsidR="00CD5DE1" w:rsidRDefault="00CD5DE1" w:rsidP="00CD5DE1">
      <w:pPr>
        <w:pStyle w:val="CommentText"/>
      </w:pPr>
      <w:r>
        <w:t xml:space="preserve">Any material change in services, location, ownership, control, or designee shall be reported to the Division within the period required by law or rule. </w:t>
      </w:r>
    </w:p>
  </w:comment>
  <w:comment w:id="2163" w:author="Rascon Arana, Maria" w:date="2026-09-08T09:27:00Z" w:initials="MR">
    <w:p w14:paraId="312AFD45" w14:textId="77777777" w:rsidR="008C299B" w:rsidRDefault="008C299B" w:rsidP="008C299B">
      <w:pPr>
        <w:pStyle w:val="CommentText"/>
      </w:pPr>
      <w:r>
        <w:rPr>
          <w:rStyle w:val="CommentReference"/>
        </w:rPr>
        <w:annotationRef/>
      </w:r>
      <w:r>
        <w:t>Christopher Donahoue - 1.26(E) An affiliate location may be established for the purpose of conducting family consultations; completing paperwork; and selling urns or caskets; storing and distributing cremated remains to next-of-kin; and equipment storage.</w:t>
      </w:r>
    </w:p>
    <w:p w14:paraId="59431974" w14:textId="77777777" w:rsidR="008C299B" w:rsidRDefault="008C299B" w:rsidP="008C299B">
      <w:pPr>
        <w:pStyle w:val="CommentText"/>
      </w:pPr>
      <w:r>
        <w:t>I would encourage the addition to the proposed rule to include that EMBALMED human remains may be housed in an affiliate location with an adequate are for no more that 48 hours to facilitate viewing/visitation and the to be subsequently transported to the place of funeral rites or final disposition. For the very same reason I advocated the addition of storing and distributing cremated remains, I advocate for this addition. Properly embalmed human remains presents no significant risk to the public, and in many rural area the affiliate location may be a significant distance from the supporting establishment. As the purpose of the statute (and resulting rules) are to protect the consumer and advocate for a well regulating professional industry, it is not remotely in the interest of the client (grieving) families served to be forced to travel significant distances for a viewing/visitation. This hardship will undoubtedly greatly influence their choices in services and may indirectly hinder the grieving process. In this simple probably, this addition is justified.</w:t>
      </w:r>
    </w:p>
    <w:p w14:paraId="50F59724" w14:textId="77777777" w:rsidR="008C299B" w:rsidRDefault="008C299B" w:rsidP="008C299B">
      <w:pPr>
        <w:pStyle w:val="CommentText"/>
      </w:pPr>
      <w:r>
        <w:t>(F) IN this subsection, I would add the word unembalmed to clarify the state of the human remains being stored to go with the above recommended addition.</w:t>
      </w:r>
    </w:p>
  </w:comment>
  <w:comment w:id="2164" w:author="Rascon Arana, Maria" w:date="2026-09-08T09:36:00Z" w:initials="MR">
    <w:p w14:paraId="02245DE4" w14:textId="77777777" w:rsidR="006F594E" w:rsidRDefault="006F594E" w:rsidP="006F594E">
      <w:pPr>
        <w:pStyle w:val="CommentText"/>
      </w:pPr>
      <w:r>
        <w:rPr>
          <w:rStyle w:val="CommentReference"/>
        </w:rPr>
        <w:annotationRef/>
      </w:r>
      <w:r>
        <w:t>Misty Niles - 1.26(E) – I Object</w:t>
      </w:r>
    </w:p>
    <w:p w14:paraId="4832B0E5" w14:textId="77777777" w:rsidR="006F594E" w:rsidRDefault="006F594E" w:rsidP="006F594E">
      <w:pPr>
        <w:pStyle w:val="CommentText"/>
      </w:pPr>
      <w:r>
        <w:t>I believe visitation of embalmed remains should be allowed at affiliate locations.</w:t>
      </w:r>
    </w:p>
    <w:p w14:paraId="5BB91C74" w14:textId="77777777" w:rsidR="006F594E" w:rsidRDefault="006F594E" w:rsidP="006F594E">
      <w:pPr>
        <w:pStyle w:val="CommentText"/>
      </w:pPr>
      <w:r>
        <w:t>As written, this restriction creates an unreasonable hardship for small and rural communities. A family could potentially hold a visitation in a temporary location, yet not be allowed to hold a visitation at a properly registered and inspectable affiliate location.</w:t>
      </w:r>
    </w:p>
    <w:p w14:paraId="6785881F" w14:textId="77777777" w:rsidR="006F594E" w:rsidRDefault="006F594E" w:rsidP="006F594E">
      <w:pPr>
        <w:pStyle w:val="CommentText"/>
      </w:pPr>
      <w:r>
        <w:t>Allowing visitation at a registered affiliate location does not create a risk to public safety or the public interest. Instead, this restriction would disproportionately impact small and remote rural communities and limit the services they are able to provide to families.</w:t>
      </w:r>
    </w:p>
    <w:p w14:paraId="08C40261" w14:textId="77777777" w:rsidR="006F594E" w:rsidRDefault="006F594E" w:rsidP="006F594E">
      <w:pPr>
        <w:pStyle w:val="CommentText"/>
      </w:pPr>
      <w:r>
        <w:t>The statute itself is vague on this issue, and the term “holding” is open to interpretation. I strongly encourage reconsideration of this restriction because I believe it is unnecessary and unreasonable.</w:t>
      </w:r>
    </w:p>
    <w:p w14:paraId="629BF30A" w14:textId="77777777" w:rsidR="006F594E" w:rsidRDefault="006F594E" w:rsidP="006F594E">
      <w:pPr>
        <w:pStyle w:val="CommentText"/>
      </w:pPr>
      <w:r>
        <w:t>1.26(F) – Question</w:t>
      </w:r>
    </w:p>
    <w:p w14:paraId="13C7C27E" w14:textId="77777777" w:rsidR="006F594E" w:rsidRDefault="006F594E" w:rsidP="006F594E">
      <w:pPr>
        <w:pStyle w:val="CommentText"/>
      </w:pPr>
      <w:r>
        <w:t>Why do these rules address cremated remains? Once cremation has occurred, disposition is complete.</w:t>
      </w:r>
    </w:p>
    <w:p w14:paraId="717D18EA" w14:textId="77777777" w:rsidR="006F594E" w:rsidRDefault="006F594E" w:rsidP="006F594E">
      <w:pPr>
        <w:pStyle w:val="CommentText"/>
      </w:pPr>
      <w:r>
        <w:t>1.26(H) through (J) – I Object</w:t>
      </w:r>
    </w:p>
    <w:p w14:paraId="6731AB3D" w14:textId="77777777" w:rsidR="006F594E" w:rsidRDefault="006F594E" w:rsidP="006F594E">
      <w:pPr>
        <w:pStyle w:val="CommentText"/>
      </w:pPr>
      <w:r>
        <w:t>These sections appear to contradict other rules. Rule 1.18.B.1.a already requires affiliate locations to be listed on the establishment's registration. This already provides the Director with knowledge of each location and allows for inspection under Rule 1.20.</w:t>
      </w:r>
    </w:p>
    <w:p w14:paraId="1ADAAE40" w14:textId="77777777" w:rsidR="006F594E" w:rsidRDefault="006F594E" w:rsidP="006F594E">
      <w:pPr>
        <w:pStyle w:val="CommentText"/>
      </w:pPr>
      <w:r>
        <w:t>Creating another registration process appears unnecessary and duplicative.</w:t>
      </w:r>
    </w:p>
  </w:comment>
  <w:comment w:id="2165" w:author="Rascon Arana, Maria" w:date="2026-09-08T09:54:00Z" w:initials="MR">
    <w:p w14:paraId="3D6C9A0B" w14:textId="77777777" w:rsidR="00F0073D" w:rsidRDefault="00F0073D" w:rsidP="00F0073D">
      <w:pPr>
        <w:pStyle w:val="CommentText"/>
      </w:pPr>
      <w:r>
        <w:rPr>
          <w:rStyle w:val="CommentReference"/>
        </w:rPr>
        <w:annotationRef/>
      </w:r>
      <w:r>
        <w:t>Faith Haug - Rule 1.26 – Satellite Offices / Affiliate Locations</w:t>
      </w:r>
    </w:p>
    <w:p w14:paraId="253CDF2C" w14:textId="77777777" w:rsidR="00F0073D" w:rsidRDefault="00F0073D" w:rsidP="00F0073D">
      <w:pPr>
        <w:pStyle w:val="CommentText"/>
      </w:pPr>
      <w:r>
        <w:t>Rules 1.26.E and F improperly restrict what can occur at an affiliate location. Visitation of embalmed remains should be permitted at a registered affiliate location. The prohibition does damage in small, remote, rural communities where the nearest registered funeral establishment may be a drive of several hours, and permitting visitation at a registered, inspectable location poses no risk of any kind to public health or safety.</w:t>
      </w:r>
    </w:p>
  </w:comment>
  <w:comment w:id="2166" w:author="Rascon Arana, Maria" w:date="2026-09-08T16:51:00Z" w:initials="MR">
    <w:p w14:paraId="70A42623" w14:textId="77777777" w:rsidR="007061CE" w:rsidRDefault="007061CE" w:rsidP="007061CE">
      <w:pPr>
        <w:pStyle w:val="CommentText"/>
      </w:pPr>
      <w:r>
        <w:rPr>
          <w:rStyle w:val="CommentReference"/>
        </w:rPr>
        <w:annotationRef/>
      </w:r>
      <w:r>
        <w:t xml:space="preserve">Serena Jimenez - 1.26(E) I object- This is making it to where we can’t have a visitation or service at an affiliate location. This will make it hard on funeral establishments that use their affiliate locations for those exact purposes. This will also make it harder on families that rely on those affiliate locations to hold services. There may be an affiliate location in their home town and the funeral establishment could be an hour away which makes it harder on families to be able to attend services. </w:t>
      </w:r>
    </w:p>
    <w:p w14:paraId="26060FBC" w14:textId="77777777" w:rsidR="007061CE" w:rsidRDefault="007061CE" w:rsidP="007061CE">
      <w:pPr>
        <w:pStyle w:val="CommentText"/>
      </w:pPr>
      <w:r>
        <w:t>1.26(H) –(J) these contradict various rules throughout. Listing affiliate locations on establishments’ registration as rule 1.8.B.1.a already has this information this is just an additive that is not necessary.</w:t>
      </w:r>
    </w:p>
  </w:comment>
  <w:comment w:id="2167" w:author="Rascon Arana, Maria" w:date="2026-09-08T16:55:00Z" w:initials="MR">
    <w:p w14:paraId="04FE02EE" w14:textId="77777777" w:rsidR="00447300" w:rsidRDefault="00447300" w:rsidP="00447300">
      <w:pPr>
        <w:pStyle w:val="CommentText"/>
      </w:pPr>
      <w:r>
        <w:rPr>
          <w:rStyle w:val="CommentReference"/>
        </w:rPr>
        <w:annotationRef/>
      </w:r>
      <w:r>
        <w:t>Virgil Wood - 1.26(E)</w:t>
      </w:r>
    </w:p>
    <w:p w14:paraId="1FC31877" w14:textId="77777777" w:rsidR="00447300" w:rsidRDefault="00447300" w:rsidP="00447300">
      <w:pPr>
        <w:pStyle w:val="CommentText"/>
      </w:pPr>
      <w:r>
        <w:t xml:space="preserve">This rule lists reasons for an affiliate establishment for specific purposes.  However, it does not list viewing or visitations, which is one of the primary reasons for an affiliate location. If the intent is to not allow visitations or viewing at an affiliate location, what is the rationale.  What public benefit would it serve.  I propose it would be more harmful.  The establishment of affiliate locations is generally to make it more convenient for the public.  Without the affiliate the public would generally have to drive a greater distance to receive services.  While the purposes stated are part of the convenience, if they family and friends from that community must drive to the next community to the main location for viewing or visitations, it can be a significant inconvenience and added expense.  </w:t>
      </w:r>
    </w:p>
    <w:p w14:paraId="1A8E42F5" w14:textId="77777777" w:rsidR="00447300" w:rsidRDefault="00447300" w:rsidP="00447300">
      <w:pPr>
        <w:pStyle w:val="CommentText"/>
      </w:pPr>
      <w:r>
        <w:t>What is the harm you are trying to prevent?  Viewings and visitations may be conducted in churches, event centers, homes and in some areas even hotel reception rooms.  Some churches have requested that the deceased be left in the church overnight for services the next day.  Why would the affiliate funeral establishment be any different?</w:t>
      </w:r>
    </w:p>
    <w:p w14:paraId="5EAB6D8B" w14:textId="77777777" w:rsidR="00447300" w:rsidRDefault="00447300" w:rsidP="00447300">
      <w:pPr>
        <w:pStyle w:val="CommentText"/>
      </w:pPr>
      <w:r>
        <w:t>I understand the restrictions on “holding” or “storing” un-embalmed human remains in an affiliate location without refrigeration.  But if the affiliate location has refrigeration why the restriction?  If the body is embalmed how is it different at the affiliate location than the main location?</w:t>
      </w:r>
    </w:p>
    <w:p w14:paraId="563C967B" w14:textId="77777777" w:rsidR="00447300" w:rsidRDefault="00447300" w:rsidP="00447300">
      <w:pPr>
        <w:pStyle w:val="CommentText"/>
      </w:pPr>
      <w:r>
        <w:t>I don’t see the public benefit in this rule.</w:t>
      </w:r>
    </w:p>
  </w:comment>
  <w:comment w:id="2168" w:author="Rascon Arana, Maria" w:date="2026-09-09T12:32:00Z" w:initials="MR">
    <w:p w14:paraId="45827D8D" w14:textId="77777777" w:rsidR="003079EC" w:rsidRDefault="003079EC" w:rsidP="003079EC">
      <w:pPr>
        <w:pStyle w:val="CommentText"/>
      </w:pPr>
      <w:r>
        <w:rPr>
          <w:rStyle w:val="CommentReference"/>
        </w:rPr>
        <w:annotationRef/>
      </w:r>
      <w:r>
        <w:t>Amanda Brown - 1.26 (F) Why can an affiliate location not hold a visitation?  The affiliate location is subject to inspection, so why should a family not be allowed to have a visitation at a location that is subject to DORA inspection when they can have a visitation at a church, community center, bar,  or any other facility.  If you want to limit it to 24 hours, then do so, but it seems unfair to families in rural areas that are served by affiliate locations but have to travel hours to the main funeral establishment for a visitation.  Many families are no longer affiliated with a church and do not feel comfortable holding a visitation in a church.  In a rural community, there are not a lot of facilities available to hold a visitation other than churches.   The ability to use an affiliate location for a visitation would be a great service to grieving families in rural areas.</w:t>
      </w:r>
    </w:p>
    <w:p w14:paraId="27A06CB5" w14:textId="77777777" w:rsidR="003079EC" w:rsidRDefault="003079EC" w:rsidP="003079EC">
      <w:pPr>
        <w:pStyle w:val="CommentText"/>
      </w:pPr>
      <w:r>
        <w:t>As someone who has been in the funeral industry in Colorado for 30 years, I am in favor of licensing and oversight.  But I am concerned that over-regulation of the industry will shift the focus from the families that we serve, to compliance with rules and regulation.  The very purpose of the legislation and rules was to protect the consumer and the deceased, but if these rules become overly burdensome, I believe we are doing the consumer a disservice.   Please be sure that the rules protect the public without unnecessarily preventing funeral professionals from keeping our focus on those we serve.</w:t>
      </w:r>
    </w:p>
  </w:comment>
  <w:comment w:id="2169" w:author="Rascon Arana, Maria" w:date="2026-09-09T12:46:00Z" w:initials="MR">
    <w:p w14:paraId="02CEE735" w14:textId="77777777" w:rsidR="001C264C" w:rsidRDefault="001C264C" w:rsidP="001C264C">
      <w:pPr>
        <w:pStyle w:val="CommentText"/>
      </w:pPr>
      <w:r>
        <w:rPr>
          <w:rStyle w:val="CommentReference"/>
        </w:rPr>
        <w:annotationRef/>
      </w:r>
      <w:r>
        <w:t>Derek Riner - 1.26 RULES REFLECTION AFFILIATE LOCATIONS</w:t>
      </w:r>
    </w:p>
    <w:p w14:paraId="56889606" w14:textId="77777777" w:rsidR="001C264C" w:rsidRDefault="001C264C" w:rsidP="001C264C">
      <w:pPr>
        <w:pStyle w:val="CommentText"/>
      </w:pPr>
      <w:r>
        <w:t>E. Allow visitations &amp; services.</w:t>
      </w:r>
    </w:p>
    <w:p w14:paraId="03491D20" w14:textId="77777777" w:rsidR="001C264C" w:rsidRDefault="001C264C" w:rsidP="001C264C">
      <w:pPr>
        <w:pStyle w:val="CommentText"/>
      </w:pPr>
      <w:r>
        <w:t xml:space="preserve">F. Allow housing of Emblemed bodies for visitation and/or service (no more than 48 hours). </w:t>
      </w:r>
    </w:p>
  </w:comment>
  <w:comment w:id="2170" w:author="Rascon Arana, Maria" w:date="2026-09-09T12:54:00Z" w:initials="MR">
    <w:p w14:paraId="4AB9749D" w14:textId="77777777" w:rsidR="003C763F" w:rsidRDefault="003C763F" w:rsidP="003C763F">
      <w:pPr>
        <w:pStyle w:val="CommentText"/>
      </w:pPr>
      <w:r>
        <w:rPr>
          <w:rStyle w:val="CommentReference"/>
        </w:rPr>
        <w:annotationRef/>
      </w:r>
      <w:r>
        <w:t xml:space="preserve">Cassandra Esparza - 1.26 (E) I Object- Visitation of embalmed remains should be allowed at an affiliate location. This will be detrimental to families that may have to travel long distances to attend a loved ones visitation if this is not allowed. If the affiliate location is properly registered and an inspectable location there is no reason that a visitation should not be allowed to be held there. In my opinion it is no different than having a service at a church 1 hour away from the funeral home and allowing visitation prior to the service beginning. By allowing visitations at an affiliate location there is no harm to the public interest or safety. </w:t>
      </w:r>
    </w:p>
  </w:comment>
  <w:comment w:id="2171" w:author="Rascon Arana, Maria" w:date="2026-09-11T15:36:00Z" w:initials="MR">
    <w:p w14:paraId="534DC0EA" w14:textId="77777777" w:rsidR="008F3220" w:rsidRDefault="008F3220" w:rsidP="008F3220">
      <w:pPr>
        <w:pStyle w:val="CommentText"/>
      </w:pPr>
      <w:r>
        <w:rPr>
          <w:rStyle w:val="CommentReference"/>
        </w:rPr>
        <w:annotationRef/>
      </w:r>
      <w:r>
        <w:t xml:space="preserve">Emily Nelson - 3. Regarding Affiliate Locations: </w:t>
      </w:r>
    </w:p>
    <w:p w14:paraId="68EEA5C0" w14:textId="77777777" w:rsidR="008F3220" w:rsidRDefault="008F3220" w:rsidP="008F3220">
      <w:pPr>
        <w:pStyle w:val="CommentText"/>
      </w:pPr>
      <w:r>
        <w:t xml:space="preserve">I'd like to expand upon my previous comment that visitations should be permitted at affiliate location for embalmed and unembalmed remains given the body was refrigerated within 24 hours of death and did not have an infectious disease. Visitations should be permitted regardless of embalming status given that the remains will not be out of refrigeration for more than 24 hours and The World Health Organization advises that unembalmed remains pose no public health risk except for rare circumstances of  cholera or haemorrhagic fevers. </w:t>
      </w:r>
      <w:hyperlink r:id="rId2" w:history="1">
        <w:r w:rsidRPr="002547B9">
          <w:rPr>
            <w:rStyle w:val="Hyperlink"/>
          </w:rPr>
          <w:t>https://www.who.int/publications/m/item/risks-posed-by-dead-bodies-after-disasters</w:t>
        </w:r>
      </w:hyperlink>
    </w:p>
    <w:p w14:paraId="360F3A94" w14:textId="77777777" w:rsidR="008F3220" w:rsidRDefault="008F3220" w:rsidP="008F3220">
      <w:pPr>
        <w:pStyle w:val="CommentText"/>
      </w:pPr>
      <w:r>
        <w:t>Requiring embalming for visitations at Affiliate Locations creates significant financial and emotional burdens for families who do not prefer embalming.</w:t>
      </w:r>
    </w:p>
  </w:comment>
  <w:comment w:id="2265" w:author="Rascon Arana, Maria" w:date="2026-09-09T10:10:00Z" w:initials="MR">
    <w:p w14:paraId="7E3BF629" w14:textId="77777777" w:rsidR="0054237A" w:rsidRDefault="0054237A" w:rsidP="0054237A">
      <w:pPr>
        <w:pStyle w:val="CommentText"/>
      </w:pPr>
      <w:r>
        <w:rPr>
          <w:rStyle w:val="CommentReference"/>
        </w:rPr>
        <w:annotationRef/>
      </w:r>
      <w:r>
        <w:t>Javan Jones - replace cremains with professional term “cremated remains”</w:t>
      </w:r>
    </w:p>
  </w:comment>
  <w:comment w:id="2318" w:author="Rascon Arana, Maria" w:date="2026-09-02T16:01:00Z" w:initials="MR">
    <w:p w14:paraId="6D411C44" w14:textId="77777777" w:rsidR="00D63264" w:rsidRDefault="00D63264" w:rsidP="00D63264">
      <w:pPr>
        <w:pStyle w:val="CommentText"/>
      </w:pPr>
      <w:r>
        <w:rPr>
          <w:rStyle w:val="CommentReference"/>
        </w:rPr>
        <w:annotationRef/>
      </w:r>
      <w:r>
        <w:t xml:space="preserve">Aaron Kucharik - RULE 1.27 — POWERS AND DUTIES OF THE DIRECTOR </w:t>
      </w:r>
    </w:p>
    <w:p w14:paraId="75E6406E" w14:textId="77777777" w:rsidR="00D63264" w:rsidRDefault="00D63264" w:rsidP="00D63264">
      <w:pPr>
        <w:pStyle w:val="CommentText"/>
      </w:pPr>
      <w:r>
        <w:t xml:space="preserve">Recommended Addition </w:t>
      </w:r>
    </w:p>
    <w:p w14:paraId="1D42B32D" w14:textId="77777777" w:rsidR="00D63264" w:rsidRDefault="00D63264" w:rsidP="00D63264">
      <w:pPr>
        <w:pStyle w:val="CommentText"/>
      </w:pPr>
      <w:r>
        <w:t xml:space="preserve">To the maximum extent permitted by statute: </w:t>
      </w:r>
    </w:p>
    <w:p w14:paraId="22E07887" w14:textId="77777777" w:rsidR="00D63264" w:rsidRDefault="00D63264" w:rsidP="00D63264">
      <w:pPr>
        <w:pStyle w:val="CommentText"/>
      </w:pPr>
      <w:r>
        <w:t xml:space="preserve">The Director may consider the nature, severity, duration, frequency, intent, concealment, number of affected persons or decedents, prior disciplinary history, cooperation with the investigation, corrective action, and risk of recurrence when determining appropriate regulatory action. </w:t>
      </w:r>
    </w:p>
    <w:p w14:paraId="187C88D8" w14:textId="77777777" w:rsidR="00D63264" w:rsidRDefault="00D63264" w:rsidP="00D63264">
      <w:pPr>
        <w:pStyle w:val="CommentText"/>
      </w:pPr>
      <w:r>
        <w:t xml:space="preserve">Aggravating Factors </w:t>
      </w:r>
    </w:p>
    <w:p w14:paraId="7C9A89FA" w14:textId="77777777" w:rsidR="00D63264" w:rsidRDefault="00D63264" w:rsidP="00D63264">
      <w:pPr>
        <w:pStyle w:val="CommentText"/>
      </w:pPr>
      <w:r>
        <w:t xml:space="preserve">Specifically identify: </w:t>
      </w:r>
    </w:p>
    <w:p w14:paraId="4FAC2EE9" w14:textId="77777777" w:rsidR="00D63264" w:rsidRDefault="00D63264" w:rsidP="00D63264">
      <w:pPr>
        <w:pStyle w:val="CommentText"/>
      </w:pPr>
      <w:r>
        <w:t xml:space="preserve">Falsification of records; concealment of human remains; interference with an investigation; repeated misconduct; multiple affected decedents; intentional or reckless conduct; retaliation against a complainant or cooperating witness; and continuation of prohibited conduct after notice. </w:t>
      </w:r>
    </w:p>
    <w:p w14:paraId="1B907A7C" w14:textId="77777777" w:rsidR="00D63264" w:rsidRDefault="00D63264" w:rsidP="00D63264">
      <w:pPr>
        <w:pStyle w:val="CommentText"/>
      </w:pPr>
      <w:r>
        <w:t xml:space="preserve">Continuing Jurisdiction </w:t>
      </w:r>
    </w:p>
    <w:p w14:paraId="10B7B8B9" w14:textId="77777777" w:rsidR="00D63264" w:rsidRDefault="00D63264" w:rsidP="00D63264">
      <w:pPr>
        <w:pStyle w:val="CommentText"/>
      </w:pPr>
      <w:r>
        <w:t xml:space="preserve">Add: </w:t>
      </w:r>
    </w:p>
    <w:p w14:paraId="212C0424" w14:textId="77777777" w:rsidR="00D63264" w:rsidRDefault="00D63264" w:rsidP="00D63264">
      <w:pPr>
        <w:pStyle w:val="CommentText"/>
      </w:pPr>
      <w:r>
        <w:t xml:space="preserve">Expiration, surrender, closure, transfer, sale, change of ownership, or change in business entity does not eliminate the Director's authority, to the extent provided by law, to investigate or take action concerning conduct occurring while the person or establishment was subject to the Mortuary Science Code. </w:t>
      </w:r>
    </w:p>
  </w:comment>
  <w:comment w:id="2319" w:author="Rascon Arana, Maria" w:date="2026-09-08T09:37:00Z" w:initials="MR">
    <w:p w14:paraId="767BC3C2" w14:textId="77777777" w:rsidR="006F594E" w:rsidRDefault="006F594E" w:rsidP="006F594E">
      <w:pPr>
        <w:pStyle w:val="CommentText"/>
      </w:pPr>
      <w:r>
        <w:rPr>
          <w:rStyle w:val="CommentReference"/>
        </w:rPr>
        <w:annotationRef/>
      </w:r>
      <w:r>
        <w:t>Misty Niles - 1.28 – I Object</w:t>
      </w:r>
    </w:p>
    <w:p w14:paraId="0511DBE5" w14:textId="77777777" w:rsidR="006F594E" w:rsidRDefault="006F594E" w:rsidP="006F594E">
      <w:pPr>
        <w:pStyle w:val="CommentText"/>
      </w:pPr>
      <w:r>
        <w:t>I do not believe this rule, as currently written, is reasonable. Requiring establishments to maintain subcontractor contracts for seven years and making those contracts available for inspection already gives the Director significant oversight of subcontracting relationships.</w:t>
      </w:r>
    </w:p>
    <w:p w14:paraId="192DA1C2" w14:textId="77777777" w:rsidR="006F594E" w:rsidRDefault="006F594E" w:rsidP="006F594E">
      <w:pPr>
        <w:pStyle w:val="CommentText"/>
      </w:pPr>
      <w:r>
        <w:t>Adding a requirement that every consumer be notified of every subcontractor involved goes beyond normal business practices. Other licensed professions are not required to disclose every vendor or subcontractor involved in providing their services.</w:t>
      </w:r>
    </w:p>
    <w:p w14:paraId="06A3407C" w14:textId="77777777" w:rsidR="006F594E" w:rsidRDefault="006F594E" w:rsidP="006F594E">
      <w:pPr>
        <w:pStyle w:val="CommentText"/>
      </w:pPr>
      <w:r>
        <w:t>Using qualified third parties is a normal part of conducting business. The responsibility to the consumer still remains with the contracting funeral establishment, which is responsible for the services provided and for maintaining the appropriate chain of custody.</w:t>
      </w:r>
    </w:p>
    <w:p w14:paraId="3FED8095" w14:textId="77777777" w:rsidR="006F594E" w:rsidRDefault="006F594E" w:rsidP="006F594E">
      <w:pPr>
        <w:pStyle w:val="CommentText"/>
      </w:pPr>
      <w:r>
        <w:t>There is a difference between transparency and requiring unnecessary disclosures. If a family asks whether a particular service will be performed by an outside provider, they should absolutely receive an honest and complete answer.</w:t>
      </w:r>
    </w:p>
    <w:p w14:paraId="156A9C10" w14:textId="77777777" w:rsidR="006F594E" w:rsidRDefault="006F594E" w:rsidP="006F594E">
      <w:pPr>
        <w:pStyle w:val="CommentText"/>
      </w:pPr>
      <w:r>
        <w:t>However, proactively disclosing every subcontracting relationship in every transaction does not necessarily help consumers make better decisions and may instead create unnecessary confusion.</w:t>
      </w:r>
    </w:p>
    <w:p w14:paraId="35F1D3AD" w14:textId="77777777" w:rsidR="006F594E" w:rsidRDefault="006F594E" w:rsidP="006F594E">
      <w:pPr>
        <w:pStyle w:val="CommentText"/>
      </w:pPr>
      <w:r>
        <w:t>Consumer protection is already provided through:</w:t>
      </w:r>
    </w:p>
    <w:p w14:paraId="195260BA" w14:textId="77777777" w:rsidR="006F594E" w:rsidRDefault="006F594E" w:rsidP="006F594E">
      <w:pPr>
        <w:pStyle w:val="CommentText"/>
      </w:pPr>
      <w:r>
        <w:t>The establishment's responsibility for all contracted goods and services.</w:t>
      </w:r>
    </w:p>
    <w:p w14:paraId="085580FD" w14:textId="77777777" w:rsidR="006F594E" w:rsidRDefault="006F594E" w:rsidP="006F594E">
      <w:pPr>
        <w:pStyle w:val="CommentText"/>
      </w:pPr>
      <w:r>
        <w:t>Chain-of-custody requirements for subcontracted services.</w:t>
      </w:r>
    </w:p>
    <w:p w14:paraId="53420CFA" w14:textId="77777777" w:rsidR="006F594E" w:rsidRDefault="006F594E" w:rsidP="006F594E">
      <w:pPr>
        <w:pStyle w:val="CommentText"/>
      </w:pPr>
      <w:r>
        <w:t>Contract retention and inspection requirements.</w:t>
      </w:r>
    </w:p>
    <w:p w14:paraId="27F8ACF6" w14:textId="77777777" w:rsidR="006F594E" w:rsidRDefault="006F594E" w:rsidP="006F594E">
      <w:pPr>
        <w:pStyle w:val="CommentText"/>
      </w:pPr>
      <w:r>
        <w:t>Honest and complete disclosure when a consumer asks.</w:t>
      </w:r>
    </w:p>
    <w:p w14:paraId="0A10208D" w14:textId="77777777" w:rsidR="006F594E" w:rsidRDefault="006F594E" w:rsidP="006F594E">
      <w:pPr>
        <w:pStyle w:val="CommentText"/>
      </w:pPr>
      <w:r>
        <w:t>I respectfully request that the notice requirement in subsection B be changed to require disclosure upon request. At a minimum, the goods and services contract could include a general statement explaining that some services may be performed by qualified third parties while the funeral establishment remains fully responsible for those services.</w:t>
      </w:r>
    </w:p>
    <w:p w14:paraId="7BB30EEB" w14:textId="77777777" w:rsidR="006F594E" w:rsidRDefault="006F594E" w:rsidP="006F594E">
      <w:pPr>
        <w:pStyle w:val="CommentText"/>
      </w:pPr>
      <w:r>
        <w:t>I also question whether this additional regulation through rulemaking goes beyond the intended scope and spirit of the FTC Funeral Rule.</w:t>
      </w:r>
    </w:p>
  </w:comment>
  <w:comment w:id="2341" w:author="Rascon Arana, Maria" w:date="2026-09-02T16:02:00Z" w:initials="MR">
    <w:p w14:paraId="3FD99D54" w14:textId="77777777" w:rsidR="009713B9" w:rsidRDefault="009713B9" w:rsidP="009713B9">
      <w:pPr>
        <w:pStyle w:val="CommentText"/>
      </w:pPr>
      <w:r>
        <w:rPr>
          <w:rStyle w:val="CommentReference"/>
        </w:rPr>
        <w:annotationRef/>
      </w:r>
      <w:r>
        <w:t xml:space="preserve">Aaron Kucharik - PROPOSED RULE 1.28 — SUBCONTRACTORS </w:t>
      </w:r>
    </w:p>
    <w:p w14:paraId="1A7587AB" w14:textId="77777777" w:rsidR="009713B9" w:rsidRDefault="009713B9" w:rsidP="009713B9">
      <w:pPr>
        <w:pStyle w:val="CommentText"/>
      </w:pPr>
      <w:r>
        <w:t xml:space="preserve">This rule should establish an unbroken line of accountability. </w:t>
      </w:r>
    </w:p>
    <w:p w14:paraId="29E27108" w14:textId="77777777" w:rsidR="009713B9" w:rsidRDefault="009713B9" w:rsidP="009713B9">
      <w:pPr>
        <w:pStyle w:val="CommentText"/>
      </w:pPr>
      <w:r>
        <w:t xml:space="preserve">Written Agreement </w:t>
      </w:r>
    </w:p>
    <w:p w14:paraId="6F170570" w14:textId="77777777" w:rsidR="009713B9" w:rsidRDefault="009713B9" w:rsidP="009713B9">
      <w:pPr>
        <w:pStyle w:val="CommentText"/>
      </w:pPr>
      <w:r>
        <w:t xml:space="preserve">Require every subcontracting relationship involving regulated services to be governed by a written agreement identifying: </w:t>
      </w:r>
    </w:p>
    <w:p w14:paraId="6138891B" w14:textId="77777777" w:rsidR="009713B9" w:rsidRDefault="009713B9" w:rsidP="009713B9">
      <w:pPr>
        <w:pStyle w:val="CommentText"/>
      </w:pPr>
      <w:r>
        <w:t xml:space="preserve">The parties; services provided; physical location where services will occur; responsibility for custody and identification; required licenses or registrations; recordkeeping obligations; incident-reporting responsibilities; and procedures for returning or transferring human remains. </w:t>
      </w:r>
    </w:p>
    <w:p w14:paraId="50F0AE8B" w14:textId="77777777" w:rsidR="009713B9" w:rsidRDefault="009713B9" w:rsidP="009713B9">
      <w:pPr>
        <w:pStyle w:val="CommentText"/>
      </w:pPr>
      <w:r>
        <w:t xml:space="preserve">Verification </w:t>
      </w:r>
    </w:p>
    <w:p w14:paraId="3C64ED41" w14:textId="77777777" w:rsidR="009713B9" w:rsidRDefault="009713B9" w:rsidP="009713B9">
      <w:pPr>
        <w:pStyle w:val="CommentText"/>
      </w:pPr>
      <w:r>
        <w:t xml:space="preserve">Add: </w:t>
      </w:r>
    </w:p>
    <w:p w14:paraId="06EE9987" w14:textId="77777777" w:rsidR="009713B9" w:rsidRDefault="009713B9" w:rsidP="009713B9">
      <w:pPr>
        <w:pStyle w:val="CommentText"/>
      </w:pPr>
      <w:r>
        <w:t xml:space="preserve">Before utilizing a subcontractor for regulated services, a funeral establishment shall reasonably verify that all licenses and registrations legally required for the services are active and in good standing. </w:t>
      </w:r>
    </w:p>
    <w:p w14:paraId="0A848B64" w14:textId="77777777" w:rsidR="009713B9" w:rsidRDefault="009713B9" w:rsidP="009713B9">
      <w:pPr>
        <w:pStyle w:val="CommentText"/>
      </w:pPr>
      <w:r>
        <w:t xml:space="preserve">Consumer Disclosure </w:t>
      </w:r>
    </w:p>
    <w:p w14:paraId="19E42969" w14:textId="77777777" w:rsidR="009713B9" w:rsidRDefault="009713B9" w:rsidP="009713B9">
      <w:pPr>
        <w:pStyle w:val="CommentText"/>
      </w:pPr>
      <w:r>
        <w:t xml:space="preserve">Require clear disclosure of: </w:t>
      </w:r>
    </w:p>
    <w:p w14:paraId="61156FD1" w14:textId="77777777" w:rsidR="009713B9" w:rsidRDefault="009713B9" w:rsidP="009713B9">
      <w:pPr>
        <w:pStyle w:val="CommentText"/>
      </w:pPr>
      <w:r>
        <w:t xml:space="preserve">The legal name and physical address of each subcontractor or other provider routinely handling or caring for human remains, consistent with statutory requirements. </w:t>
      </w:r>
    </w:p>
    <w:p w14:paraId="0E6F9A7E" w14:textId="77777777" w:rsidR="009713B9" w:rsidRDefault="009713B9" w:rsidP="009713B9">
      <w:pPr>
        <w:pStyle w:val="CommentText"/>
      </w:pPr>
      <w:r>
        <w:t xml:space="preserve">Responsibility </w:t>
      </w:r>
    </w:p>
    <w:p w14:paraId="6A868706" w14:textId="77777777" w:rsidR="009713B9" w:rsidRDefault="009713B9" w:rsidP="009713B9">
      <w:pPr>
        <w:pStyle w:val="CommentText"/>
      </w:pPr>
      <w:r>
        <w:t xml:space="preserve">Most importantly: </w:t>
      </w:r>
    </w:p>
    <w:p w14:paraId="45F6D44F" w14:textId="77777777" w:rsidR="009713B9" w:rsidRDefault="009713B9" w:rsidP="009713B9">
      <w:pPr>
        <w:pStyle w:val="CommentText"/>
      </w:pPr>
      <w:r>
        <w:t xml:space="preserve">Use of a subcontractor does not relieve a funeral establishment of responsibilities imposed upon the establishment by law or rule for services it contracts to provide to the consumer. </w:t>
      </w:r>
    </w:p>
    <w:p w14:paraId="293BC074" w14:textId="77777777" w:rsidR="009713B9" w:rsidRDefault="009713B9" w:rsidP="009713B9">
      <w:pPr>
        <w:pStyle w:val="CommentText"/>
      </w:pPr>
      <w:r>
        <w:t xml:space="preserve">Chain of Custody </w:t>
      </w:r>
    </w:p>
    <w:p w14:paraId="7452EF3D" w14:textId="77777777" w:rsidR="009713B9" w:rsidRDefault="009713B9" w:rsidP="009713B9">
      <w:pPr>
        <w:pStyle w:val="CommentText"/>
      </w:pPr>
      <w:r>
        <w:t xml:space="preserve">Every transfer to or from a subcontractor shall be documented in the chain-of-custody record required by Rule 1.22. </w:t>
      </w:r>
    </w:p>
    <w:p w14:paraId="2CB0F3D8" w14:textId="77777777" w:rsidR="009713B9" w:rsidRDefault="009713B9" w:rsidP="009713B9">
      <w:pPr>
        <w:pStyle w:val="CommentText"/>
      </w:pPr>
      <w:r>
        <w:t xml:space="preserve">Incident Notification </w:t>
      </w:r>
    </w:p>
    <w:p w14:paraId="1B87628A" w14:textId="77777777" w:rsidR="009713B9" w:rsidRDefault="009713B9" w:rsidP="009713B9">
      <w:pPr>
        <w:pStyle w:val="CommentText"/>
      </w:pPr>
      <w:r>
        <w:t xml:space="preserve">A subcontractor shall promptly notify the contracting funeral establishment of any material incident involving human remains. The contracting establishment shall make any report to the Director required by law or these Rules. </w:t>
      </w:r>
    </w:p>
    <w:p w14:paraId="33DBFD09" w14:textId="77777777" w:rsidR="009713B9" w:rsidRDefault="009713B9" w:rsidP="009713B9">
      <w:pPr>
        <w:pStyle w:val="CommentText"/>
      </w:pPr>
      <w:r>
        <w:t xml:space="preserve">Prohibited Arrangements </w:t>
      </w:r>
    </w:p>
    <w:p w14:paraId="5FB93265" w14:textId="77777777" w:rsidR="009713B9" w:rsidRDefault="009713B9" w:rsidP="009713B9">
      <w:pPr>
        <w:pStyle w:val="CommentText"/>
      </w:pPr>
      <w:r>
        <w:t xml:space="preserve">A funeral establishment shall not knowingly contract with or continue using a subcontractor that lacks a license, registration, facility authorization, or other legal qualification required to perform the contracted service. </w:t>
      </w:r>
    </w:p>
  </w:comment>
  <w:comment w:id="2342" w:author="Rascon Arana, Maria" w:date="2026-09-02T16:03:00Z" w:initials="MR">
    <w:p w14:paraId="4414E899" w14:textId="77777777" w:rsidR="00A3171B" w:rsidRDefault="00A3171B" w:rsidP="00A3171B">
      <w:pPr>
        <w:pStyle w:val="CommentText"/>
      </w:pPr>
      <w:r>
        <w:rPr>
          <w:rStyle w:val="CommentReference"/>
        </w:rPr>
        <w:annotationRef/>
      </w:r>
      <w:r>
        <w:t xml:space="preserve">Aaron Kucharik - NON-RETALIATION </w:t>
      </w:r>
    </w:p>
    <w:p w14:paraId="712C1D0E" w14:textId="77777777" w:rsidR="00A3171B" w:rsidRDefault="00A3171B" w:rsidP="00A3171B">
      <w:pPr>
        <w:pStyle w:val="CommentText"/>
      </w:pPr>
      <w:r>
        <w:t xml:space="preserve">To the extent DORA has statutory authority, add: </w:t>
      </w:r>
    </w:p>
    <w:p w14:paraId="11CE7C04" w14:textId="77777777" w:rsidR="00A3171B" w:rsidRDefault="00A3171B" w:rsidP="00A3171B">
      <w:pPr>
        <w:pStyle w:val="CommentText"/>
      </w:pPr>
      <w:r>
        <w:t xml:space="preserve">A licensee, registrant, designee, owner, manager, employee, or agent shall not retaliate against a person for making a good-faith complaint to the Division, providing information to the Division, participating in an investigation or inspection, or refusing to participate in conduct the person reasonably believes violates the Mortuary Science Code or these Rules. </w:t>
      </w:r>
    </w:p>
  </w:comment>
  <w:comment w:id="2343" w:author="Rascon Arana, Maria" w:date="2026-09-08T09:55:00Z" w:initials="MR">
    <w:p w14:paraId="014643AA" w14:textId="77777777" w:rsidR="00F0073D" w:rsidRDefault="00F0073D" w:rsidP="00F0073D">
      <w:pPr>
        <w:pStyle w:val="CommentText"/>
      </w:pPr>
      <w:r>
        <w:rPr>
          <w:rStyle w:val="CommentReference"/>
        </w:rPr>
        <w:annotationRef/>
      </w:r>
      <w:r>
        <w:t>Faith Haug  - Proposed Rule 1.28 – Subcontractors</w:t>
      </w:r>
    </w:p>
    <w:p w14:paraId="7F9E7A1D" w14:textId="77777777" w:rsidR="00F0073D" w:rsidRDefault="00F0073D" w:rsidP="00F0073D">
      <w:pPr>
        <w:pStyle w:val="CommentText"/>
      </w:pPr>
      <w:r>
        <w:t>The requirement to keep written subcontractor contracts for seven years, open to inspection, already gives the Director full regulatory visibility into every subcontracting relationship. Stacking an affirmative consumer notice obligation on top of that departs from the business practices of every industry. No licensed profession is required to identify to each customer every vendor and third party involved in delivering a service. Outside providers are routine in professional practice, and the party answerable to the consumer remains the contracting establishment, which under these Rules keeps complete responsibility and full chain of custody obligations for anything it subcontracts.</w:t>
      </w:r>
    </w:p>
    <w:p w14:paraId="4B48220B" w14:textId="77777777" w:rsidR="00F0073D" w:rsidRDefault="00F0073D" w:rsidP="00F0073D">
      <w:pPr>
        <w:pStyle w:val="CommentText"/>
      </w:pPr>
      <w:r>
        <w:t>Transparency and forced proactive disclosure are not the same thing. When a family asks whether an outside provider will perform a particular service, they deserve a complete and honest answer, and I would support a rule requiring precisely that: accurate disclosure on request. Announcing every subcontracting relationship in every transaction informs no consumer decision, drags operational detail into arrangement conferences where it does not belong, and generates confusion rather than protection. The consumer is fully protected by (1) the establishment's non-delegable responsibility for everything it contracts to provide, (2) the subcontractor custody obligations in Rule 1.22, (3) the contract retention and inspection requirements of this rule, and (4) truthful disclosure any time a consumer asks. I request that the notice provision in subsection B be revised to require disclosure upon request, or alternatively a general statement in the goods and services contract that certain services may be performed by qualified third parties for whom the establishment remains fully responsible.</w:t>
      </w:r>
    </w:p>
  </w:comment>
  <w:comment w:id="2344" w:author="Rascon Arana, Maria" w:date="2026-09-08T16:51:00Z" w:initials="MR">
    <w:p w14:paraId="32D5006D" w14:textId="77777777" w:rsidR="007061CE" w:rsidRDefault="007061CE" w:rsidP="007061CE">
      <w:pPr>
        <w:pStyle w:val="CommentText"/>
      </w:pPr>
      <w:r>
        <w:rPr>
          <w:rStyle w:val="CommentReference"/>
        </w:rPr>
        <w:annotationRef/>
      </w:r>
      <w:r>
        <w:t xml:space="preserve">Serena Jimenez - 1.28 I object- We disclose the people we contract with on our goods and services contract. If a family member wants more information they can ask and get an honest answer as to who will be a part of their loved ones care. We list everyone we contract with on our goods and services contract whether they are being used on that particular decedent or not. No other licensed profession id required to disclose to every customer every vendor they use why does our industry? There is a difference between transparency and mandated disclosure. This should be subjected to disclosure upon request or left as a general statement on the goods and services contract. </w:t>
      </w:r>
    </w:p>
  </w:comment>
  <w:comment w:id="2345" w:author="Rascon Arana, Maria" w:date="2026-09-09T12:37:00Z" w:initials="MR">
    <w:p w14:paraId="4EBEB18E" w14:textId="77777777" w:rsidR="006920C6" w:rsidRDefault="006920C6" w:rsidP="006920C6">
      <w:pPr>
        <w:pStyle w:val="CommentText"/>
      </w:pPr>
      <w:r>
        <w:rPr>
          <w:rStyle w:val="CommentReference"/>
        </w:rPr>
        <w:annotationRef/>
      </w:r>
      <w:r>
        <w:t xml:space="preserve">Cassandra Esparza - 1.28 (C)- I object- This rule as drafted is not reasonable. No other licensed profession is required to disclose to each customer every vendor or subcontractor used to perform a service. Third parties are standard in professional practice. </w:t>
      </w:r>
    </w:p>
  </w:comment>
  <w:comment w:id="2346" w:author="Rascon Arana, Maria" w:date="2026-09-09T12:46:00Z" w:initials="MR">
    <w:p w14:paraId="67705E9D" w14:textId="77777777" w:rsidR="001C264C" w:rsidRDefault="001C264C" w:rsidP="001C264C">
      <w:pPr>
        <w:pStyle w:val="CommentText"/>
      </w:pPr>
      <w:r>
        <w:rPr>
          <w:rStyle w:val="CommentReference"/>
        </w:rPr>
        <w:annotationRef/>
      </w:r>
      <w:r>
        <w:t xml:space="preserve">Derek Riner - 1.28 Needs cleaned up, reduced or eliminated. Most of this is addressed in other sections or requirements/disclosures already.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2A39F0" w15:done="0"/>
  <w15:commentEx w15:paraId="1881A55B" w15:paraIdParent="132A39F0" w15:done="0"/>
  <w15:commentEx w15:paraId="7EB54C71" w15:paraIdParent="132A39F0" w15:done="0"/>
  <w15:commentEx w15:paraId="1096DCD4" w15:paraIdParent="132A39F0" w15:done="0"/>
  <w15:commentEx w15:paraId="2A82C2B6" w15:paraIdParent="132A39F0" w15:done="0"/>
  <w15:commentEx w15:paraId="165DD210" w15:paraIdParent="132A39F0" w15:done="0"/>
  <w15:commentEx w15:paraId="2E2C0387" w15:paraIdParent="132A39F0" w15:done="0"/>
  <w15:commentEx w15:paraId="2268A967" w15:paraIdParent="132A39F0" w15:done="0"/>
  <w15:commentEx w15:paraId="10A44CAB" w15:paraIdParent="132A39F0" w15:done="0"/>
  <w15:commentEx w15:paraId="4F0B557E" w15:paraIdParent="132A39F0" w15:done="0"/>
  <w15:commentEx w15:paraId="400D5412" w15:paraIdParent="132A39F0" w15:done="0"/>
  <w15:commentEx w15:paraId="335F3781" w15:done="0"/>
  <w15:commentEx w15:paraId="299261CB" w15:done="0"/>
  <w15:commentEx w15:paraId="0AC1ACE3" w15:done="0"/>
  <w15:commentEx w15:paraId="455259F7" w15:done="0"/>
  <w15:commentEx w15:paraId="547E487B" w15:paraIdParent="455259F7" w15:done="0"/>
  <w15:commentEx w15:paraId="672F805F" w15:done="0"/>
  <w15:commentEx w15:paraId="79906838" w15:done="0"/>
  <w15:commentEx w15:paraId="3F25B0DF" w15:paraIdParent="79906838" w15:done="0"/>
  <w15:commentEx w15:paraId="437FFA99" w15:paraIdParent="79906838" w15:done="0"/>
  <w15:commentEx w15:paraId="2C1D1834" w15:paraIdParent="79906838" w15:done="0"/>
  <w15:commentEx w15:paraId="711CC2D4" w15:paraIdParent="79906838" w15:done="0"/>
  <w15:commentEx w15:paraId="73C2975C" w15:paraIdParent="79906838" w15:done="0"/>
  <w15:commentEx w15:paraId="2A9E314B" w15:paraIdParent="79906838" w15:done="0"/>
  <w15:commentEx w15:paraId="1F4CA643" w15:paraIdParent="79906838" w15:done="0"/>
  <w15:commentEx w15:paraId="5AD32872" w15:paraIdParent="79906838" w15:done="0"/>
  <w15:commentEx w15:paraId="2287559E" w15:paraIdParent="79906838" w15:done="0"/>
  <w15:commentEx w15:paraId="5260DEB7" w15:paraIdParent="79906838" w15:done="0"/>
  <w15:commentEx w15:paraId="502AA4F0" w15:paraIdParent="79906838" w15:done="0"/>
  <w15:commentEx w15:paraId="47DDA5E5" w15:paraIdParent="79906838" w15:done="0"/>
  <w15:commentEx w15:paraId="6BD625B0" w15:paraIdParent="79906838" w15:done="0"/>
  <w15:commentEx w15:paraId="110E7005" w15:paraIdParent="79906838" w15:done="0"/>
  <w15:commentEx w15:paraId="614DBBF1" w15:paraIdParent="79906838" w15:done="0"/>
  <w15:commentEx w15:paraId="1901AA01" w15:done="0"/>
  <w15:commentEx w15:paraId="46D4E2BB" w15:done="0"/>
  <w15:commentEx w15:paraId="3C88E349" w15:paraIdParent="46D4E2BB" w15:done="0"/>
  <w15:commentEx w15:paraId="77B7DDD7" w15:done="0"/>
  <w15:commentEx w15:paraId="747BF053" w15:paraIdParent="77B7DDD7" w15:done="0"/>
  <w15:commentEx w15:paraId="7BF59D9A" w15:done="0"/>
  <w15:commentEx w15:paraId="6BDC0E3B" w15:done="0"/>
  <w15:commentEx w15:paraId="44E1E2E2" w15:done="0"/>
  <w15:commentEx w15:paraId="43CE5890" w15:paraIdParent="44E1E2E2" w15:done="0"/>
  <w15:commentEx w15:paraId="3E339B77" w15:paraIdParent="44E1E2E2" w15:done="0"/>
  <w15:commentEx w15:paraId="398FB1AD" w15:paraIdParent="44E1E2E2" w15:done="0"/>
  <w15:commentEx w15:paraId="3D8F70BA" w15:paraIdParent="44E1E2E2" w15:done="0"/>
  <w15:commentEx w15:paraId="06B8180D" w15:paraIdParent="44E1E2E2" w15:done="0"/>
  <w15:commentEx w15:paraId="40FDF814" w15:paraIdParent="44E1E2E2" w15:done="0"/>
  <w15:commentEx w15:paraId="0DA1EE49" w15:paraIdParent="44E1E2E2" w15:done="0"/>
  <w15:commentEx w15:paraId="6E6381A5" w15:paraIdParent="44E1E2E2" w15:done="0"/>
  <w15:commentEx w15:paraId="320A6FFF" w15:paraIdParent="44E1E2E2" w15:done="0"/>
  <w15:commentEx w15:paraId="21114D5F" w15:paraIdParent="44E1E2E2" w15:done="0"/>
  <w15:commentEx w15:paraId="7043740C" w15:paraIdParent="44E1E2E2" w15:done="0"/>
  <w15:commentEx w15:paraId="3586EB27" w15:paraIdParent="44E1E2E2" w15:done="0"/>
  <w15:commentEx w15:paraId="3EFE7A76" w15:paraIdParent="44E1E2E2" w15:done="0"/>
  <w15:commentEx w15:paraId="2D41EF5F" w15:done="0"/>
  <w15:commentEx w15:paraId="436F8FDF" w15:paraIdParent="2D41EF5F" w15:done="0"/>
  <w15:commentEx w15:paraId="2862360B" w15:paraIdParent="2D41EF5F" w15:done="0"/>
  <w15:commentEx w15:paraId="53C2D283" w15:paraIdParent="2D41EF5F" w15:done="0"/>
  <w15:commentEx w15:paraId="4DF2B7AF" w15:paraIdParent="2D41EF5F" w15:done="0"/>
  <w15:commentEx w15:paraId="503AA313" w15:paraIdParent="2D41EF5F" w15:done="0"/>
  <w15:commentEx w15:paraId="748E22A0" w15:paraIdParent="2D41EF5F" w15:done="0"/>
  <w15:commentEx w15:paraId="36588BB2" w15:done="0"/>
  <w15:commentEx w15:paraId="17E0EC1C" w15:done="0"/>
  <w15:commentEx w15:paraId="0F90E786" w15:done="0"/>
  <w15:commentEx w15:paraId="13310F1B" w15:paraIdParent="0F90E786" w15:done="0"/>
  <w15:commentEx w15:paraId="6C185349" w15:paraIdParent="0F90E786" w15:done="0"/>
  <w15:commentEx w15:paraId="15B161CC" w15:paraIdParent="0F90E786" w15:done="0"/>
  <w15:commentEx w15:paraId="1E51EB64" w15:paraIdParent="0F90E786" w15:done="0"/>
  <w15:commentEx w15:paraId="716895DD" w15:paraIdParent="0F90E786" w15:done="0"/>
  <w15:commentEx w15:paraId="27E9A457" w15:paraIdParent="0F90E786" w15:done="0"/>
  <w15:commentEx w15:paraId="4C298B6A" w15:paraIdParent="0F90E786" w15:done="0"/>
  <w15:commentEx w15:paraId="3D08A5E4" w15:paraIdParent="0F90E786" w15:done="0"/>
  <w15:commentEx w15:paraId="410E13A3" w15:paraIdParent="0F90E786" w15:done="0"/>
  <w15:commentEx w15:paraId="45C1C67E" w15:paraIdParent="0F90E786" w15:done="0"/>
  <w15:commentEx w15:paraId="1AD39D7E" w15:paraIdParent="0F90E786" w15:done="0"/>
  <w15:commentEx w15:paraId="2350FF31" w15:paraIdParent="0F90E786" w15:done="0"/>
  <w15:commentEx w15:paraId="53B935FE" w15:paraIdParent="0F90E786" w15:done="0"/>
  <w15:commentEx w15:paraId="3E14C09C" w15:done="0"/>
  <w15:commentEx w15:paraId="73ECBDBC" w15:paraIdParent="3E14C09C" w15:done="0"/>
  <w15:commentEx w15:paraId="01C21D75" w15:done="0"/>
  <w15:commentEx w15:paraId="08B8C926" w15:paraIdParent="01C21D75" w15:done="0"/>
  <w15:commentEx w15:paraId="1E103A86" w15:paraIdParent="01C21D75" w15:done="0"/>
  <w15:commentEx w15:paraId="2A48EE2A" w15:paraIdParent="01C21D75" w15:done="0"/>
  <w15:commentEx w15:paraId="4258061A" w15:paraIdParent="01C21D75" w15:done="0"/>
  <w15:commentEx w15:paraId="6450F004" w15:paraIdParent="01C21D75" w15:done="0"/>
  <w15:commentEx w15:paraId="36AD0801" w15:paraIdParent="01C21D75" w15:done="0"/>
  <w15:commentEx w15:paraId="041691FC" w15:paraIdParent="01C21D75" w15:done="0"/>
  <w15:commentEx w15:paraId="2D234DDA" w15:paraIdParent="01C21D75" w15:done="0"/>
  <w15:commentEx w15:paraId="7CE4C0A5" w15:paraIdParent="01C21D75" w15:done="0"/>
  <w15:commentEx w15:paraId="4D3679E5" w15:paraIdParent="01C21D75" w15:done="0"/>
  <w15:commentEx w15:paraId="2716114D" w15:paraIdParent="01C21D75" w15:done="0"/>
  <w15:commentEx w15:paraId="7AD05B33" w15:paraIdParent="01C21D75" w15:done="0"/>
  <w15:commentEx w15:paraId="3752B25D" w15:paraIdParent="01C21D75" w15:done="0"/>
  <w15:commentEx w15:paraId="5277DE48" w15:paraIdParent="01C21D75" w15:done="0"/>
  <w15:commentEx w15:paraId="72B249C7" w15:paraIdParent="01C21D75" w15:done="0"/>
  <w15:commentEx w15:paraId="4BC4FFEF" w15:done="0"/>
  <w15:commentEx w15:paraId="65ED14D7" w15:paraIdParent="4BC4FFEF" w15:done="0"/>
  <w15:commentEx w15:paraId="0C380943" w15:done="0"/>
  <w15:commentEx w15:paraId="022D7BA9" w15:paraIdParent="0C380943" w15:done="0"/>
  <w15:commentEx w15:paraId="0D6AD438" w15:paraIdParent="0C380943" w15:done="0"/>
  <w15:commentEx w15:paraId="679AE5BE" w15:paraIdParent="0C380943" w15:done="0"/>
  <w15:commentEx w15:paraId="52FE62E1" w15:paraIdParent="0C380943" w15:done="0"/>
  <w15:commentEx w15:paraId="29FD555A" w15:paraIdParent="0C380943" w15:done="0"/>
  <w15:commentEx w15:paraId="533A65A6" w15:paraIdParent="0C380943" w15:done="0"/>
  <w15:commentEx w15:paraId="4BBCCC28" w15:paraIdParent="0C380943" w15:done="0"/>
  <w15:commentEx w15:paraId="7B2B924D" w15:paraIdParent="0C380943" w15:done="0"/>
  <w15:commentEx w15:paraId="4B22D55C" w15:paraIdParent="0C380943" w15:done="0"/>
  <w15:commentEx w15:paraId="3ED36012" w15:paraIdParent="0C380943" w15:done="0"/>
  <w15:commentEx w15:paraId="19BB1C50" w15:paraIdParent="0C380943" w15:done="0"/>
  <w15:commentEx w15:paraId="017A4F97" w15:paraIdParent="0C380943" w15:done="0"/>
  <w15:commentEx w15:paraId="65E0C2C1" w15:paraIdParent="0C380943" w15:done="0"/>
  <w15:commentEx w15:paraId="64C94BBD" w15:paraIdParent="0C380943" w15:done="0"/>
  <w15:commentEx w15:paraId="29CBECF1" w15:paraIdParent="0C380943" w15:done="0"/>
  <w15:commentEx w15:paraId="645B2F27" w15:paraIdParent="0C380943" w15:done="0"/>
  <w15:commentEx w15:paraId="55211233" w15:paraIdParent="0C380943" w15:done="0"/>
  <w15:commentEx w15:paraId="6906C7A4" w15:paraIdParent="0C380943" w15:done="0"/>
  <w15:commentEx w15:paraId="50B4DD93" w15:paraIdParent="0C380943" w15:done="0"/>
  <w15:commentEx w15:paraId="6FBD175C" w15:paraIdParent="0C380943" w15:done="0"/>
  <w15:commentEx w15:paraId="0AC498D1" w15:paraIdParent="0C380943" w15:done="0"/>
  <w15:commentEx w15:paraId="2070BD63" w15:paraIdParent="0C380943" w15:done="0"/>
  <w15:commentEx w15:paraId="41084199" w15:paraIdParent="0C380943" w15:done="0"/>
  <w15:commentEx w15:paraId="0A4FCFDE" w15:paraIdParent="0C380943" w15:done="0"/>
  <w15:commentEx w15:paraId="49C01097" w15:paraIdParent="0C380943" w15:done="0"/>
  <w15:commentEx w15:paraId="18D51841" w15:paraIdParent="0C380943" w15:done="0"/>
  <w15:commentEx w15:paraId="443738F1" w15:done="0"/>
  <w15:commentEx w15:paraId="71A849DB" w15:done="0"/>
  <w15:commentEx w15:paraId="531648F3" w15:paraIdParent="71A849DB" w15:done="0"/>
  <w15:commentEx w15:paraId="76BE369E" w15:paraIdParent="71A849DB" w15:done="0"/>
  <w15:commentEx w15:paraId="26D9E5E7" w15:paraIdParent="71A849DB" w15:done="0"/>
  <w15:commentEx w15:paraId="32A6843C" w15:done="0"/>
  <w15:commentEx w15:paraId="33E89D3D" w15:paraIdParent="32A6843C" w15:done="0"/>
  <w15:commentEx w15:paraId="7B467A83" w15:paraIdParent="32A6843C" w15:done="0"/>
  <w15:commentEx w15:paraId="3C451E78" w15:paraIdParent="32A6843C" w15:done="0"/>
  <w15:commentEx w15:paraId="3D467CC2" w15:paraIdParent="32A6843C" w15:done="0"/>
  <w15:commentEx w15:paraId="26FC0386" w15:paraIdParent="32A6843C" w15:done="0"/>
  <w15:commentEx w15:paraId="4CC78AB3" w15:paraIdParent="32A6843C" w15:done="0"/>
  <w15:commentEx w15:paraId="250382F8" w15:paraIdParent="32A6843C" w15:done="0"/>
  <w15:commentEx w15:paraId="4BEB163B" w15:paraIdParent="32A6843C" w15:done="0"/>
  <w15:commentEx w15:paraId="61AEEA0E" w15:paraIdParent="32A6843C" w15:done="0"/>
  <w15:commentEx w15:paraId="3A73818D" w15:paraIdParent="32A6843C" w15:done="0"/>
  <w15:commentEx w15:paraId="537AB93D" w15:paraIdParent="32A6843C" w15:done="0"/>
  <w15:commentEx w15:paraId="1B40BAEA" w15:done="0"/>
  <w15:commentEx w15:paraId="24EAF30F" w15:done="0"/>
  <w15:commentEx w15:paraId="51E0C2C4" w15:done="0"/>
  <w15:commentEx w15:paraId="50F59724" w15:paraIdParent="51E0C2C4" w15:done="0"/>
  <w15:commentEx w15:paraId="1ADAAE40" w15:paraIdParent="51E0C2C4" w15:done="0"/>
  <w15:commentEx w15:paraId="253CDF2C" w15:paraIdParent="51E0C2C4" w15:done="0"/>
  <w15:commentEx w15:paraId="26060FBC" w15:paraIdParent="51E0C2C4" w15:done="0"/>
  <w15:commentEx w15:paraId="563C967B" w15:paraIdParent="51E0C2C4" w15:done="0"/>
  <w15:commentEx w15:paraId="27A06CB5" w15:paraIdParent="51E0C2C4" w15:done="0"/>
  <w15:commentEx w15:paraId="03491D20" w15:paraIdParent="51E0C2C4" w15:done="0"/>
  <w15:commentEx w15:paraId="4AB9749D" w15:paraIdParent="51E0C2C4" w15:done="0"/>
  <w15:commentEx w15:paraId="360F3A94" w15:paraIdParent="51E0C2C4" w15:done="0"/>
  <w15:commentEx w15:paraId="7E3BF629" w15:done="0"/>
  <w15:commentEx w15:paraId="212C0424" w15:done="0"/>
  <w15:commentEx w15:paraId="7BB30EEB" w15:paraIdParent="212C0424" w15:done="0"/>
  <w15:commentEx w15:paraId="5FB93265" w15:done="0"/>
  <w15:commentEx w15:paraId="11CE7C04" w15:paraIdParent="5FB93265" w15:done="0"/>
  <w15:commentEx w15:paraId="4B48220B" w15:paraIdParent="5FB93265" w15:done="0"/>
  <w15:commentEx w15:paraId="32D5006D" w15:paraIdParent="5FB93265" w15:done="0"/>
  <w15:commentEx w15:paraId="4EBEB18E" w15:paraIdParent="5FB93265" w15:done="0"/>
  <w15:commentEx w15:paraId="67705E9D" w15:paraIdParent="5FB932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BBEC34" w16cex:dateUtc="2026-09-08T15:45:00Z"/>
  <w16cex:commentExtensible w16cex:durableId="46EADF1B" w16cex:dateUtc="2026-09-08T22:42:00Z"/>
  <w16cex:commentExtensible w16cex:durableId="60F44A08" w16cex:dateUtc="2026-09-09T17:06:00Z"/>
  <w16cex:commentExtensible w16cex:durableId="45FB2128" w16cex:dateUtc="2026-09-09T18:56:00Z"/>
  <w16cex:commentExtensible w16cex:durableId="6DB9A231" w16cex:dateUtc="2026-09-09T18:57:00Z"/>
  <w16cex:commentExtensible w16cex:durableId="7841530B" w16cex:dateUtc="2026-09-09T18:58:00Z"/>
  <w16cex:commentExtensible w16cex:durableId="0452D742" w16cex:dateUtc="2026-09-11T21:33:00Z"/>
  <w16cex:commentExtensible w16cex:durableId="24CBE1EC" w16cex:dateUtc="2026-09-11T21:34:00Z"/>
  <w16cex:commentExtensible w16cex:durableId="38F97A7D" w16cex:dateUtc="2026-09-11T21:41:00Z"/>
  <w16cex:commentExtensible w16cex:durableId="020D8375" w16cex:dateUtc="2026-09-11T21:42:00Z"/>
  <w16cex:commentExtensible w16cex:durableId="2E775500" w16cex:dateUtc="2026-09-11T21:46:00Z"/>
  <w16cex:commentExtensible w16cex:durableId="272455EF" w16cex:dateUtc="2026-09-02T21:44:00Z"/>
  <w16cex:commentExtensible w16cex:durableId="75F15E52" w16cex:dateUtc="2026-09-02T21:44:00Z"/>
  <w16cex:commentExtensible w16cex:durableId="2D628DD9" w16cex:dateUtc="2026-09-02T21:45:00Z"/>
  <w16cex:commentExtensible w16cex:durableId="44DF620E" w16cex:dateUtc="2026-09-02T21:46:00Z"/>
  <w16cex:commentExtensible w16cex:durableId="110F4865" w16cex:dateUtc="2026-09-09T18:41:00Z"/>
  <w16cex:commentExtensible w16cex:durableId="4B881E05" w16cex:dateUtc="2026-09-09T18:55:00Z"/>
  <w16cex:commentExtensible w16cex:durableId="7B9610B0" w16cex:dateUtc="2026-09-04T17:46:00Z"/>
  <w16cex:commentExtensible w16cex:durableId="09CF27C7" w16cex:dateUtc="2026-09-08T15:23:00Z"/>
  <w16cex:commentExtensible w16cex:durableId="64FFFF7A" w16cex:dateUtc="2026-09-08T15:31:00Z"/>
  <w16cex:commentExtensible w16cex:durableId="67EE76F6" w16cex:dateUtc="2026-09-08T15:32:00Z"/>
  <w16cex:commentExtensible w16cex:durableId="68D460DD" w16cex:dateUtc="2026-09-08T15:39:00Z"/>
  <w16cex:commentExtensible w16cex:durableId="1709A1A5" w16cex:dateUtc="2026-09-08T15:51:00Z"/>
  <w16cex:commentExtensible w16cex:durableId="1C5315F4" w16cex:dateUtc="2026-09-08T22:38:00Z"/>
  <w16cex:commentExtensible w16cex:durableId="48986EF1" w16cex:dateUtc="2026-09-08T22:47:00Z"/>
  <w16cex:commentExtensible w16cex:durableId="42DF710F" w16cex:dateUtc="2026-09-08T22:52:00Z"/>
  <w16cex:commentExtensible w16cex:durableId="3BE06384" w16cex:dateUtc="2026-09-09T16:43:00Z"/>
  <w16cex:commentExtensible w16cex:durableId="7D938638" w16cex:dateUtc="2026-09-09T16:53:00Z"/>
  <w16cex:commentExtensible w16cex:durableId="4FEA6171" w16cex:dateUtc="2026-09-09T18:28:00Z"/>
  <w16cex:commentExtensible w16cex:durableId="46C1B90E" w16cex:dateUtc="2026-09-09T18:34:00Z"/>
  <w16cex:commentExtensible w16cex:durableId="244875B2" w16cex:dateUtc="2026-09-09T18:42:00Z"/>
  <w16cex:commentExtensible w16cex:durableId="69C565B4" w16cex:dateUtc="2026-09-09T21:23:00Z"/>
  <w16cex:commentExtensible w16cex:durableId="05D6EAF3" w16cex:dateUtc="2026-09-11T20:58:00Z"/>
  <w16cex:commentExtensible w16cex:durableId="153BD3FA" w16cex:dateUtc="2026-09-09T16:24:00Z"/>
  <w16cex:commentExtensible w16cex:durableId="7B9BF161" w16cex:dateUtc="2026-09-08T15:25:00Z"/>
  <w16cex:commentExtensible w16cex:durableId="4EF395A2" w16cex:dateUtc="2026-09-09T16:41:00Z"/>
  <w16cex:commentExtensible w16cex:durableId="7C44A43D" w16cex:dateUtc="2026-09-08T22:41:00Z"/>
  <w16cex:commentExtensible w16cex:durableId="549955DE" w16cex:dateUtc="2026-09-08T22:56:00Z"/>
  <w16cex:commentExtensible w16cex:durableId="07A3AF89" w16cex:dateUtc="2026-09-09T16:09:00Z"/>
  <w16cex:commentExtensible w16cex:durableId="40311B61" w16cex:dateUtc="2026-09-02T21:47:00Z"/>
  <w16cex:commentExtensible w16cex:durableId="27C202C1" w16cex:dateUtc="2026-09-02T21:48:00Z"/>
  <w16cex:commentExtensible w16cex:durableId="08624923" w16cex:dateUtc="2026-09-08T15:24:00Z"/>
  <w16cex:commentExtensible w16cex:durableId="0FD827E9" w16cex:dateUtc="2026-09-08T15:32:00Z"/>
  <w16cex:commentExtensible w16cex:durableId="78125167" w16cex:dateUtc="2026-09-08T15:39:00Z"/>
  <w16cex:commentExtensible w16cex:durableId="76AD6D10" w16cex:dateUtc="2026-09-08T15:40:00Z"/>
  <w16cex:commentExtensible w16cex:durableId="05E40F98" w16cex:dateUtc="2026-09-08T15:51:00Z"/>
  <w16cex:commentExtensible w16cex:durableId="46593350" w16cex:dateUtc="2026-09-08T22:45:00Z"/>
  <w16cex:commentExtensible w16cex:durableId="07CECEE7" w16cex:dateUtc="2026-09-08T22:48:00Z"/>
  <w16cex:commentExtensible w16cex:durableId="46CFD012" w16cex:dateUtc="2026-09-08T22:52:00Z"/>
  <w16cex:commentExtensible w16cex:durableId="448CE2BC" w16cex:dateUtc="2026-09-09T18:28:00Z"/>
  <w16cex:commentExtensible w16cex:durableId="293CF18E" w16cex:dateUtc="2026-09-09T18:34:00Z"/>
  <w16cex:commentExtensible w16cex:durableId="16451B14" w16cex:dateUtc="2026-09-09T18:42:00Z"/>
  <w16cex:commentExtensible w16cex:durableId="7324A192" w16cex:dateUtc="2026-09-09T18:52:00Z"/>
  <w16cex:commentExtensible w16cex:durableId="7567F51B" w16cex:dateUtc="2026-09-11T20:58:00Z"/>
  <w16cex:commentExtensible w16cex:durableId="24440FF1" w16cex:dateUtc="2026-09-08T15:33:00Z"/>
  <w16cex:commentExtensible w16cex:durableId="5B171FF9" w16cex:dateUtc="2026-09-08T15:51:00Z"/>
  <w16cex:commentExtensible w16cex:durableId="27285321" w16cex:dateUtc="2026-09-08T22:48:00Z"/>
  <w16cex:commentExtensible w16cex:durableId="586D9559" w16cex:dateUtc="2026-09-09T18:29:00Z"/>
  <w16cex:commentExtensible w16cex:durableId="3556F07D" w16cex:dateUtc="2026-09-09T18:34:00Z"/>
  <w16cex:commentExtensible w16cex:durableId="3E2BBBA8" w16cex:dateUtc="2026-09-09T18:43:00Z"/>
  <w16cex:commentExtensible w16cex:durableId="1F21F26E" w16cex:dateUtc="2026-09-11T20:59:00Z"/>
  <w16cex:commentExtensible w16cex:durableId="18B6B7EA" w16cex:dateUtc="2026-09-02T21:49:00Z"/>
  <w16cex:commentExtensible w16cex:durableId="1035258F" w16cex:dateUtc="2026-09-02T21:50:00Z"/>
  <w16cex:commentExtensible w16cex:durableId="32F012FA" w16cex:dateUtc="2026-09-02T21:50:00Z"/>
  <w16cex:commentExtensible w16cex:durableId="68948EAC" w16cex:dateUtc="2026-09-02T21:51:00Z"/>
  <w16cex:commentExtensible w16cex:durableId="6E56F0A5" w16cex:dateUtc="2026-09-04T17:44:00Z"/>
  <w16cex:commentExtensible w16cex:durableId="74B5003B" w16cex:dateUtc="2026-09-08T15:34:00Z"/>
  <w16cex:commentExtensible w16cex:durableId="12F01364" w16cex:dateUtc="2026-09-08T15:41:00Z"/>
  <w16cex:commentExtensible w16cex:durableId="78F20E9C" w16cex:dateUtc="2026-09-08T15:52:00Z"/>
  <w16cex:commentExtensible w16cex:durableId="34FC0AD6" w16cex:dateUtc="2026-09-08T22:46:00Z"/>
  <w16cex:commentExtensible w16cex:durableId="398C2044" w16cex:dateUtc="2026-09-08T22:49:00Z"/>
  <w16cex:commentExtensible w16cex:durableId="0AFB736D" w16cex:dateUtc="2026-09-08T22:53:00Z"/>
  <w16cex:commentExtensible w16cex:durableId="3A903ADA" w16cex:dateUtc="2026-09-09T18:29:00Z"/>
  <w16cex:commentExtensible w16cex:durableId="13A324C2" w16cex:dateUtc="2026-09-09T18:35:00Z"/>
  <w16cex:commentExtensible w16cex:durableId="1E778451" w16cex:dateUtc="2026-09-09T18:43:00Z"/>
  <w16cex:commentExtensible w16cex:durableId="483F3021" w16cex:dateUtc="2026-09-09T18:53:00Z"/>
  <w16cex:commentExtensible w16cex:durableId="6E01C4B7" w16cex:dateUtc="2026-09-11T20:59:00Z"/>
  <w16cex:commentExtensible w16cex:durableId="7CF6795D" w16cex:dateUtc="2026-09-02T21:51:00Z"/>
  <w16cex:commentExtensible w16cex:durableId="1553D251" w16cex:dateUtc="2026-09-08T15:24:00Z"/>
  <w16cex:commentExtensible w16cex:durableId="425B47B2" w16cex:dateUtc="2026-09-02T21:52:00Z"/>
  <w16cex:commentExtensible w16cex:durableId="2B1FEB0E" w16cex:dateUtc="2026-09-08T15:34:00Z"/>
  <w16cex:commentExtensible w16cex:durableId="393C8362" w16cex:dateUtc="2026-09-08T15:41:00Z"/>
  <w16cex:commentExtensible w16cex:durableId="270D23C7" w16cex:dateUtc="2026-09-08T15:52:00Z"/>
  <w16cex:commentExtensible w16cex:durableId="631560B3" w16cex:dateUtc="2026-09-08T22:49:00Z"/>
  <w16cex:commentExtensible w16cex:durableId="2D6F0142" w16cex:dateUtc="2026-09-08T22:53:00Z"/>
  <w16cex:commentExtensible w16cex:durableId="59ADF2E8" w16cex:dateUtc="2026-09-08T22:59:00Z"/>
  <w16cex:commentExtensible w16cex:durableId="043197ED" w16cex:dateUtc="2026-09-09T17:02:00Z"/>
  <w16cex:commentExtensible w16cex:durableId="6467D173" w16cex:dateUtc="2026-09-09T17:03:00Z"/>
  <w16cex:commentExtensible w16cex:durableId="6F3D6559" w16cex:dateUtc="2026-09-09T18:30:00Z"/>
  <w16cex:commentExtensible w16cex:durableId="3300CF62" w16cex:dateUtc="2026-09-09T18:35:00Z"/>
  <w16cex:commentExtensible w16cex:durableId="68E7ECE6" w16cex:dateUtc="2026-09-09T18:38:00Z"/>
  <w16cex:commentExtensible w16cex:durableId="2194551B" w16cex:dateUtc="2026-09-09T18:41:00Z"/>
  <w16cex:commentExtensible w16cex:durableId="3D24D276" w16cex:dateUtc="2026-09-09T18:44:00Z"/>
  <w16cex:commentExtensible w16cex:durableId="16CE777C" w16cex:dateUtc="2026-09-09T18:57:00Z"/>
  <w16cex:commentExtensible w16cex:durableId="362082E2" w16cex:dateUtc="2026-09-11T21:00:00Z"/>
  <w16cex:commentExtensible w16cex:durableId="5ECEACD1" w16cex:dateUtc="2026-09-02T21:52:00Z"/>
  <w16cex:commentExtensible w16cex:durableId="280FDA2E" w16cex:dateUtc="2026-09-08T15:26:00Z"/>
  <w16cex:commentExtensible w16cex:durableId="53283A90" w16cex:dateUtc="2026-09-02T21:54:00Z"/>
  <w16cex:commentExtensible w16cex:durableId="1EC88064" w16cex:dateUtc="2026-09-08T15:26:00Z"/>
  <w16cex:commentExtensible w16cex:durableId="392CD084" w16cex:dateUtc="2026-09-08T15:35:00Z"/>
  <w16cex:commentExtensible w16cex:durableId="52BE4C94" w16cex:dateUtc="2026-09-08T15:42:00Z"/>
  <w16cex:commentExtensible w16cex:durableId="6082FCF4" w16cex:dateUtc="2026-09-08T15:53:00Z"/>
  <w16cex:commentExtensible w16cex:durableId="58454AB8" w16cex:dateUtc="2026-09-08T22:39:00Z"/>
  <w16cex:commentExtensible w16cex:durableId="7EF52628" w16cex:dateUtc="2026-09-08T22:44:00Z"/>
  <w16cex:commentExtensible w16cex:durableId="6111648F" w16cex:dateUtc="2026-09-08T22:46:00Z"/>
  <w16cex:commentExtensible w16cex:durableId="36F4B980" w16cex:dateUtc="2026-09-08T22:50:00Z"/>
  <w16cex:commentExtensible w16cex:durableId="54D416A5" w16cex:dateUtc="2026-09-08T22:54:00Z"/>
  <w16cex:commentExtensible w16cex:durableId="41F49B27" w16cex:dateUtc="2026-09-09T16:30:00Z"/>
  <w16cex:commentExtensible w16cex:durableId="71999AC2" w16cex:dateUtc="2026-09-09T16:33:00Z"/>
  <w16cex:commentExtensible w16cex:durableId="7187881F" w16cex:dateUtc="2026-09-09T16:45:00Z"/>
  <w16cex:commentExtensible w16cex:durableId="6706E7AC" w16cex:dateUtc="2026-09-09T16:47:00Z"/>
  <w16cex:commentExtensible w16cex:durableId="6932B93F" w16cex:dateUtc="2026-09-09T16:50:00Z"/>
  <w16cex:commentExtensible w16cex:durableId="7F153A53" w16cex:dateUtc="2026-09-09T16:52:00Z"/>
  <w16cex:commentExtensible w16cex:durableId="68A6B49D" w16cex:dateUtc="2026-09-09T17:22:00Z"/>
  <w16cex:commentExtensible w16cex:durableId="7C896DB5" w16cex:dateUtc="2026-09-09T18:31:00Z"/>
  <w16cex:commentExtensible w16cex:durableId="49F7B41B" w16cex:dateUtc="2026-09-09T18:36:00Z"/>
  <w16cex:commentExtensible w16cex:durableId="22B6C756" w16cex:dateUtc="2026-09-09T18:38:00Z"/>
  <w16cex:commentExtensible w16cex:durableId="0CEF984C" w16cex:dateUtc="2026-09-09T18:39:00Z"/>
  <w16cex:commentExtensible w16cex:durableId="07B6A71B" w16cex:dateUtc="2026-09-09T18:40:00Z"/>
  <w16cex:commentExtensible w16cex:durableId="6992E534" w16cex:dateUtc="2026-09-09T18:45:00Z"/>
  <w16cex:commentExtensible w16cex:durableId="15DB0C04" w16cex:dateUtc="2026-09-09T18:53:00Z"/>
  <w16cex:commentExtensible w16cex:durableId="591D4A9E" w16cex:dateUtc="2026-09-11T21:01:00Z"/>
  <w16cex:commentExtensible w16cex:durableId="09FBEF67" w16cex:dateUtc="2026-09-11T21:36:00Z"/>
  <w16cex:commentExtensible w16cex:durableId="0AD6B212" w16cex:dateUtc="2026-09-11T21:39:00Z"/>
  <w16cex:commentExtensible w16cex:durableId="3BAF63C2" w16cex:dateUtc="2026-09-11T21:03:00Z"/>
  <w16cex:commentExtensible w16cex:durableId="357D39D0" w16cex:dateUtc="2026-09-09T17:19:00Z"/>
  <w16cex:commentExtensible w16cex:durableId="29E4EDD2" w16cex:dateUtc="2026-09-09T17:19:00Z"/>
  <w16cex:commentExtensible w16cex:durableId="200E3A31" w16cex:dateUtc="2026-09-09T21:39:00Z"/>
  <w16cex:commentExtensible w16cex:durableId="315FFD60" w16cex:dateUtc="2026-09-11T21:36:00Z"/>
  <w16cex:commentExtensible w16cex:durableId="35E2C1E0" w16cex:dateUtc="2026-09-02T21:56:00Z"/>
  <w16cex:commentExtensible w16cex:durableId="23032540" w16cex:dateUtc="2026-09-08T15:26:00Z"/>
  <w16cex:commentExtensible w16cex:durableId="278C6724" w16cex:dateUtc="2026-09-08T15:36:00Z"/>
  <w16cex:commentExtensible w16cex:durableId="2BFB1D7C" w16cex:dateUtc="2026-09-08T15:42:00Z"/>
  <w16cex:commentExtensible w16cex:durableId="7130E9B9" w16cex:dateUtc="2026-09-08T15:54:00Z"/>
  <w16cex:commentExtensible w16cex:durableId="4AD9DA48" w16cex:dateUtc="2026-09-08T22:50:00Z"/>
  <w16cex:commentExtensible w16cex:durableId="55D5F53E" w16cex:dateUtc="2026-09-08T22:54:00Z"/>
  <w16cex:commentExtensible w16cex:durableId="02DD7C8C" w16cex:dateUtc="2026-09-09T18:31:00Z"/>
  <w16cex:commentExtensible w16cex:durableId="0B027DA7" w16cex:dateUtc="2026-09-09T18:36:00Z"/>
  <w16cex:commentExtensible w16cex:durableId="4551917C" w16cex:dateUtc="2026-09-09T18:45:00Z"/>
  <w16cex:commentExtensible w16cex:durableId="3AB99756" w16cex:dateUtc="2026-09-09T18:54:00Z"/>
  <w16cex:commentExtensible w16cex:durableId="1D86139A" w16cex:dateUtc="2026-09-11T21:02:00Z"/>
  <w16cex:commentExtensible w16cex:durableId="7620FD7B" w16cex:dateUtc="2026-09-09T18:50:00Z"/>
  <w16cex:commentExtensible w16cex:durableId="252FAB51" w16cex:dateUtc="2026-09-02T22:00:00Z"/>
  <w16cex:commentExtensible w16cex:durableId="2AF0ED9D" w16cex:dateUtc="2026-09-02T22:00:00Z"/>
  <w16cex:commentExtensible w16cex:durableId="63BCDFA0" w16cex:dateUtc="2026-09-08T15:27:00Z"/>
  <w16cex:commentExtensible w16cex:durableId="420ECCA8" w16cex:dateUtc="2026-09-08T15:36:00Z"/>
  <w16cex:commentExtensible w16cex:durableId="58A5F9D2" w16cex:dateUtc="2026-09-08T15:54:00Z"/>
  <w16cex:commentExtensible w16cex:durableId="29389351" w16cex:dateUtc="2026-09-08T22:51:00Z"/>
  <w16cex:commentExtensible w16cex:durableId="06C865E0" w16cex:dateUtc="2026-09-08T22:55:00Z"/>
  <w16cex:commentExtensible w16cex:durableId="65660495" w16cex:dateUtc="2026-09-09T18:32:00Z"/>
  <w16cex:commentExtensible w16cex:durableId="5875EAEB" w16cex:dateUtc="2026-09-09T18:46:00Z"/>
  <w16cex:commentExtensible w16cex:durableId="6E0D22B1" w16cex:dateUtc="2026-09-09T18:54:00Z"/>
  <w16cex:commentExtensible w16cex:durableId="71E6F5B9" w16cex:dateUtc="2026-09-11T21:36:00Z"/>
  <w16cex:commentExtensible w16cex:durableId="37AA55EF" w16cex:dateUtc="2026-09-09T16:10:00Z"/>
  <w16cex:commentExtensible w16cex:durableId="0183C4C0" w16cex:dateUtc="2026-09-02T22:01:00Z"/>
  <w16cex:commentExtensible w16cex:durableId="0FA3BB0B" w16cex:dateUtc="2026-09-08T15:37:00Z"/>
  <w16cex:commentExtensible w16cex:durableId="07FAF5EC" w16cex:dateUtc="2026-09-02T22:02:00Z"/>
  <w16cex:commentExtensible w16cex:durableId="0B8EE5C1" w16cex:dateUtc="2026-09-02T22:03:00Z"/>
  <w16cex:commentExtensible w16cex:durableId="59566358" w16cex:dateUtc="2026-09-08T15:55:00Z"/>
  <w16cex:commentExtensible w16cex:durableId="33E8969A" w16cex:dateUtc="2026-09-08T22:51:00Z"/>
  <w16cex:commentExtensible w16cex:durableId="16AEE848" w16cex:dateUtc="2026-09-09T18:37:00Z"/>
  <w16cex:commentExtensible w16cex:durableId="154A9F27" w16cex:dateUtc="2026-09-09T1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2A39F0" w16cid:durableId="4BBBEC34"/>
  <w16cid:commentId w16cid:paraId="1881A55B" w16cid:durableId="46EADF1B"/>
  <w16cid:commentId w16cid:paraId="7EB54C71" w16cid:durableId="60F44A08"/>
  <w16cid:commentId w16cid:paraId="1096DCD4" w16cid:durableId="45FB2128"/>
  <w16cid:commentId w16cid:paraId="2A82C2B6" w16cid:durableId="6DB9A231"/>
  <w16cid:commentId w16cid:paraId="165DD210" w16cid:durableId="7841530B"/>
  <w16cid:commentId w16cid:paraId="2E2C0387" w16cid:durableId="0452D742"/>
  <w16cid:commentId w16cid:paraId="2268A967" w16cid:durableId="24CBE1EC"/>
  <w16cid:commentId w16cid:paraId="10A44CAB" w16cid:durableId="38F97A7D"/>
  <w16cid:commentId w16cid:paraId="4F0B557E" w16cid:durableId="020D8375"/>
  <w16cid:commentId w16cid:paraId="400D5412" w16cid:durableId="2E775500"/>
  <w16cid:commentId w16cid:paraId="335F3781" w16cid:durableId="272455EF"/>
  <w16cid:commentId w16cid:paraId="299261CB" w16cid:durableId="75F15E52"/>
  <w16cid:commentId w16cid:paraId="0AC1ACE3" w16cid:durableId="2D628DD9"/>
  <w16cid:commentId w16cid:paraId="455259F7" w16cid:durableId="44DF620E"/>
  <w16cid:commentId w16cid:paraId="547E487B" w16cid:durableId="110F4865"/>
  <w16cid:commentId w16cid:paraId="672F805F" w16cid:durableId="4B881E05"/>
  <w16cid:commentId w16cid:paraId="79906838" w16cid:durableId="7B9610B0"/>
  <w16cid:commentId w16cid:paraId="3F25B0DF" w16cid:durableId="09CF27C7"/>
  <w16cid:commentId w16cid:paraId="437FFA99" w16cid:durableId="64FFFF7A"/>
  <w16cid:commentId w16cid:paraId="2C1D1834" w16cid:durableId="67EE76F6"/>
  <w16cid:commentId w16cid:paraId="711CC2D4" w16cid:durableId="68D460DD"/>
  <w16cid:commentId w16cid:paraId="73C2975C" w16cid:durableId="1709A1A5"/>
  <w16cid:commentId w16cid:paraId="2A9E314B" w16cid:durableId="1C5315F4"/>
  <w16cid:commentId w16cid:paraId="1F4CA643" w16cid:durableId="48986EF1"/>
  <w16cid:commentId w16cid:paraId="5AD32872" w16cid:durableId="42DF710F"/>
  <w16cid:commentId w16cid:paraId="2287559E" w16cid:durableId="3BE06384"/>
  <w16cid:commentId w16cid:paraId="5260DEB7" w16cid:durableId="7D938638"/>
  <w16cid:commentId w16cid:paraId="502AA4F0" w16cid:durableId="4FEA6171"/>
  <w16cid:commentId w16cid:paraId="47DDA5E5" w16cid:durableId="46C1B90E"/>
  <w16cid:commentId w16cid:paraId="6BD625B0" w16cid:durableId="244875B2"/>
  <w16cid:commentId w16cid:paraId="110E7005" w16cid:durableId="69C565B4"/>
  <w16cid:commentId w16cid:paraId="614DBBF1" w16cid:durableId="05D6EAF3"/>
  <w16cid:commentId w16cid:paraId="1901AA01" w16cid:durableId="153BD3FA"/>
  <w16cid:commentId w16cid:paraId="46D4E2BB" w16cid:durableId="7B9BF161"/>
  <w16cid:commentId w16cid:paraId="3C88E349" w16cid:durableId="4EF395A2"/>
  <w16cid:commentId w16cid:paraId="77B7DDD7" w16cid:durableId="7C44A43D"/>
  <w16cid:commentId w16cid:paraId="747BF053" w16cid:durableId="549955DE"/>
  <w16cid:commentId w16cid:paraId="7BF59D9A" w16cid:durableId="07A3AF89"/>
  <w16cid:commentId w16cid:paraId="6BDC0E3B" w16cid:durableId="40311B61"/>
  <w16cid:commentId w16cid:paraId="44E1E2E2" w16cid:durableId="27C202C1"/>
  <w16cid:commentId w16cid:paraId="43CE5890" w16cid:durableId="08624923"/>
  <w16cid:commentId w16cid:paraId="3E339B77" w16cid:durableId="0FD827E9"/>
  <w16cid:commentId w16cid:paraId="398FB1AD" w16cid:durableId="78125167"/>
  <w16cid:commentId w16cid:paraId="3D8F70BA" w16cid:durableId="76AD6D10"/>
  <w16cid:commentId w16cid:paraId="06B8180D" w16cid:durableId="05E40F98"/>
  <w16cid:commentId w16cid:paraId="40FDF814" w16cid:durableId="46593350"/>
  <w16cid:commentId w16cid:paraId="0DA1EE49" w16cid:durableId="07CECEE7"/>
  <w16cid:commentId w16cid:paraId="6E6381A5" w16cid:durableId="46CFD012"/>
  <w16cid:commentId w16cid:paraId="320A6FFF" w16cid:durableId="448CE2BC"/>
  <w16cid:commentId w16cid:paraId="21114D5F" w16cid:durableId="293CF18E"/>
  <w16cid:commentId w16cid:paraId="7043740C" w16cid:durableId="16451B14"/>
  <w16cid:commentId w16cid:paraId="3586EB27" w16cid:durableId="7324A192"/>
  <w16cid:commentId w16cid:paraId="3EFE7A76" w16cid:durableId="7567F51B"/>
  <w16cid:commentId w16cid:paraId="2D41EF5F" w16cid:durableId="24440FF1"/>
  <w16cid:commentId w16cid:paraId="436F8FDF" w16cid:durableId="5B171FF9"/>
  <w16cid:commentId w16cid:paraId="2862360B" w16cid:durableId="27285321"/>
  <w16cid:commentId w16cid:paraId="53C2D283" w16cid:durableId="586D9559"/>
  <w16cid:commentId w16cid:paraId="4DF2B7AF" w16cid:durableId="3556F07D"/>
  <w16cid:commentId w16cid:paraId="503AA313" w16cid:durableId="3E2BBBA8"/>
  <w16cid:commentId w16cid:paraId="748E22A0" w16cid:durableId="1F21F26E"/>
  <w16cid:commentId w16cid:paraId="36588BB2" w16cid:durableId="18B6B7EA"/>
  <w16cid:commentId w16cid:paraId="17E0EC1C" w16cid:durableId="1035258F"/>
  <w16cid:commentId w16cid:paraId="0F90E786" w16cid:durableId="32F012FA"/>
  <w16cid:commentId w16cid:paraId="13310F1B" w16cid:durableId="68948EAC"/>
  <w16cid:commentId w16cid:paraId="6C185349" w16cid:durableId="6E56F0A5"/>
  <w16cid:commentId w16cid:paraId="15B161CC" w16cid:durableId="74B5003B"/>
  <w16cid:commentId w16cid:paraId="1E51EB64" w16cid:durableId="12F01364"/>
  <w16cid:commentId w16cid:paraId="716895DD" w16cid:durableId="78F20E9C"/>
  <w16cid:commentId w16cid:paraId="27E9A457" w16cid:durableId="34FC0AD6"/>
  <w16cid:commentId w16cid:paraId="4C298B6A" w16cid:durableId="398C2044"/>
  <w16cid:commentId w16cid:paraId="3D08A5E4" w16cid:durableId="0AFB736D"/>
  <w16cid:commentId w16cid:paraId="410E13A3" w16cid:durableId="3A903ADA"/>
  <w16cid:commentId w16cid:paraId="45C1C67E" w16cid:durableId="13A324C2"/>
  <w16cid:commentId w16cid:paraId="1AD39D7E" w16cid:durableId="1E778451"/>
  <w16cid:commentId w16cid:paraId="2350FF31" w16cid:durableId="483F3021"/>
  <w16cid:commentId w16cid:paraId="53B935FE" w16cid:durableId="6E01C4B7"/>
  <w16cid:commentId w16cid:paraId="3E14C09C" w16cid:durableId="7CF6795D"/>
  <w16cid:commentId w16cid:paraId="73ECBDBC" w16cid:durableId="1553D251"/>
  <w16cid:commentId w16cid:paraId="01C21D75" w16cid:durableId="425B47B2"/>
  <w16cid:commentId w16cid:paraId="08B8C926" w16cid:durableId="2B1FEB0E"/>
  <w16cid:commentId w16cid:paraId="1E103A86" w16cid:durableId="393C8362"/>
  <w16cid:commentId w16cid:paraId="2A48EE2A" w16cid:durableId="270D23C7"/>
  <w16cid:commentId w16cid:paraId="4258061A" w16cid:durableId="631560B3"/>
  <w16cid:commentId w16cid:paraId="6450F004" w16cid:durableId="2D6F0142"/>
  <w16cid:commentId w16cid:paraId="36AD0801" w16cid:durableId="59ADF2E8"/>
  <w16cid:commentId w16cid:paraId="041691FC" w16cid:durableId="043197ED"/>
  <w16cid:commentId w16cid:paraId="2D234DDA" w16cid:durableId="6467D173"/>
  <w16cid:commentId w16cid:paraId="7CE4C0A5" w16cid:durableId="6F3D6559"/>
  <w16cid:commentId w16cid:paraId="4D3679E5" w16cid:durableId="3300CF62"/>
  <w16cid:commentId w16cid:paraId="2716114D" w16cid:durableId="68E7ECE6"/>
  <w16cid:commentId w16cid:paraId="7AD05B33" w16cid:durableId="2194551B"/>
  <w16cid:commentId w16cid:paraId="3752B25D" w16cid:durableId="3D24D276"/>
  <w16cid:commentId w16cid:paraId="5277DE48" w16cid:durableId="16CE777C"/>
  <w16cid:commentId w16cid:paraId="72B249C7" w16cid:durableId="362082E2"/>
  <w16cid:commentId w16cid:paraId="4BC4FFEF" w16cid:durableId="5ECEACD1"/>
  <w16cid:commentId w16cid:paraId="65ED14D7" w16cid:durableId="280FDA2E"/>
  <w16cid:commentId w16cid:paraId="0C380943" w16cid:durableId="53283A90"/>
  <w16cid:commentId w16cid:paraId="022D7BA9" w16cid:durableId="1EC88064"/>
  <w16cid:commentId w16cid:paraId="0D6AD438" w16cid:durableId="392CD084"/>
  <w16cid:commentId w16cid:paraId="679AE5BE" w16cid:durableId="52BE4C94"/>
  <w16cid:commentId w16cid:paraId="52FE62E1" w16cid:durableId="6082FCF4"/>
  <w16cid:commentId w16cid:paraId="29FD555A" w16cid:durableId="58454AB8"/>
  <w16cid:commentId w16cid:paraId="533A65A6" w16cid:durableId="7EF52628"/>
  <w16cid:commentId w16cid:paraId="4BBCCC28" w16cid:durableId="6111648F"/>
  <w16cid:commentId w16cid:paraId="7B2B924D" w16cid:durableId="36F4B980"/>
  <w16cid:commentId w16cid:paraId="4B22D55C" w16cid:durableId="54D416A5"/>
  <w16cid:commentId w16cid:paraId="3ED36012" w16cid:durableId="41F49B27"/>
  <w16cid:commentId w16cid:paraId="19BB1C50" w16cid:durableId="71999AC2"/>
  <w16cid:commentId w16cid:paraId="017A4F97" w16cid:durableId="7187881F"/>
  <w16cid:commentId w16cid:paraId="65E0C2C1" w16cid:durableId="6706E7AC"/>
  <w16cid:commentId w16cid:paraId="64C94BBD" w16cid:durableId="6932B93F"/>
  <w16cid:commentId w16cid:paraId="29CBECF1" w16cid:durableId="7F153A53"/>
  <w16cid:commentId w16cid:paraId="645B2F27" w16cid:durableId="68A6B49D"/>
  <w16cid:commentId w16cid:paraId="55211233" w16cid:durableId="7C896DB5"/>
  <w16cid:commentId w16cid:paraId="6906C7A4" w16cid:durableId="49F7B41B"/>
  <w16cid:commentId w16cid:paraId="50B4DD93" w16cid:durableId="22B6C756"/>
  <w16cid:commentId w16cid:paraId="6FBD175C" w16cid:durableId="0CEF984C"/>
  <w16cid:commentId w16cid:paraId="0AC498D1" w16cid:durableId="07B6A71B"/>
  <w16cid:commentId w16cid:paraId="2070BD63" w16cid:durableId="6992E534"/>
  <w16cid:commentId w16cid:paraId="41084199" w16cid:durableId="15DB0C04"/>
  <w16cid:commentId w16cid:paraId="0A4FCFDE" w16cid:durableId="591D4A9E"/>
  <w16cid:commentId w16cid:paraId="49C01097" w16cid:durableId="09FBEF67"/>
  <w16cid:commentId w16cid:paraId="18D51841" w16cid:durableId="0AD6B212"/>
  <w16cid:commentId w16cid:paraId="443738F1" w16cid:durableId="3BAF63C2"/>
  <w16cid:commentId w16cid:paraId="71A849DB" w16cid:durableId="357D39D0"/>
  <w16cid:commentId w16cid:paraId="531648F3" w16cid:durableId="29E4EDD2"/>
  <w16cid:commentId w16cid:paraId="76BE369E" w16cid:durableId="200E3A31"/>
  <w16cid:commentId w16cid:paraId="26D9E5E7" w16cid:durableId="315FFD60"/>
  <w16cid:commentId w16cid:paraId="32A6843C" w16cid:durableId="35E2C1E0"/>
  <w16cid:commentId w16cid:paraId="33E89D3D" w16cid:durableId="23032540"/>
  <w16cid:commentId w16cid:paraId="7B467A83" w16cid:durableId="278C6724"/>
  <w16cid:commentId w16cid:paraId="3C451E78" w16cid:durableId="2BFB1D7C"/>
  <w16cid:commentId w16cid:paraId="3D467CC2" w16cid:durableId="7130E9B9"/>
  <w16cid:commentId w16cid:paraId="26FC0386" w16cid:durableId="4AD9DA48"/>
  <w16cid:commentId w16cid:paraId="4CC78AB3" w16cid:durableId="55D5F53E"/>
  <w16cid:commentId w16cid:paraId="250382F8" w16cid:durableId="02DD7C8C"/>
  <w16cid:commentId w16cid:paraId="4BEB163B" w16cid:durableId="0B027DA7"/>
  <w16cid:commentId w16cid:paraId="61AEEA0E" w16cid:durableId="4551917C"/>
  <w16cid:commentId w16cid:paraId="3A73818D" w16cid:durableId="3AB99756"/>
  <w16cid:commentId w16cid:paraId="537AB93D" w16cid:durableId="1D86139A"/>
  <w16cid:commentId w16cid:paraId="1B40BAEA" w16cid:durableId="7620FD7B"/>
  <w16cid:commentId w16cid:paraId="24EAF30F" w16cid:durableId="252FAB51"/>
  <w16cid:commentId w16cid:paraId="51E0C2C4" w16cid:durableId="2AF0ED9D"/>
  <w16cid:commentId w16cid:paraId="50F59724" w16cid:durableId="63BCDFA0"/>
  <w16cid:commentId w16cid:paraId="1ADAAE40" w16cid:durableId="420ECCA8"/>
  <w16cid:commentId w16cid:paraId="253CDF2C" w16cid:durableId="58A5F9D2"/>
  <w16cid:commentId w16cid:paraId="26060FBC" w16cid:durableId="29389351"/>
  <w16cid:commentId w16cid:paraId="563C967B" w16cid:durableId="06C865E0"/>
  <w16cid:commentId w16cid:paraId="27A06CB5" w16cid:durableId="65660495"/>
  <w16cid:commentId w16cid:paraId="03491D20" w16cid:durableId="5875EAEB"/>
  <w16cid:commentId w16cid:paraId="4AB9749D" w16cid:durableId="6E0D22B1"/>
  <w16cid:commentId w16cid:paraId="360F3A94" w16cid:durableId="71E6F5B9"/>
  <w16cid:commentId w16cid:paraId="7E3BF629" w16cid:durableId="37AA55EF"/>
  <w16cid:commentId w16cid:paraId="212C0424" w16cid:durableId="0183C4C0"/>
  <w16cid:commentId w16cid:paraId="7BB30EEB" w16cid:durableId="0FA3BB0B"/>
  <w16cid:commentId w16cid:paraId="5FB93265" w16cid:durableId="07FAF5EC"/>
  <w16cid:commentId w16cid:paraId="11CE7C04" w16cid:durableId="0B8EE5C1"/>
  <w16cid:commentId w16cid:paraId="4B48220B" w16cid:durableId="59566358"/>
  <w16cid:commentId w16cid:paraId="32D5006D" w16cid:durableId="33E8969A"/>
  <w16cid:commentId w16cid:paraId="4EBEB18E" w16cid:durableId="16AEE848"/>
  <w16cid:commentId w16cid:paraId="67705E9D" w16cid:durableId="154A9F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5F896" w14:textId="77777777" w:rsidR="00045159" w:rsidRDefault="00045159" w:rsidP="00112A8C">
      <w:pPr>
        <w:spacing w:before="0"/>
      </w:pPr>
      <w:r>
        <w:separator/>
      </w:r>
    </w:p>
  </w:endnote>
  <w:endnote w:type="continuationSeparator" w:id="0">
    <w:p w14:paraId="750D492F" w14:textId="77777777" w:rsidR="00045159" w:rsidRDefault="00045159"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arajita">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358" w:author="Shelov, Elizabeth" w:date="2026-07-07T16:16:00Z"/>
  <w:sdt>
    <w:sdtPr>
      <w:id w:val="1775042348"/>
      <w:docPartObj>
        <w:docPartGallery w:val="Page Numbers (Bottom of Page)"/>
        <w:docPartUnique/>
      </w:docPartObj>
    </w:sdtPr>
    <w:sdtEndPr>
      <w:rPr>
        <w:noProof/>
      </w:rPr>
    </w:sdtEndPr>
    <w:sdtContent>
      <w:customXmlInsRangeEnd w:id="2358"/>
      <w:p w14:paraId="0B7BD422" w14:textId="2EE4DC50" w:rsidR="00A15859" w:rsidRDefault="00A15859">
        <w:pPr>
          <w:pStyle w:val="Footer"/>
          <w:jc w:val="center"/>
          <w:rPr>
            <w:ins w:id="2359" w:author="Shelov, Elizabeth" w:date="2026-07-07T16:16:00Z" w16du:dateUtc="2026-07-07T22:16:00Z"/>
          </w:rPr>
        </w:pPr>
        <w:ins w:id="2360" w:author="Shelov, Elizabeth" w:date="2026-07-07T16:16:00Z" w16du:dateUtc="2026-07-07T22:16:00Z">
          <w:r>
            <w:fldChar w:fldCharType="begin"/>
          </w:r>
          <w:r>
            <w:instrText xml:space="preserve"> PAGE   \* MERGEFORMAT </w:instrText>
          </w:r>
          <w:r>
            <w:fldChar w:fldCharType="separate"/>
          </w:r>
          <w:r>
            <w:rPr>
              <w:noProof/>
            </w:rPr>
            <w:t>2</w:t>
          </w:r>
          <w:r>
            <w:rPr>
              <w:noProof/>
            </w:rPr>
            <w:fldChar w:fldCharType="end"/>
          </w:r>
        </w:ins>
      </w:p>
      <w:customXmlInsRangeStart w:id="2361" w:author="Shelov, Elizabeth" w:date="2026-07-07T16:16:00Z"/>
    </w:sdtContent>
  </w:sdt>
  <w:customXmlInsRangeEnd w:id="2361"/>
  <w:p w14:paraId="3FEC2704" w14:textId="77777777" w:rsidR="00A15859" w:rsidRDefault="00A158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944711"/>
      <w:docPartObj>
        <w:docPartGallery w:val="Page Numbers (Bottom of Page)"/>
        <w:docPartUnique/>
      </w:docPartObj>
    </w:sdtPr>
    <w:sdtEndPr>
      <w:rPr>
        <w:noProof/>
      </w:rPr>
    </w:sdtEndPr>
    <w:sdtContent>
      <w:p w14:paraId="2F80419C" w14:textId="4E3480B3" w:rsidR="0026019A" w:rsidRDefault="002601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22EA38" w14:textId="77777777" w:rsidR="0026019A" w:rsidRDefault="002601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95187" w14:textId="77777777" w:rsidR="00045159" w:rsidRDefault="00045159" w:rsidP="00112A8C">
      <w:pPr>
        <w:spacing w:before="0"/>
      </w:pPr>
      <w:r>
        <w:separator/>
      </w:r>
    </w:p>
  </w:footnote>
  <w:footnote w:type="continuationSeparator" w:id="0">
    <w:p w14:paraId="525FF350" w14:textId="77777777" w:rsidR="00045159" w:rsidRDefault="00045159"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658F" w14:textId="77777777" w:rsidR="00DB7F77" w:rsidRDefault="00DB7F77" w:rsidP="00E2606D">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00E2606D">
      <w:rPr>
        <w:rFonts w:cs="Arial"/>
        <w:b/>
        <w:i/>
        <w:caps/>
        <w:sz w:val="18"/>
        <w:szCs w:val="18"/>
      </w:rPr>
      <w:tab/>
    </w:r>
    <w:r>
      <w:rPr>
        <w:rFonts w:cs="Arial"/>
        <w:b/>
        <w:i/>
        <w:caps/>
        <w:sz w:val="18"/>
        <w:szCs w:val="18"/>
      </w:rPr>
      <w:t>4</w:t>
    </w:r>
    <w:r w:rsidRPr="00967C63">
      <w:rPr>
        <w:rFonts w:cs="Arial"/>
        <w:b/>
        <w:i/>
        <w:color w:val="000000"/>
        <w:sz w:val="18"/>
        <w:szCs w:val="18"/>
      </w:rPr>
      <w:t xml:space="preserve"> CCR </w:t>
    </w:r>
    <w:r>
      <w:rPr>
        <w:rFonts w:cs="Arial"/>
        <w:b/>
        <w:i/>
        <w:color w:val="000000"/>
        <w:sz w:val="18"/>
        <w:szCs w:val="18"/>
      </w:rPr>
      <w:t>742-1</w:t>
    </w:r>
  </w:p>
  <w:p w14:paraId="3578F0FF" w14:textId="0A948399" w:rsidR="00DB7F77" w:rsidRPr="00DB7F77" w:rsidRDefault="00DB7F77" w:rsidP="00DB7F77">
    <w:pPr>
      <w:pStyle w:val="Header"/>
      <w:pBdr>
        <w:bottom w:val="single" w:sz="12" w:space="1" w:color="auto"/>
      </w:pBdr>
      <w:tabs>
        <w:tab w:val="clear" w:pos="4680"/>
      </w:tabs>
      <w:spacing w:before="0"/>
      <w:rPr>
        <w:rFonts w:cs="Arial"/>
        <w:b/>
        <w:i/>
        <w:sz w:val="18"/>
        <w:szCs w:val="18"/>
      </w:rPr>
    </w:pPr>
    <w:r>
      <w:rPr>
        <w:rFonts w:cs="Arial"/>
        <w:b/>
        <w:i/>
        <w:color w:val="000000"/>
        <w:sz w:val="18"/>
        <w:szCs w:val="18"/>
      </w:rPr>
      <w:t>Office of Funeral</w:t>
    </w:r>
    <w:r w:rsidR="0051764E">
      <w:rPr>
        <w:rFonts w:cs="Arial"/>
        <w:b/>
        <w:i/>
        <w:color w:val="000000"/>
        <w:sz w:val="18"/>
        <w:szCs w:val="18"/>
      </w:rPr>
      <w:t xml:space="preserve"> and Mortuary Science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3A5C"/>
    <w:multiLevelType w:val="hybridMultilevel"/>
    <w:tmpl w:val="08DE9304"/>
    <w:lvl w:ilvl="0" w:tplc="108AD6C6">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6314D0"/>
    <w:multiLevelType w:val="multilevel"/>
    <w:tmpl w:val="48149F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3D732E"/>
    <w:multiLevelType w:val="multilevel"/>
    <w:tmpl w:val="E318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907CB"/>
    <w:multiLevelType w:val="hybridMultilevel"/>
    <w:tmpl w:val="4D843624"/>
    <w:lvl w:ilvl="0" w:tplc="28A46B36">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C15388"/>
    <w:multiLevelType w:val="multilevel"/>
    <w:tmpl w:val="906C2A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72498548">
    <w:abstractNumId w:val="9"/>
  </w:num>
  <w:num w:numId="2" w16cid:durableId="2010254174">
    <w:abstractNumId w:val="7"/>
  </w:num>
  <w:num w:numId="3" w16cid:durableId="1281304612">
    <w:abstractNumId w:val="6"/>
  </w:num>
  <w:num w:numId="4" w16cid:durableId="856506690">
    <w:abstractNumId w:val="5"/>
  </w:num>
  <w:num w:numId="5" w16cid:durableId="1033262413">
    <w:abstractNumId w:val="4"/>
  </w:num>
  <w:num w:numId="6" w16cid:durableId="624384703">
    <w:abstractNumId w:val="8"/>
  </w:num>
  <w:num w:numId="7" w16cid:durableId="179048631">
    <w:abstractNumId w:val="3"/>
  </w:num>
  <w:num w:numId="8" w16cid:durableId="1832794167">
    <w:abstractNumId w:val="2"/>
  </w:num>
  <w:num w:numId="9" w16cid:durableId="1747651863">
    <w:abstractNumId w:val="1"/>
  </w:num>
  <w:num w:numId="10" w16cid:durableId="1599873918">
    <w:abstractNumId w:val="0"/>
  </w:num>
  <w:num w:numId="11" w16cid:durableId="1515804326">
    <w:abstractNumId w:val="10"/>
  </w:num>
  <w:num w:numId="12" w16cid:durableId="1631858261">
    <w:abstractNumId w:val="13"/>
  </w:num>
  <w:num w:numId="13" w16cid:durableId="1529297374">
    <w:abstractNumId w:val="11"/>
  </w:num>
  <w:num w:numId="14" w16cid:durableId="593247587">
    <w:abstractNumId w:val="14"/>
  </w:num>
  <w:num w:numId="15" w16cid:durableId="169557488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lov, Elizabeth">
    <w15:presenceInfo w15:providerId="AD" w15:userId="S::emshelov@dora.state.co.us::e5a74e36-e17f-4604-8727-0a586cb6946a"/>
  </w15:person>
  <w15:person w15:author="Rascon Arana, Maria">
    <w15:presenceInfo w15:providerId="AD" w15:userId="S::mdhernandez@dora.state.co.us::59d6495d-0bf9-491e-a1bf-024d70509ab9"/>
  </w15:person>
  <w15:person w15:author="Rose, Melinda">
    <w15:presenceInfo w15:providerId="AD" w15:userId="S::mbrose@dora.state.co.us::8342631d-de25-4aff-b3ae-81a93f69d9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255"/>
    <w:rsid w:val="00000389"/>
    <w:rsid w:val="00006AF6"/>
    <w:rsid w:val="000112E1"/>
    <w:rsid w:val="000150F1"/>
    <w:rsid w:val="000233CD"/>
    <w:rsid w:val="00025A47"/>
    <w:rsid w:val="0003163C"/>
    <w:rsid w:val="000443D2"/>
    <w:rsid w:val="00045159"/>
    <w:rsid w:val="00047460"/>
    <w:rsid w:val="00047505"/>
    <w:rsid w:val="000478C3"/>
    <w:rsid w:val="000503CC"/>
    <w:rsid w:val="00052BCD"/>
    <w:rsid w:val="00053E1C"/>
    <w:rsid w:val="000544C9"/>
    <w:rsid w:val="000570E1"/>
    <w:rsid w:val="00062795"/>
    <w:rsid w:val="00063326"/>
    <w:rsid w:val="0006559D"/>
    <w:rsid w:val="000657E2"/>
    <w:rsid w:val="000666BF"/>
    <w:rsid w:val="000674D4"/>
    <w:rsid w:val="0006757A"/>
    <w:rsid w:val="00067D52"/>
    <w:rsid w:val="000861E9"/>
    <w:rsid w:val="00090862"/>
    <w:rsid w:val="00095779"/>
    <w:rsid w:val="000A57EA"/>
    <w:rsid w:val="000A5A5A"/>
    <w:rsid w:val="000A6B8D"/>
    <w:rsid w:val="000B096A"/>
    <w:rsid w:val="000B47F6"/>
    <w:rsid w:val="000B5C78"/>
    <w:rsid w:val="000B68F4"/>
    <w:rsid w:val="000C4B5E"/>
    <w:rsid w:val="000D0E79"/>
    <w:rsid w:val="000D32D1"/>
    <w:rsid w:val="000D38A8"/>
    <w:rsid w:val="000D3F78"/>
    <w:rsid w:val="000D5E2E"/>
    <w:rsid w:val="000D63DE"/>
    <w:rsid w:val="000E2BB8"/>
    <w:rsid w:val="000E2FB7"/>
    <w:rsid w:val="000E3063"/>
    <w:rsid w:val="000E313E"/>
    <w:rsid w:val="000E3A7C"/>
    <w:rsid w:val="000E3B31"/>
    <w:rsid w:val="000E62F0"/>
    <w:rsid w:val="000E75F7"/>
    <w:rsid w:val="000F0AAC"/>
    <w:rsid w:val="000F6F65"/>
    <w:rsid w:val="001006A8"/>
    <w:rsid w:val="00100D89"/>
    <w:rsid w:val="00101FE0"/>
    <w:rsid w:val="001049D9"/>
    <w:rsid w:val="0011266E"/>
    <w:rsid w:val="00112A8C"/>
    <w:rsid w:val="00114296"/>
    <w:rsid w:val="0011489F"/>
    <w:rsid w:val="00114913"/>
    <w:rsid w:val="001233BA"/>
    <w:rsid w:val="00126BD4"/>
    <w:rsid w:val="00130EA3"/>
    <w:rsid w:val="00136129"/>
    <w:rsid w:val="00136C09"/>
    <w:rsid w:val="00137DBB"/>
    <w:rsid w:val="00147393"/>
    <w:rsid w:val="001503B5"/>
    <w:rsid w:val="001503FB"/>
    <w:rsid w:val="001528C0"/>
    <w:rsid w:val="0015303F"/>
    <w:rsid w:val="001552DF"/>
    <w:rsid w:val="0015556E"/>
    <w:rsid w:val="00156C36"/>
    <w:rsid w:val="00162B19"/>
    <w:rsid w:val="00166482"/>
    <w:rsid w:val="00166973"/>
    <w:rsid w:val="0018020C"/>
    <w:rsid w:val="00181075"/>
    <w:rsid w:val="00186696"/>
    <w:rsid w:val="00192238"/>
    <w:rsid w:val="00194DD2"/>
    <w:rsid w:val="001A18B4"/>
    <w:rsid w:val="001A3842"/>
    <w:rsid w:val="001A3CB3"/>
    <w:rsid w:val="001A5678"/>
    <w:rsid w:val="001A5741"/>
    <w:rsid w:val="001A5917"/>
    <w:rsid w:val="001A7720"/>
    <w:rsid w:val="001B3575"/>
    <w:rsid w:val="001B4D23"/>
    <w:rsid w:val="001B58FF"/>
    <w:rsid w:val="001B6160"/>
    <w:rsid w:val="001C0B31"/>
    <w:rsid w:val="001C0D72"/>
    <w:rsid w:val="001C264C"/>
    <w:rsid w:val="001C2929"/>
    <w:rsid w:val="001C3B4E"/>
    <w:rsid w:val="001C4DE0"/>
    <w:rsid w:val="001C6D66"/>
    <w:rsid w:val="001D0CC2"/>
    <w:rsid w:val="001D44C4"/>
    <w:rsid w:val="001E3BA2"/>
    <w:rsid w:val="001E4C2B"/>
    <w:rsid w:val="001E5629"/>
    <w:rsid w:val="001F003C"/>
    <w:rsid w:val="001F0237"/>
    <w:rsid w:val="001F0A95"/>
    <w:rsid w:val="00200B35"/>
    <w:rsid w:val="00202C82"/>
    <w:rsid w:val="002162DC"/>
    <w:rsid w:val="00217277"/>
    <w:rsid w:val="00231361"/>
    <w:rsid w:val="00231ED7"/>
    <w:rsid w:val="0023592E"/>
    <w:rsid w:val="00235D7D"/>
    <w:rsid w:val="00240C8D"/>
    <w:rsid w:val="002451A9"/>
    <w:rsid w:val="0025165F"/>
    <w:rsid w:val="00257C1A"/>
    <w:rsid w:val="0026019A"/>
    <w:rsid w:val="00262F3D"/>
    <w:rsid w:val="0027234E"/>
    <w:rsid w:val="002750B8"/>
    <w:rsid w:val="00277C1C"/>
    <w:rsid w:val="00280878"/>
    <w:rsid w:val="00282A32"/>
    <w:rsid w:val="00283F44"/>
    <w:rsid w:val="00286A35"/>
    <w:rsid w:val="00286FB3"/>
    <w:rsid w:val="00287F57"/>
    <w:rsid w:val="00295639"/>
    <w:rsid w:val="00295BC6"/>
    <w:rsid w:val="002A26AB"/>
    <w:rsid w:val="002A28F4"/>
    <w:rsid w:val="002A40FA"/>
    <w:rsid w:val="002B2A93"/>
    <w:rsid w:val="002C217D"/>
    <w:rsid w:val="002C6595"/>
    <w:rsid w:val="002D3A1D"/>
    <w:rsid w:val="002D764F"/>
    <w:rsid w:val="002E3C45"/>
    <w:rsid w:val="002F09CB"/>
    <w:rsid w:val="002F3BFA"/>
    <w:rsid w:val="002F7B9A"/>
    <w:rsid w:val="00303D67"/>
    <w:rsid w:val="00304302"/>
    <w:rsid w:val="00305C53"/>
    <w:rsid w:val="003064AF"/>
    <w:rsid w:val="003079EC"/>
    <w:rsid w:val="00311757"/>
    <w:rsid w:val="0031451A"/>
    <w:rsid w:val="00322391"/>
    <w:rsid w:val="0032275E"/>
    <w:rsid w:val="0033214B"/>
    <w:rsid w:val="00334D1C"/>
    <w:rsid w:val="003458C1"/>
    <w:rsid w:val="0034727E"/>
    <w:rsid w:val="003473FA"/>
    <w:rsid w:val="003517B9"/>
    <w:rsid w:val="00352255"/>
    <w:rsid w:val="00356142"/>
    <w:rsid w:val="00357572"/>
    <w:rsid w:val="00360B7D"/>
    <w:rsid w:val="003610D9"/>
    <w:rsid w:val="00361E92"/>
    <w:rsid w:val="003627DC"/>
    <w:rsid w:val="003628F4"/>
    <w:rsid w:val="00362D18"/>
    <w:rsid w:val="003635C9"/>
    <w:rsid w:val="00365B3C"/>
    <w:rsid w:val="003717BE"/>
    <w:rsid w:val="003742B2"/>
    <w:rsid w:val="003800C9"/>
    <w:rsid w:val="003836AF"/>
    <w:rsid w:val="00383764"/>
    <w:rsid w:val="00383C41"/>
    <w:rsid w:val="00384F2B"/>
    <w:rsid w:val="00385545"/>
    <w:rsid w:val="0039204F"/>
    <w:rsid w:val="00396731"/>
    <w:rsid w:val="003A1B2F"/>
    <w:rsid w:val="003A5AB2"/>
    <w:rsid w:val="003B0C36"/>
    <w:rsid w:val="003B35E0"/>
    <w:rsid w:val="003B6A64"/>
    <w:rsid w:val="003C03BF"/>
    <w:rsid w:val="003C6CB2"/>
    <w:rsid w:val="003C763F"/>
    <w:rsid w:val="003D2E68"/>
    <w:rsid w:val="003D78E1"/>
    <w:rsid w:val="003E4BAD"/>
    <w:rsid w:val="003F1759"/>
    <w:rsid w:val="003F5473"/>
    <w:rsid w:val="00400D73"/>
    <w:rsid w:val="004056E2"/>
    <w:rsid w:val="00414084"/>
    <w:rsid w:val="0041573B"/>
    <w:rsid w:val="00415B82"/>
    <w:rsid w:val="0042162B"/>
    <w:rsid w:val="00425747"/>
    <w:rsid w:val="00427DDC"/>
    <w:rsid w:val="004309F7"/>
    <w:rsid w:val="004329E7"/>
    <w:rsid w:val="00434712"/>
    <w:rsid w:val="00436D91"/>
    <w:rsid w:val="004410F6"/>
    <w:rsid w:val="00444B25"/>
    <w:rsid w:val="00447300"/>
    <w:rsid w:val="004513BC"/>
    <w:rsid w:val="00451FCF"/>
    <w:rsid w:val="00452CA7"/>
    <w:rsid w:val="00455436"/>
    <w:rsid w:val="00460F18"/>
    <w:rsid w:val="00461136"/>
    <w:rsid w:val="00467774"/>
    <w:rsid w:val="00475A8A"/>
    <w:rsid w:val="004766A7"/>
    <w:rsid w:val="00477FD7"/>
    <w:rsid w:val="004800F0"/>
    <w:rsid w:val="00481552"/>
    <w:rsid w:val="004839D1"/>
    <w:rsid w:val="0048431E"/>
    <w:rsid w:val="0049255B"/>
    <w:rsid w:val="00494121"/>
    <w:rsid w:val="00494346"/>
    <w:rsid w:val="004A03EC"/>
    <w:rsid w:val="004A0D7A"/>
    <w:rsid w:val="004A15D1"/>
    <w:rsid w:val="004A2402"/>
    <w:rsid w:val="004A67DF"/>
    <w:rsid w:val="004A7431"/>
    <w:rsid w:val="004C175C"/>
    <w:rsid w:val="004C398B"/>
    <w:rsid w:val="004C5860"/>
    <w:rsid w:val="004D0932"/>
    <w:rsid w:val="004D0E5B"/>
    <w:rsid w:val="004E2459"/>
    <w:rsid w:val="004E2652"/>
    <w:rsid w:val="004E2D04"/>
    <w:rsid w:val="004E5F67"/>
    <w:rsid w:val="004F187C"/>
    <w:rsid w:val="004F37D9"/>
    <w:rsid w:val="004F3903"/>
    <w:rsid w:val="004F4E72"/>
    <w:rsid w:val="004F6A36"/>
    <w:rsid w:val="005010D0"/>
    <w:rsid w:val="00503A32"/>
    <w:rsid w:val="0050707B"/>
    <w:rsid w:val="005125F7"/>
    <w:rsid w:val="00513182"/>
    <w:rsid w:val="0051764E"/>
    <w:rsid w:val="00517730"/>
    <w:rsid w:val="00526A23"/>
    <w:rsid w:val="005308AE"/>
    <w:rsid w:val="00533A1F"/>
    <w:rsid w:val="00536EFA"/>
    <w:rsid w:val="00540B38"/>
    <w:rsid w:val="0054237A"/>
    <w:rsid w:val="00545150"/>
    <w:rsid w:val="00545BF2"/>
    <w:rsid w:val="005512F6"/>
    <w:rsid w:val="0055210F"/>
    <w:rsid w:val="005527AF"/>
    <w:rsid w:val="005537C3"/>
    <w:rsid w:val="0055416F"/>
    <w:rsid w:val="00554DE4"/>
    <w:rsid w:val="0055734D"/>
    <w:rsid w:val="005632AD"/>
    <w:rsid w:val="0056527D"/>
    <w:rsid w:val="00565958"/>
    <w:rsid w:val="00573E74"/>
    <w:rsid w:val="00583700"/>
    <w:rsid w:val="00592673"/>
    <w:rsid w:val="0059356B"/>
    <w:rsid w:val="005966D2"/>
    <w:rsid w:val="005A022A"/>
    <w:rsid w:val="005A3DD7"/>
    <w:rsid w:val="005A717E"/>
    <w:rsid w:val="005B075A"/>
    <w:rsid w:val="005B362F"/>
    <w:rsid w:val="005B4383"/>
    <w:rsid w:val="005C0778"/>
    <w:rsid w:val="005C24B1"/>
    <w:rsid w:val="005C3592"/>
    <w:rsid w:val="005C47C6"/>
    <w:rsid w:val="005D4AFF"/>
    <w:rsid w:val="005D4D14"/>
    <w:rsid w:val="005E02DC"/>
    <w:rsid w:val="005F22C8"/>
    <w:rsid w:val="005F2938"/>
    <w:rsid w:val="005F2982"/>
    <w:rsid w:val="005F3F19"/>
    <w:rsid w:val="0060512F"/>
    <w:rsid w:val="00606C72"/>
    <w:rsid w:val="00611670"/>
    <w:rsid w:val="006135FA"/>
    <w:rsid w:val="00614084"/>
    <w:rsid w:val="00614C5A"/>
    <w:rsid w:val="0061635A"/>
    <w:rsid w:val="0063664A"/>
    <w:rsid w:val="0064230A"/>
    <w:rsid w:val="006473A2"/>
    <w:rsid w:val="00647512"/>
    <w:rsid w:val="00652135"/>
    <w:rsid w:val="006521DC"/>
    <w:rsid w:val="006543A6"/>
    <w:rsid w:val="00662BAB"/>
    <w:rsid w:val="00674D67"/>
    <w:rsid w:val="00674D71"/>
    <w:rsid w:val="00676BE5"/>
    <w:rsid w:val="0068714C"/>
    <w:rsid w:val="00690235"/>
    <w:rsid w:val="006920C6"/>
    <w:rsid w:val="00694955"/>
    <w:rsid w:val="0069577D"/>
    <w:rsid w:val="006A4013"/>
    <w:rsid w:val="006A66D1"/>
    <w:rsid w:val="006B3A5A"/>
    <w:rsid w:val="006B5780"/>
    <w:rsid w:val="006B5E5D"/>
    <w:rsid w:val="006C20F9"/>
    <w:rsid w:val="006C3E84"/>
    <w:rsid w:val="006C48C3"/>
    <w:rsid w:val="006C5203"/>
    <w:rsid w:val="006D5008"/>
    <w:rsid w:val="006D7341"/>
    <w:rsid w:val="006E3111"/>
    <w:rsid w:val="006E3992"/>
    <w:rsid w:val="006E3F8A"/>
    <w:rsid w:val="006F3359"/>
    <w:rsid w:val="006F37A9"/>
    <w:rsid w:val="006F4664"/>
    <w:rsid w:val="006F5851"/>
    <w:rsid w:val="006F594E"/>
    <w:rsid w:val="006F7470"/>
    <w:rsid w:val="00701EFE"/>
    <w:rsid w:val="00704166"/>
    <w:rsid w:val="007061CE"/>
    <w:rsid w:val="00707AE5"/>
    <w:rsid w:val="00707BAF"/>
    <w:rsid w:val="0071520D"/>
    <w:rsid w:val="00726C5A"/>
    <w:rsid w:val="00732BF5"/>
    <w:rsid w:val="00733CDB"/>
    <w:rsid w:val="00741F31"/>
    <w:rsid w:val="00744967"/>
    <w:rsid w:val="00745EE1"/>
    <w:rsid w:val="00753DD4"/>
    <w:rsid w:val="007553E0"/>
    <w:rsid w:val="00756C86"/>
    <w:rsid w:val="00762642"/>
    <w:rsid w:val="00762C4B"/>
    <w:rsid w:val="007669D5"/>
    <w:rsid w:val="00770367"/>
    <w:rsid w:val="00770439"/>
    <w:rsid w:val="007738B0"/>
    <w:rsid w:val="00775D22"/>
    <w:rsid w:val="00786895"/>
    <w:rsid w:val="00787B48"/>
    <w:rsid w:val="00790438"/>
    <w:rsid w:val="0079673C"/>
    <w:rsid w:val="007A1AB5"/>
    <w:rsid w:val="007A2F38"/>
    <w:rsid w:val="007A318D"/>
    <w:rsid w:val="007A495D"/>
    <w:rsid w:val="007A7A16"/>
    <w:rsid w:val="007B4C4E"/>
    <w:rsid w:val="007B7EAE"/>
    <w:rsid w:val="007D37DD"/>
    <w:rsid w:val="007E05B9"/>
    <w:rsid w:val="007E07C9"/>
    <w:rsid w:val="007E3B20"/>
    <w:rsid w:val="007E4693"/>
    <w:rsid w:val="007E4C17"/>
    <w:rsid w:val="007E7AFC"/>
    <w:rsid w:val="0080344E"/>
    <w:rsid w:val="008043B7"/>
    <w:rsid w:val="0080471E"/>
    <w:rsid w:val="008102B0"/>
    <w:rsid w:val="00813186"/>
    <w:rsid w:val="008131D3"/>
    <w:rsid w:val="0081705A"/>
    <w:rsid w:val="0081753B"/>
    <w:rsid w:val="008236BE"/>
    <w:rsid w:val="00835BCB"/>
    <w:rsid w:val="008413B6"/>
    <w:rsid w:val="00841C32"/>
    <w:rsid w:val="00846634"/>
    <w:rsid w:val="00857298"/>
    <w:rsid w:val="0085752E"/>
    <w:rsid w:val="008603A3"/>
    <w:rsid w:val="008658C6"/>
    <w:rsid w:val="0087162E"/>
    <w:rsid w:val="00875894"/>
    <w:rsid w:val="008766A9"/>
    <w:rsid w:val="008767D6"/>
    <w:rsid w:val="00891D14"/>
    <w:rsid w:val="008A14CC"/>
    <w:rsid w:val="008A4E51"/>
    <w:rsid w:val="008A5555"/>
    <w:rsid w:val="008A7FC9"/>
    <w:rsid w:val="008B0D1C"/>
    <w:rsid w:val="008B3585"/>
    <w:rsid w:val="008B6A6F"/>
    <w:rsid w:val="008C0C4C"/>
    <w:rsid w:val="008C288C"/>
    <w:rsid w:val="008C299B"/>
    <w:rsid w:val="008D1259"/>
    <w:rsid w:val="008D1367"/>
    <w:rsid w:val="008D3194"/>
    <w:rsid w:val="008D4200"/>
    <w:rsid w:val="008D5945"/>
    <w:rsid w:val="008D5E53"/>
    <w:rsid w:val="008D5F1D"/>
    <w:rsid w:val="008E669A"/>
    <w:rsid w:val="008F0750"/>
    <w:rsid w:val="008F0CFB"/>
    <w:rsid w:val="008F20B1"/>
    <w:rsid w:val="008F3220"/>
    <w:rsid w:val="008F735D"/>
    <w:rsid w:val="00905824"/>
    <w:rsid w:val="009124BE"/>
    <w:rsid w:val="00912BB6"/>
    <w:rsid w:val="00914CA9"/>
    <w:rsid w:val="00926D32"/>
    <w:rsid w:val="00931317"/>
    <w:rsid w:val="00933050"/>
    <w:rsid w:val="00933CAD"/>
    <w:rsid w:val="00944001"/>
    <w:rsid w:val="00944E51"/>
    <w:rsid w:val="00945DA3"/>
    <w:rsid w:val="00952E0E"/>
    <w:rsid w:val="009627CA"/>
    <w:rsid w:val="009649D7"/>
    <w:rsid w:val="009713B9"/>
    <w:rsid w:val="00971EA5"/>
    <w:rsid w:val="0097410C"/>
    <w:rsid w:val="00983EDC"/>
    <w:rsid w:val="00984CDC"/>
    <w:rsid w:val="00991B9C"/>
    <w:rsid w:val="00992F1E"/>
    <w:rsid w:val="00996D72"/>
    <w:rsid w:val="009A3DF6"/>
    <w:rsid w:val="009A6114"/>
    <w:rsid w:val="009B498E"/>
    <w:rsid w:val="009C40A7"/>
    <w:rsid w:val="009C51D7"/>
    <w:rsid w:val="009D260F"/>
    <w:rsid w:val="009D369B"/>
    <w:rsid w:val="009D7D4F"/>
    <w:rsid w:val="009E1060"/>
    <w:rsid w:val="009F1479"/>
    <w:rsid w:val="009F75B7"/>
    <w:rsid w:val="00A016B4"/>
    <w:rsid w:val="00A03714"/>
    <w:rsid w:val="00A04800"/>
    <w:rsid w:val="00A07B7B"/>
    <w:rsid w:val="00A12FC1"/>
    <w:rsid w:val="00A134F5"/>
    <w:rsid w:val="00A15859"/>
    <w:rsid w:val="00A1753E"/>
    <w:rsid w:val="00A30C63"/>
    <w:rsid w:val="00A3171B"/>
    <w:rsid w:val="00A32BA0"/>
    <w:rsid w:val="00A36541"/>
    <w:rsid w:val="00A3663C"/>
    <w:rsid w:val="00A37E00"/>
    <w:rsid w:val="00A41548"/>
    <w:rsid w:val="00A45AA3"/>
    <w:rsid w:val="00A540C1"/>
    <w:rsid w:val="00A56F01"/>
    <w:rsid w:val="00A5732D"/>
    <w:rsid w:val="00A6300E"/>
    <w:rsid w:val="00A64C25"/>
    <w:rsid w:val="00A67FF0"/>
    <w:rsid w:val="00A82182"/>
    <w:rsid w:val="00A82832"/>
    <w:rsid w:val="00A8335D"/>
    <w:rsid w:val="00AA54CA"/>
    <w:rsid w:val="00AB21A1"/>
    <w:rsid w:val="00AB52B8"/>
    <w:rsid w:val="00AB58A8"/>
    <w:rsid w:val="00AB5D5A"/>
    <w:rsid w:val="00AB7382"/>
    <w:rsid w:val="00AE14F1"/>
    <w:rsid w:val="00AE1602"/>
    <w:rsid w:val="00AE2A17"/>
    <w:rsid w:val="00AF0E50"/>
    <w:rsid w:val="00AF1ECC"/>
    <w:rsid w:val="00AF469F"/>
    <w:rsid w:val="00AF6500"/>
    <w:rsid w:val="00B0153D"/>
    <w:rsid w:val="00B0450C"/>
    <w:rsid w:val="00B047A9"/>
    <w:rsid w:val="00B141F0"/>
    <w:rsid w:val="00B22836"/>
    <w:rsid w:val="00B25468"/>
    <w:rsid w:val="00B256ED"/>
    <w:rsid w:val="00B2728F"/>
    <w:rsid w:val="00B32272"/>
    <w:rsid w:val="00B342A0"/>
    <w:rsid w:val="00B41B5F"/>
    <w:rsid w:val="00B51EB3"/>
    <w:rsid w:val="00B54BC6"/>
    <w:rsid w:val="00B617A6"/>
    <w:rsid w:val="00B66BBF"/>
    <w:rsid w:val="00B67757"/>
    <w:rsid w:val="00B710B7"/>
    <w:rsid w:val="00B7172C"/>
    <w:rsid w:val="00B7373D"/>
    <w:rsid w:val="00B74E47"/>
    <w:rsid w:val="00B7516B"/>
    <w:rsid w:val="00B77F20"/>
    <w:rsid w:val="00B82402"/>
    <w:rsid w:val="00B8243F"/>
    <w:rsid w:val="00B8696E"/>
    <w:rsid w:val="00B86BF9"/>
    <w:rsid w:val="00BA0ABB"/>
    <w:rsid w:val="00BA517F"/>
    <w:rsid w:val="00BC5C20"/>
    <w:rsid w:val="00BC5F47"/>
    <w:rsid w:val="00BC6642"/>
    <w:rsid w:val="00BC6C41"/>
    <w:rsid w:val="00BC7D75"/>
    <w:rsid w:val="00BD2F6E"/>
    <w:rsid w:val="00BE727B"/>
    <w:rsid w:val="00BF29F4"/>
    <w:rsid w:val="00BF3192"/>
    <w:rsid w:val="00BF64AE"/>
    <w:rsid w:val="00C00942"/>
    <w:rsid w:val="00C00DF4"/>
    <w:rsid w:val="00C10137"/>
    <w:rsid w:val="00C12DD7"/>
    <w:rsid w:val="00C17352"/>
    <w:rsid w:val="00C21AF1"/>
    <w:rsid w:val="00C21BE5"/>
    <w:rsid w:val="00C26191"/>
    <w:rsid w:val="00C333DB"/>
    <w:rsid w:val="00C3505B"/>
    <w:rsid w:val="00C419D6"/>
    <w:rsid w:val="00C42F8E"/>
    <w:rsid w:val="00C53761"/>
    <w:rsid w:val="00C56252"/>
    <w:rsid w:val="00C57A37"/>
    <w:rsid w:val="00C62F65"/>
    <w:rsid w:val="00C64B09"/>
    <w:rsid w:val="00C678F4"/>
    <w:rsid w:val="00C70731"/>
    <w:rsid w:val="00C71C8E"/>
    <w:rsid w:val="00C735C4"/>
    <w:rsid w:val="00C7646D"/>
    <w:rsid w:val="00C76568"/>
    <w:rsid w:val="00C871DF"/>
    <w:rsid w:val="00C9068A"/>
    <w:rsid w:val="00CA1B01"/>
    <w:rsid w:val="00CA4562"/>
    <w:rsid w:val="00CA51FB"/>
    <w:rsid w:val="00CA6092"/>
    <w:rsid w:val="00CA6AAB"/>
    <w:rsid w:val="00CB058F"/>
    <w:rsid w:val="00CB47DE"/>
    <w:rsid w:val="00CB7338"/>
    <w:rsid w:val="00CC2B35"/>
    <w:rsid w:val="00CD06F3"/>
    <w:rsid w:val="00CD1EBE"/>
    <w:rsid w:val="00CD53D5"/>
    <w:rsid w:val="00CD5DE1"/>
    <w:rsid w:val="00CE3478"/>
    <w:rsid w:val="00CE5B68"/>
    <w:rsid w:val="00CF7122"/>
    <w:rsid w:val="00D02235"/>
    <w:rsid w:val="00D07DDE"/>
    <w:rsid w:val="00D11118"/>
    <w:rsid w:val="00D132C1"/>
    <w:rsid w:val="00D13622"/>
    <w:rsid w:val="00D15ED1"/>
    <w:rsid w:val="00D17BC7"/>
    <w:rsid w:val="00D21A97"/>
    <w:rsid w:val="00D22A4A"/>
    <w:rsid w:val="00D22CD3"/>
    <w:rsid w:val="00D235F3"/>
    <w:rsid w:val="00D23EC8"/>
    <w:rsid w:val="00D24BE5"/>
    <w:rsid w:val="00D311B0"/>
    <w:rsid w:val="00D3613A"/>
    <w:rsid w:val="00D40920"/>
    <w:rsid w:val="00D42425"/>
    <w:rsid w:val="00D42D23"/>
    <w:rsid w:val="00D4458B"/>
    <w:rsid w:val="00D44F5E"/>
    <w:rsid w:val="00D5085D"/>
    <w:rsid w:val="00D517B0"/>
    <w:rsid w:val="00D51E25"/>
    <w:rsid w:val="00D53FAA"/>
    <w:rsid w:val="00D5480C"/>
    <w:rsid w:val="00D5642D"/>
    <w:rsid w:val="00D61D8E"/>
    <w:rsid w:val="00D63264"/>
    <w:rsid w:val="00D65FE4"/>
    <w:rsid w:val="00D74C08"/>
    <w:rsid w:val="00D75A7A"/>
    <w:rsid w:val="00D81CE7"/>
    <w:rsid w:val="00D82BE0"/>
    <w:rsid w:val="00D83A84"/>
    <w:rsid w:val="00D871C7"/>
    <w:rsid w:val="00D9437C"/>
    <w:rsid w:val="00D94633"/>
    <w:rsid w:val="00DB075B"/>
    <w:rsid w:val="00DB2DFD"/>
    <w:rsid w:val="00DB322B"/>
    <w:rsid w:val="00DB3F0B"/>
    <w:rsid w:val="00DB4C27"/>
    <w:rsid w:val="00DB7F77"/>
    <w:rsid w:val="00DC0D06"/>
    <w:rsid w:val="00DC4B2C"/>
    <w:rsid w:val="00DC7A20"/>
    <w:rsid w:val="00DC7EE5"/>
    <w:rsid w:val="00DD0025"/>
    <w:rsid w:val="00DD330F"/>
    <w:rsid w:val="00DF0958"/>
    <w:rsid w:val="00DF676B"/>
    <w:rsid w:val="00DF76C6"/>
    <w:rsid w:val="00E014D2"/>
    <w:rsid w:val="00E04862"/>
    <w:rsid w:val="00E17CCF"/>
    <w:rsid w:val="00E21FDB"/>
    <w:rsid w:val="00E234DA"/>
    <w:rsid w:val="00E2606D"/>
    <w:rsid w:val="00E30F35"/>
    <w:rsid w:val="00E336F8"/>
    <w:rsid w:val="00E33DB8"/>
    <w:rsid w:val="00E44844"/>
    <w:rsid w:val="00E45E30"/>
    <w:rsid w:val="00E5169E"/>
    <w:rsid w:val="00E528CC"/>
    <w:rsid w:val="00E52EC6"/>
    <w:rsid w:val="00E607A5"/>
    <w:rsid w:val="00E62210"/>
    <w:rsid w:val="00E63215"/>
    <w:rsid w:val="00E73484"/>
    <w:rsid w:val="00E76FD2"/>
    <w:rsid w:val="00E80E92"/>
    <w:rsid w:val="00E8207B"/>
    <w:rsid w:val="00E859B8"/>
    <w:rsid w:val="00E87C06"/>
    <w:rsid w:val="00E92DD4"/>
    <w:rsid w:val="00E939D0"/>
    <w:rsid w:val="00E94807"/>
    <w:rsid w:val="00E971F8"/>
    <w:rsid w:val="00E97617"/>
    <w:rsid w:val="00EA12E4"/>
    <w:rsid w:val="00EA2DBD"/>
    <w:rsid w:val="00EA4989"/>
    <w:rsid w:val="00EB2965"/>
    <w:rsid w:val="00EB2FD4"/>
    <w:rsid w:val="00EC486F"/>
    <w:rsid w:val="00EC645C"/>
    <w:rsid w:val="00EC6649"/>
    <w:rsid w:val="00ED0472"/>
    <w:rsid w:val="00ED05FF"/>
    <w:rsid w:val="00ED5675"/>
    <w:rsid w:val="00EE342B"/>
    <w:rsid w:val="00EE4919"/>
    <w:rsid w:val="00EE61EC"/>
    <w:rsid w:val="00EF468C"/>
    <w:rsid w:val="00F0073D"/>
    <w:rsid w:val="00F0509C"/>
    <w:rsid w:val="00F06A7A"/>
    <w:rsid w:val="00F12E2A"/>
    <w:rsid w:val="00F173D5"/>
    <w:rsid w:val="00F31630"/>
    <w:rsid w:val="00F31B65"/>
    <w:rsid w:val="00F32C12"/>
    <w:rsid w:val="00F3604E"/>
    <w:rsid w:val="00F36933"/>
    <w:rsid w:val="00F36C3C"/>
    <w:rsid w:val="00F422D1"/>
    <w:rsid w:val="00F466D0"/>
    <w:rsid w:val="00F53B07"/>
    <w:rsid w:val="00F54D7F"/>
    <w:rsid w:val="00F623BC"/>
    <w:rsid w:val="00F66B3C"/>
    <w:rsid w:val="00F7046F"/>
    <w:rsid w:val="00F70881"/>
    <w:rsid w:val="00F7238F"/>
    <w:rsid w:val="00F757C9"/>
    <w:rsid w:val="00F81348"/>
    <w:rsid w:val="00F944D6"/>
    <w:rsid w:val="00F963E5"/>
    <w:rsid w:val="00FA072E"/>
    <w:rsid w:val="00FA0AF0"/>
    <w:rsid w:val="00FA1AAA"/>
    <w:rsid w:val="00FA1D8B"/>
    <w:rsid w:val="00FA2448"/>
    <w:rsid w:val="00FA4254"/>
    <w:rsid w:val="00FA444E"/>
    <w:rsid w:val="00FA712B"/>
    <w:rsid w:val="00FA73F1"/>
    <w:rsid w:val="00FB1A48"/>
    <w:rsid w:val="00FB2A0A"/>
    <w:rsid w:val="00FB3BF7"/>
    <w:rsid w:val="00FB5CD0"/>
    <w:rsid w:val="00FC0152"/>
    <w:rsid w:val="00FC0D2A"/>
    <w:rsid w:val="00FE0D99"/>
    <w:rsid w:val="00FF1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7B41C"/>
  <w15:chartTrackingRefBased/>
  <w15:docId w15:val="{A31732C2-B81B-46A1-991D-06B97D59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4C25"/>
    <w:pPr>
      <w:spacing w:before="240"/>
    </w:pPr>
    <w:rPr>
      <w:rFonts w:ascii="Arial" w:hAnsi="Arial"/>
    </w:rPr>
  </w:style>
  <w:style w:type="paragraph" w:styleId="Heading1">
    <w:name w:val="heading 1"/>
    <w:basedOn w:val="Normal"/>
    <w:next w:val="Normal"/>
    <w:qFormat/>
    <w:rsid w:val="00A64C25"/>
    <w:pPr>
      <w:keepNext/>
      <w:spacing w:after="60"/>
      <w:outlineLvl w:val="0"/>
    </w:pPr>
    <w:rPr>
      <w:b/>
      <w:bCs/>
      <w:kern w:val="32"/>
      <w:sz w:val="32"/>
      <w:szCs w:val="32"/>
    </w:rPr>
  </w:style>
  <w:style w:type="paragraph" w:styleId="Heading2">
    <w:name w:val="heading 2"/>
    <w:basedOn w:val="Normal"/>
    <w:next w:val="Normal"/>
    <w:qFormat/>
    <w:rsid w:val="00A64C25"/>
    <w:pPr>
      <w:keepNext/>
      <w:spacing w:after="60"/>
      <w:outlineLvl w:val="1"/>
    </w:pPr>
    <w:rPr>
      <w:b/>
      <w:bCs/>
      <w:i/>
      <w:iCs/>
      <w:sz w:val="28"/>
      <w:szCs w:val="28"/>
    </w:rPr>
  </w:style>
  <w:style w:type="paragraph" w:styleId="Heading3">
    <w:name w:val="heading 3"/>
    <w:basedOn w:val="Normal"/>
    <w:next w:val="Normal"/>
    <w:qFormat/>
    <w:rsid w:val="00A64C25"/>
    <w:pPr>
      <w:keepNext/>
      <w:spacing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857298"/>
    <w:pPr>
      <w:tabs>
        <w:tab w:val="left" w:pos="720"/>
        <w:tab w:val="left" w:pos="1440"/>
        <w:tab w:val="left" w:pos="2160"/>
      </w:tabs>
      <w:ind w:left="720" w:hanging="720"/>
      <w:outlineLvl w:val="0"/>
    </w:pPr>
    <w:rPr>
      <w:rFonts w:cs="Arial"/>
      <w:b/>
      <w:bCs/>
    </w:rPr>
  </w:style>
  <w:style w:type="character" w:customStyle="1" w:styleId="Bold">
    <w:name w:val="Bold"/>
    <w:rsid w:val="00FB1A48"/>
    <w:rPr>
      <w:b/>
      <w:bCs/>
      <w:color w:val="222222"/>
    </w:rPr>
  </w:style>
  <w:style w:type="paragraph" w:customStyle="1" w:styleId="Title2">
    <w:name w:val="Title2"/>
    <w:basedOn w:val="Title1"/>
    <w:autoRedefine/>
    <w:rsid w:val="00A64C25"/>
    <w:pPr>
      <w:outlineLvl w:val="1"/>
    </w:pPr>
  </w:style>
  <w:style w:type="paragraph" w:customStyle="1" w:styleId="par1">
    <w:name w:val="par1"/>
    <w:basedOn w:val="Normal"/>
    <w:rsid w:val="00A64C25"/>
    <w:pPr>
      <w:tabs>
        <w:tab w:val="left" w:pos="720"/>
        <w:tab w:val="left" w:pos="1440"/>
        <w:tab w:val="left" w:pos="2160"/>
      </w:tabs>
      <w:ind w:left="720" w:hanging="720"/>
    </w:pPr>
    <w:rPr>
      <w:szCs w:val="24"/>
    </w:rPr>
  </w:style>
  <w:style w:type="paragraph" w:customStyle="1" w:styleId="cp">
    <w:name w:val="cp"/>
    <w:basedOn w:val="Normal"/>
    <w:rsid w:val="00A64C25"/>
    <w:pPr>
      <w:jc w:val="center"/>
    </w:pPr>
  </w:style>
  <w:style w:type="paragraph" w:customStyle="1" w:styleId="par2">
    <w:name w:val="par2"/>
    <w:basedOn w:val="par1"/>
    <w:rsid w:val="00A64C25"/>
    <w:pPr>
      <w:ind w:left="1440"/>
    </w:pPr>
  </w:style>
  <w:style w:type="paragraph" w:customStyle="1" w:styleId="upar2">
    <w:name w:val="upar2"/>
    <w:basedOn w:val="upar1"/>
    <w:rsid w:val="00A64C25"/>
    <w:pPr>
      <w:ind w:left="720"/>
    </w:pPr>
    <w:rPr>
      <w:szCs w:val="24"/>
    </w:rPr>
  </w:style>
  <w:style w:type="paragraph" w:customStyle="1" w:styleId="upar1">
    <w:name w:val="upar1"/>
    <w:basedOn w:val="Normal"/>
    <w:rsid w:val="00A64C25"/>
    <w:pPr>
      <w:tabs>
        <w:tab w:val="left" w:pos="720"/>
        <w:tab w:val="left" w:pos="1440"/>
      </w:tabs>
    </w:pPr>
    <w:rPr>
      <w:rFonts w:cs="Arial"/>
    </w:rPr>
  </w:style>
  <w:style w:type="paragraph" w:customStyle="1" w:styleId="upar3">
    <w:name w:val="upar3"/>
    <w:basedOn w:val="upar1"/>
    <w:rsid w:val="00A64C25"/>
    <w:pPr>
      <w:ind w:left="1440"/>
    </w:pPr>
  </w:style>
  <w:style w:type="paragraph" w:customStyle="1" w:styleId="Title3">
    <w:name w:val="Title3"/>
    <w:basedOn w:val="Title2"/>
    <w:autoRedefine/>
    <w:rsid w:val="00A64C25"/>
    <w:pPr>
      <w:outlineLvl w:val="2"/>
    </w:pPr>
  </w:style>
  <w:style w:type="paragraph" w:customStyle="1" w:styleId="Title4">
    <w:name w:val="Title4"/>
    <w:basedOn w:val="Title2"/>
    <w:autoRedefine/>
    <w:rsid w:val="00A64C25"/>
    <w:pPr>
      <w:outlineLvl w:val="3"/>
    </w:pPr>
  </w:style>
  <w:style w:type="paragraph" w:customStyle="1" w:styleId="upar4">
    <w:name w:val="upar4"/>
    <w:basedOn w:val="upar1"/>
    <w:rsid w:val="00A64C25"/>
    <w:pPr>
      <w:ind w:left="2160"/>
    </w:pPr>
  </w:style>
  <w:style w:type="paragraph" w:customStyle="1" w:styleId="par3">
    <w:name w:val="par3"/>
    <w:basedOn w:val="par1"/>
    <w:rsid w:val="00A64C25"/>
    <w:pPr>
      <w:ind w:left="2160"/>
    </w:pPr>
  </w:style>
  <w:style w:type="paragraph" w:customStyle="1" w:styleId="par4">
    <w:name w:val="par4"/>
    <w:basedOn w:val="par1"/>
    <w:rsid w:val="00A64C25"/>
    <w:pPr>
      <w:ind w:left="2880"/>
    </w:pPr>
  </w:style>
  <w:style w:type="paragraph" w:customStyle="1" w:styleId="par5">
    <w:name w:val="par5"/>
    <w:basedOn w:val="par1"/>
    <w:rsid w:val="00A64C25"/>
    <w:pPr>
      <w:ind w:left="3600"/>
    </w:pPr>
  </w:style>
  <w:style w:type="paragraph" w:customStyle="1" w:styleId="upar5">
    <w:name w:val="upar5"/>
    <w:basedOn w:val="upar1"/>
    <w:rsid w:val="00A64C25"/>
    <w:pPr>
      <w:ind w:left="2880"/>
    </w:pPr>
  </w:style>
  <w:style w:type="character" w:customStyle="1" w:styleId="BoldItalicUnderline">
    <w:name w:val="Bold Italic Underline"/>
    <w:rsid w:val="00FB1A48"/>
    <w:rPr>
      <w:b/>
      <w:bCs/>
      <w:i/>
      <w:iCs/>
      <w:color w:val="222222"/>
      <w:u w:val="single"/>
    </w:rPr>
  </w:style>
  <w:style w:type="paragraph" w:customStyle="1" w:styleId="par6">
    <w:name w:val="par6"/>
    <w:basedOn w:val="par1"/>
    <w:rsid w:val="00A64C25"/>
    <w:pPr>
      <w:ind w:left="4320"/>
    </w:pPr>
  </w:style>
  <w:style w:type="paragraph" w:customStyle="1" w:styleId="upar6">
    <w:name w:val="upar6"/>
    <w:basedOn w:val="upar1"/>
    <w:rsid w:val="00A64C25"/>
    <w:pPr>
      <w:ind w:left="3600"/>
    </w:pPr>
  </w:style>
  <w:style w:type="paragraph" w:customStyle="1" w:styleId="8ptLeft01Firstline">
    <w:name w:val="8 pt Left:  0.1&quot; First line:  ..."/>
    <w:basedOn w:val="Normal"/>
    <w:rsid w:val="003B0C36"/>
    <w:pPr>
      <w:spacing w:before="0" w:after="20"/>
      <w:ind w:left="144" w:right="144" w:firstLine="576"/>
    </w:pPr>
    <w:rPr>
      <w:color w:val="000000"/>
      <w:sz w:val="16"/>
    </w:rPr>
  </w:style>
  <w:style w:type="paragraph" w:customStyle="1" w:styleId="8ptLeft02Firstline">
    <w:name w:val="8 pt Left:  0.2&quot; First line:  ..."/>
    <w:basedOn w:val="Normal"/>
    <w:rsid w:val="003B0C36"/>
    <w:pPr>
      <w:spacing w:before="0" w:after="20"/>
      <w:ind w:left="288" w:right="144" w:firstLine="432"/>
    </w:pPr>
    <w:rPr>
      <w:sz w:val="16"/>
    </w:rPr>
  </w:style>
  <w:style w:type="paragraph" w:customStyle="1" w:styleId="8ptLeft02Firstline1">
    <w:name w:val="8 pt Left:  0.2&quot; First line:  ...1"/>
    <w:basedOn w:val="Normal"/>
    <w:rsid w:val="003B0C36"/>
    <w:pPr>
      <w:spacing w:before="0" w:after="20"/>
      <w:ind w:left="288" w:right="144" w:firstLine="432"/>
    </w:pPr>
    <w:rPr>
      <w:color w:val="000000"/>
      <w:sz w:val="16"/>
    </w:rPr>
  </w:style>
  <w:style w:type="paragraph" w:customStyle="1" w:styleId="8ptLeft-02Firstline">
    <w:name w:val="8 pt Left:  -0.2&quot; First line: ..."/>
    <w:basedOn w:val="Normal"/>
    <w:rsid w:val="003B0C36"/>
    <w:pPr>
      <w:spacing w:before="0" w:after="20"/>
      <w:ind w:left="-288" w:right="-144" w:firstLine="288"/>
    </w:pPr>
    <w:rPr>
      <w:color w:val="231F20"/>
      <w:sz w:val="16"/>
    </w:rPr>
  </w:style>
  <w:style w:type="paragraph" w:customStyle="1" w:styleId="9ptLeft01Right01">
    <w:name w:val="9 pt Left:  0.1&quot; Right:  0.1&quot;..."/>
    <w:basedOn w:val="Normal"/>
    <w:rsid w:val="003B0C36"/>
    <w:pPr>
      <w:spacing w:before="0" w:after="20"/>
      <w:ind w:left="144" w:right="144"/>
    </w:pPr>
    <w:rPr>
      <w:color w:val="231F20"/>
      <w:sz w:val="18"/>
    </w:rPr>
  </w:style>
  <w:style w:type="paragraph" w:customStyle="1" w:styleId="Footnote">
    <w:name w:val="Footnote"/>
    <w:basedOn w:val="Normal"/>
    <w:rsid w:val="00A64C25"/>
    <w:pPr>
      <w:spacing w:before="120"/>
    </w:pPr>
    <w:rPr>
      <w:sz w:val="16"/>
      <w:szCs w:val="16"/>
    </w:rPr>
  </w:style>
  <w:style w:type="paragraph" w:styleId="Revision">
    <w:name w:val="Revision"/>
    <w:hidden/>
    <w:uiPriority w:val="99"/>
    <w:semiHidden/>
    <w:rsid w:val="00BD2F6E"/>
    <w:rPr>
      <w:rFonts w:ascii="Arial" w:hAnsi="Arial"/>
    </w:rPr>
  </w:style>
  <w:style w:type="paragraph" w:styleId="Header">
    <w:name w:val="header"/>
    <w:basedOn w:val="Normal"/>
    <w:link w:val="HeaderChar"/>
    <w:rsid w:val="00A64C25"/>
    <w:pPr>
      <w:tabs>
        <w:tab w:val="center" w:pos="4680"/>
        <w:tab w:val="right" w:pos="9360"/>
      </w:tabs>
    </w:pPr>
  </w:style>
  <w:style w:type="character" w:customStyle="1" w:styleId="HeaderChar">
    <w:name w:val="Header Char"/>
    <w:link w:val="Header"/>
    <w:rsid w:val="00A64C25"/>
    <w:rPr>
      <w:rFonts w:ascii="Arial" w:hAnsi="Arial"/>
    </w:rPr>
  </w:style>
  <w:style w:type="paragraph" w:styleId="Footer">
    <w:name w:val="footer"/>
    <w:basedOn w:val="Normal"/>
    <w:link w:val="FooterChar"/>
    <w:rsid w:val="00A64C25"/>
    <w:pPr>
      <w:tabs>
        <w:tab w:val="center" w:pos="4680"/>
        <w:tab w:val="right" w:pos="9360"/>
      </w:tabs>
    </w:pPr>
  </w:style>
  <w:style w:type="character" w:customStyle="1" w:styleId="FooterChar">
    <w:name w:val="Footer Char"/>
    <w:link w:val="Footer"/>
    <w:rsid w:val="00A64C25"/>
    <w:rPr>
      <w:rFonts w:ascii="Arial" w:hAnsi="Arial"/>
    </w:rPr>
  </w:style>
  <w:style w:type="character" w:styleId="Hyperlink">
    <w:name w:val="Hyperlink"/>
    <w:basedOn w:val="DefaultParagraphFont"/>
    <w:uiPriority w:val="99"/>
    <w:unhideWhenUsed/>
    <w:rsid w:val="00984CDC"/>
    <w:rPr>
      <w:color w:val="467886" w:themeColor="hyperlink"/>
      <w:u w:val="single"/>
    </w:rPr>
  </w:style>
  <w:style w:type="paragraph" w:styleId="CommentText">
    <w:name w:val="annotation text"/>
    <w:basedOn w:val="Normal"/>
    <w:link w:val="CommentTextChar"/>
    <w:uiPriority w:val="99"/>
    <w:unhideWhenUsed/>
    <w:rsid w:val="003F1759"/>
    <w:pPr>
      <w:widowControl w:val="0"/>
      <w:spacing w:before="0"/>
    </w:pPr>
    <w:rPr>
      <w:rFonts w:eastAsia="Arial" w:cs="Arial"/>
    </w:rPr>
  </w:style>
  <w:style w:type="character" w:customStyle="1" w:styleId="CommentTextChar">
    <w:name w:val="Comment Text Char"/>
    <w:basedOn w:val="DefaultParagraphFont"/>
    <w:link w:val="CommentText"/>
    <w:uiPriority w:val="99"/>
    <w:rsid w:val="003F1759"/>
    <w:rPr>
      <w:rFonts w:ascii="Arial" w:eastAsia="Arial" w:hAnsi="Arial" w:cs="Arial"/>
    </w:rPr>
  </w:style>
  <w:style w:type="character" w:styleId="CommentReference">
    <w:name w:val="annotation reference"/>
    <w:basedOn w:val="DefaultParagraphFont"/>
    <w:uiPriority w:val="99"/>
    <w:unhideWhenUsed/>
    <w:rsid w:val="003F1759"/>
    <w:rPr>
      <w:sz w:val="16"/>
      <w:szCs w:val="16"/>
    </w:rPr>
  </w:style>
  <w:style w:type="paragraph" w:styleId="CommentSubject">
    <w:name w:val="annotation subject"/>
    <w:basedOn w:val="CommentText"/>
    <w:next w:val="CommentText"/>
    <w:link w:val="CommentSubjectChar"/>
    <w:rsid w:val="00F32C12"/>
    <w:pPr>
      <w:widowControl/>
      <w:spacing w:before="240"/>
    </w:pPr>
    <w:rPr>
      <w:rFonts w:eastAsia="Times New Roman" w:cs="Times New Roman"/>
      <w:b/>
      <w:bCs/>
    </w:rPr>
  </w:style>
  <w:style w:type="character" w:customStyle="1" w:styleId="CommentSubjectChar">
    <w:name w:val="Comment Subject Char"/>
    <w:basedOn w:val="CommentTextChar"/>
    <w:link w:val="CommentSubject"/>
    <w:rsid w:val="00F32C12"/>
    <w:rPr>
      <w:rFonts w:ascii="Arial" w:eastAsia="Arial" w:hAnsi="Arial" w:cs="Arial"/>
      <w:b/>
      <w:bCs/>
    </w:rPr>
  </w:style>
  <w:style w:type="character" w:styleId="UnresolvedMention">
    <w:name w:val="Unresolved Mention"/>
    <w:basedOn w:val="DefaultParagraphFont"/>
    <w:uiPriority w:val="99"/>
    <w:semiHidden/>
    <w:unhideWhenUsed/>
    <w:rsid w:val="00931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594624326">
      <w:bodyDiv w:val="1"/>
      <w:marLeft w:val="0"/>
      <w:marRight w:val="0"/>
      <w:marTop w:val="0"/>
      <w:marBottom w:val="0"/>
      <w:divBdr>
        <w:top w:val="none" w:sz="0" w:space="0" w:color="auto"/>
        <w:left w:val="none" w:sz="0" w:space="0" w:color="auto"/>
        <w:bottom w:val="none" w:sz="0" w:space="0" w:color="auto"/>
        <w:right w:val="none" w:sz="0" w:space="0" w:color="auto"/>
      </w:divBdr>
    </w:div>
    <w:div w:id="1644654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2" Type="http://schemas.openxmlformats.org/officeDocument/2006/relationships/hyperlink" Target="https://www.who.int/publications/m/item/risks-posed-by-dead-bodies-after-disasters" TargetMode="External"/><Relationship Id="rId1" Type="http://schemas.openxmlformats.org/officeDocument/2006/relationships/hyperlink" Target="https://mymortuarycooler.com/blogs/news/the-ultimate-guide-to-morgue-cooler-temperature-recommendations"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D1CBD6-B0B1-4B30-A0BF-95A71B96D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74</TotalTime>
  <Pages>34</Pages>
  <Words>14232</Words>
  <Characters>81125</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95167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Rascon Arana, Maria</cp:lastModifiedBy>
  <cp:revision>30</cp:revision>
  <cp:lastPrinted>2022-09-08T17:06:00Z</cp:lastPrinted>
  <dcterms:created xsi:type="dcterms:W3CDTF">2026-09-14T14:46:00Z</dcterms:created>
  <dcterms:modified xsi:type="dcterms:W3CDTF">2026-09-15T22:12:00Z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2022-12-09T23:06:22Z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4f2bfe1e-f633-4d06-9e63-3fb18bb681f7</vt:lpwstr>
  </property>
  <property fmtid="{D5CDD505-2E9C-101B-9397-08002B2CF9AE}" pid="8" name="MSIP_Label_59e4beaa-c4ba-4ea9-a1f4-4e52626a3d73_ContentBits">
    <vt:lpwstr>0</vt:lpwstr>
  </property>
</Properties>
</file>