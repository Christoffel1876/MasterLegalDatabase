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238B" w14:textId="77777777" w:rsidR="006C62D1" w:rsidRPr="00C71DB4" w:rsidRDefault="006C62D1" w:rsidP="00A963BD">
      <w:pPr>
        <w:pStyle w:val="Heading1"/>
      </w:pPr>
      <w:r w:rsidRPr="00C71DB4">
        <w:t>DEPARTMENT OF REGULATORY AGENCIES</w:t>
      </w:r>
    </w:p>
    <w:p w14:paraId="364C6ABB" w14:textId="77777777" w:rsidR="006C62D1" w:rsidRPr="00306148" w:rsidRDefault="006C62D1" w:rsidP="006C62D1">
      <w:pPr>
        <w:pStyle w:val="upar1"/>
        <w:rPr>
          <w:b/>
          <w:bCs/>
        </w:rPr>
      </w:pPr>
      <w:r w:rsidRPr="00306148">
        <w:rPr>
          <w:b/>
          <w:bCs/>
        </w:rPr>
        <w:t>State Board of Pharmacy</w:t>
      </w:r>
    </w:p>
    <w:p w14:paraId="2CA75C9B" w14:textId="77777777" w:rsidR="007871F8" w:rsidRPr="00306148" w:rsidRDefault="007871F8" w:rsidP="00A963BD">
      <w:pPr>
        <w:pStyle w:val="Heading2"/>
      </w:pPr>
      <w:r w:rsidRPr="00306148">
        <w:t>STATE BOARD OF PHARMACY RULES AND REGULATIONS</w:t>
      </w:r>
    </w:p>
    <w:p w14:paraId="2B986387" w14:textId="77777777" w:rsidR="006C62D1" w:rsidRPr="00306148" w:rsidRDefault="006C62D1" w:rsidP="006C62D1">
      <w:pPr>
        <w:pStyle w:val="upar1"/>
        <w:rPr>
          <w:b/>
          <w:bCs/>
        </w:rPr>
      </w:pPr>
      <w:r w:rsidRPr="00306148">
        <w:rPr>
          <w:b/>
          <w:bCs/>
        </w:rPr>
        <w:t>3 CCR 719-1</w:t>
      </w:r>
    </w:p>
    <w:p w14:paraId="102EF4E2" w14:textId="77777777" w:rsidR="006C62D1" w:rsidRPr="00306148" w:rsidRDefault="006C62D1" w:rsidP="006C62D1">
      <w:pPr>
        <w:pStyle w:val="Footnote"/>
        <w:rPr>
          <w:i/>
        </w:rPr>
      </w:pPr>
      <w:r w:rsidRPr="00306148">
        <w:rPr>
          <w:i/>
        </w:rPr>
        <w:t>[Editor’s Notes follow the text of the rules at the end of this CCR Document.]</w:t>
      </w:r>
    </w:p>
    <w:p w14:paraId="74753679" w14:textId="47804903" w:rsidR="006C62D1" w:rsidRPr="00306148" w:rsidRDefault="006C62D1" w:rsidP="00510127">
      <w:r w:rsidRPr="00306148">
        <w:t>_______________</w:t>
      </w:r>
      <w:r w:rsidR="00510127">
        <w:t>___________</w:t>
      </w:r>
      <w:r w:rsidRPr="00306148">
        <w:t>__________________________________________________________</w:t>
      </w:r>
    </w:p>
    <w:p w14:paraId="602E07EB" w14:textId="40F9FB15" w:rsidR="00A963BD" w:rsidRDefault="00A963BD" w:rsidP="00A963BD">
      <w:pPr>
        <w:jc w:val="center"/>
      </w:pPr>
      <w:commentRangeStart w:id="0"/>
      <w:commentRangeStart w:id="1"/>
      <w:r>
        <w:t>...</w:t>
      </w:r>
      <w:commentRangeEnd w:id="0"/>
      <w:r w:rsidR="009A0833">
        <w:rPr>
          <w:rStyle w:val="CommentReference"/>
          <w:sz w:val="20"/>
          <w:szCs w:val="20"/>
        </w:rPr>
        <w:commentReference w:id="0"/>
      </w:r>
      <w:commentRangeEnd w:id="1"/>
      <w:r w:rsidR="00262DF3">
        <w:rPr>
          <w:rStyle w:val="CommentReference"/>
          <w:sz w:val="20"/>
          <w:szCs w:val="20"/>
        </w:rPr>
        <w:commentReference w:id="1"/>
      </w:r>
    </w:p>
    <w:p w14:paraId="33ECB605" w14:textId="68D5FFB0" w:rsidR="00CB31EF" w:rsidRDefault="00CB31EF" w:rsidP="00CB31EF">
      <w:pPr>
        <w:pStyle w:val="Heading2"/>
      </w:pPr>
      <w:r>
        <w:t xml:space="preserve">2.00.00 </w:t>
      </w:r>
      <w:r>
        <w:tab/>
        <w:t>ORDERS.</w:t>
      </w:r>
    </w:p>
    <w:p w14:paraId="5017C15D" w14:textId="2125445A" w:rsidR="00CB31EF" w:rsidRPr="00CB31EF" w:rsidRDefault="00CB31EF" w:rsidP="00CB31EF">
      <w:pPr>
        <w:jc w:val="center"/>
      </w:pPr>
      <w:r>
        <w:t>…</w:t>
      </w:r>
    </w:p>
    <w:p w14:paraId="0E576C8B" w14:textId="77777777" w:rsidR="00CB31EF" w:rsidRDefault="00CB31EF" w:rsidP="00CB31EF">
      <w:pPr>
        <w:pStyle w:val="par1"/>
      </w:pPr>
      <w:r>
        <w:t>2.01.50</w:t>
      </w:r>
      <w:r>
        <w:tab/>
      </w:r>
      <w:r>
        <w:tab/>
      </w:r>
      <w:r w:rsidRPr="00CB31EF">
        <w:t>Transfer of Prescription Orders Between Prescription Drug Outlets</w:t>
      </w:r>
      <w:r>
        <w:t>.</w:t>
      </w:r>
    </w:p>
    <w:p w14:paraId="292CA104" w14:textId="77777777" w:rsidR="00CB31EF" w:rsidRDefault="00CB31EF" w:rsidP="00CB31EF">
      <w:pPr>
        <w:pStyle w:val="par2"/>
      </w:pPr>
      <w:r>
        <w:t>a.</w:t>
      </w:r>
      <w:r>
        <w:tab/>
      </w:r>
      <w:r w:rsidRPr="00CB31EF">
        <w:t xml:space="preserve">A prescription label or a written copy of a prescription order from another pharmacy may be used for informational purposes only and shall not be considered to be a valid prescription order. </w:t>
      </w:r>
    </w:p>
    <w:p w14:paraId="15876D46" w14:textId="77777777" w:rsidR="00CB31EF" w:rsidRDefault="00CB31EF" w:rsidP="00CB31EF">
      <w:pPr>
        <w:pStyle w:val="par2"/>
      </w:pPr>
      <w:r>
        <w:t>b.</w:t>
      </w:r>
      <w:r>
        <w:tab/>
      </w:r>
      <w:r w:rsidRPr="00CB31EF">
        <w:t xml:space="preserve">A pharmacist, pharmacy intern, or pharmacy technician who receives such a label or prescription order copy shall either contact the prescribing practitioner for authorization to dispense the prescription, or, alternatively, shall comply with 2.01.52 through 2.01.59. </w:t>
      </w:r>
    </w:p>
    <w:p w14:paraId="61CEE749" w14:textId="77777777" w:rsidR="00CB31EF" w:rsidRDefault="00CB31EF" w:rsidP="00CB31EF">
      <w:pPr>
        <w:pStyle w:val="par2"/>
      </w:pPr>
      <w:r>
        <w:t>c.</w:t>
      </w:r>
      <w:r>
        <w:tab/>
      </w:r>
      <w:r w:rsidRPr="00CB31EF">
        <w:t xml:space="preserve">A pharmacist, pharmacy intern, or pharmacy technician may orally transfer prescription order information for non-controlled substances for the purpose of dispensing a prescription. A prescription drug outlet may transfer a prescription order electronically to another prescription drug outlet for the purpose of dispensing a prescription order. </w:t>
      </w:r>
    </w:p>
    <w:p w14:paraId="6D77F16F" w14:textId="77777777" w:rsidR="00CB31EF" w:rsidRDefault="00CB31EF" w:rsidP="00CB31EF">
      <w:pPr>
        <w:pStyle w:val="par3"/>
      </w:pPr>
      <w:r w:rsidRPr="00CB31EF">
        <w:t>(1)</w:t>
      </w:r>
      <w:r>
        <w:tab/>
      </w:r>
      <w:r w:rsidRPr="00CB31EF">
        <w:t xml:space="preserve">If the prescription order information is transmitted by facsimile, the transferring pharmacist, pharmacy intern, or pharmacy technician shall comply with rule 2.01.52. </w:t>
      </w:r>
    </w:p>
    <w:p w14:paraId="25C31C25" w14:textId="362C9D17" w:rsidR="00CB31EF" w:rsidRDefault="00CB31EF" w:rsidP="00CB31EF">
      <w:pPr>
        <w:pStyle w:val="par3"/>
      </w:pPr>
      <w:r>
        <w:t>(2)</w:t>
      </w:r>
      <w:r>
        <w:tab/>
      </w:r>
      <w:r w:rsidRPr="00CB31EF">
        <w:t xml:space="preserve">Prescription order information may be transmitted electronically between two compatible computer systems that are capable of complying with the requirements of rules 2.01.52 and 2.01.53 (1)(10). In the case of electronic transfers, the transferring and receiving pharmacist, pharmacy intern, or pharmacy technician may be the same person. </w:t>
      </w:r>
      <w:r>
        <w:t xml:space="preserve"> </w:t>
      </w:r>
    </w:p>
    <w:p w14:paraId="516DF594" w14:textId="77777777" w:rsidR="00CB31EF" w:rsidRDefault="00CB31EF" w:rsidP="00CB31EF">
      <w:pPr>
        <w:pStyle w:val="par3"/>
      </w:pPr>
      <w:r>
        <w:t>(3</w:t>
      </w:r>
      <w:r w:rsidRPr="00CB31EF">
        <w:t>)</w:t>
      </w:r>
      <w:r>
        <w:tab/>
      </w:r>
      <w:r w:rsidRPr="00CB31EF">
        <w:t xml:space="preserve">In the case of prescription drug outlets that access and share the same data storage device and that can electronically retrieve all necessary information, if the original prescription order information is not invalidated, each dispensing prescription drug outlet shall be capable of accessing a transaction record that indicates the following information: (a) date, (b) time, and (c) location from which the prescription was dispensed. If the prescription order is assigned a new prescription number at the receiving pharmacy, the prescription information at the originating pharmacy shall be invalidated. </w:t>
      </w:r>
    </w:p>
    <w:p w14:paraId="4006D53E" w14:textId="0F223E2A" w:rsidR="00CB31EF" w:rsidRDefault="00CB31EF" w:rsidP="00CB31EF">
      <w:pPr>
        <w:pStyle w:val="par2"/>
      </w:pPr>
      <w:r>
        <w:t>d.</w:t>
      </w:r>
      <w:r>
        <w:tab/>
      </w:r>
      <w:r w:rsidRPr="00CB31EF">
        <w:t xml:space="preserve">The one-time transfer of original prescription information for a controlled substance listed in schedules III, IV, or V for the purpose of refill dispensing is permissible between pharmacies. However, pharmacies electronically sharing a real-time, on-line database </w:t>
      </w:r>
      <w:r w:rsidRPr="00CB31EF">
        <w:lastRenderedPageBreak/>
        <w:t>may transfer up to the maximum refills permitted by law and the prescriber’s authorization.</w:t>
      </w:r>
      <w:del w:id="2" w:author="Rascon Arana, Maria" w:date="2026-07-21T13:25:00Z" w16du:dateUtc="2026-07-21T19:25:00Z">
        <w:r w:rsidRPr="00CB31EF" w:rsidDel="007C6EF1">
          <w:delText xml:space="preserve"> If the prescription order is assigned a new prescription number at the receiving pharmacy, the prescription may be transferred on a one-time basis only.</w:delText>
        </w:r>
      </w:del>
      <w:r w:rsidRPr="00CB31EF">
        <w:t xml:space="preserve"> Verbal transfers of CIII-CV electronically submitted prescriptions are permitted in Colorado. </w:t>
      </w:r>
    </w:p>
    <w:p w14:paraId="6B0B7BED" w14:textId="3A129A67" w:rsidR="00CB31EF" w:rsidRDefault="00CB31EF" w:rsidP="00CB31EF">
      <w:pPr>
        <w:pStyle w:val="par2"/>
      </w:pPr>
      <w:r>
        <w:t>e.</w:t>
      </w:r>
      <w:r>
        <w:tab/>
      </w:r>
      <w:r w:rsidRPr="00CB31EF">
        <w:t xml:space="preserve">The one-time transfer </w:t>
      </w:r>
      <w:ins w:id="3" w:author="Rascon Arana, Maria" w:date="2026-07-21T13:25:00Z" w16du:dateUtc="2026-07-21T19:25:00Z">
        <w:r w:rsidR="007C6EF1">
          <w:t xml:space="preserve">or forwarding </w:t>
        </w:r>
      </w:ins>
      <w:r w:rsidRPr="00CB31EF">
        <w:t>of an electronic prescription for a schedule II-V controlled substance, for initial dispensing, is permissible if the transfer information is communicated between two licensed pharmacists; the transferred prescription remains in its electronic form; and the prescription information is not altered during the transmission</w:t>
      </w:r>
      <w:ins w:id="4" w:author="Rascon Arana, Maria" w:date="2026-07-21T13:25:00Z" w16du:dateUtc="2026-07-21T19:25:00Z">
        <w:r w:rsidR="003C0152">
          <w:t xml:space="preserve"> as permitted by federal la</w:t>
        </w:r>
      </w:ins>
      <w:ins w:id="5" w:author="Rascon Arana, Maria" w:date="2026-07-21T13:26:00Z" w16du:dateUtc="2026-07-21T19:26:00Z">
        <w:r w:rsidR="003C0152">
          <w:t>w</w:t>
        </w:r>
      </w:ins>
      <w:r w:rsidRPr="00CB31EF">
        <w:t xml:space="preserve">. </w:t>
      </w:r>
    </w:p>
    <w:p w14:paraId="40BE08C8" w14:textId="0C21A2E8" w:rsidR="00CB31EF" w:rsidRDefault="00CB31EF" w:rsidP="00CB31EF">
      <w:pPr>
        <w:pStyle w:val="par2"/>
      </w:pPr>
      <w:r>
        <w:t>f.</w:t>
      </w:r>
      <w:r>
        <w:tab/>
      </w:r>
      <w:r w:rsidRPr="00CB31EF">
        <w:t>A pharmacist may authorize pharmacy technician or pharmacy intern to electronically transfer an order, for the purpose of redispensing said order, provided that the electronic transfer is between two compatible computer systems and no changes are made. The pharmacist shall be identified on the transfer record as required by 2.01.52 and 2.01.53.</w:t>
      </w:r>
    </w:p>
    <w:p w14:paraId="3FCF5441" w14:textId="02F78F83" w:rsidR="00CB31EF" w:rsidRPr="00CB31EF" w:rsidRDefault="00CB31EF" w:rsidP="00CB31EF">
      <w:pPr>
        <w:jc w:val="center"/>
      </w:pPr>
      <w:r>
        <w:t>…</w:t>
      </w:r>
    </w:p>
    <w:p w14:paraId="0E13B924" w14:textId="09BC350E" w:rsidR="00F6699A" w:rsidRDefault="00F6699A" w:rsidP="00F6699A">
      <w:pPr>
        <w:pStyle w:val="Heading2"/>
      </w:pPr>
      <w:r>
        <w:t>3.00.00</w:t>
      </w:r>
      <w:r>
        <w:tab/>
      </w:r>
      <w:r>
        <w:tab/>
        <w:t>DISPENSING.</w:t>
      </w:r>
    </w:p>
    <w:p w14:paraId="4269993D" w14:textId="0086261B" w:rsidR="00F6699A" w:rsidRDefault="00F6699A" w:rsidP="00F6699A">
      <w:pPr>
        <w:pStyle w:val="par1"/>
      </w:pPr>
      <w:r>
        <w:t>3.00.10</w:t>
      </w:r>
      <w:r>
        <w:tab/>
      </w:r>
      <w:r>
        <w:tab/>
      </w:r>
      <w:r w:rsidRPr="00F6699A">
        <w:t>Limitations. Except as provided in section 12-280-123(2), C.R.S., no order shall be dispensed or refilled after one year from the date of issue by the practitioner.</w:t>
      </w:r>
    </w:p>
    <w:p w14:paraId="38F79D0D" w14:textId="111A40BF" w:rsidR="00F6699A" w:rsidRDefault="00F6699A" w:rsidP="00F6699A">
      <w:pPr>
        <w:pStyle w:val="par1"/>
      </w:pPr>
      <w:r>
        <w:t xml:space="preserve">3.00.20 </w:t>
      </w:r>
      <w:r>
        <w:tab/>
        <w:t>Medical Need.</w:t>
      </w:r>
    </w:p>
    <w:p w14:paraId="37E9B611" w14:textId="083546B5" w:rsidR="00F6699A" w:rsidRDefault="00F6699A" w:rsidP="00F6699A">
      <w:pPr>
        <w:pStyle w:val="par2"/>
      </w:pPr>
      <w:r>
        <w:t>(a)</w:t>
      </w:r>
      <w:r w:rsidR="00C60152">
        <w:tab/>
      </w:r>
      <w:r w:rsidRPr="00F6699A">
        <w:t>No licensee</w:t>
      </w:r>
      <w:ins w:id="6" w:author="Rascon Arana, Maria" w:date="2026-07-21T11:28:00Z" w16du:dateUtc="2026-07-21T17:28:00Z">
        <w:r w:rsidR="006A47E0">
          <w:t>, certificant</w:t>
        </w:r>
      </w:ins>
      <w:r w:rsidRPr="00F6699A">
        <w:t xml:space="preserve"> or registrant shall prescribe, administer, compound, dispense, deliver or distribute any drug to any person in such quantity or in any situation where the licensee</w:t>
      </w:r>
      <w:ins w:id="7" w:author="Rascon Arana, Maria" w:date="2026-07-21T11:28:00Z" w16du:dateUtc="2026-07-21T17:28:00Z">
        <w:r w:rsidR="006A47E0">
          <w:t>, certificant</w:t>
        </w:r>
      </w:ins>
      <w:r w:rsidRPr="00F6699A">
        <w:t xml:space="preserve"> or registrant knows or reasonably should know said drug has no recognized medical utility or application. Violation of this Rule shall constitute prima facie proof of violation of section 12-280126, C.R.S. </w:t>
      </w:r>
    </w:p>
    <w:p w14:paraId="58969C11" w14:textId="6647F1E7" w:rsidR="006A47E0" w:rsidRDefault="00F6699A" w:rsidP="00F6699A">
      <w:pPr>
        <w:pStyle w:val="par2"/>
        <w:rPr>
          <w:ins w:id="8" w:author="Rascon Arana, Maria" w:date="2026-07-21T11:29:00Z" w16du:dateUtc="2026-07-21T17:29:00Z"/>
        </w:rPr>
      </w:pPr>
      <w:commentRangeStart w:id="9"/>
      <w:commentRangeStart w:id="10"/>
      <w:r>
        <w:t>(b)</w:t>
      </w:r>
      <w:commentRangeEnd w:id="9"/>
      <w:r w:rsidR="00D56889">
        <w:rPr>
          <w:rStyle w:val="CommentReference"/>
          <w:sz w:val="20"/>
          <w:szCs w:val="24"/>
        </w:rPr>
        <w:commentReference w:id="9"/>
      </w:r>
      <w:commentRangeEnd w:id="10"/>
      <w:r w:rsidR="00964A83">
        <w:rPr>
          <w:rStyle w:val="CommentReference"/>
          <w:sz w:val="20"/>
          <w:szCs w:val="24"/>
        </w:rPr>
        <w:commentReference w:id="10"/>
      </w:r>
      <w:r>
        <w:tab/>
      </w:r>
      <w:ins w:id="11" w:author="Rascon Arana, Maria" w:date="2026-07-21T11:29:00Z" w16du:dateUtc="2026-07-21T17:29:00Z">
        <w:r w:rsidR="006A47E0">
          <w:t>A pharmacy intern or pharmacy technician may conduct the final product verification of a prescription in accordance with</w:t>
        </w:r>
      </w:ins>
      <w:ins w:id="12" w:author="Rascon Arana, Maria" w:date="2026-07-21T11:30:00Z" w16du:dateUtc="2026-07-21T17:30:00Z">
        <w:r w:rsidR="006A47E0">
          <w:t xml:space="preserve"> section 12-280-122(5), C.R.S. Each affected pharmacy shall document, on at least an annual basis, that training </w:t>
        </w:r>
      </w:ins>
      <w:ins w:id="13" w:author="Rascon Arana, Maria" w:date="2026-07-21T11:31:00Z" w16du:dateUtc="2026-07-21T17:31:00Z">
        <w:r w:rsidR="006A47E0">
          <w:t>was provided</w:t>
        </w:r>
      </w:ins>
      <w:ins w:id="14" w:author="Rascon Arana, Maria" w:date="2026-07-23T12:18:00Z" w16du:dateUtc="2026-07-23T18:18:00Z">
        <w:r w:rsidR="00757119">
          <w:t xml:space="preserve"> as defined in Board rule</w:t>
        </w:r>
      </w:ins>
      <w:ins w:id="15" w:author="Rascon Arana, Maria" w:date="2026-07-21T11:31:00Z" w16du:dateUtc="2026-07-21T17:31:00Z">
        <w:r w:rsidR="006A47E0">
          <w:t>. Documentation of the completion of training of all pharmacy interns and pharmacy technicians who engage in the final evaluation of prescriptions at the pharmacy shall be retained at the pharmacy and be readily</w:t>
        </w:r>
      </w:ins>
      <w:ins w:id="16" w:author="Rascon Arana, Maria" w:date="2026-07-21T11:32:00Z" w16du:dateUtc="2026-07-21T17:32:00Z">
        <w:r w:rsidR="006A47E0">
          <w:t xml:space="preserve"> retrievable and available for inspection for at least three years preceding a request by the Board or pharmacy inspectors</w:t>
        </w:r>
      </w:ins>
      <w:ins w:id="17" w:author="Rascon Arana, Maria" w:date="2026-07-23T12:19:00Z" w16du:dateUtc="2026-07-23T18:19:00Z">
        <w:r w:rsidR="00757119">
          <w:t xml:space="preserve"> (in paper or digital form)</w:t>
        </w:r>
      </w:ins>
      <w:ins w:id="18" w:author="Rascon Arana, Maria" w:date="2026-07-21T11:32:00Z" w16du:dateUtc="2026-07-21T17:32:00Z">
        <w:r w:rsidR="006A47E0">
          <w:t>.</w:t>
        </w:r>
      </w:ins>
    </w:p>
    <w:p w14:paraId="2B35EE94" w14:textId="1B257C14" w:rsidR="00F6699A" w:rsidRDefault="006A47E0" w:rsidP="00F6699A">
      <w:pPr>
        <w:pStyle w:val="par2"/>
      </w:pPr>
      <w:ins w:id="19" w:author="Rascon Arana, Maria" w:date="2026-07-21T11:29:00Z" w16du:dateUtc="2026-07-21T17:29:00Z">
        <w:r>
          <w:t>(c)</w:t>
        </w:r>
        <w:r>
          <w:tab/>
        </w:r>
      </w:ins>
      <w:r w:rsidR="00F6699A" w:rsidRPr="00F6699A">
        <w:t>One additional bottle of a prescription eye drop may be dispensed to a patient if the following conditions are met:</w:t>
      </w:r>
    </w:p>
    <w:p w14:paraId="454ABFEA" w14:textId="77777777" w:rsidR="00F6699A" w:rsidRDefault="00F6699A" w:rsidP="00F6699A">
      <w:pPr>
        <w:pStyle w:val="par3"/>
      </w:pPr>
      <w:r w:rsidRPr="00F6699A">
        <w:t>1.</w:t>
      </w:r>
      <w:r>
        <w:tab/>
      </w:r>
      <w:r w:rsidRPr="00F6699A">
        <w:t xml:space="preserve">The corresponding patient’s health benefit plan provides coverage for the prescription eye drops; </w:t>
      </w:r>
    </w:p>
    <w:p w14:paraId="433EA241" w14:textId="77777777" w:rsidR="00F6699A" w:rsidRDefault="00F6699A" w:rsidP="00F6699A">
      <w:pPr>
        <w:pStyle w:val="par3"/>
      </w:pPr>
      <w:r>
        <w:t>2.</w:t>
      </w:r>
      <w:r>
        <w:tab/>
      </w:r>
      <w:r w:rsidRPr="00F6699A">
        <w:t xml:space="preserve">The additional bottle is requested by the insured or the health care provider at the time the original prescription is dispensed; </w:t>
      </w:r>
    </w:p>
    <w:p w14:paraId="1DE89B25" w14:textId="77777777" w:rsidR="00F6699A" w:rsidRDefault="00F6699A" w:rsidP="00F6699A">
      <w:pPr>
        <w:pStyle w:val="par3"/>
      </w:pPr>
      <w:r>
        <w:t>3.</w:t>
      </w:r>
      <w:r>
        <w:tab/>
      </w:r>
      <w:r w:rsidRPr="00F6699A">
        <w:t xml:space="preserve">The original order states that one additional bottle is needed by the insured for use in a day care center, school, or adult day program; </w:t>
      </w:r>
    </w:p>
    <w:p w14:paraId="4D587AF4" w14:textId="77777777" w:rsidR="00F6699A" w:rsidRDefault="00F6699A" w:rsidP="00F6699A">
      <w:pPr>
        <w:pStyle w:val="par3"/>
      </w:pPr>
      <w:r>
        <w:t>4.</w:t>
      </w:r>
      <w:r>
        <w:tab/>
      </w:r>
      <w:r w:rsidRPr="00F6699A">
        <w:t xml:space="preserve">The additional bottle is limited to one additional bottle every three months; and </w:t>
      </w:r>
    </w:p>
    <w:p w14:paraId="69F8DCF8" w14:textId="77777777" w:rsidR="00F6699A" w:rsidRDefault="00F6699A" w:rsidP="00F6699A">
      <w:pPr>
        <w:pStyle w:val="par3"/>
      </w:pPr>
      <w:r>
        <w:lastRenderedPageBreak/>
        <w:t>5.</w:t>
      </w:r>
      <w:r>
        <w:tab/>
      </w:r>
      <w:r w:rsidRPr="00F6699A">
        <w:t xml:space="preserve">The total number of bottles dispensed does not exceed the total number of bottles prescribed as stated on the original order when accounting for authorized refills assigned to the original order by the prescriber, if applicable. </w:t>
      </w:r>
    </w:p>
    <w:p w14:paraId="54CE98D0" w14:textId="73E22506" w:rsidR="00F6699A" w:rsidRDefault="00F6699A" w:rsidP="00F6699A">
      <w:pPr>
        <w:pStyle w:val="par2"/>
      </w:pPr>
      <w:r>
        <w:t>(</w:t>
      </w:r>
      <w:ins w:id="20" w:author="Rascon Arana, Maria" w:date="2026-07-21T11:34:00Z" w16du:dateUtc="2026-07-21T17:34:00Z">
        <w:r w:rsidR="006A47E0">
          <w:t>d</w:t>
        </w:r>
      </w:ins>
      <w:del w:id="21" w:author="Rascon Arana, Maria" w:date="2026-07-21T11:34:00Z" w16du:dateUtc="2026-07-21T17:34:00Z">
        <w:r w:rsidDel="006A47E0">
          <w:delText>c</w:delText>
        </w:r>
      </w:del>
      <w:r>
        <w:t>)</w:t>
      </w:r>
      <w:r>
        <w:tab/>
      </w:r>
      <w:r w:rsidRPr="00F6699A">
        <w:t>A prescription eye drop may be refilled if the following conditions are met:</w:t>
      </w:r>
    </w:p>
    <w:p w14:paraId="5F3E9F64" w14:textId="77777777" w:rsidR="00F6699A" w:rsidRDefault="00F6699A" w:rsidP="00F6699A">
      <w:pPr>
        <w:pStyle w:val="par3"/>
      </w:pPr>
      <w:r>
        <w:t>1.</w:t>
      </w:r>
      <w:r>
        <w:tab/>
      </w:r>
      <w:r w:rsidRPr="00F6699A">
        <w:t xml:space="preserve">The refill is requested by the insured at least twenty-one days for a thirty day supply of eye drops, forty-two days for a sixty day supply of eye drops, or sixtythree days for a ninety day supply of eye drops, from the later of the date that the original prescription was dispensed to the insured or the date that the last refill of the prescription was dispensed to the insured; and </w:t>
      </w:r>
    </w:p>
    <w:p w14:paraId="7B9FD6F6" w14:textId="77777777" w:rsidR="00F6699A" w:rsidRDefault="00F6699A" w:rsidP="00F6699A">
      <w:pPr>
        <w:pStyle w:val="par3"/>
      </w:pPr>
      <w:r>
        <w:t>2.</w:t>
      </w:r>
      <w:r>
        <w:tab/>
      </w:r>
      <w:r w:rsidRPr="00F6699A">
        <w:t xml:space="preserve">The original prescription order states that additional quantities of prescription eye drops are needed and the refill requested by the insured does not exceed the number of additional quantities needed. </w:t>
      </w:r>
    </w:p>
    <w:p w14:paraId="128CD86F" w14:textId="26AAB2F9" w:rsidR="00F6699A" w:rsidRDefault="00F6699A" w:rsidP="00F6699A">
      <w:pPr>
        <w:pStyle w:val="par2"/>
      </w:pPr>
      <w:r>
        <w:t>(</w:t>
      </w:r>
      <w:ins w:id="22" w:author="Rascon Arana, Maria" w:date="2026-07-21T11:34:00Z" w16du:dateUtc="2026-07-21T17:34:00Z">
        <w:r w:rsidR="006A47E0">
          <w:t>e</w:t>
        </w:r>
      </w:ins>
      <w:del w:id="23" w:author="Rascon Arana, Maria" w:date="2026-07-21T11:34:00Z" w16du:dateUtc="2026-07-21T17:34:00Z">
        <w:r w:rsidDel="006A47E0">
          <w:delText>d</w:delText>
        </w:r>
      </w:del>
      <w:r>
        <w:t>)</w:t>
      </w:r>
      <w:r>
        <w:tab/>
      </w:r>
      <w:r w:rsidRPr="00F6699A">
        <w:t xml:space="preserve">The pharmacist may not dispense a prescription drug or a controlled substance to a practitioner based on an order that does not list a specific patient. A prescription order for “office use” is not a valid order. Compounded prescription drugs distributed to veterinarians for “office stock” as defined in section 12-280-121(5)(b), C.R.S., must comply with the requirements of Rules 11.00.00 and 21.00.00. </w:t>
      </w:r>
    </w:p>
    <w:p w14:paraId="1ABDEFF4" w14:textId="7069A278" w:rsidR="00F6699A" w:rsidRDefault="00BF38E1" w:rsidP="00BF38E1">
      <w:pPr>
        <w:jc w:val="center"/>
      </w:pPr>
      <w:r>
        <w:t>…</w:t>
      </w:r>
    </w:p>
    <w:p w14:paraId="41AB7E12" w14:textId="6BD46E90" w:rsidR="004E6676" w:rsidRDefault="004E6676" w:rsidP="004E6676">
      <w:pPr>
        <w:pStyle w:val="par1"/>
      </w:pPr>
      <w:r>
        <w:t>3.00.25</w:t>
      </w:r>
      <w:r>
        <w:tab/>
      </w:r>
      <w:r>
        <w:tab/>
      </w:r>
      <w:r w:rsidRPr="004E6676">
        <w:t>First Dose Dispensing. A pharmacist at a prescription drug outlet may dispense up to a seventy- two hour supply of a non-controlled substance prescription drug to a</w:t>
      </w:r>
      <w:del w:id="24" w:author="Rascon Arana, Maria" w:date="2026-07-23T12:24:00Z" w16du:dateUtc="2026-07-23T18:24:00Z">
        <w:r w:rsidRPr="004E6676" w:rsidDel="004E6676">
          <w:delText>n</w:delText>
        </w:r>
      </w:del>
      <w:ins w:id="25" w:author="Rascon Arana, Maria" w:date="2026-07-23T12:24:00Z" w16du:dateUtc="2026-07-23T18:24:00Z">
        <w:r>
          <w:t xml:space="preserve"> Long-term Care Facility</w:t>
        </w:r>
      </w:ins>
      <w:r w:rsidRPr="004E6676">
        <w:t xml:space="preserve"> </w:t>
      </w:r>
      <w:ins w:id="26" w:author="Rascon Arana, Maria" w:date="2026-07-23T12:24:00Z" w16du:dateUtc="2026-07-23T18:24:00Z">
        <w:r>
          <w:t>(</w:t>
        </w:r>
      </w:ins>
      <w:r w:rsidRPr="004E6676">
        <w:t>LTCF</w:t>
      </w:r>
      <w:ins w:id="27" w:author="Rascon Arana, Maria" w:date="2026-07-23T12:24:00Z" w16du:dateUtc="2026-07-23T18:24:00Z">
        <w:r>
          <w:t>)</w:t>
        </w:r>
      </w:ins>
      <w:r w:rsidRPr="004E6676">
        <w:t xml:space="preserve"> resident pursuant to a duplicate copy of an LTCF chart order provided by another prescription drug outlet for the purpose of providing immediate patient care, on a one time per order basis, if the following conditions are met:</w:t>
      </w:r>
    </w:p>
    <w:p w14:paraId="60146C54" w14:textId="77777777" w:rsidR="004E6676" w:rsidRDefault="004E6676" w:rsidP="004E6676">
      <w:pPr>
        <w:pStyle w:val="par2"/>
      </w:pPr>
      <w:r>
        <w:t>a.</w:t>
      </w:r>
      <w:r>
        <w:tab/>
      </w:r>
      <w:r w:rsidRPr="004E6676">
        <w:t xml:space="preserve">The receiving prescription drug outlet records on the prescription order the name and address of the originating prescription drug outlet and the date the order was received by the receiving prescription drug outlet; </w:t>
      </w:r>
    </w:p>
    <w:p w14:paraId="40303A08" w14:textId="77777777" w:rsidR="004E6676" w:rsidRDefault="004E6676" w:rsidP="004E6676">
      <w:pPr>
        <w:pStyle w:val="par2"/>
      </w:pPr>
      <w:r>
        <w:t>b.</w:t>
      </w:r>
      <w:r>
        <w:tab/>
      </w:r>
      <w:r w:rsidRPr="004E6676">
        <w:t xml:space="preserve">The receiving prescription drug outlet maintains the order as a prescription order and complies with all requirements for prescription orders specified in Rules 2.01.10 through 2.01.40, 3.00.10 through 3.00.51, and 11.04.10; and </w:t>
      </w:r>
    </w:p>
    <w:p w14:paraId="58A520CC" w14:textId="28A3D100" w:rsidR="004E6676" w:rsidRDefault="004E6676" w:rsidP="004E6676">
      <w:pPr>
        <w:pStyle w:val="par2"/>
      </w:pPr>
      <w:r>
        <w:t>c.</w:t>
      </w:r>
      <w:r>
        <w:tab/>
      </w:r>
      <w:r w:rsidRPr="004E6676">
        <w:t>The originating prescription drug outlet records on the LTCF chart order the name and address of the receiving prescription drug outlet and the date the order was provided to the receiving prescription drug outlet.</w:t>
      </w:r>
    </w:p>
    <w:p w14:paraId="47C0E6B5" w14:textId="00CABF82" w:rsidR="006A47E0" w:rsidRDefault="006A47E0" w:rsidP="006A47E0">
      <w:pPr>
        <w:pStyle w:val="par1"/>
      </w:pPr>
      <w:r>
        <w:t>3.00.27</w:t>
      </w:r>
      <w:r>
        <w:tab/>
      </w:r>
      <w:r>
        <w:tab/>
      </w:r>
      <w:r w:rsidRPr="006A47E0">
        <w:t>Outlet to Outlet Drug Reconstitution. A pharmacist</w:t>
      </w:r>
      <w:ins w:id="28" w:author="Rascon Arana, Maria" w:date="2026-07-21T11:39:00Z" w16du:dateUtc="2026-07-21T17:39:00Z">
        <w:r w:rsidR="00C14BD0">
          <w:t>, pharmacy intern or pharmacy technician under the delegation and supervision of a pharmacist,</w:t>
        </w:r>
      </w:ins>
      <w:r w:rsidRPr="006A47E0">
        <w:t xml:space="preserve"> at a prescription drug outlet may reconstitute a prescription originally dispensed in an unreconstituted form pursuant to a patient-specific order at another prescription drug outlet or nonresident prescription drug outlet provided the following conditions are met:</w:t>
      </w:r>
    </w:p>
    <w:p w14:paraId="71A57D86" w14:textId="77777777" w:rsidR="006A47E0" w:rsidRDefault="006A47E0" w:rsidP="006A47E0">
      <w:pPr>
        <w:pStyle w:val="par2"/>
      </w:pPr>
      <w:r w:rsidRPr="006A47E0">
        <w:t>a.</w:t>
      </w:r>
      <w:r>
        <w:tab/>
      </w:r>
      <w:r w:rsidRPr="006A47E0">
        <w:t xml:space="preserve">The prescription is delivered directly from the originating outlet to the receiving outlet; </w:t>
      </w:r>
    </w:p>
    <w:p w14:paraId="193646DE" w14:textId="77777777" w:rsidR="006A47E0" w:rsidRDefault="006A47E0" w:rsidP="006A47E0">
      <w:pPr>
        <w:pStyle w:val="par2"/>
      </w:pPr>
      <w:r>
        <w:t>b.</w:t>
      </w:r>
      <w:r>
        <w:tab/>
      </w:r>
      <w:r w:rsidRPr="006A47E0">
        <w:t xml:space="preserve">The prescription is at no time in the physical possession of the patient until after the prescription has been reconstituted; </w:t>
      </w:r>
    </w:p>
    <w:p w14:paraId="3A8AD85B" w14:textId="77777777" w:rsidR="006A47E0" w:rsidRDefault="006A47E0" w:rsidP="006A47E0">
      <w:pPr>
        <w:pStyle w:val="par2"/>
      </w:pPr>
      <w:r>
        <w:t>c.</w:t>
      </w:r>
      <w:r>
        <w:tab/>
      </w:r>
      <w:r w:rsidRPr="006A47E0">
        <w:t xml:space="preserve">The prescription is reconstituted according to the corresponding manufacturer’s directions; </w:t>
      </w:r>
    </w:p>
    <w:p w14:paraId="69FB254F" w14:textId="77777777" w:rsidR="006A47E0" w:rsidRDefault="006A47E0" w:rsidP="006A47E0">
      <w:pPr>
        <w:pStyle w:val="par2"/>
      </w:pPr>
      <w:r>
        <w:lastRenderedPageBreak/>
        <w:t>d.</w:t>
      </w:r>
      <w:r>
        <w:tab/>
      </w:r>
      <w:r w:rsidRPr="006A47E0">
        <w:t xml:space="preserve">The prescription is not a controlled substance; </w:t>
      </w:r>
    </w:p>
    <w:p w14:paraId="54CCA1C7" w14:textId="77777777" w:rsidR="006A47E0" w:rsidRDefault="006A47E0" w:rsidP="006A47E0">
      <w:pPr>
        <w:pStyle w:val="par2"/>
      </w:pPr>
      <w:r>
        <w:t>e.</w:t>
      </w:r>
      <w:r>
        <w:tab/>
      </w:r>
      <w:r w:rsidRPr="006A47E0">
        <w:t xml:space="preserve">The pharmacist at the receiving outlet does not alter the prescription or its original labeling in any way other than to reconstitute, re-label for redispensing for administration, and properly store the prescription; and </w:t>
      </w:r>
    </w:p>
    <w:p w14:paraId="1784A580" w14:textId="3839280C" w:rsidR="006A47E0" w:rsidRDefault="006A47E0" w:rsidP="006A47E0">
      <w:pPr>
        <w:pStyle w:val="par2"/>
      </w:pPr>
      <w:r>
        <w:t>f.</w:t>
      </w:r>
      <w:r>
        <w:tab/>
      </w:r>
      <w:r w:rsidRPr="006A47E0">
        <w:t>The originating outlet is ultimately accountable to the Board for the accurate dispensing of the original prescription, and the receiving outlet is ultimately accountable for the accurate reconstitution and re-dispensing of the prescription.</w:t>
      </w:r>
    </w:p>
    <w:p w14:paraId="1C2E6402" w14:textId="3BE1FE60" w:rsidR="00C14BD0" w:rsidRDefault="00C14BD0" w:rsidP="00C14BD0">
      <w:pPr>
        <w:jc w:val="center"/>
      </w:pPr>
      <w:r>
        <w:t>…</w:t>
      </w:r>
    </w:p>
    <w:p w14:paraId="2AD11CAC" w14:textId="76D13A63" w:rsidR="00C14BD0" w:rsidRDefault="00C14BD0" w:rsidP="00C14BD0">
      <w:pPr>
        <w:pStyle w:val="par1"/>
      </w:pPr>
      <w:r>
        <w:t>3.00.50</w:t>
      </w:r>
      <w:r>
        <w:tab/>
      </w:r>
      <w:r>
        <w:tab/>
      </w:r>
      <w:r w:rsidRPr="00C14BD0">
        <w:t>Initial Interpretation</w:t>
      </w:r>
      <w:ins w:id="29" w:author="Rascon Arana, Maria" w:date="2026-07-21T11:48:00Z" w16du:dateUtc="2026-07-21T17:48:00Z">
        <w:r w:rsidR="0000595E">
          <w:t>. Product Verification</w:t>
        </w:r>
      </w:ins>
      <w:r w:rsidRPr="00C14BD0">
        <w:t xml:space="preserve"> and Final Evaluation. </w:t>
      </w:r>
    </w:p>
    <w:p w14:paraId="3EC039E0" w14:textId="77777777" w:rsidR="00C14BD0" w:rsidRDefault="00C14BD0" w:rsidP="00C14BD0">
      <w:pPr>
        <w:pStyle w:val="par2"/>
      </w:pPr>
      <w:r>
        <w:t>a.</w:t>
      </w:r>
      <w:r>
        <w:tab/>
      </w:r>
      <w:r w:rsidRPr="00C14BD0">
        <w:t xml:space="preserve">Initial interpretation means the review of an order accompanied by order entry. The pharmacist(s) conducting the initial interpretation shall be held accountable for the accuracy of the electronic order entry/manual transcription and for drug regimen review. </w:t>
      </w:r>
    </w:p>
    <w:p w14:paraId="3099E22F" w14:textId="07E124C6" w:rsidR="00C14BD0" w:rsidRDefault="00C14BD0" w:rsidP="00C14BD0">
      <w:pPr>
        <w:pStyle w:val="par2"/>
      </w:pPr>
      <w:commentRangeStart w:id="30"/>
      <w:r>
        <w:t>b.</w:t>
      </w:r>
      <w:commentRangeEnd w:id="30"/>
      <w:r w:rsidR="00964A83">
        <w:rPr>
          <w:rStyle w:val="CommentReference"/>
          <w:sz w:val="20"/>
          <w:szCs w:val="24"/>
        </w:rPr>
        <w:commentReference w:id="30"/>
      </w:r>
      <w:r>
        <w:tab/>
      </w:r>
      <w:r w:rsidRPr="00C14BD0">
        <w:t xml:space="preserve">Final evaluation </w:t>
      </w:r>
      <w:ins w:id="31" w:author="Rascon Arana, Maria" w:date="2026-07-23T12:25:00Z" w16du:dateUtc="2026-07-23T18:25:00Z">
        <w:r w:rsidR="004E6676">
          <w:t xml:space="preserve">or final product verification </w:t>
        </w:r>
      </w:ins>
      <w:ins w:id="32" w:author="Rascon Arana, Maria" w:date="2026-07-23T12:26:00Z" w16du:dateUtc="2026-07-23T18:26:00Z">
        <w:r w:rsidR="004E6676">
          <w:t xml:space="preserve">are used interchangeably in these rules and have the same definition as set forth in 12-280-103(17.5), C.R.S., which </w:t>
        </w:r>
      </w:ins>
      <w:r w:rsidRPr="00C14BD0">
        <w:t>means</w:t>
      </w:r>
      <w:ins w:id="33" w:author="Rascon Arana, Maria" w:date="2026-07-23T12:26:00Z" w16du:dateUtc="2026-07-23T18:26:00Z">
        <w:r w:rsidR="004E6676">
          <w:t xml:space="preserve"> in</w:t>
        </w:r>
      </w:ins>
      <w:ins w:id="34" w:author="Rascon Arana, Maria" w:date="2026-07-23T12:27:00Z" w16du:dateUtc="2026-07-23T18:27:00Z">
        <w:r w:rsidR="004E6676">
          <w:t xml:space="preserve"> sum</w:t>
        </w:r>
      </w:ins>
      <w:r w:rsidRPr="00C14BD0">
        <w:t xml:space="preserve"> the review of the final prescription to ensure that the ordered medication is properly prepared and placed in a suitable container with appropriate labeling. The pharmacist(s)</w:t>
      </w:r>
      <w:ins w:id="35" w:author="Rascon Arana, Maria" w:date="2026-07-23T12:28:00Z" w16du:dateUtc="2026-07-23T18:28:00Z">
        <w:r w:rsidR="00312DD8">
          <w:t>, pharmacy intern(s) or pharma</w:t>
        </w:r>
      </w:ins>
      <w:ins w:id="36" w:author="Rascon Arana, Maria" w:date="2026-07-23T12:29:00Z" w16du:dateUtc="2026-07-23T18:29:00Z">
        <w:r w:rsidR="00312DD8">
          <w:t>cy technician(s)</w:t>
        </w:r>
      </w:ins>
      <w:r w:rsidRPr="00C14BD0">
        <w:t xml:space="preserve"> conducting the final evaluation shall be held accountable for assuring that the identity of the drug that appears on the prescription label corresponds with identity of drug contained therein. When refills are dispensed, the pharmacist conducting the final evaluation shall be held accountable for the appropriate dispensing of refills including all drug utilization reviews as they pertain to refill dispensing. </w:t>
      </w:r>
    </w:p>
    <w:p w14:paraId="3534BE1C" w14:textId="4A28D7F2" w:rsidR="00C14BD0" w:rsidRDefault="00C14BD0" w:rsidP="00C14BD0">
      <w:pPr>
        <w:pStyle w:val="par2"/>
      </w:pPr>
      <w:r>
        <w:t>c.</w:t>
      </w:r>
      <w:r>
        <w:tab/>
      </w:r>
      <w:r w:rsidRPr="00C14BD0">
        <w:t xml:space="preserve">Drug regimen review includes but is not limited to the evaluation of order(s) and patient records(s) </w:t>
      </w:r>
      <w:ins w:id="37" w:author="Rascon Arana, Maria" w:date="2026-08-14T15:08:00Z" w16du:dateUtc="2026-08-14T21:08:00Z">
        <w:r w:rsidR="00E4713F">
          <w:t>which shall only be completed by a pharmacist</w:t>
        </w:r>
      </w:ins>
      <w:del w:id="38" w:author="Rascon Arana, Maria" w:date="2026-08-14T15:08:00Z" w16du:dateUtc="2026-08-14T21:08:00Z">
        <w:r w:rsidRPr="00C14BD0" w:rsidDel="00E4713F">
          <w:delText>for</w:delText>
        </w:r>
      </w:del>
      <w:r w:rsidRPr="00C14BD0">
        <w:t xml:space="preserve">: </w:t>
      </w:r>
    </w:p>
    <w:p w14:paraId="761BA43E" w14:textId="6D351D5F" w:rsidR="00C14BD0" w:rsidRDefault="00C14BD0" w:rsidP="00C14BD0">
      <w:pPr>
        <w:jc w:val="center"/>
      </w:pPr>
      <w:r>
        <w:t>…</w:t>
      </w:r>
    </w:p>
    <w:p w14:paraId="2FA46D4C" w14:textId="640C5DA3" w:rsidR="00C14BD0" w:rsidRDefault="00C14BD0" w:rsidP="00C14BD0">
      <w:pPr>
        <w:pStyle w:val="par2"/>
        <w:rPr>
          <w:ins w:id="39" w:author="Rascon Arana, Maria" w:date="2026-07-23T12:32:00Z" w16du:dateUtc="2026-07-23T18:32:00Z"/>
        </w:rPr>
      </w:pPr>
      <w:r>
        <w:t>d.</w:t>
      </w:r>
      <w:r>
        <w:tab/>
      </w:r>
      <w:r w:rsidRPr="00C14BD0">
        <w:t>A pharmacist shall conduct an initial interpretation of each new order and a pharmacist shall conduct the final evaluation of each order dispensed</w:t>
      </w:r>
      <w:ins w:id="40" w:author="Rascon Arana, Maria" w:date="2026-07-23T12:31:00Z" w16du:dateUtc="2026-07-23T18:31:00Z">
        <w:r w:rsidR="00312DD8">
          <w:t>, for any medication order other then</w:t>
        </w:r>
      </w:ins>
      <w:del w:id="41" w:author="Rascon Arana, Maria" w:date="2026-07-23T12:31:00Z" w16du:dateUtc="2026-07-23T18:31:00Z">
        <w:r w:rsidRPr="00C14BD0" w:rsidDel="00312DD8">
          <w:delText xml:space="preserve">. </w:delText>
        </w:r>
      </w:del>
      <w:ins w:id="42" w:author="Rascon Arana, Maria" w:date="2026-07-23T12:32:00Z" w16du:dateUtc="2026-07-23T18:32:00Z">
        <w:r w:rsidR="00312DD8">
          <w:t xml:space="preserve"> </w:t>
        </w:r>
      </w:ins>
      <w:del w:id="43" w:author="Rascon Arana, Maria" w:date="2026-07-23T12:31:00Z" w16du:dateUtc="2026-07-23T18:31:00Z">
        <w:r w:rsidRPr="00C14BD0" w:rsidDel="00312DD8">
          <w:delText>W</w:delText>
        </w:r>
      </w:del>
      <w:ins w:id="44" w:author="Rascon Arana, Maria" w:date="2026-07-23T12:31:00Z" w16du:dateUtc="2026-07-23T18:31:00Z">
        <w:r w:rsidR="00312DD8">
          <w:t>w</w:t>
        </w:r>
      </w:ins>
      <w:r w:rsidRPr="00C14BD0">
        <w:t xml:space="preserve">hen refills are dispensed, the pharmacist making the final evaluation shall be held accountable for the appropriate dispensing of refills. The pharmacist manager shall be held accountable for the maintenance of all appropriate records. </w:t>
      </w:r>
    </w:p>
    <w:p w14:paraId="64E11A04" w14:textId="6AB9D752" w:rsidR="00312DD8" w:rsidRDefault="00312DD8" w:rsidP="00312DD8">
      <w:pPr>
        <w:pStyle w:val="par3"/>
        <w:rPr>
          <w:ins w:id="45" w:author="Rascon Arana, Maria" w:date="2026-07-23T12:33:00Z" w16du:dateUtc="2026-07-23T18:33:00Z"/>
        </w:rPr>
      </w:pPr>
      <w:commentRangeStart w:id="46"/>
      <w:ins w:id="47" w:author="Rascon Arana, Maria" w:date="2026-07-23T12:32:00Z" w16du:dateUtc="2026-07-23T18:32:00Z">
        <w:r>
          <w:t>1</w:t>
        </w:r>
      </w:ins>
      <w:ins w:id="48" w:author="Rascon Arana, Maria" w:date="2026-07-23T12:33:00Z" w16du:dateUtc="2026-07-23T18:33:00Z">
        <w:r>
          <w:t>)</w:t>
        </w:r>
      </w:ins>
      <w:commentRangeEnd w:id="46"/>
      <w:r w:rsidR="00964A83">
        <w:rPr>
          <w:rStyle w:val="CommentReference"/>
          <w:sz w:val="20"/>
          <w:szCs w:val="24"/>
        </w:rPr>
        <w:commentReference w:id="46"/>
      </w:r>
      <w:ins w:id="49" w:author="Rascon Arana, Maria" w:date="2026-07-23T12:32:00Z" w16du:dateUtc="2026-07-23T18:32:00Z">
        <w:r>
          <w:tab/>
          <w:t>A trained phar</w:t>
        </w:r>
      </w:ins>
      <w:ins w:id="50" w:author="Rascon Arana, Maria" w:date="2026-07-23T12:33:00Z" w16du:dateUtc="2026-07-23T18:33:00Z">
        <w:r>
          <w:t>macy technician or pharmacy intern may perform final product verification so long as the medication order is not for a:</w:t>
        </w:r>
      </w:ins>
    </w:p>
    <w:p w14:paraId="21D4D438" w14:textId="031D6612" w:rsidR="00312DD8" w:rsidRDefault="00C5737C" w:rsidP="00312DD8">
      <w:pPr>
        <w:pStyle w:val="par4"/>
        <w:rPr>
          <w:ins w:id="51" w:author="Rascon Arana, Maria" w:date="2026-07-23T12:36:00Z" w16du:dateUtc="2026-07-23T18:36:00Z"/>
        </w:rPr>
      </w:pPr>
      <w:ins w:id="52" w:author="Rascon Arana, Maria" w:date="2026-07-23T12:38:00Z" w16du:dateUtc="2026-07-23T18:38:00Z">
        <w:r>
          <w:t>i</w:t>
        </w:r>
      </w:ins>
      <w:ins w:id="53" w:author="Rascon Arana, Maria" w:date="2026-07-23T12:34:00Z" w16du:dateUtc="2026-07-23T18:34:00Z">
        <w:r w:rsidR="00312DD8">
          <w:t>)</w:t>
        </w:r>
        <w:r w:rsidR="00312DD8">
          <w:tab/>
        </w:r>
      </w:ins>
      <w:ins w:id="54" w:author="Rascon Arana, Maria" w:date="2026-07-23T12:36:00Z" w16du:dateUtc="2026-07-23T18:36:00Z">
        <w:r w:rsidR="00312DD8">
          <w:t>Controlled substance;</w:t>
        </w:r>
      </w:ins>
    </w:p>
    <w:p w14:paraId="7CD4A2A9" w14:textId="5FFB5541" w:rsidR="00312DD8" w:rsidRDefault="00C5737C" w:rsidP="00312DD8">
      <w:pPr>
        <w:pStyle w:val="par4"/>
        <w:rPr>
          <w:ins w:id="55" w:author="Rascon Arana, Maria" w:date="2026-07-23T12:36:00Z" w16du:dateUtc="2026-07-23T18:36:00Z"/>
        </w:rPr>
      </w:pPr>
      <w:commentRangeStart w:id="56"/>
      <w:commentRangeStart w:id="57"/>
      <w:commentRangeStart w:id="58"/>
      <w:ins w:id="59" w:author="Rascon Arana, Maria" w:date="2026-07-23T12:38:00Z" w16du:dateUtc="2026-07-23T18:38:00Z">
        <w:r>
          <w:t>ii</w:t>
        </w:r>
      </w:ins>
      <w:ins w:id="60" w:author="Rascon Arana, Maria" w:date="2026-07-23T12:36:00Z" w16du:dateUtc="2026-07-23T18:36:00Z">
        <w:r w:rsidR="00312DD8">
          <w:t>)</w:t>
        </w:r>
      </w:ins>
      <w:commentRangeEnd w:id="56"/>
      <w:r w:rsidR="00125E50">
        <w:rPr>
          <w:rStyle w:val="CommentReference"/>
          <w:sz w:val="20"/>
          <w:szCs w:val="24"/>
        </w:rPr>
        <w:commentReference w:id="56"/>
      </w:r>
      <w:commentRangeEnd w:id="57"/>
      <w:r w:rsidR="009260F6">
        <w:rPr>
          <w:rStyle w:val="CommentReference"/>
          <w:sz w:val="20"/>
          <w:szCs w:val="24"/>
        </w:rPr>
        <w:commentReference w:id="57"/>
      </w:r>
      <w:commentRangeEnd w:id="58"/>
      <w:r w:rsidR="008F27D1">
        <w:rPr>
          <w:rStyle w:val="CommentReference"/>
          <w:sz w:val="20"/>
          <w:szCs w:val="24"/>
        </w:rPr>
        <w:commentReference w:id="58"/>
      </w:r>
      <w:ins w:id="61" w:author="Rascon Arana, Maria" w:date="2026-07-23T12:36:00Z" w16du:dateUtc="2026-07-23T18:36:00Z">
        <w:r w:rsidR="00312DD8">
          <w:tab/>
          <w:t>Narrow therapeutic</w:t>
        </w:r>
      </w:ins>
      <w:ins w:id="62" w:author="Rascon Arana, Maria" w:date="2026-08-14T15:08:00Z" w16du:dateUtc="2026-08-14T21:08:00Z">
        <w:r w:rsidR="00E4713F">
          <w:t xml:space="preserve"> index</w:t>
        </w:r>
      </w:ins>
      <w:ins w:id="63" w:author="Rascon Arana, Maria" w:date="2026-07-23T12:36:00Z" w16du:dateUtc="2026-07-23T18:36:00Z">
        <w:r w:rsidR="00312DD8">
          <w:t xml:space="preserve"> medication</w:t>
        </w:r>
      </w:ins>
      <w:ins w:id="64" w:author="Rascon Arana, Maria" w:date="2026-08-14T15:08:00Z" w16du:dateUtc="2026-08-14T21:08:00Z">
        <w:r w:rsidR="00E4713F">
          <w:t xml:space="preserve"> as defined by the Food and Drug Administration (FDA)</w:t>
        </w:r>
      </w:ins>
      <w:ins w:id="65" w:author="Rascon Arana, Maria" w:date="2026-07-23T12:36:00Z" w16du:dateUtc="2026-07-23T18:36:00Z">
        <w:r w:rsidR="00312DD8">
          <w:t>;</w:t>
        </w:r>
      </w:ins>
    </w:p>
    <w:p w14:paraId="0F18DCC1" w14:textId="0456A12B" w:rsidR="00312DD8" w:rsidRDefault="00C5737C" w:rsidP="00312DD8">
      <w:pPr>
        <w:pStyle w:val="par4"/>
        <w:rPr>
          <w:ins w:id="66" w:author="Rascon Arana, Maria" w:date="2026-07-23T12:37:00Z" w16du:dateUtc="2026-07-23T18:37:00Z"/>
        </w:rPr>
      </w:pPr>
      <w:commentRangeStart w:id="67"/>
      <w:ins w:id="68" w:author="Rascon Arana, Maria" w:date="2026-07-23T12:38:00Z" w16du:dateUtc="2026-07-23T18:38:00Z">
        <w:r>
          <w:t>iii</w:t>
        </w:r>
      </w:ins>
      <w:ins w:id="69" w:author="Rascon Arana, Maria" w:date="2026-07-23T12:36:00Z" w16du:dateUtc="2026-07-23T18:36:00Z">
        <w:r w:rsidR="00312DD8">
          <w:t>)</w:t>
        </w:r>
      </w:ins>
      <w:commentRangeEnd w:id="67"/>
      <w:r w:rsidR="00125E50">
        <w:rPr>
          <w:rStyle w:val="CommentReference"/>
          <w:sz w:val="20"/>
          <w:szCs w:val="24"/>
        </w:rPr>
        <w:commentReference w:id="67"/>
      </w:r>
      <w:ins w:id="70" w:author="Rascon Arana, Maria" w:date="2026-07-23T12:36:00Z" w16du:dateUtc="2026-07-23T18:36:00Z">
        <w:r w:rsidR="00312DD8">
          <w:tab/>
          <w:t>Compound medication</w:t>
        </w:r>
      </w:ins>
      <w:ins w:id="71" w:author="Rascon Arana, Maria" w:date="2026-07-23T12:37:00Z" w16du:dateUtc="2026-07-23T18:37:00Z">
        <w:r w:rsidR="00312DD8">
          <w:t>;</w:t>
        </w:r>
      </w:ins>
    </w:p>
    <w:p w14:paraId="020EC05E" w14:textId="4ADDB9FE" w:rsidR="00312DD8" w:rsidRDefault="00C5737C" w:rsidP="00312DD8">
      <w:pPr>
        <w:pStyle w:val="par4"/>
        <w:rPr>
          <w:ins w:id="72" w:author="Rascon Arana, Maria" w:date="2026-07-23T12:37:00Z" w16du:dateUtc="2026-07-23T18:37:00Z"/>
        </w:rPr>
      </w:pPr>
      <w:ins w:id="73" w:author="Rascon Arana, Maria" w:date="2026-07-23T12:38:00Z" w16du:dateUtc="2026-07-23T18:38:00Z">
        <w:r>
          <w:t>iv</w:t>
        </w:r>
      </w:ins>
      <w:ins w:id="74" w:author="Rascon Arana, Maria" w:date="2026-07-23T12:37:00Z" w16du:dateUtc="2026-07-23T18:37:00Z">
        <w:r w:rsidR="00312DD8">
          <w:t>)</w:t>
        </w:r>
        <w:r w:rsidR="00312DD8">
          <w:tab/>
          <w:t>Others?</w:t>
        </w:r>
      </w:ins>
    </w:p>
    <w:p w14:paraId="49E385A2" w14:textId="0381242C" w:rsidR="00312DD8" w:rsidRDefault="00312DD8">
      <w:pPr>
        <w:pStyle w:val="par3"/>
        <w:pPrChange w:id="75" w:author="Rascon Arana, Maria" w:date="2026-07-23T12:37:00Z" w16du:dateUtc="2026-07-23T18:37:00Z">
          <w:pPr>
            <w:pStyle w:val="par2"/>
          </w:pPr>
        </w:pPrChange>
      </w:pPr>
      <w:commentRangeStart w:id="76"/>
      <w:commentRangeStart w:id="77"/>
      <w:commentRangeStart w:id="78"/>
      <w:ins w:id="79" w:author="Rascon Arana, Maria" w:date="2026-07-23T12:37:00Z" w16du:dateUtc="2026-07-23T18:37:00Z">
        <w:r>
          <w:t>2)</w:t>
        </w:r>
      </w:ins>
      <w:commentRangeEnd w:id="76"/>
      <w:r w:rsidR="00125E50">
        <w:rPr>
          <w:rStyle w:val="CommentReference"/>
          <w:sz w:val="20"/>
          <w:szCs w:val="24"/>
        </w:rPr>
        <w:commentReference w:id="76"/>
      </w:r>
      <w:commentRangeEnd w:id="77"/>
      <w:r w:rsidR="002D3CA2">
        <w:rPr>
          <w:rStyle w:val="CommentReference"/>
          <w:sz w:val="20"/>
          <w:szCs w:val="24"/>
        </w:rPr>
        <w:commentReference w:id="77"/>
      </w:r>
      <w:commentRangeEnd w:id="78"/>
      <w:r w:rsidR="002D3CA2">
        <w:rPr>
          <w:rStyle w:val="CommentReference"/>
          <w:sz w:val="20"/>
          <w:szCs w:val="24"/>
        </w:rPr>
        <w:commentReference w:id="78"/>
      </w:r>
      <w:ins w:id="80" w:author="Rascon Arana, Maria" w:date="2026-07-23T12:37:00Z" w16du:dateUtc="2026-07-23T18:37:00Z">
        <w:r>
          <w:tab/>
          <w:t xml:space="preserve">When final product verification is performed by a pharmacy technician or pharmacy intern liability issues shall be determined on a case-by-case basis by </w:t>
        </w:r>
        <w:r>
          <w:lastRenderedPageBreak/>
          <w:t>the Board evaluating specific facts of the underlying conduct of the pharmacy technician, pharmacy intern, pharmacist, or registrant.</w:t>
        </w:r>
      </w:ins>
    </w:p>
    <w:p w14:paraId="16C722AB" w14:textId="483C9F40" w:rsidR="00C14BD0" w:rsidRDefault="00C14BD0" w:rsidP="00C14BD0">
      <w:pPr>
        <w:pStyle w:val="par2"/>
      </w:pPr>
      <w:r w:rsidRPr="00C14BD0">
        <w:t>e.</w:t>
      </w:r>
      <w:r>
        <w:tab/>
      </w:r>
      <w:r w:rsidRPr="00C14BD0">
        <w:t xml:space="preserve">The pharmacist making the initial interpretation </w:t>
      </w:r>
      <w:ins w:id="81" w:author="Rascon Arana, Maria" w:date="2026-07-21T12:45:00Z" w16du:dateUtc="2026-07-21T18:45:00Z">
        <w:r w:rsidR="00562D12">
          <w:t xml:space="preserve">of an order </w:t>
        </w:r>
      </w:ins>
      <w:r w:rsidRPr="00C14BD0">
        <w:t>and final evaluation o</w:t>
      </w:r>
      <w:del w:id="82" w:author="Rascon Arana, Maria" w:date="2026-07-21T12:45:00Z" w16du:dateUtc="2026-07-21T18:45:00Z">
        <w:r w:rsidRPr="00C14BD0" w:rsidDel="00562D12">
          <w:delText>n</w:delText>
        </w:r>
      </w:del>
      <w:ins w:id="83" w:author="Rascon Arana, Maria" w:date="2026-07-21T12:45:00Z" w16du:dateUtc="2026-07-21T18:45:00Z">
        <w:r w:rsidR="00562D12">
          <w:t>f the corresponding</w:t>
        </w:r>
      </w:ins>
      <w:r w:rsidRPr="00C14BD0">
        <w:t xml:space="preserve"> prescription or LTCF chart orders shall be identified by either license number, initials, name, or secure electronic identifier on a uniformly maintained, readily retrievable document. The uniformly maintained, readily retrievable document shall bear the license number, initials, name, or secure electronic identifier of any additional pharmacists involved in the dispensing of the order. The pharmacist conducting the initial interpretation and final evaluation may be the same person. </w:t>
      </w:r>
    </w:p>
    <w:p w14:paraId="25FDBE1B" w14:textId="20D00E7C" w:rsidR="00C14BD0" w:rsidRDefault="00C14BD0" w:rsidP="00C14BD0">
      <w:pPr>
        <w:pStyle w:val="par2"/>
        <w:rPr>
          <w:ins w:id="84" w:author="Rascon Arana, Maria" w:date="2026-07-21T12:45:00Z" w16du:dateUtc="2026-07-21T18:45:00Z"/>
        </w:rPr>
      </w:pPr>
      <w:r>
        <w:t>f.</w:t>
      </w:r>
      <w:r>
        <w:tab/>
      </w:r>
      <w:r w:rsidRPr="00C14BD0">
        <w:t>In the case where the computer software utilized is not password protected, the initial interpretation and final evaluation shall be maintained in a handwritten format bearing the license number, initials, or name of the responsible pharmacist. In addition, the identification of any other pharmacists involved in the dispensing shall be maintained in the same handwritten format.</w:t>
      </w:r>
    </w:p>
    <w:p w14:paraId="6BFAFFF5" w14:textId="45AF48F0" w:rsidR="00562D12" w:rsidRDefault="00562D12" w:rsidP="00C14BD0">
      <w:pPr>
        <w:pStyle w:val="par2"/>
        <w:rPr>
          <w:ins w:id="85" w:author="Rascon Arana, Maria" w:date="2026-07-21T12:45:00Z" w16du:dateUtc="2026-07-21T18:45:00Z"/>
        </w:rPr>
      </w:pPr>
      <w:ins w:id="86" w:author="Rascon Arana, Maria" w:date="2026-07-21T12:45:00Z" w16du:dateUtc="2026-07-21T18:45:00Z">
        <w:r>
          <w:t>h.</w:t>
        </w:r>
        <w:r>
          <w:tab/>
          <w:t>Product Verification Requirements and Technology</w:t>
        </w:r>
      </w:ins>
    </w:p>
    <w:p w14:paraId="41714204" w14:textId="7269DEBA" w:rsidR="00562D12" w:rsidRDefault="00562D12" w:rsidP="00562D12">
      <w:pPr>
        <w:pStyle w:val="par3"/>
        <w:rPr>
          <w:ins w:id="87" w:author="Rascon Arana, Maria" w:date="2026-07-21T12:46:00Z" w16du:dateUtc="2026-07-21T18:46:00Z"/>
        </w:rPr>
      </w:pPr>
      <w:commentRangeStart w:id="88"/>
      <w:ins w:id="89" w:author="Rascon Arana, Maria" w:date="2026-07-21T12:46:00Z" w16du:dateUtc="2026-07-21T18:46:00Z">
        <w:r>
          <w:t>1</w:t>
        </w:r>
      </w:ins>
      <w:ins w:id="90" w:author="Rascon Arana, Maria" w:date="2026-07-21T12:47:00Z" w16du:dateUtc="2026-07-21T18:47:00Z">
        <w:r>
          <w:t>)</w:t>
        </w:r>
      </w:ins>
      <w:commentRangeEnd w:id="88"/>
      <w:r w:rsidR="00125E50">
        <w:rPr>
          <w:rStyle w:val="CommentReference"/>
          <w:sz w:val="20"/>
          <w:szCs w:val="24"/>
        </w:rPr>
        <w:commentReference w:id="88"/>
      </w:r>
      <w:ins w:id="91" w:author="Rascon Arana, Maria" w:date="2026-07-21T12:46:00Z" w16du:dateUtc="2026-07-21T18:46:00Z">
        <w:r>
          <w:tab/>
        </w:r>
        <w:r w:rsidRPr="000161AC">
          <w:t>"</w:t>
        </w:r>
      </w:ins>
      <w:ins w:id="92" w:author="Rascon Arana, Maria" w:date="2026-08-14T15:27:00Z" w16du:dateUtc="2026-08-14T21:27:00Z">
        <w:r w:rsidR="001067E5">
          <w:t>P</w:t>
        </w:r>
      </w:ins>
      <w:ins w:id="93" w:author="Rascon Arana, Maria" w:date="2026-07-21T12:46:00Z" w16du:dateUtc="2026-07-21T18:46:00Z">
        <w:r w:rsidRPr="000161AC">
          <w:t>roduct verification" means the physical verification that the drug, device, or product selected from inventory matches the prescription order</w:t>
        </w:r>
      </w:ins>
      <w:ins w:id="94" w:author="Rascon Arana, Maria" w:date="2026-08-14T15:28:00Z" w16du:dateUtc="2026-08-14T21:28:00Z">
        <w:r w:rsidR="00E40898">
          <w:t>,</w:t>
        </w:r>
      </w:ins>
      <w:ins w:id="95" w:author="Rascon Arana, Maria" w:date="2026-08-14T15:27:00Z" w16du:dateUtc="2026-08-14T21:27:00Z">
        <w:r w:rsidR="001067E5">
          <w:t xml:space="preserve"> as defined in section </w:t>
        </w:r>
        <w:r w:rsidR="001067E5" w:rsidRPr="001067E5">
          <w:t>12-280-103 (17.5)</w:t>
        </w:r>
        <w:r w:rsidR="001067E5" w:rsidRPr="000161AC">
          <w:t>,</w:t>
        </w:r>
        <w:r w:rsidR="001067E5">
          <w:t xml:space="preserve"> C.R.S.</w:t>
        </w:r>
      </w:ins>
    </w:p>
    <w:p w14:paraId="4F88D232" w14:textId="4296AF62" w:rsidR="00562D12" w:rsidRDefault="00562D12" w:rsidP="00562D12">
      <w:pPr>
        <w:pStyle w:val="par3"/>
        <w:rPr>
          <w:ins w:id="96" w:author="Rascon Arana, Maria" w:date="2026-07-21T12:46:00Z" w16du:dateUtc="2026-07-21T18:46:00Z"/>
        </w:rPr>
      </w:pPr>
      <w:ins w:id="97" w:author="Rascon Arana, Maria" w:date="2026-07-21T12:46:00Z" w16du:dateUtc="2026-07-21T18:46:00Z">
        <w:r>
          <w:t>2</w:t>
        </w:r>
      </w:ins>
      <w:ins w:id="98" w:author="Rascon Arana, Maria" w:date="2026-07-21T12:47:00Z" w16du:dateUtc="2026-07-21T18:47:00Z">
        <w:r>
          <w:t>)</w:t>
        </w:r>
      </w:ins>
      <w:ins w:id="99" w:author="Rascon Arana, Maria" w:date="2026-07-21T12:46:00Z" w16du:dateUtc="2026-07-21T18:46:00Z">
        <w:r>
          <w:tab/>
          <w:t>Th</w:t>
        </w:r>
        <w:r w:rsidRPr="000161AC">
          <w:t>e requirement for a "physical verification" under this section may be satisfied through an electronic or virtual verification system, provided that</w:t>
        </w:r>
        <w:r>
          <w:t>:</w:t>
        </w:r>
      </w:ins>
    </w:p>
    <w:p w14:paraId="274E3A15" w14:textId="23885DB9" w:rsidR="00562D12" w:rsidRDefault="00C62C48" w:rsidP="00562D12">
      <w:pPr>
        <w:pStyle w:val="par4"/>
        <w:rPr>
          <w:ins w:id="100" w:author="Rascon Arana, Maria" w:date="2026-07-21T12:46:00Z" w16du:dateUtc="2026-07-21T18:46:00Z"/>
        </w:rPr>
      </w:pPr>
      <w:commentRangeStart w:id="101"/>
      <w:ins w:id="102" w:author="Rascon Arana, Maria" w:date="2026-07-21T13:04:00Z" w16du:dateUtc="2026-07-21T19:04:00Z">
        <w:r>
          <w:t>i</w:t>
        </w:r>
      </w:ins>
      <w:ins w:id="103" w:author="Rascon Arana, Maria" w:date="2026-07-21T12:50:00Z" w16du:dateUtc="2026-07-21T18:50:00Z">
        <w:r w:rsidR="00562D12">
          <w:t>)</w:t>
        </w:r>
      </w:ins>
      <w:commentRangeEnd w:id="101"/>
      <w:r w:rsidR="00125E50">
        <w:rPr>
          <w:rStyle w:val="CommentReference"/>
          <w:sz w:val="20"/>
          <w:szCs w:val="24"/>
        </w:rPr>
        <w:commentReference w:id="101"/>
      </w:r>
      <w:ins w:id="104" w:author="Rascon Arana, Maria" w:date="2026-07-21T12:46:00Z" w16du:dateUtc="2026-07-21T18:46:00Z">
        <w:r w:rsidR="00562D12">
          <w:tab/>
        </w:r>
        <w:r w:rsidR="00562D12" w:rsidRPr="000161AC">
          <w:t>Physical Capture: A pharmacist, certified pharmacy technician or pharmacy intern physically manages the product and utilizes an electronic system to capture high-resolution, unedited digital images of the physical drug, device, or product, including its labeling, National Drug Code (NDC), lot number, expiration date, and physical characteristics (e.g., tablet markings, shape, and color)</w:t>
        </w:r>
        <w:r w:rsidR="00562D12">
          <w:t>.</w:t>
        </w:r>
      </w:ins>
      <w:ins w:id="105" w:author="Rascon Arana, Maria" w:date="2026-08-14T15:09:00Z" w16du:dateUtc="2026-08-14T21:09:00Z">
        <w:r w:rsidR="00E4713F">
          <w:t xml:space="preserve"> This record shall be retained and readily retrievable by the Board.</w:t>
        </w:r>
      </w:ins>
    </w:p>
    <w:p w14:paraId="13CFD11B" w14:textId="3599AC92" w:rsidR="00562D12" w:rsidRDefault="00C62C48" w:rsidP="00562D12">
      <w:pPr>
        <w:pStyle w:val="par4"/>
        <w:rPr>
          <w:ins w:id="106" w:author="Rascon Arana, Maria" w:date="2026-07-21T12:51:00Z" w16du:dateUtc="2026-07-21T18:51:00Z"/>
        </w:rPr>
      </w:pPr>
      <w:ins w:id="107" w:author="Rascon Arana, Maria" w:date="2026-07-21T13:04:00Z" w16du:dateUtc="2026-07-21T19:04:00Z">
        <w:r>
          <w:t>ii</w:t>
        </w:r>
      </w:ins>
      <w:ins w:id="108" w:author="Rascon Arana, Maria" w:date="2026-07-21T12:50:00Z" w16du:dateUtc="2026-07-21T18:50:00Z">
        <w:r w:rsidR="00562D12">
          <w:t>)</w:t>
        </w:r>
      </w:ins>
      <w:ins w:id="109" w:author="Rascon Arana, Maria" w:date="2026-07-21T12:46:00Z" w16du:dateUtc="2026-07-21T18:46:00Z">
        <w:r w:rsidR="00562D12">
          <w:tab/>
        </w:r>
      </w:ins>
      <w:ins w:id="110" w:author="Rascon Arana, Maria" w:date="2026-07-21T12:51:00Z" w16du:dateUtc="2026-07-21T18:51:00Z">
        <w:r w:rsidR="00562D12" w:rsidRPr="000161AC">
          <w:t>Image Quality and Integrity: The electronic system must ensure that the captured images are of sufficient clarity and quality to allow an objective, unambiguous visual identification of the physical product</w:t>
        </w:r>
        <w:r w:rsidR="00562D12">
          <w:t>.</w:t>
        </w:r>
      </w:ins>
    </w:p>
    <w:p w14:paraId="5804D65E" w14:textId="5BD1E110" w:rsidR="00562D12" w:rsidRDefault="00C62C48" w:rsidP="00562D12">
      <w:pPr>
        <w:pStyle w:val="par4"/>
        <w:rPr>
          <w:ins w:id="111" w:author="Rascon Arana, Maria" w:date="2026-07-21T12:52:00Z" w16du:dateUtc="2026-07-21T18:52:00Z"/>
        </w:rPr>
      </w:pPr>
      <w:commentRangeStart w:id="112"/>
      <w:commentRangeStart w:id="113"/>
      <w:ins w:id="114" w:author="Rascon Arana, Maria" w:date="2026-07-21T13:04:00Z" w16du:dateUtc="2026-07-21T19:04:00Z">
        <w:r>
          <w:t>iii</w:t>
        </w:r>
      </w:ins>
      <w:ins w:id="115" w:author="Rascon Arana, Maria" w:date="2026-07-21T12:51:00Z" w16du:dateUtc="2026-07-21T18:51:00Z">
        <w:r w:rsidR="00562D12">
          <w:t>)</w:t>
        </w:r>
      </w:ins>
      <w:commentRangeEnd w:id="112"/>
      <w:r w:rsidR="00125E50">
        <w:rPr>
          <w:rStyle w:val="CommentReference"/>
          <w:sz w:val="20"/>
          <w:szCs w:val="24"/>
        </w:rPr>
        <w:commentReference w:id="112"/>
      </w:r>
      <w:commentRangeEnd w:id="113"/>
      <w:r w:rsidR="00964A83">
        <w:rPr>
          <w:rStyle w:val="CommentReference"/>
          <w:sz w:val="20"/>
          <w:szCs w:val="24"/>
        </w:rPr>
        <w:commentReference w:id="113"/>
      </w:r>
      <w:ins w:id="116" w:author="Rascon Arana, Maria" w:date="2026-07-21T12:51:00Z" w16du:dateUtc="2026-07-21T18:51:00Z">
        <w:r w:rsidR="00562D12">
          <w:tab/>
        </w:r>
      </w:ins>
      <w:ins w:id="117" w:author="Rascon Arana, Maria" w:date="2026-07-21T12:52:00Z" w16du:dateUtc="2026-07-21T18:52:00Z">
        <w:r w:rsidR="00562D12">
          <w:t>A</w:t>
        </w:r>
        <w:r w:rsidR="00562D12" w:rsidRPr="000161AC">
          <w:t>udit Trail and Documentation: The system must create an unalterable, synchronized electronic record linking the unique identifier of the physical product container, the digital images captured, and the distinct credentials of both the filling technician and the verifier</w:t>
        </w:r>
        <w:r w:rsidR="00562D12">
          <w:t>.</w:t>
        </w:r>
      </w:ins>
    </w:p>
    <w:p w14:paraId="7894FAFB" w14:textId="77777777" w:rsidR="00C5737C" w:rsidRDefault="00562D12" w:rsidP="00562D12">
      <w:pPr>
        <w:pStyle w:val="par3"/>
        <w:rPr>
          <w:ins w:id="118" w:author="Rascon Arana, Maria" w:date="2026-07-23T12:40:00Z" w16du:dateUtc="2026-07-23T18:40:00Z"/>
        </w:rPr>
      </w:pPr>
      <w:ins w:id="119" w:author="Rascon Arana, Maria" w:date="2026-07-21T12:52:00Z" w16du:dateUtc="2026-07-21T18:52:00Z">
        <w:r>
          <w:t>3.</w:t>
        </w:r>
        <w:r>
          <w:tab/>
        </w:r>
      </w:ins>
      <w:ins w:id="120" w:author="Rascon Arana, Maria" w:date="2026-07-21T12:53:00Z" w16du:dateUtc="2026-07-21T18:53:00Z">
        <w:r>
          <w:t>Pharmacy technicians performing product verification must</w:t>
        </w:r>
      </w:ins>
      <w:ins w:id="121" w:author="Rascon Arana, Maria" w:date="2026-07-23T12:39:00Z" w16du:dateUtc="2026-07-23T18:39:00Z">
        <w:r w:rsidR="00C5737C">
          <w:t xml:space="preserve"> satisfy the following training requirements:</w:t>
        </w:r>
      </w:ins>
      <w:ins w:id="122" w:author="Rascon Arana, Maria" w:date="2026-07-21T12:53:00Z" w16du:dateUtc="2026-07-21T18:53:00Z">
        <w:r>
          <w:t xml:space="preserve"> </w:t>
        </w:r>
      </w:ins>
    </w:p>
    <w:p w14:paraId="5C404341" w14:textId="30ABE47C" w:rsidR="00562D12" w:rsidRDefault="00C5737C" w:rsidP="00C5737C">
      <w:pPr>
        <w:pStyle w:val="par4"/>
        <w:rPr>
          <w:ins w:id="123" w:author="Rascon Arana, Maria" w:date="2026-07-23T12:40:00Z" w16du:dateUtc="2026-07-23T18:40:00Z"/>
        </w:rPr>
      </w:pPr>
      <w:ins w:id="124" w:author="Rascon Arana, Maria" w:date="2026-07-23T12:40:00Z" w16du:dateUtc="2026-07-23T18:40:00Z">
        <w:r>
          <w:t>i)</w:t>
        </w:r>
        <w:r>
          <w:tab/>
          <w:t xml:space="preserve">An </w:t>
        </w:r>
      </w:ins>
      <w:ins w:id="125" w:author="Rascon Arana, Maria" w:date="2026-07-21T12:53:00Z" w16du:dateUtc="2026-07-21T18:53:00Z">
        <w:r w:rsidR="00562D12">
          <w:t xml:space="preserve">accredited </w:t>
        </w:r>
      </w:ins>
      <w:ins w:id="126" w:author="Rascon Arana, Maria" w:date="2026-07-23T12:40:00Z" w16du:dateUtc="2026-07-23T18:40:00Z">
        <w:r>
          <w:t>certification in product verification; and</w:t>
        </w:r>
      </w:ins>
    </w:p>
    <w:p w14:paraId="38EFC1E8" w14:textId="74747557" w:rsidR="00C5737C" w:rsidRDefault="00C5737C" w:rsidP="00C5737C">
      <w:pPr>
        <w:pStyle w:val="par4"/>
        <w:rPr>
          <w:ins w:id="127" w:author="Rascon Arana, Maria" w:date="2026-07-23T12:40:00Z" w16du:dateUtc="2026-07-23T18:40:00Z"/>
        </w:rPr>
      </w:pPr>
      <w:commentRangeStart w:id="128"/>
      <w:ins w:id="129" w:author="Rascon Arana, Maria" w:date="2026-07-23T12:40:00Z" w16du:dateUtc="2026-07-23T18:40:00Z">
        <w:r>
          <w:t>ii)</w:t>
        </w:r>
      </w:ins>
      <w:commentRangeEnd w:id="128"/>
      <w:r w:rsidR="008F27D1">
        <w:rPr>
          <w:rStyle w:val="CommentReference"/>
          <w:sz w:val="20"/>
          <w:szCs w:val="24"/>
        </w:rPr>
        <w:commentReference w:id="128"/>
      </w:r>
      <w:ins w:id="130" w:author="Rascon Arana, Maria" w:date="2026-07-23T12:40:00Z" w16du:dateUtc="2026-07-23T18:40:00Z">
        <w:r>
          <w:tab/>
          <w:t>Pharmacy technician certification through either PTCB or NTPA; and</w:t>
        </w:r>
      </w:ins>
    </w:p>
    <w:p w14:paraId="67E35A58" w14:textId="6BE65E6C" w:rsidR="00C5737C" w:rsidRDefault="00C5737C">
      <w:pPr>
        <w:pStyle w:val="par4"/>
        <w:rPr>
          <w:ins w:id="131" w:author="Rascon Arana, Maria" w:date="2026-07-21T12:53:00Z" w16du:dateUtc="2026-07-21T18:53:00Z"/>
        </w:rPr>
        <w:pPrChange w:id="132" w:author="Rascon Arana, Maria" w:date="2026-07-23T12:40:00Z" w16du:dateUtc="2026-07-23T18:40:00Z">
          <w:pPr>
            <w:pStyle w:val="par3"/>
          </w:pPr>
        </w:pPrChange>
      </w:pPr>
      <w:ins w:id="133" w:author="Rascon Arana, Maria" w:date="2026-07-23T12:41:00Z" w16du:dateUtc="2026-07-23T18:41:00Z">
        <w:r>
          <w:t>iii)</w:t>
        </w:r>
        <w:r>
          <w:tab/>
          <w:t>Minimum of 800 documented hours under the supervision of a pharmacist.</w:t>
        </w:r>
      </w:ins>
    </w:p>
    <w:p w14:paraId="1F589A11" w14:textId="3E3811F4" w:rsidR="00562D12" w:rsidRDefault="00562D12" w:rsidP="00562D12">
      <w:pPr>
        <w:pStyle w:val="par3"/>
      </w:pPr>
      <w:commentRangeStart w:id="134"/>
      <w:ins w:id="135" w:author="Rascon Arana, Maria" w:date="2026-07-21T12:53:00Z" w16du:dateUtc="2026-07-21T18:53:00Z">
        <w:r>
          <w:lastRenderedPageBreak/>
          <w:t>4.</w:t>
        </w:r>
      </w:ins>
      <w:commentRangeEnd w:id="134"/>
      <w:r w:rsidR="00125E50">
        <w:rPr>
          <w:rStyle w:val="CommentReference"/>
          <w:sz w:val="20"/>
          <w:szCs w:val="24"/>
        </w:rPr>
        <w:commentReference w:id="134"/>
      </w:r>
      <w:ins w:id="136" w:author="Rascon Arana, Maria" w:date="2026-07-21T12:53:00Z" w16du:dateUtc="2026-07-21T18:53:00Z">
        <w:r>
          <w:tab/>
          <w:t xml:space="preserve">Pharmacy interns performing product verification must have completed a minimum of </w:t>
        </w:r>
      </w:ins>
      <w:ins w:id="137" w:author="Rascon Arana, Maria" w:date="2026-08-14T15:13:00Z" w16du:dateUtc="2026-08-14T21:13:00Z">
        <w:r w:rsidR="001C7938">
          <w:t>8</w:t>
        </w:r>
      </w:ins>
      <w:ins w:id="138" w:author="Rascon Arana, Maria" w:date="2026-07-21T12:53:00Z" w16du:dateUtc="2026-07-21T18:53:00Z">
        <w:r>
          <w:t>00 intern hours or have previously successfully completed pharmacy technician product certification</w:t>
        </w:r>
      </w:ins>
      <w:ins w:id="139" w:author="Rascon Arana, Maria" w:date="2026-07-21T12:54:00Z" w16du:dateUtc="2026-07-21T18:54:00Z">
        <w:r w:rsidR="003A2CFA">
          <w:t>.</w:t>
        </w:r>
      </w:ins>
    </w:p>
    <w:p w14:paraId="063BC497" w14:textId="6980FDFA" w:rsidR="003A2CFA" w:rsidRDefault="003A2CFA" w:rsidP="003A2CFA">
      <w:pPr>
        <w:pStyle w:val="par1"/>
      </w:pPr>
      <w:r>
        <w:t>3.00.51</w:t>
      </w:r>
      <w:r>
        <w:tab/>
      </w:r>
      <w:r>
        <w:tab/>
      </w:r>
      <w:r w:rsidRPr="003A2CFA">
        <w:t>Records of Initial Interpretation</w:t>
      </w:r>
      <w:ins w:id="140" w:author="Rascon Arana, Maria" w:date="2026-07-21T12:58:00Z" w16du:dateUtc="2026-07-21T18:58:00Z">
        <w:r>
          <w:t>, Product Verification</w:t>
        </w:r>
      </w:ins>
      <w:r w:rsidRPr="003A2CFA">
        <w:t xml:space="preserve"> and Final Evaluation.</w:t>
      </w:r>
    </w:p>
    <w:p w14:paraId="1102CDEF" w14:textId="742DA893" w:rsidR="003A2CFA" w:rsidRDefault="003A2CFA" w:rsidP="003A2CFA">
      <w:pPr>
        <w:pStyle w:val="par2"/>
      </w:pPr>
      <w:commentRangeStart w:id="141"/>
      <w:r>
        <w:t>a.</w:t>
      </w:r>
      <w:commentRangeEnd w:id="141"/>
      <w:r w:rsidR="00125E50">
        <w:rPr>
          <w:rStyle w:val="CommentReference"/>
          <w:sz w:val="20"/>
          <w:szCs w:val="24"/>
        </w:rPr>
        <w:commentReference w:id="141"/>
      </w:r>
      <w:r>
        <w:tab/>
      </w:r>
      <w:r w:rsidRPr="003A2CFA">
        <w:t xml:space="preserve">Records detailing </w:t>
      </w:r>
      <w:del w:id="142" w:author="Rascon Arana, Maria" w:date="2026-07-23T12:41:00Z" w16du:dateUtc="2026-07-23T18:41:00Z">
        <w:r w:rsidRPr="003A2CFA" w:rsidDel="00C5737C">
          <w:delText xml:space="preserve">both the </w:delText>
        </w:r>
      </w:del>
      <w:r w:rsidRPr="003A2CFA">
        <w:t>initial interpretation</w:t>
      </w:r>
      <w:ins w:id="143" w:author="Rascon Arana, Maria" w:date="2026-07-21T12:58:00Z" w16du:dateUtc="2026-07-21T18:58:00Z">
        <w:r>
          <w:t>, product verification</w:t>
        </w:r>
      </w:ins>
      <w:r w:rsidRPr="003A2CFA">
        <w:t xml:space="preserve"> and final evaluation shall be retained at the prescription drug outlet for each prescription dispensed and for at least two years from the date of any transaction pertaining to the order. These records shall include at least the following:</w:t>
      </w:r>
    </w:p>
    <w:p w14:paraId="74AB9453" w14:textId="13B6F621" w:rsidR="003A2CFA" w:rsidRDefault="003A2CFA" w:rsidP="003A2CFA">
      <w:pPr>
        <w:pStyle w:val="par3"/>
      </w:pPr>
      <w:r>
        <w:t>1)</w:t>
      </w:r>
      <w:r>
        <w:tab/>
      </w:r>
      <w:r w:rsidRPr="003A2CFA">
        <w:t>The license number, initials, name, or secure electronic identifier of the pharmacist conducting the initial interpretation for each new order;</w:t>
      </w:r>
    </w:p>
    <w:p w14:paraId="27E8D6CB" w14:textId="7A077630" w:rsidR="003A2CFA" w:rsidRDefault="003A2CFA" w:rsidP="003A2CFA">
      <w:pPr>
        <w:pStyle w:val="par3"/>
      </w:pPr>
      <w:r>
        <w:t>2)</w:t>
      </w:r>
      <w:r>
        <w:tab/>
      </w:r>
      <w:r w:rsidRPr="003A2CFA">
        <w:t xml:space="preserve">The license </w:t>
      </w:r>
      <w:ins w:id="144" w:author="Rascon Arana, Maria" w:date="2026-07-21T12:58:00Z" w16du:dateUtc="2026-07-21T18:58:00Z">
        <w:r>
          <w:t xml:space="preserve">or certification </w:t>
        </w:r>
      </w:ins>
      <w:r w:rsidRPr="003A2CFA">
        <w:t>number, initials, name, or secure electronic identifier of the pharmacist</w:t>
      </w:r>
      <w:ins w:id="145" w:author="Rascon Arana, Maria" w:date="2026-07-21T12:58:00Z" w16du:dateUtc="2026-07-21T18:58:00Z">
        <w:r>
          <w:t>, pha</w:t>
        </w:r>
      </w:ins>
      <w:ins w:id="146" w:author="Rascon Arana, Maria" w:date="2026-07-21T12:59:00Z" w16du:dateUtc="2026-07-21T18:59:00Z">
        <w:r>
          <w:t>rmacy technician, or pharmacy intern</w:t>
        </w:r>
      </w:ins>
      <w:r w:rsidRPr="003A2CFA">
        <w:t xml:space="preserve"> conducting the </w:t>
      </w:r>
      <w:ins w:id="147" w:author="Rascon Arana, Maria" w:date="2026-07-21T12:59:00Z" w16du:dateUtc="2026-07-21T18:59:00Z">
        <w:r>
          <w:t xml:space="preserve">product verification and </w:t>
        </w:r>
      </w:ins>
      <w:r w:rsidRPr="003A2CFA">
        <w:t>final evaluation for each new and refill prescription; and</w:t>
      </w:r>
    </w:p>
    <w:p w14:paraId="613B9379" w14:textId="5D6B0DB9" w:rsidR="003A2CFA" w:rsidRDefault="003A2CFA" w:rsidP="003A2CFA">
      <w:pPr>
        <w:pStyle w:val="par3"/>
      </w:pPr>
      <w:r>
        <w:t>3)</w:t>
      </w:r>
      <w:r>
        <w:tab/>
      </w:r>
      <w:r w:rsidRPr="003A2CFA">
        <w:t>The specific date on which each initial interpretation</w:t>
      </w:r>
      <w:ins w:id="148" w:author="Rascon Arana, Maria" w:date="2026-07-21T12:59:00Z" w16du:dateUtc="2026-07-21T18:59:00Z">
        <w:r>
          <w:t>, product verification</w:t>
        </w:r>
      </w:ins>
      <w:r w:rsidRPr="003A2CFA">
        <w:t xml:space="preserve"> and final evaluation occurred.</w:t>
      </w:r>
      <w:del w:id="149" w:author="Rascon Arana, Maria" w:date="2026-07-21T13:00:00Z" w16du:dateUtc="2026-07-21T19:00:00Z">
        <w:r w:rsidRPr="003A2CFA" w:rsidDel="003A2CFA">
          <w:delText xml:space="preserve"> In the event the initial interpretation and final evaluation for a new order are conducted on separate dates, both dates shall be recorded to state specifically when both occurred.</w:delText>
        </w:r>
      </w:del>
    </w:p>
    <w:p w14:paraId="6B66A59C" w14:textId="22D41F01" w:rsidR="003A2CFA" w:rsidRDefault="003A2CFA" w:rsidP="003A2CFA">
      <w:pPr>
        <w:pStyle w:val="par2"/>
      </w:pPr>
      <w:r>
        <w:t>b.</w:t>
      </w:r>
      <w:r>
        <w:tab/>
      </w:r>
      <w:r w:rsidRPr="003A2CFA">
        <w:t>Each outlet shall maintain, in written format, a notice detailing how initial interpretations and final evaluations are documented in the outlet. Such notice shall include and comply with the following:</w:t>
      </w:r>
    </w:p>
    <w:p w14:paraId="2BFBE7BD" w14:textId="77777777" w:rsidR="003A2CFA" w:rsidRDefault="003A2CFA" w:rsidP="003A2CFA">
      <w:pPr>
        <w:pStyle w:val="par3"/>
      </w:pPr>
      <w:r>
        <w:t>1)</w:t>
      </w:r>
      <w:r>
        <w:tab/>
      </w:r>
      <w:r w:rsidRPr="003A2CFA">
        <w:t xml:space="preserve">The manner in which initial interpretations are recorded and maintained in the outlet for all new orders. </w:t>
      </w:r>
    </w:p>
    <w:p w14:paraId="68B45BEE" w14:textId="77777777" w:rsidR="003A2CFA" w:rsidRDefault="003A2CFA" w:rsidP="003A2CFA">
      <w:pPr>
        <w:pStyle w:val="par3"/>
      </w:pPr>
      <w:r>
        <w:t>2)</w:t>
      </w:r>
      <w:r>
        <w:tab/>
      </w:r>
      <w:r w:rsidRPr="003A2CFA">
        <w:t xml:space="preserve">The manner in which final evaluations are recorded in the outlet for all new and refill prescriptions. </w:t>
      </w:r>
    </w:p>
    <w:p w14:paraId="6EECCE33" w14:textId="64D0CD35" w:rsidR="003A2CFA" w:rsidRDefault="003A2CFA" w:rsidP="003A2CFA">
      <w:pPr>
        <w:pStyle w:val="par3"/>
      </w:pPr>
      <w:r>
        <w:t>3)</w:t>
      </w:r>
      <w:r>
        <w:tab/>
      </w:r>
      <w:r w:rsidRPr="003A2CFA">
        <w:t>A statement that all pharmacy personnel involved in the dispensing of prescriptions have the ability to print, upon request, a record detailing the initial interpretation for each new prescription dispensed and final evaluation for each new and refill prescription dispensed.</w:t>
      </w:r>
    </w:p>
    <w:p w14:paraId="12FEE232" w14:textId="1A448050" w:rsidR="003A2CFA" w:rsidRDefault="003A2CFA" w:rsidP="003A2CFA">
      <w:pPr>
        <w:pStyle w:val="par3"/>
      </w:pPr>
      <w:commentRangeStart w:id="150"/>
      <w:r>
        <w:t>4)</w:t>
      </w:r>
      <w:commentRangeEnd w:id="150"/>
      <w:r w:rsidR="00125E50">
        <w:rPr>
          <w:rStyle w:val="CommentReference"/>
          <w:sz w:val="20"/>
          <w:szCs w:val="24"/>
        </w:rPr>
        <w:commentReference w:id="150"/>
      </w:r>
      <w:r>
        <w:tab/>
      </w:r>
      <w:r w:rsidRPr="003A2CFA">
        <w:t>Such written notice shall be signed and dated or electronically approved if version and approval histories are available by the pharmacist manager. In the event the pharmacist manager changes, the incoming pharmacist manager shall review, electronically approve, or sign and date the notice within seventy</w:t>
      </w:r>
      <w:ins w:id="151" w:author="Rascon Arana, Maria" w:date="2026-08-04T10:03:00Z" w16du:dateUtc="2026-08-04T16:03:00Z">
        <w:r w:rsidR="00125E50">
          <w:t>-</w:t>
        </w:r>
      </w:ins>
      <w:r w:rsidRPr="003A2CFA">
        <w:t>two hours of assuming the duties of pharmacist manager. In the event there is a lapse between the time one pharmacist manager ceases the duty and another assumes the duty, the previous method of recording initial interpretations and final evaluations shall remain in effect.</w:t>
      </w:r>
    </w:p>
    <w:p w14:paraId="06CBAE3D" w14:textId="05D27EF2" w:rsidR="003A2CFA" w:rsidRDefault="003A2CFA" w:rsidP="003A2CFA">
      <w:pPr>
        <w:pStyle w:val="par3"/>
      </w:pPr>
      <w:r>
        <w:t>5)</w:t>
      </w:r>
      <w:r>
        <w:tab/>
      </w:r>
      <w:r w:rsidRPr="003A2CFA">
        <w:t>If there are any changes to the outlet’s method of documenting initial interpretations and final evaluations, a new written notice detailing the requirements of sections 1, 2, 3, and 4 above shall be executed. This notice shall detail the effective date of change.</w:t>
      </w:r>
    </w:p>
    <w:p w14:paraId="39061797" w14:textId="41BFF63B" w:rsidR="003A2CFA" w:rsidRDefault="003A2CFA" w:rsidP="003A2CFA">
      <w:pPr>
        <w:pStyle w:val="par3"/>
      </w:pPr>
      <w:r>
        <w:t>6)</w:t>
      </w:r>
      <w:r>
        <w:tab/>
      </w:r>
      <w:r w:rsidRPr="003A2CFA">
        <w:t>The outlet shall post these notices on a wall directly next to the outlet’s most current Board registration or electronically publish a secure version of the notice.</w:t>
      </w:r>
    </w:p>
    <w:p w14:paraId="0BA34CF8" w14:textId="3A5AFE29" w:rsidR="003A2CFA" w:rsidRDefault="003A2CFA" w:rsidP="003A2CFA">
      <w:pPr>
        <w:pStyle w:val="par3"/>
      </w:pPr>
      <w:r>
        <w:lastRenderedPageBreak/>
        <w:t>7)</w:t>
      </w:r>
      <w:r>
        <w:tab/>
      </w:r>
      <w:r w:rsidRPr="003A2CFA">
        <w:t>These notices shall be retained at the outlet for a period of three years from the date last utilized.</w:t>
      </w:r>
    </w:p>
    <w:p w14:paraId="4095D62E" w14:textId="2D1A7D1F" w:rsidR="003A2CFA" w:rsidRDefault="003A2CFA" w:rsidP="003A2CFA">
      <w:pPr>
        <w:pStyle w:val="par3"/>
        <w:rPr>
          <w:ins w:id="152" w:author="Rascon Arana, Maria" w:date="2026-07-21T13:01:00Z" w16du:dateUtc="2026-07-21T19:01:00Z"/>
        </w:rPr>
      </w:pPr>
      <w:r>
        <w:t>8)</w:t>
      </w:r>
      <w:r>
        <w:tab/>
      </w:r>
      <w:r w:rsidRPr="003A2CFA">
        <w:t>In the event such notices are not posted or electronically published, the pharmacist manager shall be held accountable for the failure to post the required notice and any dispensing errors. In the event such notices are not posted during the period of time between one pharmacist manager leaving the position and another assuming the position, the outlet shall be held accountable for the failure to post the required notice and any dispensing errors.</w:t>
      </w:r>
    </w:p>
    <w:p w14:paraId="3A70029F" w14:textId="03FFB78B" w:rsidR="00C62C48" w:rsidRDefault="00C62C48" w:rsidP="00C62C48">
      <w:pPr>
        <w:pStyle w:val="par2"/>
        <w:rPr>
          <w:ins w:id="153" w:author="Rascon Arana, Maria" w:date="2026-07-21T13:03:00Z" w16du:dateUtc="2026-07-21T19:03:00Z"/>
        </w:rPr>
      </w:pPr>
      <w:ins w:id="154" w:author="Rascon Arana, Maria" w:date="2026-07-21T13:02:00Z" w16du:dateUtc="2026-07-21T19:02:00Z">
        <w:r>
          <w:t>c.</w:t>
        </w:r>
        <w:r>
          <w:tab/>
          <w:t>Each outlet where pharmacy interns and/or pharmacy technicians perform product verification shall comply with the requirements of section 12-280-122(5)(a)</w:t>
        </w:r>
      </w:ins>
      <w:ins w:id="155" w:author="Rascon Arana, Maria" w:date="2026-07-21T13:03:00Z" w16du:dateUtc="2026-07-21T19:03:00Z">
        <w:r>
          <w:t xml:space="preserve"> to (5)(e)</w:t>
        </w:r>
      </w:ins>
      <w:ins w:id="156" w:author="Rascon Arana, Maria" w:date="2026-07-21T13:02:00Z" w16du:dateUtc="2026-07-21T19:02:00Z">
        <w:r>
          <w:t>, C.R.S.</w:t>
        </w:r>
      </w:ins>
      <w:ins w:id="157" w:author="Rascon Arana, Maria" w:date="2026-07-21T13:03:00Z" w16du:dateUtc="2026-07-21T19:03:00Z">
        <w:r>
          <w:t xml:space="preserve"> and must require each pharmacy intern or pharmacy technician authorized to perform final product verification to complete training concerning final product verification.</w:t>
        </w:r>
      </w:ins>
    </w:p>
    <w:p w14:paraId="59AB44B4" w14:textId="017B6FC5" w:rsidR="00C62C48" w:rsidRDefault="00C62C48" w:rsidP="00C62C48">
      <w:pPr>
        <w:pStyle w:val="par3"/>
        <w:rPr>
          <w:ins w:id="158" w:author="Rascon Arana, Maria" w:date="2026-07-21T13:04:00Z" w16du:dateUtc="2026-07-21T19:04:00Z"/>
        </w:rPr>
      </w:pPr>
      <w:ins w:id="159" w:author="Rascon Arana, Maria" w:date="2026-07-21T13:03:00Z" w16du:dateUtc="2026-07-21T19:03:00Z">
        <w:r>
          <w:t>1)</w:t>
        </w:r>
        <w:r>
          <w:tab/>
          <w:t xml:space="preserve">The outlet </w:t>
        </w:r>
      </w:ins>
      <w:ins w:id="160" w:author="Rascon Arana, Maria" w:date="2026-07-21T13:04:00Z" w16du:dateUtc="2026-07-21T19:04:00Z">
        <w:r>
          <w:t xml:space="preserve">shall maintain, in written </w:t>
        </w:r>
      </w:ins>
      <w:ins w:id="161" w:author="Rascon Arana, Maria" w:date="2026-08-14T15:13:00Z" w16du:dateUtc="2026-08-14T21:13:00Z">
        <w:r w:rsidR="001C7938">
          <w:t xml:space="preserve">or digital </w:t>
        </w:r>
      </w:ins>
      <w:ins w:id="162" w:author="Rascon Arana, Maria" w:date="2026-07-21T13:04:00Z" w16du:dateUtc="2026-07-21T19:04:00Z">
        <w:r>
          <w:t>format</w:t>
        </w:r>
      </w:ins>
      <w:ins w:id="163" w:author="Rascon Arana, Maria" w:date="2026-08-14T15:13:00Z" w16du:dateUtc="2026-08-14T21:13:00Z">
        <w:r w:rsidR="001C7938">
          <w:t xml:space="preserve"> so long as it is readily </w:t>
        </w:r>
      </w:ins>
      <w:ins w:id="164" w:author="Rascon Arana, Maria" w:date="2026-08-14T15:14:00Z" w16du:dateUtc="2026-08-14T21:14:00Z">
        <w:r w:rsidR="001C7938">
          <w:t>retrievable</w:t>
        </w:r>
      </w:ins>
      <w:ins w:id="165" w:author="Rascon Arana, Maria" w:date="2026-07-21T13:04:00Z" w16du:dateUtc="2026-07-21T19:04:00Z">
        <w:r>
          <w:t>, a record of the technicians and/or interns trained in final product verification which must be readily retrievable</w:t>
        </w:r>
      </w:ins>
      <w:ins w:id="166" w:author="Rascon Arana, Maria" w:date="2026-07-23T12:44:00Z" w16du:dateUtc="2026-07-23T18:44:00Z">
        <w:r w:rsidR="00625D69">
          <w:t>, either in hard-copy or digital format,</w:t>
        </w:r>
      </w:ins>
      <w:ins w:id="167" w:author="Rascon Arana, Maria" w:date="2026-07-21T13:04:00Z" w16du:dateUtc="2026-07-21T19:04:00Z">
        <w:r>
          <w:t xml:space="preserve"> for review upon request by the Board.</w:t>
        </w:r>
      </w:ins>
      <w:ins w:id="168" w:author="Rascon Arana, Maria" w:date="2026-08-14T15:16:00Z" w16du:dateUtc="2026-08-14T21:16:00Z">
        <w:r w:rsidR="001C7938">
          <w:t xml:space="preserve"> Technicians that perform final product verification at multiple locations shall be able to readily retrieve and show proof of such training as required for each site</w:t>
        </w:r>
      </w:ins>
      <w:ins w:id="169" w:author="Rascon Arana, Maria" w:date="2026-08-14T15:17:00Z" w16du:dateUtc="2026-08-14T21:17:00Z">
        <w:r w:rsidR="001C7938">
          <w:t>.</w:t>
        </w:r>
      </w:ins>
    </w:p>
    <w:p w14:paraId="59E2D065" w14:textId="6E8CF84B" w:rsidR="00C62C48" w:rsidRDefault="00C62C48" w:rsidP="00C62C48">
      <w:pPr>
        <w:pStyle w:val="par3"/>
        <w:rPr>
          <w:ins w:id="170" w:author="Rascon Arana, Maria" w:date="2026-07-21T13:04:00Z" w16du:dateUtc="2026-07-21T19:04:00Z"/>
        </w:rPr>
      </w:pPr>
      <w:commentRangeStart w:id="171"/>
      <w:ins w:id="172" w:author="Rascon Arana, Maria" w:date="2026-07-21T13:04:00Z" w16du:dateUtc="2026-07-21T19:04:00Z">
        <w:r>
          <w:t>2)</w:t>
        </w:r>
      </w:ins>
      <w:commentRangeEnd w:id="171"/>
      <w:r w:rsidR="00125E50">
        <w:rPr>
          <w:rStyle w:val="CommentReference"/>
          <w:sz w:val="20"/>
          <w:szCs w:val="24"/>
        </w:rPr>
        <w:commentReference w:id="171"/>
      </w:r>
      <w:ins w:id="173" w:author="Rascon Arana, Maria" w:date="2026-07-21T13:04:00Z" w16du:dateUtc="2026-07-21T19:04:00Z">
        <w:r>
          <w:tab/>
          <w:t>Final product verification training must include:</w:t>
        </w:r>
      </w:ins>
    </w:p>
    <w:p w14:paraId="23C7E220" w14:textId="6420E01C" w:rsidR="00C62C48" w:rsidRDefault="00C62C48" w:rsidP="00C62C48">
      <w:pPr>
        <w:pStyle w:val="par4"/>
        <w:rPr>
          <w:ins w:id="174" w:author="Rascon Arana, Maria" w:date="2026-07-21T13:05:00Z" w16du:dateUtc="2026-07-21T19:05:00Z"/>
        </w:rPr>
      </w:pPr>
      <w:commentRangeStart w:id="175"/>
      <w:ins w:id="176" w:author="Rascon Arana, Maria" w:date="2026-07-21T13:04:00Z" w16du:dateUtc="2026-07-21T19:04:00Z">
        <w:r>
          <w:t>i)</w:t>
        </w:r>
      </w:ins>
      <w:commentRangeEnd w:id="175"/>
      <w:r w:rsidR="00D56889">
        <w:rPr>
          <w:rStyle w:val="CommentReference"/>
          <w:sz w:val="20"/>
          <w:szCs w:val="24"/>
        </w:rPr>
        <w:commentReference w:id="175"/>
      </w:r>
      <w:ins w:id="177" w:author="Rascon Arana, Maria" w:date="2026-07-21T13:05:00Z" w16du:dateUtc="2026-07-21T19:05:00Z">
        <w:r w:rsidR="0023462F">
          <w:tab/>
          <w:t>Didactic lecture</w:t>
        </w:r>
      </w:ins>
      <w:ins w:id="178" w:author="Rascon Arana, Maria" w:date="2026-08-14T15:17:00Z" w16du:dateUtc="2026-08-14T21:17:00Z">
        <w:r w:rsidR="001C7938">
          <w:t>, educational materials,</w:t>
        </w:r>
      </w:ins>
      <w:ins w:id="179" w:author="Rascon Arana, Maria" w:date="2026-07-21T13:05:00Z" w16du:dateUtc="2026-07-21T19:05:00Z">
        <w:r w:rsidR="0023462F">
          <w:t xml:space="preserve"> or equivalent training</w:t>
        </w:r>
      </w:ins>
      <w:ins w:id="180" w:author="Rascon Arana, Maria" w:date="2026-08-14T15:17:00Z" w16du:dateUtc="2026-08-14T21:17:00Z">
        <w:r w:rsidR="001C7938">
          <w:t xml:space="preserve"> as required for each specific site of practice.</w:t>
        </w:r>
      </w:ins>
    </w:p>
    <w:p w14:paraId="65E2CBA3" w14:textId="0E61D276" w:rsidR="0023462F" w:rsidRDefault="0023462F" w:rsidP="00C62C48">
      <w:pPr>
        <w:pStyle w:val="par4"/>
        <w:rPr>
          <w:ins w:id="181" w:author="Rascon Arana, Maria" w:date="2026-07-21T13:05:00Z" w16du:dateUtc="2026-07-21T19:05:00Z"/>
        </w:rPr>
      </w:pPr>
      <w:commentRangeStart w:id="182"/>
      <w:ins w:id="183" w:author="Rascon Arana, Maria" w:date="2026-07-21T13:05:00Z" w16du:dateUtc="2026-07-21T19:05:00Z">
        <w:r>
          <w:t>ii)</w:t>
        </w:r>
      </w:ins>
      <w:commentRangeEnd w:id="182"/>
      <w:r w:rsidR="00125E50">
        <w:rPr>
          <w:rStyle w:val="CommentReference"/>
          <w:sz w:val="20"/>
          <w:szCs w:val="24"/>
        </w:rPr>
        <w:commentReference w:id="182"/>
      </w:r>
      <w:ins w:id="184" w:author="Rascon Arana, Maria" w:date="2026-07-21T13:05:00Z" w16du:dateUtc="2026-07-21T19:05:00Z">
        <w:r>
          <w:tab/>
          <w:t>Pharmacist-observed practical training session at each site where the pharmacy intern or pharmacy technician is authorized to perform final product verification</w:t>
        </w:r>
      </w:ins>
      <w:ins w:id="185" w:author="Rascon Arana, Maria" w:date="2026-08-14T15:17:00Z" w16du:dateUtc="2026-08-14T21:17:00Z">
        <w:r w:rsidR="001C7938">
          <w:t>.</w:t>
        </w:r>
      </w:ins>
      <w:ins w:id="186" w:author="Rascon Arana, Maria" w:date="2026-08-17T09:02:00Z" w16du:dateUtc="2026-08-17T15:02:00Z">
        <w:r w:rsidR="00D35486">
          <w:t xml:space="preserve"> This observation may count towards same requirements so long as the prac</w:t>
        </w:r>
      </w:ins>
      <w:ins w:id="187" w:author="Rascon Arana, Maria" w:date="2026-08-17T09:03:00Z" w16du:dateUtc="2026-08-17T15:03:00Z">
        <w:r w:rsidR="00D35486">
          <w:t>tice sites use the same processes and technologies.</w:t>
        </w:r>
      </w:ins>
    </w:p>
    <w:p w14:paraId="6CD380CE" w14:textId="0CAB007D" w:rsidR="0023462F" w:rsidRDefault="0023462F" w:rsidP="00C62C48">
      <w:pPr>
        <w:pStyle w:val="par4"/>
        <w:rPr>
          <w:ins w:id="188" w:author="Rascon Arana, Maria" w:date="2026-07-21T13:05:00Z" w16du:dateUtc="2026-07-21T19:05:00Z"/>
        </w:rPr>
      </w:pPr>
      <w:commentRangeStart w:id="189"/>
      <w:ins w:id="190" w:author="Rascon Arana, Maria" w:date="2026-07-21T13:05:00Z" w16du:dateUtc="2026-07-21T19:05:00Z">
        <w:r>
          <w:t>iii)</w:t>
        </w:r>
      </w:ins>
      <w:commentRangeEnd w:id="189"/>
      <w:r w:rsidR="00D56889">
        <w:rPr>
          <w:rStyle w:val="CommentReference"/>
          <w:sz w:val="20"/>
          <w:szCs w:val="24"/>
        </w:rPr>
        <w:commentReference w:id="189"/>
      </w:r>
      <w:ins w:id="191" w:author="Rascon Arana, Maria" w:date="2026-07-21T13:05:00Z" w16du:dateUtc="2026-07-21T19:05:00Z">
        <w:r>
          <w:tab/>
          <w:t xml:space="preserve">Initial validation, and </w:t>
        </w:r>
      </w:ins>
      <w:ins w:id="192" w:author="Rascon Arana, Maria" w:date="2026-08-14T15:19:00Z" w16du:dateUtc="2026-08-14T21:19:00Z">
        <w:r w:rsidR="007A213C">
          <w:t>annual competency evaluation process</w:t>
        </w:r>
      </w:ins>
      <w:ins w:id="193" w:author="Rascon Arana, Maria" w:date="2026-08-14T15:17:00Z" w16du:dateUtc="2026-08-14T21:17:00Z">
        <w:r w:rsidR="001C7938">
          <w:t>.</w:t>
        </w:r>
      </w:ins>
    </w:p>
    <w:p w14:paraId="3D9B02DA" w14:textId="0C16A2BD" w:rsidR="0023462F" w:rsidRDefault="0023462F" w:rsidP="0023462F">
      <w:pPr>
        <w:pStyle w:val="par3"/>
        <w:rPr>
          <w:ins w:id="194" w:author="Rascon Arana, Maria" w:date="2026-07-21T13:06:00Z" w16du:dateUtc="2026-07-21T19:06:00Z"/>
        </w:rPr>
      </w:pPr>
      <w:ins w:id="195" w:author="Rascon Arana, Maria" w:date="2026-07-21T13:05:00Z" w16du:dateUtc="2026-07-21T19:05:00Z">
        <w:r>
          <w:t>3)</w:t>
        </w:r>
        <w:r>
          <w:tab/>
        </w:r>
      </w:ins>
      <w:ins w:id="196" w:author="Rascon Arana, Maria" w:date="2026-07-21T13:06:00Z" w16du:dateUtc="2026-07-21T19:06:00Z">
        <w:r>
          <w:t>The outlet must have a continuous quality assessment system in place to periodically verify the accuracy of the final product, under which any error, including errors that do not reach the patient, must trigger pharmacist review and evaluation of the process. This review and subsequent recommendations must be documented.</w:t>
        </w:r>
      </w:ins>
    </w:p>
    <w:p w14:paraId="5A0CA63C" w14:textId="451DE299" w:rsidR="0023462F" w:rsidRDefault="0023462F" w:rsidP="0023462F">
      <w:pPr>
        <w:pStyle w:val="par2"/>
      </w:pPr>
      <w:commentRangeStart w:id="197"/>
      <w:commentRangeStart w:id="198"/>
      <w:ins w:id="199" w:author="Rascon Arana, Maria" w:date="2026-07-21T13:06:00Z" w16du:dateUtc="2026-07-21T19:06:00Z">
        <w:r>
          <w:t>d.</w:t>
        </w:r>
      </w:ins>
      <w:commentRangeEnd w:id="197"/>
      <w:r w:rsidR="00D56889">
        <w:rPr>
          <w:rStyle w:val="CommentReference"/>
          <w:sz w:val="20"/>
          <w:szCs w:val="24"/>
        </w:rPr>
        <w:commentReference w:id="197"/>
      </w:r>
      <w:commentRangeEnd w:id="198"/>
      <w:r w:rsidR="00964A83">
        <w:rPr>
          <w:rStyle w:val="CommentReference"/>
          <w:sz w:val="20"/>
          <w:szCs w:val="24"/>
        </w:rPr>
        <w:commentReference w:id="198"/>
      </w:r>
      <w:ins w:id="200" w:author="Rascon Arana, Maria" w:date="2026-07-21T13:06:00Z" w16du:dateUtc="2026-07-21T19:06:00Z">
        <w:r>
          <w:tab/>
          <w:t>The outlet</w:t>
        </w:r>
      </w:ins>
      <w:ins w:id="201" w:author="Rascon Arana, Maria" w:date="2026-08-14T15:20:00Z" w16du:dateUtc="2026-08-14T21:20:00Z">
        <w:r w:rsidR="007A213C">
          <w:t>, which may include the supervising pharmacist, or pharmacy manager, may be</w:t>
        </w:r>
      </w:ins>
      <w:ins w:id="202" w:author="Rascon Arana, Maria" w:date="2026-07-21T13:06:00Z" w16du:dateUtc="2026-07-21T19:06:00Z">
        <w:r>
          <w:t xml:space="preserve"> liable for product verification errors by pharmacy interns or pharmacy technicians or failure to comply with the requirements of section 12-280-122(5)(a) to (5)(e), C.R.S.</w:t>
        </w:r>
      </w:ins>
      <w:ins w:id="203" w:author="Rascon Arana, Maria" w:date="2026-08-14T15:20:00Z" w16du:dateUtc="2026-08-14T21:20:00Z">
        <w:r w:rsidR="007A213C">
          <w:t xml:space="preserve"> The registere</w:t>
        </w:r>
      </w:ins>
      <w:ins w:id="204" w:author="Rascon Arana, Maria" w:date="2026-08-14T15:21:00Z" w16du:dateUtc="2026-08-14T21:21:00Z">
        <w:r w:rsidR="007A213C">
          <w:t>d outlet and the pharmacy manager shall complete and document a root cause analysis related to the incident, retrain associated personal as required per outlet’s policies and procedures, and have an action plan in place related to the incident. This shall be documented and readily available to the Board, as the Board may review incidents on a case-by-case basis as warranted.</w:t>
        </w:r>
      </w:ins>
    </w:p>
    <w:p w14:paraId="72708A17" w14:textId="65AB424E" w:rsidR="00F6699A" w:rsidRDefault="006A47E0" w:rsidP="00C14BD0">
      <w:pPr>
        <w:jc w:val="center"/>
      </w:pPr>
      <w:r>
        <w:t>…</w:t>
      </w:r>
    </w:p>
    <w:p w14:paraId="7E1BD68A" w14:textId="69CF21C1" w:rsidR="00ED78A3" w:rsidRDefault="00ED78A3" w:rsidP="00ED78A3">
      <w:pPr>
        <w:pStyle w:val="par1"/>
      </w:pPr>
      <w:r>
        <w:t>3.00.70</w:t>
      </w:r>
      <w:r>
        <w:tab/>
      </w:r>
      <w:r>
        <w:tab/>
      </w:r>
      <w:r w:rsidRPr="00ED78A3">
        <w:t>Responsibility for pharmacy technicians</w:t>
      </w:r>
      <w:ins w:id="205" w:author="Rascon Arana, Maria" w:date="2026-07-21T13:08:00Z" w16du:dateUtc="2026-07-21T19:08:00Z">
        <w:r>
          <w:t xml:space="preserve"> and pharmacy interns</w:t>
        </w:r>
      </w:ins>
      <w:r w:rsidRPr="00ED78A3">
        <w:t xml:space="preserve">. A pharmacist shall be responsible for pharmacy technicians </w:t>
      </w:r>
      <w:ins w:id="206" w:author="Rascon Arana, Maria" w:date="2026-07-21T13:08:00Z" w16du:dateUtc="2026-07-21T19:08:00Z">
        <w:r>
          <w:t xml:space="preserve">and pharmacy interns </w:t>
        </w:r>
      </w:ins>
      <w:r w:rsidRPr="00ED78A3">
        <w:t>and shall at all times comply with section 12-280-118(5), C.R.S.</w:t>
      </w:r>
    </w:p>
    <w:p w14:paraId="768790CF" w14:textId="0BD3F064" w:rsidR="00F134DC" w:rsidRDefault="00F134DC" w:rsidP="00F134DC">
      <w:pPr>
        <w:jc w:val="center"/>
      </w:pPr>
      <w:r>
        <w:lastRenderedPageBreak/>
        <w:t>…</w:t>
      </w:r>
    </w:p>
    <w:p w14:paraId="1223A7DD" w14:textId="5B0FDF7C" w:rsidR="00F134DC" w:rsidRDefault="00F134DC" w:rsidP="00F134DC">
      <w:pPr>
        <w:pStyle w:val="Heading2"/>
      </w:pPr>
      <w:r>
        <w:t>4.00.00</w:t>
      </w:r>
      <w:r>
        <w:tab/>
      </w:r>
      <w:r>
        <w:tab/>
        <w:t>LICENSING.</w:t>
      </w:r>
    </w:p>
    <w:p w14:paraId="3A096BFD" w14:textId="4BCDEBAE" w:rsidR="00F134DC" w:rsidRDefault="00F134DC" w:rsidP="00F134DC">
      <w:pPr>
        <w:pStyle w:val="par1"/>
      </w:pPr>
      <w:r>
        <w:t>4.00.10</w:t>
      </w:r>
      <w:r>
        <w:tab/>
      </w:r>
      <w:r>
        <w:tab/>
        <w:t>Definitions.</w:t>
      </w:r>
    </w:p>
    <w:p w14:paraId="654709A6" w14:textId="6C444895" w:rsidR="00596A1E" w:rsidRDefault="00596A1E" w:rsidP="00596A1E">
      <w:pPr>
        <w:pStyle w:val="par2"/>
      </w:pPr>
      <w:r>
        <w:t>a.</w:t>
      </w:r>
      <w:r>
        <w:tab/>
      </w:r>
      <w:r w:rsidRPr="00596A1E">
        <w:t>“Academic examination” is the North American Pharmacist Licensure Examination.</w:t>
      </w:r>
    </w:p>
    <w:p w14:paraId="557F7967" w14:textId="785B3FAA" w:rsidR="00596A1E" w:rsidRDefault="00596A1E" w:rsidP="00596A1E">
      <w:pPr>
        <w:pStyle w:val="par2"/>
      </w:pPr>
      <w:r>
        <w:t>b.</w:t>
      </w:r>
      <w:r>
        <w:tab/>
      </w:r>
      <w:r w:rsidRPr="00596A1E">
        <w:t>“Board-approved foreign pharmacy graduate certification” means the Foreign Pharmacy Graduate Equivalency Certification.</w:t>
      </w:r>
    </w:p>
    <w:p w14:paraId="0C297C77" w14:textId="070D78A6" w:rsidR="00596A1E" w:rsidRDefault="00596A1E" w:rsidP="00596A1E">
      <w:pPr>
        <w:pStyle w:val="par2"/>
      </w:pPr>
      <w:commentRangeStart w:id="207"/>
      <w:r>
        <w:t>c.</w:t>
      </w:r>
      <w:commentRangeEnd w:id="207"/>
      <w:r w:rsidR="00D56889">
        <w:rPr>
          <w:rStyle w:val="CommentReference"/>
          <w:sz w:val="20"/>
          <w:szCs w:val="24"/>
        </w:rPr>
        <w:commentReference w:id="207"/>
      </w:r>
      <w:r>
        <w:tab/>
      </w:r>
      <w:r w:rsidRPr="00596A1E">
        <w:t xml:space="preserve">“Board-approved jurisprudence examination” means the </w:t>
      </w:r>
      <w:del w:id="208" w:author="Rascon Arana, Maria" w:date="2026-07-22T07:58:00Z" w16du:dateUtc="2026-07-22T13:58:00Z">
        <w:r w:rsidRPr="00596A1E" w:rsidDel="00F320A3">
          <w:delText>Colorado-specific Multistate Pharmacy Jurisprudence Examination</w:delText>
        </w:r>
      </w:del>
      <w:ins w:id="209" w:author="Rascon Arana, Maria" w:date="2026-07-22T07:58:00Z" w16du:dateUtc="2026-07-22T13:58:00Z">
        <w:r w:rsidR="00F320A3">
          <w:t xml:space="preserve">Uniform Multistate Pharmacy Jurisprudence Exam </w:t>
        </w:r>
      </w:ins>
      <w:ins w:id="210" w:author="Rascon Arana, Maria" w:date="2026-07-22T07:59:00Z" w16du:dateUtc="2026-07-22T13:59:00Z">
        <w:r w:rsidR="00F320A3">
          <w:t>(Uniform “MPJE” or “UMPJE”) from the National Association of Boards of Pharmacy (“NABP”)</w:t>
        </w:r>
      </w:ins>
      <w:r w:rsidRPr="00596A1E">
        <w:t>.</w:t>
      </w:r>
    </w:p>
    <w:p w14:paraId="6FD9AB3A" w14:textId="6005F087" w:rsidR="00596A1E" w:rsidRDefault="00596A1E" w:rsidP="00596A1E">
      <w:pPr>
        <w:pStyle w:val="par2"/>
      </w:pPr>
      <w:r>
        <w:t>d.</w:t>
      </w:r>
      <w:r>
        <w:tab/>
      </w:r>
      <w:r w:rsidRPr="00596A1E">
        <w:t>“Board-approved school or college of pharmacy” is a professional degree program of a school or college of pharmacy that has an accredited or preaccredited status from the Accreditation Council for Pharmacy Education (“ACPE”).</w:t>
      </w:r>
    </w:p>
    <w:p w14:paraId="37773317" w14:textId="3A97AA42" w:rsidR="00596A1E" w:rsidRDefault="00596A1E" w:rsidP="00596A1E">
      <w:pPr>
        <w:pStyle w:val="par2"/>
      </w:pPr>
      <w:r>
        <w:t>e.</w:t>
      </w:r>
      <w:r>
        <w:tab/>
      </w:r>
      <w:r w:rsidRPr="00596A1E">
        <w:t>“Board-designated clearinghouse for license transfer” means the National Association of Boards of Pharmacy Clearinghouse operated by the National Association of Boards of Pharmacy.</w:t>
      </w:r>
    </w:p>
    <w:p w14:paraId="215B4EE0" w14:textId="525EEDEE" w:rsidR="00596A1E" w:rsidRDefault="00596A1E" w:rsidP="00596A1E">
      <w:pPr>
        <w:pStyle w:val="par2"/>
      </w:pPr>
      <w:r>
        <w:t>f.</w:t>
      </w:r>
      <w:r>
        <w:tab/>
      </w:r>
      <w:r w:rsidRPr="00596A1E">
        <w:t>“Disenrollment” means the current status of a pharmacy student who no longer possesses the right or capacity to complete the curriculum in the allotted time as set forth in the policies of the corresponding Board</w:t>
      </w:r>
      <w:r>
        <w:t>-</w:t>
      </w:r>
      <w:r w:rsidRPr="00596A1E">
        <w:t>approved school or college of pharmacy.</w:t>
      </w:r>
    </w:p>
    <w:p w14:paraId="425315D8" w14:textId="28007569" w:rsidR="00596A1E" w:rsidRDefault="00596A1E" w:rsidP="00596A1E">
      <w:pPr>
        <w:pStyle w:val="par2"/>
      </w:pPr>
      <w:r>
        <w:t>g.</w:t>
      </w:r>
      <w:r>
        <w:tab/>
      </w:r>
      <w:r w:rsidRPr="00596A1E">
        <w:t>“Enrollment” means the current status of a pharmacy student who possesses the right or capacity to complete the curriculum in the allotted time as set forth in the policies of the corresponding Board-approved school or college of pharmacy.</w:t>
      </w:r>
    </w:p>
    <w:p w14:paraId="3C195719" w14:textId="2F21E0F9" w:rsidR="00596A1E" w:rsidRDefault="00596A1E" w:rsidP="00596A1E">
      <w:pPr>
        <w:pStyle w:val="par2"/>
      </w:pPr>
      <w:r>
        <w:t>h.</w:t>
      </w:r>
      <w:r>
        <w:tab/>
      </w:r>
      <w:r w:rsidRPr="00596A1E">
        <w:t>“Intern” means a person who is:</w:t>
      </w:r>
    </w:p>
    <w:p w14:paraId="448B9C28" w14:textId="02AD78A1" w:rsidR="00596A1E" w:rsidRDefault="00596A1E" w:rsidP="00596A1E">
      <w:pPr>
        <w:jc w:val="center"/>
      </w:pPr>
      <w:r>
        <w:t>…</w:t>
      </w:r>
    </w:p>
    <w:p w14:paraId="1EF22761" w14:textId="6C334347" w:rsidR="00F134DC" w:rsidRDefault="00596A1E" w:rsidP="00596A1E">
      <w:pPr>
        <w:pStyle w:val="par2"/>
      </w:pPr>
      <w:r>
        <w:t>m.</w:t>
      </w:r>
      <w:r>
        <w:tab/>
      </w:r>
      <w:r w:rsidRPr="00596A1E">
        <w:t xml:space="preserve">“Score transfer” is the transfer of the academic examination score to Colorado by participation in the NAPLEX </w:t>
      </w:r>
      <w:ins w:id="211" w:author="Rascon Arana, Maria" w:date="2026-07-21T14:13:00Z" w16du:dateUtc="2026-07-21T20:13:00Z">
        <w:r>
          <w:t xml:space="preserve">and/or UMPJE </w:t>
        </w:r>
      </w:ins>
      <w:r w:rsidRPr="00596A1E">
        <w:t>Score Transfer Program operated by the National Association of Boards of Pharmacy.</w:t>
      </w:r>
    </w:p>
    <w:p w14:paraId="75413921" w14:textId="49ECB493" w:rsidR="00596A1E" w:rsidRDefault="00596A1E" w:rsidP="00596A1E">
      <w:pPr>
        <w:jc w:val="center"/>
      </w:pPr>
      <w:commentRangeStart w:id="212"/>
      <w:commentRangeStart w:id="213"/>
      <w:commentRangeStart w:id="214"/>
      <w:r>
        <w:t>…</w:t>
      </w:r>
      <w:commentRangeEnd w:id="212"/>
      <w:r w:rsidR="00D56889">
        <w:rPr>
          <w:rStyle w:val="CommentReference"/>
          <w:sz w:val="20"/>
          <w:szCs w:val="20"/>
        </w:rPr>
        <w:commentReference w:id="212"/>
      </w:r>
      <w:commentRangeEnd w:id="213"/>
      <w:r w:rsidR="00D56889">
        <w:rPr>
          <w:rStyle w:val="CommentReference"/>
          <w:sz w:val="20"/>
          <w:szCs w:val="20"/>
        </w:rPr>
        <w:commentReference w:id="213"/>
      </w:r>
      <w:commentRangeEnd w:id="214"/>
      <w:r w:rsidR="009260F6">
        <w:rPr>
          <w:rStyle w:val="CommentReference"/>
          <w:sz w:val="20"/>
          <w:szCs w:val="20"/>
        </w:rPr>
        <w:commentReference w:id="214"/>
      </w:r>
    </w:p>
    <w:p w14:paraId="3A895CD8" w14:textId="6E6086BA" w:rsidR="00596A1E" w:rsidRDefault="00596A1E" w:rsidP="00596A1E">
      <w:pPr>
        <w:pStyle w:val="par1"/>
      </w:pPr>
      <w:r>
        <w:t>4.03.00</w:t>
      </w:r>
      <w:r>
        <w:tab/>
      </w:r>
      <w:r>
        <w:tab/>
      </w:r>
      <w:r w:rsidR="001F1125" w:rsidRPr="001F1125">
        <w:t>Reinstatement or Reactivation of Pharmacist License.</w:t>
      </w:r>
    </w:p>
    <w:p w14:paraId="6FE90147" w14:textId="320B9451" w:rsidR="001F1125" w:rsidRDefault="001F1125" w:rsidP="001F1125">
      <w:pPr>
        <w:pStyle w:val="par2"/>
      </w:pPr>
      <w:r>
        <w:t>a.</w:t>
      </w:r>
      <w:r>
        <w:tab/>
      </w:r>
      <w:r w:rsidRPr="001F1125">
        <w:t>If the license has been inactive or expired for over twenty-four months, a person wishing to reinstate or reactivate such license shall do the following:</w:t>
      </w:r>
    </w:p>
    <w:p w14:paraId="6B5667E8" w14:textId="5C6EF204" w:rsidR="001F1125" w:rsidRDefault="001F1125" w:rsidP="001F1125">
      <w:pPr>
        <w:pStyle w:val="par3"/>
      </w:pPr>
      <w:r>
        <w:t>(1)</w:t>
      </w:r>
      <w:r>
        <w:tab/>
      </w:r>
      <w:r w:rsidRPr="001F1125">
        <w:t>Submit the appropriate application with the required fee;</w:t>
      </w:r>
    </w:p>
    <w:p w14:paraId="7A063E91" w14:textId="6A79D720" w:rsidR="001F1125" w:rsidRDefault="001F1125" w:rsidP="001F1125">
      <w:pPr>
        <w:pStyle w:val="par3"/>
      </w:pPr>
      <w:r>
        <w:t>(2)</w:t>
      </w:r>
      <w:r>
        <w:tab/>
      </w:r>
      <w:r w:rsidRPr="001F1125">
        <w:t>Submit one hour of continuing education for each month such license was inactive or expired. Twenty-four of these hours shall have been completed in the twenty-four months prior to application for reinstatement or reactivation; and</w:t>
      </w:r>
    </w:p>
    <w:p w14:paraId="06D1B6BE" w14:textId="3693890D" w:rsidR="001F1125" w:rsidRDefault="001F1125" w:rsidP="001F1125">
      <w:pPr>
        <w:pStyle w:val="par3"/>
      </w:pPr>
      <w:r>
        <w:t>(3)</w:t>
      </w:r>
      <w:r>
        <w:tab/>
      </w:r>
      <w:r w:rsidRPr="001F1125">
        <w:t xml:space="preserve">Take and pass the </w:t>
      </w:r>
      <w:ins w:id="215" w:author="Rascon Arana, Maria" w:date="2026-07-22T07:59:00Z" w16du:dateUtc="2026-07-22T13:59:00Z">
        <w:r w:rsidR="008368EF">
          <w:t>Board-</w:t>
        </w:r>
      </w:ins>
      <w:r w:rsidRPr="001F1125">
        <w:t>approved jurisprudence examination. The passing score shall be set by the examining entity.</w:t>
      </w:r>
    </w:p>
    <w:p w14:paraId="3F11ECAA" w14:textId="5D0B6F68" w:rsidR="001F1125" w:rsidRDefault="001F1125" w:rsidP="001F1125">
      <w:pPr>
        <w:pStyle w:val="par2"/>
      </w:pPr>
      <w:r>
        <w:lastRenderedPageBreak/>
        <w:t>b.</w:t>
      </w:r>
      <w:r>
        <w:tab/>
      </w:r>
      <w:r w:rsidRPr="001F1125">
        <w:t>If the license has been expired or inactive for less than twenty-four months, a person wishing to reinstate or reactivate such license shall do the following:</w:t>
      </w:r>
    </w:p>
    <w:p w14:paraId="007DB5CB" w14:textId="3913DC1D" w:rsidR="001F1125" w:rsidRDefault="001F1125" w:rsidP="001F1125">
      <w:pPr>
        <w:pStyle w:val="par3"/>
      </w:pPr>
      <w:r>
        <w:t>(1)</w:t>
      </w:r>
      <w:r>
        <w:tab/>
      </w:r>
      <w:r w:rsidRPr="001F1125">
        <w:t>Submit the appropriate application with the required fee; and</w:t>
      </w:r>
    </w:p>
    <w:p w14:paraId="1951B700" w14:textId="3AAAD478" w:rsidR="001F1125" w:rsidRPr="00F134DC" w:rsidRDefault="001F1125" w:rsidP="001F1125">
      <w:pPr>
        <w:pStyle w:val="par3"/>
      </w:pPr>
      <w:commentRangeStart w:id="216"/>
      <w:r>
        <w:t>(2)</w:t>
      </w:r>
      <w:commentRangeEnd w:id="216"/>
      <w:r w:rsidR="00D56889">
        <w:rPr>
          <w:rStyle w:val="CommentReference"/>
          <w:sz w:val="20"/>
          <w:szCs w:val="24"/>
        </w:rPr>
        <w:commentReference w:id="216"/>
      </w:r>
      <w:r>
        <w:tab/>
      </w:r>
      <w:r w:rsidRPr="001F1125">
        <w:t>Submit twenty-four hours of continuing education completed within the twenty-four months prior to application</w:t>
      </w:r>
      <w:ins w:id="217" w:author="Rascon Arana, Maria" w:date="2026-07-21T14:18:00Z" w16du:dateUtc="2026-07-21T20:18:00Z">
        <w:r>
          <w:t>, one hour of which should be in the area o</w:t>
        </w:r>
      </w:ins>
      <w:ins w:id="218" w:author="Rascon Arana, Maria" w:date="2026-07-21T14:19:00Z" w16du:dateUtc="2026-07-21T20:19:00Z">
        <w:r>
          <w:t>f pharmacy law</w:t>
        </w:r>
      </w:ins>
      <w:r w:rsidRPr="001F1125">
        <w:t>.</w:t>
      </w:r>
    </w:p>
    <w:p w14:paraId="28480BFB" w14:textId="79B2D303" w:rsidR="00ED78A3" w:rsidRPr="00F6699A" w:rsidRDefault="00ED78A3" w:rsidP="00ED78A3">
      <w:pPr>
        <w:jc w:val="center"/>
      </w:pPr>
      <w:r>
        <w:t>…</w:t>
      </w:r>
    </w:p>
    <w:p w14:paraId="442C1C69" w14:textId="7465BAB6" w:rsidR="003E6838" w:rsidRDefault="003E6838" w:rsidP="003E6838">
      <w:pPr>
        <w:pStyle w:val="Heading2"/>
      </w:pPr>
      <w:r>
        <w:t>10.00.00</w:t>
      </w:r>
      <w:r>
        <w:tab/>
        <w:t>EMERGENCY KITS.</w:t>
      </w:r>
    </w:p>
    <w:p w14:paraId="4975B7F8" w14:textId="77777777" w:rsidR="003E6838" w:rsidRPr="00306148" w:rsidRDefault="003E6838" w:rsidP="003E6838">
      <w:pPr>
        <w:pStyle w:val="par1"/>
      </w:pPr>
      <w:r w:rsidRPr="00306148">
        <w:t>10.00.05</w:t>
      </w:r>
      <w:r w:rsidRPr="00306148">
        <w:tab/>
        <w:t>Definitions.</w:t>
      </w:r>
    </w:p>
    <w:p w14:paraId="441F8FB7" w14:textId="1156B0D6" w:rsidR="003E6838" w:rsidRPr="00306148" w:rsidRDefault="003E6838" w:rsidP="003E6838">
      <w:pPr>
        <w:pStyle w:val="par2"/>
      </w:pPr>
      <w:r w:rsidRPr="00306148">
        <w:t>a.</w:t>
      </w:r>
      <w:r w:rsidRPr="00306148">
        <w:tab/>
      </w:r>
      <w:r>
        <w:t>“</w:t>
      </w:r>
      <w:r w:rsidRPr="00306148">
        <w:t>Emergency kit</w:t>
      </w:r>
      <w:r>
        <w:t>”</w:t>
      </w:r>
      <w:r w:rsidRPr="00306148">
        <w:t xml:space="preserve"> or </w:t>
      </w:r>
      <w:r>
        <w:t>“</w:t>
      </w:r>
      <w:r w:rsidRPr="00306148">
        <w:t>kit</w:t>
      </w:r>
      <w:r>
        <w:t>”</w:t>
      </w:r>
      <w:r w:rsidRPr="00306148">
        <w:t xml:space="preserve"> means a tamper-evident sealed and secured container or secured </w:t>
      </w:r>
      <w:r w:rsidRPr="003E6838">
        <w:t xml:space="preserve"> electronic system containing drugs which are used for either immediate administration to patients of facilities delineated in 10.00.10 or in an emergency situation or as a starter dose</w:t>
      </w:r>
      <w:r w:rsidRPr="00306148">
        <w:t>.</w:t>
      </w:r>
    </w:p>
    <w:p w14:paraId="09D94B88" w14:textId="77777777" w:rsidR="003E6838" w:rsidRPr="00306148" w:rsidRDefault="003E6838" w:rsidP="003E6838">
      <w:pPr>
        <w:pStyle w:val="par2"/>
      </w:pPr>
      <w:r w:rsidRPr="00306148">
        <w:t>b.</w:t>
      </w:r>
      <w:r w:rsidRPr="00306148">
        <w:tab/>
      </w:r>
      <w:r>
        <w:t>“</w:t>
      </w:r>
      <w:r w:rsidRPr="00306148">
        <w:t>Starter dose</w:t>
      </w:r>
      <w:r>
        <w:t>”</w:t>
      </w:r>
      <w:r w:rsidRPr="00306148">
        <w:t xml:space="preserve"> means a dose of medication contained in an emergency kit for the purpose of starting the initial therapy for a patient residing in a facility delineated in Rule 10.00.10.</w:t>
      </w:r>
    </w:p>
    <w:p w14:paraId="70335108" w14:textId="463DCD51" w:rsidR="003E6838" w:rsidRPr="00306148" w:rsidRDefault="003E6838" w:rsidP="003E6838">
      <w:pPr>
        <w:pStyle w:val="par1"/>
      </w:pPr>
      <w:r w:rsidRPr="00306148">
        <w:t>10.00.10</w:t>
      </w:r>
      <w:r w:rsidRPr="00306148">
        <w:tab/>
      </w:r>
      <w:r w:rsidRPr="003E6838">
        <w:t xml:space="preserve">A prescription drug outlet or a hospital other outlet may provide an emergency kit to any of the following facilities that are licensed or certified by the Colorado Department of Public Health and Environment: Long-Term Care Facilities, Hospices, </w:t>
      </w:r>
      <w:del w:id="219" w:author="Rascon Arana, Maria" w:date="2026-07-20T11:26:00Z" w16du:dateUtc="2026-07-20T17:26:00Z">
        <w:r w:rsidRPr="003E6838" w:rsidDel="00CD2DDB">
          <w:delText>Acute Treatment Units</w:delText>
        </w:r>
      </w:del>
      <w:ins w:id="220" w:author="Rascon Arana, Maria" w:date="2026-07-20T11:27:00Z" w16du:dateUtc="2026-07-20T17:27:00Z">
        <w:r w:rsidR="00CD2DDB">
          <w:t>Behavioral Health Entities</w:t>
        </w:r>
      </w:ins>
      <w:r w:rsidRPr="003E6838">
        <w:t xml:space="preserve"> and Home Health Agencies. Such kit is to provide an emergency supply of drugs, both controlled and non-controlled as provided below. The drugs maintained in the emergency drug supply shall remain the property of the prescription drug outlet or the hospital other outlet who supplied the drugs</w:t>
      </w:r>
      <w:r w:rsidRPr="00306148">
        <w:t>.</w:t>
      </w:r>
    </w:p>
    <w:p w14:paraId="7BB89BAF" w14:textId="77777777" w:rsidR="003E6838" w:rsidRPr="00306148" w:rsidRDefault="003E6838" w:rsidP="003E6838">
      <w:pPr>
        <w:pStyle w:val="par2"/>
      </w:pPr>
      <w:r w:rsidRPr="00306148">
        <w:t>a.</w:t>
      </w:r>
      <w:r w:rsidRPr="00306148">
        <w:tab/>
        <w:t>Only one prescription drug outlet or hospital other outlet may provide a kit to any of the above facilities. Multiple pharmacies or hospital other outlets may not supply emergency kits to the same facility.</w:t>
      </w:r>
    </w:p>
    <w:p w14:paraId="74398B79" w14:textId="77777777" w:rsidR="003E6838" w:rsidRPr="00306148" w:rsidRDefault="003E6838" w:rsidP="003E6838">
      <w:pPr>
        <w:pStyle w:val="par2"/>
      </w:pPr>
      <w:r w:rsidRPr="00306148">
        <w:t>b.</w:t>
      </w:r>
      <w:r w:rsidRPr="00306148">
        <w:tab/>
        <w:t>The pharmacist manager of the prescription drug outlet supplying the kit or the consultant pharmacist of the hospital other outlet supplying the kit shall be responsible for the accurate stocking or restocking of the kit. He/she may delegate this function to non-pharmacist personnel, but the pharmacist manager or other outlet consultant pharmacist assumes responsibility for the accuracy of the contents of the kit.</w:t>
      </w:r>
    </w:p>
    <w:p w14:paraId="5EA88762" w14:textId="77777777" w:rsidR="003E6838" w:rsidRPr="00306148" w:rsidRDefault="003E6838" w:rsidP="003E6838">
      <w:pPr>
        <w:pStyle w:val="par1"/>
      </w:pPr>
      <w:r w:rsidRPr="00306148">
        <w:t>10.00.20</w:t>
      </w:r>
      <w:r w:rsidRPr="00306148">
        <w:tab/>
        <w:t>Categories and Limits</w:t>
      </w:r>
    </w:p>
    <w:p w14:paraId="025EA022" w14:textId="19D16231" w:rsidR="003E6838" w:rsidRPr="00306148" w:rsidRDefault="003E6838" w:rsidP="003E6838">
      <w:pPr>
        <w:pStyle w:val="par2"/>
      </w:pPr>
      <w:r w:rsidRPr="00306148">
        <w:t>a.</w:t>
      </w:r>
      <w:r w:rsidRPr="00306148">
        <w:tab/>
      </w:r>
      <w:r w:rsidRPr="003E6838">
        <w:t xml:space="preserve">For Long-Term Care Facilities, </w:t>
      </w:r>
      <w:del w:id="221" w:author="Rascon Arana, Maria" w:date="2026-07-20T11:27:00Z" w16du:dateUtc="2026-07-20T17:27:00Z">
        <w:r w:rsidRPr="003E6838" w:rsidDel="00CD2DDB">
          <w:delText>Acute Treatment Units</w:delText>
        </w:r>
      </w:del>
      <w:ins w:id="222" w:author="Rascon Arana, Maria" w:date="2026-07-20T11:27:00Z" w16du:dateUtc="2026-07-20T17:27:00Z">
        <w:r w:rsidR="00CD2DDB">
          <w:t>Behavioral Health Entities</w:t>
        </w:r>
      </w:ins>
      <w:r w:rsidRPr="003E6838">
        <w:t>, and Inpatient Hospices, the medical director of the facility, or equivalent, and the consulting pharmacist shall determine the specific drugs to be kept in the kit. The number of drugs allowed in the kit shall be limited to sixty. Of the sixty, twelve may be controlled substances. The kit may contain no more than thirty doses of any separate drug dosage form or strength for each drug. The container size for each drug shall be limited to unit dose or unit of issue packaging</w:t>
      </w:r>
      <w:r w:rsidRPr="00306148">
        <w:t>.</w:t>
      </w:r>
    </w:p>
    <w:p w14:paraId="0331F08D" w14:textId="77777777" w:rsidR="003E6838" w:rsidRPr="00306148" w:rsidRDefault="003E6838" w:rsidP="003E6838">
      <w:pPr>
        <w:pStyle w:val="par2"/>
      </w:pPr>
      <w:r w:rsidRPr="00306148">
        <w:t>b.</w:t>
      </w:r>
      <w:r w:rsidRPr="00306148">
        <w:tab/>
        <w:t xml:space="preserve">In the case of a Certified Home Health Agency or an Outpatient Hospice, the director of nursing of the Certified Home Health Agency or of the Licensed Hospice, and a pharmacist employed and designated by the prescription drug outlet or hospital other outlet providing the kit shall determine the specific drugs to be kept in the kit. A Certified </w:t>
      </w:r>
      <w:r w:rsidRPr="00306148">
        <w:lastRenderedPageBreak/>
        <w:t>Home Health Agency or Outpatient Hospice may not have oral dosage forms or controlled substances in the kit. The container size for each injectable drug shall be limited to unit dose or unit of issue packaging. The number of drugs allowed in the kit shall be limited to sixty. The kit may contain only thirty doses of any separate drug dosage form or strength for each drug.</w:t>
      </w:r>
    </w:p>
    <w:p w14:paraId="2DE60D8B" w14:textId="77777777" w:rsidR="003E6838" w:rsidRPr="00306148" w:rsidRDefault="003E6838" w:rsidP="003E6838">
      <w:pPr>
        <w:pStyle w:val="par1"/>
      </w:pPr>
      <w:r w:rsidRPr="00306148">
        <w:t>10.00.30</w:t>
      </w:r>
      <w:r w:rsidRPr="00306148">
        <w:tab/>
        <w:t>The kit shall be sealed with a tamper-evident seal or an electronic system which notifies the pharmacy when the kit has been accessed. Paper or tape seals are unacceptable. If an electronic system is utilized, the pharmacy and facility must maintain a written procedure for how the kit can be accessed in the event of downtime.</w:t>
      </w:r>
    </w:p>
    <w:p w14:paraId="6DA2606F" w14:textId="77777777" w:rsidR="003E6838" w:rsidRPr="00306148" w:rsidRDefault="003E6838" w:rsidP="003E6838">
      <w:pPr>
        <w:pStyle w:val="par1"/>
      </w:pPr>
      <w:r w:rsidRPr="00306148">
        <w:t>10.00.40</w:t>
      </w:r>
      <w:r w:rsidRPr="00306148">
        <w:tab/>
        <w:t>The following information shall be readily retrievable and up-dated as required:</w:t>
      </w:r>
    </w:p>
    <w:p w14:paraId="095A7DCF" w14:textId="77777777" w:rsidR="003E6838" w:rsidRPr="00306148" w:rsidRDefault="003E6838" w:rsidP="003E6838">
      <w:pPr>
        <w:pStyle w:val="par2"/>
      </w:pPr>
      <w:r w:rsidRPr="00306148">
        <w:t>a.</w:t>
      </w:r>
      <w:r w:rsidRPr="00306148">
        <w:tab/>
        <w:t>Name, address and telephone number of the prescription drug outlet or hospital other outlet providing the contents of the kit;</w:t>
      </w:r>
    </w:p>
    <w:p w14:paraId="6F992EDC" w14:textId="77777777" w:rsidR="003E6838" w:rsidRPr="00306148" w:rsidRDefault="003E6838" w:rsidP="003E6838">
      <w:pPr>
        <w:pStyle w:val="par2"/>
      </w:pPr>
      <w:r w:rsidRPr="00306148">
        <w:t>b.</w:t>
      </w:r>
      <w:r w:rsidRPr="00306148">
        <w:tab/>
        <w:t>The date of sealing of the kit;</w:t>
      </w:r>
    </w:p>
    <w:p w14:paraId="62A7A4C2" w14:textId="77777777" w:rsidR="003E6838" w:rsidRPr="00306148" w:rsidRDefault="003E6838" w:rsidP="003E6838">
      <w:pPr>
        <w:pStyle w:val="par2"/>
      </w:pPr>
      <w:r w:rsidRPr="00306148">
        <w:t>c.</w:t>
      </w:r>
      <w:r w:rsidRPr="00306148">
        <w:tab/>
        <w:t>A suitable expiration date which shall be the earliest expiration date of any drug in the kit, but in no event shall it be more than one year from the date of sealing; and</w:t>
      </w:r>
    </w:p>
    <w:p w14:paraId="5468839D" w14:textId="0F11AF01" w:rsidR="003E6838" w:rsidRPr="00306148" w:rsidRDefault="003E6838" w:rsidP="003E6838">
      <w:pPr>
        <w:pStyle w:val="par2"/>
      </w:pPr>
      <w:r w:rsidRPr="00306148">
        <w:t>d.</w:t>
      </w:r>
      <w:r w:rsidRPr="00306148">
        <w:tab/>
      </w:r>
      <w:r w:rsidRPr="003E6838">
        <w:t xml:space="preserve">In the case of a Long-Term Care Facility, </w:t>
      </w:r>
      <w:del w:id="223" w:author="Rascon Arana, Maria" w:date="2026-07-20T11:27:00Z" w16du:dateUtc="2026-07-20T17:27:00Z">
        <w:r w:rsidRPr="003E6838" w:rsidDel="00CD2DDB">
          <w:delText>Acute Treatment Unit</w:delText>
        </w:r>
      </w:del>
      <w:ins w:id="224" w:author="Rascon Arana, Maria" w:date="2026-07-20T11:27:00Z" w16du:dateUtc="2026-07-20T17:27:00Z">
        <w:r w:rsidR="00CD2DDB">
          <w:t>Behavioral Health Entities</w:t>
        </w:r>
      </w:ins>
      <w:del w:id="225" w:author="Rascon Arana, Maria" w:date="2026-07-20T11:27:00Z" w16du:dateUtc="2026-07-20T17:27:00Z">
        <w:r w:rsidRPr="003E6838" w:rsidDel="00CD2DDB">
          <w:delText xml:space="preserve"> </w:delText>
        </w:r>
      </w:del>
      <w:r w:rsidRPr="003E6838">
        <w:t>or Inpatient Hospice, the name of the consulting pharmacist, or, in the case of a Certified Home Health Agency or an Outpatient Hospice, the name of the designated pharmacist</w:t>
      </w:r>
      <w:r w:rsidRPr="00306148">
        <w:t>.</w:t>
      </w:r>
    </w:p>
    <w:p w14:paraId="488DEF68" w14:textId="77777777" w:rsidR="003E6838" w:rsidRPr="00306148" w:rsidRDefault="003E6838" w:rsidP="003E6838">
      <w:pPr>
        <w:pStyle w:val="par1"/>
      </w:pPr>
      <w:r w:rsidRPr="00306148">
        <w:t>10.00.41</w:t>
      </w:r>
      <w:r w:rsidRPr="00306148">
        <w:tab/>
        <w:t>A copy of the kit contents shall also be attached to the kit.</w:t>
      </w:r>
    </w:p>
    <w:p w14:paraId="08264CAA" w14:textId="77777777" w:rsidR="003E6838" w:rsidRPr="00306148" w:rsidRDefault="003E6838" w:rsidP="003E6838">
      <w:pPr>
        <w:pStyle w:val="par1"/>
      </w:pPr>
      <w:r w:rsidRPr="00306148">
        <w:t>10.00.50</w:t>
      </w:r>
      <w:r w:rsidRPr="00306148">
        <w:tab/>
        <w:t>Access. Access to the contents of the kit shall be limited as follows:</w:t>
      </w:r>
    </w:p>
    <w:p w14:paraId="4057CE1B" w14:textId="26E2DA65" w:rsidR="003E6838" w:rsidRPr="00306148" w:rsidRDefault="003E6838" w:rsidP="003E6838">
      <w:pPr>
        <w:pStyle w:val="par2"/>
      </w:pPr>
      <w:r w:rsidRPr="00306148">
        <w:t>a.</w:t>
      </w:r>
      <w:r w:rsidRPr="00306148">
        <w:tab/>
      </w:r>
      <w:r w:rsidRPr="003E6838">
        <w:t xml:space="preserve">In the case of a Long-Term Care Facility, </w:t>
      </w:r>
      <w:del w:id="226" w:author="Rascon Arana, Maria" w:date="2026-07-20T11:28:00Z" w16du:dateUtc="2026-07-20T17:28:00Z">
        <w:r w:rsidRPr="003E6838" w:rsidDel="00CD2DDB">
          <w:delText>Acute Treatment Unit</w:delText>
        </w:r>
      </w:del>
      <w:ins w:id="227" w:author="Rascon Arana, Maria" w:date="2026-07-20T11:28:00Z" w16du:dateUtc="2026-07-20T17:28:00Z">
        <w:r w:rsidR="00CD2DDB">
          <w:t>Behavioral Health Entities</w:t>
        </w:r>
      </w:ins>
      <w:r w:rsidRPr="003E6838">
        <w:t>, or Inpatient Hospice, only a pharmacist employed by the prescription drug outlet or hospital other outlet which provides the kit or his/her designee, the consulting pharmacist, and any nurse employed at the facility shall have access</w:t>
      </w:r>
      <w:r>
        <w:t>.</w:t>
      </w:r>
    </w:p>
    <w:p w14:paraId="038AAC11" w14:textId="77777777" w:rsidR="003E6838" w:rsidRDefault="003E6838" w:rsidP="003E6838">
      <w:pPr>
        <w:pStyle w:val="par2"/>
      </w:pPr>
      <w:r w:rsidRPr="00306148">
        <w:t>b.</w:t>
      </w:r>
      <w:r w:rsidRPr="00306148">
        <w:tab/>
        <w:t>In the case of a Certified Home Health Agency or an Outpatient Hospice, only a pharmacist employed by the prescription drug outlet or hospital other outlet which provides the kit or a nurse employed by the Certified Home Health Agency or an Outpatient Hospice shall have access.</w:t>
      </w:r>
    </w:p>
    <w:p w14:paraId="79F7BBE0" w14:textId="77777777" w:rsidR="003E6838" w:rsidRDefault="003E6838" w:rsidP="003E6838"/>
    <w:p w14:paraId="2FEF66F4" w14:textId="77777777" w:rsidR="003E6838" w:rsidRPr="00306148" w:rsidRDefault="003E6838" w:rsidP="003E6838"/>
    <w:p w14:paraId="0E4D6BBF" w14:textId="77777777" w:rsidR="003E6838" w:rsidRPr="00306148" w:rsidRDefault="003E6838" w:rsidP="003E6838">
      <w:pPr>
        <w:pStyle w:val="par1"/>
      </w:pPr>
      <w:r w:rsidRPr="00306148">
        <w:t>10.00.60</w:t>
      </w:r>
      <w:r w:rsidRPr="00306148">
        <w:tab/>
        <w:t>Inspection. A pharmacist employed by the prescription drug outlet or hospital other outlet providing the kit or that pharmacist’s designee shall inspect and inventory the contents of the kit at least annually and within seventy-two hours after being notified that the kit has been accessed. An off-site review is acceptable, if the kit is an electronic system and meets the following requirements:</w:t>
      </w:r>
    </w:p>
    <w:p w14:paraId="4B2B2E57" w14:textId="77777777" w:rsidR="003E6838" w:rsidRPr="00306148" w:rsidRDefault="003E6838" w:rsidP="003E6838">
      <w:pPr>
        <w:pStyle w:val="par2"/>
      </w:pPr>
      <w:r w:rsidRPr="00306148">
        <w:t>a.</w:t>
      </w:r>
      <w:r w:rsidRPr="00306148">
        <w:tab/>
        <w:t>chain of custody report which includes the nurses name, patient name, medication, and quantity removed;</w:t>
      </w:r>
    </w:p>
    <w:p w14:paraId="529DA309" w14:textId="77777777" w:rsidR="003E6838" w:rsidRPr="00306148" w:rsidRDefault="003E6838" w:rsidP="003E6838">
      <w:pPr>
        <w:pStyle w:val="par2"/>
      </w:pPr>
      <w:r w:rsidRPr="00306148">
        <w:t>b.</w:t>
      </w:r>
      <w:r w:rsidRPr="00306148">
        <w:tab/>
        <w:t>has the ability to show discrepancy in count; and</w:t>
      </w:r>
    </w:p>
    <w:p w14:paraId="04846B89" w14:textId="77777777" w:rsidR="003E6838" w:rsidRPr="00306148" w:rsidRDefault="003E6838" w:rsidP="003E6838">
      <w:pPr>
        <w:pStyle w:val="par2"/>
      </w:pPr>
      <w:r w:rsidRPr="00306148">
        <w:lastRenderedPageBreak/>
        <w:t>c.</w:t>
      </w:r>
      <w:r w:rsidRPr="00306148">
        <w:tab/>
        <w:t>has secured access to medications, unable to access medications without approved request, and only able to access the medication that is requested.</w:t>
      </w:r>
    </w:p>
    <w:p w14:paraId="671E2362" w14:textId="77777777" w:rsidR="003E6838" w:rsidRPr="00306148" w:rsidRDefault="003E6838" w:rsidP="003E6838">
      <w:pPr>
        <w:pStyle w:val="upar2"/>
      </w:pPr>
      <w:r w:rsidRPr="00306148">
        <w:t>Inspection shall be documented by that pharmacist, and such documentation shall be maintained and available for inspection at the prescription drug outlet or hospital other outlet for a period of two years.</w:t>
      </w:r>
    </w:p>
    <w:p w14:paraId="0A4064C9" w14:textId="77777777" w:rsidR="003E6838" w:rsidRPr="00306148" w:rsidRDefault="003E6838" w:rsidP="003E6838">
      <w:pPr>
        <w:pStyle w:val="par1"/>
      </w:pPr>
      <w:r w:rsidRPr="00306148">
        <w:t>10.00.70</w:t>
      </w:r>
      <w:r w:rsidRPr="00306148">
        <w:tab/>
        <w:t>A separate record of use for each drug placed in the kit, and for each kit provided, which shall state the following Records. The prescription drug outlet or hospital other outlet providing the kit shall maintain:</w:t>
      </w:r>
    </w:p>
    <w:p w14:paraId="636721FF" w14:textId="12087769" w:rsidR="003E6838" w:rsidRPr="00306148" w:rsidRDefault="003E6838" w:rsidP="003E6838">
      <w:pPr>
        <w:pStyle w:val="par2"/>
      </w:pPr>
      <w:r w:rsidRPr="00306148">
        <w:t>a.</w:t>
      </w:r>
      <w:r w:rsidRPr="00306148">
        <w:tab/>
      </w:r>
      <w:r w:rsidRPr="003E6838">
        <w:t xml:space="preserve">The name and address of the </w:t>
      </w:r>
      <w:del w:id="228" w:author="Rascon Arana, Maria" w:date="2026-07-20T11:29:00Z" w16du:dateUtc="2026-07-20T17:29:00Z">
        <w:r w:rsidRPr="003E6838" w:rsidDel="00CD2DDB">
          <w:delText>Acute Treatment Unit</w:delText>
        </w:r>
      </w:del>
      <w:ins w:id="229" w:author="Rascon Arana, Maria" w:date="2026-07-20T11:29:00Z" w16du:dateUtc="2026-07-20T17:29:00Z">
        <w:r w:rsidR="00CD2DDB">
          <w:t>Behavioral Health Entities</w:t>
        </w:r>
      </w:ins>
      <w:r w:rsidRPr="003E6838">
        <w:t>, Long-Term Care Facility, Certified Home Health Agency, or Hospice</w:t>
      </w:r>
      <w:r w:rsidRPr="00306148">
        <w:t>;</w:t>
      </w:r>
    </w:p>
    <w:p w14:paraId="06902F92" w14:textId="77777777" w:rsidR="003E6838" w:rsidRPr="00306148" w:rsidRDefault="003E6838" w:rsidP="003E6838">
      <w:pPr>
        <w:pStyle w:val="par2"/>
      </w:pPr>
      <w:r w:rsidRPr="00306148">
        <w:t>b.</w:t>
      </w:r>
      <w:r w:rsidRPr="00306148">
        <w:tab/>
        <w:t>The name and strength of the drug; and</w:t>
      </w:r>
    </w:p>
    <w:p w14:paraId="647DB826" w14:textId="77777777" w:rsidR="003E6838" w:rsidRPr="00306148" w:rsidRDefault="003E6838" w:rsidP="003E6838">
      <w:pPr>
        <w:pStyle w:val="par2"/>
      </w:pPr>
      <w:r w:rsidRPr="00306148">
        <w:t>c.</w:t>
      </w:r>
      <w:r w:rsidRPr="00306148">
        <w:tab/>
        <w:t>The container size and the quantity initially placed in the kit.</w:t>
      </w:r>
    </w:p>
    <w:p w14:paraId="460E67EA" w14:textId="77777777" w:rsidR="003E6838" w:rsidRPr="00306148" w:rsidRDefault="003E6838" w:rsidP="003E6838">
      <w:pPr>
        <w:pStyle w:val="par1"/>
      </w:pPr>
      <w:r w:rsidRPr="00306148">
        <w:t>10.00.71</w:t>
      </w:r>
      <w:r w:rsidRPr="00306148">
        <w:tab/>
        <w:t>When a drug is removed for administration the prescription drug outlet or hospital other outlet shall obtain a prescription order or LTCF chart order for the drug within seventy-two hours after being notified that the kit was opened and the drug was used. The order shall indicate the total number of doses administered. The order shall be assigned a serial number and the order shall be retained as required by Rule 11.04.10. Additionally, the separate record required for each drug in the kit shall reflect the following information:</w:t>
      </w:r>
    </w:p>
    <w:p w14:paraId="31B55B3E" w14:textId="77777777" w:rsidR="003E6838" w:rsidRPr="00306148" w:rsidRDefault="003E6838" w:rsidP="003E6838">
      <w:pPr>
        <w:pStyle w:val="par2"/>
      </w:pPr>
      <w:r w:rsidRPr="00306148">
        <w:t>a.</w:t>
      </w:r>
      <w:r w:rsidRPr="00306148">
        <w:tab/>
        <w:t>Date and quantity administered;</w:t>
      </w:r>
    </w:p>
    <w:p w14:paraId="157A2E32" w14:textId="77777777" w:rsidR="003E6838" w:rsidRPr="00306148" w:rsidRDefault="003E6838" w:rsidP="003E6838">
      <w:pPr>
        <w:pStyle w:val="par2"/>
      </w:pPr>
      <w:r w:rsidRPr="00306148">
        <w:t>b.</w:t>
      </w:r>
      <w:r w:rsidRPr="00306148">
        <w:tab/>
        <w:t>Names of both the patient and practitioner;</w:t>
      </w:r>
    </w:p>
    <w:p w14:paraId="0B4AF162" w14:textId="77777777" w:rsidR="003E6838" w:rsidRPr="00306148" w:rsidRDefault="003E6838" w:rsidP="003E6838">
      <w:pPr>
        <w:pStyle w:val="par2"/>
      </w:pPr>
      <w:r w:rsidRPr="00306148">
        <w:t>c.</w:t>
      </w:r>
      <w:r w:rsidRPr="00306148">
        <w:tab/>
        <w:t>Date the drug was replaced in the kit;</w:t>
      </w:r>
    </w:p>
    <w:p w14:paraId="551AFF70" w14:textId="77777777" w:rsidR="003E6838" w:rsidRPr="00306148" w:rsidRDefault="003E6838" w:rsidP="003E6838">
      <w:pPr>
        <w:pStyle w:val="par2"/>
      </w:pPr>
      <w:r w:rsidRPr="00306148">
        <w:t>d.</w:t>
      </w:r>
      <w:r w:rsidRPr="00306148">
        <w:tab/>
        <w:t>The quantity of the drug replaced, which shall not exceed the quantity administered or removed for administration; and</w:t>
      </w:r>
    </w:p>
    <w:p w14:paraId="07C6466E" w14:textId="77777777" w:rsidR="003E6838" w:rsidRPr="00306148" w:rsidRDefault="003E6838" w:rsidP="003E6838">
      <w:pPr>
        <w:pStyle w:val="par2"/>
      </w:pPr>
      <w:r w:rsidRPr="00306148">
        <w:t>e.</w:t>
      </w:r>
      <w:r w:rsidRPr="00306148">
        <w:tab/>
        <w:t>The prescription order number assigned.</w:t>
      </w:r>
    </w:p>
    <w:p w14:paraId="5C889C29" w14:textId="011BC8A7" w:rsidR="003E6838" w:rsidRDefault="003E6838" w:rsidP="003E6838">
      <w:pPr>
        <w:pStyle w:val="par1"/>
      </w:pPr>
      <w:r w:rsidRPr="00306148">
        <w:t>10.00.80</w:t>
      </w:r>
      <w:r w:rsidRPr="00306148">
        <w:tab/>
      </w:r>
      <w:r w:rsidRPr="003E6838">
        <w:t xml:space="preserve">Use. The drugs shall only be administered to patients of the </w:t>
      </w:r>
      <w:del w:id="230" w:author="Rascon Arana, Maria" w:date="2026-07-20T11:29:00Z" w16du:dateUtc="2026-07-20T17:29:00Z">
        <w:r w:rsidRPr="003E6838" w:rsidDel="00CD2DDB">
          <w:delText>Acute Treatment Unit</w:delText>
        </w:r>
      </w:del>
      <w:ins w:id="231" w:author="Rascon Arana, Maria" w:date="2026-07-20T11:29:00Z" w16du:dateUtc="2026-07-20T17:29:00Z">
        <w:r w:rsidR="00CD2DDB">
          <w:t>Behavioral Health Entities</w:t>
        </w:r>
      </w:ins>
      <w:r w:rsidRPr="003E6838">
        <w:t>, Long-Term Care Facility, Certified Home Health Care Agency, or Hospice pursuant to the order of a practitioner</w:t>
      </w:r>
      <w:r w:rsidRPr="00306148">
        <w:t>.</w:t>
      </w:r>
    </w:p>
    <w:p w14:paraId="045D57B7" w14:textId="3902DC3B" w:rsidR="00612D11" w:rsidRDefault="00612D11" w:rsidP="00612D11">
      <w:pPr>
        <w:pStyle w:val="Heading2"/>
      </w:pPr>
      <w:r>
        <w:t>11.00.00</w:t>
      </w:r>
      <w:r>
        <w:tab/>
      </w:r>
      <w:r w:rsidRPr="00612D11">
        <w:t>RECORDS AND RECORDKEEPING.</w:t>
      </w:r>
    </w:p>
    <w:p w14:paraId="2B76B44C" w14:textId="36FC0C78" w:rsidR="00612D11" w:rsidRDefault="00612D11" w:rsidP="00612D11">
      <w:pPr>
        <w:jc w:val="center"/>
      </w:pPr>
      <w:r>
        <w:t>…</w:t>
      </w:r>
    </w:p>
    <w:p w14:paraId="3C6E4F7B" w14:textId="3936189F" w:rsidR="00612D11" w:rsidRDefault="00612D11" w:rsidP="00612D11">
      <w:pPr>
        <w:pStyle w:val="par1"/>
      </w:pPr>
      <w:r>
        <w:t>11.04.20</w:t>
      </w:r>
      <w:r>
        <w:tab/>
      </w:r>
      <w:r w:rsidRPr="00612D11">
        <w:t>Computer Use With Prescription Order or LTCF Chart Order Transactions.</w:t>
      </w:r>
    </w:p>
    <w:p w14:paraId="2CBD11F7" w14:textId="070821E4" w:rsidR="00612D11" w:rsidRDefault="00612D11" w:rsidP="00612D11">
      <w:pPr>
        <w:pStyle w:val="par1"/>
      </w:pPr>
      <w:r>
        <w:tab/>
      </w:r>
      <w:r w:rsidRPr="00612D11">
        <w:t>A prescription drug outlet may utilize a computer (automated data processing system) for storage and retrieval of information regarding prescription and LTCF chart order transactions. The following requirements shall be met:</w:t>
      </w:r>
    </w:p>
    <w:p w14:paraId="15C38626" w14:textId="57085A2A" w:rsidR="00612D11" w:rsidRDefault="00612D11" w:rsidP="00612D11">
      <w:pPr>
        <w:pStyle w:val="par2"/>
      </w:pPr>
      <w:r w:rsidRPr="00612D11">
        <w:t xml:space="preserve">a. </w:t>
      </w:r>
      <w:r>
        <w:tab/>
      </w:r>
      <w:r w:rsidRPr="00612D11">
        <w:t>All new and refill prescription and LTCF chart order transactions shall be entered into the system at the time of the transaction, except as provided in Rule 11.04.20(i).</w:t>
      </w:r>
    </w:p>
    <w:p w14:paraId="062B75D5" w14:textId="192D823E" w:rsidR="00612D11" w:rsidRDefault="00612D11" w:rsidP="00612D11">
      <w:pPr>
        <w:pStyle w:val="par2"/>
      </w:pPr>
      <w:r>
        <w:t>b.</w:t>
      </w:r>
      <w:r>
        <w:tab/>
      </w:r>
      <w:r w:rsidRPr="00612D11">
        <w:t xml:space="preserve">Every twenty-four hours, except as provided in Rule 11.04.30, the system must produce a hard-copy document which, for the purposes of these Rules, shall be known as the </w:t>
      </w:r>
      <w:r w:rsidRPr="00612D11">
        <w:lastRenderedPageBreak/>
        <w:t>“daily printout”</w:t>
      </w:r>
      <w:ins w:id="232" w:author="Rascon Arana, Maria" w:date="2026-07-21T14:54:00Z" w16du:dateUtc="2026-07-21T20:54:00Z">
        <w:r>
          <w:t>, or via an electronic recordkeeping system as provided in this Rule</w:t>
        </w:r>
      </w:ins>
      <w:r w:rsidRPr="00612D11">
        <w:t xml:space="preserve">. It shall consist of a single, uniform, complete document, except as otherwise permitted in this Rule. The daily printout shall list, separately, each prescription fulfillment or LTCF chart order transaction for the previous twenty-four hours and shall contain all information required by this Rule. Daily printouts shall be retained in a chronological manner. If the printouts are bound, the sheets shall be separated into individual pages which are then placed in the same order as printed and bound uniformly. If the pages are bound in any other manner so that they are not uniform in placement or appearance, they shall be deemed not readily retrievable and available. </w:t>
      </w:r>
      <w:ins w:id="233" w:author="Rascon Arana, Maria" w:date="2026-08-17T09:04:00Z" w16du:dateUtc="2026-08-17T15:04:00Z">
        <w:r w:rsidR="000A79F5">
          <w:t>Notwithstanding</w:t>
        </w:r>
      </w:ins>
      <w:ins w:id="234" w:author="Rascon Arana, Maria" w:date="2026-07-21T14:55:00Z" w16du:dateUtc="2026-07-21T20:55:00Z">
        <w:r>
          <w:t xml:space="preserve"> the requirements of </w:t>
        </w:r>
        <w:r w:rsidRPr="00B37D0A">
          <w:t>Section (a), a pharmacy may satisfy the documentation requirements for refills of Schedule III, IV, and V controlled substances by maintaining such records in an electronic application or system, provided that the electronic system complies with all requirements of 21 CFR §1306.22(h). This includes, but is not limited to, the system's ability to produce a summary of refill information for any period within the past two years and the maintenance of a verifiable audit trail.</w:t>
        </w:r>
        <w:r>
          <w:t xml:space="preserve"> </w:t>
        </w:r>
        <w:r w:rsidRPr="00B37D0A">
          <w:t>When a pharmacy utilizes an electronic recordkeeping system compliant with 21 CFR §1306.22(h), the requirement to maintain a bound log book or produce daily hard-copy printouts for signature shall be waived</w:t>
        </w:r>
        <w:r>
          <w:t xml:space="preserve">. </w:t>
        </w:r>
      </w:ins>
    </w:p>
    <w:p w14:paraId="6EA62A33" w14:textId="2F8C78FC" w:rsidR="00612D11" w:rsidRDefault="00612D11" w:rsidP="00612D11">
      <w:pPr>
        <w:pStyle w:val="par2"/>
      </w:pPr>
      <w:r>
        <w:t>c.</w:t>
      </w:r>
      <w:r>
        <w:tab/>
      </w:r>
      <w:r w:rsidRPr="00612D11">
        <w:t>The daily printout shall contain all of the following information for each prescription fulfillment or LTCF chart order transaction and shall differentiate between new and refill transactions. As an alternative, new and refill transactions may be separated into two separate uniform and complete documents which contain the following:</w:t>
      </w:r>
    </w:p>
    <w:p w14:paraId="7FDBC58E" w14:textId="38B709CE" w:rsidR="003E6838" w:rsidRDefault="00612D11" w:rsidP="00612D11">
      <w:pPr>
        <w:jc w:val="center"/>
      </w:pPr>
      <w:r>
        <w:t>…</w:t>
      </w:r>
    </w:p>
    <w:p w14:paraId="41ED766C" w14:textId="177BA32C" w:rsidR="00612D11" w:rsidRDefault="00612D11" w:rsidP="00612D11">
      <w:pPr>
        <w:pStyle w:val="par1"/>
      </w:pPr>
      <w:r>
        <w:t>11.04.30</w:t>
      </w:r>
      <w:r>
        <w:tab/>
      </w:r>
      <w:r w:rsidRPr="00612D11">
        <w:t>Electronic Maintenance of Prescription or LTCF Chart Order Records.</w:t>
      </w:r>
    </w:p>
    <w:p w14:paraId="26A92CA1" w14:textId="0FEF8316" w:rsidR="00612D11" w:rsidRDefault="00612D11" w:rsidP="00612D11">
      <w:pPr>
        <w:pStyle w:val="par1"/>
      </w:pPr>
      <w:r>
        <w:tab/>
      </w:r>
      <w:r w:rsidRPr="00612D11">
        <w:t>A prescription drug outlet which utilizes a computer (automated data processing system) for storage and retrieval of information regarding prescription fulfillment or LTCF chart order transactions need not print the daily printout required by Rule 11.04.20 if the prescription drug outlet and the computer system utilized are capable of complying with the following requirements:</w:t>
      </w:r>
    </w:p>
    <w:p w14:paraId="18D71FBB" w14:textId="77777777" w:rsidR="00612D11" w:rsidRDefault="00612D11" w:rsidP="00612D11">
      <w:pPr>
        <w:pStyle w:val="par2"/>
      </w:pPr>
      <w:r w:rsidRPr="00612D11">
        <w:t>a.</w:t>
      </w:r>
      <w:r>
        <w:tab/>
      </w:r>
      <w:r w:rsidRPr="00612D11">
        <w:t xml:space="preserve">The prescription drug outlet must be able to provide on-line retrieval of all information required by this Rule for all prescription order transactions during the two years preceding the request. </w:t>
      </w:r>
    </w:p>
    <w:p w14:paraId="3FE28E54" w14:textId="77777777" w:rsidR="00612D11" w:rsidRDefault="00612D11" w:rsidP="00612D11">
      <w:pPr>
        <w:pStyle w:val="par2"/>
      </w:pPr>
      <w:r>
        <w:t>b.</w:t>
      </w:r>
      <w:r>
        <w:tab/>
      </w:r>
      <w:r w:rsidRPr="00612D11">
        <w:t xml:space="preserve">The prescription drug outlet must ensure a daily (i.e., every twenty-four hours) back up is performed for use in restoring required information in case of a system failure. </w:t>
      </w:r>
    </w:p>
    <w:p w14:paraId="671F6223" w14:textId="53C9691A" w:rsidR="00612D11" w:rsidRDefault="00612D11" w:rsidP="00612D11">
      <w:pPr>
        <w:pStyle w:val="par2"/>
      </w:pPr>
      <w:r>
        <w:t>c.</w:t>
      </w:r>
      <w:r>
        <w:tab/>
      </w:r>
      <w:r w:rsidRPr="00612D11">
        <w:t>The prescription drug outlet must:</w:t>
      </w:r>
    </w:p>
    <w:p w14:paraId="3FAB30A1" w14:textId="32D7C163" w:rsidR="00612D11" w:rsidRDefault="00612D11" w:rsidP="00612D11">
      <w:pPr>
        <w:jc w:val="center"/>
      </w:pPr>
      <w:r>
        <w:t>…</w:t>
      </w:r>
    </w:p>
    <w:p w14:paraId="41B947CC" w14:textId="769350FB" w:rsidR="00612D11" w:rsidRDefault="00612D11" w:rsidP="00612D11">
      <w:pPr>
        <w:pStyle w:val="par2"/>
      </w:pPr>
      <w:r>
        <w:t>d.</w:t>
      </w:r>
      <w:r>
        <w:tab/>
      </w:r>
      <w:r w:rsidRPr="00612D11">
        <w:t>The Board or its inspectors must be able to inspect and review the prescription order transactions of the prescription drug outlet. Therefore, immediately upon the oral or written request of the Board or its inspectors, the prescription drug outlet shall either:</w:t>
      </w:r>
    </w:p>
    <w:p w14:paraId="083F267A" w14:textId="1EDAE69D" w:rsidR="00612D11" w:rsidRDefault="00612D11" w:rsidP="00612D11">
      <w:pPr>
        <w:jc w:val="center"/>
      </w:pPr>
      <w:r>
        <w:t>…</w:t>
      </w:r>
    </w:p>
    <w:p w14:paraId="473EBF03" w14:textId="71B99294" w:rsidR="00612D11" w:rsidRDefault="00612D11" w:rsidP="00612D11">
      <w:pPr>
        <w:pStyle w:val="par2"/>
      </w:pPr>
      <w:r>
        <w:t>e.</w:t>
      </w:r>
      <w:r>
        <w:tab/>
      </w:r>
      <w:r w:rsidRPr="00612D11">
        <w:t>Whether the prescription drug outlet elects to comply with Rule 11.04.30 (d), the system and any reports printed on request shall contain, as a minimum, the following information for each transaction:</w:t>
      </w:r>
    </w:p>
    <w:p w14:paraId="69E2AE4E" w14:textId="0C1BA3F0" w:rsidR="00612D11" w:rsidRDefault="00612D11" w:rsidP="00612D11">
      <w:pPr>
        <w:jc w:val="center"/>
      </w:pPr>
      <w:r>
        <w:t>…</w:t>
      </w:r>
    </w:p>
    <w:p w14:paraId="3B92C300" w14:textId="7BF33BF6" w:rsidR="00612D11" w:rsidRDefault="00A550BE" w:rsidP="00612D11">
      <w:pPr>
        <w:pStyle w:val="par2"/>
      </w:pPr>
      <w:ins w:id="235" w:author="Rascon Arana, Maria" w:date="2026-07-21T14:59:00Z" w16du:dateUtc="2026-07-21T20:59:00Z">
        <w:r>
          <w:lastRenderedPageBreak/>
          <w:t>f.</w:t>
        </w:r>
        <w:r>
          <w:tab/>
        </w:r>
        <w:r w:rsidRPr="00B37D0A">
          <w:t>Any system used for the electronic documentation of controlled substance refills in lieu of hard-copy or manual records must strictly adhere to the security, retrievability, and backup standards set forth in 21 CFR §1306.22</w:t>
        </w:r>
        <w:r>
          <w:t>.</w:t>
        </w:r>
      </w:ins>
    </w:p>
    <w:p w14:paraId="2D36D1AC" w14:textId="77777777" w:rsidR="003E6838" w:rsidRPr="00306148" w:rsidRDefault="003E6838" w:rsidP="003E6838">
      <w:pPr>
        <w:pStyle w:val="Heading2"/>
      </w:pPr>
      <w:r w:rsidRPr="00306148">
        <w:t>14.00.00</w:t>
      </w:r>
      <w:r w:rsidRPr="00306148">
        <w:tab/>
        <w:t>OTHER OUTLETS.</w:t>
      </w:r>
    </w:p>
    <w:p w14:paraId="2B167B58" w14:textId="77777777" w:rsidR="003E6838" w:rsidRPr="00306148" w:rsidRDefault="003E6838" w:rsidP="003E6838">
      <w:pPr>
        <w:pStyle w:val="par1"/>
      </w:pPr>
      <w:r w:rsidRPr="00306148">
        <w:t>14.00.05</w:t>
      </w:r>
      <w:r w:rsidRPr="00306148">
        <w:tab/>
        <w:t>Eligibility for registration. The following facilities may register as other outlets provided all requirements are met:</w:t>
      </w:r>
    </w:p>
    <w:p w14:paraId="188699DD" w14:textId="77777777" w:rsidR="003E6838" w:rsidRPr="00306148" w:rsidRDefault="003E6838" w:rsidP="003E6838">
      <w:pPr>
        <w:pStyle w:val="par2"/>
      </w:pPr>
      <w:r w:rsidRPr="00306148">
        <w:t>a.</w:t>
      </w:r>
      <w:r w:rsidRPr="00306148">
        <w:tab/>
        <w:t>Hospitals that do not operate registered prescription drug outlets. For such hospitals, dispensing shall be limited as provided in section 12-280-120(10), C.R.S.;</w:t>
      </w:r>
    </w:p>
    <w:p w14:paraId="7EC98447" w14:textId="77777777" w:rsidR="003E6838" w:rsidRPr="00306148" w:rsidRDefault="003E6838" w:rsidP="003E6838">
      <w:pPr>
        <w:pStyle w:val="par2"/>
      </w:pPr>
      <w:r w:rsidRPr="00306148">
        <w:t>b.</w:t>
      </w:r>
      <w:r w:rsidRPr="00306148">
        <w:tab/>
        <w:t xml:space="preserve">Federal Federally Qualified Health Centers, as defined by the federal </w:t>
      </w:r>
      <w:r>
        <w:t>“</w:t>
      </w:r>
      <w:r w:rsidRPr="00306148">
        <w:t>Social Security Act</w:t>
      </w:r>
      <w:r>
        <w:t>”</w:t>
      </w:r>
      <w:r w:rsidRPr="00306148">
        <w:t>;</w:t>
      </w:r>
    </w:p>
    <w:p w14:paraId="13E4A58F" w14:textId="77777777" w:rsidR="003E6838" w:rsidRPr="00306148" w:rsidRDefault="003E6838" w:rsidP="003E6838">
      <w:pPr>
        <w:pStyle w:val="par2"/>
      </w:pPr>
      <w:r w:rsidRPr="00306148">
        <w:t>c.</w:t>
      </w:r>
      <w:r w:rsidRPr="00306148">
        <w:tab/>
        <w:t>Family Planning Clinics;</w:t>
      </w:r>
    </w:p>
    <w:p w14:paraId="45B02BE7" w14:textId="77777777" w:rsidR="003E6838" w:rsidRPr="00306148" w:rsidRDefault="003E6838" w:rsidP="003E6838">
      <w:pPr>
        <w:pStyle w:val="par2"/>
      </w:pPr>
      <w:r w:rsidRPr="00306148">
        <w:t>d.</w:t>
      </w:r>
      <w:r w:rsidRPr="00306148">
        <w:tab/>
        <w:t>Colleges, universities and schools (grades kindergarten through twelve) which operate a school-based clinic for students and faculty of that school. Schools must submit any contractual affiliations to the Board prior to registration;</w:t>
      </w:r>
    </w:p>
    <w:p w14:paraId="1291054D" w14:textId="77777777" w:rsidR="003E6838" w:rsidRPr="00306148" w:rsidRDefault="003E6838" w:rsidP="003E6838">
      <w:pPr>
        <w:pStyle w:val="par2"/>
      </w:pPr>
      <w:r w:rsidRPr="00306148">
        <w:t>e.</w:t>
      </w:r>
      <w:r w:rsidRPr="00306148">
        <w:tab/>
        <w:t>Jails. A jail which obtains prescription drugs solely on the basis of individual prescription orders which have been compounded in and dispensed from a registered prescription drug outlet do not need registration;</w:t>
      </w:r>
    </w:p>
    <w:p w14:paraId="60852048" w14:textId="77777777" w:rsidR="003E6838" w:rsidRPr="00306148" w:rsidRDefault="003E6838" w:rsidP="003E6838">
      <w:pPr>
        <w:pStyle w:val="par2"/>
      </w:pPr>
      <w:r w:rsidRPr="00306148">
        <w:t>f.</w:t>
      </w:r>
      <w:r w:rsidRPr="00306148">
        <w:tab/>
        <w:t>County or district public health agencies;</w:t>
      </w:r>
    </w:p>
    <w:p w14:paraId="6E3444AB" w14:textId="77777777" w:rsidR="003E6838" w:rsidRPr="00306148" w:rsidRDefault="003E6838" w:rsidP="003E6838">
      <w:pPr>
        <w:pStyle w:val="par2"/>
      </w:pPr>
      <w:r w:rsidRPr="00306148">
        <w:t>g.</w:t>
      </w:r>
      <w:r w:rsidRPr="00306148">
        <w:tab/>
        <w:t>Community and Rural Health Clinics, registered, certified, or licensed as such as by the Colorado Department of Public Health and Environment;</w:t>
      </w:r>
    </w:p>
    <w:p w14:paraId="663B3E25" w14:textId="77777777" w:rsidR="003E6838" w:rsidRPr="00306148" w:rsidRDefault="003E6838" w:rsidP="003E6838">
      <w:pPr>
        <w:pStyle w:val="par2"/>
      </w:pPr>
      <w:r w:rsidRPr="00306148">
        <w:t>h.</w:t>
      </w:r>
      <w:r w:rsidRPr="00306148">
        <w:tab/>
        <w:t>Ambulatory Surgical Centers licensed pursuant to Part 1 of Article 3 of Title 25, C.R.S., that engage in the compounding, dispensing, and delivery of drugs or devices for administration to patients while being treated in the facility;</w:t>
      </w:r>
    </w:p>
    <w:p w14:paraId="09CBEC2F" w14:textId="77777777" w:rsidR="003E6838" w:rsidRPr="00306148" w:rsidRDefault="003E6838" w:rsidP="003E6838">
      <w:pPr>
        <w:pStyle w:val="par2"/>
      </w:pPr>
      <w:r w:rsidRPr="00306148">
        <w:t>i.</w:t>
      </w:r>
      <w:r w:rsidRPr="00306148">
        <w:tab/>
        <w:t>Medical Clinics operated by a hospital that engage in the compounding, dispensing, and delivery of drugs or devices for administration to patients while being treated in the facility;</w:t>
      </w:r>
    </w:p>
    <w:p w14:paraId="6F307946" w14:textId="77777777" w:rsidR="003E6838" w:rsidRPr="00306148" w:rsidRDefault="003E6838" w:rsidP="003E6838">
      <w:pPr>
        <w:pStyle w:val="par2"/>
      </w:pPr>
      <w:r w:rsidRPr="00306148">
        <w:t>j.</w:t>
      </w:r>
      <w:r w:rsidRPr="00306148">
        <w:tab/>
        <w:t>Hospices licensed pursuant to Part 1 of Article 3 of Title 25, C.R.S., that engage in the compounding, dispensing, and delivery of drugs or devices for administration to patients while being treated in the facility;</w:t>
      </w:r>
    </w:p>
    <w:p w14:paraId="31A96718" w14:textId="38F7AB49" w:rsidR="003E6838" w:rsidRPr="00306148" w:rsidRDefault="003E6838" w:rsidP="003E6838">
      <w:pPr>
        <w:pStyle w:val="par2"/>
      </w:pPr>
      <w:r w:rsidRPr="00306148">
        <w:t>k.</w:t>
      </w:r>
      <w:r w:rsidRPr="00306148">
        <w:tab/>
      </w:r>
      <w:del w:id="236" w:author="Rascon Arana, Maria" w:date="2026-07-20T11:29:00Z" w16du:dateUtc="2026-07-20T17:29:00Z">
        <w:r w:rsidR="00A85751" w:rsidRPr="00A85751" w:rsidDel="00CD2DDB">
          <w:delText>Acute treatment units, registered, certified, or licensed as such by the Colorado Department of Public Health and Environment</w:delText>
        </w:r>
      </w:del>
      <w:ins w:id="237" w:author="Rascon Arana, Maria" w:date="2026-07-20T11:29:00Z" w16du:dateUtc="2026-07-20T17:29:00Z">
        <w:r w:rsidR="00CD2DDB">
          <w:t>Behavioral Health Entities</w:t>
        </w:r>
      </w:ins>
      <w:ins w:id="238" w:author="Rascon Arana, Maria" w:date="2026-07-20T11:30:00Z" w16du:dateUtc="2026-07-20T17:30:00Z">
        <w:r w:rsidR="00CD2DDB">
          <w:t xml:space="preserve"> licensed by the Behavioral Health Administration</w:t>
        </w:r>
      </w:ins>
      <w:r w:rsidRPr="00306148">
        <w:t>;</w:t>
      </w:r>
    </w:p>
    <w:p w14:paraId="4AE4D684" w14:textId="77777777" w:rsidR="003E6838" w:rsidRPr="00306148" w:rsidRDefault="003E6838" w:rsidP="003E6838">
      <w:pPr>
        <w:pStyle w:val="par2"/>
      </w:pPr>
      <w:r w:rsidRPr="00306148">
        <w:t>l.</w:t>
      </w:r>
      <w:r w:rsidRPr="00306148">
        <w:tab/>
        <w:t>Convalescent centers registered, certified, or licensed as such by the Colorado Department of Public Health and Environment;</w:t>
      </w:r>
    </w:p>
    <w:p w14:paraId="480654C7" w14:textId="77777777" w:rsidR="003E6838" w:rsidRPr="00306148" w:rsidRDefault="003E6838" w:rsidP="003E6838">
      <w:pPr>
        <w:pStyle w:val="par2"/>
      </w:pPr>
      <w:r w:rsidRPr="00306148">
        <w:t>m.</w:t>
      </w:r>
      <w:r w:rsidRPr="00306148">
        <w:tab/>
        <w:t>Community Mental Health Clinic having the same meaning as set for in section 25-27.6-102(9), C.R.S.;</w:t>
      </w:r>
    </w:p>
    <w:p w14:paraId="35EF336E" w14:textId="77777777" w:rsidR="003E6838" w:rsidRPr="00306148" w:rsidRDefault="003E6838" w:rsidP="003E6838">
      <w:pPr>
        <w:pStyle w:val="par2"/>
      </w:pPr>
      <w:r w:rsidRPr="00306148">
        <w:t>n.</w:t>
      </w:r>
      <w:r w:rsidRPr="00306148">
        <w:tab/>
        <w:t>Behavioral Health Entity as defined in section 25-27.6-102(6), licensed pursuant to Article 27.6 of Title 25, C.R.S.; and</w:t>
      </w:r>
    </w:p>
    <w:p w14:paraId="3494D456" w14:textId="77777777" w:rsidR="003E6838" w:rsidRPr="00306148" w:rsidRDefault="003E6838" w:rsidP="003E6838">
      <w:pPr>
        <w:pStyle w:val="par2"/>
      </w:pPr>
      <w:r w:rsidRPr="00306148">
        <w:lastRenderedPageBreak/>
        <w:t>o.</w:t>
      </w:r>
      <w:r w:rsidRPr="00306148">
        <w:tab/>
        <w:t>Approved Treatment Facility that is an approved private or public treatment facility, as described in section 27-81-102(2) and (3) that adheres to the standards set forth in section 27-81-106, C.R.S.</w:t>
      </w:r>
    </w:p>
    <w:p w14:paraId="4CA2A4C2" w14:textId="77777777" w:rsidR="003E6838" w:rsidRPr="00306148" w:rsidRDefault="003E6838" w:rsidP="003E6838">
      <w:pPr>
        <w:pStyle w:val="par1"/>
      </w:pPr>
      <w:r w:rsidRPr="00306148">
        <w:t>14.00.10</w:t>
      </w:r>
      <w:r w:rsidRPr="00306148">
        <w:tab/>
        <w:t>General Criteria. Unless otherwise exempted, the general criteria, which shall be met by other outlets herein enumerated, which are seeking to be registered by the Board pursuant to section 12-280-119(1)(d), C.R.S., are stated below.</w:t>
      </w:r>
    </w:p>
    <w:p w14:paraId="16978530" w14:textId="77777777" w:rsidR="003E6838" w:rsidRPr="00306148" w:rsidRDefault="003E6838" w:rsidP="003E6838">
      <w:pPr>
        <w:pStyle w:val="par2"/>
      </w:pPr>
      <w:r w:rsidRPr="00306148">
        <w:t>a.</w:t>
      </w:r>
      <w:r w:rsidRPr="00306148">
        <w:tab/>
        <w:t>For the purpose of this section, the consultant pharmacist is the pharmacist responsible for the other outlet registration and the overall operation pertaining to drug receipt and distribution.</w:t>
      </w:r>
    </w:p>
    <w:p w14:paraId="4DDD4CB1" w14:textId="77777777" w:rsidR="003E6838" w:rsidRPr="00306148" w:rsidRDefault="003E6838" w:rsidP="003E6838">
      <w:pPr>
        <w:pStyle w:val="par2"/>
      </w:pPr>
      <w:r w:rsidRPr="00306148">
        <w:t>b.</w:t>
      </w:r>
      <w:r w:rsidRPr="00306148">
        <w:tab/>
        <w:t>Except as provided in Rule 14.07.00, all prescription drugs utilized by the outlet shall be obtained from an entity or individual registered with the Board or a state or local health agency.</w:t>
      </w:r>
    </w:p>
    <w:p w14:paraId="3DD3FC5D" w14:textId="77777777" w:rsidR="003E6838" w:rsidRPr="00306148" w:rsidRDefault="003E6838" w:rsidP="003E6838">
      <w:pPr>
        <w:pStyle w:val="par2"/>
      </w:pPr>
      <w:r w:rsidRPr="00306148">
        <w:t>c.</w:t>
      </w:r>
      <w:r w:rsidRPr="00306148">
        <w:tab/>
        <w:t xml:space="preserve">For the purposes of this Rule, </w:t>
      </w:r>
      <w:r>
        <w:t>“</w:t>
      </w:r>
      <w:r w:rsidRPr="00306148">
        <w:t>dispensing unit</w:t>
      </w:r>
      <w:r>
        <w:t>”</w:t>
      </w:r>
      <w:r w:rsidRPr="00306148">
        <w:t xml:space="preserve"> means a container or containers of a drug, either packaged pursuant to Rule 3.01.00 or the manufacturer’s original container(s), containing a quantity suitable for the prescribed treatment or condition.</w:t>
      </w:r>
    </w:p>
    <w:p w14:paraId="0885625E" w14:textId="77777777" w:rsidR="003E6838" w:rsidRPr="00306148" w:rsidRDefault="003E6838" w:rsidP="003E6838">
      <w:pPr>
        <w:pStyle w:val="par1"/>
      </w:pPr>
      <w:r w:rsidRPr="00306148">
        <w:t>14.00.20</w:t>
      </w:r>
      <w:r w:rsidRPr="00306148">
        <w:tab/>
        <w:t>Policy and Procedure Manual. Written policies shall be developed by the consultant pharmacist and the consultant pharmacist shall assure that the Other Outlet has policy and procedure manual available for inspection which addresses the receipt, storage, dispensing, prepackaging, compounding and other disposition of prescription drugs and controlled substances, and that that the consultant pharmacist reviews, dates and signs the manual at least once annually.. These policies shall include:</w:t>
      </w:r>
    </w:p>
    <w:p w14:paraId="001B56D1" w14:textId="77777777" w:rsidR="003E6838" w:rsidRPr="00306148" w:rsidRDefault="003E6838" w:rsidP="003E6838">
      <w:pPr>
        <w:pStyle w:val="par2"/>
      </w:pPr>
      <w:r w:rsidRPr="00306148">
        <w:t>a.</w:t>
      </w:r>
      <w:r w:rsidRPr="00306148">
        <w:tab/>
        <w:t>A system of recordkeeping to document the procurement, administration, compounding, dispensing, and/or distribution, including the return to the original source, of all prescription drugs and devices, including recalled items.</w:t>
      </w:r>
    </w:p>
    <w:p w14:paraId="33DE38EA" w14:textId="77777777" w:rsidR="003E6838" w:rsidRPr="00306148" w:rsidRDefault="003E6838" w:rsidP="003E6838">
      <w:pPr>
        <w:pStyle w:val="par2"/>
      </w:pPr>
      <w:r w:rsidRPr="00306148">
        <w:t>b.</w:t>
      </w:r>
      <w:r w:rsidRPr="00306148">
        <w:tab/>
        <w:t>A system to ensure that no drug or device shall be dispensed which will be outdated prior to utilization by the consumer, based on the practitioner’s directions for use.</w:t>
      </w:r>
    </w:p>
    <w:p w14:paraId="6F3A2A32" w14:textId="77777777" w:rsidR="003E6838" w:rsidRPr="00306148" w:rsidRDefault="003E6838" w:rsidP="003E6838">
      <w:pPr>
        <w:pStyle w:val="par2"/>
      </w:pPr>
      <w:r w:rsidRPr="00306148">
        <w:t>c.</w:t>
      </w:r>
      <w:r w:rsidRPr="00306148">
        <w:tab/>
        <w:t>A system by which drugs are dispensed complying with the labeling, drug identification and container requirements imposed by law.</w:t>
      </w:r>
    </w:p>
    <w:p w14:paraId="2571A971" w14:textId="77777777" w:rsidR="003E6838" w:rsidRPr="00306148" w:rsidRDefault="003E6838" w:rsidP="003E6838">
      <w:pPr>
        <w:pStyle w:val="par2"/>
      </w:pPr>
      <w:r w:rsidRPr="00306148">
        <w:t>d.</w:t>
      </w:r>
      <w:r w:rsidRPr="00306148">
        <w:tab/>
        <w:t>The duties of the consulting pharmacist.</w:t>
      </w:r>
    </w:p>
    <w:p w14:paraId="147E0F79" w14:textId="77777777" w:rsidR="003E6838" w:rsidRPr="00306148" w:rsidRDefault="003E6838" w:rsidP="003E6838">
      <w:pPr>
        <w:pStyle w:val="par1"/>
      </w:pPr>
      <w:r w:rsidRPr="00306148">
        <w:t>14.00.40</w:t>
      </w:r>
      <w:r w:rsidRPr="00306148">
        <w:tab/>
        <w:t>Application Procedure.</w:t>
      </w:r>
    </w:p>
    <w:p w14:paraId="43244A02" w14:textId="77777777" w:rsidR="003E6838" w:rsidRPr="00306148" w:rsidRDefault="003E6838" w:rsidP="003E6838">
      <w:pPr>
        <w:pStyle w:val="par2"/>
      </w:pPr>
      <w:r w:rsidRPr="00306148">
        <w:t>a.</w:t>
      </w:r>
      <w:r w:rsidRPr="00306148">
        <w:tab/>
        <w:t>Original application. Original application for registration as an other outlet shall be made on a form provided by the Board. This application shall be accompanied by the appropriate fee.</w:t>
      </w:r>
    </w:p>
    <w:p w14:paraId="6237F947" w14:textId="77777777" w:rsidR="003E6838" w:rsidRPr="00306148" w:rsidRDefault="003E6838" w:rsidP="003E6838">
      <w:pPr>
        <w:pStyle w:val="par2"/>
      </w:pPr>
      <w:r w:rsidRPr="00306148">
        <w:t>b.</w:t>
      </w:r>
      <w:r w:rsidRPr="00306148">
        <w:tab/>
        <w:t>If a CDPHE Certificate is required by law, then a copy of the CDPHE certificate will be provided as part of the application.</w:t>
      </w:r>
    </w:p>
    <w:p w14:paraId="18630EBC" w14:textId="77777777" w:rsidR="003E6838" w:rsidRPr="00306148" w:rsidRDefault="003E6838" w:rsidP="003E6838">
      <w:pPr>
        <w:pStyle w:val="par2"/>
      </w:pPr>
      <w:r w:rsidRPr="00306148">
        <w:t>c.</w:t>
      </w:r>
      <w:r w:rsidRPr="00306148">
        <w:tab/>
        <w:t>Other outlet relocation.When an other outlet changes location, the outlet shall submit an application on a form provided by the Board within thirty (30) days prior to the expected outlet relocation.</w:t>
      </w:r>
    </w:p>
    <w:p w14:paraId="2B38F207" w14:textId="77777777" w:rsidR="003E6838" w:rsidRPr="00306148" w:rsidRDefault="003E6838" w:rsidP="003E6838">
      <w:pPr>
        <w:pStyle w:val="par2"/>
      </w:pPr>
      <w:r w:rsidRPr="00306148">
        <w:t>d.</w:t>
      </w:r>
      <w:r w:rsidRPr="00306148">
        <w:tab/>
        <w:t xml:space="preserve">Change of ownerships of other outlet. Application to transfer registration of an other outlet shall be submitted on a form provided by the Board within thirty (30) days prior to the </w:t>
      </w:r>
      <w:r w:rsidRPr="00306148">
        <w:lastRenderedPageBreak/>
        <w:t>expected change of ownership. This application shall be accompanied by the appropriate fee. Transfer of ownership shall be deemed to have occurred:</w:t>
      </w:r>
    </w:p>
    <w:p w14:paraId="42A9C511" w14:textId="77777777" w:rsidR="003E6838" w:rsidRPr="00306148" w:rsidRDefault="003E6838" w:rsidP="003E6838">
      <w:pPr>
        <w:pStyle w:val="par3"/>
      </w:pPr>
      <w:r w:rsidRPr="00306148">
        <w:t>(1)</w:t>
      </w:r>
      <w:r w:rsidRPr="00306148">
        <w:tab/>
        <w:t>In the event the other outlet is owned by a corporation, upon sale or transfer of twenty percent or more of the shares of said corporation to a single individual or entity.</w:t>
      </w:r>
    </w:p>
    <w:p w14:paraId="05FA04CE" w14:textId="77777777" w:rsidR="003E6838" w:rsidRPr="00306148" w:rsidRDefault="003E6838" w:rsidP="003E6838">
      <w:pPr>
        <w:pStyle w:val="par3"/>
      </w:pPr>
      <w:r w:rsidRPr="00306148">
        <w:t>(2)</w:t>
      </w:r>
      <w:r w:rsidRPr="00306148">
        <w:tab/>
        <w:t>In the event the other outlet is owned by a partnership, upon sale or transfer of twenty percent or more of any ownership interest.</w:t>
      </w:r>
    </w:p>
    <w:p w14:paraId="63970E54" w14:textId="77777777" w:rsidR="003E6838" w:rsidRPr="00306148" w:rsidRDefault="003E6838" w:rsidP="003E6838">
      <w:pPr>
        <w:pStyle w:val="par3"/>
      </w:pPr>
      <w:r w:rsidRPr="00306148">
        <w:t>(3)</w:t>
      </w:r>
      <w:r w:rsidRPr="00306148">
        <w:tab/>
        <w:t>In the event the other outlet is owned by a limited liability company (LLC), upon sale or transfer of twenty percent or more of the membership interests.</w:t>
      </w:r>
    </w:p>
    <w:p w14:paraId="350D8EE6" w14:textId="77777777" w:rsidR="003E6838" w:rsidRPr="00306148" w:rsidRDefault="003E6838" w:rsidP="003E6838">
      <w:pPr>
        <w:pStyle w:val="par3"/>
      </w:pPr>
      <w:r w:rsidRPr="00306148">
        <w:t>(4)</w:t>
      </w:r>
      <w:r w:rsidRPr="00306148">
        <w:tab/>
        <w:t>Upon incorporation of an existing other outlet.</w:t>
      </w:r>
    </w:p>
    <w:p w14:paraId="642FD3FC" w14:textId="77777777" w:rsidR="003E6838" w:rsidRPr="00306148" w:rsidRDefault="003E6838" w:rsidP="003E6838">
      <w:pPr>
        <w:pStyle w:val="par2"/>
      </w:pPr>
      <w:r w:rsidRPr="00306148">
        <w:t>e.</w:t>
      </w:r>
      <w:r w:rsidRPr="00306148">
        <w:tab/>
        <w:t>Change of name of other outlet. Changes in the name of an other outlet shall be submitted to the Board on a form provided by the Board.</w:t>
      </w:r>
    </w:p>
    <w:p w14:paraId="19E460DC" w14:textId="77777777" w:rsidR="003E6838" w:rsidRPr="00306148" w:rsidRDefault="003E6838" w:rsidP="003E6838">
      <w:pPr>
        <w:pStyle w:val="par2"/>
      </w:pPr>
      <w:r w:rsidRPr="00306148">
        <w:t>f.</w:t>
      </w:r>
      <w:r w:rsidRPr="00306148">
        <w:tab/>
        <w:t>Change of consultant pharmacist.</w:t>
      </w:r>
    </w:p>
    <w:p w14:paraId="6964AA7E" w14:textId="77777777" w:rsidR="003E6838" w:rsidRPr="00306148" w:rsidRDefault="003E6838" w:rsidP="003E6838">
      <w:pPr>
        <w:pStyle w:val="par3"/>
      </w:pPr>
      <w:r w:rsidRPr="00306148">
        <w:t>(1)</w:t>
      </w:r>
      <w:r w:rsidRPr="00306148">
        <w:tab/>
        <w:t>A new application shall be submitted to the Board within thirty days after the former consultant pharmacist ceases to be the consultant pharmacist.</w:t>
      </w:r>
    </w:p>
    <w:p w14:paraId="55ED840E" w14:textId="77777777" w:rsidR="003E6838" w:rsidRPr="00306148" w:rsidRDefault="003E6838" w:rsidP="003E6838">
      <w:pPr>
        <w:pStyle w:val="par3"/>
      </w:pPr>
      <w:r w:rsidRPr="00306148">
        <w:t>(2)</w:t>
      </w:r>
      <w:r w:rsidRPr="00306148">
        <w:tab/>
        <w:t>If an application is not submitted within thirty days, the other outlet registration shall become void and the Board shall be informed in writing by the person responsible for the overall operation of the other outlet of the disposition of all drug stock possessed by the other outlet.</w:t>
      </w:r>
    </w:p>
    <w:p w14:paraId="13EFF697" w14:textId="77777777" w:rsidR="003E6838" w:rsidRPr="00306148" w:rsidRDefault="003E6838" w:rsidP="003E6838">
      <w:pPr>
        <w:pStyle w:val="par3"/>
      </w:pPr>
      <w:r w:rsidRPr="00306148">
        <w:t>(3)</w:t>
      </w:r>
      <w:r w:rsidRPr="00306148">
        <w:tab/>
        <w:t>The other outlet registration shall be issued in the name of the consultant pharmacist. At such time as the consultant pharmacist ceases to be engaged in said position, he/she shall immediately upon knowledge thereof, notify the Board in writing. The person responsible for the overall operation of the other outlet shall immediately notify the Board in writing when the consultant pharmacist ceases to function as such.</w:t>
      </w:r>
    </w:p>
    <w:p w14:paraId="77D3A8BD" w14:textId="77777777" w:rsidR="003E6838" w:rsidRDefault="003E6838" w:rsidP="003E6838">
      <w:pPr>
        <w:pStyle w:val="par3"/>
      </w:pPr>
      <w:r w:rsidRPr="00306148">
        <w:t>(4)</w:t>
      </w:r>
      <w:r w:rsidRPr="00306148">
        <w:tab/>
        <w:t>A pharmacist assuming the duties as a consultant pharmacist for an other outlet shall notify the Board in writing within seven days of assuming said position.</w:t>
      </w:r>
    </w:p>
    <w:p w14:paraId="0DFD491C" w14:textId="77777777" w:rsidR="003E6838" w:rsidRPr="00306148" w:rsidRDefault="003E6838" w:rsidP="003E6838"/>
    <w:p w14:paraId="48EA60C2" w14:textId="77777777" w:rsidR="003E6838" w:rsidRPr="00306148" w:rsidRDefault="003E6838" w:rsidP="003E6838">
      <w:pPr>
        <w:pStyle w:val="par3"/>
      </w:pPr>
      <w:r w:rsidRPr="00306148">
        <w:t>(5)</w:t>
      </w:r>
      <w:r w:rsidRPr="00306148">
        <w:tab/>
        <w:t>A pharmacist assuming duties as a consultant pharmacist for an other outlet shall review the current internal policies and document the review within thirty days of assuming said position. Documentation shall include the date of review and the consultant pharmacist’s signature. Said documentation shall be retained with the consultant pharmacist’s record of inspection.</w:t>
      </w:r>
    </w:p>
    <w:p w14:paraId="628EC50C" w14:textId="77777777" w:rsidR="003E6838" w:rsidRPr="00306148" w:rsidRDefault="003E6838" w:rsidP="003E6838">
      <w:pPr>
        <w:pStyle w:val="par2"/>
      </w:pPr>
      <w:r w:rsidRPr="00306148">
        <w:t>g.</w:t>
      </w:r>
      <w:r w:rsidRPr="00306148">
        <w:tab/>
        <w:t>Change of Registration.</w:t>
      </w:r>
    </w:p>
    <w:p w14:paraId="1A2A3DA5" w14:textId="77777777" w:rsidR="003E6838" w:rsidRPr="00306148" w:rsidRDefault="003E6838" w:rsidP="003E6838">
      <w:pPr>
        <w:pStyle w:val="par3"/>
      </w:pPr>
      <w:r w:rsidRPr="00306148">
        <w:t>(1)</w:t>
      </w:r>
      <w:r w:rsidRPr="00306148">
        <w:tab/>
        <w:t>Any other outlet located in a community health clinic, rural health clinic, college, or university which dispenses more than 25,000 dispensing units in a calendar year shall register with the Board as a prescription drug outlet.</w:t>
      </w:r>
    </w:p>
    <w:p w14:paraId="618BA613" w14:textId="77777777" w:rsidR="003E6838" w:rsidRPr="00306148" w:rsidRDefault="003E6838" w:rsidP="003E6838">
      <w:pPr>
        <w:pStyle w:val="par3"/>
      </w:pPr>
      <w:r w:rsidRPr="00306148">
        <w:t>(2)</w:t>
      </w:r>
      <w:r w:rsidRPr="00306148">
        <w:tab/>
        <w:t>Any other outlet located in a hospital which has greater than 25 beds as stated on its license with the Colorado Department of Public Health and Environment shall register as a prescription drug outlet.</w:t>
      </w:r>
    </w:p>
    <w:p w14:paraId="456F1D84" w14:textId="77777777" w:rsidR="003E6838" w:rsidRPr="00306148" w:rsidRDefault="003E6838" w:rsidP="003E6838">
      <w:pPr>
        <w:pStyle w:val="par2"/>
      </w:pPr>
      <w:r w:rsidRPr="00306148">
        <w:lastRenderedPageBreak/>
        <w:t>h.</w:t>
      </w:r>
      <w:r w:rsidRPr="00306148">
        <w:tab/>
        <w:t>Reinstatement of Registration. If an Other Outlet registration has expired, a registrant wishing to reinstate such registration shall submit the following: The current reinstatement application with the required fee.</w:t>
      </w:r>
    </w:p>
    <w:p w14:paraId="52CC1909" w14:textId="77777777" w:rsidR="003E6838" w:rsidRPr="00306148" w:rsidRDefault="003E6838" w:rsidP="003E6838">
      <w:pPr>
        <w:pStyle w:val="par1"/>
      </w:pPr>
      <w:r w:rsidRPr="00306148">
        <w:t>14.00.60</w:t>
      </w:r>
      <w:r w:rsidRPr="00306148">
        <w:tab/>
        <w:t>Registration posting. Every other outlet shall display in the primary drug storage area, or other readily accessible area, all licenses and registrations applicable to the possession and distribution of prescription drugs and controlled substances. Furthermore, every other outlet shall display in the primary drug storage area, or other readily accessible area, the report of the last inspection conducted by the Board and have readily available policies, consultant pharmacist reports of inspections and any other documents sent by the Board to clarify or assist in the legal operation of the other outlet.</w:t>
      </w:r>
    </w:p>
    <w:p w14:paraId="7AE93E11" w14:textId="77777777" w:rsidR="003E6838" w:rsidRPr="00306148" w:rsidRDefault="003E6838" w:rsidP="003E6838">
      <w:pPr>
        <w:pStyle w:val="par1"/>
      </w:pPr>
      <w:r w:rsidRPr="00306148">
        <w:t>14.00.70</w:t>
      </w:r>
      <w:r w:rsidRPr="00306148">
        <w:tab/>
        <w:t>Other required registrations. The other outlet shall obtain such state and/or federal registrations as may be required.</w:t>
      </w:r>
    </w:p>
    <w:p w14:paraId="60FEFD2C" w14:textId="77777777" w:rsidR="003E6838" w:rsidRPr="00306148" w:rsidRDefault="003E6838" w:rsidP="003E6838">
      <w:pPr>
        <w:pStyle w:val="par1"/>
      </w:pPr>
      <w:r w:rsidRPr="00306148">
        <w:t>14.00.80</w:t>
      </w:r>
      <w:r w:rsidRPr="00306148">
        <w:tab/>
        <w:t>Consultant pharmacist.</w:t>
      </w:r>
    </w:p>
    <w:p w14:paraId="31436983" w14:textId="77777777" w:rsidR="003E6838" w:rsidRPr="00306148" w:rsidRDefault="003E6838" w:rsidP="003E6838">
      <w:pPr>
        <w:pStyle w:val="par2"/>
      </w:pPr>
      <w:r w:rsidRPr="00306148">
        <w:t>a.</w:t>
      </w:r>
      <w:r w:rsidRPr="00306148">
        <w:tab/>
        <w:t>A consultant pharmacist shall either:</w:t>
      </w:r>
    </w:p>
    <w:p w14:paraId="023388FB" w14:textId="77777777" w:rsidR="003E6838" w:rsidRPr="00306148" w:rsidRDefault="003E6838" w:rsidP="003E6838">
      <w:pPr>
        <w:pStyle w:val="par3"/>
      </w:pPr>
      <w:r w:rsidRPr="00306148">
        <w:t>(1)</w:t>
      </w:r>
      <w:r w:rsidRPr="00306148">
        <w:tab/>
        <w:t>Initially interpret all prescription orders dispensed from the other outlet, or (2) Provide written policy for dispensing by unlicensed persons.</w:t>
      </w:r>
    </w:p>
    <w:p w14:paraId="0E1AB61D" w14:textId="77777777" w:rsidR="003E6838" w:rsidRPr="00306148" w:rsidRDefault="003E6838" w:rsidP="003E6838">
      <w:pPr>
        <w:pStyle w:val="par2"/>
      </w:pPr>
      <w:r w:rsidRPr="00306148">
        <w:t>b.</w:t>
      </w:r>
      <w:r w:rsidRPr="00306148">
        <w:tab/>
        <w:t>A consultant pharmacist shall be available for professional consultation.</w:t>
      </w:r>
    </w:p>
    <w:p w14:paraId="31C94178" w14:textId="77777777" w:rsidR="003E6838" w:rsidRPr="00306148" w:rsidRDefault="003E6838" w:rsidP="003E6838">
      <w:pPr>
        <w:pStyle w:val="par2"/>
      </w:pPr>
      <w:r w:rsidRPr="00306148">
        <w:t>c.</w:t>
      </w:r>
      <w:r w:rsidRPr="00306148">
        <w:tab/>
        <w:t>A consultant pharmacist shall annually review the policies for compliance with this Rule 14.00.00. The review shall be documented in writing, signed, and dated by the consultant pharmacist. The consultant pharmacist shall record on the protocols at least annually the number of dispensing units dispensed in a calendar year for the following facility types: community clinics, rural health clinics, colleges, and universities. A calendar year is considered to run from January 1 through December 31.</w:t>
      </w:r>
    </w:p>
    <w:p w14:paraId="10E1554A" w14:textId="77777777" w:rsidR="003E6838" w:rsidRPr="00306148" w:rsidRDefault="003E6838" w:rsidP="003E6838">
      <w:pPr>
        <w:pStyle w:val="par2"/>
      </w:pPr>
      <w:r w:rsidRPr="00306148">
        <w:t>d.</w:t>
      </w:r>
      <w:r w:rsidRPr="00306148">
        <w:tab/>
        <w:t>The consultant pharmacist shall develop an inspection form to document the visit and the results thereof. Such form shall be dated and signed by the consultant pharmacist and shall be maintained and available for inspection at the other outlet by the Board for a period of two years.</w:t>
      </w:r>
    </w:p>
    <w:p w14:paraId="2F91B04E" w14:textId="77777777" w:rsidR="003E6838" w:rsidRPr="00306148" w:rsidRDefault="003E6838" w:rsidP="003E6838">
      <w:pPr>
        <w:pStyle w:val="par2"/>
      </w:pPr>
      <w:r w:rsidRPr="00306148">
        <w:t>e.</w:t>
      </w:r>
      <w:r w:rsidRPr="00306148">
        <w:tab/>
        <w:t>The consultant pharmacist shall inspect and document the inspection in writing as detailed in 14.00.80(d) the following other outlets at the following frequencies:</w:t>
      </w:r>
    </w:p>
    <w:p w14:paraId="03257190" w14:textId="77777777" w:rsidR="003E6838" w:rsidRPr="00306148" w:rsidRDefault="003E6838" w:rsidP="003E6838">
      <w:pPr>
        <w:pStyle w:val="par3"/>
      </w:pPr>
      <w:r w:rsidRPr="00306148">
        <w:t>(1)</w:t>
      </w:r>
      <w:r w:rsidRPr="00306148">
        <w:tab/>
        <w:t>Quarterly inspections and visits shall be conducted for the following:</w:t>
      </w:r>
    </w:p>
    <w:p w14:paraId="4E8250E4" w14:textId="77777777" w:rsidR="003E6838" w:rsidRPr="00306148" w:rsidRDefault="003E6838" w:rsidP="003E6838">
      <w:pPr>
        <w:pStyle w:val="par4"/>
      </w:pPr>
      <w:r w:rsidRPr="00306148">
        <w:t>(a)</w:t>
      </w:r>
      <w:r w:rsidRPr="00306148">
        <w:tab/>
        <w:t>Jails;</w:t>
      </w:r>
    </w:p>
    <w:p w14:paraId="786621C7" w14:textId="77777777" w:rsidR="003E6838" w:rsidRPr="00306148" w:rsidRDefault="003E6838" w:rsidP="003E6838">
      <w:pPr>
        <w:pStyle w:val="par4"/>
      </w:pPr>
      <w:r w:rsidRPr="00306148">
        <w:t>(b)</w:t>
      </w:r>
      <w:r w:rsidRPr="00306148">
        <w:tab/>
        <w:t>County health departments;</w:t>
      </w:r>
    </w:p>
    <w:p w14:paraId="012AD62B" w14:textId="77777777" w:rsidR="003E6838" w:rsidRPr="00306148" w:rsidRDefault="003E6838" w:rsidP="003E6838">
      <w:pPr>
        <w:pStyle w:val="par4"/>
      </w:pPr>
      <w:r w:rsidRPr="00306148">
        <w:t>(c)</w:t>
      </w:r>
      <w:r w:rsidRPr="00306148">
        <w:tab/>
        <w:t>Schools, grade kindergarten through twelve;</w:t>
      </w:r>
    </w:p>
    <w:p w14:paraId="6366E14C" w14:textId="77777777" w:rsidR="003E6838" w:rsidRPr="00306148" w:rsidRDefault="003E6838" w:rsidP="003E6838">
      <w:pPr>
        <w:pStyle w:val="par4"/>
      </w:pPr>
      <w:r w:rsidRPr="00306148">
        <w:t>(d)</w:t>
      </w:r>
      <w:r w:rsidRPr="00306148">
        <w:tab/>
        <w:t>Hospitals;</w:t>
      </w:r>
    </w:p>
    <w:p w14:paraId="7CDE0ADB" w14:textId="77777777" w:rsidR="003E6838" w:rsidRPr="00306148" w:rsidRDefault="003E6838" w:rsidP="003E6838">
      <w:pPr>
        <w:pStyle w:val="par4"/>
      </w:pPr>
      <w:r w:rsidRPr="00306148">
        <w:t>(e)</w:t>
      </w:r>
      <w:r w:rsidRPr="00306148">
        <w:tab/>
        <w:t>Family planning clinics;</w:t>
      </w:r>
    </w:p>
    <w:p w14:paraId="6D536E97" w14:textId="77777777" w:rsidR="003E6838" w:rsidRPr="00306148" w:rsidRDefault="003E6838" w:rsidP="003E6838">
      <w:pPr>
        <w:pStyle w:val="par4"/>
      </w:pPr>
      <w:r w:rsidRPr="00306148">
        <w:t>(f)</w:t>
      </w:r>
      <w:r w:rsidRPr="00306148">
        <w:tab/>
        <w:t>Hospices;</w:t>
      </w:r>
    </w:p>
    <w:p w14:paraId="34C67A96" w14:textId="77777777" w:rsidR="003E6838" w:rsidRPr="00306148" w:rsidRDefault="003E6838" w:rsidP="003E6838">
      <w:pPr>
        <w:pStyle w:val="par4"/>
      </w:pPr>
      <w:r w:rsidRPr="00306148">
        <w:t>(g)</w:t>
      </w:r>
      <w:r w:rsidRPr="00306148">
        <w:tab/>
        <w:t>Medical clinics operated by hospitals;</w:t>
      </w:r>
    </w:p>
    <w:p w14:paraId="3D599D57" w14:textId="77777777" w:rsidR="003E6838" w:rsidRPr="00306148" w:rsidRDefault="003E6838" w:rsidP="003E6838">
      <w:pPr>
        <w:pStyle w:val="par4"/>
      </w:pPr>
      <w:r w:rsidRPr="00306148">
        <w:lastRenderedPageBreak/>
        <w:t>(h)</w:t>
      </w:r>
      <w:r w:rsidRPr="00306148">
        <w:tab/>
        <w:t>Ambulatory Surgical Centers;</w:t>
      </w:r>
    </w:p>
    <w:p w14:paraId="31F5EC12" w14:textId="77777777" w:rsidR="003E6838" w:rsidRPr="00306148" w:rsidRDefault="003E6838" w:rsidP="003E6838">
      <w:pPr>
        <w:pStyle w:val="par4"/>
      </w:pPr>
      <w:r w:rsidRPr="00306148">
        <w:t>(i)</w:t>
      </w:r>
      <w:r w:rsidRPr="00306148">
        <w:tab/>
        <w:t>Convalescent centers;</w:t>
      </w:r>
    </w:p>
    <w:p w14:paraId="426E43BC" w14:textId="77777777" w:rsidR="003E6838" w:rsidRPr="00306148" w:rsidRDefault="003E6838" w:rsidP="003E6838">
      <w:pPr>
        <w:pStyle w:val="par4"/>
      </w:pPr>
      <w:r w:rsidRPr="00306148">
        <w:t>(j)</w:t>
      </w:r>
      <w:r w:rsidRPr="00306148">
        <w:tab/>
        <w:t>Community mental health clinic;</w:t>
      </w:r>
    </w:p>
    <w:p w14:paraId="1B294AEE" w14:textId="77777777" w:rsidR="003E6838" w:rsidRPr="00306148" w:rsidRDefault="003E6838" w:rsidP="003E6838">
      <w:pPr>
        <w:pStyle w:val="par4"/>
      </w:pPr>
      <w:r w:rsidRPr="00306148">
        <w:t>(k)</w:t>
      </w:r>
      <w:r w:rsidRPr="00306148">
        <w:tab/>
        <w:t>Behavioral health entity; and</w:t>
      </w:r>
    </w:p>
    <w:p w14:paraId="1A2C58D1" w14:textId="77777777" w:rsidR="003E6838" w:rsidRPr="00306148" w:rsidRDefault="003E6838" w:rsidP="003E6838">
      <w:pPr>
        <w:pStyle w:val="par4"/>
      </w:pPr>
      <w:r w:rsidRPr="00306148">
        <w:t>(l)</w:t>
      </w:r>
      <w:r w:rsidRPr="00306148">
        <w:tab/>
        <w:t>Approved treatment facility.</w:t>
      </w:r>
    </w:p>
    <w:p w14:paraId="325800ED" w14:textId="02DBF6EA" w:rsidR="003E6838" w:rsidRPr="00306148" w:rsidRDefault="003E6838" w:rsidP="003E6838">
      <w:pPr>
        <w:pStyle w:val="par3"/>
      </w:pPr>
      <w:r w:rsidRPr="00306148">
        <w:t>(2)</w:t>
      </w:r>
      <w:r w:rsidRPr="00306148">
        <w:tab/>
      </w:r>
      <w:r w:rsidR="00A85751" w:rsidRPr="00A85751">
        <w:t xml:space="preserve">Community clinics, federally qualified health centers, rural health clinics, colleges, </w:t>
      </w:r>
      <w:del w:id="239" w:author="Rascon Arana, Maria" w:date="2026-07-20T11:30:00Z" w16du:dateUtc="2026-07-20T17:30:00Z">
        <w:r w:rsidR="00A85751" w:rsidRPr="00A85751" w:rsidDel="00CD2DDB">
          <w:delText>acute treatment units</w:delText>
        </w:r>
      </w:del>
      <w:ins w:id="240" w:author="Rascon Arana, Maria" w:date="2026-07-20T11:31:00Z" w16du:dateUtc="2026-07-20T17:31:00Z">
        <w:r w:rsidR="00CD2DDB">
          <w:t>behavioral health entities</w:t>
        </w:r>
      </w:ins>
      <w:r w:rsidR="00A85751" w:rsidRPr="00A85751">
        <w:t>, and universities shall be inspected and visited as follows</w:t>
      </w:r>
      <w:r w:rsidRPr="00306148">
        <w:t>:</w:t>
      </w:r>
    </w:p>
    <w:p w14:paraId="75284402" w14:textId="77777777" w:rsidR="003E6838" w:rsidRPr="00306148" w:rsidRDefault="003E6838" w:rsidP="003E6838">
      <w:pPr>
        <w:pStyle w:val="par4"/>
      </w:pPr>
      <w:r w:rsidRPr="00306148">
        <w:t>(a)</w:t>
      </w:r>
      <w:r w:rsidRPr="00306148">
        <w:tab/>
        <w:t>Monthly if 2,500 or less dispensing units are dispensed in a calendar year. A calendar year is from January 1 through December 31.</w:t>
      </w:r>
    </w:p>
    <w:p w14:paraId="24C5FE9C" w14:textId="77777777" w:rsidR="003E6838" w:rsidRPr="00306148" w:rsidRDefault="003E6838" w:rsidP="003E6838">
      <w:pPr>
        <w:pStyle w:val="par4"/>
      </w:pPr>
      <w:r w:rsidRPr="00306148">
        <w:t>(b)</w:t>
      </w:r>
      <w:r w:rsidRPr="00306148">
        <w:tab/>
        <w:t>Every other week if 2,500 or more but less than 7,501 dispensing units are dispensed in a calendar year. A calendar year is from January 1 through December 31.</w:t>
      </w:r>
    </w:p>
    <w:p w14:paraId="5AC56024" w14:textId="77777777" w:rsidR="003E6838" w:rsidRPr="00306148" w:rsidRDefault="003E6838" w:rsidP="003E6838">
      <w:pPr>
        <w:pStyle w:val="par4"/>
      </w:pPr>
      <w:r w:rsidRPr="00306148">
        <w:t>(c)</w:t>
      </w:r>
      <w:r w:rsidRPr="00306148">
        <w:tab/>
        <w:t>Each week if 7,501 or more but less than 12,501 dispensing units are dispensed in a calendar year. A calendar year is from January 1 through December 31.</w:t>
      </w:r>
    </w:p>
    <w:p w14:paraId="61062B21" w14:textId="77777777" w:rsidR="003E6838" w:rsidRPr="00306148" w:rsidRDefault="003E6838" w:rsidP="003E6838">
      <w:pPr>
        <w:pStyle w:val="par4"/>
      </w:pPr>
      <w:r w:rsidRPr="00306148">
        <w:t>(d)</w:t>
      </w:r>
      <w:r w:rsidRPr="00306148">
        <w:tab/>
        <w:t>Twice each week if 12,501 or more but less than 25,001 dispensing units are dispensed in a calendar year. A calendar year is from January 1 through December 31.</w:t>
      </w:r>
    </w:p>
    <w:p w14:paraId="67A0BE90" w14:textId="660D9CB3" w:rsidR="003E6838" w:rsidRPr="00306148" w:rsidRDefault="003E6838" w:rsidP="00510127">
      <w:pPr>
        <w:pStyle w:val="par2"/>
      </w:pPr>
      <w:r w:rsidRPr="00306148">
        <w:t>f.</w:t>
      </w:r>
      <w:r w:rsidRPr="00306148">
        <w:tab/>
        <w:t>The consultant pharmacist shall be responsible for the accuracy of records pertaining to drug stock returned to the original supplier, the manufacturer, or via a reverse distributor. The record of any returned drug stock shall indicate, as a minimum, the name and address of the original supplier, manufacturer or reverse distributor, the date of return, and the name, strength, and quantity of the drug returned. This record shall be signed by the consultant pharmacist, and shall be maintained on the premises for a minimum of two years.</w:t>
      </w:r>
    </w:p>
    <w:p w14:paraId="1CBB7F3E" w14:textId="77777777" w:rsidR="003E6838" w:rsidRPr="00306148" w:rsidRDefault="003E6838" w:rsidP="003E6838">
      <w:pPr>
        <w:pStyle w:val="par2"/>
      </w:pPr>
      <w:r w:rsidRPr="00306148">
        <w:t>g.</w:t>
      </w:r>
      <w:r w:rsidRPr="00306148">
        <w:tab/>
        <w:t>The consultant pharmacist for a licensed hospital other outlet shall be notified of any casual sale or loan of a drug made by the licensed hospital other outlet to a practitioner authorized by law to prescribe the same prior to the transaction. The consultant pharmacist for a licensed hospital other outlet shall be notified within seventy-two hours of any casual sale or loan of a drug to a registered other outlet, a prescription drug outlet, or a mobile emergency care unit.</w:t>
      </w:r>
    </w:p>
    <w:p w14:paraId="600D3AB3" w14:textId="77777777" w:rsidR="003E6838" w:rsidRPr="00306148" w:rsidRDefault="003E6838" w:rsidP="003E6838">
      <w:pPr>
        <w:pStyle w:val="par2"/>
      </w:pPr>
      <w:r w:rsidRPr="00306148">
        <w:t>h.</w:t>
      </w:r>
      <w:r w:rsidRPr="00306148">
        <w:tab/>
        <w:t>The consultant pharmacist is responsible for ensuring all prescription drugs obtained by the other outlet are procured from an individual or entity registered by the Board or a state or local health agency.</w:t>
      </w:r>
    </w:p>
    <w:p w14:paraId="7691C24F" w14:textId="77777777" w:rsidR="003E6838" w:rsidRPr="00306148" w:rsidRDefault="003E6838" w:rsidP="003E6838">
      <w:pPr>
        <w:pStyle w:val="par2"/>
      </w:pPr>
      <w:r w:rsidRPr="00306148">
        <w:t>i.</w:t>
      </w:r>
      <w:r w:rsidRPr="00306148">
        <w:tab/>
        <w:t>The consultant pharmacist shall be responsible for ensuring any significant errors related to the practice of pharmacy, such as those that result in significant harm to a patient or the death of a patient, are immediately reported to the Board upon discovery.</w:t>
      </w:r>
    </w:p>
    <w:p w14:paraId="50D8565F" w14:textId="77777777" w:rsidR="003E6838" w:rsidRPr="00306148" w:rsidRDefault="003E6838" w:rsidP="003E6838">
      <w:pPr>
        <w:pStyle w:val="par2"/>
      </w:pPr>
      <w:r w:rsidRPr="00306148">
        <w:t>j.</w:t>
      </w:r>
      <w:r w:rsidRPr="00306148">
        <w:tab/>
        <w:t>The consultant pharmacist shall be responsible for assuring that the other outlet complies with all applicable provisions of Rule 21.00.00 when compounding non-sterile and sterile products.</w:t>
      </w:r>
    </w:p>
    <w:p w14:paraId="16765627" w14:textId="77777777" w:rsidR="003E6838" w:rsidRPr="00306148" w:rsidRDefault="003E6838" w:rsidP="003E6838">
      <w:pPr>
        <w:pStyle w:val="par2"/>
      </w:pPr>
      <w:r w:rsidRPr="00306148">
        <w:lastRenderedPageBreak/>
        <w:t>k.</w:t>
      </w:r>
      <w:r w:rsidRPr="00306148">
        <w:tab/>
        <w:t>The consultant pharmacist shall be responsible for reporting diversion, theft or significant unaccountable loss of prescription drugs or controlled substances from the other outlet, hospital or health maintenance organization (as defined in section 10-16-102, C.R.S.) within one business day of discovery. When a Drug Enforcement Administration (DEA) Form 106 is submitted to the DEA in instances involving controlled substances, a copy of the completed DEA Form 106 along with a detailed written explanation shall be submitted to the Board. When determining whether an unaccountable loss is significant, the consultant pharmacist shall consider, among others factors, the following:</w:t>
      </w:r>
    </w:p>
    <w:p w14:paraId="54D3CF43" w14:textId="77777777" w:rsidR="003E6838" w:rsidRPr="00306148" w:rsidRDefault="003E6838" w:rsidP="003E6838">
      <w:pPr>
        <w:pStyle w:val="par3"/>
      </w:pPr>
      <w:r w:rsidRPr="00306148">
        <w:t>(1)</w:t>
      </w:r>
      <w:r w:rsidRPr="00306148">
        <w:tab/>
        <w:t>The actual quantity of drug lost in relation to the type of business;</w:t>
      </w:r>
    </w:p>
    <w:p w14:paraId="5CC326EA" w14:textId="77777777" w:rsidR="003E6838" w:rsidRPr="00306148" w:rsidRDefault="003E6838" w:rsidP="003E6838">
      <w:pPr>
        <w:pStyle w:val="par3"/>
      </w:pPr>
      <w:r w:rsidRPr="00306148">
        <w:t>(2)</w:t>
      </w:r>
      <w:r w:rsidRPr="00306148">
        <w:tab/>
        <w:t>The specific drug lost;</w:t>
      </w:r>
    </w:p>
    <w:p w14:paraId="45B8B639" w14:textId="77777777" w:rsidR="003E6838" w:rsidRPr="00306148" w:rsidRDefault="003E6838" w:rsidP="003E6838">
      <w:pPr>
        <w:pStyle w:val="par3"/>
      </w:pPr>
      <w:r w:rsidRPr="00306148">
        <w:t>(3)</w:t>
      </w:r>
      <w:r w:rsidRPr="00306148">
        <w:tab/>
        <w:t>Whether the loss of the drug can be associated with access to those drugs by specific individuals, or whether the loss can be attributed to unique activities that may take place involving the drug;</w:t>
      </w:r>
    </w:p>
    <w:p w14:paraId="5A339307" w14:textId="77777777" w:rsidR="003E6838" w:rsidRPr="00306148" w:rsidRDefault="003E6838" w:rsidP="003E6838">
      <w:pPr>
        <w:pStyle w:val="par3"/>
      </w:pPr>
      <w:r w:rsidRPr="00306148">
        <w:t>(4)</w:t>
      </w:r>
      <w:r w:rsidRPr="00306148">
        <w:tab/>
        <w:t>A pattern of losses over a specific time period, whether the losses appear to be random, and the results of efforts taken to resolve the losses;</w:t>
      </w:r>
    </w:p>
    <w:p w14:paraId="079C6A15" w14:textId="77777777" w:rsidR="003E6838" w:rsidRPr="00306148" w:rsidRDefault="003E6838" w:rsidP="003E6838">
      <w:pPr>
        <w:pStyle w:val="par3"/>
      </w:pPr>
      <w:r w:rsidRPr="00306148">
        <w:t>(5)</w:t>
      </w:r>
      <w:r w:rsidRPr="00306148">
        <w:tab/>
        <w:t>Whether the specific drug is a likely candidate for diversion; and</w:t>
      </w:r>
    </w:p>
    <w:p w14:paraId="73296C57" w14:textId="77777777" w:rsidR="003E6838" w:rsidRDefault="003E6838" w:rsidP="003E6838">
      <w:pPr>
        <w:pStyle w:val="par3"/>
      </w:pPr>
      <w:r w:rsidRPr="00306148">
        <w:t>(6)</w:t>
      </w:r>
      <w:r w:rsidRPr="00306148">
        <w:tab/>
        <w:t>Local trends and other indicators of the diversion potential of the missing drug.</w:t>
      </w:r>
    </w:p>
    <w:p w14:paraId="265E800D" w14:textId="744E47EA" w:rsidR="000E0AD7" w:rsidRDefault="000E0AD7" w:rsidP="000E0AD7">
      <w:pPr>
        <w:jc w:val="center"/>
      </w:pPr>
      <w:r>
        <w:t>…</w:t>
      </w:r>
    </w:p>
    <w:p w14:paraId="01DB6560" w14:textId="76362C43" w:rsidR="000D28F2" w:rsidRDefault="000D28F2" w:rsidP="000D28F2">
      <w:pPr>
        <w:pStyle w:val="Heading2"/>
      </w:pPr>
      <w:r>
        <w:t xml:space="preserve">15.00.00 </w:t>
      </w:r>
      <w:r>
        <w:tab/>
      </w:r>
      <w:r w:rsidR="001D1AF3">
        <w:t>WHOLESALERS.</w:t>
      </w:r>
    </w:p>
    <w:p w14:paraId="6F2DDBA9" w14:textId="77777777" w:rsidR="001D1AF3" w:rsidRDefault="001D1AF3" w:rsidP="001D1AF3">
      <w:pPr>
        <w:pStyle w:val="par1"/>
      </w:pPr>
      <w:r w:rsidRPr="001D1AF3">
        <w:t xml:space="preserve">15.01.00 </w:t>
      </w:r>
      <w:r>
        <w:tab/>
      </w:r>
      <w:r w:rsidRPr="001D1AF3">
        <w:t xml:space="preserve">Wholesale Drugs Distributor Registration Requirement. </w:t>
      </w:r>
    </w:p>
    <w:p w14:paraId="0B8D3F34" w14:textId="5AB8288C" w:rsidR="001D1AF3" w:rsidRDefault="001D1AF3" w:rsidP="001D1AF3">
      <w:pPr>
        <w:pStyle w:val="par2"/>
      </w:pPr>
      <w:r>
        <w:t>a.</w:t>
      </w:r>
      <w:r>
        <w:tab/>
      </w:r>
      <w:r w:rsidRPr="001D1AF3">
        <w:t>A wholesaler means a person</w:t>
      </w:r>
      <w:ins w:id="241" w:author="Rascon Arana, Maria" w:date="2026-07-22T07:43:00Z" w16du:dateUtc="2026-07-22T13:43:00Z">
        <w:r>
          <w:t>, except for a Colorado-licensed veterinarian,</w:t>
        </w:r>
      </w:ins>
      <w:r w:rsidRPr="001D1AF3">
        <w:t xml:space="preserve"> engaged in the wholesale distribution of prescription drugs to persons, other than consumers, that are authorized by law to possess prescription drugs. </w:t>
      </w:r>
    </w:p>
    <w:p w14:paraId="2CC60CDC" w14:textId="77777777" w:rsidR="001D1AF3" w:rsidRDefault="001D1AF3" w:rsidP="001D1AF3">
      <w:pPr>
        <w:pStyle w:val="par2"/>
      </w:pPr>
      <w:r>
        <w:t>b.</w:t>
      </w:r>
      <w:r>
        <w:tab/>
      </w:r>
      <w:r w:rsidRPr="001D1AF3">
        <w:t xml:space="preserve">Every wholesaler must be registered with the Board if it resides in Colorado and distributes drugs or is located in another state or territory of the United States and ships prescription drugs into Colorado. </w:t>
      </w:r>
    </w:p>
    <w:p w14:paraId="196699E8" w14:textId="6D0E6121" w:rsidR="001D1AF3" w:rsidRPr="001D1AF3" w:rsidRDefault="001D1AF3" w:rsidP="001D1AF3">
      <w:pPr>
        <w:jc w:val="center"/>
      </w:pPr>
      <w:r>
        <w:t>…</w:t>
      </w:r>
    </w:p>
    <w:p w14:paraId="41589EBF" w14:textId="045880ED" w:rsidR="00070DDA" w:rsidRDefault="00070DDA" w:rsidP="00070DDA">
      <w:pPr>
        <w:pStyle w:val="Heading2"/>
      </w:pPr>
      <w:r>
        <w:t>19.00.00</w:t>
      </w:r>
      <w:r>
        <w:tab/>
        <w:t>ADMINISTRATION.</w:t>
      </w:r>
    </w:p>
    <w:p w14:paraId="633ABAAB" w14:textId="79ED77AC" w:rsidR="00070DDA" w:rsidRDefault="00070DDA" w:rsidP="00070DDA">
      <w:pPr>
        <w:jc w:val="center"/>
      </w:pPr>
      <w:r>
        <w:t>…</w:t>
      </w:r>
    </w:p>
    <w:p w14:paraId="0F4D6A58" w14:textId="25676D63" w:rsidR="00070DDA" w:rsidRDefault="00070DDA" w:rsidP="00070DDA">
      <w:pPr>
        <w:pStyle w:val="par1"/>
      </w:pPr>
      <w:r>
        <w:t>19.01.40</w:t>
      </w:r>
      <w:r>
        <w:tab/>
        <w:t>Recordkeeping.</w:t>
      </w:r>
    </w:p>
    <w:p w14:paraId="6CE00DB9" w14:textId="77777777" w:rsidR="00070DDA" w:rsidRPr="00306148" w:rsidRDefault="00070DDA" w:rsidP="00070DDA">
      <w:pPr>
        <w:pStyle w:val="par2"/>
      </w:pPr>
      <w:r>
        <w:t>a.</w:t>
      </w:r>
      <w:r>
        <w:tab/>
      </w:r>
      <w:r w:rsidRPr="00306148">
        <w:t>The following information must be maintained by the prescription drug outlet for three years for each dose of vaccine or immunization administered:</w:t>
      </w:r>
    </w:p>
    <w:p w14:paraId="175B9824" w14:textId="4BD1CC13" w:rsidR="00070DDA" w:rsidRDefault="00070DDA" w:rsidP="00070DDA">
      <w:pPr>
        <w:jc w:val="center"/>
      </w:pPr>
      <w:r>
        <w:t>…</w:t>
      </w:r>
    </w:p>
    <w:p w14:paraId="05F91DC9" w14:textId="3E74BACF" w:rsidR="00070DDA" w:rsidDel="00070DDA" w:rsidRDefault="00070DDA" w:rsidP="00070DDA">
      <w:pPr>
        <w:pStyle w:val="par2"/>
        <w:rPr>
          <w:del w:id="242" w:author="Rascon Arana, Maria" w:date="2026-07-21T15:06:00Z" w16du:dateUtc="2026-07-21T21:06:00Z"/>
        </w:rPr>
      </w:pPr>
      <w:commentRangeStart w:id="243"/>
      <w:commentRangeStart w:id="244"/>
      <w:r>
        <w:t>b.</w:t>
      </w:r>
      <w:commentRangeEnd w:id="243"/>
      <w:r w:rsidR="00D56889">
        <w:rPr>
          <w:rStyle w:val="CommentReference"/>
          <w:sz w:val="20"/>
          <w:szCs w:val="24"/>
        </w:rPr>
        <w:commentReference w:id="243"/>
      </w:r>
      <w:commentRangeEnd w:id="244"/>
      <w:r w:rsidR="002D3CA2">
        <w:rPr>
          <w:rStyle w:val="CommentReference"/>
          <w:sz w:val="20"/>
          <w:szCs w:val="24"/>
        </w:rPr>
        <w:commentReference w:id="244"/>
      </w:r>
      <w:r>
        <w:tab/>
      </w:r>
      <w:del w:id="245" w:author="Rascon Arana, Maria" w:date="2026-07-21T15:06:00Z" w16du:dateUtc="2026-07-21T21:06:00Z">
        <w:r w:rsidRPr="00070DDA" w:rsidDel="00070DDA">
          <w:delText xml:space="preserve">The above records shall be maintained separately from other records of the prescription drug outlet. </w:delText>
        </w:r>
      </w:del>
    </w:p>
    <w:p w14:paraId="61A9F732" w14:textId="1F2F746A" w:rsidR="00070DDA" w:rsidRDefault="00070DDA" w:rsidP="00070DDA">
      <w:pPr>
        <w:pStyle w:val="par2"/>
      </w:pPr>
      <w:del w:id="246" w:author="Rascon Arana, Maria" w:date="2026-07-21T15:06:00Z" w16du:dateUtc="2026-07-21T21:06:00Z">
        <w:r w:rsidDel="00070DDA">
          <w:lastRenderedPageBreak/>
          <w:delText>c.</w:delText>
        </w:r>
        <w:r w:rsidDel="00070DDA">
          <w:tab/>
        </w:r>
      </w:del>
      <w:r w:rsidRPr="00070DDA">
        <w:t>All records required to be maintained pursuant to this Rule 19.00.00 may be maintained electronically so long as such records are maintained in a uniform and readily retrievable manner, are printable upon request of the Board or its inspectors, and can be reviewed at a viewable rate that may customarily be reviewed when otherwise in hard-copy form.</w:t>
      </w:r>
    </w:p>
    <w:p w14:paraId="4B8A6F77" w14:textId="6DE5AFCD" w:rsidR="00070DDA" w:rsidRPr="00070DDA" w:rsidRDefault="00070DDA" w:rsidP="00070DDA">
      <w:pPr>
        <w:jc w:val="center"/>
      </w:pPr>
      <w:r>
        <w:t>…</w:t>
      </w:r>
    </w:p>
    <w:p w14:paraId="72D0863B" w14:textId="5827CA49" w:rsidR="000E0AD7" w:rsidRDefault="000E0AD7" w:rsidP="000E0AD7">
      <w:pPr>
        <w:pStyle w:val="Heading2"/>
      </w:pPr>
      <w:commentRangeStart w:id="247"/>
      <w:r>
        <w:t>21.00.00</w:t>
      </w:r>
      <w:commentRangeEnd w:id="247"/>
      <w:r w:rsidR="009A0833">
        <w:rPr>
          <w:rStyle w:val="CommentReference"/>
          <w:sz w:val="20"/>
          <w:szCs w:val="28"/>
        </w:rPr>
        <w:commentReference w:id="247"/>
      </w:r>
      <w:r>
        <w:tab/>
        <w:t>COMPOUNDING.</w:t>
      </w:r>
    </w:p>
    <w:p w14:paraId="6FBC17D2" w14:textId="77777777" w:rsidR="00CD2FA2" w:rsidRDefault="00CD2FA2" w:rsidP="00CD2FA2">
      <w:pPr>
        <w:pStyle w:val="upar1"/>
      </w:pPr>
      <w:r w:rsidRPr="00CD2FA2">
        <w:t xml:space="preserve">The purpose of this Rule is to codify the compounding of preparations to assure that they are of acceptable strength, quality and purity. </w:t>
      </w:r>
    </w:p>
    <w:p w14:paraId="5230F801" w14:textId="77777777" w:rsidR="00CD2FA2" w:rsidRDefault="00CD2FA2" w:rsidP="00CD2FA2">
      <w:pPr>
        <w:pStyle w:val="upar1"/>
      </w:pPr>
      <w:r w:rsidRPr="00CD2FA2">
        <w:t xml:space="preserve">If the pharmacist compounds a preparation according to the manufacturer’s labeling instructions, then further documentation is not required. All other compounded preparations require further documentation as set forth in this Rule. </w:t>
      </w:r>
    </w:p>
    <w:p w14:paraId="1826C8B9" w14:textId="77777777" w:rsidR="00CD2FA2" w:rsidRDefault="00CD2FA2" w:rsidP="00CD2FA2">
      <w:pPr>
        <w:pStyle w:val="upar1"/>
      </w:pPr>
      <w:r w:rsidRPr="00CD2FA2">
        <w:t xml:space="preserve">Compounding of investigational products may be exempt from sections of Rule 21.00.00 when compounding is restricted to utilizing ingredients that are regulated by the Federal Food and Drug Administration through an Investigational Review Board (IRB) and when the IRB- approved protocol requires deviation from this Rule. </w:t>
      </w:r>
    </w:p>
    <w:p w14:paraId="4BFA4A7A" w14:textId="3BA7319B" w:rsidR="000E0AD7" w:rsidRDefault="00CD2FA2" w:rsidP="00CD2FA2">
      <w:pPr>
        <w:pStyle w:val="par1"/>
      </w:pPr>
      <w:r w:rsidRPr="00CD2FA2">
        <w:t>21.00.10 Limitations and Record-Keeping.</w:t>
      </w:r>
    </w:p>
    <w:p w14:paraId="5244EAAB" w14:textId="77777777" w:rsidR="00CD2FA2" w:rsidRDefault="00CD2FA2" w:rsidP="00CD2FA2">
      <w:pPr>
        <w:pStyle w:val="par2"/>
      </w:pPr>
      <w:r>
        <w:t>a.</w:t>
      </w:r>
      <w:r>
        <w:tab/>
      </w:r>
      <w:r w:rsidRPr="00CD2FA2">
        <w:t xml:space="preserve">No non-controlled substance preparation shall be compounded in advance in such quantity as may exceed a ninety-day supply or is necessary to accurately compound the preparation. A ninety-day supply shall be determined by the average number of dosage units dispensed or distributed of said preparation during the previous six month period. All prescription drug outlets shall comply with all applicable federal laws and rules pertaining to the compounding and dispensing of controlled substance preparations, including any federal laws or rules pertaining to compounding controlled substance preparations in anticipation of immediate need. </w:t>
      </w:r>
    </w:p>
    <w:p w14:paraId="3E9753F2" w14:textId="77777777" w:rsidR="00CD2FA2" w:rsidRDefault="00CD2FA2" w:rsidP="00CD2FA2">
      <w:pPr>
        <w:pStyle w:val="par2"/>
      </w:pPr>
      <w:r>
        <w:t>b.</w:t>
      </w:r>
      <w:r>
        <w:tab/>
      </w:r>
      <w:r w:rsidRPr="00CD2FA2">
        <w:t xml:space="preserve">No expired components may be used in compounding. No component may be used which will expire prior to the beyond-use date of the final compounded product. No expired final compounded product shall be dispensed or distributed. </w:t>
      </w:r>
    </w:p>
    <w:p w14:paraId="315DFE58" w14:textId="77777777" w:rsidR="00CD2FA2" w:rsidRDefault="00CD2FA2" w:rsidP="00CD2FA2">
      <w:pPr>
        <w:pStyle w:val="par2"/>
      </w:pPr>
      <w:r>
        <w:t>c.</w:t>
      </w:r>
      <w:r>
        <w:tab/>
      </w:r>
      <w:r w:rsidRPr="00CD2FA2">
        <w:t xml:space="preserve">All records required to be maintained pursuant to this Rule 21.00.00 may be maintained electronically so long as such records are maintained in a uniform and readily retrievable manner, are printable upon request of the Board or its inspectors, and can be reviewed at a viewable rate that may customarily be reviewed when otherwise in hard-copy form. </w:t>
      </w:r>
    </w:p>
    <w:p w14:paraId="294B3EAF" w14:textId="77777777" w:rsidR="00CD2FA2" w:rsidRDefault="00CD2FA2" w:rsidP="00CD2FA2">
      <w:pPr>
        <w:pStyle w:val="par1"/>
      </w:pPr>
      <w:r>
        <w:t>21.00.20</w:t>
      </w:r>
      <w:r>
        <w:tab/>
      </w:r>
      <w:r w:rsidRPr="00CD2FA2">
        <w:t xml:space="preserve">Casual Sales/Distribution of Compounded Products. </w:t>
      </w:r>
    </w:p>
    <w:p w14:paraId="393A27F3" w14:textId="77777777" w:rsidR="00CD2FA2" w:rsidRDefault="00CD2FA2" w:rsidP="00CD2FA2">
      <w:pPr>
        <w:pStyle w:val="par2"/>
      </w:pPr>
      <w:r>
        <w:t>a.</w:t>
      </w:r>
      <w:r>
        <w:tab/>
      </w:r>
      <w:r w:rsidRPr="00CD2FA2">
        <w:t xml:space="preserve">Unless otherwise allowed by state and federal law, nonresident prescription drug outlets shall not distribute compounded products into Colorado pursuant to 21 U.S.C. secs. 331(a), 353(b) and 355(a). </w:t>
      </w:r>
    </w:p>
    <w:p w14:paraId="0FC54792" w14:textId="77777777" w:rsidR="00CD2FA2" w:rsidRDefault="00CD2FA2" w:rsidP="00CD2FA2">
      <w:pPr>
        <w:pStyle w:val="par2"/>
      </w:pPr>
      <w:r>
        <w:t>b.</w:t>
      </w:r>
      <w:r>
        <w:tab/>
      </w:r>
      <w:r w:rsidRPr="00CD2FA2">
        <w:t xml:space="preserve">Unless otherwise allowed by state and federal law, nonresident prescription drug outlets registered in Colorado may dispense compounded products and ship them into Colorado only pursuant to valid, patient-specific prescription orders. </w:t>
      </w:r>
    </w:p>
    <w:p w14:paraId="2556A61B" w14:textId="77777777" w:rsidR="00CD2FA2" w:rsidRDefault="00CD2FA2" w:rsidP="00CD2FA2">
      <w:pPr>
        <w:pStyle w:val="par2"/>
      </w:pPr>
      <w:r>
        <w:t>c.</w:t>
      </w:r>
      <w:r>
        <w:tab/>
      </w:r>
      <w:r w:rsidRPr="00CD2FA2">
        <w:t xml:space="preserve">A nonresident prescription drug outlet may distribute a compounded product to a Colorado-licensed veterinarian who is located in Colorado and authorized by law to prescribe the drug only if: </w:t>
      </w:r>
    </w:p>
    <w:p w14:paraId="4E2B045C" w14:textId="1AD850E1" w:rsidR="00CD2FA2" w:rsidRDefault="00CD2FA2" w:rsidP="00CD2FA2">
      <w:pPr>
        <w:pStyle w:val="par3"/>
      </w:pPr>
      <w:r w:rsidRPr="00CD2FA2">
        <w:lastRenderedPageBreak/>
        <w:t xml:space="preserve">i) </w:t>
      </w:r>
      <w:r>
        <w:tab/>
      </w:r>
      <w:r w:rsidRPr="00CD2FA2">
        <w:t>The nonresident prescription drug outlet provides the Board with a copy of the outlet’s most recent report detailing an inspection by the National Association of Boards of Pharmacy Verified Pharmacy Program, for which third-party inspection the nonresident prescription drug outlet shall obtain and pay for on an annual basis, and the Board approves the inspection report as satisfactorily demonstrating proof of compliance with the Board’s own inspection procedures and standards</w:t>
      </w:r>
      <w:r>
        <w:t>;</w:t>
      </w:r>
    </w:p>
    <w:p w14:paraId="4D9FA1B3" w14:textId="77777777" w:rsidR="00455F64" w:rsidRDefault="00455F64" w:rsidP="00CD2FA2">
      <w:pPr>
        <w:pStyle w:val="par3"/>
      </w:pPr>
      <w:r w:rsidRPr="00455F64">
        <w:t>ii)</w:t>
      </w:r>
      <w:r>
        <w:tab/>
      </w:r>
      <w:r w:rsidRPr="00455F64">
        <w:t xml:space="preserve">The nonresident pharmacy provides a copy of the most recent inspection of the nonresident pharmacy by the agency that regulates pharmaceuticals in the state of residence; and </w:t>
      </w:r>
    </w:p>
    <w:p w14:paraId="4D95621D" w14:textId="77777777" w:rsidR="00455F64" w:rsidRDefault="00455F64" w:rsidP="00CD2FA2">
      <w:pPr>
        <w:pStyle w:val="par3"/>
      </w:pPr>
      <w:r>
        <w:t>iii)</w:t>
      </w:r>
      <w:r>
        <w:tab/>
      </w:r>
      <w:r w:rsidRPr="00455F64">
        <w:t xml:space="preserve">If distributing a controlled substance, the nonresident prescription drug outlet provides the Board, on an annual basis, with a copy of the outlet’s current manufacturer registration obtained from the Drug Enforcement Administration. </w:t>
      </w:r>
    </w:p>
    <w:p w14:paraId="7E3AAE2E" w14:textId="0DD40F92" w:rsidR="00455F64" w:rsidDel="00B17FBE" w:rsidRDefault="00455F64" w:rsidP="00455F64">
      <w:pPr>
        <w:pStyle w:val="par2"/>
        <w:rPr>
          <w:del w:id="248" w:author="Rascon Arana, Maria" w:date="2026-07-21T11:12:00Z" w16du:dateUtc="2026-07-21T17:12:00Z"/>
        </w:rPr>
      </w:pPr>
      <w:del w:id="249" w:author="Rascon Arana, Maria" w:date="2026-07-21T11:12:00Z" w16du:dateUtc="2026-07-21T17:12:00Z">
        <w:r w:rsidDel="00B17FBE">
          <w:delText>d.</w:delText>
        </w:r>
        <w:r w:rsidDel="00B17FBE">
          <w:tab/>
        </w:r>
        <w:r w:rsidRPr="00455F64" w:rsidDel="00B17FBE">
          <w:delText xml:space="preserve">Distribution of a compounded product to a Colorado-licensed veterinarian may be for the purpose of dispensing by the receiving veterinarian only if: </w:delText>
        </w:r>
      </w:del>
    </w:p>
    <w:p w14:paraId="220A0EBF" w14:textId="6DBD0124" w:rsidR="00455F64" w:rsidDel="00B17FBE" w:rsidRDefault="00455F64" w:rsidP="00455F64">
      <w:pPr>
        <w:pStyle w:val="par3"/>
        <w:rPr>
          <w:del w:id="250" w:author="Rascon Arana, Maria" w:date="2026-07-21T11:12:00Z" w16du:dateUtc="2026-07-21T17:12:00Z"/>
        </w:rPr>
      </w:pPr>
      <w:del w:id="251" w:author="Rascon Arana, Maria" w:date="2026-07-21T11:12:00Z" w16du:dateUtc="2026-07-21T17:12:00Z">
        <w:r w:rsidRPr="00455F64" w:rsidDel="00B17FBE">
          <w:delText>i)</w:delText>
        </w:r>
        <w:r w:rsidDel="00B17FBE">
          <w:tab/>
        </w:r>
        <w:r w:rsidRPr="00455F64" w:rsidDel="00B17FBE">
          <w:delText xml:space="preserve">The compounded product is necessary for the treatment of an animal patient’s emergency medical condition; and </w:delText>
        </w:r>
      </w:del>
    </w:p>
    <w:p w14:paraId="7A4A794E" w14:textId="163A3747" w:rsidR="00455F64" w:rsidDel="00B17FBE" w:rsidRDefault="00455F64" w:rsidP="00455F64">
      <w:pPr>
        <w:pStyle w:val="par3"/>
        <w:rPr>
          <w:del w:id="252" w:author="Rascon Arana, Maria" w:date="2026-07-21T11:12:00Z" w16du:dateUtc="2026-07-21T17:12:00Z"/>
        </w:rPr>
      </w:pPr>
      <w:del w:id="253" w:author="Rascon Arana, Maria" w:date="2026-07-21T11:12:00Z" w16du:dateUtc="2026-07-21T17:12:00Z">
        <w:r w:rsidDel="00B17FBE">
          <w:delText>ii)</w:delText>
        </w:r>
        <w:r w:rsidDel="00B17FBE">
          <w:tab/>
        </w:r>
        <w:r w:rsidRPr="00455F64" w:rsidDel="00B17FBE">
          <w:delText xml:space="preserve">As determined by the veterinarian, the veterinarian cannot access, in a timely manner, the compounded product from a prescription drug outlet or nonresident prescription drug outlet. </w:delText>
        </w:r>
      </w:del>
    </w:p>
    <w:p w14:paraId="5298101A" w14:textId="77777777" w:rsidR="00455F64" w:rsidRDefault="00455F64" w:rsidP="00455F64">
      <w:pPr>
        <w:pStyle w:val="par1"/>
      </w:pPr>
      <w:r>
        <w:t>21.00.30</w:t>
      </w:r>
      <w:r>
        <w:tab/>
      </w:r>
      <w:r w:rsidRPr="00455F64">
        <w:t xml:space="preserve">Definitions. When used in this Rule 21.00.00, the following words and terms shall have the following meanings, unless the context clearly indicates otherwise. </w:t>
      </w:r>
    </w:p>
    <w:p w14:paraId="7CB8DC7A" w14:textId="2BECACD8" w:rsidR="003E6838" w:rsidRDefault="003E6838" w:rsidP="003E6838">
      <w:pPr>
        <w:jc w:val="center"/>
      </w:pPr>
      <w:r>
        <w:t>…</w:t>
      </w:r>
    </w:p>
    <w:p w14:paraId="1C75A931" w14:textId="2BE7A3FB" w:rsidR="00A84C45" w:rsidRDefault="00A84C45" w:rsidP="00A84C45">
      <w:pPr>
        <w:pStyle w:val="Heading2"/>
      </w:pPr>
      <w:r>
        <w:t>23.00.00</w:t>
      </w:r>
      <w:r>
        <w:tab/>
      </w:r>
      <w:r w:rsidRPr="00A84C45">
        <w:t>ELECTRONIC PRESCRIPTION MONITORING PROGRAM.</w:t>
      </w:r>
    </w:p>
    <w:p w14:paraId="1F2595AD" w14:textId="77777777" w:rsidR="00A84C45" w:rsidRDefault="00A84C45" w:rsidP="00A84C45">
      <w:pPr>
        <w:pStyle w:val="par1"/>
      </w:pPr>
      <w:r>
        <w:t>23.00.10</w:t>
      </w:r>
      <w:r>
        <w:tab/>
      </w:r>
      <w:r w:rsidRPr="00A84C45">
        <w:t xml:space="preserve">Definitions: </w:t>
      </w:r>
    </w:p>
    <w:p w14:paraId="2E8CE6C7" w14:textId="7323F35B" w:rsidR="0030368E" w:rsidRDefault="009263A1" w:rsidP="009263A1">
      <w:pPr>
        <w:jc w:val="center"/>
        <w:rPr>
          <w:ins w:id="254" w:author="Rascon Arana, Maria" w:date="2026-07-21T08:37:00Z" w16du:dateUtc="2026-07-21T14:37:00Z"/>
        </w:rPr>
      </w:pPr>
      <w:r>
        <w:t>…</w:t>
      </w:r>
    </w:p>
    <w:p w14:paraId="4BFB6ABA" w14:textId="4830405F" w:rsidR="00FD67FA" w:rsidRDefault="00FD67FA" w:rsidP="00FD67FA">
      <w:pPr>
        <w:pStyle w:val="par1"/>
        <w:rPr>
          <w:ins w:id="255" w:author="Rascon Arana, Maria" w:date="2026-07-21T08:38:00Z" w16du:dateUtc="2026-07-21T14:38:00Z"/>
        </w:rPr>
      </w:pPr>
      <w:ins w:id="256" w:author="Rascon Arana, Maria" w:date="2026-07-21T08:37:00Z" w16du:dateUtc="2026-07-21T14:37:00Z">
        <w:r>
          <w:t>23.00.2</w:t>
        </w:r>
      </w:ins>
      <w:ins w:id="257" w:author="Rascon Arana, Maria" w:date="2026-07-21T08:38:00Z" w16du:dateUtc="2026-07-21T14:38:00Z">
        <w:r>
          <w:t>0</w:t>
        </w:r>
        <w:r>
          <w:tab/>
          <w:t>Data Retention Timeline</w:t>
        </w:r>
      </w:ins>
    </w:p>
    <w:p w14:paraId="28F99D68" w14:textId="0CEA4A4D" w:rsidR="00FD67FA" w:rsidRDefault="00FD67FA" w:rsidP="00FD67FA">
      <w:pPr>
        <w:pStyle w:val="par2"/>
      </w:pPr>
      <w:ins w:id="258" w:author="Rascon Arana, Maria" w:date="2026-07-21T08:38:00Z" w16du:dateUtc="2026-07-21T14:38:00Z">
        <w:r>
          <w:t>a.</w:t>
        </w:r>
        <w:r>
          <w:tab/>
          <w:t xml:space="preserve">Prescription records shall be retained in the PDMP for [  ] years from the reported prescription fill date. </w:t>
        </w:r>
      </w:ins>
      <w:ins w:id="259" w:author="Rascon Arana, Maria" w:date="2026-07-21T08:39:00Z" w16du:dateUtc="2026-07-21T14:39:00Z">
        <w:r>
          <w:t>Records with a reported fill date more than [  ] years shall be purged and permanently deleted from the PDMP on a daily basis.</w:t>
        </w:r>
      </w:ins>
    </w:p>
    <w:p w14:paraId="44CACECC" w14:textId="77777777" w:rsidR="009263A1" w:rsidRDefault="0030368E" w:rsidP="009263A1">
      <w:pPr>
        <w:pStyle w:val="par1"/>
      </w:pPr>
      <w:r>
        <w:t>23.00.30</w:t>
      </w:r>
      <w:r>
        <w:tab/>
      </w:r>
      <w:r w:rsidRPr="0030368E">
        <w:t xml:space="preserve">Data Submission Timeline. </w:t>
      </w:r>
    </w:p>
    <w:p w14:paraId="6FDD264B" w14:textId="7C301044" w:rsidR="003E6838" w:rsidRDefault="00A84C45" w:rsidP="003E6838">
      <w:pPr>
        <w:jc w:val="center"/>
      </w:pPr>
      <w:r>
        <w:t>…</w:t>
      </w:r>
    </w:p>
    <w:p w14:paraId="41EC9FCF" w14:textId="042319E7" w:rsidR="003E6838" w:rsidRPr="00306148" w:rsidRDefault="003E6838" w:rsidP="003E6838">
      <w:pPr>
        <w:pStyle w:val="Heading2"/>
      </w:pPr>
      <w:r w:rsidRPr="00306148">
        <w:t>28.00.00</w:t>
      </w:r>
      <w:r w:rsidRPr="00306148">
        <w:tab/>
        <w:t>VETERINARY PHARMACEUTICAL ADVISORY COMMITTEE</w:t>
      </w:r>
      <w:del w:id="260" w:author="Rascon Arana, Maria" w:date="2026-07-22T08:23:00Z" w16du:dateUtc="2026-07-22T14:23:00Z">
        <w:r w:rsidR="009263A1" w:rsidDel="009263A1">
          <w:delText xml:space="preserve"> </w:delText>
        </w:r>
      </w:del>
      <w:r w:rsidRPr="00306148">
        <w:t>.</w:t>
      </w:r>
      <w:ins w:id="261" w:author="Rascon Arana, Maria" w:date="2026-07-22T08:23:00Z" w16du:dateUtc="2026-07-22T14:23:00Z">
        <w:r w:rsidR="009263A1" w:rsidRPr="009263A1">
          <w:t xml:space="preserve"> [Repealed]</w:t>
        </w:r>
      </w:ins>
    </w:p>
    <w:p w14:paraId="2DBBA7F6" w14:textId="2914E9FC" w:rsidR="003E6838" w:rsidRPr="00306148" w:rsidDel="00564E2E" w:rsidRDefault="003E6838" w:rsidP="003E6838">
      <w:pPr>
        <w:pStyle w:val="par1"/>
        <w:rPr>
          <w:del w:id="262" w:author="Rascon Arana, Maria" w:date="2026-07-20T12:52:00Z" w16du:dateUtc="2026-07-20T18:52:00Z"/>
        </w:rPr>
      </w:pPr>
      <w:del w:id="263" w:author="Rascon Arana, Maria" w:date="2026-07-20T12:52:00Z" w16du:dateUtc="2026-07-20T18:52:00Z">
        <w:r w:rsidRPr="00306148" w:rsidDel="00564E2E">
          <w:delText>28.00.10</w:delText>
        </w:r>
        <w:r w:rsidRPr="00306148" w:rsidDel="00564E2E">
          <w:tab/>
          <w:delText>Definitions.</w:delText>
        </w:r>
      </w:del>
    </w:p>
    <w:p w14:paraId="13274117" w14:textId="29BFA217" w:rsidR="003E6838" w:rsidRPr="00306148" w:rsidDel="00564E2E" w:rsidRDefault="003E6838" w:rsidP="003E6838">
      <w:pPr>
        <w:pStyle w:val="par2"/>
        <w:rPr>
          <w:del w:id="264" w:author="Rascon Arana, Maria" w:date="2026-07-20T12:52:00Z" w16du:dateUtc="2026-07-20T18:52:00Z"/>
        </w:rPr>
      </w:pPr>
      <w:del w:id="265" w:author="Rascon Arana, Maria" w:date="2026-07-20T12:52:00Z" w16du:dateUtc="2026-07-20T18:52:00Z">
        <w:r w:rsidRPr="00306148" w:rsidDel="00564E2E">
          <w:delText>a.</w:delText>
        </w:r>
        <w:r w:rsidRPr="00306148" w:rsidDel="00564E2E">
          <w:tab/>
        </w:r>
        <w:r w:rsidDel="00564E2E">
          <w:delText>“</w:delText>
        </w:r>
        <w:r w:rsidRPr="00306148" w:rsidDel="00564E2E">
          <w:delText>Board</w:delText>
        </w:r>
        <w:r w:rsidDel="00564E2E">
          <w:delText>”</w:delText>
        </w:r>
        <w:r w:rsidRPr="00306148" w:rsidDel="00564E2E">
          <w:delText xml:space="preserve"> means the Colorado State Board of Pharmacy.</w:delText>
        </w:r>
      </w:del>
    </w:p>
    <w:p w14:paraId="63F8D616" w14:textId="76526DF4" w:rsidR="003E6838" w:rsidRPr="00306148" w:rsidDel="00564E2E" w:rsidRDefault="003E6838" w:rsidP="003E6838">
      <w:pPr>
        <w:pStyle w:val="par2"/>
        <w:rPr>
          <w:del w:id="266" w:author="Rascon Arana, Maria" w:date="2026-07-20T12:52:00Z" w16du:dateUtc="2026-07-20T18:52:00Z"/>
        </w:rPr>
      </w:pPr>
      <w:del w:id="267" w:author="Rascon Arana, Maria" w:date="2026-07-20T12:52:00Z" w16du:dateUtc="2026-07-20T18:52:00Z">
        <w:r w:rsidRPr="00306148" w:rsidDel="00564E2E">
          <w:delText>b.</w:delText>
        </w:r>
        <w:r w:rsidRPr="00306148" w:rsidDel="00564E2E">
          <w:tab/>
        </w:r>
        <w:r w:rsidDel="00564E2E">
          <w:delText>“</w:delText>
        </w:r>
        <w:r w:rsidRPr="00306148" w:rsidDel="00564E2E">
          <w:delText>Veterinary Pharmaceutical</w:delText>
        </w:r>
        <w:r w:rsidDel="00564E2E">
          <w:delText>”</w:delText>
        </w:r>
        <w:r w:rsidRPr="00306148" w:rsidDel="00564E2E">
          <w:delText xml:space="preserve"> means a prescription drug that is any of the following:</w:delText>
        </w:r>
      </w:del>
    </w:p>
    <w:p w14:paraId="5C39F5D0" w14:textId="68079FF2" w:rsidR="003E6838" w:rsidRPr="00306148" w:rsidDel="00564E2E" w:rsidRDefault="003E6838" w:rsidP="003E6838">
      <w:pPr>
        <w:pStyle w:val="par3"/>
        <w:rPr>
          <w:del w:id="268" w:author="Rascon Arana, Maria" w:date="2026-07-20T12:52:00Z" w16du:dateUtc="2026-07-20T18:52:00Z"/>
        </w:rPr>
      </w:pPr>
      <w:del w:id="269" w:author="Rascon Arana, Maria" w:date="2026-07-20T12:52:00Z" w16du:dateUtc="2026-07-20T18:52:00Z">
        <w:r w:rsidRPr="00306148" w:rsidDel="00564E2E">
          <w:lastRenderedPageBreak/>
          <w:delText>(1)</w:delText>
        </w:r>
        <w:r w:rsidRPr="00306148" w:rsidDel="00564E2E">
          <w:tab/>
          <w:delText>Intended solely for animal use;</w:delText>
        </w:r>
      </w:del>
    </w:p>
    <w:p w14:paraId="36981503" w14:textId="38D019B4" w:rsidR="003E6838" w:rsidRPr="00306148" w:rsidDel="00564E2E" w:rsidRDefault="003E6838" w:rsidP="003E6838">
      <w:pPr>
        <w:pStyle w:val="par3"/>
        <w:rPr>
          <w:del w:id="270" w:author="Rascon Arana, Maria" w:date="2026-07-20T12:52:00Z" w16du:dateUtc="2026-07-20T18:52:00Z"/>
        </w:rPr>
      </w:pPr>
      <w:del w:id="271" w:author="Rascon Arana, Maria" w:date="2026-07-20T12:52:00Z" w16du:dateUtc="2026-07-20T18:52:00Z">
        <w:r w:rsidRPr="00306148" w:rsidDel="00564E2E">
          <w:delText>(2)</w:delText>
        </w:r>
        <w:r w:rsidRPr="00306148" w:rsidDel="00564E2E">
          <w:tab/>
          <w:delText>Distributed for animal use;</w:delText>
        </w:r>
      </w:del>
    </w:p>
    <w:p w14:paraId="036AF5E0" w14:textId="46D1CFF1" w:rsidR="003E6838" w:rsidRPr="00306148" w:rsidDel="00564E2E" w:rsidRDefault="003E6838" w:rsidP="003E6838">
      <w:pPr>
        <w:pStyle w:val="par3"/>
        <w:rPr>
          <w:del w:id="272" w:author="Rascon Arana, Maria" w:date="2026-07-20T12:52:00Z" w16du:dateUtc="2026-07-20T18:52:00Z"/>
        </w:rPr>
      </w:pPr>
      <w:del w:id="273" w:author="Rascon Arana, Maria" w:date="2026-07-20T12:52:00Z" w16du:dateUtc="2026-07-20T18:52:00Z">
        <w:r w:rsidRPr="00306148" w:rsidDel="00564E2E">
          <w:delText>(3)</w:delText>
        </w:r>
        <w:r w:rsidRPr="00306148" w:rsidDel="00564E2E">
          <w:tab/>
          <w:delText>Dispensed for animal use;</w:delText>
        </w:r>
      </w:del>
    </w:p>
    <w:p w14:paraId="3967476D" w14:textId="323DAE94" w:rsidR="003E6838" w:rsidRPr="00306148" w:rsidDel="00564E2E" w:rsidRDefault="003E6838" w:rsidP="003E6838">
      <w:pPr>
        <w:pStyle w:val="par3"/>
        <w:rPr>
          <w:del w:id="274" w:author="Rascon Arana, Maria" w:date="2026-07-20T12:52:00Z" w16du:dateUtc="2026-07-20T18:52:00Z"/>
        </w:rPr>
      </w:pPr>
      <w:del w:id="275" w:author="Rascon Arana, Maria" w:date="2026-07-20T12:52:00Z" w16du:dateUtc="2026-07-20T18:52:00Z">
        <w:r w:rsidRPr="00306148" w:rsidDel="00564E2E">
          <w:delText>(4)</w:delText>
        </w:r>
        <w:r w:rsidRPr="00306148" w:rsidDel="00564E2E">
          <w:tab/>
          <w:delText>Administered to an animal.</w:delText>
        </w:r>
      </w:del>
    </w:p>
    <w:p w14:paraId="4A2BEB27" w14:textId="5F409E8F" w:rsidR="003E6838" w:rsidRPr="00306148" w:rsidDel="00564E2E" w:rsidRDefault="003E6838" w:rsidP="003E6838">
      <w:pPr>
        <w:pStyle w:val="par2"/>
        <w:rPr>
          <w:del w:id="276" w:author="Rascon Arana, Maria" w:date="2026-07-20T12:52:00Z" w16du:dateUtc="2026-07-20T18:52:00Z"/>
        </w:rPr>
      </w:pPr>
      <w:del w:id="277" w:author="Rascon Arana, Maria" w:date="2026-07-20T12:52:00Z" w16du:dateUtc="2026-07-20T18:52:00Z">
        <w:r w:rsidRPr="00306148" w:rsidDel="00564E2E">
          <w:delText>c.</w:delText>
        </w:r>
        <w:r w:rsidRPr="00306148" w:rsidDel="00564E2E">
          <w:tab/>
        </w:r>
        <w:r w:rsidDel="00564E2E">
          <w:delText>“</w:delText>
        </w:r>
        <w:r w:rsidRPr="00306148" w:rsidDel="00564E2E">
          <w:delText>Veterinary Pharmaceutical Advisory Committee (Advisory Committee)</w:delText>
        </w:r>
        <w:r w:rsidDel="00564E2E">
          <w:delText>”</w:delText>
        </w:r>
        <w:r w:rsidRPr="00306148" w:rsidDel="00564E2E">
          <w:delText xml:space="preserve"> is a committee comprised of three members, each appointed by the state veterinarian, which reviews matters concerning veterinary pharmaceuticals, as specified by this Rule 28.00.00, referred to it by the Board and which makes recommendations on how the Board should proceed on the matters.</w:delText>
        </w:r>
      </w:del>
    </w:p>
    <w:p w14:paraId="11E906BF" w14:textId="0DA495A1" w:rsidR="003E6838" w:rsidRPr="00306148" w:rsidDel="00564E2E" w:rsidRDefault="003E6838" w:rsidP="003E6838">
      <w:pPr>
        <w:pStyle w:val="par1"/>
        <w:rPr>
          <w:del w:id="278" w:author="Rascon Arana, Maria" w:date="2026-07-20T12:52:00Z" w16du:dateUtc="2026-07-20T18:52:00Z"/>
        </w:rPr>
      </w:pPr>
      <w:del w:id="279" w:author="Rascon Arana, Maria" w:date="2026-07-20T12:52:00Z" w16du:dateUtc="2026-07-20T18:52:00Z">
        <w:r w:rsidRPr="00306148" w:rsidDel="00564E2E">
          <w:delText>28.00.20</w:delText>
        </w:r>
        <w:r w:rsidRPr="00306148" w:rsidDel="00564E2E">
          <w:tab/>
          <w:delText>Matters Referred by the Board to the Advisory Committee Specified. Unless a matter presented to the Board constitutes an emergency requiring prompt resolution, the Board shall refer the following matters that directly concern veterinary pharmaceuticals to the Advisory Committee for recommendation on how the Board should proceed on the matter:</w:delText>
        </w:r>
      </w:del>
    </w:p>
    <w:p w14:paraId="33B47D1E" w14:textId="19D5A464" w:rsidR="003E6838" w:rsidRPr="00306148" w:rsidDel="00564E2E" w:rsidRDefault="003E6838" w:rsidP="003E6838">
      <w:pPr>
        <w:pStyle w:val="par2"/>
        <w:rPr>
          <w:del w:id="280" w:author="Rascon Arana, Maria" w:date="2026-07-20T12:52:00Z" w16du:dateUtc="2026-07-20T18:52:00Z"/>
        </w:rPr>
      </w:pPr>
      <w:del w:id="281" w:author="Rascon Arana, Maria" w:date="2026-07-20T12:52:00Z" w16du:dateUtc="2026-07-20T18:52:00Z">
        <w:r w:rsidRPr="00306148" w:rsidDel="00564E2E">
          <w:delText>a.</w:delText>
        </w:r>
        <w:r w:rsidRPr="00306148" w:rsidDel="00564E2E">
          <w:tab/>
          <w:delText>Whether and to what extent action, if any, should be taken on an investigation into or complaint of an alleged violation of Article 280 of Title 12, C.R.S., as it directly pertains to the distribution, dispensation or administration of a veterinary pharmaceutical to an animal, including whether to:</w:delText>
        </w:r>
      </w:del>
    </w:p>
    <w:p w14:paraId="2E30B66D" w14:textId="7375746C" w:rsidR="003E6838" w:rsidRPr="00306148" w:rsidDel="00564E2E" w:rsidRDefault="003E6838" w:rsidP="003E6838">
      <w:pPr>
        <w:pStyle w:val="par3"/>
        <w:rPr>
          <w:del w:id="282" w:author="Rascon Arana, Maria" w:date="2026-07-20T12:52:00Z" w16du:dateUtc="2026-07-20T18:52:00Z"/>
        </w:rPr>
      </w:pPr>
      <w:del w:id="283" w:author="Rascon Arana, Maria" w:date="2026-07-20T12:52:00Z" w16du:dateUtc="2026-07-20T18:52:00Z">
        <w:r w:rsidRPr="00306148" w:rsidDel="00564E2E">
          <w:delText>(1)</w:delText>
        </w:r>
        <w:r w:rsidRPr="00306148" w:rsidDel="00564E2E">
          <w:tab/>
          <w:delText>Suspend or revoke a license or registration;</w:delText>
        </w:r>
      </w:del>
    </w:p>
    <w:p w14:paraId="1DD334DD" w14:textId="31013EB8" w:rsidR="003E6838" w:rsidRPr="00306148" w:rsidDel="00564E2E" w:rsidRDefault="003E6838" w:rsidP="003E6838">
      <w:pPr>
        <w:pStyle w:val="par3"/>
        <w:rPr>
          <w:del w:id="284" w:author="Rascon Arana, Maria" w:date="2026-07-20T12:52:00Z" w16du:dateUtc="2026-07-20T18:52:00Z"/>
        </w:rPr>
      </w:pPr>
      <w:del w:id="285" w:author="Rascon Arana, Maria" w:date="2026-07-20T12:52:00Z" w16du:dateUtc="2026-07-20T18:52:00Z">
        <w:r w:rsidRPr="00306148" w:rsidDel="00564E2E">
          <w:delText>(2)</w:delText>
        </w:r>
        <w:r w:rsidRPr="00306148" w:rsidDel="00564E2E">
          <w:tab/>
          <w:delText>Impose a fine against a registrant, whether the violation is egregious, and the amount of any fine recommended;</w:delText>
        </w:r>
      </w:del>
    </w:p>
    <w:p w14:paraId="4A9FBDC7" w14:textId="31D1EE44" w:rsidR="003E6838" w:rsidRPr="00306148" w:rsidDel="00564E2E" w:rsidRDefault="003E6838" w:rsidP="003E6838">
      <w:pPr>
        <w:pStyle w:val="par3"/>
        <w:rPr>
          <w:del w:id="286" w:author="Rascon Arana, Maria" w:date="2026-07-20T12:52:00Z" w16du:dateUtc="2026-07-20T18:52:00Z"/>
        </w:rPr>
      </w:pPr>
      <w:del w:id="287" w:author="Rascon Arana, Maria" w:date="2026-07-20T12:52:00Z" w16du:dateUtc="2026-07-20T18:52:00Z">
        <w:r w:rsidRPr="00306148" w:rsidDel="00564E2E">
          <w:delText>(3)</w:delText>
        </w:r>
        <w:r w:rsidRPr="00306148" w:rsidDel="00564E2E">
          <w:tab/>
          <w:delText>Seek a cease and desist order or injunction in district court against an entity or person; or</w:delText>
        </w:r>
      </w:del>
    </w:p>
    <w:p w14:paraId="6D405DAC" w14:textId="0810A27E" w:rsidR="003E6838" w:rsidRPr="00306148" w:rsidDel="00564E2E" w:rsidRDefault="003E6838" w:rsidP="003E6838">
      <w:pPr>
        <w:pStyle w:val="par3"/>
        <w:rPr>
          <w:del w:id="288" w:author="Rascon Arana, Maria" w:date="2026-07-20T12:52:00Z" w16du:dateUtc="2026-07-20T18:52:00Z"/>
        </w:rPr>
      </w:pPr>
      <w:del w:id="289" w:author="Rascon Arana, Maria" w:date="2026-07-20T12:52:00Z" w16du:dateUtc="2026-07-20T18:52:00Z">
        <w:r w:rsidRPr="00306148" w:rsidDel="00564E2E">
          <w:delText>(4)</w:delText>
        </w:r>
        <w:r w:rsidRPr="00306148" w:rsidDel="00564E2E">
          <w:tab/>
          <w:delText>Pursue other disciplinary action against a licensee or registrant.</w:delText>
        </w:r>
      </w:del>
    </w:p>
    <w:p w14:paraId="59567C47" w14:textId="234AB9E9" w:rsidR="003E6838" w:rsidRPr="00306148" w:rsidDel="00564E2E" w:rsidRDefault="003E6838" w:rsidP="003E6838">
      <w:pPr>
        <w:pStyle w:val="par2"/>
        <w:rPr>
          <w:del w:id="290" w:author="Rascon Arana, Maria" w:date="2026-07-20T12:52:00Z" w16du:dateUtc="2026-07-20T18:52:00Z"/>
        </w:rPr>
      </w:pPr>
      <w:del w:id="291" w:author="Rascon Arana, Maria" w:date="2026-07-20T12:52:00Z" w16du:dateUtc="2026-07-20T18:52:00Z">
        <w:r w:rsidRPr="00306148" w:rsidDel="00564E2E">
          <w:delText>b.</w:delText>
        </w:r>
        <w:r w:rsidRPr="00306148" w:rsidDel="00564E2E">
          <w:tab/>
          <w:delText>Review of license and registration applications and renewal, reactivation, and reinstatement applications when there is evidence the applicant directly engages in the distribution, dispensation, or administration of veterinary pharmaceuticals solely to animals; and,</w:delText>
        </w:r>
      </w:del>
    </w:p>
    <w:p w14:paraId="65EAA61A" w14:textId="5D7E6024" w:rsidR="003E6838" w:rsidRPr="00306148" w:rsidDel="00564E2E" w:rsidRDefault="003E6838" w:rsidP="003E6838">
      <w:pPr>
        <w:pStyle w:val="par2"/>
        <w:rPr>
          <w:del w:id="292" w:author="Rascon Arana, Maria" w:date="2026-07-20T12:52:00Z" w16du:dateUtc="2026-07-20T18:52:00Z"/>
        </w:rPr>
      </w:pPr>
      <w:del w:id="293" w:author="Rascon Arana, Maria" w:date="2026-07-20T12:52:00Z" w16du:dateUtc="2026-07-20T18:52:00Z">
        <w:r w:rsidRPr="00306148" w:rsidDel="00564E2E">
          <w:delText>c.</w:delText>
        </w:r>
        <w:r w:rsidRPr="00306148" w:rsidDel="00564E2E">
          <w:tab/>
          <w:delText>Promulgation of rules as they pertain to the distribution, dispensation, or administration of veterinary pharmaceuticals solely to animals.</w:delText>
        </w:r>
      </w:del>
    </w:p>
    <w:p w14:paraId="14C1F976" w14:textId="334177F7" w:rsidR="00A963BD" w:rsidRDefault="00A963BD" w:rsidP="00A963BD">
      <w:pPr>
        <w:jc w:val="center"/>
      </w:pPr>
      <w:r>
        <w:t>…</w:t>
      </w:r>
    </w:p>
    <w:p w14:paraId="36D00514" w14:textId="0176B24F" w:rsidR="00823F53" w:rsidRDefault="00823F53" w:rsidP="00823F53">
      <w:pPr>
        <w:pStyle w:val="Heading2"/>
      </w:pPr>
      <w:r>
        <w:t>APPENDIX G</w:t>
      </w:r>
    </w:p>
    <w:p w14:paraId="37548C37" w14:textId="77777777" w:rsidR="00823F53" w:rsidRPr="00823F53" w:rsidRDefault="00823F53" w:rsidP="00823F53">
      <w:pPr>
        <w:pStyle w:val="par1"/>
        <w:rPr>
          <w:b/>
          <w:bCs/>
        </w:rPr>
      </w:pPr>
      <w:r w:rsidRPr="00823F53">
        <w:rPr>
          <w:b/>
          <w:bCs/>
        </w:rPr>
        <w:t xml:space="preserve">Colorado State Board of Pharmacy Statewide Protocol </w:t>
      </w:r>
    </w:p>
    <w:p w14:paraId="2ECA605D" w14:textId="372F942E" w:rsidR="00823F53" w:rsidRDefault="00823F53" w:rsidP="00823F53">
      <w:pPr>
        <w:pStyle w:val="par1"/>
        <w:rPr>
          <w:b/>
          <w:bCs/>
        </w:rPr>
      </w:pPr>
      <w:r w:rsidRPr="00823F53">
        <w:rPr>
          <w:b/>
          <w:bCs/>
        </w:rPr>
        <w:t>Medications for Opioid Use Disorder</w:t>
      </w:r>
    </w:p>
    <w:p w14:paraId="653F8279" w14:textId="269168ED" w:rsidR="00823F53" w:rsidRDefault="00823F53" w:rsidP="00823F53">
      <w:pPr>
        <w:jc w:val="center"/>
      </w:pPr>
      <w:r w:rsidRPr="00823F53">
        <w:t>…</w:t>
      </w:r>
    </w:p>
    <w:p w14:paraId="09656160" w14:textId="790D97A7" w:rsidR="00823F53" w:rsidRDefault="00823F53" w:rsidP="00823F53">
      <w:pPr>
        <w:pStyle w:val="par1"/>
        <w:rPr>
          <w:b/>
          <w:bCs/>
        </w:rPr>
      </w:pPr>
      <w:commentRangeStart w:id="294"/>
      <w:r w:rsidRPr="00823F53">
        <w:rPr>
          <w:b/>
          <w:bCs/>
        </w:rPr>
        <w:t>Eligibi</w:t>
      </w:r>
      <w:commentRangeEnd w:id="294"/>
      <w:r w:rsidR="00D56889" w:rsidRPr="00823F53">
        <w:rPr>
          <w:rStyle w:val="CommentReference"/>
          <w:b/>
          <w:bCs/>
          <w:sz w:val="20"/>
          <w:szCs w:val="24"/>
        </w:rPr>
        <w:commentReference w:id="294"/>
      </w:r>
      <w:r w:rsidRPr="00823F53">
        <w:rPr>
          <w:b/>
          <w:bCs/>
        </w:rPr>
        <w:t>lity Requirements:</w:t>
      </w:r>
    </w:p>
    <w:p w14:paraId="37D92294" w14:textId="77777777" w:rsidR="00823F53" w:rsidRDefault="00823F53" w:rsidP="00823F53">
      <w:pPr>
        <w:pStyle w:val="par1"/>
        <w:numPr>
          <w:ilvl w:val="0"/>
          <w:numId w:val="41"/>
        </w:numPr>
      </w:pPr>
      <w:r w:rsidRPr="00823F53">
        <w:t xml:space="preserve">The patient is at least 18 years of age. </w:t>
      </w:r>
    </w:p>
    <w:p w14:paraId="2D807FDF" w14:textId="718CAD3E" w:rsidR="00823F53" w:rsidRDefault="00823F53" w:rsidP="00823F53">
      <w:pPr>
        <w:pStyle w:val="ListParagraph"/>
        <w:numPr>
          <w:ilvl w:val="0"/>
          <w:numId w:val="41"/>
        </w:numPr>
      </w:pPr>
      <w:r w:rsidRPr="00823F53">
        <w:lastRenderedPageBreak/>
        <w:t xml:space="preserve">The </w:t>
      </w:r>
      <w:del w:id="295" w:author="Rascon Arana, Maria" w:date="2026-07-21T15:11:00Z" w16du:dateUtc="2026-07-21T21:11:00Z">
        <w:r w:rsidRPr="00823F53" w:rsidDel="00823F53">
          <w:delText>practitioner</w:delText>
        </w:r>
      </w:del>
      <w:ins w:id="296" w:author="Rascon Arana, Maria" w:date="2026-07-21T15:11:00Z" w16du:dateUtc="2026-07-21T21:11:00Z">
        <w:r>
          <w:t>patient</w:t>
        </w:r>
      </w:ins>
      <w:r w:rsidRPr="00823F53">
        <w:t xml:space="preserve"> has a diagnosis of moderate or severe opioid use disorder (OUD) according to DSM-5 criteria; or, the patient is in opioid withdrawal as assessed by a Clinical Opiate Withdrawal Scale (COWS) score ≥ 5, and in the absence of a diagnosis of moderate/severe OUD, the patient may be given an initial supply of 72 hours’ worth of medication, pending a practitioner diagnosis to continue beyond that time frame. </w:t>
      </w:r>
    </w:p>
    <w:p w14:paraId="2CE2D265" w14:textId="20105458" w:rsidR="00823F53" w:rsidRPr="00823F53" w:rsidRDefault="00823F53" w:rsidP="00823F53">
      <w:pPr>
        <w:pStyle w:val="ListParagraph"/>
        <w:numPr>
          <w:ilvl w:val="0"/>
          <w:numId w:val="41"/>
        </w:numPr>
      </w:pPr>
      <w:r w:rsidRPr="00823F53">
        <w:t>The patient has no known contraindications to MOUD agents.</w:t>
      </w:r>
    </w:p>
    <w:p w14:paraId="58906AA0" w14:textId="5C60A4D6" w:rsidR="00823F53" w:rsidRPr="00823F53" w:rsidRDefault="00823F53" w:rsidP="00823F53">
      <w:pPr>
        <w:jc w:val="center"/>
      </w:pPr>
      <w:r>
        <w:t>…</w:t>
      </w:r>
    </w:p>
    <w:p w14:paraId="6B5F0071" w14:textId="3913E2A4" w:rsidR="00510127" w:rsidRDefault="00510127" w:rsidP="00510127">
      <w:r>
        <w:t>____________________________________________________________________________________</w:t>
      </w:r>
    </w:p>
    <w:p w14:paraId="37153B82" w14:textId="261ABF58" w:rsidR="00510127" w:rsidRPr="00510127" w:rsidRDefault="00510127" w:rsidP="00510127">
      <w:pPr>
        <w:pStyle w:val="Heading2"/>
      </w:pPr>
      <w:r w:rsidRPr="00510127">
        <w:t>Editor’s Notes</w:t>
      </w:r>
    </w:p>
    <w:p w14:paraId="7AEEBEE5" w14:textId="661E78D6" w:rsidR="00510127" w:rsidRDefault="00510127" w:rsidP="00510127">
      <w:pPr>
        <w:pStyle w:val="par1"/>
        <w:rPr>
          <w:b/>
          <w:bCs/>
        </w:rPr>
      </w:pPr>
      <w:r w:rsidRPr="00510127">
        <w:rPr>
          <w:b/>
          <w:bCs/>
        </w:rPr>
        <w:t>History</w:t>
      </w:r>
    </w:p>
    <w:p w14:paraId="68F7AC10" w14:textId="77777777" w:rsidR="00510127" w:rsidRDefault="00510127" w:rsidP="00510127">
      <w:pPr>
        <w:pStyle w:val="par1"/>
        <w:spacing w:before="0"/>
      </w:pPr>
      <w:r w:rsidRPr="00510127">
        <w:t xml:space="preserve">Rules 2.01.10; 2.01.30; 3.00.50; 3.00.70, 6.00.20; 6.00.30; 6.00.40; 8.00.10; 11.04.20; 14.03.10 eff. 07/30/2007. </w:t>
      </w:r>
    </w:p>
    <w:p w14:paraId="06A607BB" w14:textId="77777777" w:rsidR="00510127" w:rsidRDefault="00510127" w:rsidP="00510127">
      <w:pPr>
        <w:pStyle w:val="par1"/>
        <w:spacing w:before="0"/>
      </w:pPr>
      <w:r w:rsidRPr="00510127">
        <w:t xml:space="preserve">Rules 8.00.10; 11.04.10; 20.00.00 eff. 09/30/2007. </w:t>
      </w:r>
    </w:p>
    <w:p w14:paraId="483BDE76" w14:textId="77777777" w:rsidR="00510127" w:rsidRDefault="00510127" w:rsidP="00510127">
      <w:pPr>
        <w:pStyle w:val="par1"/>
        <w:spacing w:before="0"/>
      </w:pPr>
      <w:r w:rsidRPr="00510127">
        <w:t xml:space="preserve">Rule 4.00.00 eff. 11/30/2007. </w:t>
      </w:r>
    </w:p>
    <w:p w14:paraId="067FFD5E" w14:textId="7727AD9A" w:rsidR="00510127" w:rsidRDefault="00510127" w:rsidP="00510127">
      <w:pPr>
        <w:pStyle w:val="par1"/>
        <w:spacing w:before="0"/>
      </w:pPr>
      <w:r w:rsidRPr="00510127">
        <w:t xml:space="preserve">Rules 3.01.20, 10.00.00 eff. 03/01/2008. </w:t>
      </w:r>
    </w:p>
    <w:p w14:paraId="0A6A9B04" w14:textId="77777777" w:rsidR="00510127" w:rsidRDefault="00510127" w:rsidP="00510127">
      <w:pPr>
        <w:pStyle w:val="par1"/>
        <w:spacing w:before="0"/>
      </w:pPr>
      <w:r w:rsidRPr="00510127">
        <w:t xml:space="preserve">Rules 5.01.31; 15.01.11; 15.01.12; 15.09.11; 15.09.14; 22.00.00 eff. 05/30/2008. </w:t>
      </w:r>
    </w:p>
    <w:p w14:paraId="6D92A099" w14:textId="77777777" w:rsidR="00510127" w:rsidRDefault="00510127" w:rsidP="00510127">
      <w:pPr>
        <w:pStyle w:val="par1"/>
        <w:spacing w:before="0"/>
      </w:pPr>
      <w:r w:rsidRPr="00510127">
        <w:t xml:space="preserve">Rules 4.02.00 (c), 21.00.00, 23.00.00 eff. 06/30/2008. </w:t>
      </w:r>
    </w:p>
    <w:p w14:paraId="0A3F1FEA" w14:textId="77777777" w:rsidR="00510127" w:rsidRDefault="00510127" w:rsidP="00510127">
      <w:pPr>
        <w:pStyle w:val="par1"/>
        <w:spacing w:before="0"/>
      </w:pPr>
      <w:r w:rsidRPr="00510127">
        <w:t xml:space="preserve">Rules 1.00.00, 2.00.00, 3.00.00, 5.00.00, 7.00.00, 11.00.00, 12.00.00, 14.00.00 eff. 11/30/2008. </w:t>
      </w:r>
    </w:p>
    <w:p w14:paraId="739D35A9" w14:textId="7120969E" w:rsidR="00510127" w:rsidRDefault="00510127" w:rsidP="00510127">
      <w:pPr>
        <w:pStyle w:val="par1"/>
        <w:spacing w:before="0"/>
      </w:pPr>
      <w:r w:rsidRPr="00510127">
        <w:t xml:space="preserve">Rule 15.09.11 eff. 01/31/2009. </w:t>
      </w:r>
    </w:p>
    <w:p w14:paraId="5B9ED3B7" w14:textId="77777777" w:rsidR="00510127" w:rsidRDefault="00510127" w:rsidP="00510127">
      <w:pPr>
        <w:pStyle w:val="par1"/>
        <w:spacing w:before="0"/>
      </w:pPr>
      <w:r w:rsidRPr="00510127">
        <w:t xml:space="preserve">Rules 6.00.30, 11.06.00, 22.00.00 eff. 03/02/2009. </w:t>
      </w:r>
    </w:p>
    <w:p w14:paraId="11FAF011" w14:textId="77777777" w:rsidR="00510127" w:rsidRDefault="00510127" w:rsidP="00510127">
      <w:pPr>
        <w:pStyle w:val="par1"/>
        <w:spacing w:before="0"/>
      </w:pPr>
      <w:r w:rsidRPr="00510127">
        <w:t xml:space="preserve">Rule 9.00.00 eff. 04/30/2009. </w:t>
      </w:r>
    </w:p>
    <w:p w14:paraId="6D8CC4BC" w14:textId="77777777" w:rsidR="00510127" w:rsidRDefault="00510127" w:rsidP="00510127">
      <w:pPr>
        <w:pStyle w:val="par1"/>
        <w:spacing w:before="0"/>
      </w:pPr>
      <w:r w:rsidRPr="00510127">
        <w:t xml:space="preserve">Rules 5.00.55, 5.01.31(a), 6.00.20(f), 14.00.40, 15.01.17, 15.01.18, 15.08.19(f), 15.09.11(d), 15. 09.15, 15.09.19, 15.09.20(g-h), 15.09.23, 15.09.24, 15.10.10, 16.00.20(d), 19.01.10(b), 19.01.30(a) eff. 12/30/2009. </w:t>
      </w:r>
    </w:p>
    <w:p w14:paraId="262E9519" w14:textId="641AA730" w:rsidR="00510127" w:rsidRDefault="00510127" w:rsidP="00510127">
      <w:pPr>
        <w:pStyle w:val="par1"/>
        <w:spacing w:before="0"/>
      </w:pPr>
      <w:r w:rsidRPr="00510127">
        <w:t xml:space="preserve">Rules 4.00, 18.00 eff. 03/17/2010. </w:t>
      </w:r>
    </w:p>
    <w:p w14:paraId="40F0EA98" w14:textId="77777777" w:rsidR="00510127" w:rsidRDefault="00510127" w:rsidP="00510127">
      <w:pPr>
        <w:pStyle w:val="par1"/>
        <w:spacing w:before="0"/>
      </w:pPr>
      <w:r w:rsidRPr="00510127">
        <w:t xml:space="preserve">Rules 3.00.80 – 3.00.90; 5.00.55; 15.01.12; 19.00.00 – 19.01.50. </w:t>
      </w:r>
    </w:p>
    <w:p w14:paraId="4AD61A3B" w14:textId="77777777" w:rsidR="00510127" w:rsidRDefault="00510127" w:rsidP="00510127">
      <w:pPr>
        <w:pStyle w:val="par1"/>
        <w:spacing w:before="0"/>
      </w:pPr>
      <w:r w:rsidRPr="00510127">
        <w:t xml:space="preserve">Rule 22.00.00 repealed eff. 07/15/2010. </w:t>
      </w:r>
    </w:p>
    <w:p w14:paraId="2F7477C5" w14:textId="222399F5" w:rsidR="00510127" w:rsidRDefault="00510127" w:rsidP="00510127">
      <w:pPr>
        <w:pStyle w:val="par1"/>
        <w:spacing w:before="0"/>
      </w:pPr>
      <w:r w:rsidRPr="00510127">
        <w:t xml:space="preserve">Rules 1.00.21, 5.01.31(e), 5.01.50 eff. 08/30/2010. </w:t>
      </w:r>
    </w:p>
    <w:p w14:paraId="616E9E6A" w14:textId="77777777" w:rsidR="00510127" w:rsidRDefault="00510127" w:rsidP="00510127">
      <w:pPr>
        <w:pStyle w:val="par1"/>
        <w:spacing w:before="0"/>
      </w:pPr>
      <w:r w:rsidRPr="00510127">
        <w:t xml:space="preserve">Rules 5.00.55, 21.11.10 (a), 21.21.70 (a) eff. 11/14/2010. </w:t>
      </w:r>
    </w:p>
    <w:p w14:paraId="4600B5D9" w14:textId="77777777" w:rsidR="00510127" w:rsidRDefault="00510127" w:rsidP="00510127">
      <w:pPr>
        <w:pStyle w:val="par1"/>
        <w:spacing w:before="0"/>
      </w:pPr>
      <w:r w:rsidRPr="00510127">
        <w:t xml:space="preserve">Rules 1.00.18, 2.01.50 – 2.01.53, 3.00.50 – 3.00.51, 5.00.50, 5.00.60, 5.01.31.a, 11.04.10, 15.01.11, 15.09.11.e eff. 06/14/2011. </w:t>
      </w:r>
    </w:p>
    <w:p w14:paraId="3D23E266" w14:textId="77777777" w:rsidR="00510127" w:rsidRDefault="00510127" w:rsidP="00510127">
      <w:pPr>
        <w:pStyle w:val="par1"/>
        <w:spacing w:before="0"/>
      </w:pPr>
      <w:r w:rsidRPr="00510127">
        <w:t xml:space="preserve">Rules 3.01.24, 4.00.00, 11.04.20, 11.04.30, 21.00.00 - 21.11.20, 23.00.00 eff. 04/14/2012. </w:t>
      </w:r>
    </w:p>
    <w:p w14:paraId="3E7FAE9B" w14:textId="77777777" w:rsidR="00510127" w:rsidRDefault="00510127" w:rsidP="00510127">
      <w:pPr>
        <w:pStyle w:val="par1"/>
        <w:spacing w:before="0"/>
      </w:pPr>
      <w:r w:rsidRPr="00510127">
        <w:t xml:space="preserve">Rule 14.00.10 eff. 05/15/2012. </w:t>
      </w:r>
    </w:p>
    <w:p w14:paraId="5734768A" w14:textId="77777777" w:rsidR="00510127" w:rsidRDefault="00510127" w:rsidP="00510127">
      <w:pPr>
        <w:pStyle w:val="par1"/>
        <w:spacing w:before="0"/>
      </w:pPr>
      <w:r w:rsidRPr="00510127">
        <w:t xml:space="preserve">Entire rule eff. 01/01/2013. Rule 17.00.00 repealed eff. 01/01/2013. </w:t>
      </w:r>
    </w:p>
    <w:p w14:paraId="3156697D" w14:textId="77777777" w:rsidR="00510127" w:rsidRDefault="00510127" w:rsidP="00510127">
      <w:pPr>
        <w:pStyle w:val="par1"/>
        <w:spacing w:before="0"/>
      </w:pPr>
      <w:r w:rsidRPr="00510127">
        <w:t xml:space="preserve">Rules 3.00.21 – 3.00.22, 3.00.55, 3.00.90.e.(4), 3.01.20.c, 3.01.30, 3.01.32, 3.01.34, 4.00.10.f, 4.00.20, 5.01.31.a.(1)(C), 15.10.14.a, 23.00.90 eff. 09/14/2013. </w:t>
      </w:r>
    </w:p>
    <w:p w14:paraId="0195A2C2" w14:textId="77777777" w:rsidR="00510127" w:rsidRDefault="00510127" w:rsidP="00510127">
      <w:pPr>
        <w:pStyle w:val="par1"/>
        <w:spacing w:before="0"/>
      </w:pPr>
      <w:r w:rsidRPr="00510127">
        <w:t xml:space="preserve">Rules 2.01.10, 3.00.25, 3.00.91, 5.00.15, 6.00.30, 10.00.00, 11.03.00, 11.07.10, 14.00.05.k-l, 14.00.80.e.(2), 14.00.80.j, 16.00.00, 18.00.00, 20.00.00, 21.00.20, 21.10.80, 21.11.00.a.(12), 21.11.10.c, 21.20.20, 21.20.30.b(14), 21.21.40.c, 21.21.70.c, 21.22.00.b(1), 23.00.30, 23.00.50, 23.00.65, 23.00.70, eff. 10/15/2014. </w:t>
      </w:r>
    </w:p>
    <w:p w14:paraId="6A2CD5EF" w14:textId="77777777" w:rsidR="00510127" w:rsidRDefault="00510127" w:rsidP="00510127">
      <w:pPr>
        <w:pStyle w:val="par1"/>
        <w:spacing w:before="0"/>
      </w:pPr>
      <w:r w:rsidRPr="00510127">
        <w:t xml:space="preserve">Rules 3.00.22, 3.00.81.l-o, 3.00.82-3.00.84, 3.00.85.a(3), 3.00.86, 3.00.88.a(2), 3.00.88.b(10), 4.06.00, 6.00.10-6.00.20, 6.00.40.a, 6.00.50, 6.00.60.a, 6.00.60.b.10, 6.00.70.a, 6.00.90.b, 6.01.10.a, 19.01.40.c, 21.00.10, 21.00.20.b, 21.10.60.b, 21.10.80.b(4), 21.11.10.a(5), 21.11.10.c(9), 21.20.10.d, 21.20.20.b(2)(a), 21.20.25.b, 21.20.70.f, 21.20.90.b-c, 21.21.10.b, 21.21.70.a(6), 21.21.70.c(10), 23.00.40.y-z, 23.00.70.h-j eff. 09/14/2015. </w:t>
      </w:r>
    </w:p>
    <w:p w14:paraId="181C7811" w14:textId="77777777" w:rsidR="00510127" w:rsidRDefault="00510127" w:rsidP="00510127">
      <w:pPr>
        <w:pStyle w:val="par1"/>
        <w:spacing w:before="0"/>
      </w:pPr>
      <w:r w:rsidRPr="00510127">
        <w:t xml:space="preserve">Rules 3.00.21, 3.00.27, 19.01.10(1), 21.00.20, 21.11.20.d, 21.20.16, 21.20.20.b.(2), 21.20.60.b, 21.20.60.e, 21.21.90.d eff. 03/16/2016. </w:t>
      </w:r>
    </w:p>
    <w:p w14:paraId="63CB4BF5" w14:textId="092DEEF1" w:rsidR="00510127" w:rsidRDefault="00510127" w:rsidP="00510127">
      <w:pPr>
        <w:pStyle w:val="par1"/>
        <w:spacing w:before="0"/>
      </w:pPr>
      <w:r w:rsidRPr="00510127">
        <w:t xml:space="preserve">Rules 3.00.20, 3.00.22 e, 3.00.81 g, 3.00.84, 3.01.10 d, 4.00.10, 4.00.25, 4.05.00, 5.00.15 d, 5.01.31, 6.00.20 e, 7.00.10, 8.00.10, 14.00.80 i-k, 19.01.10 b.(2), 20.00.80 a.1, 21.00.20, 21.00.30, 21.20.20 b, 27.00.00, 28.00.00 eff. 11/14/2016. Rule 10.00.51 repealed eff. 11/14/2016. </w:t>
      </w:r>
    </w:p>
    <w:p w14:paraId="7234836E" w14:textId="42344D78" w:rsidR="00510127" w:rsidRDefault="00510127" w:rsidP="00510127">
      <w:pPr>
        <w:pStyle w:val="par1"/>
        <w:spacing w:before="0"/>
      </w:pPr>
      <w:r w:rsidRPr="00510127">
        <w:t xml:space="preserve">Rule 17 eff. 03/17/2017. Rule 18 repealed eff. 03/17/2017. </w:t>
      </w:r>
    </w:p>
    <w:p w14:paraId="5D7885DD" w14:textId="7318083F" w:rsidR="00510127" w:rsidRDefault="00510127" w:rsidP="00510127">
      <w:pPr>
        <w:pStyle w:val="par1"/>
        <w:spacing w:before="0"/>
      </w:pPr>
      <w:r w:rsidRPr="00510127">
        <w:lastRenderedPageBreak/>
        <w:t xml:space="preserve">Rules 3.01.10 d, 7.00.30 b.4, 21.00.20, 21.00.30, 23.00.10, 23.00.70 eff. 11/14/2017. Rules 1.00.15, 5.00.55 a.(6) repealed eff. 11/14/2017. </w:t>
      </w:r>
    </w:p>
    <w:p w14:paraId="671B3A26" w14:textId="77777777" w:rsidR="00510127" w:rsidRDefault="00510127" w:rsidP="00510127">
      <w:pPr>
        <w:pStyle w:val="par1"/>
        <w:spacing w:before="0"/>
      </w:pPr>
      <w:r w:rsidRPr="00510127">
        <w:t xml:space="preserve">Rules 3.05.00, 5.01.31 m, 5.01.31 r, 5.01.40 a, 5.01.50 a-f, 11.03.05, 11.04.10, 11.06.10 j, 14.02.30 d, 20.00.90 c, 20.01.00 a.2.iv, 21.00.20 d.ii, 21.20.70 g, 25.00.12 d-e, 25.00.14 c-d, 25.00.16 e eff. 09/17/2018. </w:t>
      </w:r>
    </w:p>
    <w:p w14:paraId="5A4DBE7A" w14:textId="77777777" w:rsidR="00510127" w:rsidRDefault="00510127" w:rsidP="00510127">
      <w:pPr>
        <w:pStyle w:val="par1"/>
        <w:spacing w:before="0"/>
      </w:pPr>
      <w:r w:rsidRPr="00510127">
        <w:t xml:space="preserve">Rules 1.00.24, 2.01.50, 2.01.52, 2.01.53, 2.01.56, 2.01.80, 3.00.23, 3.00.30, 3.05.103.05.30, 3.05.80, 7.00.30 c, 11.03.00 a, 11.07.10 a, 14.00.05 m, 14.00.40 f.1, 14.00.80 e, 15.01.11 a.(8)(i), 15.01.11 a.(9), 15.09.14 a, 19.01.10 b.-c, 23.00.10, 23.00.70, 29.00.00 eff. 11/30/2019. </w:t>
      </w:r>
    </w:p>
    <w:p w14:paraId="2719CC64" w14:textId="77777777" w:rsidR="00510127" w:rsidRDefault="00510127" w:rsidP="00510127">
      <w:pPr>
        <w:pStyle w:val="par1"/>
        <w:spacing w:before="0"/>
      </w:pPr>
      <w:r w:rsidRPr="00510127">
        <w:t xml:space="preserve">Rule 30.00.00 emer. rule eff. 05/01/2020; expired 08/28/2020. </w:t>
      </w:r>
    </w:p>
    <w:p w14:paraId="04DD5AD2" w14:textId="77777777" w:rsidR="00510127" w:rsidRDefault="00510127" w:rsidP="00510127">
      <w:pPr>
        <w:pStyle w:val="par1"/>
        <w:spacing w:before="0"/>
      </w:pPr>
      <w:r w:rsidRPr="00510127">
        <w:t xml:space="preserve">Rules 17.00.10, 17.00.30 a.7, 17.00.50 b.2, 17.00.70, 17.00.80, 17.01.00, 17.02.00 a, 17.03.00 b, 17.04.00 eff. 05/15/2020. Rule 6.00.00 repealed eff. 05/15/2020. </w:t>
      </w:r>
    </w:p>
    <w:p w14:paraId="6AB04710" w14:textId="77777777" w:rsidR="00510127" w:rsidRDefault="00510127" w:rsidP="00510127">
      <w:pPr>
        <w:pStyle w:val="par1"/>
        <w:spacing w:before="0"/>
      </w:pPr>
      <w:r w:rsidRPr="00510127">
        <w:t xml:space="preserve">Rule 30.00.00 eff. 08/30/2020. Rule 3.04.00 repealed eff. 08/30/2020. </w:t>
      </w:r>
    </w:p>
    <w:p w14:paraId="1A4BBBC0" w14:textId="77777777" w:rsidR="00510127" w:rsidRDefault="00510127" w:rsidP="00510127">
      <w:pPr>
        <w:pStyle w:val="par1"/>
        <w:spacing w:before="0"/>
      </w:pPr>
      <w:r w:rsidRPr="00510127">
        <w:t xml:space="preserve">Rules 2.01.20, 3.00.81 a, 3.01.22 b, 5.00.40, 5.00.50 a, 7.00.30 b, 10.00.60, 11.08.00, 11.08.50, 14.00.05 b, 14.00.40 b-c, 14.05.11, 15.05.20, 15.01.11 b-d, 15.01.14 ab, 15.01.17, 17.00.50 c, 24.00.50, Appendix C eff. 11/14/2020. </w:t>
      </w:r>
    </w:p>
    <w:p w14:paraId="04BB7F12" w14:textId="77777777" w:rsidR="00D25CC9" w:rsidRDefault="00510127" w:rsidP="00510127">
      <w:pPr>
        <w:pStyle w:val="par1"/>
        <w:spacing w:before="0"/>
      </w:pPr>
      <w:r w:rsidRPr="00510127">
        <w:t xml:space="preserve">Rule 19.00.00 emer rule eff. 11/19/2020. </w:t>
      </w:r>
    </w:p>
    <w:p w14:paraId="1B0E9E4D" w14:textId="77777777" w:rsidR="00D25CC9" w:rsidRDefault="00510127" w:rsidP="00D25CC9">
      <w:pPr>
        <w:pStyle w:val="par1"/>
        <w:spacing w:before="0"/>
      </w:pPr>
      <w:r w:rsidRPr="00510127">
        <w:t xml:space="preserve">Rule 1.00.25, Appendix D eff. 12/30/2020. Rules 5.01.31 j-k, 17.00.10 d, 19.01.10, 19.01.20, 19.01.30 a, 19.01.40 a.(5)-(9), 19.01.50 a.(3) eff. 03/17/2021. Rule 1.00.25 E-F eff. 05/15/2021. </w:t>
      </w:r>
    </w:p>
    <w:p w14:paraId="7ADD391F" w14:textId="77777777" w:rsidR="00D25CC9" w:rsidRDefault="00510127" w:rsidP="00D25CC9">
      <w:pPr>
        <w:pStyle w:val="par1"/>
        <w:spacing w:before="0"/>
      </w:pPr>
      <w:r w:rsidRPr="00510127">
        <w:t xml:space="preserve">Rules 1.00.18, 1.00.24, 2.01.10 d-f, 2.01.20, 3.00.21, 3.00.22, 3.03.10 a(2), 3.03.10 a(7), 3.03.10 b(2), 5.00.01, 5.00.10, 5.00.17, 5.00.19, 5.00.40, 5.00.50, 5.00.55 b, 5.00.60, 7.00.30, 9.00.10 e, 14.00.05, 14.00.80 e(1), 15.01.00 a, 15.02.10, 15.09.11, 15.09.12 c, 15.09.14 a, 15.10.10 l, 17.00.10, 21.00.10, 21.00.20, 21.11.10 c, 21.21.70 a, 23.00.10 n, 23.00.30, 23.00.40, 23.00.50, 23.00.90 a.2, 23.00.90 c, 29.00.50, Appendix C eff. 11/30/2021. </w:t>
      </w:r>
    </w:p>
    <w:p w14:paraId="60CF38C5" w14:textId="77777777" w:rsidR="00D25CC9" w:rsidRDefault="00510127" w:rsidP="00D25CC9">
      <w:pPr>
        <w:pStyle w:val="par1"/>
        <w:spacing w:before="0"/>
      </w:pPr>
      <w:r w:rsidRPr="00510127">
        <w:t xml:space="preserve">Rules 32.00.00, 33.00.00 emer. rules eff. 09/29/2022. Rules 3.00.22, 4.00.30 e, 4.00.40 e.-f, 5.00.19 a, 7.00.10 a, 14.00.05 l.-o, 14.00.40 f.(1), 14.00.80 e, 16.00.10, 16.00.20 d.(2), 16.00.80, 16.02.00, 16.02.01, 16.02.03, 17.00.70, 17.00.80, 17.01.00 a, 25.00.10, 25.00.12 a, 25.00.18, 25.00.24 a, 31.00.00, 33.00.00, 34.00.00, Appendices A, C, E, F eff. 11/30/2022. </w:t>
      </w:r>
    </w:p>
    <w:p w14:paraId="4B3E1CD8" w14:textId="13E55A8B" w:rsidR="00510127" w:rsidRDefault="00510127" w:rsidP="00D25CC9">
      <w:pPr>
        <w:pStyle w:val="par1"/>
        <w:spacing w:before="0"/>
      </w:pPr>
      <w:r w:rsidRPr="00510127">
        <w:t>Rules 5.00.01 g, 5.00.21 emer. rules eff. 07/20/2023.</w:t>
      </w:r>
    </w:p>
    <w:p w14:paraId="638A0E43" w14:textId="77777777" w:rsidR="00D25CC9" w:rsidRDefault="00D25CC9" w:rsidP="00510127">
      <w:pPr>
        <w:pStyle w:val="par1"/>
        <w:spacing w:before="0"/>
      </w:pPr>
      <w:r w:rsidRPr="00D25CC9">
        <w:t xml:space="preserve">Rules 5.00.01 g, 5.00.21 eff. 09/14/2023. </w:t>
      </w:r>
    </w:p>
    <w:p w14:paraId="5F141B94" w14:textId="77777777" w:rsidR="00D25CC9" w:rsidRDefault="00D25CC9" w:rsidP="00510127">
      <w:pPr>
        <w:pStyle w:val="par1"/>
        <w:spacing w:before="0"/>
      </w:pPr>
      <w:r w:rsidRPr="00D25CC9">
        <w:t xml:space="preserve">Rule 33.00.00 emer. rule eff. 10/01/2023. </w:t>
      </w:r>
    </w:p>
    <w:p w14:paraId="4FA81292" w14:textId="77777777" w:rsidR="00D25CC9" w:rsidRDefault="00D25CC9" w:rsidP="00510127">
      <w:pPr>
        <w:pStyle w:val="par1"/>
        <w:spacing w:before="0"/>
      </w:pPr>
      <w:r w:rsidRPr="00D25CC9">
        <w:t xml:space="preserve">Rule 33.00.00 eff. 11/14/2023. </w:t>
      </w:r>
    </w:p>
    <w:p w14:paraId="2FCA3954" w14:textId="77777777" w:rsidR="00D25CC9" w:rsidRDefault="00D25CC9" w:rsidP="00510127">
      <w:pPr>
        <w:pStyle w:val="par1"/>
        <w:spacing w:before="0"/>
      </w:pPr>
      <w:r w:rsidRPr="00D25CC9">
        <w:t xml:space="preserve">Rules 1.00.25, 2.01.20, 2.01.50, 3.00.51, 5.00.01, 5.00.21, 5.00.60, 5.01.31, 5.01.40, 7.00.10, 11.03.00, 11.06.10, 11.06.30-11.06.50, 11.10.00, 11.11.00, 12.00.32, 14.00.20, 14.00.40, 14.00.60, 14.00.80, 14.02.30, 17.00.10, 17.00.70, 17.00.80, 19.01.10, 20.01.20, 21.00.30, 21.10.00-21.10.40, 21.10.60-21.10.90, 21.11.00, 21.11.10, 21.11.20, 21.11.25, 21.20.10-21.20.23, 21.20.30, 21.20.50-21.20.90, 21.21.10, 21.21.20-21.21.80, 21.22.00, 21.22.10, 23.00.70, 26.00.10, 26.00.20, 27.00.10, 27.00.20, 27.00.40, 31.06.00, Appendix A eff. 11/30/2023. Rules 2.01.58, 3.01.30-3.01.34, 14.00.30, 14.00.50, 21.10.70, 21.10.90, 21.11.00, 21.11.10, 21.20.40, 30.00.00, 32.00.00, 33.00.00 repealed eff. 11/30/2023. </w:t>
      </w:r>
    </w:p>
    <w:p w14:paraId="12F0A471" w14:textId="77777777" w:rsidR="00D25CC9" w:rsidRDefault="00D25CC9" w:rsidP="00510127">
      <w:pPr>
        <w:pStyle w:val="par1"/>
        <w:spacing w:before="0"/>
      </w:pPr>
      <w:r w:rsidRPr="00D25CC9">
        <w:t xml:space="preserve">Rules 14.03.00 a.(13), 14.03.10 c.(12), 14.03.10 e, 14.03.30 eff. 03/16/2024. </w:t>
      </w:r>
    </w:p>
    <w:p w14:paraId="3E773068" w14:textId="77777777" w:rsidR="00D25CC9" w:rsidRDefault="00D25CC9" w:rsidP="00510127">
      <w:pPr>
        <w:pStyle w:val="par1"/>
        <w:spacing w:before="0"/>
      </w:pPr>
      <w:r w:rsidRPr="00D25CC9">
        <w:t xml:space="preserve">Rules 2.01.20 a, 3.00.30 c, 3.00.90 a, 3.00.92, 3.01.22 f, 11.04.10, 15.01.11 (9), 15.10.14 h-i, 17.00.10 a, 17.00.10 a.1, 17.00.10 d, 17.00.30 a.5, 17.00.30 a.7.b, 17.00.30 b, 21.00.20 iii, 23.00.30 e, 31.00.05, Appendix A, Appendix E eff. 11/30/2024. </w:t>
      </w:r>
    </w:p>
    <w:p w14:paraId="0553FB52" w14:textId="77777777" w:rsidR="00D25CC9" w:rsidRDefault="00D25CC9" w:rsidP="00510127">
      <w:pPr>
        <w:pStyle w:val="par1"/>
        <w:spacing w:before="0"/>
      </w:pPr>
      <w:r w:rsidRPr="00D25CC9">
        <w:t xml:space="preserve">Rule Appendix G eff. 03/17/2025. </w:t>
      </w:r>
    </w:p>
    <w:p w14:paraId="1B15141B" w14:textId="77777777" w:rsidR="00D25CC9" w:rsidRDefault="00D25CC9" w:rsidP="00510127">
      <w:pPr>
        <w:pStyle w:val="par1"/>
        <w:spacing w:before="0"/>
      </w:pPr>
      <w:r w:rsidRPr="00D25CC9">
        <w:t xml:space="preserve">Rule Appendix G eff. 05/15/2025. </w:t>
      </w:r>
    </w:p>
    <w:p w14:paraId="2C0BADDE" w14:textId="77777777" w:rsidR="00D25CC9" w:rsidRDefault="00D25CC9" w:rsidP="00510127">
      <w:pPr>
        <w:pStyle w:val="par1"/>
        <w:spacing w:before="0"/>
      </w:pPr>
      <w:r w:rsidRPr="00D25CC9">
        <w:t xml:space="preserve">Rules 300.20.(a), 19.01.10-20 eff. 09/05/2025. </w:t>
      </w:r>
    </w:p>
    <w:p w14:paraId="192CF41D" w14:textId="77777777" w:rsidR="00D25CC9" w:rsidRDefault="00D25CC9" w:rsidP="00510127">
      <w:pPr>
        <w:pStyle w:val="par1"/>
        <w:spacing w:before="0"/>
      </w:pPr>
      <w:r w:rsidRPr="00D25CC9">
        <w:t xml:space="preserve">Rules 3.00.00, 5.01.50 a, 5.01.50 f, 8.00.20, 11.04.10, 15.01.14 b, 32.00.00, Appendix F eff. 11/30/2025. </w:t>
      </w:r>
    </w:p>
    <w:p w14:paraId="421F6066" w14:textId="5719F085" w:rsidR="00510127" w:rsidRDefault="00D25CC9" w:rsidP="00510127">
      <w:pPr>
        <w:pStyle w:val="par1"/>
        <w:spacing w:before="0"/>
      </w:pPr>
      <w:r w:rsidRPr="00D25CC9">
        <w:t>Rules 3.00.00, 19.01.10, Appendix G eff. 12/31/2025.</w:t>
      </w:r>
    </w:p>
    <w:p w14:paraId="66BB8766" w14:textId="77777777" w:rsidR="00D25CC9" w:rsidRDefault="00D25CC9" w:rsidP="00510127">
      <w:pPr>
        <w:pStyle w:val="par1"/>
        <w:spacing w:before="0"/>
      </w:pPr>
    </w:p>
    <w:p w14:paraId="79B9D510" w14:textId="77777777" w:rsidR="00D25CC9" w:rsidRPr="00D25CC9" w:rsidRDefault="00D25CC9" w:rsidP="00510127">
      <w:pPr>
        <w:pStyle w:val="par1"/>
        <w:spacing w:before="0"/>
        <w:rPr>
          <w:b/>
          <w:bCs/>
        </w:rPr>
      </w:pPr>
      <w:r w:rsidRPr="00D25CC9">
        <w:rPr>
          <w:b/>
          <w:bCs/>
        </w:rPr>
        <w:t xml:space="preserve">Annotations </w:t>
      </w:r>
    </w:p>
    <w:p w14:paraId="679405FA" w14:textId="77777777" w:rsidR="00D25CC9" w:rsidRDefault="00D25CC9" w:rsidP="00510127">
      <w:pPr>
        <w:pStyle w:val="par1"/>
        <w:spacing w:before="0"/>
      </w:pPr>
    </w:p>
    <w:p w14:paraId="7856962E" w14:textId="692FBDDF" w:rsidR="00D25CC9" w:rsidRPr="00510127" w:rsidRDefault="00D25CC9" w:rsidP="00510127">
      <w:pPr>
        <w:pStyle w:val="par1"/>
        <w:spacing w:before="0"/>
      </w:pPr>
      <w:r w:rsidRPr="00D25CC9">
        <w:t>Rules 33.00.00 D. and 33.00.00 E. (adopted 09/29/2022) were not extended by Senate Bill 23-102 and therefore expired 05/15/2023.</w:t>
      </w:r>
    </w:p>
    <w:sectPr w:rsidR="00D25CC9" w:rsidRPr="00510127" w:rsidSect="0065412B">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con Arana, Maria" w:date="2026-08-03T13:31:00Z" w:initials="MR">
    <w:p w14:paraId="255329EE" w14:textId="77777777" w:rsidR="009A0833" w:rsidRDefault="009A0833" w:rsidP="009A0833">
      <w:pPr>
        <w:pStyle w:val="CommentText"/>
      </w:pPr>
      <w:r>
        <w:rPr>
          <w:rStyle w:val="CommentReference"/>
        </w:rPr>
        <w:annotationRef/>
      </w:r>
      <w:r>
        <w:t>Dan Telford, Pharm D, PRS - Thank you for the opportunity to provide feedback on the proposed Board of Pharmacy Rules implementing House Bill 26-1336.</w:t>
      </w:r>
    </w:p>
    <w:p w14:paraId="027C4869" w14:textId="77777777" w:rsidR="009A0833" w:rsidRDefault="009A0833" w:rsidP="009A0833">
      <w:pPr>
        <w:pStyle w:val="CommentText"/>
      </w:pPr>
      <w:r>
        <w:t>Attached are my stakeholder comments for the Board's consideration. Given the number and level of detail of the comments, I felt it would be clearer to provide them as an attachment rather than through the Google Form. If submission through the Google Form is preferred, please let me know and I would be happy to resubmit them accordingly.</w:t>
      </w:r>
    </w:p>
    <w:p w14:paraId="74F2996A" w14:textId="77777777" w:rsidR="009A0833" w:rsidRDefault="009A0833" w:rsidP="009A0833">
      <w:pPr>
        <w:pStyle w:val="CommentText"/>
      </w:pPr>
      <w:r>
        <w:t>The recommendations are intended to support practical implementation of pharmacy technician and pharmacy intern final product verification while maintaining appropriate accountability and preserving the distinction between clinical pharmacist responsibilities and technical verification functions.</w:t>
      </w:r>
    </w:p>
    <w:p w14:paraId="73B716A0" w14:textId="77777777" w:rsidR="009A0833" w:rsidRDefault="009A0833" w:rsidP="009A0833">
      <w:pPr>
        <w:pStyle w:val="CommentText"/>
      </w:pPr>
      <w:r>
        <w:t>I appreciate the Board's work in developing these rules and respectfully request consideration of the attached comments during the rulemaking process.</w:t>
      </w:r>
    </w:p>
  </w:comment>
  <w:comment w:id="1" w:author="Rascon Arana, Maria" w:date="2026-08-04T10:47:00Z" w:initials="MR">
    <w:p w14:paraId="67D89BE4" w14:textId="77777777" w:rsidR="00262DF3" w:rsidRDefault="00262DF3" w:rsidP="00262DF3">
      <w:pPr>
        <w:pStyle w:val="CommentText"/>
      </w:pPr>
      <w:r>
        <w:rPr>
          <w:rStyle w:val="CommentReference"/>
        </w:rPr>
        <w:annotationRef/>
      </w:r>
      <w:r>
        <w:t>Wendi Medved - I would like to respectfully propose that the board consider implementing safeguards from other states regarding technician verifications. In Wisconsin they have rules and regulations for the training of a verifying technician, as well as on going audits of the technicians performance.  These laws serve public safety and I request they be extended for both verifying technicians and verifying interns.  I would also ask the board to consider involving the pharmacist overseeing the technician (and whose licensure bears the responsibility for their verification) in the auditing process.  I've attached some of the language and citations related to this from the Wisconsin Pharmacy Regulations. </w:t>
      </w:r>
    </w:p>
  </w:comment>
  <w:comment w:id="9" w:author="Rascon Arana, Maria" w:date="2026-08-04T09:57:00Z" w:initials="MR">
    <w:p w14:paraId="663D9AFC" w14:textId="77777777" w:rsidR="00125E50" w:rsidRDefault="00125E50" w:rsidP="00125E50">
      <w:pPr>
        <w:pStyle w:val="CommentText"/>
      </w:pPr>
      <w:r>
        <w:rPr>
          <w:rStyle w:val="CommentReference"/>
        </w:rPr>
        <w:annotationRef/>
      </w:r>
      <w:r>
        <w:t>Emily Zadvorny - It is our understanding that “final product verification”, “product verification” and “final evaluation” are interchangeable according to 3.00.50 (b). Streamlining this throughout would be helpful.</w:t>
      </w:r>
    </w:p>
  </w:comment>
  <w:comment w:id="10" w:author="Rascon Arana, Maria" w:date="2026-08-04T10:20:00Z" w:initials="MR">
    <w:p w14:paraId="70EDAF0B" w14:textId="77777777" w:rsidR="00964A83" w:rsidRDefault="00964A83" w:rsidP="00964A83">
      <w:pPr>
        <w:pStyle w:val="CommentText"/>
      </w:pPr>
      <w:r>
        <w:rPr>
          <w:rStyle w:val="CommentReference"/>
        </w:rPr>
        <w:annotationRef/>
      </w:r>
      <w:r>
        <w:t>Dan Telford - Rule 3.00.20(b)- Remove out of place/redundant paragraph (or potentially move it)</w:t>
      </w:r>
    </w:p>
  </w:comment>
  <w:comment w:id="30" w:author="Rascon Arana, Maria" w:date="2026-08-04T10:21:00Z" w:initials="MR">
    <w:p w14:paraId="432DF6BD" w14:textId="77777777" w:rsidR="00964A83" w:rsidRDefault="00964A83" w:rsidP="00964A83">
      <w:pPr>
        <w:pStyle w:val="CommentText"/>
      </w:pPr>
      <w:r>
        <w:rPr>
          <w:rStyle w:val="CommentReference"/>
        </w:rPr>
        <w:annotationRef/>
      </w:r>
      <w:r>
        <w:t>Dan Telford - Rules 3.00.50(b), (c) and (d) – Revise to maintain pharmacist responsibility for drug regimen review and separate that activity from final evaluation responsibilities.</w:t>
      </w:r>
    </w:p>
  </w:comment>
  <w:comment w:id="46" w:author="Rascon Arana, Maria" w:date="2026-08-04T10:22:00Z" w:initials="MR">
    <w:p w14:paraId="136282A9" w14:textId="77777777" w:rsidR="00964A83" w:rsidRDefault="00964A83" w:rsidP="00964A83">
      <w:pPr>
        <w:pStyle w:val="CommentText"/>
      </w:pPr>
      <w:r>
        <w:rPr>
          <w:rStyle w:val="CommentReference"/>
        </w:rPr>
        <w:annotationRef/>
      </w:r>
      <w:r>
        <w:t>Dan Telford - Rule 3.00.50 (d)(1)- Revise to provide clarity and avoid need for clinical determination of</w:t>
      </w:r>
    </w:p>
    <w:p w14:paraId="598CFE42" w14:textId="77777777" w:rsidR="00964A83" w:rsidRDefault="00964A83" w:rsidP="00964A83">
      <w:pPr>
        <w:pStyle w:val="CommentText"/>
      </w:pPr>
      <w:r>
        <w:t>excluded drugs</w:t>
      </w:r>
    </w:p>
  </w:comment>
  <w:comment w:id="56" w:author="Rascon Arana, Maria" w:date="2026-08-04T09:58:00Z" w:initials="MR">
    <w:p w14:paraId="659C029D" w14:textId="77777777" w:rsidR="00125E50" w:rsidRDefault="00125E50" w:rsidP="00125E50">
      <w:pPr>
        <w:pStyle w:val="CommentText"/>
      </w:pPr>
      <w:r>
        <w:rPr>
          <w:rStyle w:val="CommentReference"/>
        </w:rPr>
        <w:annotationRef/>
      </w:r>
      <w:r>
        <w:t>Emily Zadvorny - CPS would recommend removing this category and leave discretion to the practice site.  If included, the terminology should be "Narrow Therapeutic Index Medication" as defined by the Food and Drug Administration (FDA)</w:t>
      </w:r>
    </w:p>
  </w:comment>
  <w:comment w:id="57" w:author="Rascon Arana, Maria" w:date="2026-08-04T15:21:00Z" w:initials="MR">
    <w:p w14:paraId="0FCF75B4" w14:textId="77777777" w:rsidR="009260F6" w:rsidRDefault="009260F6" w:rsidP="009260F6">
      <w:pPr>
        <w:pStyle w:val="CommentText"/>
      </w:pPr>
      <w:r>
        <w:rPr>
          <w:rStyle w:val="CommentReference"/>
        </w:rPr>
        <w:annotationRef/>
      </w:r>
      <w:r>
        <w:t xml:space="preserve">Kim Ward - Recommends removal </w:t>
      </w:r>
    </w:p>
  </w:comment>
  <w:comment w:id="58" w:author="Rascon Arana, Maria" w:date="2026-08-06T09:20:00Z" w:initials="MR">
    <w:p w14:paraId="1D2E1653" w14:textId="77777777" w:rsidR="008F27D1" w:rsidRDefault="008F27D1" w:rsidP="008F27D1">
      <w:pPr>
        <w:pStyle w:val="CommentText"/>
      </w:pPr>
      <w:r>
        <w:rPr>
          <w:rStyle w:val="CommentReference"/>
        </w:rPr>
        <w:annotationRef/>
      </w:r>
      <w:r>
        <w:t xml:space="preserve">Kim Ward, PharmD, BCACP -  I recommend removing the reference to "narrow therapeutic medications" from the proposed rule language.  This requirement extends beyond the intent of House Bill 26-1336 and introduces restrictions that were not contemplated in the statutory language.   </w:t>
      </w:r>
    </w:p>
  </w:comment>
  <w:comment w:id="67" w:author="Rascon Arana, Maria" w:date="2026-08-04T09:59:00Z" w:initials="MR">
    <w:p w14:paraId="580527F6" w14:textId="77777777" w:rsidR="00125E50" w:rsidRDefault="00125E50" w:rsidP="00125E50">
      <w:pPr>
        <w:pStyle w:val="CommentText"/>
      </w:pPr>
      <w:r>
        <w:rPr>
          <w:rStyle w:val="CommentReference"/>
        </w:rPr>
        <w:annotationRef/>
      </w:r>
      <w:r>
        <w:t>Emily Zadvorny - CPS would caution including this broad provision because this would apply to sterile and nonsterile compounding affect both community and hospital sites.</w:t>
      </w:r>
    </w:p>
  </w:comment>
  <w:comment w:id="76" w:author="Rascon Arana, Maria" w:date="2026-08-04T10:00:00Z" w:initials="MR">
    <w:p w14:paraId="7840FA63" w14:textId="77777777" w:rsidR="00125E50" w:rsidRDefault="00125E50" w:rsidP="00125E50">
      <w:pPr>
        <w:pStyle w:val="CommentText"/>
      </w:pPr>
      <w:r>
        <w:rPr>
          <w:rStyle w:val="CommentReference"/>
        </w:rPr>
        <w:annotationRef/>
      </w:r>
      <w:r>
        <w:t>Emily Zadvorny - CPS is questioning if this contradicts or how it relates to 3.00.50.b.?</w:t>
      </w:r>
    </w:p>
  </w:comment>
  <w:comment w:id="77" w:author="Rascon Arana, Maria" w:date="2026-08-06T09:27:00Z" w:initials="MR">
    <w:p w14:paraId="1C65830E" w14:textId="77777777" w:rsidR="002D3CA2" w:rsidRDefault="002D3CA2" w:rsidP="002D3CA2">
      <w:pPr>
        <w:pStyle w:val="CommentText"/>
      </w:pPr>
      <w:r>
        <w:rPr>
          <w:rStyle w:val="CommentReference"/>
        </w:rPr>
        <w:annotationRef/>
      </w:r>
      <w:r>
        <w:t>Dan Telford - Rule 3.00.50 (d)(2)- Recommend removal of proposed Rule addressing technician and</w:t>
      </w:r>
    </w:p>
    <w:p w14:paraId="3843F8DE" w14:textId="77777777" w:rsidR="002D3CA2" w:rsidRDefault="002D3CA2" w:rsidP="002D3CA2">
      <w:pPr>
        <w:pStyle w:val="CommentText"/>
      </w:pPr>
      <w:r>
        <w:t>intern liability and “case-by-case” consideration.</w:t>
      </w:r>
    </w:p>
  </w:comment>
  <w:comment w:id="78" w:author="Rascon Arana, Maria" w:date="2026-08-06T09:27:00Z" w:initials="MR">
    <w:p w14:paraId="6C472654" w14:textId="77777777" w:rsidR="002D3CA2" w:rsidRDefault="002D3CA2" w:rsidP="002D3CA2">
      <w:pPr>
        <w:pStyle w:val="CommentText"/>
      </w:pPr>
      <w:r>
        <w:rPr>
          <w:rStyle w:val="CommentReference"/>
        </w:rPr>
        <w:annotationRef/>
      </w:r>
      <w:r>
        <w:t xml:space="preserve">Kim Ward, PharmD, BCACP - I recommend reviewing and aligning the liability language throughout the proposed TPV rules to consistently reflect the Board's stated position that liability determinations will be evaluated on a case-bycase basis.  Consistent application of this standard throughout the rules will provide greater clarity for pharmacists, technicians, and employers while remaining consistent with the Board's existing approach to professional accountability. </w:t>
      </w:r>
    </w:p>
  </w:comment>
  <w:comment w:id="88" w:author="Rascon Arana, Maria" w:date="2026-08-04T10:00:00Z" w:initials="MR">
    <w:p w14:paraId="780715D4" w14:textId="77777777" w:rsidR="00125E50" w:rsidRDefault="00125E50" w:rsidP="00125E50">
      <w:pPr>
        <w:pStyle w:val="CommentText"/>
      </w:pPr>
      <w:r>
        <w:rPr>
          <w:rStyle w:val="CommentReference"/>
        </w:rPr>
        <w:annotationRef/>
      </w:r>
      <w:r>
        <w:t>Emily Zadvorny - Is it common to reference a bill in Rule? Should this reference the new statutory sections?</w:t>
      </w:r>
    </w:p>
  </w:comment>
  <w:comment w:id="101" w:author="Rascon Arana, Maria" w:date="2026-08-04T10:01:00Z" w:initials="MR">
    <w:p w14:paraId="1DDB0515" w14:textId="77777777" w:rsidR="00125E50" w:rsidRDefault="00125E50" w:rsidP="00125E50">
      <w:pPr>
        <w:pStyle w:val="CommentText"/>
      </w:pPr>
      <w:r>
        <w:rPr>
          <w:rStyle w:val="CommentReference"/>
        </w:rPr>
        <w:annotationRef/>
      </w:r>
      <w:r>
        <w:t>Emily Zadvorny - CPS is unsure of this terminology and what is required (ie all of the listed e.g. items)?  Does this have to be stored for proof for the Board?</w:t>
      </w:r>
    </w:p>
  </w:comment>
  <w:comment w:id="112" w:author="Rascon Arana, Maria" w:date="2026-08-04T10:01:00Z" w:initials="MR">
    <w:p w14:paraId="0329D555" w14:textId="77777777" w:rsidR="00125E50" w:rsidRDefault="00125E50" w:rsidP="00125E50">
      <w:pPr>
        <w:pStyle w:val="CommentText"/>
      </w:pPr>
      <w:r>
        <w:rPr>
          <w:rStyle w:val="CommentReference"/>
        </w:rPr>
        <w:annotationRef/>
      </w:r>
      <w:r>
        <w:t>Emily Zadvorny - CPS questions if this is too narrow, since interns and pharmacists can also perform product verification.  Should it be “filling personnel” or something similar?</w:t>
      </w:r>
    </w:p>
  </w:comment>
  <w:comment w:id="113" w:author="Rascon Arana, Maria" w:date="2026-08-04T10:23:00Z" w:initials="MR">
    <w:p w14:paraId="2C603032" w14:textId="77777777" w:rsidR="00964A83" w:rsidRDefault="00964A83" w:rsidP="00964A83">
      <w:pPr>
        <w:pStyle w:val="CommentText"/>
      </w:pPr>
      <w:r>
        <w:rPr>
          <w:rStyle w:val="CommentReference"/>
        </w:rPr>
        <w:annotationRef/>
      </w:r>
      <w:r>
        <w:t>Dan Telford - Rule 3.00.50(h)(3)- Clarify general requirements and consolidate training requirements</w:t>
      </w:r>
    </w:p>
    <w:p w14:paraId="6D9492A3" w14:textId="77777777" w:rsidR="00964A83" w:rsidRDefault="00964A83" w:rsidP="00964A83">
      <w:pPr>
        <w:pStyle w:val="CommentText"/>
      </w:pPr>
      <w:r>
        <w:t>from 3.00.51(c)(2)</w:t>
      </w:r>
    </w:p>
  </w:comment>
  <w:comment w:id="128" w:author="Rascon Arana, Maria" w:date="2026-08-06T09:22:00Z" w:initials="MR">
    <w:p w14:paraId="41105C9D" w14:textId="77777777" w:rsidR="008F27D1" w:rsidRDefault="008F27D1" w:rsidP="008F27D1">
      <w:pPr>
        <w:pStyle w:val="CommentText"/>
      </w:pPr>
      <w:r>
        <w:rPr>
          <w:rStyle w:val="CommentReference"/>
        </w:rPr>
        <w:annotationRef/>
      </w:r>
      <w:r>
        <w:t xml:space="preserve">Kim Ward, PharmD, BCACP - I recommend replacing the specific references to PTCB and NPTA certification programs with language that aligns directly with the statute's definition of a "certification organization" as a Boardapproved, nationally recognized organization.  This approach maintains consistency with the law, avoids unnecessarily limiting future qualified certification pathways, and allows the Board flexibility to recognize additional nationally recognized programs as the profession evolves. </w:t>
      </w:r>
    </w:p>
  </w:comment>
  <w:comment w:id="134" w:author="Rascon Arana, Maria" w:date="2026-08-04T10:02:00Z" w:initials="MR">
    <w:p w14:paraId="4369AB8C" w14:textId="77777777" w:rsidR="00125E50" w:rsidRDefault="00125E50" w:rsidP="00125E50">
      <w:pPr>
        <w:pStyle w:val="CommentText"/>
      </w:pPr>
      <w:r>
        <w:rPr>
          <w:rStyle w:val="CommentReference"/>
        </w:rPr>
        <w:annotationRef/>
      </w:r>
      <w:r>
        <w:t>Emily Zadvorny - CPS questions if this is too narrow, since interns and pharmacists can also perform product verification.  Should it be “filling personnel” or something similar? (minimum of 800?)</w:t>
      </w:r>
    </w:p>
  </w:comment>
  <w:comment w:id="141" w:author="Rascon Arana, Maria" w:date="2026-08-04T10:03:00Z" w:initials="MR">
    <w:p w14:paraId="3611153B" w14:textId="77777777" w:rsidR="00125E50" w:rsidRDefault="00125E50" w:rsidP="00125E50">
      <w:pPr>
        <w:pStyle w:val="CommentText"/>
      </w:pPr>
      <w:r>
        <w:rPr>
          <w:rStyle w:val="CommentReference"/>
        </w:rPr>
        <w:annotationRef/>
      </w:r>
      <w:r>
        <w:t>Emily Zadvorny - CPS suggest streamlining all terminology throughout (see previous comment) since there are 2 terms used here. See 3.00.50 b</w:t>
      </w:r>
    </w:p>
  </w:comment>
  <w:comment w:id="150" w:author="Rascon Arana, Maria" w:date="2026-08-04T10:04:00Z" w:initials="MR">
    <w:p w14:paraId="0D7F21EE" w14:textId="77777777" w:rsidR="00125E50" w:rsidRDefault="00125E50" w:rsidP="00125E50">
      <w:pPr>
        <w:pStyle w:val="CommentText"/>
      </w:pPr>
      <w:r>
        <w:rPr>
          <w:rStyle w:val="CommentReference"/>
        </w:rPr>
        <w:annotationRef/>
      </w:r>
      <w:r>
        <w:t>Emily Zadvorny - typo (seventy-two)</w:t>
      </w:r>
    </w:p>
  </w:comment>
  <w:comment w:id="171" w:author="Rascon Arana, Maria" w:date="2026-08-04T10:04:00Z" w:initials="MR">
    <w:p w14:paraId="48DE2411" w14:textId="77777777" w:rsidR="00125E50" w:rsidRDefault="00125E50" w:rsidP="00125E50">
      <w:pPr>
        <w:pStyle w:val="CommentText"/>
      </w:pPr>
      <w:r>
        <w:rPr>
          <w:rStyle w:val="CommentReference"/>
        </w:rPr>
        <w:annotationRef/>
      </w:r>
      <w:r>
        <w:t>Emily Zadvorny - CPS recommends some wording insertion here to differentiate between this section and 3.00.50 (h) (3) training.  Also does each site have to, or can this be broader with a larger employer?</w:t>
      </w:r>
    </w:p>
  </w:comment>
  <w:comment w:id="175" w:author="Rascon Arana, Maria" w:date="2026-08-04T10:07:00Z" w:initials="MR">
    <w:p w14:paraId="3B092933" w14:textId="003332E0" w:rsidR="00D56889" w:rsidRDefault="00D56889" w:rsidP="00D56889">
      <w:pPr>
        <w:pStyle w:val="CommentText"/>
      </w:pPr>
      <w:r>
        <w:rPr>
          <w:rStyle w:val="CommentReference"/>
        </w:rPr>
        <w:annotationRef/>
      </w:r>
      <w:r>
        <w:t>Emily Zadvorny - suggested word change: “Site specific orientation and educational materials”</w:t>
      </w:r>
    </w:p>
  </w:comment>
  <w:comment w:id="182" w:author="Rascon Arana, Maria" w:date="2026-08-04T10:06:00Z" w:initials="MR">
    <w:p w14:paraId="6F4795C9" w14:textId="77777777" w:rsidR="00D56889" w:rsidRDefault="00125E50" w:rsidP="00D56889">
      <w:pPr>
        <w:pStyle w:val="CommentText"/>
      </w:pPr>
      <w:r>
        <w:rPr>
          <w:rStyle w:val="CommentReference"/>
        </w:rPr>
        <w:annotationRef/>
      </w:r>
      <w:r w:rsidR="00D56889">
        <w:t>Emily Zadvorny - Does site mean each physical location or broader for a larger employer?</w:t>
      </w:r>
    </w:p>
  </w:comment>
  <w:comment w:id="189" w:author="Rascon Arana, Maria" w:date="2026-08-04T10:08:00Z" w:initials="MR">
    <w:p w14:paraId="2209004D" w14:textId="77777777" w:rsidR="00D56889" w:rsidRDefault="00D56889" w:rsidP="00D56889">
      <w:pPr>
        <w:pStyle w:val="CommentText"/>
      </w:pPr>
      <w:r>
        <w:rPr>
          <w:rStyle w:val="CommentReference"/>
        </w:rPr>
        <w:annotationRef/>
      </w:r>
      <w:r>
        <w:t xml:space="preserve">Emily Zadvorny - CPS: Does validation mean that all requirements are met? "If Necessary" is vague. CPS recommends a regular cadence of revalidation (e.g. as part of annual competency evaluation process). </w:t>
      </w:r>
    </w:p>
  </w:comment>
  <w:comment w:id="197" w:author="Rascon Arana, Maria" w:date="2026-08-04T10:09:00Z" w:initials="MR">
    <w:p w14:paraId="59E20C04" w14:textId="77777777" w:rsidR="00D56889" w:rsidRDefault="00D56889" w:rsidP="00D56889">
      <w:pPr>
        <w:pStyle w:val="CommentText"/>
      </w:pPr>
      <w:r>
        <w:rPr>
          <w:rStyle w:val="CommentReference"/>
        </w:rPr>
        <w:annotationRef/>
      </w:r>
      <w:r>
        <w:t>Emily Zadvorny - CPS : Seeking additional clarification.  What is the corresponding responsibility for the delegating pharmacist, pharmacy manager/PIC, outlet when an error occurs?  How does this intersect with 3.00.50 (d) (2)?</w:t>
      </w:r>
    </w:p>
  </w:comment>
  <w:comment w:id="198" w:author="Rascon Arana, Maria" w:date="2026-08-04T10:24:00Z" w:initials="MR">
    <w:p w14:paraId="2D0943CE" w14:textId="77777777" w:rsidR="00964A83" w:rsidRDefault="00964A83" w:rsidP="00964A83">
      <w:pPr>
        <w:pStyle w:val="CommentText"/>
      </w:pPr>
      <w:r>
        <w:rPr>
          <w:rStyle w:val="CommentReference"/>
        </w:rPr>
        <w:annotationRef/>
      </w:r>
      <w:r>
        <w:t>Dan Telford - Rule 3.00.51 (d)- Recommend removing this section altogether</w:t>
      </w:r>
    </w:p>
  </w:comment>
  <w:comment w:id="207" w:author="Rascon Arana, Maria" w:date="2026-08-04T10:09:00Z" w:initials="MR">
    <w:p w14:paraId="075F1C8A" w14:textId="77777777" w:rsidR="00D56889" w:rsidRDefault="00D56889" w:rsidP="00D56889">
      <w:pPr>
        <w:pStyle w:val="CommentText"/>
      </w:pPr>
      <w:r>
        <w:rPr>
          <w:rStyle w:val="CommentReference"/>
        </w:rPr>
        <w:annotationRef/>
      </w:r>
      <w:r>
        <w:t>Emily Zadvorny - CPS has no objection to change from MPJE to UMPJE</w:t>
      </w:r>
    </w:p>
  </w:comment>
  <w:comment w:id="212" w:author="Rascon Arana, Maria" w:date="2026-08-04T10:14:00Z" w:initials="MR">
    <w:p w14:paraId="34E5F1C0" w14:textId="77777777" w:rsidR="00D56889" w:rsidRDefault="00D56889" w:rsidP="00D56889">
      <w:pPr>
        <w:pStyle w:val="CommentText"/>
      </w:pPr>
      <w:r>
        <w:rPr>
          <w:rStyle w:val="CommentReference"/>
        </w:rPr>
        <w:annotationRef/>
      </w:r>
      <w:r>
        <w:t>Gina Moore - suggestion to add “4.00.30”? From CU Skaggs School of Pharmacy: We would like students to be able to take the law exam at the end of their didactic curriculum that has been demonstrated to be satisfactory in pilot states (WI, ND). Propose adding to this sentence, “Students may apply to take the law exam if they are within twelve months of graduation”</w:t>
      </w:r>
    </w:p>
  </w:comment>
  <w:comment w:id="213" w:author="Rascon Arana, Maria" w:date="2026-08-04T10:14:00Z" w:initials="MR">
    <w:p w14:paraId="5AC18EDB" w14:textId="185FA3C4" w:rsidR="00D56889" w:rsidRDefault="00D56889" w:rsidP="00D56889">
      <w:pPr>
        <w:pStyle w:val="CommentText"/>
      </w:pPr>
      <w:r>
        <w:rPr>
          <w:rStyle w:val="CommentReference"/>
        </w:rPr>
        <w:annotationRef/>
      </w:r>
      <w:r>
        <w:t>Emily Zadvorny -  CPS has no concern with this suggestion</w:t>
      </w:r>
    </w:p>
  </w:comment>
  <w:comment w:id="214" w:author="Rascon Arana, Maria" w:date="2026-08-04T15:18:00Z" w:initials="MR">
    <w:p w14:paraId="0ED53DEE" w14:textId="77777777" w:rsidR="009260F6" w:rsidRDefault="009260F6" w:rsidP="009260F6">
      <w:pPr>
        <w:pStyle w:val="CommentText"/>
      </w:pPr>
      <w:r>
        <w:rPr>
          <w:rStyle w:val="CommentReference"/>
        </w:rPr>
        <w:annotationRef/>
      </w:r>
      <w:r>
        <w:t>Dan Telford - Will the SBOP rules also need to be updated to allow the UMPJE after the didactic portion of pharmacy school has been completed (prior to rotations)?</w:t>
      </w:r>
    </w:p>
  </w:comment>
  <w:comment w:id="216" w:author="Rascon Arana, Maria" w:date="2026-08-04T10:15:00Z" w:initials="MR">
    <w:p w14:paraId="2BB7E580" w14:textId="77777777" w:rsidR="00D56889" w:rsidRDefault="00D56889" w:rsidP="00D56889">
      <w:pPr>
        <w:pStyle w:val="CommentText"/>
      </w:pPr>
      <w:r>
        <w:rPr>
          <w:rStyle w:val="CommentReference"/>
        </w:rPr>
        <w:annotationRef/>
      </w:r>
      <w:r>
        <w:t xml:space="preserve">Emily Zadvorny - CPS: Recommend change to a requirement. </w:t>
      </w:r>
    </w:p>
  </w:comment>
  <w:comment w:id="243" w:author="Rascon Arana, Maria" w:date="2026-08-04T10:16:00Z" w:initials="MR">
    <w:p w14:paraId="63859F43" w14:textId="77777777" w:rsidR="00D56889" w:rsidRDefault="00D56889" w:rsidP="00D56889">
      <w:pPr>
        <w:pStyle w:val="CommentText"/>
      </w:pPr>
      <w:r>
        <w:rPr>
          <w:rStyle w:val="CommentReference"/>
        </w:rPr>
        <w:annotationRef/>
      </w:r>
      <w:r>
        <w:t>Emily Zadvorny - CPS supports this change</w:t>
      </w:r>
    </w:p>
  </w:comment>
  <w:comment w:id="244" w:author="Rascon Arana, Maria" w:date="2026-08-06T09:28:00Z" w:initials="MR">
    <w:p w14:paraId="6F88B9AE" w14:textId="77777777" w:rsidR="002D3CA2" w:rsidRDefault="002D3CA2" w:rsidP="002D3CA2">
      <w:pPr>
        <w:pStyle w:val="CommentText"/>
      </w:pPr>
      <w:r>
        <w:rPr>
          <w:rStyle w:val="CommentReference"/>
        </w:rPr>
        <w:annotationRef/>
      </w:r>
      <w:r>
        <w:t xml:space="preserve">Kim Ward, PharmD, BCACP - I would like to express my support for the proposed revision to Rule 19.00.00 removing subsection (b), which currently requires that records be maintained separately from other records of the prescription drug outlet.  This provision was previously approved by the Board, and its removal will help reduce duplicative filing and recordkeeping requirements within pharmacies.  Streamlining administrative processes allows pharmacy teams to focus more time and resources on patient care, operational efficiency, and improving the overall patient experience without compromising compliance or record accessibility. </w:t>
      </w:r>
    </w:p>
  </w:comment>
  <w:comment w:id="247" w:author="Rascon Arana, Maria" w:date="2026-08-03T13:29:00Z" w:initials="MR">
    <w:p w14:paraId="393A177C" w14:textId="77777777" w:rsidR="009A0833" w:rsidRDefault="009A0833" w:rsidP="009A0833">
      <w:pPr>
        <w:pStyle w:val="CommentText"/>
      </w:pPr>
      <w:r>
        <w:rPr>
          <w:rStyle w:val="CommentReference"/>
        </w:rPr>
        <w:annotationRef/>
      </w:r>
      <w:r>
        <w:t xml:space="preserve">Garrett Sheumaker - I am a Pharmacist based in Arkansas working for an FDA Registered 503b Outsourcing Facility.   I hold a pharmacist license in 20 states not including CO, but oversee our facility licensed in CO.  I did not see anything overtly objectionable in the proposed changed but did want to mention regarding 21.000.00 Paragraph 2- there may be a circumstance where following manufacturer instructions may constitute compounding, but every state or entity that I am familiar with considers this reconstitution or something less than compounding.  That may be your intent here.  If so, please disregard my commentary.  </w:t>
      </w:r>
    </w:p>
  </w:comment>
  <w:comment w:id="294" w:author="Rascon Arana, Maria" w:date="2026-08-04T10:17:00Z" w:initials="MR">
    <w:p w14:paraId="41C40F09" w14:textId="77777777" w:rsidR="00D56889" w:rsidRDefault="00D56889" w:rsidP="00D56889">
      <w:pPr>
        <w:pStyle w:val="CommentText"/>
      </w:pPr>
      <w:r>
        <w:rPr>
          <w:rStyle w:val="CommentReference"/>
        </w:rPr>
        <w:annotationRef/>
      </w:r>
      <w:r>
        <w:t>Emily Zadvorny - CPS Supports this 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B716A0" w15:done="0"/>
  <w15:commentEx w15:paraId="67D89BE4" w15:paraIdParent="73B716A0" w15:done="0"/>
  <w15:commentEx w15:paraId="663D9AFC" w15:done="0"/>
  <w15:commentEx w15:paraId="70EDAF0B" w15:paraIdParent="663D9AFC" w15:done="0"/>
  <w15:commentEx w15:paraId="432DF6BD" w15:done="0"/>
  <w15:commentEx w15:paraId="598CFE42" w15:done="0"/>
  <w15:commentEx w15:paraId="659C029D" w15:done="0"/>
  <w15:commentEx w15:paraId="0FCF75B4" w15:paraIdParent="659C029D" w15:done="0"/>
  <w15:commentEx w15:paraId="1D2E1653" w15:paraIdParent="659C029D" w15:done="0"/>
  <w15:commentEx w15:paraId="580527F6" w15:done="0"/>
  <w15:commentEx w15:paraId="7840FA63" w15:done="0"/>
  <w15:commentEx w15:paraId="3843F8DE" w15:paraIdParent="7840FA63" w15:done="0"/>
  <w15:commentEx w15:paraId="6C472654" w15:paraIdParent="7840FA63" w15:done="0"/>
  <w15:commentEx w15:paraId="780715D4" w15:done="0"/>
  <w15:commentEx w15:paraId="1DDB0515" w15:done="0"/>
  <w15:commentEx w15:paraId="0329D555" w15:done="0"/>
  <w15:commentEx w15:paraId="6D9492A3" w15:paraIdParent="0329D555" w15:done="0"/>
  <w15:commentEx w15:paraId="41105C9D" w15:done="0"/>
  <w15:commentEx w15:paraId="4369AB8C" w15:done="0"/>
  <w15:commentEx w15:paraId="3611153B" w15:done="0"/>
  <w15:commentEx w15:paraId="0D7F21EE" w15:done="0"/>
  <w15:commentEx w15:paraId="48DE2411" w15:done="0"/>
  <w15:commentEx w15:paraId="3B092933" w15:done="0"/>
  <w15:commentEx w15:paraId="6F4795C9" w15:done="0"/>
  <w15:commentEx w15:paraId="2209004D" w15:done="0"/>
  <w15:commentEx w15:paraId="59E20C04" w15:done="0"/>
  <w15:commentEx w15:paraId="2D0943CE" w15:paraIdParent="59E20C04" w15:done="0"/>
  <w15:commentEx w15:paraId="075F1C8A" w15:done="0"/>
  <w15:commentEx w15:paraId="34E5F1C0" w15:done="0"/>
  <w15:commentEx w15:paraId="5AC18EDB" w15:paraIdParent="34E5F1C0" w15:done="0"/>
  <w15:commentEx w15:paraId="0ED53DEE" w15:paraIdParent="34E5F1C0" w15:done="0"/>
  <w15:commentEx w15:paraId="2BB7E580" w15:done="0"/>
  <w15:commentEx w15:paraId="63859F43" w15:done="0"/>
  <w15:commentEx w15:paraId="6F88B9AE" w15:paraIdParent="63859F43" w15:done="0"/>
  <w15:commentEx w15:paraId="393A177C" w15:done="0"/>
  <w15:commentEx w15:paraId="41C40F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B2D3CF" w16cex:dateUtc="2026-08-03T19:31:00Z"/>
  <w16cex:commentExtensible w16cex:durableId="2150767F" w16cex:dateUtc="2026-08-04T16:47:00Z"/>
  <w16cex:commentExtensible w16cex:durableId="0845F89C" w16cex:dateUtc="2026-08-04T15:57:00Z"/>
  <w16cex:commentExtensible w16cex:durableId="6DC3912C" w16cex:dateUtc="2026-08-04T16:20:00Z"/>
  <w16cex:commentExtensible w16cex:durableId="3C598B9F" w16cex:dateUtc="2026-08-04T16:21:00Z"/>
  <w16cex:commentExtensible w16cex:durableId="5F4547F3" w16cex:dateUtc="2026-08-04T16:22:00Z"/>
  <w16cex:commentExtensible w16cex:durableId="1C27C277" w16cex:dateUtc="2026-08-04T15:58:00Z"/>
  <w16cex:commentExtensible w16cex:durableId="1474A0CC" w16cex:dateUtc="2026-08-04T21:21:00Z"/>
  <w16cex:commentExtensible w16cex:durableId="75EFB636" w16cex:dateUtc="2026-08-06T15:20:00Z"/>
  <w16cex:commentExtensible w16cex:durableId="41CE4BF0" w16cex:dateUtc="2026-08-04T15:59:00Z"/>
  <w16cex:commentExtensible w16cex:durableId="1CFC1A70" w16cex:dateUtc="2026-08-04T16:00:00Z"/>
  <w16cex:commentExtensible w16cex:durableId="57A0D204" w16cex:dateUtc="2026-08-06T15:27:00Z"/>
  <w16cex:commentExtensible w16cex:durableId="44012DB6" w16cex:dateUtc="2026-08-06T15:27:00Z"/>
  <w16cex:commentExtensible w16cex:durableId="70BB16E8" w16cex:dateUtc="2026-08-04T16:00:00Z"/>
  <w16cex:commentExtensible w16cex:durableId="19CD5029" w16cex:dateUtc="2026-08-04T16:01:00Z"/>
  <w16cex:commentExtensible w16cex:durableId="0DA0A73C" w16cex:dateUtc="2026-08-04T16:01:00Z"/>
  <w16cex:commentExtensible w16cex:durableId="6FCC5C09" w16cex:dateUtc="2026-08-04T16:23:00Z"/>
  <w16cex:commentExtensible w16cex:durableId="4B2EC98A" w16cex:dateUtc="2026-08-06T15:22:00Z"/>
  <w16cex:commentExtensible w16cex:durableId="540375FB" w16cex:dateUtc="2026-08-04T16:02:00Z"/>
  <w16cex:commentExtensible w16cex:durableId="52310783" w16cex:dateUtc="2026-08-04T16:03:00Z"/>
  <w16cex:commentExtensible w16cex:durableId="0D9C59D7" w16cex:dateUtc="2026-08-04T16:04:00Z"/>
  <w16cex:commentExtensible w16cex:durableId="58764803" w16cex:dateUtc="2026-08-04T16:04:00Z"/>
  <w16cex:commentExtensible w16cex:durableId="7EC3319B" w16cex:dateUtc="2026-08-04T16:07:00Z"/>
  <w16cex:commentExtensible w16cex:durableId="7EBC7DD9" w16cex:dateUtc="2026-08-04T16:06:00Z"/>
  <w16cex:commentExtensible w16cex:durableId="231B3D6F" w16cex:dateUtc="2026-08-04T16:08:00Z"/>
  <w16cex:commentExtensible w16cex:durableId="02AFB08E" w16cex:dateUtc="2026-08-04T16:09:00Z"/>
  <w16cex:commentExtensible w16cex:durableId="04FDD4FF" w16cex:dateUtc="2026-08-04T16:24:00Z"/>
  <w16cex:commentExtensible w16cex:durableId="7BE771E4" w16cex:dateUtc="2026-08-04T16:09:00Z"/>
  <w16cex:commentExtensible w16cex:durableId="3E1E525B" w16cex:dateUtc="2026-08-04T16:14:00Z"/>
  <w16cex:commentExtensible w16cex:durableId="50A7B137" w16cex:dateUtc="2026-08-04T16:14:00Z"/>
  <w16cex:commentExtensible w16cex:durableId="14DFC1AC" w16cex:dateUtc="2026-08-04T21:18:00Z"/>
  <w16cex:commentExtensible w16cex:durableId="6161D687" w16cex:dateUtc="2026-08-04T16:15:00Z"/>
  <w16cex:commentExtensible w16cex:durableId="6BAB3B04" w16cex:dateUtc="2026-08-04T16:16:00Z"/>
  <w16cex:commentExtensible w16cex:durableId="719420B2" w16cex:dateUtc="2026-08-06T15:28:00Z"/>
  <w16cex:commentExtensible w16cex:durableId="01530F77" w16cex:dateUtc="2026-08-03T19:29:00Z"/>
  <w16cex:commentExtensible w16cex:durableId="4D3DFB7C" w16cex:dateUtc="2026-08-04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B716A0" w16cid:durableId="35B2D3CF"/>
  <w16cid:commentId w16cid:paraId="67D89BE4" w16cid:durableId="2150767F"/>
  <w16cid:commentId w16cid:paraId="663D9AFC" w16cid:durableId="0845F89C"/>
  <w16cid:commentId w16cid:paraId="70EDAF0B" w16cid:durableId="6DC3912C"/>
  <w16cid:commentId w16cid:paraId="432DF6BD" w16cid:durableId="3C598B9F"/>
  <w16cid:commentId w16cid:paraId="598CFE42" w16cid:durableId="5F4547F3"/>
  <w16cid:commentId w16cid:paraId="659C029D" w16cid:durableId="1C27C277"/>
  <w16cid:commentId w16cid:paraId="0FCF75B4" w16cid:durableId="1474A0CC"/>
  <w16cid:commentId w16cid:paraId="1D2E1653" w16cid:durableId="75EFB636"/>
  <w16cid:commentId w16cid:paraId="580527F6" w16cid:durableId="41CE4BF0"/>
  <w16cid:commentId w16cid:paraId="7840FA63" w16cid:durableId="1CFC1A70"/>
  <w16cid:commentId w16cid:paraId="3843F8DE" w16cid:durableId="57A0D204"/>
  <w16cid:commentId w16cid:paraId="6C472654" w16cid:durableId="44012DB6"/>
  <w16cid:commentId w16cid:paraId="780715D4" w16cid:durableId="70BB16E8"/>
  <w16cid:commentId w16cid:paraId="1DDB0515" w16cid:durableId="19CD5029"/>
  <w16cid:commentId w16cid:paraId="0329D555" w16cid:durableId="0DA0A73C"/>
  <w16cid:commentId w16cid:paraId="6D9492A3" w16cid:durableId="6FCC5C09"/>
  <w16cid:commentId w16cid:paraId="41105C9D" w16cid:durableId="4B2EC98A"/>
  <w16cid:commentId w16cid:paraId="4369AB8C" w16cid:durableId="540375FB"/>
  <w16cid:commentId w16cid:paraId="3611153B" w16cid:durableId="52310783"/>
  <w16cid:commentId w16cid:paraId="0D7F21EE" w16cid:durableId="0D9C59D7"/>
  <w16cid:commentId w16cid:paraId="48DE2411" w16cid:durableId="58764803"/>
  <w16cid:commentId w16cid:paraId="3B092933" w16cid:durableId="7EC3319B"/>
  <w16cid:commentId w16cid:paraId="6F4795C9" w16cid:durableId="7EBC7DD9"/>
  <w16cid:commentId w16cid:paraId="2209004D" w16cid:durableId="231B3D6F"/>
  <w16cid:commentId w16cid:paraId="59E20C04" w16cid:durableId="02AFB08E"/>
  <w16cid:commentId w16cid:paraId="2D0943CE" w16cid:durableId="04FDD4FF"/>
  <w16cid:commentId w16cid:paraId="075F1C8A" w16cid:durableId="7BE771E4"/>
  <w16cid:commentId w16cid:paraId="34E5F1C0" w16cid:durableId="3E1E525B"/>
  <w16cid:commentId w16cid:paraId="5AC18EDB" w16cid:durableId="50A7B137"/>
  <w16cid:commentId w16cid:paraId="0ED53DEE" w16cid:durableId="14DFC1AC"/>
  <w16cid:commentId w16cid:paraId="2BB7E580" w16cid:durableId="6161D687"/>
  <w16cid:commentId w16cid:paraId="63859F43" w16cid:durableId="6BAB3B04"/>
  <w16cid:commentId w16cid:paraId="6F88B9AE" w16cid:durableId="719420B2"/>
  <w16cid:commentId w16cid:paraId="393A177C" w16cid:durableId="01530F77"/>
  <w16cid:commentId w16cid:paraId="41C40F09" w16cid:durableId="4D3DFB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5FA66" w14:textId="77777777" w:rsidR="001449DD" w:rsidRDefault="001449DD" w:rsidP="00112A8C">
      <w:pPr>
        <w:spacing w:before="0"/>
      </w:pPr>
      <w:r>
        <w:separator/>
      </w:r>
    </w:p>
  </w:endnote>
  <w:endnote w:type="continuationSeparator" w:id="0">
    <w:p w14:paraId="613C760D" w14:textId="77777777" w:rsidR="001449DD" w:rsidRDefault="001449DD"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34A60" w14:textId="77777777" w:rsidR="00C35ED7" w:rsidRPr="000A5A5A" w:rsidRDefault="00C35ED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6CBF" w14:textId="77777777" w:rsidR="00C35ED7" w:rsidRPr="00A36541" w:rsidRDefault="00C35ED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138</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E0AB6" w14:textId="77777777" w:rsidR="001449DD" w:rsidRDefault="001449DD" w:rsidP="00112A8C">
      <w:pPr>
        <w:spacing w:before="0"/>
      </w:pPr>
      <w:r>
        <w:separator/>
      </w:r>
    </w:p>
  </w:footnote>
  <w:footnote w:type="continuationSeparator" w:id="0">
    <w:p w14:paraId="2FD4C8F7" w14:textId="77777777" w:rsidR="001449DD" w:rsidRDefault="001449DD"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547E" w14:textId="77777777" w:rsidR="00C35ED7" w:rsidRDefault="00C35ED7"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3</w:t>
    </w:r>
    <w:r w:rsidRPr="00967C63">
      <w:rPr>
        <w:rFonts w:cs="Arial"/>
        <w:b/>
        <w:i/>
        <w:color w:val="000000"/>
        <w:sz w:val="18"/>
        <w:szCs w:val="18"/>
      </w:rPr>
      <w:t xml:space="preserve"> CCR </w:t>
    </w:r>
    <w:r>
      <w:rPr>
        <w:rFonts w:cs="Arial"/>
        <w:b/>
        <w:i/>
        <w:color w:val="000000"/>
        <w:sz w:val="18"/>
        <w:szCs w:val="18"/>
      </w:rPr>
      <w:t>719-1</w:t>
    </w:r>
  </w:p>
  <w:p w14:paraId="74694BBF" w14:textId="77777777" w:rsidR="00C35ED7" w:rsidRPr="000A5A5A" w:rsidRDefault="00C35ED7"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State Board of Pharmacy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04072"/>
    <w:multiLevelType w:val="hybridMultilevel"/>
    <w:tmpl w:val="29086D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1CC2E83"/>
    <w:multiLevelType w:val="hybridMultilevel"/>
    <w:tmpl w:val="2D1632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11C1FC4"/>
    <w:multiLevelType w:val="hybridMultilevel"/>
    <w:tmpl w:val="AF1C52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3671CE3"/>
    <w:multiLevelType w:val="hybridMultilevel"/>
    <w:tmpl w:val="50F658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6044215"/>
    <w:multiLevelType w:val="hybridMultilevel"/>
    <w:tmpl w:val="B7F82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613174B"/>
    <w:multiLevelType w:val="hybridMultilevel"/>
    <w:tmpl w:val="C1709554"/>
    <w:lvl w:ilvl="0" w:tplc="8DAEDD14">
      <w:start w:val="1"/>
      <w:numFmt w:val="bullet"/>
      <w:lvlText w:val="•"/>
      <w:lvlJc w:val="left"/>
      <w:pPr>
        <w:tabs>
          <w:tab w:val="num" w:pos="346"/>
        </w:tabs>
        <w:ind w:left="346" w:hanging="360"/>
      </w:pPr>
      <w:rPr>
        <w:rFonts w:ascii="Arial" w:hAnsi="Arial" w:hint="default"/>
      </w:rPr>
    </w:lvl>
    <w:lvl w:ilvl="1" w:tplc="3CB07722">
      <w:numFmt w:val="bullet"/>
      <w:lvlText w:val=""/>
      <w:lvlJc w:val="left"/>
      <w:pPr>
        <w:ind w:left="1426" w:hanging="720"/>
      </w:pPr>
      <w:rPr>
        <w:rFonts w:ascii="Symbol" w:eastAsia="Times New Roman" w:hAnsi="Symbol" w:cs="Arial" w:hint="default"/>
      </w:rPr>
    </w:lvl>
    <w:lvl w:ilvl="2" w:tplc="EA0C5176" w:tentative="1">
      <w:start w:val="1"/>
      <w:numFmt w:val="bullet"/>
      <w:lvlText w:val="•"/>
      <w:lvlJc w:val="left"/>
      <w:pPr>
        <w:tabs>
          <w:tab w:val="num" w:pos="1786"/>
        </w:tabs>
        <w:ind w:left="1786" w:hanging="360"/>
      </w:pPr>
      <w:rPr>
        <w:rFonts w:ascii="Arial" w:hAnsi="Arial" w:hint="default"/>
      </w:rPr>
    </w:lvl>
    <w:lvl w:ilvl="3" w:tplc="8A463090" w:tentative="1">
      <w:start w:val="1"/>
      <w:numFmt w:val="bullet"/>
      <w:lvlText w:val="•"/>
      <w:lvlJc w:val="left"/>
      <w:pPr>
        <w:tabs>
          <w:tab w:val="num" w:pos="2506"/>
        </w:tabs>
        <w:ind w:left="2506" w:hanging="360"/>
      </w:pPr>
      <w:rPr>
        <w:rFonts w:ascii="Arial" w:hAnsi="Arial" w:hint="default"/>
      </w:rPr>
    </w:lvl>
    <w:lvl w:ilvl="4" w:tplc="8C40EA82" w:tentative="1">
      <w:start w:val="1"/>
      <w:numFmt w:val="bullet"/>
      <w:lvlText w:val="•"/>
      <w:lvlJc w:val="left"/>
      <w:pPr>
        <w:tabs>
          <w:tab w:val="num" w:pos="3226"/>
        </w:tabs>
        <w:ind w:left="3226" w:hanging="360"/>
      </w:pPr>
      <w:rPr>
        <w:rFonts w:ascii="Arial" w:hAnsi="Arial" w:hint="default"/>
      </w:rPr>
    </w:lvl>
    <w:lvl w:ilvl="5" w:tplc="40F4405A" w:tentative="1">
      <w:start w:val="1"/>
      <w:numFmt w:val="bullet"/>
      <w:lvlText w:val="•"/>
      <w:lvlJc w:val="left"/>
      <w:pPr>
        <w:tabs>
          <w:tab w:val="num" w:pos="3946"/>
        </w:tabs>
        <w:ind w:left="3946" w:hanging="360"/>
      </w:pPr>
      <w:rPr>
        <w:rFonts w:ascii="Arial" w:hAnsi="Arial" w:hint="default"/>
      </w:rPr>
    </w:lvl>
    <w:lvl w:ilvl="6" w:tplc="2A58D7EC" w:tentative="1">
      <w:start w:val="1"/>
      <w:numFmt w:val="bullet"/>
      <w:lvlText w:val="•"/>
      <w:lvlJc w:val="left"/>
      <w:pPr>
        <w:tabs>
          <w:tab w:val="num" w:pos="4666"/>
        </w:tabs>
        <w:ind w:left="4666" w:hanging="360"/>
      </w:pPr>
      <w:rPr>
        <w:rFonts w:ascii="Arial" w:hAnsi="Arial" w:hint="default"/>
      </w:rPr>
    </w:lvl>
    <w:lvl w:ilvl="7" w:tplc="020CE452" w:tentative="1">
      <w:start w:val="1"/>
      <w:numFmt w:val="bullet"/>
      <w:lvlText w:val="•"/>
      <w:lvlJc w:val="left"/>
      <w:pPr>
        <w:tabs>
          <w:tab w:val="num" w:pos="5386"/>
        </w:tabs>
        <w:ind w:left="5386" w:hanging="360"/>
      </w:pPr>
      <w:rPr>
        <w:rFonts w:ascii="Arial" w:hAnsi="Arial" w:hint="default"/>
      </w:rPr>
    </w:lvl>
    <w:lvl w:ilvl="8" w:tplc="B4FA7C60" w:tentative="1">
      <w:start w:val="1"/>
      <w:numFmt w:val="bullet"/>
      <w:lvlText w:val="•"/>
      <w:lvlJc w:val="left"/>
      <w:pPr>
        <w:tabs>
          <w:tab w:val="num" w:pos="6106"/>
        </w:tabs>
        <w:ind w:left="6106" w:hanging="360"/>
      </w:pPr>
      <w:rPr>
        <w:rFonts w:ascii="Arial" w:hAnsi="Arial" w:hint="default"/>
      </w:rPr>
    </w:lvl>
  </w:abstractNum>
  <w:abstractNum w:abstractNumId="16" w15:restartNumberingAfterBreak="0">
    <w:nsid w:val="1CF64F6B"/>
    <w:multiLevelType w:val="hybridMultilevel"/>
    <w:tmpl w:val="16F640C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1F2D38D8"/>
    <w:multiLevelType w:val="hybridMultilevel"/>
    <w:tmpl w:val="0C604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916768"/>
    <w:multiLevelType w:val="hybridMultilevel"/>
    <w:tmpl w:val="2F540348"/>
    <w:lvl w:ilvl="0" w:tplc="8AA679CE">
      <w:start w:val="2"/>
      <w:numFmt w:val="bullet"/>
      <w:lvlText w:val="•"/>
      <w:lvlJc w:val="left"/>
      <w:pPr>
        <w:ind w:left="2520" w:hanging="360"/>
      </w:pPr>
      <w:rPr>
        <w:rFonts w:ascii="Arial" w:eastAsia="Times New Roman" w:hAnsi="Arial" w:cs="Aria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24342899"/>
    <w:multiLevelType w:val="hybridMultilevel"/>
    <w:tmpl w:val="6D70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E26719"/>
    <w:multiLevelType w:val="hybridMultilevel"/>
    <w:tmpl w:val="BFC0E14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7BA4EE6"/>
    <w:multiLevelType w:val="hybridMultilevel"/>
    <w:tmpl w:val="C6CE724A"/>
    <w:lvl w:ilvl="0" w:tplc="D2D2815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971613"/>
    <w:multiLevelType w:val="hybridMultilevel"/>
    <w:tmpl w:val="25DC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7E5EBE"/>
    <w:multiLevelType w:val="hybridMultilevel"/>
    <w:tmpl w:val="6F50B164"/>
    <w:lvl w:ilvl="0" w:tplc="5CC8EBF4">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36075758"/>
    <w:multiLevelType w:val="hybridMultilevel"/>
    <w:tmpl w:val="427AA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79B6A7F"/>
    <w:multiLevelType w:val="hybridMultilevel"/>
    <w:tmpl w:val="75EA1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475877"/>
    <w:multiLevelType w:val="hybridMultilevel"/>
    <w:tmpl w:val="0DA0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9D24C7"/>
    <w:multiLevelType w:val="hybridMultilevel"/>
    <w:tmpl w:val="86305EB4"/>
    <w:lvl w:ilvl="0" w:tplc="86F04B0C">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3C316B"/>
    <w:multiLevelType w:val="hybridMultilevel"/>
    <w:tmpl w:val="6D9686D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43205AE8"/>
    <w:multiLevelType w:val="hybridMultilevel"/>
    <w:tmpl w:val="F40AB12E"/>
    <w:lvl w:ilvl="0" w:tplc="04090003">
      <w:start w:val="1"/>
      <w:numFmt w:val="bullet"/>
      <w:lvlText w:val="o"/>
      <w:lvlJc w:val="left"/>
      <w:pPr>
        <w:tabs>
          <w:tab w:val="num" w:pos="720"/>
        </w:tabs>
        <w:ind w:left="720" w:hanging="360"/>
      </w:pPr>
      <w:rPr>
        <w:rFonts w:ascii="Courier New" w:hAnsi="Courier New" w:cs="Courier New" w:hint="default"/>
      </w:rPr>
    </w:lvl>
    <w:lvl w:ilvl="1" w:tplc="9A3C67D4">
      <w:numFmt w:val="bullet"/>
      <w:lvlText w:val="o"/>
      <w:lvlJc w:val="left"/>
      <w:pPr>
        <w:tabs>
          <w:tab w:val="num" w:pos="1440"/>
        </w:tabs>
        <w:ind w:left="1440" w:hanging="360"/>
      </w:pPr>
      <w:rPr>
        <w:rFonts w:ascii="Courier New" w:hAnsi="Courier New" w:hint="default"/>
      </w:rPr>
    </w:lvl>
    <w:lvl w:ilvl="2" w:tplc="8FAADCAC" w:tentative="1">
      <w:start w:val="1"/>
      <w:numFmt w:val="bullet"/>
      <w:lvlText w:val="•"/>
      <w:lvlJc w:val="left"/>
      <w:pPr>
        <w:tabs>
          <w:tab w:val="num" w:pos="2160"/>
        </w:tabs>
        <w:ind w:left="2160" w:hanging="360"/>
      </w:pPr>
      <w:rPr>
        <w:rFonts w:ascii="Arial" w:hAnsi="Arial" w:hint="default"/>
      </w:rPr>
    </w:lvl>
    <w:lvl w:ilvl="3" w:tplc="7610A540" w:tentative="1">
      <w:start w:val="1"/>
      <w:numFmt w:val="bullet"/>
      <w:lvlText w:val="•"/>
      <w:lvlJc w:val="left"/>
      <w:pPr>
        <w:tabs>
          <w:tab w:val="num" w:pos="2880"/>
        </w:tabs>
        <w:ind w:left="2880" w:hanging="360"/>
      </w:pPr>
      <w:rPr>
        <w:rFonts w:ascii="Arial" w:hAnsi="Arial" w:hint="default"/>
      </w:rPr>
    </w:lvl>
    <w:lvl w:ilvl="4" w:tplc="F5264B6A" w:tentative="1">
      <w:start w:val="1"/>
      <w:numFmt w:val="bullet"/>
      <w:lvlText w:val="•"/>
      <w:lvlJc w:val="left"/>
      <w:pPr>
        <w:tabs>
          <w:tab w:val="num" w:pos="3600"/>
        </w:tabs>
        <w:ind w:left="3600" w:hanging="360"/>
      </w:pPr>
      <w:rPr>
        <w:rFonts w:ascii="Arial" w:hAnsi="Arial" w:hint="default"/>
      </w:rPr>
    </w:lvl>
    <w:lvl w:ilvl="5" w:tplc="9BF0B5E8" w:tentative="1">
      <w:start w:val="1"/>
      <w:numFmt w:val="bullet"/>
      <w:lvlText w:val="•"/>
      <w:lvlJc w:val="left"/>
      <w:pPr>
        <w:tabs>
          <w:tab w:val="num" w:pos="4320"/>
        </w:tabs>
        <w:ind w:left="4320" w:hanging="360"/>
      </w:pPr>
      <w:rPr>
        <w:rFonts w:ascii="Arial" w:hAnsi="Arial" w:hint="default"/>
      </w:rPr>
    </w:lvl>
    <w:lvl w:ilvl="6" w:tplc="08FE56C4" w:tentative="1">
      <w:start w:val="1"/>
      <w:numFmt w:val="bullet"/>
      <w:lvlText w:val="•"/>
      <w:lvlJc w:val="left"/>
      <w:pPr>
        <w:tabs>
          <w:tab w:val="num" w:pos="5040"/>
        </w:tabs>
        <w:ind w:left="5040" w:hanging="360"/>
      </w:pPr>
      <w:rPr>
        <w:rFonts w:ascii="Arial" w:hAnsi="Arial" w:hint="default"/>
      </w:rPr>
    </w:lvl>
    <w:lvl w:ilvl="7" w:tplc="0674FB48" w:tentative="1">
      <w:start w:val="1"/>
      <w:numFmt w:val="bullet"/>
      <w:lvlText w:val="•"/>
      <w:lvlJc w:val="left"/>
      <w:pPr>
        <w:tabs>
          <w:tab w:val="num" w:pos="5760"/>
        </w:tabs>
        <w:ind w:left="5760" w:hanging="360"/>
      </w:pPr>
      <w:rPr>
        <w:rFonts w:ascii="Arial" w:hAnsi="Arial" w:hint="default"/>
      </w:rPr>
    </w:lvl>
    <w:lvl w:ilvl="8" w:tplc="81FAF11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1A00F9E"/>
    <w:multiLevelType w:val="hybridMultilevel"/>
    <w:tmpl w:val="C9148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9671F7"/>
    <w:multiLevelType w:val="hybridMultilevel"/>
    <w:tmpl w:val="E6FE1E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65DE4AF9"/>
    <w:multiLevelType w:val="hybridMultilevel"/>
    <w:tmpl w:val="0702385A"/>
    <w:lvl w:ilvl="0" w:tplc="357A1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6B50986"/>
    <w:multiLevelType w:val="hybridMultilevel"/>
    <w:tmpl w:val="042AF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336FB9"/>
    <w:multiLevelType w:val="hybridMultilevel"/>
    <w:tmpl w:val="AF2465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F112054"/>
    <w:multiLevelType w:val="multilevel"/>
    <w:tmpl w:val="02F4885C"/>
    <w:lvl w:ilvl="0">
      <w:start w:val="21"/>
      <w:numFmt w:val="decimal"/>
      <w:lvlText w:val="%1"/>
      <w:lvlJc w:val="left"/>
      <w:pPr>
        <w:ind w:left="750" w:hanging="750"/>
      </w:pPr>
      <w:rPr>
        <w:rFonts w:hint="default"/>
      </w:rPr>
    </w:lvl>
    <w:lvl w:ilvl="1">
      <w:start w:val="20"/>
      <w:numFmt w:val="decimal"/>
      <w:lvlText w:val="%1.%2"/>
      <w:lvlJc w:val="left"/>
      <w:pPr>
        <w:ind w:left="750" w:hanging="750"/>
      </w:pPr>
      <w:rPr>
        <w:rFonts w:hint="default"/>
      </w:rPr>
    </w:lvl>
    <w:lvl w:ilvl="2">
      <w:start w:val="20"/>
      <w:numFmt w:val="decimal"/>
      <w:lvlText w:val="%1.%2.%3"/>
      <w:lvlJc w:val="left"/>
      <w:pPr>
        <w:ind w:left="750"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DE550F"/>
    <w:multiLevelType w:val="hybridMultilevel"/>
    <w:tmpl w:val="AA424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52427D"/>
    <w:multiLevelType w:val="hybridMultilevel"/>
    <w:tmpl w:val="CAEE9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F16A47"/>
    <w:multiLevelType w:val="hybridMultilevel"/>
    <w:tmpl w:val="F3A6A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4A4FAA"/>
    <w:multiLevelType w:val="hybridMultilevel"/>
    <w:tmpl w:val="CB180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0B1602"/>
    <w:multiLevelType w:val="hybridMultilevel"/>
    <w:tmpl w:val="E94A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9941061">
    <w:abstractNumId w:val="9"/>
  </w:num>
  <w:num w:numId="2" w16cid:durableId="1504856174">
    <w:abstractNumId w:val="7"/>
  </w:num>
  <w:num w:numId="3" w16cid:durableId="1662806677">
    <w:abstractNumId w:val="6"/>
  </w:num>
  <w:num w:numId="4" w16cid:durableId="854536922">
    <w:abstractNumId w:val="5"/>
  </w:num>
  <w:num w:numId="5" w16cid:durableId="462887041">
    <w:abstractNumId w:val="4"/>
  </w:num>
  <w:num w:numId="6" w16cid:durableId="1060252720">
    <w:abstractNumId w:val="8"/>
  </w:num>
  <w:num w:numId="7" w16cid:durableId="1552306423">
    <w:abstractNumId w:val="3"/>
  </w:num>
  <w:num w:numId="8" w16cid:durableId="1645767944">
    <w:abstractNumId w:val="2"/>
  </w:num>
  <w:num w:numId="9" w16cid:durableId="243882020">
    <w:abstractNumId w:val="1"/>
  </w:num>
  <w:num w:numId="10" w16cid:durableId="942296991">
    <w:abstractNumId w:val="0"/>
  </w:num>
  <w:num w:numId="11" w16cid:durableId="1190024041">
    <w:abstractNumId w:val="27"/>
  </w:num>
  <w:num w:numId="12" w16cid:durableId="545799344">
    <w:abstractNumId w:val="23"/>
  </w:num>
  <w:num w:numId="13" w16cid:durableId="1537740915">
    <w:abstractNumId w:val="35"/>
  </w:num>
  <w:num w:numId="14" w16cid:durableId="918902947">
    <w:abstractNumId w:val="32"/>
  </w:num>
  <w:num w:numId="15" w16cid:durableId="667514747">
    <w:abstractNumId w:val="21"/>
  </w:num>
  <w:num w:numId="16" w16cid:durableId="1806239440">
    <w:abstractNumId w:val="11"/>
  </w:num>
  <w:num w:numId="17" w16cid:durableId="42877877">
    <w:abstractNumId w:val="31"/>
  </w:num>
  <w:num w:numId="18" w16cid:durableId="1120955358">
    <w:abstractNumId w:val="16"/>
  </w:num>
  <w:num w:numId="19" w16cid:durableId="2126190670">
    <w:abstractNumId w:val="12"/>
  </w:num>
  <w:num w:numId="20" w16cid:durableId="703092249">
    <w:abstractNumId w:val="28"/>
  </w:num>
  <w:num w:numId="21" w16cid:durableId="1224558672">
    <w:abstractNumId w:val="39"/>
  </w:num>
  <w:num w:numId="22" w16cid:durableId="1467429460">
    <w:abstractNumId w:val="22"/>
  </w:num>
  <w:num w:numId="23" w16cid:durableId="2087072193">
    <w:abstractNumId w:val="40"/>
  </w:num>
  <w:num w:numId="24" w16cid:durableId="1681391865">
    <w:abstractNumId w:val="19"/>
  </w:num>
  <w:num w:numId="25" w16cid:durableId="1946187360">
    <w:abstractNumId w:val="25"/>
  </w:num>
  <w:num w:numId="26" w16cid:durableId="76903360">
    <w:abstractNumId w:val="36"/>
  </w:num>
  <w:num w:numId="27" w16cid:durableId="1606158992">
    <w:abstractNumId w:val="33"/>
  </w:num>
  <w:num w:numId="28" w16cid:durableId="2054765109">
    <w:abstractNumId w:val="37"/>
  </w:num>
  <w:num w:numId="29" w16cid:durableId="1100178837">
    <w:abstractNumId w:val="38"/>
  </w:num>
  <w:num w:numId="30" w16cid:durableId="1270699631">
    <w:abstractNumId w:val="18"/>
  </w:num>
  <w:num w:numId="31" w16cid:durableId="670106939">
    <w:abstractNumId w:val="34"/>
  </w:num>
  <w:num w:numId="32" w16cid:durableId="1755931980">
    <w:abstractNumId w:val="13"/>
  </w:num>
  <w:num w:numId="33" w16cid:durableId="1898393185">
    <w:abstractNumId w:val="15"/>
  </w:num>
  <w:num w:numId="34" w16cid:durableId="1996488859">
    <w:abstractNumId w:val="29"/>
  </w:num>
  <w:num w:numId="35" w16cid:durableId="1839225453">
    <w:abstractNumId w:val="10"/>
  </w:num>
  <w:num w:numId="36" w16cid:durableId="1378629951">
    <w:abstractNumId w:val="24"/>
  </w:num>
  <w:num w:numId="37" w16cid:durableId="2019231273">
    <w:abstractNumId w:val="14"/>
  </w:num>
  <w:num w:numId="38" w16cid:durableId="22367681">
    <w:abstractNumId w:val="20"/>
  </w:num>
  <w:num w:numId="39" w16cid:durableId="1486969071">
    <w:abstractNumId w:val="17"/>
  </w:num>
  <w:num w:numId="40" w16cid:durableId="327054282">
    <w:abstractNumId w:val="30"/>
  </w:num>
  <w:num w:numId="41" w16cid:durableId="32324590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2D1"/>
    <w:rsid w:val="00001101"/>
    <w:rsid w:val="0000121B"/>
    <w:rsid w:val="00002162"/>
    <w:rsid w:val="00003266"/>
    <w:rsid w:val="0000595E"/>
    <w:rsid w:val="0000663C"/>
    <w:rsid w:val="00006B16"/>
    <w:rsid w:val="00010A1A"/>
    <w:rsid w:val="000203A8"/>
    <w:rsid w:val="000233CD"/>
    <w:rsid w:val="000251FA"/>
    <w:rsid w:val="00026464"/>
    <w:rsid w:val="000268BC"/>
    <w:rsid w:val="000268CB"/>
    <w:rsid w:val="00032811"/>
    <w:rsid w:val="0003402F"/>
    <w:rsid w:val="00035BC3"/>
    <w:rsid w:val="00037728"/>
    <w:rsid w:val="0004079B"/>
    <w:rsid w:val="00041C8B"/>
    <w:rsid w:val="00043409"/>
    <w:rsid w:val="000453D8"/>
    <w:rsid w:val="00046BC9"/>
    <w:rsid w:val="000502D5"/>
    <w:rsid w:val="00051283"/>
    <w:rsid w:val="000527EB"/>
    <w:rsid w:val="00052BCD"/>
    <w:rsid w:val="00054F3C"/>
    <w:rsid w:val="00056C43"/>
    <w:rsid w:val="00057136"/>
    <w:rsid w:val="0006034A"/>
    <w:rsid w:val="000619AD"/>
    <w:rsid w:val="000625BC"/>
    <w:rsid w:val="000642CC"/>
    <w:rsid w:val="0006472A"/>
    <w:rsid w:val="00066163"/>
    <w:rsid w:val="0006722B"/>
    <w:rsid w:val="00070C51"/>
    <w:rsid w:val="00070DDA"/>
    <w:rsid w:val="0007614B"/>
    <w:rsid w:val="00084B61"/>
    <w:rsid w:val="00086B0D"/>
    <w:rsid w:val="000940E3"/>
    <w:rsid w:val="000A0D84"/>
    <w:rsid w:val="000A1CD6"/>
    <w:rsid w:val="000A4923"/>
    <w:rsid w:val="000A4DCA"/>
    <w:rsid w:val="000A5A5A"/>
    <w:rsid w:val="000A6B8D"/>
    <w:rsid w:val="000A6FED"/>
    <w:rsid w:val="000A79F5"/>
    <w:rsid w:val="000B5C29"/>
    <w:rsid w:val="000C11AB"/>
    <w:rsid w:val="000C1AD9"/>
    <w:rsid w:val="000C1D9C"/>
    <w:rsid w:val="000C3879"/>
    <w:rsid w:val="000C4F07"/>
    <w:rsid w:val="000D0EA4"/>
    <w:rsid w:val="000D28F2"/>
    <w:rsid w:val="000D38A8"/>
    <w:rsid w:val="000D497C"/>
    <w:rsid w:val="000D58E8"/>
    <w:rsid w:val="000E0AD7"/>
    <w:rsid w:val="000E106B"/>
    <w:rsid w:val="000E1663"/>
    <w:rsid w:val="000E503B"/>
    <w:rsid w:val="000E53D3"/>
    <w:rsid w:val="000E64FC"/>
    <w:rsid w:val="000F0C5E"/>
    <w:rsid w:val="000F3FB9"/>
    <w:rsid w:val="000F7BFC"/>
    <w:rsid w:val="00103022"/>
    <w:rsid w:val="00103074"/>
    <w:rsid w:val="00103423"/>
    <w:rsid w:val="00104881"/>
    <w:rsid w:val="0010529B"/>
    <w:rsid w:val="001067E5"/>
    <w:rsid w:val="0010766D"/>
    <w:rsid w:val="001102C0"/>
    <w:rsid w:val="0011087D"/>
    <w:rsid w:val="0011260B"/>
    <w:rsid w:val="00112A8C"/>
    <w:rsid w:val="00113F8D"/>
    <w:rsid w:val="0011720A"/>
    <w:rsid w:val="00121551"/>
    <w:rsid w:val="00125295"/>
    <w:rsid w:val="00125E50"/>
    <w:rsid w:val="0012669A"/>
    <w:rsid w:val="00130166"/>
    <w:rsid w:val="00131A31"/>
    <w:rsid w:val="00133815"/>
    <w:rsid w:val="00136129"/>
    <w:rsid w:val="0013684A"/>
    <w:rsid w:val="00140CA9"/>
    <w:rsid w:val="001449DD"/>
    <w:rsid w:val="001453EC"/>
    <w:rsid w:val="00146627"/>
    <w:rsid w:val="00147329"/>
    <w:rsid w:val="00147BD1"/>
    <w:rsid w:val="00153A97"/>
    <w:rsid w:val="001552DF"/>
    <w:rsid w:val="00155606"/>
    <w:rsid w:val="00155D8C"/>
    <w:rsid w:val="00157D9A"/>
    <w:rsid w:val="0017070E"/>
    <w:rsid w:val="00172ABA"/>
    <w:rsid w:val="00177AFD"/>
    <w:rsid w:val="0018020C"/>
    <w:rsid w:val="00182221"/>
    <w:rsid w:val="001847C7"/>
    <w:rsid w:val="0018677A"/>
    <w:rsid w:val="00186D43"/>
    <w:rsid w:val="0019211F"/>
    <w:rsid w:val="0019620A"/>
    <w:rsid w:val="0019732A"/>
    <w:rsid w:val="001B021E"/>
    <w:rsid w:val="001B07CF"/>
    <w:rsid w:val="001B4876"/>
    <w:rsid w:val="001B75DF"/>
    <w:rsid w:val="001C2929"/>
    <w:rsid w:val="001C5C97"/>
    <w:rsid w:val="001C7938"/>
    <w:rsid w:val="001D058C"/>
    <w:rsid w:val="001D1AF3"/>
    <w:rsid w:val="001D4DAF"/>
    <w:rsid w:val="001D5718"/>
    <w:rsid w:val="001D5C3D"/>
    <w:rsid w:val="001D76A3"/>
    <w:rsid w:val="001E0369"/>
    <w:rsid w:val="001E3BA2"/>
    <w:rsid w:val="001E4F55"/>
    <w:rsid w:val="001F0ACE"/>
    <w:rsid w:val="001F1125"/>
    <w:rsid w:val="001F30A5"/>
    <w:rsid w:val="001F3598"/>
    <w:rsid w:val="001F3C20"/>
    <w:rsid w:val="001F4F3D"/>
    <w:rsid w:val="001F5852"/>
    <w:rsid w:val="001F5C61"/>
    <w:rsid w:val="001F6FB5"/>
    <w:rsid w:val="002001AF"/>
    <w:rsid w:val="002025F0"/>
    <w:rsid w:val="002052CF"/>
    <w:rsid w:val="00205D86"/>
    <w:rsid w:val="00207E62"/>
    <w:rsid w:val="0021187E"/>
    <w:rsid w:val="0022181D"/>
    <w:rsid w:val="002221E9"/>
    <w:rsid w:val="002243B0"/>
    <w:rsid w:val="0022520B"/>
    <w:rsid w:val="00226D2D"/>
    <w:rsid w:val="00227037"/>
    <w:rsid w:val="00227474"/>
    <w:rsid w:val="00233319"/>
    <w:rsid w:val="00233786"/>
    <w:rsid w:val="0023462F"/>
    <w:rsid w:val="002357CE"/>
    <w:rsid w:val="0023592E"/>
    <w:rsid w:val="002360EF"/>
    <w:rsid w:val="00240DD9"/>
    <w:rsid w:val="00242E7D"/>
    <w:rsid w:val="00244B1F"/>
    <w:rsid w:val="002451A9"/>
    <w:rsid w:val="00246D97"/>
    <w:rsid w:val="00246E36"/>
    <w:rsid w:val="002475CB"/>
    <w:rsid w:val="002476A7"/>
    <w:rsid w:val="00250136"/>
    <w:rsid w:val="002511B0"/>
    <w:rsid w:val="002523F3"/>
    <w:rsid w:val="00252CC8"/>
    <w:rsid w:val="00252D96"/>
    <w:rsid w:val="00252FA1"/>
    <w:rsid w:val="00254D45"/>
    <w:rsid w:val="002574FD"/>
    <w:rsid w:val="00261616"/>
    <w:rsid w:val="002620C8"/>
    <w:rsid w:val="00262DF3"/>
    <w:rsid w:val="00262E55"/>
    <w:rsid w:val="002652AE"/>
    <w:rsid w:val="00266460"/>
    <w:rsid w:val="002673C9"/>
    <w:rsid w:val="00267800"/>
    <w:rsid w:val="00270DBC"/>
    <w:rsid w:val="00271E8E"/>
    <w:rsid w:val="00274067"/>
    <w:rsid w:val="0027508A"/>
    <w:rsid w:val="00275403"/>
    <w:rsid w:val="00276E69"/>
    <w:rsid w:val="00280D54"/>
    <w:rsid w:val="00281B0F"/>
    <w:rsid w:val="002830FB"/>
    <w:rsid w:val="00283B64"/>
    <w:rsid w:val="00285B46"/>
    <w:rsid w:val="002908D8"/>
    <w:rsid w:val="002913E7"/>
    <w:rsid w:val="00295066"/>
    <w:rsid w:val="00296D0A"/>
    <w:rsid w:val="002975F0"/>
    <w:rsid w:val="002A0739"/>
    <w:rsid w:val="002A1C93"/>
    <w:rsid w:val="002A2C40"/>
    <w:rsid w:val="002A4192"/>
    <w:rsid w:val="002A4753"/>
    <w:rsid w:val="002A5B99"/>
    <w:rsid w:val="002B2EDE"/>
    <w:rsid w:val="002B62EC"/>
    <w:rsid w:val="002B6930"/>
    <w:rsid w:val="002C0863"/>
    <w:rsid w:val="002C32A0"/>
    <w:rsid w:val="002C3772"/>
    <w:rsid w:val="002C39D0"/>
    <w:rsid w:val="002C493F"/>
    <w:rsid w:val="002C6583"/>
    <w:rsid w:val="002C6FA5"/>
    <w:rsid w:val="002D2195"/>
    <w:rsid w:val="002D228C"/>
    <w:rsid w:val="002D3CA2"/>
    <w:rsid w:val="002D537B"/>
    <w:rsid w:val="002D58D5"/>
    <w:rsid w:val="002E1416"/>
    <w:rsid w:val="002E172F"/>
    <w:rsid w:val="002E201F"/>
    <w:rsid w:val="002E2521"/>
    <w:rsid w:val="002E2A5C"/>
    <w:rsid w:val="002E363E"/>
    <w:rsid w:val="002E3682"/>
    <w:rsid w:val="002E41CD"/>
    <w:rsid w:val="002E4228"/>
    <w:rsid w:val="002E5139"/>
    <w:rsid w:val="002F0EE3"/>
    <w:rsid w:val="002F2ABC"/>
    <w:rsid w:val="002F2CD9"/>
    <w:rsid w:val="002F3149"/>
    <w:rsid w:val="002F371B"/>
    <w:rsid w:val="0030036A"/>
    <w:rsid w:val="0030081B"/>
    <w:rsid w:val="00303607"/>
    <w:rsid w:val="0030368E"/>
    <w:rsid w:val="003052C8"/>
    <w:rsid w:val="00305ACB"/>
    <w:rsid w:val="00306148"/>
    <w:rsid w:val="003072BE"/>
    <w:rsid w:val="003111D3"/>
    <w:rsid w:val="00312DD8"/>
    <w:rsid w:val="00314956"/>
    <w:rsid w:val="00314E6A"/>
    <w:rsid w:val="003220DF"/>
    <w:rsid w:val="00325E47"/>
    <w:rsid w:val="003269BD"/>
    <w:rsid w:val="0033682E"/>
    <w:rsid w:val="00337493"/>
    <w:rsid w:val="00340055"/>
    <w:rsid w:val="00342137"/>
    <w:rsid w:val="00347C73"/>
    <w:rsid w:val="00350D9D"/>
    <w:rsid w:val="00351135"/>
    <w:rsid w:val="00351C5A"/>
    <w:rsid w:val="003522E5"/>
    <w:rsid w:val="003545C0"/>
    <w:rsid w:val="00355F94"/>
    <w:rsid w:val="00356142"/>
    <w:rsid w:val="00356666"/>
    <w:rsid w:val="00362D18"/>
    <w:rsid w:val="003635C9"/>
    <w:rsid w:val="00363ABD"/>
    <w:rsid w:val="00364E4C"/>
    <w:rsid w:val="00365A9B"/>
    <w:rsid w:val="00367B97"/>
    <w:rsid w:val="0037356C"/>
    <w:rsid w:val="003735CC"/>
    <w:rsid w:val="003742C0"/>
    <w:rsid w:val="00374A12"/>
    <w:rsid w:val="00376184"/>
    <w:rsid w:val="00376F7A"/>
    <w:rsid w:val="003800C9"/>
    <w:rsid w:val="003811B3"/>
    <w:rsid w:val="00381F88"/>
    <w:rsid w:val="00382500"/>
    <w:rsid w:val="003857EB"/>
    <w:rsid w:val="00390081"/>
    <w:rsid w:val="00390F2A"/>
    <w:rsid w:val="00392817"/>
    <w:rsid w:val="00395716"/>
    <w:rsid w:val="00396731"/>
    <w:rsid w:val="00396BF6"/>
    <w:rsid w:val="00397BD6"/>
    <w:rsid w:val="003A25C3"/>
    <w:rsid w:val="003A2CFA"/>
    <w:rsid w:val="003A7F0D"/>
    <w:rsid w:val="003B0BE1"/>
    <w:rsid w:val="003B1284"/>
    <w:rsid w:val="003B1CEF"/>
    <w:rsid w:val="003B2471"/>
    <w:rsid w:val="003B3ECB"/>
    <w:rsid w:val="003B3FF3"/>
    <w:rsid w:val="003B5D02"/>
    <w:rsid w:val="003C0152"/>
    <w:rsid w:val="003C1C86"/>
    <w:rsid w:val="003C263C"/>
    <w:rsid w:val="003C3391"/>
    <w:rsid w:val="003C3EA5"/>
    <w:rsid w:val="003C5ECD"/>
    <w:rsid w:val="003C690D"/>
    <w:rsid w:val="003D265D"/>
    <w:rsid w:val="003D2E68"/>
    <w:rsid w:val="003D3965"/>
    <w:rsid w:val="003D6044"/>
    <w:rsid w:val="003D78E1"/>
    <w:rsid w:val="003E0604"/>
    <w:rsid w:val="003E2022"/>
    <w:rsid w:val="003E22C1"/>
    <w:rsid w:val="003E346B"/>
    <w:rsid w:val="003E4BAD"/>
    <w:rsid w:val="003E6838"/>
    <w:rsid w:val="003F129C"/>
    <w:rsid w:val="003F194F"/>
    <w:rsid w:val="003F1A23"/>
    <w:rsid w:val="003F243D"/>
    <w:rsid w:val="003F297C"/>
    <w:rsid w:val="003F40BA"/>
    <w:rsid w:val="003F43A4"/>
    <w:rsid w:val="003F4F9B"/>
    <w:rsid w:val="003F56D1"/>
    <w:rsid w:val="003F61D6"/>
    <w:rsid w:val="003F6B42"/>
    <w:rsid w:val="003F6E73"/>
    <w:rsid w:val="003F7D28"/>
    <w:rsid w:val="0040081A"/>
    <w:rsid w:val="004041C1"/>
    <w:rsid w:val="004071B1"/>
    <w:rsid w:val="00413904"/>
    <w:rsid w:val="004155B1"/>
    <w:rsid w:val="00415C6D"/>
    <w:rsid w:val="0041637B"/>
    <w:rsid w:val="0041721D"/>
    <w:rsid w:val="004217BC"/>
    <w:rsid w:val="004244C6"/>
    <w:rsid w:val="00425202"/>
    <w:rsid w:val="004259B7"/>
    <w:rsid w:val="004262F4"/>
    <w:rsid w:val="0043000C"/>
    <w:rsid w:val="00430479"/>
    <w:rsid w:val="0043232B"/>
    <w:rsid w:val="00432AEB"/>
    <w:rsid w:val="00434E22"/>
    <w:rsid w:val="00436420"/>
    <w:rsid w:val="00443413"/>
    <w:rsid w:val="00451FCF"/>
    <w:rsid w:val="00455F64"/>
    <w:rsid w:val="00462946"/>
    <w:rsid w:val="004645A6"/>
    <w:rsid w:val="00464A18"/>
    <w:rsid w:val="004656F2"/>
    <w:rsid w:val="004674CD"/>
    <w:rsid w:val="00471A4E"/>
    <w:rsid w:val="00474D4F"/>
    <w:rsid w:val="00475A8A"/>
    <w:rsid w:val="0047643E"/>
    <w:rsid w:val="00477293"/>
    <w:rsid w:val="00477D87"/>
    <w:rsid w:val="00480193"/>
    <w:rsid w:val="00485E05"/>
    <w:rsid w:val="004923FA"/>
    <w:rsid w:val="0049255B"/>
    <w:rsid w:val="00494014"/>
    <w:rsid w:val="00494E0F"/>
    <w:rsid w:val="004A48B7"/>
    <w:rsid w:val="004A75E1"/>
    <w:rsid w:val="004B25C5"/>
    <w:rsid w:val="004B4E5F"/>
    <w:rsid w:val="004C0215"/>
    <w:rsid w:val="004C07F4"/>
    <w:rsid w:val="004C0DAE"/>
    <w:rsid w:val="004C175C"/>
    <w:rsid w:val="004C4232"/>
    <w:rsid w:val="004D04D3"/>
    <w:rsid w:val="004D27E5"/>
    <w:rsid w:val="004D2CC2"/>
    <w:rsid w:val="004D6DE0"/>
    <w:rsid w:val="004D71B0"/>
    <w:rsid w:val="004E1D41"/>
    <w:rsid w:val="004E5450"/>
    <w:rsid w:val="004E6676"/>
    <w:rsid w:val="004E67FE"/>
    <w:rsid w:val="004E6FB9"/>
    <w:rsid w:val="004F13B9"/>
    <w:rsid w:val="004F187C"/>
    <w:rsid w:val="004F251B"/>
    <w:rsid w:val="004F3903"/>
    <w:rsid w:val="004F4FAA"/>
    <w:rsid w:val="004F6BA3"/>
    <w:rsid w:val="004F7773"/>
    <w:rsid w:val="00500865"/>
    <w:rsid w:val="00503514"/>
    <w:rsid w:val="00504059"/>
    <w:rsid w:val="00506398"/>
    <w:rsid w:val="00507493"/>
    <w:rsid w:val="00510127"/>
    <w:rsid w:val="00514809"/>
    <w:rsid w:val="00521903"/>
    <w:rsid w:val="00523B01"/>
    <w:rsid w:val="00524482"/>
    <w:rsid w:val="00524942"/>
    <w:rsid w:val="005302D5"/>
    <w:rsid w:val="00531465"/>
    <w:rsid w:val="00534D9A"/>
    <w:rsid w:val="005352FF"/>
    <w:rsid w:val="00536863"/>
    <w:rsid w:val="00537CBB"/>
    <w:rsid w:val="0054275F"/>
    <w:rsid w:val="0054297E"/>
    <w:rsid w:val="00543E47"/>
    <w:rsid w:val="005448DE"/>
    <w:rsid w:val="00553572"/>
    <w:rsid w:val="00553783"/>
    <w:rsid w:val="00560163"/>
    <w:rsid w:val="00560DD1"/>
    <w:rsid w:val="005616A8"/>
    <w:rsid w:val="00562D12"/>
    <w:rsid w:val="00564BE4"/>
    <w:rsid w:val="00564E2E"/>
    <w:rsid w:val="0056576F"/>
    <w:rsid w:val="00565958"/>
    <w:rsid w:val="00567E84"/>
    <w:rsid w:val="00567EB1"/>
    <w:rsid w:val="00567F4A"/>
    <w:rsid w:val="00570B2B"/>
    <w:rsid w:val="00573E74"/>
    <w:rsid w:val="0058529B"/>
    <w:rsid w:val="0058585D"/>
    <w:rsid w:val="005928F2"/>
    <w:rsid w:val="005966B5"/>
    <w:rsid w:val="00596A1E"/>
    <w:rsid w:val="00597440"/>
    <w:rsid w:val="005A180E"/>
    <w:rsid w:val="005A44BA"/>
    <w:rsid w:val="005A5CD0"/>
    <w:rsid w:val="005A5E29"/>
    <w:rsid w:val="005B0EFC"/>
    <w:rsid w:val="005B362F"/>
    <w:rsid w:val="005B70CF"/>
    <w:rsid w:val="005B7B73"/>
    <w:rsid w:val="005C30BE"/>
    <w:rsid w:val="005C3EB2"/>
    <w:rsid w:val="005C47C6"/>
    <w:rsid w:val="005C4F57"/>
    <w:rsid w:val="005D2161"/>
    <w:rsid w:val="005D2C4F"/>
    <w:rsid w:val="005D2CB9"/>
    <w:rsid w:val="005D4DCA"/>
    <w:rsid w:val="005D4E26"/>
    <w:rsid w:val="005D60F8"/>
    <w:rsid w:val="005E2691"/>
    <w:rsid w:val="005E2A21"/>
    <w:rsid w:val="005E78E9"/>
    <w:rsid w:val="005F06B0"/>
    <w:rsid w:val="005F22C8"/>
    <w:rsid w:val="005F2938"/>
    <w:rsid w:val="005F6BC4"/>
    <w:rsid w:val="005F711D"/>
    <w:rsid w:val="005F7808"/>
    <w:rsid w:val="00601C80"/>
    <w:rsid w:val="00602FC6"/>
    <w:rsid w:val="00603040"/>
    <w:rsid w:val="0060306E"/>
    <w:rsid w:val="0061008C"/>
    <w:rsid w:val="00610513"/>
    <w:rsid w:val="00611010"/>
    <w:rsid w:val="00612D11"/>
    <w:rsid w:val="00612FD1"/>
    <w:rsid w:val="0061387C"/>
    <w:rsid w:val="006144EC"/>
    <w:rsid w:val="00614C5A"/>
    <w:rsid w:val="0062149B"/>
    <w:rsid w:val="006253A1"/>
    <w:rsid w:val="00625D69"/>
    <w:rsid w:val="00626AF4"/>
    <w:rsid w:val="00626DF1"/>
    <w:rsid w:val="00627632"/>
    <w:rsid w:val="00632094"/>
    <w:rsid w:val="0063660F"/>
    <w:rsid w:val="00637D97"/>
    <w:rsid w:val="006402F5"/>
    <w:rsid w:val="0064738B"/>
    <w:rsid w:val="0065229A"/>
    <w:rsid w:val="00652581"/>
    <w:rsid w:val="00652922"/>
    <w:rsid w:val="006531F6"/>
    <w:rsid w:val="00653A34"/>
    <w:rsid w:val="0065412B"/>
    <w:rsid w:val="00655CF3"/>
    <w:rsid w:val="006605D0"/>
    <w:rsid w:val="0066230D"/>
    <w:rsid w:val="00663E54"/>
    <w:rsid w:val="0066671A"/>
    <w:rsid w:val="00666C80"/>
    <w:rsid w:val="00666E5D"/>
    <w:rsid w:val="00671951"/>
    <w:rsid w:val="00671A09"/>
    <w:rsid w:val="00672979"/>
    <w:rsid w:val="006768D4"/>
    <w:rsid w:val="00676E4E"/>
    <w:rsid w:val="00680B54"/>
    <w:rsid w:val="00681B56"/>
    <w:rsid w:val="006832DB"/>
    <w:rsid w:val="00683955"/>
    <w:rsid w:val="00683EB8"/>
    <w:rsid w:val="0068657D"/>
    <w:rsid w:val="006874D6"/>
    <w:rsid w:val="00690C6A"/>
    <w:rsid w:val="006945E5"/>
    <w:rsid w:val="00696AF7"/>
    <w:rsid w:val="0069756D"/>
    <w:rsid w:val="006A05D4"/>
    <w:rsid w:val="006A07A8"/>
    <w:rsid w:val="006A17E0"/>
    <w:rsid w:val="006A30B5"/>
    <w:rsid w:val="006A47E0"/>
    <w:rsid w:val="006A49AE"/>
    <w:rsid w:val="006A60F1"/>
    <w:rsid w:val="006A71B1"/>
    <w:rsid w:val="006B0DB5"/>
    <w:rsid w:val="006C1641"/>
    <w:rsid w:val="006C2F66"/>
    <w:rsid w:val="006C62D1"/>
    <w:rsid w:val="006D2B5C"/>
    <w:rsid w:val="006D2C19"/>
    <w:rsid w:val="006D3C7A"/>
    <w:rsid w:val="006D4ED4"/>
    <w:rsid w:val="006D5A9B"/>
    <w:rsid w:val="006E0297"/>
    <w:rsid w:val="006E05A7"/>
    <w:rsid w:val="006E1EE6"/>
    <w:rsid w:val="006E24ED"/>
    <w:rsid w:val="006E30B1"/>
    <w:rsid w:val="006E3111"/>
    <w:rsid w:val="006E3CED"/>
    <w:rsid w:val="006E477C"/>
    <w:rsid w:val="006E6535"/>
    <w:rsid w:val="006E6A5C"/>
    <w:rsid w:val="006E7AE3"/>
    <w:rsid w:val="006F1E4A"/>
    <w:rsid w:val="006F7105"/>
    <w:rsid w:val="00701EFE"/>
    <w:rsid w:val="007021A1"/>
    <w:rsid w:val="00702931"/>
    <w:rsid w:val="00704F4A"/>
    <w:rsid w:val="00707CDD"/>
    <w:rsid w:val="00710ED6"/>
    <w:rsid w:val="00716E85"/>
    <w:rsid w:val="00722900"/>
    <w:rsid w:val="00725202"/>
    <w:rsid w:val="00726A40"/>
    <w:rsid w:val="00726C5A"/>
    <w:rsid w:val="00726CA0"/>
    <w:rsid w:val="007310FB"/>
    <w:rsid w:val="007329D6"/>
    <w:rsid w:val="00732BAA"/>
    <w:rsid w:val="00733EF9"/>
    <w:rsid w:val="00734386"/>
    <w:rsid w:val="00737942"/>
    <w:rsid w:val="007417CC"/>
    <w:rsid w:val="00743B2F"/>
    <w:rsid w:val="00745814"/>
    <w:rsid w:val="00746CEE"/>
    <w:rsid w:val="00751EB1"/>
    <w:rsid w:val="00751FB2"/>
    <w:rsid w:val="007553E0"/>
    <w:rsid w:val="00755BDF"/>
    <w:rsid w:val="007561DB"/>
    <w:rsid w:val="00757119"/>
    <w:rsid w:val="007571B3"/>
    <w:rsid w:val="00757D49"/>
    <w:rsid w:val="00760169"/>
    <w:rsid w:val="00761E18"/>
    <w:rsid w:val="00762642"/>
    <w:rsid w:val="00762A1A"/>
    <w:rsid w:val="00766EBB"/>
    <w:rsid w:val="00767D2C"/>
    <w:rsid w:val="00770439"/>
    <w:rsid w:val="00771E06"/>
    <w:rsid w:val="00772B97"/>
    <w:rsid w:val="00774219"/>
    <w:rsid w:val="00780081"/>
    <w:rsid w:val="007814CD"/>
    <w:rsid w:val="00782269"/>
    <w:rsid w:val="00783D8F"/>
    <w:rsid w:val="00784258"/>
    <w:rsid w:val="00786896"/>
    <w:rsid w:val="00786DEB"/>
    <w:rsid w:val="007871F8"/>
    <w:rsid w:val="00790D36"/>
    <w:rsid w:val="0079168B"/>
    <w:rsid w:val="00794401"/>
    <w:rsid w:val="007947B5"/>
    <w:rsid w:val="007A1877"/>
    <w:rsid w:val="007A213C"/>
    <w:rsid w:val="007A417A"/>
    <w:rsid w:val="007B4C06"/>
    <w:rsid w:val="007B5046"/>
    <w:rsid w:val="007B50CF"/>
    <w:rsid w:val="007B5EFA"/>
    <w:rsid w:val="007B686E"/>
    <w:rsid w:val="007B7EAE"/>
    <w:rsid w:val="007C42F0"/>
    <w:rsid w:val="007C45C3"/>
    <w:rsid w:val="007C46DF"/>
    <w:rsid w:val="007C6770"/>
    <w:rsid w:val="007C6EF1"/>
    <w:rsid w:val="007C773E"/>
    <w:rsid w:val="007C7E4A"/>
    <w:rsid w:val="007D04F2"/>
    <w:rsid w:val="007D0D2A"/>
    <w:rsid w:val="007D149A"/>
    <w:rsid w:val="007D1B76"/>
    <w:rsid w:val="007D1FD9"/>
    <w:rsid w:val="007D7DE1"/>
    <w:rsid w:val="007E4073"/>
    <w:rsid w:val="007E4756"/>
    <w:rsid w:val="007E5D40"/>
    <w:rsid w:val="007E5DFC"/>
    <w:rsid w:val="007F4599"/>
    <w:rsid w:val="007F467A"/>
    <w:rsid w:val="007F5B9E"/>
    <w:rsid w:val="0080471E"/>
    <w:rsid w:val="008057C4"/>
    <w:rsid w:val="00805A03"/>
    <w:rsid w:val="008114C8"/>
    <w:rsid w:val="008119AE"/>
    <w:rsid w:val="00813186"/>
    <w:rsid w:val="008174D1"/>
    <w:rsid w:val="0082107E"/>
    <w:rsid w:val="00821AFF"/>
    <w:rsid w:val="00823753"/>
    <w:rsid w:val="00823F53"/>
    <w:rsid w:val="00824930"/>
    <w:rsid w:val="00825531"/>
    <w:rsid w:val="0082667A"/>
    <w:rsid w:val="00826D5C"/>
    <w:rsid w:val="00827B5B"/>
    <w:rsid w:val="00830AE8"/>
    <w:rsid w:val="008325A0"/>
    <w:rsid w:val="00832F19"/>
    <w:rsid w:val="00833AEC"/>
    <w:rsid w:val="00834AB2"/>
    <w:rsid w:val="00835BCB"/>
    <w:rsid w:val="008368EF"/>
    <w:rsid w:val="00836D66"/>
    <w:rsid w:val="00837E27"/>
    <w:rsid w:val="00837E71"/>
    <w:rsid w:val="008417FA"/>
    <w:rsid w:val="00841C32"/>
    <w:rsid w:val="00842A90"/>
    <w:rsid w:val="00844060"/>
    <w:rsid w:val="00851802"/>
    <w:rsid w:val="00851987"/>
    <w:rsid w:val="00853208"/>
    <w:rsid w:val="00855EE1"/>
    <w:rsid w:val="00860531"/>
    <w:rsid w:val="00863876"/>
    <w:rsid w:val="008641B7"/>
    <w:rsid w:val="0086592A"/>
    <w:rsid w:val="00866359"/>
    <w:rsid w:val="008663DB"/>
    <w:rsid w:val="00866EC2"/>
    <w:rsid w:val="00870114"/>
    <w:rsid w:val="008716A8"/>
    <w:rsid w:val="0087493E"/>
    <w:rsid w:val="00874FA5"/>
    <w:rsid w:val="00876DA5"/>
    <w:rsid w:val="00877098"/>
    <w:rsid w:val="00881A95"/>
    <w:rsid w:val="0088365F"/>
    <w:rsid w:val="00885172"/>
    <w:rsid w:val="008854B8"/>
    <w:rsid w:val="008875DE"/>
    <w:rsid w:val="00892877"/>
    <w:rsid w:val="00894E59"/>
    <w:rsid w:val="008A12B7"/>
    <w:rsid w:val="008A283D"/>
    <w:rsid w:val="008A7FC9"/>
    <w:rsid w:val="008B00FC"/>
    <w:rsid w:val="008B74F7"/>
    <w:rsid w:val="008B77A1"/>
    <w:rsid w:val="008C07C9"/>
    <w:rsid w:val="008C17B3"/>
    <w:rsid w:val="008C6A80"/>
    <w:rsid w:val="008C7B35"/>
    <w:rsid w:val="008D08C8"/>
    <w:rsid w:val="008D29F4"/>
    <w:rsid w:val="008D3194"/>
    <w:rsid w:val="008D35F5"/>
    <w:rsid w:val="008D3FEB"/>
    <w:rsid w:val="008D5985"/>
    <w:rsid w:val="008E087D"/>
    <w:rsid w:val="008E3126"/>
    <w:rsid w:val="008E3EE6"/>
    <w:rsid w:val="008E4F1C"/>
    <w:rsid w:val="008E6957"/>
    <w:rsid w:val="008F1BF8"/>
    <w:rsid w:val="008F27D1"/>
    <w:rsid w:val="008F3755"/>
    <w:rsid w:val="008F5FAB"/>
    <w:rsid w:val="008F6A49"/>
    <w:rsid w:val="00900CD8"/>
    <w:rsid w:val="00901375"/>
    <w:rsid w:val="00901A15"/>
    <w:rsid w:val="009034D9"/>
    <w:rsid w:val="00903843"/>
    <w:rsid w:val="009040A0"/>
    <w:rsid w:val="00907B50"/>
    <w:rsid w:val="00911415"/>
    <w:rsid w:val="00912C81"/>
    <w:rsid w:val="00922D8F"/>
    <w:rsid w:val="009236FE"/>
    <w:rsid w:val="009255E9"/>
    <w:rsid w:val="009260BD"/>
    <w:rsid w:val="009260F6"/>
    <w:rsid w:val="009263A1"/>
    <w:rsid w:val="00931457"/>
    <w:rsid w:val="00932B42"/>
    <w:rsid w:val="00933AA8"/>
    <w:rsid w:val="00934A80"/>
    <w:rsid w:val="00944001"/>
    <w:rsid w:val="00945832"/>
    <w:rsid w:val="009518F7"/>
    <w:rsid w:val="00952DFE"/>
    <w:rsid w:val="00954FC7"/>
    <w:rsid w:val="0095606B"/>
    <w:rsid w:val="00956271"/>
    <w:rsid w:val="00961148"/>
    <w:rsid w:val="00962799"/>
    <w:rsid w:val="00962D36"/>
    <w:rsid w:val="009649D7"/>
    <w:rsid w:val="00964A83"/>
    <w:rsid w:val="0096592E"/>
    <w:rsid w:val="00966AC3"/>
    <w:rsid w:val="00967702"/>
    <w:rsid w:val="00971EA5"/>
    <w:rsid w:val="00973B61"/>
    <w:rsid w:val="00975488"/>
    <w:rsid w:val="009761A8"/>
    <w:rsid w:val="00980A83"/>
    <w:rsid w:val="00981C54"/>
    <w:rsid w:val="0098496B"/>
    <w:rsid w:val="00986547"/>
    <w:rsid w:val="00990E10"/>
    <w:rsid w:val="00991856"/>
    <w:rsid w:val="00991885"/>
    <w:rsid w:val="00993180"/>
    <w:rsid w:val="009940EC"/>
    <w:rsid w:val="00994CA9"/>
    <w:rsid w:val="009A0833"/>
    <w:rsid w:val="009A1777"/>
    <w:rsid w:val="009A2207"/>
    <w:rsid w:val="009A229D"/>
    <w:rsid w:val="009A37E7"/>
    <w:rsid w:val="009A3DF6"/>
    <w:rsid w:val="009A68F8"/>
    <w:rsid w:val="009A7B47"/>
    <w:rsid w:val="009A7FA9"/>
    <w:rsid w:val="009B3AAA"/>
    <w:rsid w:val="009B4731"/>
    <w:rsid w:val="009B5EAE"/>
    <w:rsid w:val="009B73B5"/>
    <w:rsid w:val="009C06D6"/>
    <w:rsid w:val="009C381A"/>
    <w:rsid w:val="009C40A7"/>
    <w:rsid w:val="009C7528"/>
    <w:rsid w:val="009D33F4"/>
    <w:rsid w:val="009D75FA"/>
    <w:rsid w:val="009E0AAA"/>
    <w:rsid w:val="009E2CC8"/>
    <w:rsid w:val="009E3A09"/>
    <w:rsid w:val="009E6D0A"/>
    <w:rsid w:val="009F0D52"/>
    <w:rsid w:val="009F180F"/>
    <w:rsid w:val="009F239F"/>
    <w:rsid w:val="009F2638"/>
    <w:rsid w:val="009F33BC"/>
    <w:rsid w:val="009F36FD"/>
    <w:rsid w:val="009F37C1"/>
    <w:rsid w:val="009F4D98"/>
    <w:rsid w:val="00A00288"/>
    <w:rsid w:val="00A01781"/>
    <w:rsid w:val="00A033F4"/>
    <w:rsid w:val="00A039E1"/>
    <w:rsid w:val="00A050A2"/>
    <w:rsid w:val="00A05BB2"/>
    <w:rsid w:val="00A06A47"/>
    <w:rsid w:val="00A07986"/>
    <w:rsid w:val="00A12F84"/>
    <w:rsid w:val="00A20023"/>
    <w:rsid w:val="00A2299E"/>
    <w:rsid w:val="00A23002"/>
    <w:rsid w:val="00A26ADD"/>
    <w:rsid w:val="00A32847"/>
    <w:rsid w:val="00A332D9"/>
    <w:rsid w:val="00A36541"/>
    <w:rsid w:val="00A40349"/>
    <w:rsid w:val="00A41AF2"/>
    <w:rsid w:val="00A46970"/>
    <w:rsid w:val="00A46FDC"/>
    <w:rsid w:val="00A50F12"/>
    <w:rsid w:val="00A52C35"/>
    <w:rsid w:val="00A53E17"/>
    <w:rsid w:val="00A546D2"/>
    <w:rsid w:val="00A550BE"/>
    <w:rsid w:val="00A6130A"/>
    <w:rsid w:val="00A61FD9"/>
    <w:rsid w:val="00A62395"/>
    <w:rsid w:val="00A62911"/>
    <w:rsid w:val="00A6384C"/>
    <w:rsid w:val="00A705A0"/>
    <w:rsid w:val="00A710CD"/>
    <w:rsid w:val="00A73EDC"/>
    <w:rsid w:val="00A741E7"/>
    <w:rsid w:val="00A7558D"/>
    <w:rsid w:val="00A810B6"/>
    <w:rsid w:val="00A82182"/>
    <w:rsid w:val="00A82199"/>
    <w:rsid w:val="00A834D0"/>
    <w:rsid w:val="00A84C45"/>
    <w:rsid w:val="00A85751"/>
    <w:rsid w:val="00A866C7"/>
    <w:rsid w:val="00A879E9"/>
    <w:rsid w:val="00A87D83"/>
    <w:rsid w:val="00A90270"/>
    <w:rsid w:val="00A910A9"/>
    <w:rsid w:val="00A93278"/>
    <w:rsid w:val="00A94564"/>
    <w:rsid w:val="00A963BD"/>
    <w:rsid w:val="00A97D96"/>
    <w:rsid w:val="00AA1051"/>
    <w:rsid w:val="00AA1E04"/>
    <w:rsid w:val="00AA24D7"/>
    <w:rsid w:val="00AA61EB"/>
    <w:rsid w:val="00AB0AB0"/>
    <w:rsid w:val="00AB20E8"/>
    <w:rsid w:val="00AB25F5"/>
    <w:rsid w:val="00AB57C3"/>
    <w:rsid w:val="00AB58A8"/>
    <w:rsid w:val="00AC16C0"/>
    <w:rsid w:val="00AC1FB2"/>
    <w:rsid w:val="00AC2956"/>
    <w:rsid w:val="00AC3761"/>
    <w:rsid w:val="00AC52F4"/>
    <w:rsid w:val="00AC70A4"/>
    <w:rsid w:val="00AC72E5"/>
    <w:rsid w:val="00AD00D3"/>
    <w:rsid w:val="00AD05F2"/>
    <w:rsid w:val="00AD3331"/>
    <w:rsid w:val="00AD3C89"/>
    <w:rsid w:val="00AD7310"/>
    <w:rsid w:val="00AE0453"/>
    <w:rsid w:val="00AE1032"/>
    <w:rsid w:val="00AE5592"/>
    <w:rsid w:val="00AE5E92"/>
    <w:rsid w:val="00AE7A4B"/>
    <w:rsid w:val="00AF18D5"/>
    <w:rsid w:val="00AF433C"/>
    <w:rsid w:val="00AF70D2"/>
    <w:rsid w:val="00B0153D"/>
    <w:rsid w:val="00B055B4"/>
    <w:rsid w:val="00B17FBE"/>
    <w:rsid w:val="00B22295"/>
    <w:rsid w:val="00B25468"/>
    <w:rsid w:val="00B259A5"/>
    <w:rsid w:val="00B26570"/>
    <w:rsid w:val="00B278B3"/>
    <w:rsid w:val="00B35934"/>
    <w:rsid w:val="00B42216"/>
    <w:rsid w:val="00B47F33"/>
    <w:rsid w:val="00B510F7"/>
    <w:rsid w:val="00B55700"/>
    <w:rsid w:val="00B55A6B"/>
    <w:rsid w:val="00B5769E"/>
    <w:rsid w:val="00B613BB"/>
    <w:rsid w:val="00B617A6"/>
    <w:rsid w:val="00B63ABA"/>
    <w:rsid w:val="00B642E0"/>
    <w:rsid w:val="00B6507B"/>
    <w:rsid w:val="00B65994"/>
    <w:rsid w:val="00B66BBF"/>
    <w:rsid w:val="00B671D7"/>
    <w:rsid w:val="00B70268"/>
    <w:rsid w:val="00B73ECD"/>
    <w:rsid w:val="00B74EFF"/>
    <w:rsid w:val="00B7618E"/>
    <w:rsid w:val="00B8060D"/>
    <w:rsid w:val="00B8324D"/>
    <w:rsid w:val="00B84DCC"/>
    <w:rsid w:val="00B850FD"/>
    <w:rsid w:val="00B9537B"/>
    <w:rsid w:val="00B95BDB"/>
    <w:rsid w:val="00B966F0"/>
    <w:rsid w:val="00B968E1"/>
    <w:rsid w:val="00B96EED"/>
    <w:rsid w:val="00BA0EAC"/>
    <w:rsid w:val="00BA4491"/>
    <w:rsid w:val="00BB11F5"/>
    <w:rsid w:val="00BB156A"/>
    <w:rsid w:val="00BB1BE7"/>
    <w:rsid w:val="00BB2C6F"/>
    <w:rsid w:val="00BB3BE7"/>
    <w:rsid w:val="00BB3F15"/>
    <w:rsid w:val="00BB77EC"/>
    <w:rsid w:val="00BC39F6"/>
    <w:rsid w:val="00BD4F37"/>
    <w:rsid w:val="00BE00D0"/>
    <w:rsid w:val="00BE7201"/>
    <w:rsid w:val="00BF1E30"/>
    <w:rsid w:val="00BF29F4"/>
    <w:rsid w:val="00BF38E1"/>
    <w:rsid w:val="00BF5605"/>
    <w:rsid w:val="00BF71E6"/>
    <w:rsid w:val="00C00DF4"/>
    <w:rsid w:val="00C01DA9"/>
    <w:rsid w:val="00C05FC2"/>
    <w:rsid w:val="00C0639A"/>
    <w:rsid w:val="00C1016E"/>
    <w:rsid w:val="00C14BD0"/>
    <w:rsid w:val="00C208A9"/>
    <w:rsid w:val="00C21295"/>
    <w:rsid w:val="00C21BE5"/>
    <w:rsid w:val="00C22942"/>
    <w:rsid w:val="00C23076"/>
    <w:rsid w:val="00C2355D"/>
    <w:rsid w:val="00C25480"/>
    <w:rsid w:val="00C26191"/>
    <w:rsid w:val="00C26232"/>
    <w:rsid w:val="00C279C2"/>
    <w:rsid w:val="00C27DB2"/>
    <w:rsid w:val="00C30C9B"/>
    <w:rsid w:val="00C316A0"/>
    <w:rsid w:val="00C32092"/>
    <w:rsid w:val="00C329D8"/>
    <w:rsid w:val="00C333DB"/>
    <w:rsid w:val="00C34557"/>
    <w:rsid w:val="00C349EF"/>
    <w:rsid w:val="00C35426"/>
    <w:rsid w:val="00C35ED7"/>
    <w:rsid w:val="00C40B14"/>
    <w:rsid w:val="00C4420E"/>
    <w:rsid w:val="00C446D6"/>
    <w:rsid w:val="00C4547D"/>
    <w:rsid w:val="00C4596B"/>
    <w:rsid w:val="00C461EA"/>
    <w:rsid w:val="00C4734B"/>
    <w:rsid w:val="00C478D1"/>
    <w:rsid w:val="00C47FBA"/>
    <w:rsid w:val="00C510F7"/>
    <w:rsid w:val="00C51D21"/>
    <w:rsid w:val="00C52A81"/>
    <w:rsid w:val="00C53C67"/>
    <w:rsid w:val="00C54609"/>
    <w:rsid w:val="00C56784"/>
    <w:rsid w:val="00C569DC"/>
    <w:rsid w:val="00C5737C"/>
    <w:rsid w:val="00C57A37"/>
    <w:rsid w:val="00C60152"/>
    <w:rsid w:val="00C604D1"/>
    <w:rsid w:val="00C60BDD"/>
    <w:rsid w:val="00C6195A"/>
    <w:rsid w:val="00C62C48"/>
    <w:rsid w:val="00C63900"/>
    <w:rsid w:val="00C63CC2"/>
    <w:rsid w:val="00C65676"/>
    <w:rsid w:val="00C70F91"/>
    <w:rsid w:val="00C71DB4"/>
    <w:rsid w:val="00C72507"/>
    <w:rsid w:val="00C72984"/>
    <w:rsid w:val="00C7577A"/>
    <w:rsid w:val="00C759EF"/>
    <w:rsid w:val="00C75DD1"/>
    <w:rsid w:val="00C81365"/>
    <w:rsid w:val="00C83D76"/>
    <w:rsid w:val="00C83DC1"/>
    <w:rsid w:val="00C905BF"/>
    <w:rsid w:val="00C92D5F"/>
    <w:rsid w:val="00C93A5E"/>
    <w:rsid w:val="00C94BD6"/>
    <w:rsid w:val="00C971D3"/>
    <w:rsid w:val="00C97AE2"/>
    <w:rsid w:val="00CA000E"/>
    <w:rsid w:val="00CA295E"/>
    <w:rsid w:val="00CA6697"/>
    <w:rsid w:val="00CA6AC1"/>
    <w:rsid w:val="00CA7360"/>
    <w:rsid w:val="00CB0C3D"/>
    <w:rsid w:val="00CB10A9"/>
    <w:rsid w:val="00CB232D"/>
    <w:rsid w:val="00CB31EF"/>
    <w:rsid w:val="00CB4374"/>
    <w:rsid w:val="00CB5E9E"/>
    <w:rsid w:val="00CB7706"/>
    <w:rsid w:val="00CC02BD"/>
    <w:rsid w:val="00CD06F3"/>
    <w:rsid w:val="00CD21AB"/>
    <w:rsid w:val="00CD2DDB"/>
    <w:rsid w:val="00CD2FA2"/>
    <w:rsid w:val="00CD79C4"/>
    <w:rsid w:val="00CE1F03"/>
    <w:rsid w:val="00CE376F"/>
    <w:rsid w:val="00CE3A31"/>
    <w:rsid w:val="00CE3C37"/>
    <w:rsid w:val="00CE50C0"/>
    <w:rsid w:val="00CE577C"/>
    <w:rsid w:val="00CE5DB1"/>
    <w:rsid w:val="00CE6B0F"/>
    <w:rsid w:val="00CE702D"/>
    <w:rsid w:val="00CF2D61"/>
    <w:rsid w:val="00CF36FA"/>
    <w:rsid w:val="00CF392D"/>
    <w:rsid w:val="00CF7F26"/>
    <w:rsid w:val="00D01367"/>
    <w:rsid w:val="00D023E9"/>
    <w:rsid w:val="00D02F47"/>
    <w:rsid w:val="00D0322F"/>
    <w:rsid w:val="00D0349E"/>
    <w:rsid w:val="00D04594"/>
    <w:rsid w:val="00D048A9"/>
    <w:rsid w:val="00D06D24"/>
    <w:rsid w:val="00D071BC"/>
    <w:rsid w:val="00D1139C"/>
    <w:rsid w:val="00D114E7"/>
    <w:rsid w:val="00D132C1"/>
    <w:rsid w:val="00D13AF5"/>
    <w:rsid w:val="00D165EB"/>
    <w:rsid w:val="00D21640"/>
    <w:rsid w:val="00D21AD9"/>
    <w:rsid w:val="00D23C40"/>
    <w:rsid w:val="00D24BE5"/>
    <w:rsid w:val="00D25CC9"/>
    <w:rsid w:val="00D30DD3"/>
    <w:rsid w:val="00D311B0"/>
    <w:rsid w:val="00D31287"/>
    <w:rsid w:val="00D322AE"/>
    <w:rsid w:val="00D337B0"/>
    <w:rsid w:val="00D34732"/>
    <w:rsid w:val="00D34EFC"/>
    <w:rsid w:val="00D35486"/>
    <w:rsid w:val="00D37B1A"/>
    <w:rsid w:val="00D42425"/>
    <w:rsid w:val="00D446BA"/>
    <w:rsid w:val="00D47063"/>
    <w:rsid w:val="00D47D57"/>
    <w:rsid w:val="00D53BF2"/>
    <w:rsid w:val="00D54192"/>
    <w:rsid w:val="00D551B5"/>
    <w:rsid w:val="00D560A1"/>
    <w:rsid w:val="00D5642D"/>
    <w:rsid w:val="00D56889"/>
    <w:rsid w:val="00D57DCF"/>
    <w:rsid w:val="00D6004C"/>
    <w:rsid w:val="00D6025C"/>
    <w:rsid w:val="00D60A0C"/>
    <w:rsid w:val="00D60DDB"/>
    <w:rsid w:val="00D629CB"/>
    <w:rsid w:val="00D62D23"/>
    <w:rsid w:val="00D6367B"/>
    <w:rsid w:val="00D67663"/>
    <w:rsid w:val="00D77325"/>
    <w:rsid w:val="00D824B8"/>
    <w:rsid w:val="00D83026"/>
    <w:rsid w:val="00D90565"/>
    <w:rsid w:val="00D91F75"/>
    <w:rsid w:val="00D936CF"/>
    <w:rsid w:val="00D93C67"/>
    <w:rsid w:val="00D945C4"/>
    <w:rsid w:val="00D967C1"/>
    <w:rsid w:val="00DA4997"/>
    <w:rsid w:val="00DA7E48"/>
    <w:rsid w:val="00DB05AC"/>
    <w:rsid w:val="00DB075B"/>
    <w:rsid w:val="00DB1282"/>
    <w:rsid w:val="00DB42F1"/>
    <w:rsid w:val="00DB4C27"/>
    <w:rsid w:val="00DB5A07"/>
    <w:rsid w:val="00DB7B79"/>
    <w:rsid w:val="00DC0D06"/>
    <w:rsid w:val="00DC1EA8"/>
    <w:rsid w:val="00DC5BD7"/>
    <w:rsid w:val="00DD3109"/>
    <w:rsid w:val="00DF0958"/>
    <w:rsid w:val="00DF1D93"/>
    <w:rsid w:val="00DF1DED"/>
    <w:rsid w:val="00DF6E1F"/>
    <w:rsid w:val="00E0024C"/>
    <w:rsid w:val="00E0032A"/>
    <w:rsid w:val="00E00704"/>
    <w:rsid w:val="00E00747"/>
    <w:rsid w:val="00E025A9"/>
    <w:rsid w:val="00E02F86"/>
    <w:rsid w:val="00E03E9E"/>
    <w:rsid w:val="00E05CD1"/>
    <w:rsid w:val="00E06321"/>
    <w:rsid w:val="00E13355"/>
    <w:rsid w:val="00E13B7B"/>
    <w:rsid w:val="00E16347"/>
    <w:rsid w:val="00E17FCE"/>
    <w:rsid w:val="00E2003A"/>
    <w:rsid w:val="00E2019A"/>
    <w:rsid w:val="00E222A0"/>
    <w:rsid w:val="00E2240D"/>
    <w:rsid w:val="00E245CF"/>
    <w:rsid w:val="00E24C13"/>
    <w:rsid w:val="00E2628A"/>
    <w:rsid w:val="00E26DC7"/>
    <w:rsid w:val="00E31A14"/>
    <w:rsid w:val="00E320C7"/>
    <w:rsid w:val="00E32114"/>
    <w:rsid w:val="00E3493A"/>
    <w:rsid w:val="00E35A4B"/>
    <w:rsid w:val="00E367A9"/>
    <w:rsid w:val="00E379BE"/>
    <w:rsid w:val="00E40212"/>
    <w:rsid w:val="00E40898"/>
    <w:rsid w:val="00E40ABD"/>
    <w:rsid w:val="00E41B27"/>
    <w:rsid w:val="00E4713F"/>
    <w:rsid w:val="00E5169E"/>
    <w:rsid w:val="00E53F23"/>
    <w:rsid w:val="00E60652"/>
    <w:rsid w:val="00E607A5"/>
    <w:rsid w:val="00E6122C"/>
    <w:rsid w:val="00E612B4"/>
    <w:rsid w:val="00E62F7F"/>
    <w:rsid w:val="00E63181"/>
    <w:rsid w:val="00E652F8"/>
    <w:rsid w:val="00E67535"/>
    <w:rsid w:val="00E7499D"/>
    <w:rsid w:val="00E75240"/>
    <w:rsid w:val="00E802B2"/>
    <w:rsid w:val="00E8040D"/>
    <w:rsid w:val="00E83D23"/>
    <w:rsid w:val="00E854B1"/>
    <w:rsid w:val="00E85B99"/>
    <w:rsid w:val="00E863D5"/>
    <w:rsid w:val="00E87054"/>
    <w:rsid w:val="00E93E53"/>
    <w:rsid w:val="00EA0D40"/>
    <w:rsid w:val="00EA12E4"/>
    <w:rsid w:val="00EA1C2A"/>
    <w:rsid w:val="00EA3763"/>
    <w:rsid w:val="00EA483C"/>
    <w:rsid w:val="00EA4848"/>
    <w:rsid w:val="00EA48CD"/>
    <w:rsid w:val="00EA53FC"/>
    <w:rsid w:val="00EA5FDB"/>
    <w:rsid w:val="00EB2052"/>
    <w:rsid w:val="00EB6010"/>
    <w:rsid w:val="00EC0EBF"/>
    <w:rsid w:val="00EC178A"/>
    <w:rsid w:val="00EC29B0"/>
    <w:rsid w:val="00EC37A7"/>
    <w:rsid w:val="00EC645C"/>
    <w:rsid w:val="00ED17A7"/>
    <w:rsid w:val="00ED2B6F"/>
    <w:rsid w:val="00ED3B17"/>
    <w:rsid w:val="00ED78A3"/>
    <w:rsid w:val="00EE24AC"/>
    <w:rsid w:val="00EF02CC"/>
    <w:rsid w:val="00EF26BB"/>
    <w:rsid w:val="00EF2DDE"/>
    <w:rsid w:val="00EF3532"/>
    <w:rsid w:val="00EF66AC"/>
    <w:rsid w:val="00EF69DA"/>
    <w:rsid w:val="00F012AE"/>
    <w:rsid w:val="00F01364"/>
    <w:rsid w:val="00F01C6D"/>
    <w:rsid w:val="00F01C9A"/>
    <w:rsid w:val="00F0301D"/>
    <w:rsid w:val="00F0445B"/>
    <w:rsid w:val="00F05422"/>
    <w:rsid w:val="00F074E0"/>
    <w:rsid w:val="00F134DC"/>
    <w:rsid w:val="00F16495"/>
    <w:rsid w:val="00F1664F"/>
    <w:rsid w:val="00F16CCE"/>
    <w:rsid w:val="00F20298"/>
    <w:rsid w:val="00F20807"/>
    <w:rsid w:val="00F22F72"/>
    <w:rsid w:val="00F239B8"/>
    <w:rsid w:val="00F23B63"/>
    <w:rsid w:val="00F243C9"/>
    <w:rsid w:val="00F24475"/>
    <w:rsid w:val="00F24954"/>
    <w:rsid w:val="00F26B43"/>
    <w:rsid w:val="00F30099"/>
    <w:rsid w:val="00F30CA0"/>
    <w:rsid w:val="00F31600"/>
    <w:rsid w:val="00F320A3"/>
    <w:rsid w:val="00F32A42"/>
    <w:rsid w:val="00F370AB"/>
    <w:rsid w:val="00F4305E"/>
    <w:rsid w:val="00F43AAA"/>
    <w:rsid w:val="00F464C5"/>
    <w:rsid w:val="00F5119F"/>
    <w:rsid w:val="00F543D3"/>
    <w:rsid w:val="00F551CC"/>
    <w:rsid w:val="00F56B8C"/>
    <w:rsid w:val="00F629C7"/>
    <w:rsid w:val="00F63089"/>
    <w:rsid w:val="00F6699A"/>
    <w:rsid w:val="00F66F46"/>
    <w:rsid w:val="00F70A91"/>
    <w:rsid w:val="00F70EA6"/>
    <w:rsid w:val="00F719C7"/>
    <w:rsid w:val="00F72F9B"/>
    <w:rsid w:val="00F7313F"/>
    <w:rsid w:val="00F7423E"/>
    <w:rsid w:val="00F8078E"/>
    <w:rsid w:val="00F810E6"/>
    <w:rsid w:val="00F82362"/>
    <w:rsid w:val="00F82DA5"/>
    <w:rsid w:val="00F83A33"/>
    <w:rsid w:val="00F8443B"/>
    <w:rsid w:val="00F847FF"/>
    <w:rsid w:val="00F85092"/>
    <w:rsid w:val="00F86DE1"/>
    <w:rsid w:val="00F93B53"/>
    <w:rsid w:val="00F944D6"/>
    <w:rsid w:val="00F974CC"/>
    <w:rsid w:val="00FA0DC4"/>
    <w:rsid w:val="00FA4F7C"/>
    <w:rsid w:val="00FA6871"/>
    <w:rsid w:val="00FB151C"/>
    <w:rsid w:val="00FB5997"/>
    <w:rsid w:val="00FB6066"/>
    <w:rsid w:val="00FB633A"/>
    <w:rsid w:val="00FC0455"/>
    <w:rsid w:val="00FC1506"/>
    <w:rsid w:val="00FC30F0"/>
    <w:rsid w:val="00FC317F"/>
    <w:rsid w:val="00FC4F0D"/>
    <w:rsid w:val="00FD67FA"/>
    <w:rsid w:val="00FD7343"/>
    <w:rsid w:val="00FE07CC"/>
    <w:rsid w:val="00FE2B32"/>
    <w:rsid w:val="00FE2D4B"/>
    <w:rsid w:val="00FE3D94"/>
    <w:rsid w:val="00FE41C5"/>
    <w:rsid w:val="00FF0F72"/>
    <w:rsid w:val="00FF2C74"/>
    <w:rsid w:val="00FF4C48"/>
    <w:rsid w:val="00FF50E3"/>
    <w:rsid w:val="00FF5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6B167D"/>
  <w15:chartTrackingRefBased/>
  <w15:docId w15:val="{60C540BA-3843-4983-A099-C79191A02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59A5"/>
    <w:pPr>
      <w:spacing w:before="240"/>
    </w:pPr>
    <w:rPr>
      <w:rFonts w:ascii="Arial" w:hAnsi="Arial"/>
    </w:rPr>
  </w:style>
  <w:style w:type="paragraph" w:styleId="Heading1">
    <w:name w:val="heading 1"/>
    <w:basedOn w:val="Normal"/>
    <w:next w:val="Normal"/>
    <w:link w:val="Heading1Char"/>
    <w:autoRedefine/>
    <w:qFormat/>
    <w:rsid w:val="00B259A5"/>
    <w:pPr>
      <w:keepNext/>
      <w:spacing w:after="60"/>
      <w:outlineLvl w:val="0"/>
    </w:pPr>
    <w:rPr>
      <w:b/>
      <w:bCs/>
      <w:kern w:val="32"/>
    </w:rPr>
  </w:style>
  <w:style w:type="paragraph" w:styleId="Heading2">
    <w:name w:val="heading 2"/>
    <w:basedOn w:val="Normal"/>
    <w:next w:val="Normal"/>
    <w:link w:val="Heading2Char"/>
    <w:qFormat/>
    <w:rsid w:val="00B259A5"/>
    <w:pPr>
      <w:keepNext/>
      <w:spacing w:after="60"/>
      <w:outlineLvl w:val="1"/>
    </w:pPr>
    <w:rPr>
      <w:b/>
      <w:bCs/>
      <w:iCs/>
      <w:szCs w:val="28"/>
    </w:rPr>
  </w:style>
  <w:style w:type="paragraph" w:styleId="Heading3">
    <w:name w:val="heading 3"/>
    <w:basedOn w:val="Normal"/>
    <w:next w:val="Normal"/>
    <w:link w:val="Heading3Char"/>
    <w:autoRedefine/>
    <w:qFormat/>
    <w:rsid w:val="00B259A5"/>
    <w:pPr>
      <w:keepNext/>
      <w:spacing w:after="60"/>
      <w:outlineLvl w:val="2"/>
    </w:pPr>
    <w:rPr>
      <w:b/>
      <w:bCs/>
    </w:rPr>
  </w:style>
  <w:style w:type="paragraph" w:styleId="Heading4">
    <w:name w:val="heading 4"/>
    <w:basedOn w:val="Normal"/>
    <w:link w:val="Heading4Char"/>
    <w:uiPriority w:val="9"/>
    <w:rsid w:val="006C62D1"/>
    <w:pPr>
      <w:spacing w:before="100" w:beforeAutospacing="1" w:after="100" w:afterAutospacing="1"/>
      <w:outlineLvl w:val="3"/>
    </w:pPr>
    <w:rPr>
      <w:b/>
      <w:bCs/>
      <w:color w:val="00000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C62D1"/>
    <w:rPr>
      <w:rFonts w:ascii="Arial" w:hAnsi="Arial"/>
      <w:b/>
      <w:bCs/>
      <w:kern w:val="32"/>
    </w:rPr>
  </w:style>
  <w:style w:type="character" w:customStyle="1" w:styleId="Heading2Char">
    <w:name w:val="Heading 2 Char"/>
    <w:link w:val="Heading2"/>
    <w:rsid w:val="006C62D1"/>
    <w:rPr>
      <w:rFonts w:ascii="Arial" w:hAnsi="Arial"/>
      <w:b/>
      <w:bCs/>
      <w:iCs/>
      <w:szCs w:val="28"/>
    </w:rPr>
  </w:style>
  <w:style w:type="character" w:customStyle="1" w:styleId="Heading3Char">
    <w:name w:val="Heading 3 Char"/>
    <w:link w:val="Heading3"/>
    <w:rsid w:val="006C62D1"/>
    <w:rPr>
      <w:rFonts w:ascii="Arial" w:hAnsi="Arial"/>
      <w:b/>
      <w:bCs/>
    </w:rPr>
  </w:style>
  <w:style w:type="character" w:customStyle="1" w:styleId="Heading4Char">
    <w:name w:val="Heading 4 Char"/>
    <w:link w:val="Heading4"/>
    <w:uiPriority w:val="9"/>
    <w:rsid w:val="006C62D1"/>
    <w:rPr>
      <w:rFonts w:ascii="Arial" w:hAnsi="Arial"/>
      <w:b/>
      <w:bCs/>
      <w:color w:val="000000"/>
      <w:sz w:val="16"/>
      <w:szCs w:val="16"/>
    </w:rPr>
  </w:style>
  <w:style w:type="character" w:styleId="Hyperlink">
    <w:name w:val="Hyperlink"/>
    <w:rsid w:val="00D6367B"/>
    <w:rPr>
      <w:color w:val="467886"/>
      <w:u w:val="single"/>
    </w:rPr>
  </w:style>
  <w:style w:type="paragraph" w:customStyle="1" w:styleId="par1">
    <w:name w:val="par1"/>
    <w:basedOn w:val="Normal"/>
    <w:link w:val="par1Char"/>
    <w:rsid w:val="00B259A5"/>
    <w:pPr>
      <w:tabs>
        <w:tab w:val="left" w:pos="720"/>
        <w:tab w:val="left" w:pos="1440"/>
        <w:tab w:val="left" w:pos="2160"/>
      </w:tabs>
      <w:ind w:left="720" w:hanging="720"/>
    </w:pPr>
    <w:rPr>
      <w:szCs w:val="24"/>
    </w:rPr>
  </w:style>
  <w:style w:type="character" w:customStyle="1" w:styleId="par1Char">
    <w:name w:val="par1 Char"/>
    <w:link w:val="par1"/>
    <w:locked/>
    <w:rsid w:val="006C62D1"/>
    <w:rPr>
      <w:rFonts w:ascii="Arial" w:hAnsi="Arial"/>
      <w:szCs w:val="24"/>
    </w:rPr>
  </w:style>
  <w:style w:type="paragraph" w:customStyle="1" w:styleId="cp">
    <w:name w:val="cp"/>
    <w:basedOn w:val="Normal"/>
    <w:rsid w:val="00B259A5"/>
    <w:pPr>
      <w:jc w:val="center"/>
    </w:pPr>
  </w:style>
  <w:style w:type="paragraph" w:customStyle="1" w:styleId="par2">
    <w:name w:val="par2"/>
    <w:basedOn w:val="par1"/>
    <w:link w:val="par2Char"/>
    <w:rsid w:val="00B259A5"/>
    <w:pPr>
      <w:ind w:left="1440"/>
    </w:pPr>
  </w:style>
  <w:style w:type="character" w:customStyle="1" w:styleId="par2Char">
    <w:name w:val="par2 Char"/>
    <w:link w:val="par2"/>
    <w:rsid w:val="006C62D1"/>
    <w:rPr>
      <w:rFonts w:ascii="Arial" w:hAnsi="Arial"/>
      <w:szCs w:val="24"/>
    </w:rPr>
  </w:style>
  <w:style w:type="paragraph" w:customStyle="1" w:styleId="upar2">
    <w:name w:val="upar2"/>
    <w:basedOn w:val="upar1"/>
    <w:rsid w:val="00B259A5"/>
    <w:pPr>
      <w:ind w:left="720"/>
    </w:pPr>
    <w:rPr>
      <w:szCs w:val="24"/>
    </w:rPr>
  </w:style>
  <w:style w:type="paragraph" w:customStyle="1" w:styleId="upar1">
    <w:name w:val="upar1"/>
    <w:basedOn w:val="Normal"/>
    <w:rsid w:val="00B259A5"/>
    <w:pPr>
      <w:tabs>
        <w:tab w:val="left" w:pos="720"/>
        <w:tab w:val="left" w:pos="1440"/>
      </w:tabs>
    </w:pPr>
    <w:rPr>
      <w:rFonts w:cs="Arial"/>
    </w:rPr>
  </w:style>
  <w:style w:type="paragraph" w:customStyle="1" w:styleId="upar3">
    <w:name w:val="upar3"/>
    <w:basedOn w:val="upar1"/>
    <w:rsid w:val="00B259A5"/>
    <w:pPr>
      <w:ind w:left="1440"/>
    </w:pPr>
  </w:style>
  <w:style w:type="paragraph" w:customStyle="1" w:styleId="upar4">
    <w:name w:val="upar4"/>
    <w:basedOn w:val="upar1"/>
    <w:rsid w:val="00B259A5"/>
    <w:pPr>
      <w:ind w:left="2160"/>
    </w:pPr>
  </w:style>
  <w:style w:type="paragraph" w:customStyle="1" w:styleId="par3">
    <w:name w:val="par3"/>
    <w:basedOn w:val="par1"/>
    <w:rsid w:val="00B259A5"/>
    <w:pPr>
      <w:ind w:left="2160"/>
    </w:pPr>
  </w:style>
  <w:style w:type="paragraph" w:customStyle="1" w:styleId="par4">
    <w:name w:val="par4"/>
    <w:basedOn w:val="par1"/>
    <w:rsid w:val="00B259A5"/>
    <w:pPr>
      <w:ind w:left="2880"/>
    </w:pPr>
  </w:style>
  <w:style w:type="paragraph" w:customStyle="1" w:styleId="par5">
    <w:name w:val="par5"/>
    <w:basedOn w:val="par1"/>
    <w:rsid w:val="00B259A5"/>
    <w:pPr>
      <w:ind w:left="3600"/>
    </w:pPr>
  </w:style>
  <w:style w:type="paragraph" w:customStyle="1" w:styleId="upar5">
    <w:name w:val="upar5"/>
    <w:basedOn w:val="upar1"/>
    <w:rsid w:val="00B259A5"/>
    <w:pPr>
      <w:ind w:left="2880"/>
    </w:pPr>
  </w:style>
  <w:style w:type="paragraph" w:customStyle="1" w:styleId="par6">
    <w:name w:val="par6"/>
    <w:basedOn w:val="par1"/>
    <w:rsid w:val="00B259A5"/>
    <w:pPr>
      <w:ind w:left="4320"/>
    </w:pPr>
  </w:style>
  <w:style w:type="paragraph" w:customStyle="1" w:styleId="upar6">
    <w:name w:val="upar6"/>
    <w:basedOn w:val="upar1"/>
    <w:rsid w:val="00B259A5"/>
    <w:pPr>
      <w:ind w:left="3600"/>
    </w:pPr>
  </w:style>
  <w:style w:type="paragraph" w:customStyle="1" w:styleId="Footnote">
    <w:name w:val="Footnote"/>
    <w:basedOn w:val="Normal"/>
    <w:rsid w:val="00B259A5"/>
    <w:pPr>
      <w:spacing w:before="120"/>
    </w:pPr>
    <w:rPr>
      <w:sz w:val="16"/>
      <w:szCs w:val="16"/>
    </w:rPr>
  </w:style>
  <w:style w:type="paragraph" w:styleId="Header">
    <w:name w:val="header"/>
    <w:basedOn w:val="Normal"/>
    <w:link w:val="HeaderChar"/>
    <w:rsid w:val="00B259A5"/>
    <w:pPr>
      <w:tabs>
        <w:tab w:val="center" w:pos="4680"/>
        <w:tab w:val="right" w:pos="9360"/>
      </w:tabs>
    </w:pPr>
  </w:style>
  <w:style w:type="character" w:customStyle="1" w:styleId="HeaderChar">
    <w:name w:val="Header Char"/>
    <w:link w:val="Header"/>
    <w:rsid w:val="00B259A5"/>
    <w:rPr>
      <w:rFonts w:ascii="Arial" w:hAnsi="Arial"/>
    </w:rPr>
  </w:style>
  <w:style w:type="paragraph" w:styleId="Footer">
    <w:name w:val="footer"/>
    <w:basedOn w:val="Normal"/>
    <w:link w:val="FooterChar"/>
    <w:rsid w:val="00B259A5"/>
    <w:pPr>
      <w:tabs>
        <w:tab w:val="center" w:pos="4680"/>
        <w:tab w:val="right" w:pos="9360"/>
      </w:tabs>
    </w:pPr>
  </w:style>
  <w:style w:type="character" w:customStyle="1" w:styleId="FooterChar">
    <w:name w:val="Footer Char"/>
    <w:link w:val="Footer"/>
    <w:rsid w:val="00B259A5"/>
    <w:rPr>
      <w:rFonts w:ascii="Arial" w:hAnsi="Arial"/>
    </w:rPr>
  </w:style>
  <w:style w:type="paragraph" w:customStyle="1" w:styleId="Heading">
    <w:name w:val="Heading"/>
    <w:basedOn w:val="Normal"/>
    <w:next w:val="Normal"/>
    <w:rsid w:val="006C62D1"/>
    <w:pPr>
      <w:keepNext/>
      <w:spacing w:after="120"/>
    </w:pPr>
    <w:rPr>
      <w:rFonts w:eastAsia="Microsoft YaHei" w:cs="Mangal"/>
      <w:sz w:val="28"/>
      <w:szCs w:val="28"/>
    </w:rPr>
  </w:style>
  <w:style w:type="character" w:styleId="UnresolvedMention">
    <w:name w:val="Unresolved Mention"/>
    <w:uiPriority w:val="99"/>
    <w:semiHidden/>
    <w:unhideWhenUsed/>
    <w:rsid w:val="00376184"/>
    <w:rPr>
      <w:color w:val="605E5C"/>
      <w:shd w:val="clear" w:color="auto" w:fill="E1DFDD"/>
    </w:rPr>
  </w:style>
  <w:style w:type="paragraph" w:customStyle="1" w:styleId="Title1">
    <w:name w:val="Title1"/>
    <w:basedOn w:val="Normal"/>
    <w:autoRedefine/>
    <w:rsid w:val="00B259A5"/>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B259A5"/>
    <w:pPr>
      <w:outlineLvl w:val="1"/>
    </w:pPr>
  </w:style>
  <w:style w:type="paragraph" w:customStyle="1" w:styleId="Title3">
    <w:name w:val="Title3"/>
    <w:basedOn w:val="Title2"/>
    <w:autoRedefine/>
    <w:rsid w:val="00B259A5"/>
    <w:pPr>
      <w:outlineLvl w:val="2"/>
    </w:pPr>
  </w:style>
  <w:style w:type="paragraph" w:customStyle="1" w:styleId="Title4">
    <w:name w:val="Title4"/>
    <w:basedOn w:val="Title2"/>
    <w:autoRedefine/>
    <w:rsid w:val="00B259A5"/>
    <w:pPr>
      <w:outlineLvl w:val="3"/>
    </w:pPr>
  </w:style>
  <w:style w:type="paragraph" w:styleId="Revision">
    <w:name w:val="Revision"/>
    <w:hidden/>
    <w:uiPriority w:val="99"/>
    <w:semiHidden/>
    <w:rsid w:val="00E863D5"/>
    <w:rPr>
      <w:rFonts w:ascii="Arial" w:hAnsi="Arial"/>
    </w:rPr>
  </w:style>
  <w:style w:type="character" w:styleId="CommentReference">
    <w:name w:val="annotation reference"/>
    <w:rsid w:val="00C62C48"/>
    <w:rPr>
      <w:sz w:val="16"/>
      <w:szCs w:val="16"/>
    </w:rPr>
  </w:style>
  <w:style w:type="paragraph" w:styleId="CommentText">
    <w:name w:val="annotation text"/>
    <w:basedOn w:val="Normal"/>
    <w:link w:val="CommentTextChar"/>
    <w:rsid w:val="00C62C48"/>
  </w:style>
  <w:style w:type="character" w:customStyle="1" w:styleId="CommentTextChar">
    <w:name w:val="Comment Text Char"/>
    <w:basedOn w:val="DefaultParagraphFont"/>
    <w:link w:val="CommentText"/>
    <w:rsid w:val="00C62C48"/>
    <w:rPr>
      <w:rFonts w:ascii="Arial" w:hAnsi="Arial"/>
    </w:rPr>
  </w:style>
  <w:style w:type="paragraph" w:styleId="ListParagraph">
    <w:name w:val="List Paragraph"/>
    <w:basedOn w:val="Normal"/>
    <w:uiPriority w:val="34"/>
    <w:qFormat/>
    <w:rsid w:val="00823F53"/>
    <w:pPr>
      <w:ind w:left="720"/>
      <w:contextualSpacing/>
    </w:pPr>
  </w:style>
  <w:style w:type="paragraph" w:styleId="CommentSubject">
    <w:name w:val="annotation subject"/>
    <w:basedOn w:val="CommentText"/>
    <w:next w:val="CommentText"/>
    <w:link w:val="CommentSubjectChar"/>
    <w:rsid w:val="009A0833"/>
    <w:rPr>
      <w:b/>
      <w:bCs/>
    </w:rPr>
  </w:style>
  <w:style w:type="character" w:customStyle="1" w:styleId="CommentSubjectChar">
    <w:name w:val="Comment Subject Char"/>
    <w:basedOn w:val="CommentTextChar"/>
    <w:link w:val="CommentSubject"/>
    <w:rsid w:val="009A0833"/>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C90BC1-F679-4AA0-A445-5FAE0C39E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56</TotalTime>
  <Pages>23</Pages>
  <Words>9580</Words>
  <Characters>54611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7</cp:revision>
  <cp:lastPrinted>2023-11-06T23:55:00Z</cp:lastPrinted>
  <dcterms:created xsi:type="dcterms:W3CDTF">2026-08-14T21:13:00Z</dcterms:created>
  <dcterms:modified xsi:type="dcterms:W3CDTF">2026-08-17T15:08:00Z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2022-11-15T17:56:44Z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551e339f-ce9d-4a8e-8643-bbcd29c52141</vt:lpwstr>
  </property>
  <property fmtid="{D5CDD505-2E9C-101B-9397-08002B2CF9AE}" pid="8" name="MSIP_Label_59e4beaa-c4ba-4ea9-a1f4-4e52626a3d73_ContentBits">
    <vt:lpwstr>0</vt:lpwstr>
  </property>
</Properties>
</file>